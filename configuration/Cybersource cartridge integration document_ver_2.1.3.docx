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F65E36" w14:textId="77777777" w:rsidR="003D49FF" w:rsidRDefault="003D49FF" w:rsidP="00D47329">
      <w:pPr>
        <w:pStyle w:val="SuperTitle"/>
        <w:jc w:val="left"/>
      </w:pPr>
    </w:p>
    <w:p w14:paraId="68890E9D" w14:textId="77777777" w:rsidR="003D49FF" w:rsidRDefault="003D49FF" w:rsidP="00B3035F">
      <w:pPr>
        <w:pStyle w:val="Title"/>
        <w:jc w:val="center"/>
      </w:pPr>
      <w:r>
        <w:t>CyberSourceCartridge</w:t>
      </w:r>
    </w:p>
    <w:p w14:paraId="6D02846F" w14:textId="77777777" w:rsidR="003D49FF" w:rsidRDefault="0009037C" w:rsidP="00B3035F">
      <w:pPr>
        <w:pStyle w:val="Version"/>
        <w:jc w:val="center"/>
      </w:pPr>
      <w:r>
        <w:t xml:space="preserve">Version </w:t>
      </w:r>
      <w:r w:rsidR="00A90DC2">
        <w:t>2</w:t>
      </w:r>
      <w:r>
        <w:t>.</w:t>
      </w:r>
      <w:r w:rsidR="00247B37">
        <w:t>1</w:t>
      </w:r>
      <w:r w:rsidR="007E299D">
        <w:t>.</w:t>
      </w:r>
      <w:r w:rsidR="009C377E">
        <w:t>3</w:t>
      </w:r>
    </w:p>
    <w:p w14:paraId="149F89A4" w14:textId="77777777" w:rsidR="003D49FF" w:rsidRDefault="003D49FF" w:rsidP="00B3035F">
      <w:pPr>
        <w:pStyle w:val="Version"/>
        <w:keepNext w:val="0"/>
        <w:jc w:val="center"/>
      </w:pPr>
      <w:r>
        <w:rPr>
          <w:b w:val="0"/>
          <w:noProof/>
        </w:rPr>
        <w:drawing>
          <wp:inline distT="0" distB="0" distL="0" distR="0" wp14:anchorId="79D98927" wp14:editId="296F997A">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14:paraId="47702109" w14:textId="77777777" w:rsidR="00B74633" w:rsidRDefault="00B74633" w:rsidP="00B3035F">
      <w:pPr>
        <w:pStyle w:val="Version"/>
        <w:keepNext w:val="0"/>
        <w:jc w:val="center"/>
        <w:rPr>
          <w:sz w:val="56"/>
          <w:szCs w:val="56"/>
        </w:rPr>
      </w:pPr>
    </w:p>
    <w:p w14:paraId="33B0228C" w14:textId="77777777"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9819CC">
        <w:rPr>
          <w:sz w:val="56"/>
          <w:szCs w:val="56"/>
        </w:rPr>
        <w:t>6</w:t>
      </w:r>
      <w:r w:rsidR="001F287F" w:rsidRPr="00B74633">
        <w:rPr>
          <w:sz w:val="56"/>
          <w:szCs w:val="56"/>
        </w:rPr>
        <w:t>/</w:t>
      </w:r>
      <w:r w:rsidR="009819CC">
        <w:rPr>
          <w:sz w:val="56"/>
          <w:szCs w:val="56"/>
        </w:rPr>
        <w:t>20</w:t>
      </w:r>
      <w:r w:rsidR="001F287F" w:rsidRPr="00B74633">
        <w:rPr>
          <w:sz w:val="56"/>
          <w:szCs w:val="56"/>
        </w:rPr>
        <w:t>/201</w:t>
      </w:r>
      <w:bookmarkStart w:id="0" w:name="O_109"/>
      <w:bookmarkEnd w:id="0"/>
      <w:r w:rsidR="00045B72">
        <w:rPr>
          <w:sz w:val="56"/>
          <w:szCs w:val="56"/>
        </w:rPr>
        <w:t>4</w:t>
      </w:r>
    </w:p>
    <w:p w14:paraId="072A2B41" w14:textId="77777777"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rFonts w:eastAsiaTheme="minorEastAsia"/>
          <w:noProof/>
          <w:sz w:val="24"/>
          <w:szCs w:val="24"/>
        </w:rPr>
      </w:sdtEndPr>
      <w:sdtContent>
        <w:p w14:paraId="77CA20A5" w14:textId="77777777" w:rsidR="004029E8" w:rsidRDefault="004029E8">
          <w:pPr>
            <w:pStyle w:val="TOCHeading"/>
          </w:pPr>
          <w:r>
            <w:t>Contents</w:t>
          </w:r>
        </w:p>
        <w:p w14:paraId="20535773" w14:textId="77777777" w:rsidR="009819CC"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91039032" w:history="1">
            <w:r w:rsidR="009819CC" w:rsidRPr="00D62CCD">
              <w:rPr>
                <w:rStyle w:val="Hyperlink"/>
                <w:noProof/>
              </w:rPr>
              <w:t>Summary</w:t>
            </w:r>
            <w:r w:rsidR="009819CC">
              <w:rPr>
                <w:noProof/>
                <w:webHidden/>
              </w:rPr>
              <w:tab/>
            </w:r>
            <w:r w:rsidR="009819CC">
              <w:rPr>
                <w:noProof/>
                <w:webHidden/>
              </w:rPr>
              <w:fldChar w:fldCharType="begin"/>
            </w:r>
            <w:r w:rsidR="009819CC">
              <w:rPr>
                <w:noProof/>
                <w:webHidden/>
              </w:rPr>
              <w:instrText xml:space="preserve"> PAGEREF _Toc391039032 \h </w:instrText>
            </w:r>
            <w:r w:rsidR="009819CC">
              <w:rPr>
                <w:noProof/>
                <w:webHidden/>
              </w:rPr>
            </w:r>
            <w:r w:rsidR="009819CC">
              <w:rPr>
                <w:noProof/>
                <w:webHidden/>
              </w:rPr>
              <w:fldChar w:fldCharType="separate"/>
            </w:r>
            <w:r w:rsidR="009819CC">
              <w:rPr>
                <w:noProof/>
                <w:webHidden/>
              </w:rPr>
              <w:t>5</w:t>
            </w:r>
            <w:r w:rsidR="009819CC">
              <w:rPr>
                <w:noProof/>
                <w:webHidden/>
              </w:rPr>
              <w:fldChar w:fldCharType="end"/>
            </w:r>
          </w:hyperlink>
        </w:p>
        <w:p w14:paraId="384E93D8" w14:textId="77777777" w:rsidR="009819CC" w:rsidRDefault="00BD6C5B">
          <w:pPr>
            <w:pStyle w:val="TOC1"/>
            <w:rPr>
              <w:rFonts w:asciiTheme="minorHAnsi" w:eastAsiaTheme="minorEastAsia" w:hAnsiTheme="minorHAnsi" w:cstheme="minorBidi"/>
              <w:b w:val="0"/>
              <w:noProof/>
              <w:sz w:val="22"/>
              <w:szCs w:val="22"/>
            </w:rPr>
          </w:pPr>
          <w:hyperlink w:anchor="_Toc391039033" w:history="1">
            <w:r w:rsidR="009819CC" w:rsidRPr="00D62CCD">
              <w:rPr>
                <w:rStyle w:val="Hyperlink"/>
                <w:noProof/>
              </w:rPr>
              <w:t>Component Overview</w:t>
            </w:r>
            <w:r w:rsidR="009819CC">
              <w:rPr>
                <w:noProof/>
                <w:webHidden/>
              </w:rPr>
              <w:tab/>
            </w:r>
            <w:r w:rsidR="009819CC">
              <w:rPr>
                <w:noProof/>
                <w:webHidden/>
              </w:rPr>
              <w:fldChar w:fldCharType="begin"/>
            </w:r>
            <w:r w:rsidR="009819CC">
              <w:rPr>
                <w:noProof/>
                <w:webHidden/>
              </w:rPr>
              <w:instrText xml:space="preserve"> PAGEREF _Toc391039033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14:paraId="398AA0BB" w14:textId="77777777" w:rsidR="009819CC" w:rsidRDefault="00BD6C5B">
          <w:pPr>
            <w:pStyle w:val="TOC2"/>
            <w:rPr>
              <w:rFonts w:asciiTheme="minorHAnsi" w:eastAsiaTheme="minorEastAsia" w:hAnsiTheme="minorHAnsi" w:cstheme="minorBidi"/>
              <w:noProof/>
              <w:sz w:val="22"/>
              <w:szCs w:val="22"/>
            </w:rPr>
          </w:pPr>
          <w:hyperlink w:anchor="_Toc391039034" w:history="1">
            <w:r w:rsidR="009819CC" w:rsidRPr="00D62CCD">
              <w:rPr>
                <w:rStyle w:val="Hyperlink"/>
                <w:noProof/>
              </w:rPr>
              <w:t>Functional Overview</w:t>
            </w:r>
            <w:r w:rsidR="009819CC">
              <w:rPr>
                <w:noProof/>
                <w:webHidden/>
              </w:rPr>
              <w:tab/>
            </w:r>
            <w:r w:rsidR="009819CC">
              <w:rPr>
                <w:noProof/>
                <w:webHidden/>
              </w:rPr>
              <w:fldChar w:fldCharType="begin"/>
            </w:r>
            <w:r w:rsidR="009819CC">
              <w:rPr>
                <w:noProof/>
                <w:webHidden/>
              </w:rPr>
              <w:instrText xml:space="preserve"> PAGEREF _Toc391039034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14:paraId="164508EB" w14:textId="77777777" w:rsidR="009819CC" w:rsidRDefault="00BD6C5B">
          <w:pPr>
            <w:pStyle w:val="TOC3"/>
            <w:rPr>
              <w:rFonts w:asciiTheme="minorHAnsi" w:eastAsiaTheme="minorEastAsia" w:hAnsiTheme="minorHAnsi" w:cstheme="minorBidi"/>
              <w:noProof/>
              <w:sz w:val="22"/>
              <w:szCs w:val="22"/>
            </w:rPr>
          </w:pPr>
          <w:hyperlink w:anchor="_Toc391039035" w:history="1">
            <w:r w:rsidR="009819CC" w:rsidRPr="00D62CCD">
              <w:rPr>
                <w:rStyle w:val="Hyperlink"/>
                <w:noProof/>
              </w:rPr>
              <w:t>Credit Card Authorization Service</w:t>
            </w:r>
            <w:r w:rsidR="009819CC">
              <w:rPr>
                <w:noProof/>
                <w:webHidden/>
              </w:rPr>
              <w:tab/>
            </w:r>
            <w:r w:rsidR="009819CC">
              <w:rPr>
                <w:noProof/>
                <w:webHidden/>
              </w:rPr>
              <w:fldChar w:fldCharType="begin"/>
            </w:r>
            <w:r w:rsidR="009819CC">
              <w:rPr>
                <w:noProof/>
                <w:webHidden/>
              </w:rPr>
              <w:instrText xml:space="preserve"> PAGEREF _Toc391039035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14:paraId="7173D0D2" w14:textId="77777777" w:rsidR="009819CC" w:rsidRDefault="00BD6C5B">
          <w:pPr>
            <w:pStyle w:val="TOC3"/>
            <w:rPr>
              <w:rFonts w:asciiTheme="minorHAnsi" w:eastAsiaTheme="minorEastAsia" w:hAnsiTheme="minorHAnsi" w:cstheme="minorBidi"/>
              <w:noProof/>
              <w:sz w:val="22"/>
              <w:szCs w:val="22"/>
            </w:rPr>
          </w:pPr>
          <w:hyperlink w:anchor="_Toc391039036"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_Toc391039036 \h </w:instrText>
            </w:r>
            <w:r w:rsidR="009819CC">
              <w:rPr>
                <w:noProof/>
                <w:webHidden/>
              </w:rPr>
            </w:r>
            <w:r w:rsidR="009819CC">
              <w:rPr>
                <w:noProof/>
                <w:webHidden/>
              </w:rPr>
              <w:fldChar w:fldCharType="separate"/>
            </w:r>
            <w:r w:rsidR="009819CC">
              <w:rPr>
                <w:noProof/>
                <w:webHidden/>
              </w:rPr>
              <w:t>8</w:t>
            </w:r>
            <w:r w:rsidR="009819CC">
              <w:rPr>
                <w:noProof/>
                <w:webHidden/>
              </w:rPr>
              <w:fldChar w:fldCharType="end"/>
            </w:r>
          </w:hyperlink>
        </w:p>
        <w:p w14:paraId="031F0400" w14:textId="77777777" w:rsidR="009819CC" w:rsidRDefault="00BD6C5B">
          <w:pPr>
            <w:pStyle w:val="TOC3"/>
            <w:rPr>
              <w:rFonts w:asciiTheme="minorHAnsi" w:eastAsiaTheme="minorEastAsia" w:hAnsiTheme="minorHAnsi" w:cstheme="minorBidi"/>
              <w:noProof/>
              <w:sz w:val="22"/>
              <w:szCs w:val="22"/>
            </w:rPr>
          </w:pPr>
          <w:hyperlink w:anchor="_Toc391039037"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_Toc391039037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14:paraId="57E92347" w14:textId="77777777" w:rsidR="009819CC" w:rsidRDefault="00BD6C5B">
          <w:pPr>
            <w:pStyle w:val="TOC3"/>
            <w:rPr>
              <w:rFonts w:asciiTheme="minorHAnsi" w:eastAsiaTheme="minorEastAsia" w:hAnsiTheme="minorHAnsi" w:cstheme="minorBidi"/>
              <w:noProof/>
              <w:sz w:val="22"/>
              <w:szCs w:val="22"/>
            </w:rPr>
          </w:pPr>
          <w:hyperlink w:anchor="_Toc391039038"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_Toc391039038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14:paraId="25FB4C3D" w14:textId="77777777" w:rsidR="009819CC" w:rsidRDefault="00BD6C5B">
          <w:pPr>
            <w:pStyle w:val="TOC3"/>
            <w:rPr>
              <w:rFonts w:asciiTheme="minorHAnsi" w:eastAsiaTheme="minorEastAsia" w:hAnsiTheme="minorHAnsi" w:cstheme="minorBidi"/>
              <w:noProof/>
              <w:sz w:val="22"/>
              <w:szCs w:val="22"/>
            </w:rPr>
          </w:pPr>
          <w:hyperlink w:anchor="_Toc391039039" w:history="1">
            <w:r w:rsidR="009819CC" w:rsidRPr="00D62CCD">
              <w:rPr>
                <w:rStyle w:val="Hyperlink"/>
                <w:noProof/>
              </w:rPr>
              <w:t>Bill Me Later (BML)</w:t>
            </w:r>
            <w:r w:rsidR="009819CC">
              <w:rPr>
                <w:noProof/>
                <w:webHidden/>
              </w:rPr>
              <w:tab/>
            </w:r>
            <w:r w:rsidR="009819CC">
              <w:rPr>
                <w:noProof/>
                <w:webHidden/>
              </w:rPr>
              <w:fldChar w:fldCharType="begin"/>
            </w:r>
            <w:r w:rsidR="009819CC">
              <w:rPr>
                <w:noProof/>
                <w:webHidden/>
              </w:rPr>
              <w:instrText xml:space="preserve"> PAGEREF _Toc391039039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14:paraId="34A88ACA" w14:textId="77777777" w:rsidR="009819CC" w:rsidRDefault="00BD6C5B">
          <w:pPr>
            <w:pStyle w:val="TOC3"/>
            <w:rPr>
              <w:rFonts w:asciiTheme="minorHAnsi" w:eastAsiaTheme="minorEastAsia" w:hAnsiTheme="minorHAnsi" w:cstheme="minorBidi"/>
              <w:noProof/>
              <w:sz w:val="22"/>
              <w:szCs w:val="22"/>
            </w:rPr>
          </w:pPr>
          <w:hyperlink w:anchor="_Toc391039040"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_Toc391039040 \h </w:instrText>
            </w:r>
            <w:r w:rsidR="009819CC">
              <w:rPr>
                <w:noProof/>
                <w:webHidden/>
              </w:rPr>
            </w:r>
            <w:r w:rsidR="009819CC">
              <w:rPr>
                <w:noProof/>
                <w:webHidden/>
              </w:rPr>
              <w:fldChar w:fldCharType="separate"/>
            </w:r>
            <w:r w:rsidR="009819CC">
              <w:rPr>
                <w:noProof/>
                <w:webHidden/>
              </w:rPr>
              <w:t>10</w:t>
            </w:r>
            <w:r w:rsidR="009819CC">
              <w:rPr>
                <w:noProof/>
                <w:webHidden/>
              </w:rPr>
              <w:fldChar w:fldCharType="end"/>
            </w:r>
          </w:hyperlink>
        </w:p>
        <w:p w14:paraId="40E13DED" w14:textId="77777777" w:rsidR="009819CC" w:rsidRDefault="00BD6C5B">
          <w:pPr>
            <w:pStyle w:val="TOC3"/>
            <w:rPr>
              <w:rFonts w:asciiTheme="minorHAnsi" w:eastAsiaTheme="minorEastAsia" w:hAnsiTheme="minorHAnsi" w:cstheme="minorBidi"/>
              <w:noProof/>
              <w:sz w:val="22"/>
              <w:szCs w:val="22"/>
            </w:rPr>
          </w:pPr>
          <w:hyperlink w:anchor="_Toc391039041"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_Toc391039041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14:paraId="1C117F12" w14:textId="77777777" w:rsidR="009819CC" w:rsidRDefault="00BD6C5B">
          <w:pPr>
            <w:pStyle w:val="TOC3"/>
            <w:rPr>
              <w:rFonts w:asciiTheme="minorHAnsi" w:eastAsiaTheme="minorEastAsia" w:hAnsiTheme="minorHAnsi" w:cstheme="minorBidi"/>
              <w:noProof/>
              <w:sz w:val="22"/>
              <w:szCs w:val="22"/>
            </w:rPr>
          </w:pPr>
          <w:hyperlink w:anchor="_Toc391039042"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_Toc391039042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14:paraId="6644A470" w14:textId="77777777" w:rsidR="009819CC" w:rsidRDefault="00BD6C5B">
          <w:pPr>
            <w:pStyle w:val="TOC3"/>
            <w:rPr>
              <w:rFonts w:asciiTheme="minorHAnsi" w:eastAsiaTheme="minorEastAsia" w:hAnsiTheme="minorHAnsi" w:cstheme="minorBidi"/>
              <w:noProof/>
              <w:sz w:val="22"/>
              <w:szCs w:val="22"/>
            </w:rPr>
          </w:pPr>
          <w:hyperlink w:anchor="_Toc391039043"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_Toc391039043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14:paraId="726540CA" w14:textId="77777777" w:rsidR="009819CC" w:rsidRDefault="00BD6C5B">
          <w:pPr>
            <w:pStyle w:val="TOC3"/>
            <w:rPr>
              <w:rFonts w:asciiTheme="minorHAnsi" w:eastAsiaTheme="minorEastAsia" w:hAnsiTheme="minorHAnsi" w:cstheme="minorBidi"/>
              <w:noProof/>
              <w:sz w:val="22"/>
              <w:szCs w:val="22"/>
            </w:rPr>
          </w:pPr>
          <w:hyperlink w:anchor="_Toc391039044"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_Toc391039044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14:paraId="31737900" w14:textId="77777777" w:rsidR="009819CC" w:rsidRDefault="00BD6C5B">
          <w:pPr>
            <w:pStyle w:val="TOC3"/>
            <w:rPr>
              <w:rFonts w:asciiTheme="minorHAnsi" w:eastAsiaTheme="minorEastAsia" w:hAnsiTheme="minorHAnsi" w:cstheme="minorBidi"/>
              <w:noProof/>
              <w:sz w:val="22"/>
              <w:szCs w:val="22"/>
            </w:rPr>
          </w:pPr>
          <w:hyperlink w:anchor="_Toc391039045"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_Toc391039045 \h </w:instrText>
            </w:r>
            <w:r w:rsidR="009819CC">
              <w:rPr>
                <w:noProof/>
                <w:webHidden/>
              </w:rPr>
            </w:r>
            <w:r w:rsidR="009819CC">
              <w:rPr>
                <w:noProof/>
                <w:webHidden/>
              </w:rPr>
              <w:fldChar w:fldCharType="separate"/>
            </w:r>
            <w:r w:rsidR="009819CC">
              <w:rPr>
                <w:noProof/>
                <w:webHidden/>
              </w:rPr>
              <w:t>14</w:t>
            </w:r>
            <w:r w:rsidR="009819CC">
              <w:rPr>
                <w:noProof/>
                <w:webHidden/>
              </w:rPr>
              <w:fldChar w:fldCharType="end"/>
            </w:r>
          </w:hyperlink>
        </w:p>
        <w:p w14:paraId="35F5B2F7" w14:textId="77777777" w:rsidR="009819CC" w:rsidRDefault="00BD6C5B">
          <w:pPr>
            <w:pStyle w:val="TOC2"/>
            <w:rPr>
              <w:rFonts w:asciiTheme="minorHAnsi" w:eastAsiaTheme="minorEastAsia" w:hAnsiTheme="minorHAnsi" w:cstheme="minorBidi"/>
              <w:noProof/>
              <w:sz w:val="22"/>
              <w:szCs w:val="22"/>
            </w:rPr>
          </w:pPr>
          <w:hyperlink w:anchor="_Toc391039046" w:history="1">
            <w:r w:rsidR="009819CC" w:rsidRPr="00D62CCD">
              <w:rPr>
                <w:rStyle w:val="Hyperlink"/>
                <w:noProof/>
              </w:rPr>
              <w:t>Use Cases Scenarios</w:t>
            </w:r>
            <w:r w:rsidR="009819CC">
              <w:rPr>
                <w:noProof/>
                <w:webHidden/>
              </w:rPr>
              <w:tab/>
            </w:r>
            <w:r w:rsidR="009819CC">
              <w:rPr>
                <w:noProof/>
                <w:webHidden/>
              </w:rPr>
              <w:fldChar w:fldCharType="begin"/>
            </w:r>
            <w:r w:rsidR="009819CC">
              <w:rPr>
                <w:noProof/>
                <w:webHidden/>
              </w:rPr>
              <w:instrText xml:space="preserve"> PAGEREF _Toc391039046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14:paraId="2DDF8FE3" w14:textId="77777777" w:rsidR="009819CC" w:rsidRDefault="00BD6C5B">
          <w:pPr>
            <w:pStyle w:val="TOC3"/>
            <w:rPr>
              <w:rFonts w:asciiTheme="minorHAnsi" w:eastAsiaTheme="minorEastAsia" w:hAnsiTheme="minorHAnsi" w:cstheme="minorBidi"/>
              <w:noProof/>
              <w:sz w:val="22"/>
              <w:szCs w:val="22"/>
            </w:rPr>
          </w:pPr>
          <w:hyperlink w:anchor="_Toc391039047" w:history="1">
            <w:r w:rsidR="009819CC" w:rsidRPr="00D62CCD">
              <w:rPr>
                <w:rStyle w:val="Hyperlink"/>
                <w:noProof/>
              </w:rPr>
              <w:t>Credit Card Authorization</w:t>
            </w:r>
            <w:r w:rsidR="009819CC">
              <w:rPr>
                <w:noProof/>
                <w:webHidden/>
              </w:rPr>
              <w:tab/>
            </w:r>
            <w:r w:rsidR="009819CC">
              <w:rPr>
                <w:noProof/>
                <w:webHidden/>
              </w:rPr>
              <w:fldChar w:fldCharType="begin"/>
            </w:r>
            <w:r w:rsidR="009819CC">
              <w:rPr>
                <w:noProof/>
                <w:webHidden/>
              </w:rPr>
              <w:instrText xml:space="preserve"> PAGEREF _Toc391039047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14:paraId="749FCF5A" w14:textId="77777777" w:rsidR="009819CC" w:rsidRDefault="00BD6C5B">
          <w:pPr>
            <w:pStyle w:val="TOC3"/>
            <w:rPr>
              <w:rFonts w:asciiTheme="minorHAnsi" w:eastAsiaTheme="minorEastAsia" w:hAnsiTheme="minorHAnsi" w:cstheme="minorBidi"/>
              <w:noProof/>
              <w:sz w:val="22"/>
              <w:szCs w:val="22"/>
            </w:rPr>
          </w:pPr>
          <w:hyperlink w:anchor="_Toc391039048"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_Toc391039048 \h </w:instrText>
            </w:r>
            <w:r w:rsidR="009819CC">
              <w:rPr>
                <w:noProof/>
                <w:webHidden/>
              </w:rPr>
            </w:r>
            <w:r w:rsidR="009819CC">
              <w:rPr>
                <w:noProof/>
                <w:webHidden/>
              </w:rPr>
              <w:fldChar w:fldCharType="separate"/>
            </w:r>
            <w:r w:rsidR="009819CC">
              <w:rPr>
                <w:noProof/>
                <w:webHidden/>
              </w:rPr>
              <w:t>17</w:t>
            </w:r>
            <w:r w:rsidR="009819CC">
              <w:rPr>
                <w:noProof/>
                <w:webHidden/>
              </w:rPr>
              <w:fldChar w:fldCharType="end"/>
            </w:r>
          </w:hyperlink>
        </w:p>
        <w:p w14:paraId="31E2B25F" w14:textId="77777777" w:rsidR="009819CC" w:rsidRDefault="00BD6C5B">
          <w:pPr>
            <w:pStyle w:val="TOC3"/>
            <w:rPr>
              <w:rFonts w:asciiTheme="minorHAnsi" w:eastAsiaTheme="minorEastAsia" w:hAnsiTheme="minorHAnsi" w:cstheme="minorBidi"/>
              <w:noProof/>
              <w:sz w:val="22"/>
              <w:szCs w:val="22"/>
            </w:rPr>
          </w:pPr>
          <w:hyperlink w:anchor="_Toc391039049" w:history="1">
            <w:r w:rsidR="009819CC" w:rsidRPr="00D62CCD">
              <w:rPr>
                <w:rStyle w:val="Hyperlink"/>
                <w:noProof/>
              </w:rPr>
              <w:t>Address Validation Service (AVS)</w:t>
            </w:r>
            <w:r w:rsidR="009819CC">
              <w:rPr>
                <w:noProof/>
                <w:webHidden/>
              </w:rPr>
              <w:tab/>
            </w:r>
            <w:r w:rsidR="009819CC">
              <w:rPr>
                <w:noProof/>
                <w:webHidden/>
              </w:rPr>
              <w:fldChar w:fldCharType="begin"/>
            </w:r>
            <w:r w:rsidR="009819CC">
              <w:rPr>
                <w:noProof/>
                <w:webHidden/>
              </w:rPr>
              <w:instrText xml:space="preserve"> PAGEREF _Toc391039049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14:paraId="60E1B7F5" w14:textId="77777777" w:rsidR="009819CC" w:rsidRDefault="00BD6C5B">
          <w:pPr>
            <w:pStyle w:val="TOC3"/>
            <w:rPr>
              <w:rFonts w:asciiTheme="minorHAnsi" w:eastAsiaTheme="minorEastAsia" w:hAnsiTheme="minorHAnsi" w:cstheme="minorBidi"/>
              <w:noProof/>
              <w:sz w:val="22"/>
              <w:szCs w:val="22"/>
            </w:rPr>
          </w:pPr>
          <w:hyperlink w:anchor="_Toc391039050"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_Toc391039050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14:paraId="4E5B1CDA" w14:textId="77777777" w:rsidR="009819CC" w:rsidRDefault="00BD6C5B">
          <w:pPr>
            <w:pStyle w:val="TOC3"/>
            <w:rPr>
              <w:rFonts w:asciiTheme="minorHAnsi" w:eastAsiaTheme="minorEastAsia" w:hAnsiTheme="minorHAnsi" w:cstheme="minorBidi"/>
              <w:noProof/>
              <w:sz w:val="22"/>
              <w:szCs w:val="22"/>
            </w:rPr>
          </w:pPr>
          <w:hyperlink w:anchor="_Toc391039051" w:history="1">
            <w:r w:rsidR="009819CC" w:rsidRPr="00D62CCD">
              <w:rPr>
                <w:rStyle w:val="Hyperlink"/>
                <w:noProof/>
              </w:rPr>
              <w:t>BML</w:t>
            </w:r>
            <w:r w:rsidR="009819CC">
              <w:rPr>
                <w:noProof/>
                <w:webHidden/>
              </w:rPr>
              <w:tab/>
            </w:r>
            <w:r w:rsidR="009819CC">
              <w:rPr>
                <w:noProof/>
                <w:webHidden/>
              </w:rPr>
              <w:fldChar w:fldCharType="begin"/>
            </w:r>
            <w:r w:rsidR="009819CC">
              <w:rPr>
                <w:noProof/>
                <w:webHidden/>
              </w:rPr>
              <w:instrText xml:space="preserve"> PAGEREF _Toc391039051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14:paraId="186EB1C9" w14:textId="77777777" w:rsidR="009819CC" w:rsidRDefault="00BD6C5B">
          <w:pPr>
            <w:pStyle w:val="TOC3"/>
            <w:rPr>
              <w:rFonts w:asciiTheme="minorHAnsi" w:eastAsiaTheme="minorEastAsia" w:hAnsiTheme="minorHAnsi" w:cstheme="minorBidi"/>
              <w:noProof/>
              <w:sz w:val="22"/>
              <w:szCs w:val="22"/>
            </w:rPr>
          </w:pPr>
          <w:hyperlink w:anchor="_Toc391039052"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_Toc391039052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14:paraId="69A736A5" w14:textId="77777777" w:rsidR="009819CC" w:rsidRDefault="00BD6C5B">
          <w:pPr>
            <w:pStyle w:val="TOC3"/>
            <w:rPr>
              <w:rFonts w:asciiTheme="minorHAnsi" w:eastAsiaTheme="minorEastAsia" w:hAnsiTheme="minorHAnsi" w:cstheme="minorBidi"/>
              <w:noProof/>
              <w:sz w:val="22"/>
              <w:szCs w:val="22"/>
            </w:rPr>
          </w:pPr>
          <w:hyperlink w:anchor="_Toc391039053"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_Toc391039053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14:paraId="4EE854D9" w14:textId="77777777" w:rsidR="009819CC" w:rsidRDefault="00BD6C5B">
          <w:pPr>
            <w:pStyle w:val="TOC3"/>
            <w:rPr>
              <w:rFonts w:asciiTheme="minorHAnsi" w:eastAsiaTheme="minorEastAsia" w:hAnsiTheme="minorHAnsi" w:cstheme="minorBidi"/>
              <w:noProof/>
              <w:sz w:val="22"/>
              <w:szCs w:val="22"/>
            </w:rPr>
          </w:pPr>
          <w:hyperlink w:anchor="_Toc391039054" w:history="1">
            <w:r w:rsidR="009819CC" w:rsidRPr="00D62CCD">
              <w:rPr>
                <w:rStyle w:val="Hyperlink"/>
                <w:noProof/>
              </w:rPr>
              <w:t>Payer Authorization</w:t>
            </w:r>
            <w:r w:rsidR="009819CC">
              <w:rPr>
                <w:noProof/>
                <w:webHidden/>
              </w:rPr>
              <w:tab/>
            </w:r>
            <w:r w:rsidR="009819CC">
              <w:rPr>
                <w:noProof/>
                <w:webHidden/>
              </w:rPr>
              <w:fldChar w:fldCharType="begin"/>
            </w:r>
            <w:r w:rsidR="009819CC">
              <w:rPr>
                <w:noProof/>
                <w:webHidden/>
              </w:rPr>
              <w:instrText xml:space="preserve"> PAGEREF _Toc391039054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14:paraId="420BDACE" w14:textId="77777777" w:rsidR="009819CC" w:rsidRDefault="00BD6C5B">
          <w:pPr>
            <w:pStyle w:val="TOC3"/>
            <w:rPr>
              <w:rFonts w:asciiTheme="minorHAnsi" w:eastAsiaTheme="minorEastAsia" w:hAnsiTheme="minorHAnsi" w:cstheme="minorBidi"/>
              <w:noProof/>
              <w:sz w:val="22"/>
              <w:szCs w:val="22"/>
            </w:rPr>
          </w:pPr>
          <w:hyperlink w:anchor="_Toc391039055"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_Toc391039055 \h </w:instrText>
            </w:r>
            <w:r w:rsidR="009819CC">
              <w:rPr>
                <w:noProof/>
                <w:webHidden/>
              </w:rPr>
            </w:r>
            <w:r w:rsidR="009819CC">
              <w:rPr>
                <w:noProof/>
                <w:webHidden/>
              </w:rPr>
              <w:fldChar w:fldCharType="separate"/>
            </w:r>
            <w:r w:rsidR="009819CC">
              <w:rPr>
                <w:noProof/>
                <w:webHidden/>
              </w:rPr>
              <w:t>21</w:t>
            </w:r>
            <w:r w:rsidR="009819CC">
              <w:rPr>
                <w:noProof/>
                <w:webHidden/>
              </w:rPr>
              <w:fldChar w:fldCharType="end"/>
            </w:r>
          </w:hyperlink>
        </w:p>
        <w:p w14:paraId="5BD5DFBC" w14:textId="77777777" w:rsidR="009819CC" w:rsidRDefault="00BD6C5B">
          <w:pPr>
            <w:pStyle w:val="TOC3"/>
            <w:rPr>
              <w:rFonts w:asciiTheme="minorHAnsi" w:eastAsiaTheme="minorEastAsia" w:hAnsiTheme="minorHAnsi" w:cstheme="minorBidi"/>
              <w:noProof/>
              <w:sz w:val="22"/>
              <w:szCs w:val="22"/>
            </w:rPr>
          </w:pPr>
          <w:hyperlink w:anchor="_Toc391039056"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_Toc391039056 \h </w:instrText>
            </w:r>
            <w:r w:rsidR="009819CC">
              <w:rPr>
                <w:noProof/>
                <w:webHidden/>
              </w:rPr>
            </w:r>
            <w:r w:rsidR="009819CC">
              <w:rPr>
                <w:noProof/>
                <w:webHidden/>
              </w:rPr>
              <w:fldChar w:fldCharType="separate"/>
            </w:r>
            <w:r w:rsidR="009819CC">
              <w:rPr>
                <w:noProof/>
                <w:webHidden/>
              </w:rPr>
              <w:t>25</w:t>
            </w:r>
            <w:r w:rsidR="009819CC">
              <w:rPr>
                <w:noProof/>
                <w:webHidden/>
              </w:rPr>
              <w:fldChar w:fldCharType="end"/>
            </w:r>
          </w:hyperlink>
        </w:p>
        <w:p w14:paraId="36F51367" w14:textId="77777777" w:rsidR="009819CC" w:rsidRDefault="00BD6C5B">
          <w:pPr>
            <w:pStyle w:val="TOC2"/>
            <w:rPr>
              <w:rFonts w:asciiTheme="minorHAnsi" w:eastAsiaTheme="minorEastAsia" w:hAnsiTheme="minorHAnsi" w:cstheme="minorBidi"/>
              <w:noProof/>
              <w:sz w:val="22"/>
              <w:szCs w:val="22"/>
            </w:rPr>
          </w:pPr>
          <w:hyperlink w:anchor="_Toc391039057" w:history="1">
            <w:r w:rsidR="009819CC" w:rsidRPr="00D62CCD">
              <w:rPr>
                <w:rStyle w:val="Hyperlink"/>
                <w:noProof/>
              </w:rPr>
              <w:t>Limitations, Constraints</w:t>
            </w:r>
            <w:r w:rsidR="009819CC">
              <w:rPr>
                <w:noProof/>
                <w:webHidden/>
              </w:rPr>
              <w:tab/>
            </w:r>
            <w:r w:rsidR="009819CC">
              <w:rPr>
                <w:noProof/>
                <w:webHidden/>
              </w:rPr>
              <w:fldChar w:fldCharType="begin"/>
            </w:r>
            <w:r w:rsidR="009819CC">
              <w:rPr>
                <w:noProof/>
                <w:webHidden/>
              </w:rPr>
              <w:instrText xml:space="preserve"> PAGEREF _Toc391039057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14:paraId="72F623AB" w14:textId="77777777" w:rsidR="009819CC" w:rsidRDefault="00BD6C5B">
          <w:pPr>
            <w:pStyle w:val="TOC2"/>
            <w:rPr>
              <w:rFonts w:asciiTheme="minorHAnsi" w:eastAsiaTheme="minorEastAsia" w:hAnsiTheme="minorHAnsi" w:cstheme="minorBidi"/>
              <w:noProof/>
              <w:sz w:val="22"/>
              <w:szCs w:val="22"/>
            </w:rPr>
          </w:pPr>
          <w:hyperlink w:anchor="_Toc391039058" w:history="1">
            <w:r w:rsidR="009819CC" w:rsidRPr="00D62CCD">
              <w:rPr>
                <w:rStyle w:val="Hyperlink"/>
                <w:noProof/>
              </w:rPr>
              <w:t>Compatibility</w:t>
            </w:r>
            <w:r w:rsidR="009819CC">
              <w:rPr>
                <w:noProof/>
                <w:webHidden/>
              </w:rPr>
              <w:tab/>
            </w:r>
            <w:r w:rsidR="009819CC">
              <w:rPr>
                <w:noProof/>
                <w:webHidden/>
              </w:rPr>
              <w:fldChar w:fldCharType="begin"/>
            </w:r>
            <w:r w:rsidR="009819CC">
              <w:rPr>
                <w:noProof/>
                <w:webHidden/>
              </w:rPr>
              <w:instrText xml:space="preserve"> PAGEREF _Toc391039058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14:paraId="67C33B60" w14:textId="77777777" w:rsidR="009819CC" w:rsidRDefault="00BD6C5B">
          <w:pPr>
            <w:pStyle w:val="TOC1"/>
            <w:rPr>
              <w:rFonts w:asciiTheme="minorHAnsi" w:eastAsiaTheme="minorEastAsia" w:hAnsiTheme="minorHAnsi" w:cstheme="minorBidi"/>
              <w:b w:val="0"/>
              <w:noProof/>
              <w:sz w:val="22"/>
              <w:szCs w:val="22"/>
            </w:rPr>
          </w:pPr>
          <w:hyperlink w:anchor="_Toc391039059" w:history="1">
            <w:r w:rsidR="009819CC" w:rsidRPr="00D62CCD">
              <w:rPr>
                <w:rStyle w:val="Hyperlink"/>
                <w:noProof/>
              </w:rPr>
              <w:t>Implementation Guide</w:t>
            </w:r>
            <w:r w:rsidR="009819CC">
              <w:rPr>
                <w:noProof/>
                <w:webHidden/>
              </w:rPr>
              <w:tab/>
            </w:r>
            <w:r w:rsidR="009819CC">
              <w:rPr>
                <w:noProof/>
                <w:webHidden/>
              </w:rPr>
              <w:fldChar w:fldCharType="begin"/>
            </w:r>
            <w:r w:rsidR="009819CC">
              <w:rPr>
                <w:noProof/>
                <w:webHidden/>
              </w:rPr>
              <w:instrText xml:space="preserve"> PAGEREF _Toc391039059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14:paraId="47C9AD36" w14:textId="77777777" w:rsidR="009819CC" w:rsidRDefault="00BD6C5B">
          <w:pPr>
            <w:pStyle w:val="TOC2"/>
            <w:tabs>
              <w:tab w:val="left" w:pos="1134"/>
            </w:tabs>
            <w:rPr>
              <w:rFonts w:asciiTheme="minorHAnsi" w:eastAsiaTheme="minorEastAsia" w:hAnsiTheme="minorHAnsi" w:cstheme="minorBidi"/>
              <w:noProof/>
              <w:sz w:val="22"/>
              <w:szCs w:val="22"/>
            </w:rPr>
          </w:pPr>
          <w:hyperlink w:anchor="_Toc391039060" w:history="1">
            <w:r w:rsidR="009819CC" w:rsidRPr="00D62CCD">
              <w:rPr>
                <w:rStyle w:val="Hyperlink"/>
                <w:rFonts w:ascii="Wingdings" w:hAnsi="Wingdings"/>
                <w:noProof/>
              </w:rPr>
              <w:t></w:t>
            </w:r>
            <w:r w:rsidR="009819CC">
              <w:rPr>
                <w:rFonts w:asciiTheme="minorHAnsi" w:eastAsiaTheme="minorEastAsia" w:hAnsiTheme="minorHAnsi" w:cstheme="minorBidi"/>
                <w:noProof/>
                <w:sz w:val="22"/>
                <w:szCs w:val="22"/>
              </w:rPr>
              <w:tab/>
            </w:r>
            <w:r w:rsidR="009819CC" w:rsidRPr="00D62CCD">
              <w:rPr>
                <w:rStyle w:val="Hyperlink"/>
                <w:noProof/>
              </w:rPr>
              <w:t>Before Integration</w:t>
            </w:r>
            <w:r w:rsidR="009819CC">
              <w:rPr>
                <w:noProof/>
                <w:webHidden/>
              </w:rPr>
              <w:tab/>
            </w:r>
            <w:r w:rsidR="009819CC">
              <w:rPr>
                <w:noProof/>
                <w:webHidden/>
              </w:rPr>
              <w:fldChar w:fldCharType="begin"/>
            </w:r>
            <w:r w:rsidR="009819CC">
              <w:rPr>
                <w:noProof/>
                <w:webHidden/>
              </w:rPr>
              <w:instrText xml:space="preserve"> PAGEREF _Toc391039060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14:paraId="1F06DA91" w14:textId="77777777" w:rsidR="009819CC" w:rsidRDefault="00BD6C5B">
          <w:pPr>
            <w:pStyle w:val="TOC2"/>
            <w:rPr>
              <w:rFonts w:asciiTheme="minorHAnsi" w:eastAsiaTheme="minorEastAsia" w:hAnsiTheme="minorHAnsi" w:cstheme="minorBidi"/>
              <w:noProof/>
              <w:sz w:val="22"/>
              <w:szCs w:val="22"/>
            </w:rPr>
          </w:pPr>
          <w:hyperlink w:anchor="_Toc391039061" w:history="1">
            <w:r w:rsidR="009819CC" w:rsidRPr="00D62CCD">
              <w:rPr>
                <w:rStyle w:val="Hyperlink"/>
                <w:noProof/>
              </w:rPr>
              <w:t>Custom Code</w:t>
            </w:r>
            <w:r w:rsidR="009819CC">
              <w:rPr>
                <w:noProof/>
                <w:webHidden/>
              </w:rPr>
              <w:tab/>
            </w:r>
            <w:r w:rsidR="009819CC">
              <w:rPr>
                <w:noProof/>
                <w:webHidden/>
              </w:rPr>
              <w:fldChar w:fldCharType="begin"/>
            </w:r>
            <w:r w:rsidR="009819CC">
              <w:rPr>
                <w:noProof/>
                <w:webHidden/>
              </w:rPr>
              <w:instrText xml:space="preserve"> PAGEREF _Toc391039061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14:paraId="64FBC05E" w14:textId="77777777" w:rsidR="009819CC" w:rsidRDefault="00BD6C5B">
          <w:pPr>
            <w:pStyle w:val="TOC3"/>
            <w:rPr>
              <w:rFonts w:asciiTheme="minorHAnsi" w:eastAsiaTheme="minorEastAsia" w:hAnsiTheme="minorHAnsi" w:cstheme="minorBidi"/>
              <w:noProof/>
              <w:sz w:val="22"/>
              <w:szCs w:val="22"/>
            </w:rPr>
          </w:pPr>
          <w:hyperlink w:anchor="_Toc391039062" w:history="1">
            <w:r w:rsidR="009819CC" w:rsidRPr="00D62CCD">
              <w:rPr>
                <w:rStyle w:val="Hyperlink"/>
                <w:noProof/>
              </w:rPr>
              <w:t>Credit Card Auth</w:t>
            </w:r>
            <w:r w:rsidR="009819CC">
              <w:rPr>
                <w:noProof/>
                <w:webHidden/>
              </w:rPr>
              <w:tab/>
            </w:r>
            <w:r w:rsidR="009819CC">
              <w:rPr>
                <w:noProof/>
                <w:webHidden/>
              </w:rPr>
              <w:fldChar w:fldCharType="begin"/>
            </w:r>
            <w:r w:rsidR="009819CC">
              <w:rPr>
                <w:noProof/>
                <w:webHidden/>
              </w:rPr>
              <w:instrText xml:space="preserve"> PAGEREF _Toc391039062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14:paraId="290FD23B" w14:textId="77777777" w:rsidR="009819CC" w:rsidRDefault="00BD6C5B">
          <w:pPr>
            <w:pStyle w:val="TOC3"/>
            <w:rPr>
              <w:rFonts w:asciiTheme="minorHAnsi" w:eastAsiaTheme="minorEastAsia" w:hAnsiTheme="minorHAnsi" w:cstheme="minorBidi"/>
              <w:noProof/>
              <w:sz w:val="22"/>
              <w:szCs w:val="22"/>
            </w:rPr>
          </w:pPr>
          <w:hyperlink w:anchor="_Toc391039063" w:history="1">
            <w:r w:rsidR="009819CC" w:rsidRPr="00D62CCD">
              <w:rPr>
                <w:rStyle w:val="Hyperlink"/>
                <w:noProof/>
              </w:rPr>
              <w:t>Bill Me Later</w:t>
            </w:r>
            <w:r w:rsidR="009819CC">
              <w:rPr>
                <w:noProof/>
                <w:webHidden/>
              </w:rPr>
              <w:tab/>
            </w:r>
            <w:r w:rsidR="009819CC">
              <w:rPr>
                <w:noProof/>
                <w:webHidden/>
              </w:rPr>
              <w:fldChar w:fldCharType="begin"/>
            </w:r>
            <w:r w:rsidR="009819CC">
              <w:rPr>
                <w:noProof/>
                <w:webHidden/>
              </w:rPr>
              <w:instrText xml:space="preserve"> PAGEREF _Toc391039063 \h </w:instrText>
            </w:r>
            <w:r w:rsidR="009819CC">
              <w:rPr>
                <w:noProof/>
                <w:webHidden/>
              </w:rPr>
            </w:r>
            <w:r w:rsidR="009819CC">
              <w:rPr>
                <w:noProof/>
                <w:webHidden/>
              </w:rPr>
              <w:fldChar w:fldCharType="separate"/>
            </w:r>
            <w:r w:rsidR="009819CC">
              <w:rPr>
                <w:noProof/>
                <w:webHidden/>
              </w:rPr>
              <w:t>33</w:t>
            </w:r>
            <w:r w:rsidR="009819CC">
              <w:rPr>
                <w:noProof/>
                <w:webHidden/>
              </w:rPr>
              <w:fldChar w:fldCharType="end"/>
            </w:r>
          </w:hyperlink>
        </w:p>
        <w:p w14:paraId="5F00F37A" w14:textId="77777777" w:rsidR="009819CC" w:rsidRDefault="00BD6C5B">
          <w:pPr>
            <w:pStyle w:val="TOC3"/>
            <w:rPr>
              <w:rFonts w:asciiTheme="minorHAnsi" w:eastAsiaTheme="minorEastAsia" w:hAnsiTheme="minorHAnsi" w:cstheme="minorBidi"/>
              <w:noProof/>
              <w:sz w:val="22"/>
              <w:szCs w:val="22"/>
            </w:rPr>
          </w:pPr>
          <w:hyperlink w:anchor="_Toc391039064"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_Toc391039064 \h </w:instrText>
            </w:r>
            <w:r w:rsidR="009819CC">
              <w:rPr>
                <w:noProof/>
                <w:webHidden/>
              </w:rPr>
            </w:r>
            <w:r w:rsidR="009819CC">
              <w:rPr>
                <w:noProof/>
                <w:webHidden/>
              </w:rPr>
              <w:fldChar w:fldCharType="separate"/>
            </w:r>
            <w:r w:rsidR="009819CC">
              <w:rPr>
                <w:noProof/>
                <w:webHidden/>
              </w:rPr>
              <w:t>34</w:t>
            </w:r>
            <w:r w:rsidR="009819CC">
              <w:rPr>
                <w:noProof/>
                <w:webHidden/>
              </w:rPr>
              <w:fldChar w:fldCharType="end"/>
            </w:r>
          </w:hyperlink>
        </w:p>
        <w:p w14:paraId="42898B8D" w14:textId="77777777" w:rsidR="009819CC" w:rsidRDefault="00BD6C5B">
          <w:pPr>
            <w:pStyle w:val="TOC3"/>
            <w:rPr>
              <w:rFonts w:asciiTheme="minorHAnsi" w:eastAsiaTheme="minorEastAsia" w:hAnsiTheme="minorHAnsi" w:cstheme="minorBidi"/>
              <w:noProof/>
              <w:sz w:val="22"/>
              <w:szCs w:val="22"/>
            </w:rPr>
          </w:pPr>
          <w:hyperlink w:anchor="_Toc391039065" w:history="1">
            <w:r w:rsidR="009819CC" w:rsidRPr="00D62CCD">
              <w:rPr>
                <w:rStyle w:val="Hyperlink"/>
                <w:noProof/>
              </w:rPr>
              <w:t>Address Verification Service</w:t>
            </w:r>
            <w:r w:rsidR="009819CC">
              <w:rPr>
                <w:noProof/>
                <w:webHidden/>
              </w:rPr>
              <w:tab/>
            </w:r>
            <w:r w:rsidR="009819CC">
              <w:rPr>
                <w:noProof/>
                <w:webHidden/>
              </w:rPr>
              <w:fldChar w:fldCharType="begin"/>
            </w:r>
            <w:r w:rsidR="009819CC">
              <w:rPr>
                <w:noProof/>
                <w:webHidden/>
              </w:rPr>
              <w:instrText xml:space="preserve"> PAGEREF _Toc391039065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14:paraId="31BB8035" w14:textId="77777777" w:rsidR="009819CC" w:rsidRDefault="00BD6C5B">
          <w:pPr>
            <w:pStyle w:val="TOC3"/>
            <w:rPr>
              <w:rFonts w:asciiTheme="minorHAnsi" w:eastAsiaTheme="minorEastAsia" w:hAnsiTheme="minorHAnsi" w:cstheme="minorBidi"/>
              <w:noProof/>
              <w:sz w:val="22"/>
              <w:szCs w:val="22"/>
            </w:rPr>
          </w:pPr>
          <w:hyperlink w:anchor="_Toc391039066" w:history="1">
            <w:r w:rsidR="009819CC" w:rsidRPr="00D62CCD">
              <w:rPr>
                <w:rStyle w:val="Hyperlink"/>
                <w:noProof/>
              </w:rPr>
              <w:t>Delivery Address Validation Service</w:t>
            </w:r>
            <w:r w:rsidR="009819CC">
              <w:rPr>
                <w:noProof/>
                <w:webHidden/>
              </w:rPr>
              <w:tab/>
            </w:r>
            <w:r w:rsidR="009819CC">
              <w:rPr>
                <w:noProof/>
                <w:webHidden/>
              </w:rPr>
              <w:fldChar w:fldCharType="begin"/>
            </w:r>
            <w:r w:rsidR="009819CC">
              <w:rPr>
                <w:noProof/>
                <w:webHidden/>
              </w:rPr>
              <w:instrText xml:space="preserve"> PAGEREF _Toc391039066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14:paraId="01323EE2" w14:textId="77777777" w:rsidR="009819CC" w:rsidRDefault="00BD6C5B">
          <w:pPr>
            <w:pStyle w:val="TOC3"/>
            <w:rPr>
              <w:rFonts w:asciiTheme="minorHAnsi" w:eastAsiaTheme="minorEastAsia" w:hAnsiTheme="minorHAnsi" w:cstheme="minorBidi"/>
              <w:noProof/>
              <w:sz w:val="22"/>
              <w:szCs w:val="22"/>
            </w:rPr>
          </w:pPr>
          <w:hyperlink w:anchor="_Toc39103906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_Toc391039067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14:paraId="7FA31E78" w14:textId="77777777" w:rsidR="009819CC" w:rsidRDefault="00BD6C5B">
          <w:pPr>
            <w:pStyle w:val="TOC3"/>
            <w:rPr>
              <w:rFonts w:asciiTheme="minorHAnsi" w:eastAsiaTheme="minorEastAsia" w:hAnsiTheme="minorHAnsi" w:cstheme="minorBidi"/>
              <w:noProof/>
              <w:sz w:val="22"/>
              <w:szCs w:val="22"/>
            </w:rPr>
          </w:pPr>
          <w:hyperlink w:anchor="_Toc391039068" w:history="1">
            <w:r w:rsidR="009819CC" w:rsidRPr="00D62CCD">
              <w:rPr>
                <w:rStyle w:val="Hyperlink"/>
                <w:noProof/>
              </w:rPr>
              <w:t>Payer Authentication Service</w:t>
            </w:r>
            <w:r w:rsidR="009819CC">
              <w:rPr>
                <w:noProof/>
                <w:webHidden/>
              </w:rPr>
              <w:tab/>
            </w:r>
            <w:r w:rsidR="009819CC">
              <w:rPr>
                <w:noProof/>
                <w:webHidden/>
              </w:rPr>
              <w:fldChar w:fldCharType="begin"/>
            </w:r>
            <w:r w:rsidR="009819CC">
              <w:rPr>
                <w:noProof/>
                <w:webHidden/>
              </w:rPr>
              <w:instrText xml:space="preserve"> PAGEREF _Toc391039068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14:paraId="2FD4CE8B" w14:textId="77777777" w:rsidR="009819CC" w:rsidRDefault="00BD6C5B">
          <w:pPr>
            <w:pStyle w:val="TOC3"/>
            <w:rPr>
              <w:rFonts w:asciiTheme="minorHAnsi" w:eastAsiaTheme="minorEastAsia" w:hAnsiTheme="minorHAnsi" w:cstheme="minorBidi"/>
              <w:noProof/>
              <w:sz w:val="22"/>
              <w:szCs w:val="22"/>
            </w:rPr>
          </w:pPr>
          <w:hyperlink w:anchor="_Toc391039069" w:history="1">
            <w:r w:rsidR="009819CC" w:rsidRPr="00D62CCD">
              <w:rPr>
                <w:rStyle w:val="Hyperlink"/>
                <w:noProof/>
              </w:rPr>
              <w:t>Payment Tokenization Service</w:t>
            </w:r>
            <w:r w:rsidR="009819CC">
              <w:rPr>
                <w:noProof/>
                <w:webHidden/>
              </w:rPr>
              <w:tab/>
            </w:r>
            <w:r w:rsidR="009819CC">
              <w:rPr>
                <w:noProof/>
                <w:webHidden/>
              </w:rPr>
              <w:fldChar w:fldCharType="begin"/>
            </w:r>
            <w:r w:rsidR="009819CC">
              <w:rPr>
                <w:noProof/>
                <w:webHidden/>
              </w:rPr>
              <w:instrText xml:space="preserve"> PAGEREF _Toc391039069 \h </w:instrText>
            </w:r>
            <w:r w:rsidR="009819CC">
              <w:rPr>
                <w:noProof/>
                <w:webHidden/>
              </w:rPr>
            </w:r>
            <w:r w:rsidR="009819CC">
              <w:rPr>
                <w:noProof/>
                <w:webHidden/>
              </w:rPr>
              <w:fldChar w:fldCharType="separate"/>
            </w:r>
            <w:r w:rsidR="009819CC">
              <w:rPr>
                <w:noProof/>
                <w:webHidden/>
              </w:rPr>
              <w:t>39</w:t>
            </w:r>
            <w:r w:rsidR="009819CC">
              <w:rPr>
                <w:noProof/>
                <w:webHidden/>
              </w:rPr>
              <w:fldChar w:fldCharType="end"/>
            </w:r>
          </w:hyperlink>
        </w:p>
        <w:p w14:paraId="12046D8F" w14:textId="77777777" w:rsidR="009819CC" w:rsidRDefault="00BD6C5B">
          <w:pPr>
            <w:pStyle w:val="TOC3"/>
            <w:rPr>
              <w:rFonts w:asciiTheme="minorHAnsi" w:eastAsiaTheme="minorEastAsia" w:hAnsiTheme="minorHAnsi" w:cstheme="minorBidi"/>
              <w:noProof/>
              <w:sz w:val="22"/>
              <w:szCs w:val="22"/>
            </w:rPr>
          </w:pPr>
          <w:hyperlink w:anchor="_Toc391039070"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_Toc391039070 \h </w:instrText>
            </w:r>
            <w:r w:rsidR="009819CC">
              <w:rPr>
                <w:noProof/>
                <w:webHidden/>
              </w:rPr>
            </w:r>
            <w:r w:rsidR="009819CC">
              <w:rPr>
                <w:noProof/>
                <w:webHidden/>
              </w:rPr>
              <w:fldChar w:fldCharType="separate"/>
            </w:r>
            <w:r w:rsidR="009819CC">
              <w:rPr>
                <w:noProof/>
                <w:webHidden/>
              </w:rPr>
              <w:t>57</w:t>
            </w:r>
            <w:r w:rsidR="009819CC">
              <w:rPr>
                <w:noProof/>
                <w:webHidden/>
              </w:rPr>
              <w:fldChar w:fldCharType="end"/>
            </w:r>
          </w:hyperlink>
        </w:p>
        <w:p w14:paraId="4EEBD03A" w14:textId="77777777" w:rsidR="009819CC" w:rsidRDefault="00BD6C5B">
          <w:pPr>
            <w:pStyle w:val="TOC3"/>
            <w:rPr>
              <w:rFonts w:asciiTheme="minorHAnsi" w:eastAsiaTheme="minorEastAsia" w:hAnsiTheme="minorHAnsi" w:cstheme="minorBidi"/>
              <w:noProof/>
              <w:sz w:val="22"/>
              <w:szCs w:val="22"/>
            </w:rPr>
          </w:pPr>
          <w:hyperlink w:anchor="_Toc391039071" w:history="1">
            <w:r w:rsidR="009819CC" w:rsidRPr="00D62CCD">
              <w:rPr>
                <w:rStyle w:val="Hyperlink"/>
                <w:noProof/>
              </w:rPr>
              <w:t>Clickjacking Prevention</w:t>
            </w:r>
            <w:r w:rsidR="009819CC">
              <w:rPr>
                <w:noProof/>
                <w:webHidden/>
              </w:rPr>
              <w:tab/>
            </w:r>
            <w:r w:rsidR="009819CC">
              <w:rPr>
                <w:noProof/>
                <w:webHidden/>
              </w:rPr>
              <w:fldChar w:fldCharType="begin"/>
            </w:r>
            <w:r w:rsidR="009819CC">
              <w:rPr>
                <w:noProof/>
                <w:webHidden/>
              </w:rPr>
              <w:instrText xml:space="preserve"> PAGEREF _Toc391039071 \h </w:instrText>
            </w:r>
            <w:r w:rsidR="009819CC">
              <w:rPr>
                <w:noProof/>
                <w:webHidden/>
              </w:rPr>
            </w:r>
            <w:r w:rsidR="009819CC">
              <w:rPr>
                <w:noProof/>
                <w:webHidden/>
              </w:rPr>
              <w:fldChar w:fldCharType="separate"/>
            </w:r>
            <w:r w:rsidR="009819CC">
              <w:rPr>
                <w:noProof/>
                <w:webHidden/>
              </w:rPr>
              <w:t>71</w:t>
            </w:r>
            <w:r w:rsidR="009819CC">
              <w:rPr>
                <w:noProof/>
                <w:webHidden/>
              </w:rPr>
              <w:fldChar w:fldCharType="end"/>
            </w:r>
          </w:hyperlink>
        </w:p>
        <w:p w14:paraId="47A033A3" w14:textId="77777777" w:rsidR="009819CC" w:rsidRDefault="00BD6C5B">
          <w:pPr>
            <w:pStyle w:val="TOC3"/>
            <w:rPr>
              <w:rFonts w:asciiTheme="minorHAnsi" w:eastAsiaTheme="minorEastAsia" w:hAnsiTheme="minorHAnsi" w:cstheme="minorBidi"/>
              <w:noProof/>
              <w:sz w:val="22"/>
              <w:szCs w:val="22"/>
            </w:rPr>
          </w:pPr>
          <w:hyperlink w:anchor="_Toc391039072" w:history="1">
            <w:r w:rsidR="009819CC" w:rsidRPr="00D62CCD">
              <w:rPr>
                <w:rStyle w:val="Hyperlink"/>
                <w:noProof/>
              </w:rPr>
              <w:t>Order Export XML – New Fields</w:t>
            </w:r>
            <w:r w:rsidR="009819CC">
              <w:rPr>
                <w:noProof/>
                <w:webHidden/>
              </w:rPr>
              <w:tab/>
            </w:r>
            <w:r w:rsidR="009819CC">
              <w:rPr>
                <w:noProof/>
                <w:webHidden/>
              </w:rPr>
              <w:fldChar w:fldCharType="begin"/>
            </w:r>
            <w:r w:rsidR="009819CC">
              <w:rPr>
                <w:noProof/>
                <w:webHidden/>
              </w:rPr>
              <w:instrText xml:space="preserve"> PAGEREF _Toc391039072 \h </w:instrText>
            </w:r>
            <w:r w:rsidR="009819CC">
              <w:rPr>
                <w:noProof/>
                <w:webHidden/>
              </w:rPr>
            </w:r>
            <w:r w:rsidR="009819CC">
              <w:rPr>
                <w:noProof/>
                <w:webHidden/>
              </w:rPr>
              <w:fldChar w:fldCharType="separate"/>
            </w:r>
            <w:r w:rsidR="009819CC">
              <w:rPr>
                <w:noProof/>
                <w:webHidden/>
              </w:rPr>
              <w:t>73</w:t>
            </w:r>
            <w:r w:rsidR="009819CC">
              <w:rPr>
                <w:noProof/>
                <w:webHidden/>
              </w:rPr>
              <w:fldChar w:fldCharType="end"/>
            </w:r>
          </w:hyperlink>
        </w:p>
        <w:p w14:paraId="67E9C3A3" w14:textId="77777777" w:rsidR="009819CC" w:rsidRDefault="00BD6C5B">
          <w:pPr>
            <w:pStyle w:val="TOC3"/>
            <w:rPr>
              <w:rFonts w:asciiTheme="minorHAnsi" w:eastAsiaTheme="minorEastAsia" w:hAnsiTheme="minorHAnsi" w:cstheme="minorBidi"/>
              <w:noProof/>
              <w:sz w:val="22"/>
              <w:szCs w:val="22"/>
            </w:rPr>
          </w:pPr>
          <w:hyperlink w:anchor="_Toc391039073" w:history="1">
            <w:r w:rsidR="009819CC" w:rsidRPr="00D62CCD">
              <w:rPr>
                <w:rStyle w:val="Hyperlink"/>
                <w:noProof/>
              </w:rPr>
              <w:t>Retail POS</w:t>
            </w:r>
            <w:r w:rsidR="009819CC">
              <w:rPr>
                <w:noProof/>
                <w:webHidden/>
              </w:rPr>
              <w:tab/>
            </w:r>
            <w:r w:rsidR="009819CC">
              <w:rPr>
                <w:noProof/>
                <w:webHidden/>
              </w:rPr>
              <w:fldChar w:fldCharType="begin"/>
            </w:r>
            <w:r w:rsidR="009819CC">
              <w:rPr>
                <w:noProof/>
                <w:webHidden/>
              </w:rPr>
              <w:instrText xml:space="preserve"> PAGEREF _Toc391039073 \h </w:instrText>
            </w:r>
            <w:r w:rsidR="009819CC">
              <w:rPr>
                <w:noProof/>
                <w:webHidden/>
              </w:rPr>
            </w:r>
            <w:r w:rsidR="009819CC">
              <w:rPr>
                <w:noProof/>
                <w:webHidden/>
              </w:rPr>
              <w:fldChar w:fldCharType="separate"/>
            </w:r>
            <w:r w:rsidR="009819CC">
              <w:rPr>
                <w:noProof/>
                <w:webHidden/>
              </w:rPr>
              <w:t>75</w:t>
            </w:r>
            <w:r w:rsidR="009819CC">
              <w:rPr>
                <w:noProof/>
                <w:webHidden/>
              </w:rPr>
              <w:fldChar w:fldCharType="end"/>
            </w:r>
          </w:hyperlink>
        </w:p>
        <w:p w14:paraId="0E0332BD" w14:textId="77777777" w:rsidR="009819CC" w:rsidRDefault="00BD6C5B">
          <w:pPr>
            <w:pStyle w:val="TOC2"/>
            <w:rPr>
              <w:rFonts w:asciiTheme="minorHAnsi" w:eastAsiaTheme="minorEastAsia" w:hAnsiTheme="minorHAnsi" w:cstheme="minorBidi"/>
              <w:noProof/>
              <w:sz w:val="22"/>
              <w:szCs w:val="22"/>
            </w:rPr>
          </w:pPr>
          <w:hyperlink w:anchor="_Toc391039074" w:history="1">
            <w:r w:rsidR="009819CC" w:rsidRPr="00D62CCD">
              <w:rPr>
                <w:rStyle w:val="Hyperlink"/>
                <w:noProof/>
              </w:rPr>
              <w:t>Site Configuration</w:t>
            </w:r>
            <w:r w:rsidR="009819CC">
              <w:rPr>
                <w:noProof/>
                <w:webHidden/>
              </w:rPr>
              <w:tab/>
            </w:r>
            <w:r w:rsidR="009819CC">
              <w:rPr>
                <w:noProof/>
                <w:webHidden/>
              </w:rPr>
              <w:fldChar w:fldCharType="begin"/>
            </w:r>
            <w:r w:rsidR="009819CC">
              <w:rPr>
                <w:noProof/>
                <w:webHidden/>
              </w:rPr>
              <w:instrText xml:space="preserve"> PAGEREF _Toc391039074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14:paraId="2BBE2D11" w14:textId="77777777" w:rsidR="009819CC" w:rsidRDefault="00BD6C5B">
          <w:pPr>
            <w:pStyle w:val="TOC3"/>
            <w:rPr>
              <w:rFonts w:asciiTheme="minorHAnsi" w:eastAsiaTheme="minorEastAsia" w:hAnsiTheme="minorHAnsi" w:cstheme="minorBidi"/>
              <w:noProof/>
              <w:sz w:val="22"/>
              <w:szCs w:val="22"/>
            </w:rPr>
          </w:pPr>
          <w:hyperlink w:anchor="_Toc391039075" w:history="1">
            <w:r w:rsidR="009819CC" w:rsidRPr="00D62CCD">
              <w:rPr>
                <w:rStyle w:val="Hyperlink"/>
                <w:noProof/>
              </w:rPr>
              <w:t>Import Meta Data</w:t>
            </w:r>
            <w:r w:rsidR="009819CC">
              <w:rPr>
                <w:noProof/>
                <w:webHidden/>
              </w:rPr>
              <w:tab/>
            </w:r>
            <w:r w:rsidR="009819CC">
              <w:rPr>
                <w:noProof/>
                <w:webHidden/>
              </w:rPr>
              <w:fldChar w:fldCharType="begin"/>
            </w:r>
            <w:r w:rsidR="009819CC">
              <w:rPr>
                <w:noProof/>
                <w:webHidden/>
              </w:rPr>
              <w:instrText xml:space="preserve"> PAGEREF _Toc391039075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14:paraId="39D3A5B1" w14:textId="77777777" w:rsidR="009819CC" w:rsidRDefault="00BD6C5B">
          <w:pPr>
            <w:pStyle w:val="TOC3"/>
            <w:rPr>
              <w:rFonts w:asciiTheme="minorHAnsi" w:eastAsiaTheme="minorEastAsia" w:hAnsiTheme="minorHAnsi" w:cstheme="minorBidi"/>
              <w:noProof/>
              <w:sz w:val="22"/>
              <w:szCs w:val="22"/>
            </w:rPr>
          </w:pPr>
          <w:hyperlink w:anchor="_Toc391039076" w:history="1">
            <w:r w:rsidR="009819CC" w:rsidRPr="00D62CCD">
              <w:rPr>
                <w:rStyle w:val="Hyperlink"/>
                <w:noProof/>
              </w:rPr>
              <w:t>Configure Site Preferences</w:t>
            </w:r>
            <w:r w:rsidR="009819CC">
              <w:rPr>
                <w:noProof/>
                <w:webHidden/>
              </w:rPr>
              <w:tab/>
            </w:r>
            <w:r w:rsidR="009819CC">
              <w:rPr>
                <w:noProof/>
                <w:webHidden/>
              </w:rPr>
              <w:fldChar w:fldCharType="begin"/>
            </w:r>
            <w:r w:rsidR="009819CC">
              <w:rPr>
                <w:noProof/>
                <w:webHidden/>
              </w:rPr>
              <w:instrText xml:space="preserve"> PAGEREF _Toc391039076 \h </w:instrText>
            </w:r>
            <w:r w:rsidR="009819CC">
              <w:rPr>
                <w:noProof/>
                <w:webHidden/>
              </w:rPr>
            </w:r>
            <w:r w:rsidR="009819CC">
              <w:rPr>
                <w:noProof/>
                <w:webHidden/>
              </w:rPr>
              <w:fldChar w:fldCharType="separate"/>
            </w:r>
            <w:r w:rsidR="009819CC">
              <w:rPr>
                <w:noProof/>
                <w:webHidden/>
              </w:rPr>
              <w:t>85</w:t>
            </w:r>
            <w:r w:rsidR="009819CC">
              <w:rPr>
                <w:noProof/>
                <w:webHidden/>
              </w:rPr>
              <w:fldChar w:fldCharType="end"/>
            </w:r>
          </w:hyperlink>
        </w:p>
        <w:p w14:paraId="078839D7" w14:textId="77777777" w:rsidR="009819CC" w:rsidRDefault="00BD6C5B">
          <w:pPr>
            <w:pStyle w:val="TOC3"/>
            <w:rPr>
              <w:rFonts w:asciiTheme="minorHAnsi" w:eastAsiaTheme="minorEastAsia" w:hAnsiTheme="minorHAnsi" w:cstheme="minorBidi"/>
              <w:noProof/>
              <w:sz w:val="22"/>
              <w:szCs w:val="22"/>
            </w:rPr>
          </w:pPr>
          <w:hyperlink w:anchor="_Toc391039077" w:history="1">
            <w:r w:rsidR="009819CC" w:rsidRPr="00D62CCD">
              <w:rPr>
                <w:rStyle w:val="Hyperlink"/>
                <w:noProof/>
              </w:rPr>
              <w:t>Configure Site Preferences for V.me</w:t>
            </w:r>
            <w:r w:rsidR="009819CC">
              <w:rPr>
                <w:noProof/>
                <w:webHidden/>
              </w:rPr>
              <w:tab/>
            </w:r>
            <w:r w:rsidR="009819CC">
              <w:rPr>
                <w:noProof/>
                <w:webHidden/>
              </w:rPr>
              <w:fldChar w:fldCharType="begin"/>
            </w:r>
            <w:r w:rsidR="009819CC">
              <w:rPr>
                <w:noProof/>
                <w:webHidden/>
              </w:rPr>
              <w:instrText xml:space="preserve"> PAGEREF _Toc391039077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14:paraId="101FABF9" w14:textId="77777777" w:rsidR="009819CC" w:rsidRDefault="00BD6C5B">
          <w:pPr>
            <w:pStyle w:val="TOC3"/>
            <w:rPr>
              <w:rFonts w:asciiTheme="minorHAnsi" w:eastAsiaTheme="minorEastAsia" w:hAnsiTheme="minorHAnsi" w:cstheme="minorBidi"/>
              <w:noProof/>
              <w:sz w:val="22"/>
              <w:szCs w:val="22"/>
            </w:rPr>
          </w:pPr>
          <w:hyperlink w:anchor="_Toc391039078" w:history="1">
            <w:r w:rsidR="009819CC" w:rsidRPr="00D62CCD">
              <w:rPr>
                <w:rStyle w:val="Hyperlink"/>
                <w:noProof/>
              </w:rPr>
              <w:t>Applying CyberSource Cartridge to the Site</w:t>
            </w:r>
            <w:r w:rsidR="009819CC">
              <w:rPr>
                <w:noProof/>
                <w:webHidden/>
              </w:rPr>
              <w:tab/>
            </w:r>
            <w:r w:rsidR="009819CC">
              <w:rPr>
                <w:noProof/>
                <w:webHidden/>
              </w:rPr>
              <w:fldChar w:fldCharType="begin"/>
            </w:r>
            <w:r w:rsidR="009819CC">
              <w:rPr>
                <w:noProof/>
                <w:webHidden/>
              </w:rPr>
              <w:instrText xml:space="preserve"> PAGEREF _Toc391039078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14:paraId="2A153225" w14:textId="77777777" w:rsidR="009819CC" w:rsidRDefault="00BD6C5B">
          <w:pPr>
            <w:pStyle w:val="TOC3"/>
            <w:rPr>
              <w:rFonts w:asciiTheme="minorHAnsi" w:eastAsiaTheme="minorEastAsia" w:hAnsiTheme="minorHAnsi" w:cstheme="minorBidi"/>
              <w:noProof/>
              <w:sz w:val="22"/>
              <w:szCs w:val="22"/>
            </w:rPr>
          </w:pPr>
          <w:hyperlink w:anchor="_Toc391039079" w:history="1">
            <w:r w:rsidR="009819CC" w:rsidRPr="00D62CCD">
              <w:rPr>
                <w:rStyle w:val="Hyperlink"/>
                <w:noProof/>
              </w:rPr>
              <w:t>Applying V.me Cartridge to the Site</w:t>
            </w:r>
            <w:r w:rsidR="009819CC">
              <w:rPr>
                <w:noProof/>
                <w:webHidden/>
              </w:rPr>
              <w:tab/>
            </w:r>
            <w:r w:rsidR="009819CC">
              <w:rPr>
                <w:noProof/>
                <w:webHidden/>
              </w:rPr>
              <w:fldChar w:fldCharType="begin"/>
            </w:r>
            <w:r w:rsidR="009819CC">
              <w:rPr>
                <w:noProof/>
                <w:webHidden/>
              </w:rPr>
              <w:instrText xml:space="preserve"> PAGEREF _Toc391039079 \h </w:instrText>
            </w:r>
            <w:r w:rsidR="009819CC">
              <w:rPr>
                <w:noProof/>
                <w:webHidden/>
              </w:rPr>
            </w:r>
            <w:r w:rsidR="009819CC">
              <w:rPr>
                <w:noProof/>
                <w:webHidden/>
              </w:rPr>
              <w:fldChar w:fldCharType="separate"/>
            </w:r>
            <w:r w:rsidR="009819CC">
              <w:rPr>
                <w:noProof/>
                <w:webHidden/>
              </w:rPr>
              <w:t>91</w:t>
            </w:r>
            <w:r w:rsidR="009819CC">
              <w:rPr>
                <w:noProof/>
                <w:webHidden/>
              </w:rPr>
              <w:fldChar w:fldCharType="end"/>
            </w:r>
          </w:hyperlink>
        </w:p>
        <w:p w14:paraId="0A31823F" w14:textId="77777777" w:rsidR="009819CC" w:rsidRDefault="00BD6C5B">
          <w:pPr>
            <w:pStyle w:val="TOC3"/>
            <w:rPr>
              <w:rFonts w:asciiTheme="minorHAnsi" w:eastAsiaTheme="minorEastAsia" w:hAnsiTheme="minorHAnsi" w:cstheme="minorBidi"/>
              <w:noProof/>
              <w:sz w:val="22"/>
              <w:szCs w:val="22"/>
            </w:rPr>
          </w:pPr>
          <w:hyperlink w:anchor="_Toc391039080" w:history="1">
            <w:r w:rsidR="009819CC" w:rsidRPr="00D62CCD">
              <w:rPr>
                <w:rStyle w:val="Hyperlink"/>
                <w:noProof/>
              </w:rPr>
              <w:t>Configure Custom Objects for Retail POS</w:t>
            </w:r>
            <w:r w:rsidR="009819CC">
              <w:rPr>
                <w:noProof/>
                <w:webHidden/>
              </w:rPr>
              <w:tab/>
            </w:r>
            <w:r w:rsidR="009819CC">
              <w:rPr>
                <w:noProof/>
                <w:webHidden/>
              </w:rPr>
              <w:fldChar w:fldCharType="begin"/>
            </w:r>
            <w:r w:rsidR="009819CC">
              <w:rPr>
                <w:noProof/>
                <w:webHidden/>
              </w:rPr>
              <w:instrText xml:space="preserve"> PAGEREF _Toc391039080 \h </w:instrText>
            </w:r>
            <w:r w:rsidR="009819CC">
              <w:rPr>
                <w:noProof/>
                <w:webHidden/>
              </w:rPr>
            </w:r>
            <w:r w:rsidR="009819CC">
              <w:rPr>
                <w:noProof/>
                <w:webHidden/>
              </w:rPr>
              <w:fldChar w:fldCharType="separate"/>
            </w:r>
            <w:r w:rsidR="009819CC">
              <w:rPr>
                <w:noProof/>
                <w:webHidden/>
              </w:rPr>
              <w:t>92</w:t>
            </w:r>
            <w:r w:rsidR="009819CC">
              <w:rPr>
                <w:noProof/>
                <w:webHidden/>
              </w:rPr>
              <w:fldChar w:fldCharType="end"/>
            </w:r>
          </w:hyperlink>
        </w:p>
        <w:p w14:paraId="285E6555" w14:textId="77777777" w:rsidR="009819CC" w:rsidRDefault="00BD6C5B">
          <w:pPr>
            <w:pStyle w:val="TOC2"/>
            <w:rPr>
              <w:rFonts w:asciiTheme="minorHAnsi" w:eastAsiaTheme="minorEastAsia" w:hAnsiTheme="minorHAnsi" w:cstheme="minorBidi"/>
              <w:noProof/>
              <w:sz w:val="22"/>
              <w:szCs w:val="22"/>
            </w:rPr>
          </w:pPr>
          <w:hyperlink w:anchor="_Toc391039081" w:history="1">
            <w:r w:rsidR="009819CC" w:rsidRPr="00D62CCD">
              <w:rPr>
                <w:rStyle w:val="Hyperlink"/>
                <w:noProof/>
              </w:rPr>
              <w:t>Testing</w:t>
            </w:r>
            <w:r w:rsidR="009819CC">
              <w:rPr>
                <w:noProof/>
                <w:webHidden/>
              </w:rPr>
              <w:tab/>
            </w:r>
            <w:r w:rsidR="009819CC">
              <w:rPr>
                <w:noProof/>
                <w:webHidden/>
              </w:rPr>
              <w:fldChar w:fldCharType="begin"/>
            </w:r>
            <w:r w:rsidR="009819CC">
              <w:rPr>
                <w:noProof/>
                <w:webHidden/>
              </w:rPr>
              <w:instrText xml:space="preserve"> PAGEREF _Toc391039081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48623B6E" w14:textId="77777777" w:rsidR="009819CC" w:rsidRDefault="00BD6C5B">
          <w:pPr>
            <w:pStyle w:val="TOC3"/>
            <w:rPr>
              <w:rFonts w:asciiTheme="minorHAnsi" w:eastAsiaTheme="minorEastAsia" w:hAnsiTheme="minorHAnsi" w:cstheme="minorBidi"/>
              <w:noProof/>
              <w:sz w:val="22"/>
              <w:szCs w:val="22"/>
            </w:rPr>
          </w:pPr>
          <w:hyperlink w:anchor="_Toc391039082" w:history="1">
            <w:r w:rsidR="009819CC" w:rsidRPr="00D62CCD">
              <w:rPr>
                <w:rStyle w:val="Hyperlink"/>
                <w:noProof/>
              </w:rPr>
              <w:t>Authorize Credit Card</w:t>
            </w:r>
            <w:r w:rsidR="009819CC">
              <w:rPr>
                <w:noProof/>
                <w:webHidden/>
              </w:rPr>
              <w:tab/>
            </w:r>
            <w:r w:rsidR="009819CC">
              <w:rPr>
                <w:noProof/>
                <w:webHidden/>
              </w:rPr>
              <w:fldChar w:fldCharType="begin"/>
            </w:r>
            <w:r w:rsidR="009819CC">
              <w:rPr>
                <w:noProof/>
                <w:webHidden/>
              </w:rPr>
              <w:instrText xml:space="preserve"> PAGEREF _Toc391039082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7B8EC4B9" w14:textId="77777777" w:rsidR="009819CC" w:rsidRDefault="00BD6C5B">
          <w:pPr>
            <w:pStyle w:val="TOC3"/>
            <w:rPr>
              <w:rFonts w:asciiTheme="minorHAnsi" w:eastAsiaTheme="minorEastAsia" w:hAnsiTheme="minorHAnsi" w:cstheme="minorBidi"/>
              <w:noProof/>
              <w:sz w:val="22"/>
              <w:szCs w:val="22"/>
            </w:rPr>
          </w:pPr>
          <w:hyperlink w:anchor="_Toc391039083"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_Toc391039083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2F1DDE46" w14:textId="77777777" w:rsidR="009819CC" w:rsidRDefault="00BD6C5B">
          <w:pPr>
            <w:pStyle w:val="TOC3"/>
            <w:rPr>
              <w:rFonts w:asciiTheme="minorHAnsi" w:eastAsiaTheme="minorEastAsia" w:hAnsiTheme="minorHAnsi" w:cstheme="minorBidi"/>
              <w:noProof/>
              <w:sz w:val="22"/>
              <w:szCs w:val="22"/>
            </w:rPr>
          </w:pPr>
          <w:hyperlink w:anchor="_Toc391039084"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_Toc391039084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27E50104" w14:textId="77777777" w:rsidR="009819CC" w:rsidRDefault="00BD6C5B">
          <w:pPr>
            <w:pStyle w:val="TOC3"/>
            <w:rPr>
              <w:rFonts w:asciiTheme="minorHAnsi" w:eastAsiaTheme="minorEastAsia" w:hAnsiTheme="minorHAnsi" w:cstheme="minorBidi"/>
              <w:noProof/>
              <w:sz w:val="22"/>
              <w:szCs w:val="22"/>
            </w:rPr>
          </w:pPr>
          <w:hyperlink w:anchor="_Toc391039085"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_Toc391039085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14:paraId="1764CB46" w14:textId="77777777" w:rsidR="009819CC" w:rsidRDefault="00BD6C5B">
          <w:pPr>
            <w:pStyle w:val="TOC3"/>
            <w:rPr>
              <w:rFonts w:asciiTheme="minorHAnsi" w:eastAsiaTheme="minorEastAsia" w:hAnsiTheme="minorHAnsi" w:cstheme="minorBidi"/>
              <w:noProof/>
              <w:sz w:val="22"/>
              <w:szCs w:val="22"/>
            </w:rPr>
          </w:pPr>
          <w:hyperlink w:anchor="_Toc391039086"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_Toc391039086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10D70796" w14:textId="77777777" w:rsidR="009819CC" w:rsidRDefault="00BD6C5B">
          <w:pPr>
            <w:pStyle w:val="TOC3"/>
            <w:rPr>
              <w:rFonts w:asciiTheme="minorHAnsi" w:eastAsiaTheme="minorEastAsia" w:hAnsiTheme="minorHAnsi" w:cstheme="minorBidi"/>
              <w:noProof/>
              <w:sz w:val="22"/>
              <w:szCs w:val="22"/>
            </w:rPr>
          </w:pPr>
          <w:hyperlink w:anchor="_Toc39103908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_Toc391039087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244AC017" w14:textId="77777777" w:rsidR="009819CC" w:rsidRDefault="00BD6C5B">
          <w:pPr>
            <w:pStyle w:val="TOC3"/>
            <w:rPr>
              <w:rFonts w:asciiTheme="minorHAnsi" w:eastAsiaTheme="minorEastAsia" w:hAnsiTheme="minorHAnsi" w:cstheme="minorBidi"/>
              <w:noProof/>
              <w:sz w:val="22"/>
              <w:szCs w:val="22"/>
            </w:rPr>
          </w:pPr>
          <w:hyperlink w:anchor="_Toc391039088"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_Toc391039088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62B7E77A" w14:textId="77777777" w:rsidR="009819CC" w:rsidRDefault="00BD6C5B">
          <w:pPr>
            <w:pStyle w:val="TOC3"/>
            <w:rPr>
              <w:rFonts w:asciiTheme="minorHAnsi" w:eastAsiaTheme="minorEastAsia" w:hAnsiTheme="minorHAnsi" w:cstheme="minorBidi"/>
              <w:noProof/>
              <w:sz w:val="22"/>
              <w:szCs w:val="22"/>
            </w:rPr>
          </w:pPr>
          <w:hyperlink w:anchor="_Toc391039089"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_Toc391039089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44382B35" w14:textId="77777777" w:rsidR="009819CC" w:rsidRDefault="00BD6C5B">
          <w:pPr>
            <w:pStyle w:val="TOC3"/>
            <w:rPr>
              <w:rFonts w:asciiTheme="minorHAnsi" w:eastAsiaTheme="minorEastAsia" w:hAnsiTheme="minorHAnsi" w:cstheme="minorBidi"/>
              <w:noProof/>
              <w:sz w:val="22"/>
              <w:szCs w:val="22"/>
            </w:rPr>
          </w:pPr>
          <w:hyperlink w:anchor="_Toc391039090" w:history="1">
            <w:r w:rsidR="009819CC" w:rsidRPr="00D62CCD">
              <w:rPr>
                <w:rStyle w:val="Hyperlink"/>
                <w:noProof/>
              </w:rPr>
              <w:t>V.me Authorization</w:t>
            </w:r>
            <w:r w:rsidR="009819CC">
              <w:rPr>
                <w:noProof/>
                <w:webHidden/>
              </w:rPr>
              <w:tab/>
            </w:r>
            <w:r w:rsidR="009819CC">
              <w:rPr>
                <w:noProof/>
                <w:webHidden/>
              </w:rPr>
              <w:fldChar w:fldCharType="begin"/>
            </w:r>
            <w:r w:rsidR="009819CC">
              <w:rPr>
                <w:noProof/>
                <w:webHidden/>
              </w:rPr>
              <w:instrText xml:space="preserve"> PAGEREF _Toc391039090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39DE5BB5" w14:textId="77777777" w:rsidR="009819CC" w:rsidRDefault="00BD6C5B">
          <w:pPr>
            <w:pStyle w:val="TOC3"/>
            <w:rPr>
              <w:rFonts w:asciiTheme="minorHAnsi" w:eastAsiaTheme="minorEastAsia" w:hAnsiTheme="minorHAnsi" w:cstheme="minorBidi"/>
              <w:noProof/>
              <w:sz w:val="22"/>
              <w:szCs w:val="22"/>
            </w:rPr>
          </w:pPr>
          <w:hyperlink w:anchor="_Toc391039091" w:history="1">
            <w:r w:rsidR="009819CC" w:rsidRPr="00D62CCD">
              <w:rPr>
                <w:rStyle w:val="Hyperlink"/>
                <w:noProof/>
              </w:rPr>
              <w:t>V.me Get Checkout Details</w:t>
            </w:r>
            <w:r w:rsidR="009819CC">
              <w:rPr>
                <w:noProof/>
                <w:webHidden/>
              </w:rPr>
              <w:tab/>
            </w:r>
            <w:r w:rsidR="009819CC">
              <w:rPr>
                <w:noProof/>
                <w:webHidden/>
              </w:rPr>
              <w:fldChar w:fldCharType="begin"/>
            </w:r>
            <w:r w:rsidR="009819CC">
              <w:rPr>
                <w:noProof/>
                <w:webHidden/>
              </w:rPr>
              <w:instrText xml:space="preserve"> PAGEREF _Toc391039091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14:paraId="22710539" w14:textId="77777777" w:rsidR="009819CC" w:rsidRDefault="00BD6C5B">
          <w:pPr>
            <w:pStyle w:val="TOC3"/>
            <w:rPr>
              <w:rFonts w:asciiTheme="minorHAnsi" w:eastAsiaTheme="minorEastAsia" w:hAnsiTheme="minorHAnsi" w:cstheme="minorBidi"/>
              <w:noProof/>
              <w:sz w:val="22"/>
              <w:szCs w:val="22"/>
            </w:rPr>
          </w:pPr>
          <w:hyperlink w:anchor="_Toc391039092" w:history="1">
            <w:r w:rsidR="009819CC" w:rsidRPr="00D62CCD">
              <w:rPr>
                <w:rStyle w:val="Hyperlink"/>
                <w:noProof/>
              </w:rPr>
              <w:t>V.me Confirm Purchase</w:t>
            </w:r>
            <w:r w:rsidR="009819CC">
              <w:rPr>
                <w:noProof/>
                <w:webHidden/>
              </w:rPr>
              <w:tab/>
            </w:r>
            <w:r w:rsidR="009819CC">
              <w:rPr>
                <w:noProof/>
                <w:webHidden/>
              </w:rPr>
              <w:fldChar w:fldCharType="begin"/>
            </w:r>
            <w:r w:rsidR="009819CC">
              <w:rPr>
                <w:noProof/>
                <w:webHidden/>
              </w:rPr>
              <w:instrText xml:space="preserve"> PAGEREF _Toc391039092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64E226B5" w14:textId="77777777" w:rsidR="009819CC" w:rsidRDefault="00BD6C5B">
          <w:pPr>
            <w:pStyle w:val="TOC3"/>
            <w:rPr>
              <w:rFonts w:asciiTheme="minorHAnsi" w:eastAsiaTheme="minorEastAsia" w:hAnsiTheme="minorHAnsi" w:cstheme="minorBidi"/>
              <w:noProof/>
              <w:sz w:val="22"/>
              <w:szCs w:val="22"/>
            </w:rPr>
          </w:pPr>
          <w:hyperlink w:anchor="_Toc391039093" w:history="1">
            <w:r w:rsidR="009819CC" w:rsidRPr="00D62CCD">
              <w:rPr>
                <w:rStyle w:val="Hyperlink"/>
                <w:noProof/>
              </w:rPr>
              <w:t>V.me Authorization Reversal</w:t>
            </w:r>
            <w:r w:rsidR="009819CC">
              <w:rPr>
                <w:noProof/>
                <w:webHidden/>
              </w:rPr>
              <w:tab/>
            </w:r>
            <w:r w:rsidR="009819CC">
              <w:rPr>
                <w:noProof/>
                <w:webHidden/>
              </w:rPr>
              <w:fldChar w:fldCharType="begin"/>
            </w:r>
            <w:r w:rsidR="009819CC">
              <w:rPr>
                <w:noProof/>
                <w:webHidden/>
              </w:rPr>
              <w:instrText xml:space="preserve"> PAGEREF _Toc391039093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52F3E723" w14:textId="77777777" w:rsidR="009819CC" w:rsidRDefault="00BD6C5B">
          <w:pPr>
            <w:pStyle w:val="TOC3"/>
            <w:rPr>
              <w:rFonts w:asciiTheme="minorHAnsi" w:eastAsiaTheme="minorEastAsia" w:hAnsiTheme="minorHAnsi" w:cstheme="minorBidi"/>
              <w:noProof/>
              <w:sz w:val="22"/>
              <w:szCs w:val="22"/>
            </w:rPr>
          </w:pPr>
          <w:hyperlink w:anchor="_Toc391039094" w:history="1">
            <w:r w:rsidR="009819CC" w:rsidRPr="00D62CCD">
              <w:rPr>
                <w:rStyle w:val="Hyperlink"/>
                <w:noProof/>
              </w:rPr>
              <w:t>V.me Capture</w:t>
            </w:r>
            <w:r w:rsidR="009819CC">
              <w:rPr>
                <w:noProof/>
                <w:webHidden/>
              </w:rPr>
              <w:tab/>
            </w:r>
            <w:r w:rsidR="009819CC">
              <w:rPr>
                <w:noProof/>
                <w:webHidden/>
              </w:rPr>
              <w:fldChar w:fldCharType="begin"/>
            </w:r>
            <w:r w:rsidR="009819CC">
              <w:rPr>
                <w:noProof/>
                <w:webHidden/>
              </w:rPr>
              <w:instrText xml:space="preserve"> PAGEREF _Toc391039094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71F70D71" w14:textId="77777777" w:rsidR="009819CC" w:rsidRDefault="00BD6C5B">
          <w:pPr>
            <w:pStyle w:val="TOC3"/>
            <w:rPr>
              <w:rFonts w:asciiTheme="minorHAnsi" w:eastAsiaTheme="minorEastAsia" w:hAnsiTheme="minorHAnsi" w:cstheme="minorBidi"/>
              <w:noProof/>
              <w:sz w:val="22"/>
              <w:szCs w:val="22"/>
            </w:rPr>
          </w:pPr>
          <w:hyperlink w:anchor="_Toc391039095" w:history="1">
            <w:r w:rsidR="009819CC" w:rsidRPr="00D62CCD">
              <w:rPr>
                <w:rStyle w:val="Hyperlink"/>
                <w:noProof/>
              </w:rPr>
              <w:t>V.me Refund</w:t>
            </w:r>
            <w:r w:rsidR="009819CC">
              <w:rPr>
                <w:noProof/>
                <w:webHidden/>
              </w:rPr>
              <w:tab/>
            </w:r>
            <w:r w:rsidR="009819CC">
              <w:rPr>
                <w:noProof/>
                <w:webHidden/>
              </w:rPr>
              <w:fldChar w:fldCharType="begin"/>
            </w:r>
            <w:r w:rsidR="009819CC">
              <w:rPr>
                <w:noProof/>
                <w:webHidden/>
              </w:rPr>
              <w:instrText xml:space="preserve"> PAGEREF _Toc391039095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2DCB9F30" w14:textId="77777777" w:rsidR="009819CC" w:rsidRDefault="00BD6C5B">
          <w:pPr>
            <w:pStyle w:val="TOC3"/>
            <w:rPr>
              <w:rFonts w:asciiTheme="minorHAnsi" w:eastAsiaTheme="minorEastAsia" w:hAnsiTheme="minorHAnsi" w:cstheme="minorBidi"/>
              <w:noProof/>
              <w:sz w:val="22"/>
              <w:szCs w:val="22"/>
            </w:rPr>
          </w:pPr>
          <w:hyperlink w:anchor="_Toc391039096" w:history="1">
            <w:r w:rsidR="009819CC" w:rsidRPr="00D62CCD">
              <w:rPr>
                <w:rStyle w:val="Hyperlink"/>
                <w:noProof/>
              </w:rPr>
              <w:t>V.me Initiate Request</w:t>
            </w:r>
            <w:r w:rsidR="009819CC">
              <w:rPr>
                <w:noProof/>
                <w:webHidden/>
              </w:rPr>
              <w:tab/>
            </w:r>
            <w:r w:rsidR="009819CC">
              <w:rPr>
                <w:noProof/>
                <w:webHidden/>
              </w:rPr>
              <w:fldChar w:fldCharType="begin"/>
            </w:r>
            <w:r w:rsidR="009819CC">
              <w:rPr>
                <w:noProof/>
                <w:webHidden/>
              </w:rPr>
              <w:instrText xml:space="preserve"> PAGEREF _Toc391039096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77A6C715" w14:textId="77777777" w:rsidR="009819CC" w:rsidRDefault="00BD6C5B">
          <w:pPr>
            <w:pStyle w:val="TOC3"/>
            <w:rPr>
              <w:rFonts w:asciiTheme="minorHAnsi" w:eastAsiaTheme="minorEastAsia" w:hAnsiTheme="minorHAnsi" w:cstheme="minorBidi"/>
              <w:noProof/>
              <w:sz w:val="22"/>
              <w:szCs w:val="22"/>
            </w:rPr>
          </w:pPr>
          <w:hyperlink w:anchor="_Toc391039097" w:history="1">
            <w:r w:rsidR="009819CC" w:rsidRPr="00D62CCD">
              <w:rPr>
                <w:rStyle w:val="Hyperlink"/>
                <w:noProof/>
              </w:rPr>
              <w:t>Retail POS Authorization Request</w:t>
            </w:r>
            <w:r w:rsidR="009819CC">
              <w:rPr>
                <w:noProof/>
                <w:webHidden/>
              </w:rPr>
              <w:tab/>
            </w:r>
            <w:r w:rsidR="009819CC">
              <w:rPr>
                <w:noProof/>
                <w:webHidden/>
              </w:rPr>
              <w:fldChar w:fldCharType="begin"/>
            </w:r>
            <w:r w:rsidR="009819CC">
              <w:rPr>
                <w:noProof/>
                <w:webHidden/>
              </w:rPr>
              <w:instrText xml:space="preserve"> PAGEREF _Toc391039097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14:paraId="543057E1" w14:textId="77777777" w:rsidR="009819CC" w:rsidRDefault="00BD6C5B">
          <w:pPr>
            <w:pStyle w:val="TOC1"/>
            <w:rPr>
              <w:rFonts w:asciiTheme="minorHAnsi" w:eastAsiaTheme="minorEastAsia" w:hAnsiTheme="minorHAnsi" w:cstheme="minorBidi"/>
              <w:b w:val="0"/>
              <w:noProof/>
              <w:sz w:val="22"/>
              <w:szCs w:val="22"/>
            </w:rPr>
          </w:pPr>
          <w:hyperlink w:anchor="_Toc391039098" w:history="1">
            <w:r w:rsidR="009819CC" w:rsidRPr="00D62CCD">
              <w:rPr>
                <w:rStyle w:val="Hyperlink"/>
                <w:noProof/>
              </w:rPr>
              <w:t>Cartridges Structure and Reference</w:t>
            </w:r>
            <w:r w:rsidR="009819CC">
              <w:rPr>
                <w:noProof/>
                <w:webHidden/>
              </w:rPr>
              <w:tab/>
            </w:r>
            <w:r w:rsidR="009819CC">
              <w:rPr>
                <w:noProof/>
                <w:webHidden/>
              </w:rPr>
              <w:fldChar w:fldCharType="begin"/>
            </w:r>
            <w:r w:rsidR="009819CC">
              <w:rPr>
                <w:noProof/>
                <w:webHidden/>
              </w:rPr>
              <w:instrText xml:space="preserve"> PAGEREF _Toc391039098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14:paraId="5DA83844" w14:textId="77777777" w:rsidR="009819CC" w:rsidRDefault="00BD6C5B">
          <w:pPr>
            <w:pStyle w:val="TOC3"/>
            <w:rPr>
              <w:rFonts w:asciiTheme="minorHAnsi" w:eastAsiaTheme="minorEastAsia" w:hAnsiTheme="minorHAnsi" w:cstheme="minorBidi"/>
              <w:noProof/>
              <w:sz w:val="22"/>
              <w:szCs w:val="22"/>
            </w:rPr>
          </w:pPr>
          <w:hyperlink w:anchor="_Toc391039099" w:history="1">
            <w:r w:rsidR="009819CC" w:rsidRPr="00D62CCD">
              <w:rPr>
                <w:rStyle w:val="Hyperlink"/>
                <w:noProof/>
              </w:rPr>
              <w:t>Pipelines</w:t>
            </w:r>
            <w:r w:rsidR="009819CC">
              <w:rPr>
                <w:noProof/>
                <w:webHidden/>
              </w:rPr>
              <w:tab/>
            </w:r>
            <w:r w:rsidR="009819CC">
              <w:rPr>
                <w:noProof/>
                <w:webHidden/>
              </w:rPr>
              <w:fldChar w:fldCharType="begin"/>
            </w:r>
            <w:r w:rsidR="009819CC">
              <w:rPr>
                <w:noProof/>
                <w:webHidden/>
              </w:rPr>
              <w:instrText xml:space="preserve"> PAGEREF _Toc391039099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14:paraId="19836744" w14:textId="77777777" w:rsidR="009819CC" w:rsidRDefault="00BD6C5B">
          <w:pPr>
            <w:pStyle w:val="TOC3"/>
            <w:rPr>
              <w:rFonts w:asciiTheme="minorHAnsi" w:eastAsiaTheme="minorEastAsia" w:hAnsiTheme="minorHAnsi" w:cstheme="minorBidi"/>
              <w:noProof/>
              <w:sz w:val="22"/>
              <w:szCs w:val="22"/>
            </w:rPr>
          </w:pPr>
          <w:hyperlink w:anchor="_Toc391039100" w:history="1">
            <w:r w:rsidR="009819CC" w:rsidRPr="00D62CCD">
              <w:rPr>
                <w:rStyle w:val="Hyperlink"/>
                <w:noProof/>
              </w:rPr>
              <w:t>Scripts</w:t>
            </w:r>
            <w:r w:rsidR="009819CC">
              <w:rPr>
                <w:noProof/>
                <w:webHidden/>
              </w:rPr>
              <w:tab/>
            </w:r>
            <w:r w:rsidR="009819CC">
              <w:rPr>
                <w:noProof/>
                <w:webHidden/>
              </w:rPr>
              <w:fldChar w:fldCharType="begin"/>
            </w:r>
            <w:r w:rsidR="009819CC">
              <w:rPr>
                <w:noProof/>
                <w:webHidden/>
              </w:rPr>
              <w:instrText xml:space="preserve"> PAGEREF _Toc391039100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14:paraId="611D5805" w14:textId="77777777" w:rsidR="009819CC" w:rsidRDefault="00BD6C5B">
          <w:pPr>
            <w:pStyle w:val="TOC3"/>
            <w:rPr>
              <w:rFonts w:asciiTheme="minorHAnsi" w:eastAsiaTheme="minorEastAsia" w:hAnsiTheme="minorHAnsi" w:cstheme="minorBidi"/>
              <w:noProof/>
              <w:sz w:val="22"/>
              <w:szCs w:val="22"/>
            </w:rPr>
          </w:pPr>
          <w:hyperlink w:anchor="_Toc391039101" w:history="1">
            <w:r w:rsidR="009819CC" w:rsidRPr="00D62CCD">
              <w:rPr>
                <w:rStyle w:val="Hyperlink"/>
                <w:noProof/>
              </w:rPr>
              <w:t>Templates</w:t>
            </w:r>
            <w:r w:rsidR="009819CC">
              <w:rPr>
                <w:noProof/>
                <w:webHidden/>
              </w:rPr>
              <w:tab/>
            </w:r>
            <w:r w:rsidR="009819CC">
              <w:rPr>
                <w:noProof/>
                <w:webHidden/>
              </w:rPr>
              <w:fldChar w:fldCharType="begin"/>
            </w:r>
            <w:r w:rsidR="009819CC">
              <w:rPr>
                <w:noProof/>
                <w:webHidden/>
              </w:rPr>
              <w:instrText xml:space="preserve"> PAGEREF _Toc391039101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14:paraId="3DC69A1F" w14:textId="77777777" w:rsidR="009819CC" w:rsidRDefault="00BD6C5B">
          <w:pPr>
            <w:pStyle w:val="TOC3"/>
            <w:rPr>
              <w:rFonts w:asciiTheme="minorHAnsi" w:eastAsiaTheme="minorEastAsia" w:hAnsiTheme="minorHAnsi" w:cstheme="minorBidi"/>
              <w:noProof/>
              <w:sz w:val="22"/>
              <w:szCs w:val="22"/>
            </w:rPr>
          </w:pPr>
          <w:hyperlink w:anchor="_Toc391039102" w:history="1">
            <w:r w:rsidR="009819CC" w:rsidRPr="00D62CCD">
              <w:rPr>
                <w:rStyle w:val="Hyperlink"/>
                <w:noProof/>
              </w:rPr>
              <w:t>Configuration Files</w:t>
            </w:r>
            <w:r w:rsidR="009819CC">
              <w:rPr>
                <w:noProof/>
                <w:webHidden/>
              </w:rPr>
              <w:tab/>
            </w:r>
            <w:r w:rsidR="009819CC">
              <w:rPr>
                <w:noProof/>
                <w:webHidden/>
              </w:rPr>
              <w:fldChar w:fldCharType="begin"/>
            </w:r>
            <w:r w:rsidR="009819CC">
              <w:rPr>
                <w:noProof/>
                <w:webHidden/>
              </w:rPr>
              <w:instrText xml:space="preserve"> PAGEREF _Toc391039102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14:paraId="07137D18" w14:textId="77777777" w:rsidR="009819CC" w:rsidRDefault="00BD6C5B">
          <w:pPr>
            <w:pStyle w:val="TOC3"/>
            <w:rPr>
              <w:rFonts w:asciiTheme="minorHAnsi" w:eastAsiaTheme="minorEastAsia" w:hAnsiTheme="minorHAnsi" w:cstheme="minorBidi"/>
              <w:noProof/>
              <w:sz w:val="22"/>
              <w:szCs w:val="22"/>
            </w:rPr>
          </w:pPr>
          <w:hyperlink w:anchor="_Toc391039103" w:history="1">
            <w:r w:rsidR="009819CC" w:rsidRPr="00D62CCD">
              <w:rPr>
                <w:rStyle w:val="Hyperlink"/>
                <w:noProof/>
              </w:rPr>
              <w:t>V.me Cartridge Structure</w:t>
            </w:r>
            <w:r w:rsidR="009819CC">
              <w:rPr>
                <w:noProof/>
                <w:webHidden/>
              </w:rPr>
              <w:tab/>
            </w:r>
            <w:r w:rsidR="009819CC">
              <w:rPr>
                <w:noProof/>
                <w:webHidden/>
              </w:rPr>
              <w:fldChar w:fldCharType="begin"/>
            </w:r>
            <w:r w:rsidR="009819CC">
              <w:rPr>
                <w:noProof/>
                <w:webHidden/>
              </w:rPr>
              <w:instrText xml:space="preserve"> PAGEREF _Toc391039103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14:paraId="11B2AF6E" w14:textId="77777777" w:rsidR="009819CC" w:rsidRDefault="00BD6C5B">
          <w:pPr>
            <w:pStyle w:val="TOC3"/>
            <w:rPr>
              <w:rFonts w:asciiTheme="minorHAnsi" w:eastAsiaTheme="minorEastAsia" w:hAnsiTheme="minorHAnsi" w:cstheme="minorBidi"/>
              <w:noProof/>
              <w:sz w:val="22"/>
              <w:szCs w:val="22"/>
            </w:rPr>
          </w:pPr>
          <w:hyperlink w:anchor="_Toc391039104" w:history="1">
            <w:r w:rsidR="009819CC" w:rsidRPr="00D62CCD">
              <w:rPr>
                <w:rStyle w:val="Hyperlink"/>
                <w:noProof/>
              </w:rPr>
              <w:t>Retail POS Cartridge Components</w:t>
            </w:r>
            <w:r w:rsidR="009819CC">
              <w:rPr>
                <w:noProof/>
                <w:webHidden/>
              </w:rPr>
              <w:tab/>
            </w:r>
            <w:r w:rsidR="009819CC">
              <w:rPr>
                <w:noProof/>
                <w:webHidden/>
              </w:rPr>
              <w:fldChar w:fldCharType="begin"/>
            </w:r>
            <w:r w:rsidR="009819CC">
              <w:rPr>
                <w:noProof/>
                <w:webHidden/>
              </w:rPr>
              <w:instrText xml:space="preserve"> PAGEREF _Toc391039104 \h </w:instrText>
            </w:r>
            <w:r w:rsidR="009819CC">
              <w:rPr>
                <w:noProof/>
                <w:webHidden/>
              </w:rPr>
            </w:r>
            <w:r w:rsidR="009819CC">
              <w:rPr>
                <w:noProof/>
                <w:webHidden/>
              </w:rPr>
              <w:fldChar w:fldCharType="separate"/>
            </w:r>
            <w:r w:rsidR="009819CC">
              <w:rPr>
                <w:noProof/>
                <w:webHidden/>
              </w:rPr>
              <w:t>100</w:t>
            </w:r>
            <w:r w:rsidR="009819CC">
              <w:rPr>
                <w:noProof/>
                <w:webHidden/>
              </w:rPr>
              <w:fldChar w:fldCharType="end"/>
            </w:r>
          </w:hyperlink>
        </w:p>
        <w:p w14:paraId="0F00BACC" w14:textId="77777777" w:rsidR="009819CC" w:rsidRDefault="00BD6C5B">
          <w:pPr>
            <w:pStyle w:val="TOC1"/>
            <w:rPr>
              <w:rFonts w:asciiTheme="minorHAnsi" w:eastAsiaTheme="minorEastAsia" w:hAnsiTheme="minorHAnsi" w:cstheme="minorBidi"/>
              <w:b w:val="0"/>
              <w:noProof/>
              <w:sz w:val="22"/>
              <w:szCs w:val="22"/>
            </w:rPr>
          </w:pPr>
          <w:hyperlink w:anchor="_Toc391039105" w:history="1">
            <w:r w:rsidR="009819CC" w:rsidRPr="00D62CCD">
              <w:rPr>
                <w:rStyle w:val="Hyperlink"/>
                <w:noProof/>
              </w:rPr>
              <w:t>Typical Project Plan</w:t>
            </w:r>
            <w:r w:rsidR="009819CC">
              <w:rPr>
                <w:noProof/>
                <w:webHidden/>
              </w:rPr>
              <w:tab/>
            </w:r>
            <w:r w:rsidR="009819CC">
              <w:rPr>
                <w:noProof/>
                <w:webHidden/>
              </w:rPr>
              <w:fldChar w:fldCharType="begin"/>
            </w:r>
            <w:r w:rsidR="009819CC">
              <w:rPr>
                <w:noProof/>
                <w:webHidden/>
              </w:rPr>
              <w:instrText xml:space="preserve"> PAGEREF _Toc391039105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14:paraId="2A0AE18D" w14:textId="77777777" w:rsidR="009819CC" w:rsidRDefault="00BD6C5B">
          <w:pPr>
            <w:pStyle w:val="TOC2"/>
            <w:rPr>
              <w:rFonts w:asciiTheme="minorHAnsi" w:eastAsiaTheme="minorEastAsia" w:hAnsiTheme="minorHAnsi" w:cstheme="minorBidi"/>
              <w:noProof/>
              <w:sz w:val="22"/>
              <w:szCs w:val="22"/>
            </w:rPr>
          </w:pPr>
          <w:hyperlink w:anchor="_Toc391039106" w:history="1">
            <w:r w:rsidR="009819CC" w:rsidRPr="00D62CCD">
              <w:rPr>
                <w:rStyle w:val="Hyperlink"/>
                <w:noProof/>
              </w:rPr>
              <w:t>Roles, Responsibilities</w:t>
            </w:r>
            <w:r w:rsidR="009819CC">
              <w:rPr>
                <w:noProof/>
                <w:webHidden/>
              </w:rPr>
              <w:tab/>
            </w:r>
            <w:r w:rsidR="009819CC">
              <w:rPr>
                <w:noProof/>
                <w:webHidden/>
              </w:rPr>
              <w:fldChar w:fldCharType="begin"/>
            </w:r>
            <w:r w:rsidR="009819CC">
              <w:rPr>
                <w:noProof/>
                <w:webHidden/>
              </w:rPr>
              <w:instrText xml:space="preserve"> PAGEREF _Toc391039106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14:paraId="7E7BB5F6" w14:textId="77777777" w:rsidR="009819CC" w:rsidRDefault="00BD6C5B">
          <w:pPr>
            <w:pStyle w:val="TOC2"/>
            <w:rPr>
              <w:rFonts w:asciiTheme="minorHAnsi" w:eastAsiaTheme="minorEastAsia" w:hAnsiTheme="minorHAnsi" w:cstheme="minorBidi"/>
              <w:noProof/>
              <w:sz w:val="22"/>
              <w:szCs w:val="22"/>
            </w:rPr>
          </w:pPr>
          <w:hyperlink w:anchor="_Toc391039107" w:history="1">
            <w:r w:rsidR="009819CC" w:rsidRPr="00D62CCD">
              <w:rPr>
                <w:rStyle w:val="Hyperlink"/>
                <w:noProof/>
              </w:rPr>
              <w:t>Typical Efforts and Timelines</w:t>
            </w:r>
            <w:r w:rsidR="009819CC">
              <w:rPr>
                <w:noProof/>
                <w:webHidden/>
              </w:rPr>
              <w:tab/>
            </w:r>
            <w:r w:rsidR="009819CC">
              <w:rPr>
                <w:noProof/>
                <w:webHidden/>
              </w:rPr>
              <w:fldChar w:fldCharType="begin"/>
            </w:r>
            <w:r w:rsidR="009819CC">
              <w:rPr>
                <w:noProof/>
                <w:webHidden/>
              </w:rPr>
              <w:instrText xml:space="preserve"> PAGEREF _Toc391039107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14:paraId="6B00931A" w14:textId="77777777" w:rsidR="009819CC" w:rsidRDefault="00BD6C5B">
          <w:pPr>
            <w:pStyle w:val="TOC2"/>
            <w:rPr>
              <w:rFonts w:asciiTheme="minorHAnsi" w:eastAsiaTheme="minorEastAsia" w:hAnsiTheme="minorHAnsi" w:cstheme="minorBidi"/>
              <w:noProof/>
              <w:sz w:val="22"/>
              <w:szCs w:val="22"/>
            </w:rPr>
          </w:pPr>
          <w:hyperlink w:anchor="_Toc391039108" w:history="1">
            <w:r w:rsidR="009819CC" w:rsidRPr="00D62CCD">
              <w:rPr>
                <w:rStyle w:val="Hyperlink"/>
                <w:noProof/>
              </w:rPr>
              <w:t>Pre Production Steps</w:t>
            </w:r>
            <w:r w:rsidR="009819CC">
              <w:rPr>
                <w:noProof/>
                <w:webHidden/>
              </w:rPr>
              <w:tab/>
            </w:r>
            <w:r w:rsidR="009819CC">
              <w:rPr>
                <w:noProof/>
                <w:webHidden/>
              </w:rPr>
              <w:fldChar w:fldCharType="begin"/>
            </w:r>
            <w:r w:rsidR="009819CC">
              <w:rPr>
                <w:noProof/>
                <w:webHidden/>
              </w:rPr>
              <w:instrText xml:space="preserve"> PAGEREF _Toc391039108 \h </w:instrText>
            </w:r>
            <w:r w:rsidR="009819CC">
              <w:rPr>
                <w:noProof/>
                <w:webHidden/>
              </w:rPr>
            </w:r>
            <w:r w:rsidR="009819CC">
              <w:rPr>
                <w:noProof/>
                <w:webHidden/>
              </w:rPr>
              <w:fldChar w:fldCharType="separate"/>
            </w:r>
            <w:r w:rsidR="009819CC">
              <w:rPr>
                <w:noProof/>
                <w:webHidden/>
              </w:rPr>
              <w:t>103</w:t>
            </w:r>
            <w:r w:rsidR="009819CC">
              <w:rPr>
                <w:noProof/>
                <w:webHidden/>
              </w:rPr>
              <w:fldChar w:fldCharType="end"/>
            </w:r>
          </w:hyperlink>
        </w:p>
        <w:p w14:paraId="10184CA7" w14:textId="77777777" w:rsidR="009819CC" w:rsidRDefault="00BD6C5B">
          <w:pPr>
            <w:pStyle w:val="TOC1"/>
            <w:rPr>
              <w:rFonts w:asciiTheme="minorHAnsi" w:eastAsiaTheme="minorEastAsia" w:hAnsiTheme="minorHAnsi" w:cstheme="minorBidi"/>
              <w:b w:val="0"/>
              <w:noProof/>
              <w:sz w:val="22"/>
              <w:szCs w:val="22"/>
            </w:rPr>
          </w:pPr>
          <w:hyperlink w:anchor="_Toc391039109" w:history="1">
            <w:r w:rsidR="009819CC" w:rsidRPr="00D62CCD">
              <w:rPr>
                <w:rStyle w:val="Hyperlink"/>
                <w:noProof/>
              </w:rPr>
              <w:t>CyberSource Site Preferences</w:t>
            </w:r>
            <w:r w:rsidR="009819CC">
              <w:rPr>
                <w:noProof/>
                <w:webHidden/>
              </w:rPr>
              <w:tab/>
            </w:r>
            <w:r w:rsidR="009819CC">
              <w:rPr>
                <w:noProof/>
                <w:webHidden/>
              </w:rPr>
              <w:fldChar w:fldCharType="begin"/>
            </w:r>
            <w:r w:rsidR="009819CC">
              <w:rPr>
                <w:noProof/>
                <w:webHidden/>
              </w:rPr>
              <w:instrText xml:space="preserve"> PAGEREF _Toc391039109 \h </w:instrText>
            </w:r>
            <w:r w:rsidR="009819CC">
              <w:rPr>
                <w:noProof/>
                <w:webHidden/>
              </w:rPr>
            </w:r>
            <w:r w:rsidR="009819CC">
              <w:rPr>
                <w:noProof/>
                <w:webHidden/>
              </w:rPr>
              <w:fldChar w:fldCharType="separate"/>
            </w:r>
            <w:r w:rsidR="009819CC">
              <w:rPr>
                <w:noProof/>
                <w:webHidden/>
              </w:rPr>
              <w:t>105</w:t>
            </w:r>
            <w:r w:rsidR="009819CC">
              <w:rPr>
                <w:noProof/>
                <w:webHidden/>
              </w:rPr>
              <w:fldChar w:fldCharType="end"/>
            </w:r>
          </w:hyperlink>
        </w:p>
        <w:p w14:paraId="0F414E0E" w14:textId="77777777" w:rsidR="009819CC" w:rsidRDefault="00BD6C5B">
          <w:pPr>
            <w:pStyle w:val="TOC1"/>
            <w:rPr>
              <w:rFonts w:asciiTheme="minorHAnsi" w:eastAsiaTheme="minorEastAsia" w:hAnsiTheme="minorHAnsi" w:cstheme="minorBidi"/>
              <w:b w:val="0"/>
              <w:noProof/>
              <w:sz w:val="22"/>
              <w:szCs w:val="22"/>
            </w:rPr>
          </w:pPr>
          <w:hyperlink w:anchor="_Toc391039110" w:history="1">
            <w:r w:rsidR="009819CC" w:rsidRPr="00D62CCD">
              <w:rPr>
                <w:rStyle w:val="Hyperlink"/>
                <w:noProof/>
              </w:rPr>
              <w:t>V.me Site Preferences</w:t>
            </w:r>
            <w:r w:rsidR="009819CC">
              <w:rPr>
                <w:noProof/>
                <w:webHidden/>
              </w:rPr>
              <w:tab/>
            </w:r>
            <w:r w:rsidR="009819CC">
              <w:rPr>
                <w:noProof/>
                <w:webHidden/>
              </w:rPr>
              <w:fldChar w:fldCharType="begin"/>
            </w:r>
            <w:r w:rsidR="009819CC">
              <w:rPr>
                <w:noProof/>
                <w:webHidden/>
              </w:rPr>
              <w:instrText xml:space="preserve"> PAGEREF _Toc391039110 \h </w:instrText>
            </w:r>
            <w:r w:rsidR="009819CC">
              <w:rPr>
                <w:noProof/>
                <w:webHidden/>
              </w:rPr>
            </w:r>
            <w:r w:rsidR="009819CC">
              <w:rPr>
                <w:noProof/>
                <w:webHidden/>
              </w:rPr>
              <w:fldChar w:fldCharType="separate"/>
            </w:r>
            <w:r w:rsidR="009819CC">
              <w:rPr>
                <w:noProof/>
                <w:webHidden/>
              </w:rPr>
              <w:t>107</w:t>
            </w:r>
            <w:r w:rsidR="009819CC">
              <w:rPr>
                <w:noProof/>
                <w:webHidden/>
              </w:rPr>
              <w:fldChar w:fldCharType="end"/>
            </w:r>
          </w:hyperlink>
        </w:p>
        <w:p w14:paraId="575C2914" w14:textId="77777777" w:rsidR="009819CC" w:rsidRDefault="00BD6C5B">
          <w:pPr>
            <w:pStyle w:val="TOC1"/>
            <w:rPr>
              <w:rFonts w:asciiTheme="minorHAnsi" w:eastAsiaTheme="minorEastAsia" w:hAnsiTheme="minorHAnsi" w:cstheme="minorBidi"/>
              <w:b w:val="0"/>
              <w:noProof/>
              <w:sz w:val="22"/>
              <w:szCs w:val="22"/>
            </w:rPr>
          </w:pPr>
          <w:hyperlink w:anchor="_Toc391039111"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_Toc391039111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14:paraId="05A0D4BD" w14:textId="77777777" w:rsidR="009819CC" w:rsidRDefault="00BD6C5B">
          <w:pPr>
            <w:pStyle w:val="TOC2"/>
            <w:rPr>
              <w:rFonts w:asciiTheme="minorHAnsi" w:eastAsiaTheme="minorEastAsia" w:hAnsiTheme="minorHAnsi" w:cstheme="minorBidi"/>
              <w:noProof/>
              <w:sz w:val="22"/>
              <w:szCs w:val="22"/>
            </w:rPr>
          </w:pPr>
          <w:hyperlink w:anchor="_Toc391039112" w:history="1">
            <w:r w:rsidR="009819CC" w:rsidRPr="00D62CCD">
              <w:rPr>
                <w:rStyle w:val="Hyperlink"/>
                <w:noProof/>
              </w:rPr>
              <w:t>How does it work?</w:t>
            </w:r>
            <w:r w:rsidR="009819CC">
              <w:rPr>
                <w:noProof/>
                <w:webHidden/>
              </w:rPr>
              <w:tab/>
            </w:r>
            <w:r w:rsidR="009819CC">
              <w:rPr>
                <w:noProof/>
                <w:webHidden/>
              </w:rPr>
              <w:fldChar w:fldCharType="begin"/>
            </w:r>
            <w:r w:rsidR="009819CC">
              <w:rPr>
                <w:noProof/>
                <w:webHidden/>
              </w:rPr>
              <w:instrText xml:space="preserve"> PAGEREF _Toc391039112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14:paraId="060DFC6E" w14:textId="77777777" w:rsidR="009819CC" w:rsidRDefault="00BD6C5B">
          <w:pPr>
            <w:pStyle w:val="TOC2"/>
            <w:rPr>
              <w:rFonts w:asciiTheme="minorHAnsi" w:eastAsiaTheme="minorEastAsia" w:hAnsiTheme="minorHAnsi" w:cstheme="minorBidi"/>
              <w:noProof/>
              <w:sz w:val="22"/>
              <w:szCs w:val="22"/>
            </w:rPr>
          </w:pPr>
          <w:hyperlink w:anchor="_Toc391039113" w:history="1">
            <w:r w:rsidR="009819CC" w:rsidRPr="00D62CCD">
              <w:rPr>
                <w:rStyle w:val="Hyperlink"/>
                <w:noProof/>
              </w:rPr>
              <w:t>Setup:</w:t>
            </w:r>
            <w:r w:rsidR="009819CC">
              <w:rPr>
                <w:noProof/>
                <w:webHidden/>
              </w:rPr>
              <w:tab/>
            </w:r>
            <w:r w:rsidR="009819CC">
              <w:rPr>
                <w:noProof/>
                <w:webHidden/>
              </w:rPr>
              <w:fldChar w:fldCharType="begin"/>
            </w:r>
            <w:r w:rsidR="009819CC">
              <w:rPr>
                <w:noProof/>
                <w:webHidden/>
              </w:rPr>
              <w:instrText xml:space="preserve"> PAGEREF _Toc391039113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14:paraId="6199AA0D" w14:textId="77777777" w:rsidR="009819CC" w:rsidRDefault="00BD6C5B">
          <w:pPr>
            <w:pStyle w:val="TOC3"/>
            <w:rPr>
              <w:rFonts w:asciiTheme="minorHAnsi" w:eastAsiaTheme="minorEastAsia" w:hAnsiTheme="minorHAnsi" w:cstheme="minorBidi"/>
              <w:noProof/>
              <w:sz w:val="22"/>
              <w:szCs w:val="22"/>
            </w:rPr>
          </w:pPr>
          <w:hyperlink w:anchor="_Toc391039114" w:history="1">
            <w:r w:rsidR="009819CC" w:rsidRPr="00D62CCD">
              <w:rPr>
                <w:rStyle w:val="Hyperlink"/>
                <w:noProof/>
              </w:rPr>
              <w:t>Hints for the CsDeviceFingerprintRedirectionType:</w:t>
            </w:r>
            <w:r w:rsidR="009819CC">
              <w:rPr>
                <w:noProof/>
                <w:webHidden/>
              </w:rPr>
              <w:tab/>
            </w:r>
            <w:r w:rsidR="009819CC">
              <w:rPr>
                <w:noProof/>
                <w:webHidden/>
              </w:rPr>
              <w:fldChar w:fldCharType="begin"/>
            </w:r>
            <w:r w:rsidR="009819CC">
              <w:rPr>
                <w:noProof/>
                <w:webHidden/>
              </w:rPr>
              <w:instrText xml:space="preserve"> PAGEREF _Toc391039114 \h </w:instrText>
            </w:r>
            <w:r w:rsidR="009819CC">
              <w:rPr>
                <w:noProof/>
                <w:webHidden/>
              </w:rPr>
            </w:r>
            <w:r w:rsidR="009819CC">
              <w:rPr>
                <w:noProof/>
                <w:webHidden/>
              </w:rPr>
              <w:fldChar w:fldCharType="separate"/>
            </w:r>
            <w:r w:rsidR="009819CC">
              <w:rPr>
                <w:noProof/>
                <w:webHidden/>
              </w:rPr>
              <w:t>110</w:t>
            </w:r>
            <w:r w:rsidR="009819CC">
              <w:rPr>
                <w:noProof/>
                <w:webHidden/>
              </w:rPr>
              <w:fldChar w:fldCharType="end"/>
            </w:r>
          </w:hyperlink>
        </w:p>
        <w:p w14:paraId="5F1DA75D" w14:textId="77777777" w:rsidR="009819CC" w:rsidRDefault="00BD6C5B">
          <w:pPr>
            <w:pStyle w:val="TOC3"/>
            <w:rPr>
              <w:rFonts w:asciiTheme="minorHAnsi" w:eastAsiaTheme="minorEastAsia" w:hAnsiTheme="minorHAnsi" w:cstheme="minorBidi"/>
              <w:noProof/>
              <w:sz w:val="22"/>
              <w:szCs w:val="22"/>
            </w:rPr>
          </w:pPr>
          <w:hyperlink w:anchor="_Toc391039115" w:history="1">
            <w:r w:rsidR="009819CC" w:rsidRPr="00D62CCD">
              <w:rPr>
                <w:rStyle w:val="Hyperlink"/>
                <w:noProof/>
              </w:rPr>
              <w:t>Modified Scripts and pipelines for the device fingerprint</w:t>
            </w:r>
            <w:r w:rsidR="009819CC">
              <w:rPr>
                <w:noProof/>
                <w:webHidden/>
              </w:rPr>
              <w:tab/>
            </w:r>
            <w:r w:rsidR="009819CC">
              <w:rPr>
                <w:noProof/>
                <w:webHidden/>
              </w:rPr>
              <w:fldChar w:fldCharType="begin"/>
            </w:r>
            <w:r w:rsidR="009819CC">
              <w:rPr>
                <w:noProof/>
                <w:webHidden/>
              </w:rPr>
              <w:instrText xml:space="preserve"> PAGEREF _Toc391039115 \h </w:instrText>
            </w:r>
            <w:r w:rsidR="009819CC">
              <w:rPr>
                <w:noProof/>
                <w:webHidden/>
              </w:rPr>
            </w:r>
            <w:r w:rsidR="009819CC">
              <w:rPr>
                <w:noProof/>
                <w:webHidden/>
              </w:rPr>
              <w:fldChar w:fldCharType="separate"/>
            </w:r>
            <w:r w:rsidR="009819CC">
              <w:rPr>
                <w:noProof/>
                <w:webHidden/>
              </w:rPr>
              <w:t>111</w:t>
            </w:r>
            <w:r w:rsidR="009819CC">
              <w:rPr>
                <w:noProof/>
                <w:webHidden/>
              </w:rPr>
              <w:fldChar w:fldCharType="end"/>
            </w:r>
          </w:hyperlink>
        </w:p>
        <w:p w14:paraId="0FAA712E" w14:textId="77777777" w:rsidR="009819CC" w:rsidRDefault="00BD6C5B">
          <w:pPr>
            <w:pStyle w:val="TOC1"/>
            <w:rPr>
              <w:rFonts w:asciiTheme="minorHAnsi" w:eastAsiaTheme="minorEastAsia" w:hAnsiTheme="minorHAnsi" w:cstheme="minorBidi"/>
              <w:b w:val="0"/>
              <w:noProof/>
              <w:sz w:val="22"/>
              <w:szCs w:val="22"/>
            </w:rPr>
          </w:pPr>
          <w:hyperlink w:anchor="_Toc391039116" w:history="1">
            <w:r w:rsidR="009819CC" w:rsidRPr="00D62CCD">
              <w:rPr>
                <w:rStyle w:val="Hyperlink"/>
                <w:noProof/>
              </w:rPr>
              <w:t>Known Issues</w:t>
            </w:r>
            <w:r w:rsidR="009819CC">
              <w:rPr>
                <w:noProof/>
                <w:webHidden/>
              </w:rPr>
              <w:tab/>
            </w:r>
            <w:r w:rsidR="009819CC">
              <w:rPr>
                <w:noProof/>
                <w:webHidden/>
              </w:rPr>
              <w:fldChar w:fldCharType="begin"/>
            </w:r>
            <w:r w:rsidR="009819CC">
              <w:rPr>
                <w:noProof/>
                <w:webHidden/>
              </w:rPr>
              <w:instrText xml:space="preserve"> PAGEREF _Toc391039116 \h </w:instrText>
            </w:r>
            <w:r w:rsidR="009819CC">
              <w:rPr>
                <w:noProof/>
                <w:webHidden/>
              </w:rPr>
            </w:r>
            <w:r w:rsidR="009819CC">
              <w:rPr>
                <w:noProof/>
                <w:webHidden/>
              </w:rPr>
              <w:fldChar w:fldCharType="separate"/>
            </w:r>
            <w:r w:rsidR="009819CC">
              <w:rPr>
                <w:noProof/>
                <w:webHidden/>
              </w:rPr>
              <w:t>112</w:t>
            </w:r>
            <w:r w:rsidR="009819CC">
              <w:rPr>
                <w:noProof/>
                <w:webHidden/>
              </w:rPr>
              <w:fldChar w:fldCharType="end"/>
            </w:r>
          </w:hyperlink>
        </w:p>
        <w:p w14:paraId="18C4B5C0" w14:textId="77777777" w:rsidR="009819CC" w:rsidRDefault="00BD6C5B">
          <w:pPr>
            <w:pStyle w:val="TOC1"/>
            <w:rPr>
              <w:rFonts w:asciiTheme="minorHAnsi" w:eastAsiaTheme="minorEastAsia" w:hAnsiTheme="minorHAnsi" w:cstheme="minorBidi"/>
              <w:b w:val="0"/>
              <w:noProof/>
              <w:sz w:val="22"/>
              <w:szCs w:val="22"/>
            </w:rPr>
          </w:pPr>
          <w:hyperlink w:anchor="_Toc391039117" w:history="1">
            <w:r w:rsidR="009819CC" w:rsidRPr="00D62CCD">
              <w:rPr>
                <w:rStyle w:val="Hyperlink"/>
                <w:noProof/>
              </w:rPr>
              <w:t>CyberSource document links</w:t>
            </w:r>
            <w:r w:rsidR="009819CC">
              <w:rPr>
                <w:noProof/>
                <w:webHidden/>
              </w:rPr>
              <w:tab/>
            </w:r>
            <w:r w:rsidR="009819CC">
              <w:rPr>
                <w:noProof/>
                <w:webHidden/>
              </w:rPr>
              <w:fldChar w:fldCharType="begin"/>
            </w:r>
            <w:r w:rsidR="009819CC">
              <w:rPr>
                <w:noProof/>
                <w:webHidden/>
              </w:rPr>
              <w:instrText xml:space="preserve"> PAGEREF _Toc391039117 \h </w:instrText>
            </w:r>
            <w:r w:rsidR="009819CC">
              <w:rPr>
                <w:noProof/>
                <w:webHidden/>
              </w:rPr>
            </w:r>
            <w:r w:rsidR="009819CC">
              <w:rPr>
                <w:noProof/>
                <w:webHidden/>
              </w:rPr>
              <w:fldChar w:fldCharType="separate"/>
            </w:r>
            <w:r w:rsidR="009819CC">
              <w:rPr>
                <w:noProof/>
                <w:webHidden/>
              </w:rPr>
              <w:t>113</w:t>
            </w:r>
            <w:r w:rsidR="009819CC">
              <w:rPr>
                <w:noProof/>
                <w:webHidden/>
              </w:rPr>
              <w:fldChar w:fldCharType="end"/>
            </w:r>
          </w:hyperlink>
        </w:p>
        <w:p w14:paraId="4D7D3787" w14:textId="77777777" w:rsidR="009819CC" w:rsidRDefault="00BD6C5B">
          <w:pPr>
            <w:pStyle w:val="TOC1"/>
            <w:rPr>
              <w:rFonts w:asciiTheme="minorHAnsi" w:eastAsiaTheme="minorEastAsia" w:hAnsiTheme="minorHAnsi" w:cstheme="minorBidi"/>
              <w:b w:val="0"/>
              <w:noProof/>
              <w:sz w:val="22"/>
              <w:szCs w:val="22"/>
            </w:rPr>
          </w:pPr>
          <w:hyperlink w:anchor="_Toc391039118" w:history="1">
            <w:r w:rsidR="009819CC" w:rsidRPr="00D62CCD">
              <w:rPr>
                <w:rStyle w:val="Hyperlink"/>
                <w:noProof/>
              </w:rPr>
              <w:t>Release History</w:t>
            </w:r>
            <w:r w:rsidR="009819CC">
              <w:rPr>
                <w:noProof/>
                <w:webHidden/>
              </w:rPr>
              <w:tab/>
            </w:r>
            <w:r w:rsidR="009819CC">
              <w:rPr>
                <w:noProof/>
                <w:webHidden/>
              </w:rPr>
              <w:fldChar w:fldCharType="begin"/>
            </w:r>
            <w:r w:rsidR="009819CC">
              <w:rPr>
                <w:noProof/>
                <w:webHidden/>
              </w:rPr>
              <w:instrText xml:space="preserve"> PAGEREF _Toc391039118 \h </w:instrText>
            </w:r>
            <w:r w:rsidR="009819CC">
              <w:rPr>
                <w:noProof/>
                <w:webHidden/>
              </w:rPr>
            </w:r>
            <w:r w:rsidR="009819CC">
              <w:rPr>
                <w:noProof/>
                <w:webHidden/>
              </w:rPr>
              <w:fldChar w:fldCharType="separate"/>
            </w:r>
            <w:r w:rsidR="009819CC">
              <w:rPr>
                <w:noProof/>
                <w:webHidden/>
              </w:rPr>
              <w:t>114</w:t>
            </w:r>
            <w:r w:rsidR="009819CC">
              <w:rPr>
                <w:noProof/>
                <w:webHidden/>
              </w:rPr>
              <w:fldChar w:fldCharType="end"/>
            </w:r>
          </w:hyperlink>
        </w:p>
        <w:p w14:paraId="57C81966" w14:textId="77777777" w:rsidR="004029E8" w:rsidRDefault="00633487">
          <w:r>
            <w:rPr>
              <w:b/>
              <w:bCs/>
              <w:noProof/>
            </w:rPr>
            <w:fldChar w:fldCharType="end"/>
          </w:r>
        </w:p>
      </w:sdtContent>
    </w:sdt>
    <w:p w14:paraId="3283325A" w14:textId="77777777"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14:paraId="6E2F676E" w14:textId="77777777" w:rsidR="003D49FF" w:rsidRDefault="003D49FF" w:rsidP="003D49FF">
      <w:pPr>
        <w:pStyle w:val="Heading1"/>
        <w:framePr w:wrap="notBeside"/>
      </w:pPr>
      <w:bookmarkStart w:id="1" w:name="O_5623"/>
      <w:bookmarkStart w:id="2" w:name="O_6772"/>
      <w:bookmarkStart w:id="3" w:name="_Toc368651117"/>
      <w:bookmarkStart w:id="4" w:name="_Toc391039032"/>
      <w:bookmarkEnd w:id="1"/>
      <w:bookmarkEnd w:id="2"/>
      <w:r>
        <w:lastRenderedPageBreak/>
        <w:t>Summary</w:t>
      </w:r>
      <w:bookmarkEnd w:id="3"/>
      <w:bookmarkEnd w:id="4"/>
    </w:p>
    <w:p w14:paraId="2B9FE4C4" w14:textId="77777777" w:rsidR="003D49FF" w:rsidRDefault="003D49FF" w:rsidP="009D2C87">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30180C25" w14:textId="77777777" w:rsidR="003D49FF" w:rsidRDefault="003D49FF" w:rsidP="009D2C87">
      <w:pPr>
        <w:pStyle w:val="BodyText"/>
      </w:pPr>
    </w:p>
    <w:p w14:paraId="2596B239" w14:textId="77777777" w:rsidR="003D49FF" w:rsidRDefault="003D49FF" w:rsidP="009D2C87">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14:paraId="213FF2D3" w14:textId="77777777" w:rsidR="00620884" w:rsidRDefault="00620884" w:rsidP="009D2C87">
      <w:pPr>
        <w:pStyle w:val="BodyText"/>
      </w:pPr>
    </w:p>
    <w:p w14:paraId="2D535262" w14:textId="77777777" w:rsidR="003D49FF" w:rsidRDefault="003D49FF" w:rsidP="009D2C87">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14:paraId="708C493F" w14:textId="77777777" w:rsidR="00620884" w:rsidRDefault="00620884" w:rsidP="009D2C87">
      <w:pPr>
        <w:pStyle w:val="BodyText"/>
      </w:pPr>
    </w:p>
    <w:p w14:paraId="50E2F94F" w14:textId="77777777" w:rsidR="003D49FF" w:rsidRDefault="003D49FF" w:rsidP="009D2C87">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14:paraId="2E833C9E" w14:textId="77777777" w:rsidR="00620884" w:rsidRDefault="00620884" w:rsidP="009D2C87">
      <w:pPr>
        <w:pStyle w:val="BodyText"/>
      </w:pPr>
    </w:p>
    <w:p w14:paraId="7BB948F8" w14:textId="77777777" w:rsidR="003D49FF" w:rsidRDefault="003D49FF" w:rsidP="009D2C87">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14:paraId="0E314E8E" w14:textId="77777777" w:rsidR="00620884" w:rsidRDefault="00620884" w:rsidP="009D2C87">
      <w:pPr>
        <w:pStyle w:val="BodyText"/>
      </w:pPr>
    </w:p>
    <w:p w14:paraId="149F45D3" w14:textId="77777777" w:rsidR="003D49FF" w:rsidRDefault="003D49FF" w:rsidP="009D2C87">
      <w:pPr>
        <w:pStyle w:val="BodyText"/>
      </w:pPr>
      <w:r>
        <w:t>Bill Me Later Service – The Bill Me Later service from Bill Me Later, Inc., and available via your single connection to CyberSource, allows your customers to make purchases using an instant line of credit.</w:t>
      </w:r>
    </w:p>
    <w:p w14:paraId="3D4677E2" w14:textId="77777777" w:rsidR="003D49FF" w:rsidRDefault="003D49FF" w:rsidP="009D2C87">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14:paraId="5371F6D6" w14:textId="77777777" w:rsidR="00620884" w:rsidRDefault="00620884" w:rsidP="009D2C87">
      <w:pPr>
        <w:pStyle w:val="BodyText"/>
      </w:pPr>
    </w:p>
    <w:p w14:paraId="5617527F" w14:textId="77777777" w:rsidR="003779FE" w:rsidRDefault="003779FE" w:rsidP="009D2C87">
      <w:pPr>
        <w:pStyle w:val="BodyText"/>
      </w:pPr>
      <w:r w:rsidRPr="00EF13B0">
        <w:t xml:space="preserve">Payment Tokenization – CyberSource Payment Tokenization Service provides set of tools to store customer and payment related sensitive data on secured </w:t>
      </w:r>
      <w:proofErr w:type="gramStart"/>
      <w:r w:rsidRPr="00EF13B0">
        <w:t>cybersource hosted</w:t>
      </w:r>
      <w:proofErr w:type="gramEnd"/>
      <w:r w:rsidRPr="00EF13B0">
        <w:t xml:space="preserve"> servers.</w:t>
      </w:r>
    </w:p>
    <w:p w14:paraId="57C4BB69" w14:textId="77777777" w:rsidR="00620884" w:rsidRPr="00EF13B0" w:rsidRDefault="00620884" w:rsidP="009D2C87">
      <w:pPr>
        <w:pStyle w:val="BodyText"/>
      </w:pPr>
    </w:p>
    <w:p w14:paraId="31568CDA" w14:textId="77777777" w:rsidR="003D49FF" w:rsidRDefault="003779FE" w:rsidP="009D2C87">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14:paraId="60665BA3" w14:textId="77777777" w:rsidR="00620884" w:rsidRDefault="00620884" w:rsidP="009D2C87">
      <w:pPr>
        <w:pStyle w:val="BodyText"/>
      </w:pPr>
    </w:p>
    <w:p w14:paraId="51D67141" w14:textId="77777777" w:rsidR="00D55449" w:rsidRDefault="00D55449" w:rsidP="009D2C87">
      <w:pPr>
        <w:pStyle w:val="BodyText"/>
      </w:pPr>
      <w:r>
        <w:t>V.me by Visa</w:t>
      </w:r>
      <w:r w:rsidRPr="00EF13B0">
        <w:t xml:space="preserve"> – </w:t>
      </w:r>
      <w:r>
        <w:t xml:space="preserve">V.me service by Visa </w:t>
      </w:r>
      <w:r w:rsidRPr="00DD038F">
        <w:t xml:space="preserve">is a service that lets customers easily checkout without entering </w:t>
      </w:r>
      <w:r w:rsidRPr="00DD038F">
        <w:lastRenderedPageBreak/>
        <w:t xml:space="preserve">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14:paraId="2AC399D0" w14:textId="77777777" w:rsidR="00D55449" w:rsidRDefault="00D55449" w:rsidP="009D2C87">
      <w:pPr>
        <w:pStyle w:val="BodyText"/>
      </w:pPr>
    </w:p>
    <w:p w14:paraId="2CF09A2E" w14:textId="77777777" w:rsidR="003D49FF" w:rsidRDefault="003D49FF" w:rsidP="003D49FF">
      <w:r>
        <w:rPr>
          <w:b/>
        </w:rPr>
        <w:br w:type="page"/>
      </w:r>
    </w:p>
    <w:p w14:paraId="2557937B" w14:textId="77777777" w:rsidR="003D49FF" w:rsidRDefault="003D49FF" w:rsidP="003D49FF">
      <w:pPr>
        <w:pStyle w:val="Heading1"/>
        <w:framePr w:wrap="notBeside"/>
      </w:pPr>
      <w:r>
        <w:lastRenderedPageBreak/>
        <w:br w:type="page"/>
      </w:r>
      <w:bookmarkStart w:id="6" w:name="_Toc368651118"/>
      <w:bookmarkStart w:id="7" w:name="_Toc391039033"/>
      <w:r>
        <w:t>Component Overview</w:t>
      </w:r>
      <w:bookmarkEnd w:id="6"/>
      <w:bookmarkEnd w:id="7"/>
    </w:p>
    <w:p w14:paraId="2BC19513" w14:textId="77777777" w:rsidR="003D49FF" w:rsidRDefault="003D49FF" w:rsidP="003D49FF">
      <w:pPr>
        <w:pStyle w:val="Heading2"/>
      </w:pPr>
      <w:bookmarkStart w:id="8" w:name="_Toc368651119"/>
      <w:bookmarkStart w:id="9" w:name="_Toc391039034"/>
      <w:r>
        <w:t>Functional Overview</w:t>
      </w:r>
      <w:bookmarkEnd w:id="8"/>
      <w:bookmarkEnd w:id="9"/>
    </w:p>
    <w:p w14:paraId="3C80C701" w14:textId="77777777" w:rsidR="003D49FF" w:rsidRDefault="003D49FF" w:rsidP="003D49FF">
      <w:pPr>
        <w:pStyle w:val="Heading3"/>
      </w:pPr>
      <w:r>
        <w:br/>
      </w:r>
      <w:bookmarkStart w:id="10" w:name="_Toc368651120"/>
      <w:bookmarkStart w:id="11" w:name="_Toc391039035"/>
      <w:r>
        <w:t>Credit Card Authorization Service</w:t>
      </w:r>
      <w:bookmarkEnd w:id="10"/>
      <w:bookmarkEnd w:id="11"/>
    </w:p>
    <w:p w14:paraId="335F47AF" w14:textId="77777777" w:rsidR="003D49FF" w:rsidRDefault="003D49FF" w:rsidP="003D49FF">
      <w:pPr>
        <w:pStyle w:val="pbobodytext"/>
        <w:rPr>
          <w:i/>
          <w:iCs/>
        </w:rPr>
      </w:pPr>
    </w:p>
    <w:p w14:paraId="694DC1A3" w14:textId="77777777"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14:paraId="670A8BD7" w14:textId="77777777"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14:paraId="1AA39A17" w14:textId="77777777" w:rsidR="003D49FF" w:rsidRDefault="003D49FF" w:rsidP="003D49FF">
      <w:pPr>
        <w:shd w:val="clear" w:color="auto" w:fill="FFFFFF"/>
        <w:spacing w:after="150"/>
        <w:rPr>
          <w:rFonts w:cs="Arial"/>
          <w:color w:val="000000"/>
        </w:rPr>
      </w:pPr>
      <w:r>
        <w:rPr>
          <w:rFonts w:cs="Arial"/>
          <w:color w:val="000000"/>
        </w:rPr>
        <w:t>Credit Card Authorization sequence flow:</w:t>
      </w:r>
    </w:p>
    <w:p w14:paraId="115B15D0" w14:textId="77777777"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14:paraId="6E607B8A" w14:textId="77777777"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14:paraId="06705911" w14:textId="77777777" w:rsidR="003D49FF" w:rsidRDefault="003D49FF" w:rsidP="00B6458B">
      <w:pPr>
        <w:pStyle w:val="Listenabsatz"/>
        <w:numPr>
          <w:ilvl w:val="0"/>
          <w:numId w:val="13"/>
        </w:numPr>
        <w:rPr>
          <w:rFonts w:cs="Arial"/>
          <w:color w:val="000000"/>
        </w:rPr>
      </w:pPr>
      <w:r>
        <w:rPr>
          <w:rFonts w:cs="Arial"/>
          <w:color w:val="000000"/>
        </w:rPr>
        <w:t>Create credit card authorization request.</w:t>
      </w:r>
    </w:p>
    <w:p w14:paraId="1F15A570" w14:textId="77777777"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14:paraId="1C787F60" w14:textId="77777777"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14:paraId="55BB3681" w14:textId="77777777"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14:paraId="0A26C849" w14:textId="77777777"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14:paraId="0CDE4EB2" w14:textId="77777777"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14:paraId="477DC2A7" w14:textId="77777777"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14:paraId="3EA15F27" w14:textId="77777777"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14:paraId="4FCC36E1" w14:textId="77777777"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14:paraId="68623C2A" w14:textId="77777777" w:rsidR="003D49FF" w:rsidRDefault="003D49FF" w:rsidP="00B6458B">
      <w:pPr>
        <w:pStyle w:val="Listenabsatz"/>
        <w:numPr>
          <w:ilvl w:val="0"/>
          <w:numId w:val="13"/>
        </w:numPr>
        <w:rPr>
          <w:rFonts w:cs="Arial"/>
          <w:color w:val="000000"/>
        </w:rPr>
      </w:pPr>
      <w:r>
        <w:rPr>
          <w:rFonts w:cs="Arial"/>
          <w:color w:val="000000"/>
        </w:rPr>
        <w:t>Capture pertinent AVS information</w:t>
      </w:r>
    </w:p>
    <w:p w14:paraId="1BAAFCB7" w14:textId="77777777"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14:paraId="09ADA9B6" w14:textId="77777777" w:rsidR="003D49FF" w:rsidRDefault="003D49FF" w:rsidP="003D49FF">
      <w:pPr>
        <w:pStyle w:val="pbobodytext"/>
        <w:rPr>
          <w:rFonts w:ascii="Calibri" w:hAnsi="Calibri"/>
          <w:sz w:val="22"/>
          <w:szCs w:val="22"/>
        </w:rPr>
      </w:pPr>
    </w:p>
    <w:p w14:paraId="66546B8E" w14:textId="77777777"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14:paraId="4FAF0884" w14:textId="77777777"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14:paraId="08E6994E" w14:textId="77777777" w:rsidR="003D49FF" w:rsidRDefault="003D49FF" w:rsidP="003D49FF">
      <w:pPr>
        <w:rPr>
          <w:rFonts w:cs="Arial"/>
        </w:rPr>
      </w:pPr>
      <w:r>
        <w:rPr>
          <w:rFonts w:cs="Arial"/>
          <w:noProof/>
        </w:rPr>
        <w:lastRenderedPageBreak/>
        <w:drawing>
          <wp:inline distT="0" distB="0" distL="0" distR="0" wp14:anchorId="395F9DFC" wp14:editId="243C9D06">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119407A7" w14:textId="77777777"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14:paraId="76F63BA0" w14:textId="77777777"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5F5A5E89" w14:textId="77777777"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14:paraId="28E99FE3" w14:textId="77777777"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14:paraId="25A79372" w14:textId="77777777"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14:paraId="28D036EF" w14:textId="77777777"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14:paraId="56D84358" w14:textId="77777777"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14:paraId="419C5C9D" w14:textId="77777777" w:rsidR="003D49FF" w:rsidRDefault="003D49FF" w:rsidP="003D49FF">
      <w:pPr>
        <w:pStyle w:val="Heading3"/>
      </w:pPr>
      <w:bookmarkStart w:id="12" w:name="_Toc368651121"/>
      <w:bookmarkStart w:id="13" w:name="_Toc391039036"/>
      <w:r>
        <w:t>Taxes</w:t>
      </w:r>
      <w:bookmarkEnd w:id="12"/>
      <w:bookmarkEnd w:id="13"/>
    </w:p>
    <w:p w14:paraId="2699BE1D" w14:textId="77777777" w:rsidR="003D49FF" w:rsidRDefault="003D49FF" w:rsidP="009D2C87">
      <w:pPr>
        <w:pStyle w:val="BodyText"/>
      </w:pPr>
      <w:r>
        <w:t>Online Customer adds Product(s) to Cart and proceeds to Checkout.</w:t>
      </w:r>
    </w:p>
    <w:p w14:paraId="731F3885" w14:textId="77777777" w:rsidR="003D49FF" w:rsidRDefault="003D49FF" w:rsidP="009D2C87">
      <w:pPr>
        <w:pStyle w:val="BodyText"/>
      </w:pPr>
      <w:r>
        <w:t>As soon as shipping information is entered and validated, taxes are updated to reflect current tax rates based on six basic criteria:</w:t>
      </w:r>
    </w:p>
    <w:p w14:paraId="0FC84C4B"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14:paraId="12238409"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14:paraId="778CF5E1" w14:textId="77777777"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14:paraId="75C1A3CF" w14:textId="77777777"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14:paraId="20B62BC5"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14:paraId="07B9E9E1" w14:textId="77777777"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14:paraId="024E10E4" w14:textId="77777777" w:rsidR="003D49FF" w:rsidRDefault="003D49FF" w:rsidP="003D49FF">
      <w:pPr>
        <w:autoSpaceDE w:val="0"/>
        <w:autoSpaceDN w:val="0"/>
        <w:adjustRightInd w:val="0"/>
        <w:rPr>
          <w:rFonts w:cs="Palatino-Bold"/>
          <w:bCs/>
        </w:rPr>
      </w:pPr>
    </w:p>
    <w:p w14:paraId="07EABE7E" w14:textId="77777777"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539A9C13" w14:textId="77777777" w:rsidR="003D49FF" w:rsidRDefault="003D49FF" w:rsidP="003D49FF">
      <w:pPr>
        <w:autoSpaceDE w:val="0"/>
        <w:autoSpaceDN w:val="0"/>
        <w:adjustRightInd w:val="0"/>
        <w:rPr>
          <w:rFonts w:cs="Palatino-Bold"/>
          <w:bCs/>
        </w:rPr>
      </w:pPr>
    </w:p>
    <w:p w14:paraId="6D626D7E" w14:textId="77777777" w:rsidR="003D49FF" w:rsidRDefault="003D49FF" w:rsidP="003D49FF">
      <w:pPr>
        <w:pStyle w:val="Heading3"/>
      </w:pPr>
      <w:bookmarkStart w:id="14" w:name="_Toc368651122"/>
      <w:bookmarkStart w:id="15" w:name="_Toc391039037"/>
      <w:r>
        <w:lastRenderedPageBreak/>
        <w:t>Address Verification Service (AVS)</w:t>
      </w:r>
      <w:bookmarkEnd w:id="14"/>
      <w:bookmarkEnd w:id="15"/>
    </w:p>
    <w:p w14:paraId="740F5B34" w14:textId="77777777" w:rsidR="003D49FF" w:rsidRDefault="003D49FF" w:rsidP="003D49FF">
      <w:pPr>
        <w:shd w:val="clear" w:color="auto" w:fill="FFFFFF"/>
        <w:spacing w:after="150"/>
        <w:rPr>
          <w:rFonts w:cs="Arial"/>
          <w:color w:val="000000"/>
        </w:rPr>
      </w:pPr>
      <w:r>
        <w:rPr>
          <w:rFonts w:cs="Arial"/>
          <w:color w:val="000000"/>
        </w:rPr>
        <w:t xml:space="preserve">AVS does not exist as a stand-alone callable service.  Please refer to the Credit Card Authorization Service walkthrough for </w:t>
      </w:r>
      <w:proofErr w:type="gramStart"/>
      <w:r>
        <w:rPr>
          <w:rFonts w:cs="Arial"/>
          <w:color w:val="000000"/>
        </w:rPr>
        <w:t>high level</w:t>
      </w:r>
      <w:proofErr w:type="gramEnd"/>
      <w:r>
        <w:rPr>
          <w:rFonts w:cs="Arial"/>
          <w:color w:val="000000"/>
        </w:rPr>
        <w:t xml:space="preserve"> walkthrough.</w:t>
      </w:r>
    </w:p>
    <w:p w14:paraId="0C2AD168" w14:textId="77777777" w:rsidR="003D49FF" w:rsidRDefault="003D49FF" w:rsidP="003D49FF">
      <w:pPr>
        <w:shd w:val="clear" w:color="auto" w:fill="FFFFFF"/>
        <w:spacing w:after="150"/>
        <w:rPr>
          <w:rFonts w:cs="Arial"/>
          <w:color w:val="000000"/>
        </w:rPr>
      </w:pPr>
    </w:p>
    <w:p w14:paraId="61B02B77" w14:textId="77777777" w:rsidR="003D49FF" w:rsidRDefault="003D49FF" w:rsidP="003D49FF">
      <w:pPr>
        <w:pStyle w:val="Heading3"/>
      </w:pPr>
      <w:bookmarkStart w:id="16" w:name="_Toc368651123"/>
      <w:bookmarkStart w:id="17" w:name="_Toc391039038"/>
      <w:r>
        <w:t>Delivery Address Verification Service (DAV)</w:t>
      </w:r>
      <w:bookmarkEnd w:id="16"/>
      <w:bookmarkEnd w:id="17"/>
    </w:p>
    <w:p w14:paraId="3E806646" w14:textId="77777777"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5EE05070" w14:textId="77777777" w:rsidR="003D49FF" w:rsidRDefault="003D49FF" w:rsidP="003D49FF">
      <w:pPr>
        <w:shd w:val="clear" w:color="auto" w:fill="FFFFFF"/>
        <w:spacing w:after="150"/>
        <w:rPr>
          <w:rFonts w:cs="Arial"/>
          <w:color w:val="000000"/>
        </w:rPr>
      </w:pPr>
      <w:r>
        <w:rPr>
          <w:rFonts w:cs="Arial"/>
          <w:color w:val="000000"/>
        </w:rPr>
        <w:t>As a stand-alone service, the process is defined as:</w:t>
      </w:r>
    </w:p>
    <w:p w14:paraId="5E7ABDB0"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14:paraId="25CC037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14:paraId="1EAD059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14:paraId="6EBBDE7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14:paraId="3851B9E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14:paraId="3255510C"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14:paraId="0E12FE72"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14:paraId="09B82107"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14:paraId="77D7B333" w14:textId="77777777" w:rsidR="003D49FF" w:rsidRDefault="003D49FF" w:rsidP="003D49FF">
      <w:pPr>
        <w:pStyle w:val="Heading3"/>
      </w:pPr>
      <w:bookmarkStart w:id="18" w:name="_Toc368651124"/>
      <w:bookmarkStart w:id="19" w:name="_Toc391039039"/>
      <w:r>
        <w:t>Bill Me Later (BML)</w:t>
      </w:r>
      <w:bookmarkEnd w:id="18"/>
      <w:bookmarkEnd w:id="19"/>
    </w:p>
    <w:p w14:paraId="2902AB6F" w14:textId="77777777"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14:paraId="66777732" w14:textId="77777777"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w:t>
      </w:r>
      <w:proofErr w:type="gramStart"/>
      <w:r>
        <w:rPr>
          <w:rFonts w:cs="Arial"/>
          <w:color w:val="000000"/>
        </w:rPr>
        <w:t>request,</w:t>
      </w:r>
      <w:proofErr w:type="gramEnd"/>
      <w:r>
        <w:rPr>
          <w:rFonts w:cs="Arial"/>
          <w:color w:val="000000"/>
        </w:rPr>
        <w:t xml:space="preserve"> send the customer’s Bill Me Later account number set in the custom preferences. </w:t>
      </w:r>
    </w:p>
    <w:p w14:paraId="1024AA02" w14:textId="77777777"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14:paraId="699AD754" w14:textId="77777777"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14:paraId="7443B217" w14:textId="77777777"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14:paraId="641410DE" w14:textId="77777777" w:rsidR="003D49FF" w:rsidRDefault="003D49FF" w:rsidP="003D49FF">
      <w:pPr>
        <w:shd w:val="clear" w:color="auto" w:fill="FFFFFF"/>
        <w:spacing w:after="150"/>
        <w:rPr>
          <w:rFonts w:cs="Arial"/>
          <w:color w:val="000000"/>
        </w:rPr>
      </w:pPr>
      <w:r>
        <w:rPr>
          <w:rFonts w:cs="Arial"/>
          <w:color w:val="000000"/>
        </w:rPr>
        <w:t>Bill Me Later authorization sequence process:</w:t>
      </w:r>
    </w:p>
    <w:p w14:paraId="70D7FFDE"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lastRenderedPageBreak/>
        <w:t xml:space="preserve">If it is the first time a customer has used Bill Me Later, they are presented with terms and conditions and asked for date of birth and last 4 digits of social security number. </w:t>
      </w:r>
    </w:p>
    <w:p w14:paraId="297FE515"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14:paraId="2A840CCE"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14:paraId="26EBFAD4"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14:paraId="46024F23"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14:paraId="61A2CD6D"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w:t>
      </w:r>
      <w:proofErr w:type="gramStart"/>
      <w:r>
        <w:rPr>
          <w:rFonts w:cs="Arial"/>
          <w:color w:val="000000"/>
        </w:rPr>
        <w:t>a welcome email is sent by Bill Me Later</w:t>
      </w:r>
      <w:proofErr w:type="gramEnd"/>
      <w:r>
        <w:rPr>
          <w:rFonts w:cs="Arial"/>
          <w:color w:val="000000"/>
        </w:rPr>
        <w:t xml:space="preserve">. This email contains a secure link for login to the self-service website, as well as a user ID for the customer. </w:t>
      </w:r>
    </w:p>
    <w:p w14:paraId="3DAFB506"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14:paraId="18C08CA3" w14:textId="77777777"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14:paraId="2DDFFA72" w14:textId="77777777" w:rsidR="003D49FF" w:rsidRDefault="003D49FF" w:rsidP="003D49FF">
      <w:pPr>
        <w:pStyle w:val="Heading3"/>
      </w:pPr>
      <w:bookmarkStart w:id="20" w:name="_Toc368651125"/>
      <w:bookmarkStart w:id="21" w:name="_Toc391039040"/>
      <w:r>
        <w:t>Decision Manager</w:t>
      </w:r>
      <w:bookmarkEnd w:id="20"/>
      <w:bookmarkEnd w:id="21"/>
    </w:p>
    <w:p w14:paraId="0497A7DB" w14:textId="77777777" w:rsidR="003D49FF" w:rsidRDefault="003D49FF" w:rsidP="009D2C87">
      <w:pPr>
        <w:pStyle w:val="BodyText"/>
      </w:pPr>
      <w:r>
        <w:t xml:space="preserve">The CyberSoruce Decision Manager provides Merchant and ability to set business rules, provide case management, and Reporting.  </w:t>
      </w:r>
    </w:p>
    <w:p w14:paraId="490F3820" w14:textId="77777777" w:rsidR="003D49FF" w:rsidRDefault="003D49FF" w:rsidP="009D2C87">
      <w:pPr>
        <w:pStyle w:val="BodyText"/>
      </w:pPr>
      <w:r>
        <w:t xml:space="preserve">The CyberSource Decision Manager Business rule engine allows Merchant to analyze the order data based on predefined or custom rules. The business rules can be set by orders, by category, or by SKU.  The </w:t>
      </w:r>
    </w:p>
    <w:p w14:paraId="67E90CF9" w14:textId="77777777" w:rsidR="003D49FF" w:rsidRDefault="003D49FF" w:rsidP="009D2C87">
      <w:pPr>
        <w:pStyle w:val="BodyText"/>
      </w:pPr>
      <w:r>
        <w:t xml:space="preserve">The Demandware CyberSource Cartridge pipeline processes incoming Decision Manager Request and set contained orders to the new decision made through the decision manager. </w:t>
      </w:r>
    </w:p>
    <w:p w14:paraId="72A39521" w14:textId="77777777" w:rsidR="001C2F58" w:rsidRPr="001C2F58" w:rsidRDefault="001C2F58" w:rsidP="009D2C87">
      <w:pPr>
        <w:pStyle w:val="BodyText"/>
      </w:pPr>
      <w:r w:rsidRPr="001C2F58">
        <w:t>NOTE: Make the pipeline Cybersource-NewDecision as public before using in production environment.</w:t>
      </w:r>
    </w:p>
    <w:p w14:paraId="089D09AE" w14:textId="77777777" w:rsidR="003D49FF" w:rsidRDefault="003D49FF" w:rsidP="003D49FF">
      <w:pPr>
        <w:autoSpaceDE w:val="0"/>
        <w:autoSpaceDN w:val="0"/>
        <w:adjustRightInd w:val="0"/>
        <w:rPr>
          <w:rFonts w:ascii="Courier New" w:hAnsi="Courier New" w:cs="Courier New"/>
          <w:color w:val="3F7F5F"/>
          <w:sz w:val="20"/>
          <w:szCs w:val="20"/>
        </w:rPr>
      </w:pPr>
    </w:p>
    <w:p w14:paraId="0B8900E7" w14:textId="77777777"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14:paraId="21F4433C" w14:textId="77777777" w:rsidR="003D49FF" w:rsidRDefault="00BD6C5B"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w:t>
      </w:r>
      <w:proofErr w:type="gramStart"/>
      <w:r w:rsidR="003D49FF">
        <w:rPr>
          <w:rFonts w:ascii="Courier New" w:hAnsi="Courier New" w:cs="Courier New"/>
          <w:color w:val="3F7F5F"/>
          <w:sz w:val="20"/>
          <w:szCs w:val="20"/>
        </w:rPr>
        <w:t>?content</w:t>
      </w:r>
      <w:proofErr w:type="gramEnd"/>
      <w:r w:rsidR="003D49FF">
        <w:rPr>
          <w:rFonts w:ascii="Courier New" w:hAnsi="Courier New" w:cs="Courier New"/>
          <w:color w:val="3F7F5F"/>
          <w:sz w:val="20"/>
          <w:szCs w:val="20"/>
        </w:rPr>
        <w:t>=&lt;xml content&gt;</w:t>
      </w:r>
    </w:p>
    <w:p w14:paraId="32C419CF" w14:textId="77777777" w:rsidR="003D49FF" w:rsidRDefault="003D49FF" w:rsidP="003D49FF">
      <w:pPr>
        <w:autoSpaceDE w:val="0"/>
        <w:autoSpaceDN w:val="0"/>
        <w:adjustRightInd w:val="0"/>
        <w:rPr>
          <w:rFonts w:ascii="Courier New" w:hAnsi="Courier New" w:cs="Courier New"/>
          <w:color w:val="3F7F5F"/>
          <w:sz w:val="20"/>
          <w:szCs w:val="20"/>
        </w:rPr>
      </w:pPr>
    </w:p>
    <w:p w14:paraId="281ED8D7" w14:textId="77777777"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14:paraId="42718440" w14:textId="77777777" w:rsidR="003D49FF" w:rsidRDefault="003D49FF" w:rsidP="003D49FF">
      <w:pPr>
        <w:autoSpaceDE w:val="0"/>
        <w:autoSpaceDN w:val="0"/>
        <w:adjustRightInd w:val="0"/>
        <w:rPr>
          <w:rFonts w:ascii="Courier New" w:hAnsi="Courier New" w:cs="Courier New"/>
          <w:color w:val="3F7F5F"/>
          <w:sz w:val="20"/>
          <w:szCs w:val="20"/>
        </w:rPr>
      </w:pPr>
    </w:p>
    <w:p w14:paraId="17EB646B" w14:textId="77777777" w:rsidR="003D49FF" w:rsidRDefault="003D49FF" w:rsidP="003D49FF">
      <w:pPr>
        <w:autoSpaceDE w:val="0"/>
        <w:autoSpaceDN w:val="0"/>
        <w:adjustRightInd w:val="0"/>
        <w:rPr>
          <w:color w:val="3F7F5F"/>
          <w:sz w:val="18"/>
          <w:szCs w:val="18"/>
        </w:rPr>
      </w:pPr>
      <w:r>
        <w:rPr>
          <w:color w:val="3F7F5F"/>
          <w:sz w:val="18"/>
          <w:szCs w:val="18"/>
        </w:rPr>
        <w:t>&lt;</w:t>
      </w:r>
      <w:proofErr w:type="gramStart"/>
      <w:r>
        <w:rPr>
          <w:color w:val="3F7F5F"/>
          <w:sz w:val="18"/>
          <w:szCs w:val="18"/>
        </w:rPr>
        <w: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14:paraId="3C781631" w14:textId="77777777" w:rsidR="003D49FF" w:rsidRDefault="003D49FF" w:rsidP="003D49FF">
      <w:pPr>
        <w:autoSpaceDE w:val="0"/>
        <w:autoSpaceDN w:val="0"/>
        <w:adjustRightInd w:val="0"/>
        <w:rPr>
          <w:color w:val="3F7F5F"/>
          <w:sz w:val="18"/>
          <w:szCs w:val="18"/>
        </w:rPr>
      </w:pPr>
      <w:r>
        <w:rPr>
          <w:color w:val="3F7F5F"/>
          <w:sz w:val="18"/>
          <w:szCs w:val="18"/>
        </w:rPr>
        <w:t>&lt;</w:t>
      </w:r>
      <w:proofErr w:type="gramStart"/>
      <w:r>
        <w:rPr>
          <w:color w:val="3F7F5F"/>
          <w:sz w:val="18"/>
          <w:szCs w:val="18"/>
        </w:rPr>
        <w:t>!DOCTYPECaseManagementOrderStatus</w:t>
      </w:r>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14:paraId="65F82DEA" w14:textId="77777777" w:rsidR="003D49FF" w:rsidRDefault="003D49FF" w:rsidP="003D49FF">
      <w:pPr>
        <w:autoSpaceDE w:val="0"/>
        <w:autoSpaceDN w:val="0"/>
        <w:adjustRightInd w:val="0"/>
        <w:rPr>
          <w:color w:val="3F7F5F"/>
          <w:sz w:val="18"/>
          <w:szCs w:val="18"/>
        </w:rPr>
      </w:pPr>
      <w:r>
        <w:rPr>
          <w:color w:val="3F7F5F"/>
          <w:sz w:val="18"/>
          <w:szCs w:val="18"/>
        </w:rPr>
        <w:t>&lt;CaseManagementOrderStatus</w:t>
      </w:r>
    </w:p>
    <w:p w14:paraId="7D065B39" w14:textId="77777777"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14:paraId="77E68527" w14:textId="77777777"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14:paraId="618F154A" w14:textId="77777777"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14:paraId="493095EB" w14:textId="77777777"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14:paraId="67F430A2" w14:textId="77777777" w:rsidR="003D49FF" w:rsidRDefault="003D49FF" w:rsidP="003D49FF">
      <w:pPr>
        <w:autoSpaceDE w:val="0"/>
        <w:autoSpaceDN w:val="0"/>
        <w:adjustRightInd w:val="0"/>
        <w:ind w:firstLine="720"/>
        <w:rPr>
          <w:color w:val="3F7F5F"/>
          <w:sz w:val="18"/>
          <w:szCs w:val="18"/>
        </w:rPr>
      </w:pPr>
      <w:proofErr w:type="gramStart"/>
      <w:r>
        <w:rPr>
          <w:color w:val="3F7F5F"/>
          <w:sz w:val="18"/>
          <w:szCs w:val="18"/>
        </w:rPr>
        <w:t>nxmlns</w:t>
      </w:r>
      <w:proofErr w:type="gramEnd"/>
      <w:r>
        <w:rPr>
          <w:color w:val="3F7F5F"/>
          <w:sz w:val="18"/>
          <w:szCs w:val="18"/>
        </w:rPr>
        <w:t>=</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14:paraId="1DFAB602" w14:textId="77777777"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14:paraId="36252792" w14:textId="77777777"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14:paraId="4A6BD265" w14:textId="77777777"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14:paraId="25735C09" w14:textId="77777777"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14:paraId="559E9BF6" w14:textId="77777777"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14:paraId="40D20C47" w14:textId="77777777"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14:paraId="552DC673" w14:textId="77777777"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14:paraId="58230EA1" w14:textId="77777777" w:rsidR="003D49FF" w:rsidRDefault="003D49FF" w:rsidP="003D49FF">
      <w:pPr>
        <w:autoSpaceDE w:val="0"/>
        <w:autoSpaceDN w:val="0"/>
        <w:adjustRightInd w:val="0"/>
        <w:ind w:left="1440"/>
        <w:rPr>
          <w:color w:val="3F7F5F"/>
          <w:sz w:val="18"/>
          <w:szCs w:val="18"/>
        </w:rPr>
      </w:pPr>
      <w:r>
        <w:rPr>
          <w:color w:val="3F7F5F"/>
          <w:sz w:val="18"/>
          <w:szCs w:val="18"/>
        </w:rPr>
        <w:lastRenderedPageBreak/>
        <w:t>&lt;FollowonResult&gt;</w:t>
      </w:r>
    </w:p>
    <w:p w14:paraId="53F5230F" w14:textId="77777777"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14:paraId="7E4ED7DA" w14:textId="77777777"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14:paraId="31BBCB7E" w14:textId="77777777"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14:paraId="0C7A8003" w14:textId="77777777"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14:paraId="528DA165" w14:textId="77777777"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14:paraId="1E758346" w14:textId="77777777"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14:paraId="1D39D745" w14:textId="77777777"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14:paraId="4F042671" w14:textId="77777777"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w:t>
      </w:r>
      <w:proofErr w:type="gramStart"/>
      <w:r>
        <w:rPr>
          <w:color w:val="3F7F5F"/>
          <w:sz w:val="18"/>
          <w:szCs w:val="18"/>
        </w:rPr>
        <w:t>.&lt;</w:t>
      </w:r>
      <w:proofErr w:type="gramEnd"/>
      <w:r>
        <w:rPr>
          <w:color w:val="3F7F5F"/>
          <w:sz w:val="18"/>
          <w:szCs w:val="18"/>
        </w:rPr>
        <w:t>/RMsg&gt;</w:t>
      </w:r>
    </w:p>
    <w:p w14:paraId="6D43959D" w14:textId="77777777" w:rsidR="003D49FF" w:rsidRDefault="003D49FF" w:rsidP="003D49FF">
      <w:pPr>
        <w:autoSpaceDE w:val="0"/>
        <w:autoSpaceDN w:val="0"/>
        <w:adjustRightInd w:val="0"/>
        <w:ind w:left="1440"/>
        <w:rPr>
          <w:color w:val="3F7F5F"/>
          <w:sz w:val="18"/>
          <w:szCs w:val="18"/>
        </w:rPr>
      </w:pPr>
      <w:r>
        <w:rPr>
          <w:color w:val="3F7F5F"/>
          <w:sz w:val="18"/>
          <w:szCs w:val="18"/>
        </w:rPr>
        <w:t>&lt;/FollowonResult&gt;</w:t>
      </w:r>
    </w:p>
    <w:p w14:paraId="54CF9CB3" w14:textId="77777777" w:rsidR="003D49FF" w:rsidRDefault="003D49FF" w:rsidP="003D49FF">
      <w:pPr>
        <w:autoSpaceDE w:val="0"/>
        <w:autoSpaceDN w:val="0"/>
        <w:adjustRightInd w:val="0"/>
        <w:ind w:left="720"/>
        <w:rPr>
          <w:color w:val="3F7F5F"/>
          <w:sz w:val="18"/>
          <w:szCs w:val="18"/>
        </w:rPr>
      </w:pPr>
      <w:r>
        <w:rPr>
          <w:color w:val="3F7F5F"/>
          <w:sz w:val="18"/>
          <w:szCs w:val="18"/>
        </w:rPr>
        <w:t>&lt;/Update&gt;</w:t>
      </w:r>
    </w:p>
    <w:p w14:paraId="3BBB51D3" w14:textId="77777777" w:rsidR="003D49FF" w:rsidRDefault="003D49FF" w:rsidP="003D49FF">
      <w:pPr>
        <w:autoSpaceDE w:val="0"/>
        <w:autoSpaceDN w:val="0"/>
        <w:adjustRightInd w:val="0"/>
        <w:rPr>
          <w:color w:val="3F7F5F"/>
          <w:sz w:val="18"/>
          <w:szCs w:val="18"/>
        </w:rPr>
      </w:pPr>
      <w:r>
        <w:rPr>
          <w:color w:val="3F7F5F"/>
          <w:sz w:val="18"/>
          <w:szCs w:val="18"/>
        </w:rPr>
        <w:t>&lt;/CaseManagementOrderStatus&gt;</w:t>
      </w:r>
    </w:p>
    <w:p w14:paraId="1C3EDA7B" w14:textId="77777777" w:rsidR="0043405C" w:rsidRDefault="0043405C" w:rsidP="003D49FF">
      <w:pPr>
        <w:autoSpaceDE w:val="0"/>
        <w:autoSpaceDN w:val="0"/>
        <w:adjustRightInd w:val="0"/>
        <w:rPr>
          <w:color w:val="3F7F5F"/>
          <w:sz w:val="18"/>
          <w:szCs w:val="18"/>
        </w:rPr>
      </w:pPr>
    </w:p>
    <w:p w14:paraId="32505775" w14:textId="77777777" w:rsidR="0043405C" w:rsidRPr="00EF13B0" w:rsidRDefault="0043405C" w:rsidP="0043405C">
      <w:pPr>
        <w:pStyle w:val="Heading3"/>
      </w:pPr>
      <w:bookmarkStart w:id="22" w:name="_Toc368651126"/>
      <w:bookmarkStart w:id="23" w:name="_Toc391039041"/>
      <w:r w:rsidRPr="00EF13B0">
        <w:t>Payment Tokenization</w:t>
      </w:r>
      <w:bookmarkEnd w:id="22"/>
      <w:bookmarkEnd w:id="23"/>
    </w:p>
    <w:p w14:paraId="4F37F4E0" w14:textId="77777777"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30BA1941" w14:textId="77777777" w:rsidR="0043405C" w:rsidRPr="00EF13B0" w:rsidRDefault="0043405C" w:rsidP="009D2C87">
      <w:pPr>
        <w:pStyle w:val="BodyText"/>
      </w:pPr>
      <w:r w:rsidRPr="00EF13B0">
        <w:t>How It Works</w:t>
      </w:r>
    </w:p>
    <w:p w14:paraId="6E67B152" w14:textId="77777777"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proofErr w:type="gramStart"/>
      <w:r w:rsidRPr="00EF13B0">
        <w:rPr>
          <w:rFonts w:cs="Arial"/>
          <w:color w:val="000000"/>
        </w:rPr>
        <w:t xml:space="preserve">These payment fields will be hosted by CyberSource using </w:t>
      </w:r>
      <w:hyperlink r:id="rId18" w:history="1">
        <w:r w:rsidRPr="00EF13B0">
          <w:rPr>
            <w:rFonts w:cs="Arial"/>
            <w:color w:val="000000"/>
          </w:rPr>
          <w:t>Hosted Payment Acceptance</w:t>
        </w:r>
        <w:proofErr w:type="gramEnd"/>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14:paraId="1B0A8769" w14:textId="77777777"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14:paraId="7DF97AEB" w14:textId="77777777"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 xml:space="preserve">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w:t>
      </w:r>
      <w:proofErr w:type="gramStart"/>
      <w:r w:rsidRPr="00EF13B0">
        <w:rPr>
          <w:rFonts w:cs="Arial"/>
          <w:color w:val="000000"/>
        </w:rPr>
        <w:t>customers</w:t>
      </w:r>
      <w:proofErr w:type="gramEnd"/>
      <w:r w:rsidRPr="00EF13B0">
        <w:rPr>
          <w:rFonts w:cs="Arial"/>
          <w:color w:val="000000"/>
        </w:rPr>
        <w:t xml:space="preserve"> as the custom token will retain the last four digits of the original PAN.</w:t>
      </w:r>
    </w:p>
    <w:p w14:paraId="66ED76EA" w14:textId="77777777" w:rsidR="00B40DB4" w:rsidRPr="00EF13B0" w:rsidRDefault="00B40DB4" w:rsidP="00B40DB4">
      <w:pPr>
        <w:pStyle w:val="Heading3"/>
      </w:pPr>
      <w:bookmarkStart w:id="24" w:name="_Toc368651127"/>
      <w:bookmarkStart w:id="25" w:name="_Toc391039042"/>
      <w:r w:rsidRPr="00EF13B0">
        <w:t>Payer Authentication</w:t>
      </w:r>
      <w:bookmarkEnd w:id="24"/>
      <w:bookmarkEnd w:id="25"/>
    </w:p>
    <w:p w14:paraId="3EF7DE6D" w14:textId="77777777" w:rsidR="00B40DB4" w:rsidRPr="00EF13B0" w:rsidRDefault="00B40DB4" w:rsidP="009D2C87">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461CD942" w14:textId="77777777" w:rsidR="00B40DB4" w:rsidRPr="00EF13B0" w:rsidRDefault="00B40DB4" w:rsidP="009D2C87">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14:paraId="5BC794C3" w14:textId="77777777" w:rsidR="00B40DB4" w:rsidRPr="00EF13B0" w:rsidRDefault="00B40DB4" w:rsidP="009D2C87">
      <w:pPr>
        <w:pStyle w:val="BodyText"/>
      </w:pPr>
      <w:r w:rsidRPr="00EF13B0">
        <w:t>How It Works</w:t>
      </w:r>
    </w:p>
    <w:p w14:paraId="12A2EA3D"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14:paraId="0F00E122" w14:textId="77777777"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14:paraId="2FC986F5" w14:textId="77777777"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14:paraId="614B21EB" w14:textId="77777777"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4460A5CD" wp14:editId="4AC59345">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A612810"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14:paraId="1C4AB2AD" w14:textId="77777777"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14:paraId="78B5478C"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14:paraId="5D86C89C"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14:paraId="16CAE12A" w14:textId="77777777"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002CCF98" w14:textId="77777777"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14:paraId="5224AAB2" w14:textId="77777777" w:rsidR="004F2F73" w:rsidRPr="00EF13B0" w:rsidRDefault="0082358A" w:rsidP="004F2F73">
      <w:pPr>
        <w:pStyle w:val="Heading3"/>
      </w:pPr>
      <w:bookmarkStart w:id="26" w:name="_Toc368651128"/>
      <w:bookmarkStart w:id="27" w:name="_Toc391039043"/>
      <w:r>
        <w:t>Full Authorization Reversal</w:t>
      </w:r>
      <w:bookmarkEnd w:id="26"/>
      <w:bookmarkEnd w:id="27"/>
    </w:p>
    <w:p w14:paraId="63B55C82" w14:textId="77777777" w:rsidR="00F31F4B" w:rsidRDefault="00183EB8" w:rsidP="009D2C87">
      <w:pPr>
        <w:pStyle w:val="BodyText"/>
      </w:pPr>
      <w:r w:rsidRPr="00183EB8">
        <w:t xml:space="preserve">A full authorization reversal is a follow-on transaction that uses the request ID returnedfrom a previousauthorization. </w:t>
      </w:r>
      <w:proofErr w:type="gramStart"/>
      <w:r w:rsidRPr="00183EB8">
        <w:t>The request IDlinks the full authorization reversal to theauth</w:t>
      </w:r>
      <w:r>
        <w:t>orization.</w:t>
      </w:r>
      <w:proofErr w:type="gramEnd"/>
      <w:r>
        <w:t xml:space="preserve">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14:paraId="3FAADA64" w14:textId="77777777" w:rsidR="00372355" w:rsidRDefault="00372355" w:rsidP="009D2C87">
      <w:pPr>
        <w:pStyle w:val="BodyText"/>
      </w:pPr>
    </w:p>
    <w:p w14:paraId="18890F23" w14:textId="77777777" w:rsidR="00372355" w:rsidRDefault="00372355" w:rsidP="009D2C87">
      <w:pPr>
        <w:pStyle w:val="BodyText"/>
      </w:pPr>
    </w:p>
    <w:p w14:paraId="5D167F44" w14:textId="77777777" w:rsidR="00372355" w:rsidRDefault="00372355" w:rsidP="009D2C87">
      <w:pPr>
        <w:pStyle w:val="BodyText"/>
      </w:pPr>
    </w:p>
    <w:p w14:paraId="431D2D78" w14:textId="77777777" w:rsidR="00372355" w:rsidRDefault="00372355" w:rsidP="009D2C87">
      <w:pPr>
        <w:pStyle w:val="BodyText"/>
      </w:pPr>
    </w:p>
    <w:p w14:paraId="51661F4C" w14:textId="77777777" w:rsidR="00372355" w:rsidRDefault="00372355" w:rsidP="009D2C87">
      <w:pPr>
        <w:pStyle w:val="BodyText"/>
      </w:pPr>
    </w:p>
    <w:p w14:paraId="55CB841E" w14:textId="77777777" w:rsidR="00372355" w:rsidRDefault="00372355" w:rsidP="00372355">
      <w:pPr>
        <w:pStyle w:val="Heading3"/>
      </w:pPr>
      <w:bookmarkStart w:id="28" w:name="_Toc368651129"/>
      <w:bookmarkStart w:id="29" w:name="_Toc391039044"/>
      <w:r>
        <w:t>V.me by Visa</w:t>
      </w:r>
      <w:bookmarkEnd w:id="28"/>
      <w:bookmarkEnd w:id="29"/>
    </w:p>
    <w:p w14:paraId="7B98671C" w14:textId="77777777" w:rsidR="00AB584C" w:rsidRPr="00AB584C" w:rsidRDefault="00AB584C" w:rsidP="009D2C87">
      <w:pPr>
        <w:pStyle w:val="BodyText"/>
      </w:pPr>
    </w:p>
    <w:p w14:paraId="20B892D0" w14:textId="77777777" w:rsidR="00372355" w:rsidRDefault="00AB584C" w:rsidP="009D2C87">
      <w:pPr>
        <w:pStyle w:val="BodyText"/>
      </w:pPr>
      <w:r w:rsidRPr="007A08ED">
        <w:lastRenderedPageBreak/>
        <w:t>V.me by Visa cartridge for Demandware provides integration of Demandware merchant site with V.me Payment method.</w:t>
      </w:r>
    </w:p>
    <w:p w14:paraId="63E4EFEE" w14:textId="77777777" w:rsidR="00643320" w:rsidRPr="00080845" w:rsidRDefault="00643320" w:rsidP="009D2C87">
      <w:pPr>
        <w:pStyle w:val="BodyText"/>
        <w:rPr>
          <w:rFonts w:cs="Arial"/>
          <w:color w:val="000000"/>
        </w:rPr>
      </w:pPr>
      <w:r>
        <w:t>CyberSource V.me Transaction Flow</w:t>
      </w:r>
    </w:p>
    <w:p w14:paraId="60D56A68" w14:textId="77777777" w:rsidR="00643320" w:rsidRDefault="00643320" w:rsidP="009D2C87">
      <w:pPr>
        <w:pStyle w:val="BodyText"/>
        <w:rPr>
          <w:rFonts w:cs="Arial"/>
          <w:color w:val="000000"/>
        </w:rPr>
      </w:pPr>
      <w:r>
        <w:rPr>
          <w:noProof/>
        </w:rPr>
        <w:drawing>
          <wp:inline distT="0" distB="0" distL="0" distR="0" wp14:anchorId="18AFAA31" wp14:editId="2620D166">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14:paraId="765FF5AA"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14:paraId="5A606B73"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14:paraId="4006FBCF"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r w:rsidRPr="00F76E01">
        <w:rPr>
          <w:rFonts w:ascii="Times New Roman" w:hAnsi="Times New Roman" w:cs="Times New Roman"/>
        </w:rPr>
        <w:t>V.me</w:t>
      </w:r>
      <w:proofErr w:type="gramEnd"/>
      <w:r w:rsidRPr="00F76E01">
        <w:rPr>
          <w:rFonts w:ascii="Times New Roman" w:hAnsi="Times New Roman" w:cs="Times New Roman"/>
        </w:rPr>
        <w:t xml:space="preserve"> buy button functionality. </w:t>
      </w:r>
    </w:p>
    <w:p w14:paraId="66F716A7"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14:paraId="302CF86F" w14:textId="77777777" w:rsidR="00643320" w:rsidRPr="00F76E01"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14:paraId="48438627"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14:paraId="617E591D"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5 :</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14:paraId="472D8A4C" w14:textId="77777777"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14:paraId="391F5A81" w14:textId="77777777" w:rsidR="00643320"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14:paraId="02DFD8FD" w14:textId="77777777" w:rsidR="00643320" w:rsidRDefault="00643320" w:rsidP="009D2C87">
      <w:pPr>
        <w:pStyle w:val="BodyText"/>
      </w:pPr>
    </w:p>
    <w:p w14:paraId="60941862" w14:textId="77777777" w:rsidR="00D826D9" w:rsidRDefault="00D826D9" w:rsidP="00D826D9">
      <w:pPr>
        <w:pStyle w:val="Heading3"/>
      </w:pPr>
      <w:bookmarkStart w:id="30" w:name="_Toc391039045"/>
      <w:r>
        <w:t>Retail Point-of-Sale (POS)</w:t>
      </w:r>
      <w:bookmarkEnd w:id="30"/>
    </w:p>
    <w:p w14:paraId="2C784378" w14:textId="77777777" w:rsidR="00D826D9" w:rsidRPr="00F24B6A" w:rsidRDefault="00D826D9" w:rsidP="009D2C87">
      <w:pPr>
        <w:pStyle w:val="BodyText"/>
        <w:rPr>
          <w:b/>
        </w:rPr>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14:paraId="1CC1113C" w14:textId="77777777" w:rsidR="004F2F73" w:rsidRDefault="004F2F73" w:rsidP="004F2F73">
      <w:pPr>
        <w:pStyle w:val="Listenabsatz"/>
        <w:shd w:val="clear" w:color="auto" w:fill="FFFFFF"/>
        <w:autoSpaceDE w:val="0"/>
        <w:autoSpaceDN w:val="0"/>
        <w:adjustRightInd w:val="0"/>
        <w:spacing w:line="255" w:lineRule="atLeast"/>
      </w:pPr>
    </w:p>
    <w:p w14:paraId="35BEFEF1" w14:textId="77777777" w:rsidR="003D49FF" w:rsidRDefault="003D49FF" w:rsidP="003D49FF">
      <w:pPr>
        <w:pStyle w:val="Heading2"/>
      </w:pPr>
      <w:bookmarkStart w:id="31" w:name="_Toc368651130"/>
      <w:bookmarkStart w:id="32" w:name="_Toc391039046"/>
      <w:r>
        <w:t>Use Cases Scenarios</w:t>
      </w:r>
      <w:bookmarkEnd w:id="31"/>
      <w:bookmarkEnd w:id="32"/>
    </w:p>
    <w:p w14:paraId="7B473CB6" w14:textId="77777777" w:rsidR="003D49FF" w:rsidRDefault="003D49FF" w:rsidP="003D49FF">
      <w:pPr>
        <w:pStyle w:val="Heading3"/>
      </w:pPr>
      <w:bookmarkStart w:id="33" w:name="_Toc368651131"/>
      <w:bookmarkStart w:id="34" w:name="_Toc391039047"/>
      <w:r>
        <w:t>Credit Card Authorization</w:t>
      </w:r>
      <w:bookmarkEnd w:id="33"/>
      <w:bookmarkEnd w:id="34"/>
    </w:p>
    <w:p w14:paraId="76F11829" w14:textId="77777777"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w:t>
      </w:r>
      <w:r>
        <w:rPr>
          <w:color w:val="000000"/>
        </w:rPr>
        <w:lastRenderedPageBreak/>
        <w:t xml:space="preserve">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14:paraId="54341893" w14:textId="77777777"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A38DB73" w14:textId="77777777"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14:paraId="12479CAD" w14:textId="77777777"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14:paraId="605260C7" w14:textId="77777777" w:rsidR="003D49FF" w:rsidRDefault="003D49FF" w:rsidP="00F10D1C">
            <w:pPr>
              <w:rPr>
                <w:b/>
                <w:bCs/>
                <w:color w:val="000000"/>
              </w:rPr>
            </w:pPr>
            <w:r>
              <w:rPr>
                <w:b/>
                <w:bCs/>
                <w:color w:val="000000"/>
              </w:rPr>
              <w:t>Cyber-</w:t>
            </w:r>
          </w:p>
          <w:p w14:paraId="53579A84" w14:textId="77777777"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14:paraId="62CFAD31" w14:textId="77777777" w:rsidR="003D49FF" w:rsidRDefault="003D49FF" w:rsidP="00F10D1C">
            <w:pPr>
              <w:rPr>
                <w:b/>
                <w:bCs/>
                <w:color w:val="000000"/>
              </w:rPr>
            </w:pPr>
            <w:r>
              <w:rPr>
                <w:b/>
                <w:bCs/>
                <w:color w:val="000000"/>
              </w:rPr>
              <w:t>CyberSource</w:t>
            </w:r>
            <w:r>
              <w:rPr>
                <w:b/>
                <w:bCs/>
                <w:color w:val="000000"/>
              </w:rPr>
              <w:br/>
              <w:t>suggested response</w:t>
            </w:r>
          </w:p>
        </w:tc>
      </w:tr>
      <w:tr w:rsidR="003D49FF" w14:paraId="71654578"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6D9FAF31"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2210EB4E"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E1FD697"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26785518" w14:textId="77777777" w:rsidR="003D49FF" w:rsidRDefault="003D49FF" w:rsidP="00F10D1C">
            <w:pPr>
              <w:rPr>
                <w:color w:val="000000"/>
              </w:rPr>
            </w:pPr>
            <w:r>
              <w:rPr>
                <w:color w:val="000000"/>
              </w:rPr>
              <w:t> </w:t>
            </w:r>
          </w:p>
        </w:tc>
      </w:tr>
      <w:tr w:rsidR="003D49FF" w14:paraId="3738D263"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5526FEEF" w14:textId="77777777"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14:paraId="540EF7DB" w14:textId="77777777"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14:paraId="5D476F03" w14:textId="77777777"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14:paraId="187AB9DB" w14:textId="77777777" w:rsidR="003D49FF" w:rsidRDefault="003D49FF" w:rsidP="00F10D1C">
            <w:pPr>
              <w:rPr>
                <w:color w:val="000000"/>
              </w:rPr>
            </w:pPr>
            <w:r>
              <w:rPr>
                <w:color w:val="000000"/>
              </w:rPr>
              <w:t> </w:t>
            </w:r>
          </w:p>
        </w:tc>
      </w:tr>
      <w:tr w:rsidR="003D49FF" w14:paraId="4A6FBBEE"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19EBF2EA"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0BD2B169"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2CECB7AD"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104F39F9" w14:textId="77777777" w:rsidR="003D49FF" w:rsidRDefault="003D49FF" w:rsidP="00F10D1C">
            <w:pPr>
              <w:rPr>
                <w:color w:val="000000"/>
              </w:rPr>
            </w:pPr>
            <w:r>
              <w:rPr>
                <w:color w:val="000000"/>
              </w:rPr>
              <w:t> </w:t>
            </w:r>
          </w:p>
        </w:tc>
      </w:tr>
      <w:tr w:rsidR="003D49FF" w14:paraId="2366BF28" w14:textId="77777777"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3B897553" w14:textId="77777777" w:rsidR="003D49FF" w:rsidRDefault="003D49FF" w:rsidP="00F10D1C">
            <w:pPr>
              <w:rPr>
                <w:b/>
                <w:bCs/>
                <w:color w:val="000000"/>
              </w:rPr>
            </w:pPr>
            <w:r>
              <w:rPr>
                <w:b/>
                <w:bCs/>
                <w:color w:val="000000"/>
              </w:rPr>
              <w:t>Validation Errors</w:t>
            </w:r>
          </w:p>
        </w:tc>
      </w:tr>
      <w:tr w:rsidR="003D49FF" w14:paraId="681F1EEF" w14:textId="77777777" w:rsidTr="00F10D1C">
        <w:trPr>
          <w:trHeight w:val="1200"/>
        </w:trPr>
        <w:tc>
          <w:tcPr>
            <w:tcW w:w="2085" w:type="dxa"/>
            <w:tcBorders>
              <w:top w:val="nil"/>
              <w:left w:val="single" w:sz="4" w:space="0" w:color="auto"/>
              <w:bottom w:val="nil"/>
              <w:right w:val="single" w:sz="4" w:space="0" w:color="auto"/>
            </w:tcBorders>
            <w:noWrap/>
            <w:vAlign w:val="center"/>
            <w:hideMark/>
          </w:tcPr>
          <w:p w14:paraId="37C01861" w14:textId="77777777"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14:paraId="5F741994" w14:textId="77777777"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04062287" w14:textId="77777777"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14:paraId="7A674DC3" w14:textId="77777777"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14:paraId="5B9AB80B" w14:textId="77777777"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14:paraId="0CF2A2A6"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53567C64"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37EEEA1C"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14:paraId="63980F95" w14:textId="77777777" w:rsidR="003D49FF" w:rsidRDefault="003D49FF" w:rsidP="00F10D1C">
            <w:pPr>
              <w:rPr>
                <w:color w:val="000000"/>
              </w:rPr>
            </w:pPr>
            <w:r>
              <w:rPr>
                <w:color w:val="000000"/>
              </w:rPr>
              <w:t> </w:t>
            </w:r>
          </w:p>
        </w:tc>
      </w:tr>
      <w:tr w:rsidR="003D49FF" w14:paraId="355199C8" w14:textId="77777777"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14:paraId="599373EF"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08D36DEC"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322C9EE6"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14:paraId="74D89ED0" w14:textId="77777777" w:rsidR="003D49FF" w:rsidRDefault="003D49FF" w:rsidP="00F10D1C">
            <w:pPr>
              <w:rPr>
                <w:color w:val="000000"/>
              </w:rPr>
            </w:pPr>
          </w:p>
        </w:tc>
      </w:tr>
      <w:tr w:rsidR="003D49FF" w14:paraId="48237D2F" w14:textId="77777777" w:rsidTr="00F10D1C">
        <w:trPr>
          <w:trHeight w:val="1200"/>
        </w:trPr>
        <w:tc>
          <w:tcPr>
            <w:tcW w:w="2085" w:type="dxa"/>
            <w:tcBorders>
              <w:top w:val="nil"/>
              <w:left w:val="single" w:sz="4" w:space="0" w:color="auto"/>
              <w:bottom w:val="nil"/>
              <w:right w:val="single" w:sz="4" w:space="0" w:color="auto"/>
            </w:tcBorders>
            <w:noWrap/>
            <w:vAlign w:val="center"/>
            <w:hideMark/>
          </w:tcPr>
          <w:p w14:paraId="16857031" w14:textId="77777777"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14:paraId="182DB5CF" w14:textId="77777777"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2CA48DE8" w14:textId="77777777"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14:paraId="3FE4D09A" w14:textId="77777777"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14:paraId="7B02F872"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14865ABB"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01536592"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76C36E7"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14:paraId="0D8323D9" w14:textId="77777777" w:rsidR="003D49FF" w:rsidRDefault="003D49FF" w:rsidP="00F10D1C">
            <w:pPr>
              <w:rPr>
                <w:color w:val="000000"/>
              </w:rPr>
            </w:pPr>
            <w:r>
              <w:rPr>
                <w:color w:val="000000"/>
              </w:rPr>
              <w:t> </w:t>
            </w:r>
          </w:p>
        </w:tc>
      </w:tr>
      <w:tr w:rsidR="003D49FF" w14:paraId="3A4F3B90"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14:paraId="3C022B98" w14:textId="77777777" w:rsidR="003D49FF" w:rsidRDefault="003D49FF" w:rsidP="00F10D1C">
            <w:pPr>
              <w:rPr>
                <w:b/>
                <w:bCs/>
                <w:color w:val="000000"/>
              </w:rPr>
            </w:pPr>
            <w:r>
              <w:rPr>
                <w:b/>
                <w:bCs/>
                <w:color w:val="000000"/>
              </w:rPr>
              <w:t>System Errors</w:t>
            </w:r>
          </w:p>
        </w:tc>
      </w:tr>
      <w:tr w:rsidR="003D49FF" w14:paraId="6CFF9881"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0CACD8E2" w14:textId="77777777"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14:paraId="5E091A36"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1E3F67BB" w14:textId="77777777"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14:paraId="017B29CF" w14:textId="77777777" w:rsidR="003D49FF" w:rsidRDefault="003D49FF" w:rsidP="00F10D1C">
            <w:pPr>
              <w:rPr>
                <w:color w:val="000000"/>
              </w:rPr>
            </w:pPr>
            <w:r>
              <w:rPr>
                <w:color w:val="000000"/>
              </w:rPr>
              <w:t>Wait a few minutes and resend the request.</w:t>
            </w:r>
          </w:p>
        </w:tc>
      </w:tr>
      <w:tr w:rsidR="003D49FF" w14:paraId="120C40CB" w14:textId="77777777"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14:paraId="248A7072"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6E0893DD"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5A1D65F1"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34DCB4AE" w14:textId="77777777" w:rsidR="003D49FF" w:rsidRDefault="003D49FF" w:rsidP="00F10D1C">
            <w:pPr>
              <w:rPr>
                <w:color w:val="000000"/>
              </w:rPr>
            </w:pPr>
            <w:r>
              <w:rPr>
                <w:color w:val="000000"/>
              </w:rPr>
              <w:t> </w:t>
            </w:r>
          </w:p>
        </w:tc>
      </w:tr>
      <w:tr w:rsidR="003D49FF" w14:paraId="236FD37E" w14:textId="77777777"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14:paraId="7B1E6D74"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595A06CE"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6DC3FCDA"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14:paraId="12C8263E" w14:textId="77777777" w:rsidR="003D49FF" w:rsidRDefault="003D49FF" w:rsidP="00F10D1C">
            <w:pPr>
              <w:rPr>
                <w:color w:val="000000"/>
              </w:rPr>
            </w:pPr>
          </w:p>
        </w:tc>
      </w:tr>
      <w:tr w:rsidR="003D49FF" w14:paraId="359DF3A6"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141160BE" w14:textId="77777777"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79B915F0"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4C8B8BE0" w14:textId="77777777"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14:paraId="2081FB9A" w14:textId="77777777" w:rsidR="003D49FF" w:rsidRDefault="003D49FF" w:rsidP="00F10D1C">
            <w:pPr>
              <w:rPr>
                <w:color w:val="000000"/>
              </w:rPr>
            </w:pPr>
            <w:r>
              <w:rPr>
                <w:color w:val="000000"/>
              </w:rPr>
              <w:t>Wait a few minutes and resend the request.</w:t>
            </w:r>
          </w:p>
        </w:tc>
      </w:tr>
      <w:tr w:rsidR="003D49FF" w14:paraId="7430BB99" w14:textId="77777777"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14:paraId="079903B2"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142F75B8"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7BC3D434"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22B0D038" w14:textId="77777777" w:rsidR="003D49FF" w:rsidRDefault="003D49FF" w:rsidP="00F10D1C">
            <w:pPr>
              <w:rPr>
                <w:color w:val="000000"/>
              </w:rPr>
            </w:pPr>
            <w:r>
              <w:rPr>
                <w:color w:val="000000"/>
              </w:rPr>
              <w:t> </w:t>
            </w:r>
          </w:p>
        </w:tc>
      </w:tr>
      <w:tr w:rsidR="003D49FF" w14:paraId="3C6F2A20" w14:textId="77777777"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14:paraId="0C99D2D3"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04398E0C"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14:paraId="2F0B07FA" w14:textId="77777777"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14:paraId="553DBC57" w14:textId="77777777" w:rsidR="003D49FF" w:rsidRDefault="003D49FF" w:rsidP="00F10D1C">
            <w:pPr>
              <w:rPr>
                <w:color w:val="000000"/>
              </w:rPr>
            </w:pPr>
          </w:p>
        </w:tc>
      </w:tr>
      <w:tr w:rsidR="003D49FF" w14:paraId="14420B30"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0FAFE345" w14:textId="77777777"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14:paraId="69AE9924"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6A35FA6E" w14:textId="77777777"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14:paraId="33D52D92" w14:textId="77777777" w:rsidR="003D49FF" w:rsidRDefault="003D49FF" w:rsidP="00F10D1C">
            <w:pPr>
              <w:rPr>
                <w:color w:val="000000"/>
              </w:rPr>
            </w:pPr>
            <w:r>
              <w:rPr>
                <w:color w:val="000000"/>
              </w:rPr>
              <w:t>Wait a few minutes and resend the request.</w:t>
            </w:r>
          </w:p>
        </w:tc>
      </w:tr>
      <w:tr w:rsidR="003D49FF" w14:paraId="7AB94728" w14:textId="77777777"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14:paraId="44B3FF69" w14:textId="77777777"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14:paraId="485A4A38" w14:textId="77777777"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14:paraId="4ADE0F79" w14:textId="77777777"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14:paraId="44047996" w14:textId="77777777" w:rsidR="003D49FF" w:rsidRDefault="003D49FF" w:rsidP="00F10D1C">
            <w:pPr>
              <w:rPr>
                <w:color w:val="000000"/>
              </w:rPr>
            </w:pPr>
          </w:p>
        </w:tc>
      </w:tr>
      <w:tr w:rsidR="003D49FF" w14:paraId="493C009D" w14:textId="77777777"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14:paraId="30EBB74D" w14:textId="77777777" w:rsidR="003D49FF" w:rsidRDefault="003D49FF" w:rsidP="00F10D1C">
            <w:r>
              <w:t xml:space="preserve">The request just wait and then timeout, ends up as exception on </w:t>
            </w:r>
            <w:r>
              <w:lastRenderedPageBreak/>
              <w:t>the Demandware script</w:t>
            </w:r>
          </w:p>
        </w:tc>
        <w:tc>
          <w:tcPr>
            <w:tcW w:w="3690" w:type="dxa"/>
            <w:tcBorders>
              <w:top w:val="single" w:sz="4" w:space="0" w:color="auto"/>
              <w:left w:val="nil"/>
              <w:bottom w:val="nil"/>
              <w:right w:val="single" w:sz="4" w:space="0" w:color="auto"/>
            </w:tcBorders>
            <w:vAlign w:val="bottom"/>
            <w:hideMark/>
          </w:tcPr>
          <w:p w14:paraId="5DE3E2DB" w14:textId="77777777" w:rsidR="003D49FF" w:rsidRDefault="003D49FF" w:rsidP="00F10D1C">
            <w:r>
              <w:lastRenderedPageBreak/>
              <w:t xml:space="preserve">This could be one of the unique </w:t>
            </w:r>
            <w:proofErr w:type="gramStart"/>
            <w:r>
              <w:t>scenario</w:t>
            </w:r>
            <w:proofErr w:type="gramEnd"/>
            <w:r>
              <w:t xml:space="preserve"> where CyberSource waits for the Merchant’s bank to authorize the order and exceeds </w:t>
            </w:r>
            <w:r>
              <w:lastRenderedPageBreak/>
              <w:t>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0A82DC41" w14:textId="77777777" w:rsidR="003D49FF" w:rsidRDefault="003D49FF" w:rsidP="00F10D1C">
            <w:pPr>
              <w:jc w:val="center"/>
            </w:pPr>
            <w:r>
              <w:rPr>
                <w:color w:val="000000"/>
              </w:rPr>
              <w:lastRenderedPageBreak/>
              <w:t xml:space="preserve">Script sets Rason Code to </w:t>
            </w:r>
            <w:r>
              <w:rPr>
                <w:color w:val="000000"/>
              </w:rPr>
              <w:lastRenderedPageBreak/>
              <w:t>999</w:t>
            </w:r>
          </w:p>
        </w:tc>
        <w:tc>
          <w:tcPr>
            <w:tcW w:w="3237" w:type="dxa"/>
            <w:tcBorders>
              <w:top w:val="single" w:sz="4" w:space="0" w:color="auto"/>
              <w:left w:val="nil"/>
              <w:bottom w:val="nil"/>
              <w:right w:val="single" w:sz="4" w:space="0" w:color="auto"/>
            </w:tcBorders>
            <w:vAlign w:val="center"/>
            <w:hideMark/>
          </w:tcPr>
          <w:p w14:paraId="59486448" w14:textId="77777777" w:rsidR="003D49FF" w:rsidRDefault="003D49FF" w:rsidP="00F10D1C">
            <w:r>
              <w:lastRenderedPageBreak/>
              <w:t xml:space="preserve">Handle at client’s end depending on business rules associated with this scenario. </w:t>
            </w:r>
          </w:p>
        </w:tc>
      </w:tr>
      <w:tr w:rsidR="003D49FF" w14:paraId="0841DE79"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1DF05470" w14:textId="77777777" w:rsidR="003D49FF" w:rsidRDefault="003D49FF" w:rsidP="00F10D1C">
            <w:pPr>
              <w:rPr>
                <w:color w:val="000000"/>
              </w:rPr>
            </w:pPr>
            <w:r>
              <w:rPr>
                <w:color w:val="000000"/>
              </w:rPr>
              <w:lastRenderedPageBreak/>
              <w:t> </w:t>
            </w:r>
          </w:p>
        </w:tc>
        <w:tc>
          <w:tcPr>
            <w:tcW w:w="3690" w:type="dxa"/>
            <w:tcBorders>
              <w:top w:val="nil"/>
              <w:left w:val="nil"/>
              <w:bottom w:val="nil"/>
              <w:right w:val="single" w:sz="4" w:space="0" w:color="auto"/>
            </w:tcBorders>
            <w:noWrap/>
            <w:vAlign w:val="bottom"/>
            <w:hideMark/>
          </w:tcPr>
          <w:p w14:paraId="27E41884"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748D52E5"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14:paraId="6CB21E50" w14:textId="77777777" w:rsidR="003D49FF" w:rsidRDefault="003D49FF" w:rsidP="00F10D1C">
            <w:pPr>
              <w:rPr>
                <w:color w:val="000000"/>
              </w:rPr>
            </w:pPr>
            <w:r>
              <w:rPr>
                <w:color w:val="000000"/>
              </w:rPr>
              <w:t> </w:t>
            </w:r>
          </w:p>
        </w:tc>
      </w:tr>
      <w:tr w:rsidR="003D49FF" w14:paraId="487D9822"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14:paraId="620081BA" w14:textId="77777777" w:rsidR="003D49FF" w:rsidRDefault="003D49FF" w:rsidP="00F10D1C">
            <w:pPr>
              <w:rPr>
                <w:b/>
                <w:bCs/>
                <w:color w:val="000000"/>
              </w:rPr>
            </w:pPr>
            <w:r>
              <w:rPr>
                <w:b/>
                <w:bCs/>
                <w:color w:val="000000"/>
              </w:rPr>
              <w:t>Authorization denied errors</w:t>
            </w:r>
          </w:p>
        </w:tc>
      </w:tr>
      <w:tr w:rsidR="003D49FF" w14:paraId="19A35310" w14:textId="77777777" w:rsidTr="00F10D1C">
        <w:trPr>
          <w:trHeight w:val="600"/>
        </w:trPr>
        <w:tc>
          <w:tcPr>
            <w:tcW w:w="2085" w:type="dxa"/>
            <w:tcBorders>
              <w:top w:val="nil"/>
              <w:left w:val="single" w:sz="4" w:space="0" w:color="auto"/>
              <w:bottom w:val="nil"/>
              <w:right w:val="single" w:sz="4" w:space="0" w:color="auto"/>
            </w:tcBorders>
            <w:noWrap/>
            <w:vAlign w:val="center"/>
            <w:hideMark/>
          </w:tcPr>
          <w:p w14:paraId="154228D8" w14:textId="77777777"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2625ADCD" w14:textId="77777777"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14:paraId="0E896851" w14:textId="77777777"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14:paraId="4873B2E8" w14:textId="77777777" w:rsidR="003D49FF" w:rsidRDefault="003D49FF" w:rsidP="00F10D1C">
            <w:pPr>
              <w:rPr>
                <w:color w:val="000000"/>
              </w:rPr>
            </w:pPr>
            <w:r>
              <w:rPr>
                <w:color w:val="000000"/>
              </w:rPr>
              <w:t>Request a different card or another form of payment.</w:t>
            </w:r>
          </w:p>
        </w:tc>
      </w:tr>
      <w:tr w:rsidR="003D49FF" w14:paraId="30E0A60C" w14:textId="77777777" w:rsidTr="00F10D1C">
        <w:trPr>
          <w:trHeight w:val="300"/>
        </w:trPr>
        <w:tc>
          <w:tcPr>
            <w:tcW w:w="2085" w:type="dxa"/>
            <w:tcBorders>
              <w:top w:val="nil"/>
              <w:left w:val="single" w:sz="4" w:space="0" w:color="auto"/>
              <w:bottom w:val="nil"/>
              <w:right w:val="single" w:sz="4" w:space="0" w:color="auto"/>
            </w:tcBorders>
            <w:noWrap/>
            <w:vAlign w:val="center"/>
            <w:hideMark/>
          </w:tcPr>
          <w:p w14:paraId="29B64C0E"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51907440"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2DC899D0"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14:paraId="03C17CE2" w14:textId="77777777" w:rsidR="003D49FF" w:rsidRDefault="003D49FF" w:rsidP="00F10D1C">
            <w:pPr>
              <w:rPr>
                <w:color w:val="000000"/>
              </w:rPr>
            </w:pPr>
            <w:r>
              <w:rPr>
                <w:color w:val="000000"/>
              </w:rPr>
              <w:t> </w:t>
            </w:r>
          </w:p>
        </w:tc>
      </w:tr>
      <w:tr w:rsidR="003D49FF" w14:paraId="34C20F73" w14:textId="77777777"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14:paraId="354ED9D3"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2D0747B9"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14:paraId="0B575668" w14:textId="77777777"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309A9139" w14:textId="77777777" w:rsidR="003D49FF" w:rsidRDefault="003D49FF" w:rsidP="00F10D1C">
            <w:pPr>
              <w:rPr>
                <w:color w:val="000000"/>
              </w:rPr>
            </w:pPr>
            <w:r>
              <w:rPr>
                <w:color w:val="000000"/>
              </w:rPr>
              <w:t> </w:t>
            </w:r>
          </w:p>
        </w:tc>
      </w:tr>
      <w:tr w:rsidR="003D49FF" w14:paraId="47E1B23C" w14:textId="77777777"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14:paraId="13D77D28" w14:textId="77777777"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14:paraId="4CE91ADB" w14:textId="77777777"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14:paraId="25B82DA9" w14:textId="77777777"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14:paraId="25BC67AA" w14:textId="77777777" w:rsidR="003D49FF" w:rsidRDefault="003D49FF" w:rsidP="00F10D1C">
            <w:pPr>
              <w:rPr>
                <w:color w:val="000000"/>
              </w:rPr>
            </w:pPr>
          </w:p>
        </w:tc>
      </w:tr>
      <w:tr w:rsidR="003D49FF" w14:paraId="6C66A516" w14:textId="77777777" w:rsidTr="00F10D1C">
        <w:trPr>
          <w:trHeight w:val="600"/>
        </w:trPr>
        <w:tc>
          <w:tcPr>
            <w:tcW w:w="2085" w:type="dxa"/>
            <w:tcBorders>
              <w:top w:val="nil"/>
              <w:left w:val="single" w:sz="4" w:space="0" w:color="auto"/>
              <w:bottom w:val="nil"/>
              <w:right w:val="single" w:sz="4" w:space="0" w:color="auto"/>
            </w:tcBorders>
            <w:noWrap/>
            <w:vAlign w:val="center"/>
            <w:hideMark/>
          </w:tcPr>
          <w:p w14:paraId="387F7A98" w14:textId="77777777"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14:paraId="0D8EE80C" w14:textId="77777777"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14:paraId="3E68CB22" w14:textId="77777777"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14:paraId="5545A8B9" w14:textId="77777777" w:rsidR="003D49FF" w:rsidRDefault="003D49FF" w:rsidP="00F10D1C">
            <w:pPr>
              <w:rPr>
                <w:color w:val="000000"/>
              </w:rPr>
            </w:pPr>
            <w:r>
              <w:rPr>
                <w:color w:val="000000"/>
              </w:rPr>
              <w:t>Request a different card or other form of payment.</w:t>
            </w:r>
          </w:p>
        </w:tc>
      </w:tr>
      <w:tr w:rsidR="003D49FF" w14:paraId="65E55493"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38D81BB4"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55AB92A5"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32259E02"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14:paraId="682B72F0" w14:textId="77777777" w:rsidR="003D49FF" w:rsidRDefault="003D49FF" w:rsidP="00F10D1C">
            <w:pPr>
              <w:rPr>
                <w:color w:val="000000"/>
              </w:rPr>
            </w:pPr>
            <w:r>
              <w:rPr>
                <w:color w:val="000000"/>
              </w:rPr>
              <w:t> </w:t>
            </w:r>
          </w:p>
        </w:tc>
      </w:tr>
      <w:tr w:rsidR="003D49FF" w14:paraId="24681D17"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29EA811E" w14:textId="77777777" w:rsidR="003D49FF" w:rsidRDefault="003D49FF" w:rsidP="00F10D1C">
            <w:pPr>
              <w:rPr>
                <w:b/>
                <w:bCs/>
                <w:color w:val="000000"/>
              </w:rPr>
            </w:pPr>
            <w:r>
              <w:rPr>
                <w:b/>
                <w:bCs/>
                <w:color w:val="000000"/>
              </w:rPr>
              <w:t>Gateway Account problem </w:t>
            </w:r>
          </w:p>
        </w:tc>
      </w:tr>
      <w:tr w:rsidR="003D49FF" w14:paraId="115964A2" w14:textId="77777777"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14:paraId="4930AFE1" w14:textId="77777777"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6BD8313D"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5FE5DD94" w14:textId="77777777"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14:paraId="107270AD" w14:textId="77777777" w:rsidR="003D49FF" w:rsidRDefault="003D49FF" w:rsidP="00F10D1C">
            <w:pPr>
              <w:rPr>
                <w:color w:val="000000"/>
              </w:rPr>
            </w:pPr>
            <w:r>
              <w:rPr>
                <w:color w:val="000000"/>
              </w:rPr>
              <w:t>Do not resend the request. Contact Customer Support to correct the configuration problem.</w:t>
            </w:r>
          </w:p>
        </w:tc>
      </w:tr>
      <w:tr w:rsidR="003D49FF" w14:paraId="53B3197D" w14:textId="77777777" w:rsidTr="00F10D1C">
        <w:trPr>
          <w:trHeight w:val="300"/>
        </w:trPr>
        <w:tc>
          <w:tcPr>
            <w:tcW w:w="2085" w:type="dxa"/>
            <w:tcBorders>
              <w:top w:val="nil"/>
              <w:left w:val="single" w:sz="4" w:space="0" w:color="auto"/>
              <w:bottom w:val="nil"/>
              <w:right w:val="single" w:sz="4" w:space="0" w:color="auto"/>
            </w:tcBorders>
            <w:noWrap/>
            <w:vAlign w:val="bottom"/>
            <w:hideMark/>
          </w:tcPr>
          <w:p w14:paraId="2D764EC7" w14:textId="77777777"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14:paraId="2EB8FD6A" w14:textId="77777777"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14:paraId="09DE8C2D" w14:textId="77777777"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14:paraId="39B44475" w14:textId="77777777" w:rsidR="003D49FF" w:rsidRDefault="003D49FF" w:rsidP="00F10D1C">
            <w:pPr>
              <w:rPr>
                <w:color w:val="000000"/>
              </w:rPr>
            </w:pPr>
            <w:r>
              <w:rPr>
                <w:color w:val="000000"/>
              </w:rPr>
              <w:t> </w:t>
            </w:r>
          </w:p>
        </w:tc>
      </w:tr>
      <w:tr w:rsidR="003D49FF" w14:paraId="40256F60" w14:textId="77777777"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14:paraId="18E5BA36" w14:textId="77777777" w:rsidR="003D49FF" w:rsidRDefault="003D49FF" w:rsidP="00F10D1C">
            <w:pPr>
              <w:rPr>
                <w:b/>
                <w:bCs/>
                <w:color w:val="000000"/>
              </w:rPr>
            </w:pPr>
            <w:r>
              <w:rPr>
                <w:b/>
                <w:bCs/>
                <w:color w:val="000000"/>
              </w:rPr>
              <w:t>Fraud Management</w:t>
            </w:r>
          </w:p>
        </w:tc>
      </w:tr>
      <w:tr w:rsidR="003D49FF" w14:paraId="7E5EF348" w14:textId="77777777" w:rsidTr="00F10D1C">
        <w:trPr>
          <w:trHeight w:val="900"/>
        </w:trPr>
        <w:tc>
          <w:tcPr>
            <w:tcW w:w="2085" w:type="dxa"/>
            <w:tcBorders>
              <w:top w:val="nil"/>
              <w:left w:val="single" w:sz="4" w:space="0" w:color="auto"/>
              <w:bottom w:val="nil"/>
              <w:right w:val="single" w:sz="4" w:space="0" w:color="auto"/>
            </w:tcBorders>
            <w:noWrap/>
            <w:vAlign w:val="center"/>
            <w:hideMark/>
          </w:tcPr>
          <w:p w14:paraId="772E93D5" w14:textId="77777777"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14:paraId="50EA4A0A"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14:paraId="47273E9E" w14:textId="77777777"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14:paraId="479A1D32" w14:textId="77777777" w:rsidR="003D49FF" w:rsidRDefault="003D49FF" w:rsidP="00F10D1C">
            <w:pPr>
              <w:rPr>
                <w:color w:val="000000"/>
              </w:rPr>
            </w:pPr>
            <w:r>
              <w:rPr>
                <w:color w:val="000000"/>
              </w:rPr>
              <w:t> </w:t>
            </w:r>
          </w:p>
        </w:tc>
      </w:tr>
      <w:tr w:rsidR="003D49FF" w14:paraId="402D6482"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1BA8157B"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1A4CE122"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126599D7"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14:paraId="5ECB8154" w14:textId="77777777" w:rsidR="003D49FF" w:rsidRDefault="003D49FF" w:rsidP="00F10D1C">
            <w:pPr>
              <w:rPr>
                <w:color w:val="000000"/>
              </w:rPr>
            </w:pPr>
            <w:r>
              <w:rPr>
                <w:color w:val="000000"/>
              </w:rPr>
              <w:t> </w:t>
            </w:r>
          </w:p>
        </w:tc>
      </w:tr>
      <w:tr w:rsidR="003D49FF" w14:paraId="1E642858" w14:textId="77777777"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14:paraId="2875A5C5" w14:textId="77777777" w:rsidR="003D49FF" w:rsidRDefault="003D49FF" w:rsidP="00F10D1C">
            <w:pPr>
              <w:rPr>
                <w:color w:val="000000"/>
              </w:rPr>
            </w:pPr>
            <w:proofErr w:type="gramStart"/>
            <w:r>
              <w:rPr>
                <w:color w:val="000000"/>
              </w:rPr>
              <w:t>The order is marked for review by Decision Manager</w:t>
            </w:r>
            <w:proofErr w:type="gramEnd"/>
            <w:r>
              <w:rPr>
                <w:color w:val="000000"/>
              </w:rPr>
              <w:t>.</w:t>
            </w:r>
          </w:p>
        </w:tc>
        <w:tc>
          <w:tcPr>
            <w:tcW w:w="3690" w:type="dxa"/>
            <w:tcBorders>
              <w:top w:val="single" w:sz="4" w:space="0" w:color="auto"/>
              <w:left w:val="nil"/>
              <w:bottom w:val="nil"/>
              <w:right w:val="single" w:sz="4" w:space="0" w:color="auto"/>
            </w:tcBorders>
            <w:vAlign w:val="bottom"/>
            <w:hideMark/>
          </w:tcPr>
          <w:p w14:paraId="4465488A" w14:textId="77777777"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14:paraId="7C9CA507" w14:textId="77777777"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14:paraId="20740803" w14:textId="77777777" w:rsidR="003D49FF" w:rsidRDefault="003D49FF" w:rsidP="00F10D1C">
            <w:pPr>
              <w:rPr>
                <w:color w:val="000000"/>
              </w:rPr>
            </w:pPr>
            <w:r>
              <w:rPr>
                <w:color w:val="000000"/>
              </w:rPr>
              <w:t> </w:t>
            </w:r>
          </w:p>
        </w:tc>
      </w:tr>
      <w:tr w:rsidR="003D49FF" w14:paraId="7BA7D50E" w14:textId="77777777"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14:paraId="036C75DD" w14:textId="77777777"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14:paraId="72F2541B" w14:textId="77777777"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14:paraId="5591922F" w14:textId="77777777"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14:paraId="4CA1F103" w14:textId="77777777" w:rsidR="003D49FF" w:rsidRDefault="003D49FF" w:rsidP="00F10D1C">
            <w:pPr>
              <w:rPr>
                <w:color w:val="000000"/>
              </w:rPr>
            </w:pPr>
            <w:r>
              <w:rPr>
                <w:color w:val="000000"/>
              </w:rPr>
              <w:t> </w:t>
            </w:r>
          </w:p>
        </w:tc>
      </w:tr>
      <w:tr w:rsidR="003D49FF" w14:paraId="392B3B84" w14:textId="77777777"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70A57989" w14:textId="77777777" w:rsidR="003D49FF" w:rsidRDefault="003D49FF" w:rsidP="00F10D1C">
            <w:pPr>
              <w:rPr>
                <w:color w:val="000000"/>
              </w:rPr>
            </w:pPr>
            <w:proofErr w:type="gramStart"/>
            <w:r>
              <w:rPr>
                <w:color w:val="000000"/>
              </w:rPr>
              <w:t>The order is rejected by Decision Manager</w:t>
            </w:r>
            <w:proofErr w:type="gramEnd"/>
            <w:r>
              <w:rPr>
                <w:color w:val="000000"/>
              </w:rPr>
              <w:t>.</w:t>
            </w:r>
          </w:p>
        </w:tc>
        <w:tc>
          <w:tcPr>
            <w:tcW w:w="3690" w:type="dxa"/>
            <w:tcBorders>
              <w:top w:val="single" w:sz="4" w:space="0" w:color="auto"/>
              <w:left w:val="nil"/>
              <w:bottom w:val="single" w:sz="4" w:space="0" w:color="auto"/>
              <w:right w:val="single" w:sz="4" w:space="0" w:color="auto"/>
            </w:tcBorders>
            <w:vAlign w:val="bottom"/>
            <w:hideMark/>
          </w:tcPr>
          <w:p w14:paraId="17347BED" w14:textId="77777777"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5382F003" w14:textId="77777777"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613E96C7" w14:textId="77777777" w:rsidR="003D49FF" w:rsidRDefault="003D49FF" w:rsidP="00F10D1C">
            <w:pPr>
              <w:rPr>
                <w:color w:val="000000"/>
              </w:rPr>
            </w:pPr>
            <w:r>
              <w:rPr>
                <w:color w:val="000000"/>
              </w:rPr>
              <w:t> </w:t>
            </w:r>
          </w:p>
        </w:tc>
      </w:tr>
    </w:tbl>
    <w:p w14:paraId="4A970E05" w14:textId="77777777" w:rsidR="003D49FF" w:rsidRDefault="003D49FF" w:rsidP="003D49FF">
      <w:pPr>
        <w:pStyle w:val="Heading3"/>
      </w:pPr>
      <w:bookmarkStart w:id="35" w:name="_Toc368651132"/>
      <w:bookmarkStart w:id="36" w:name="_Toc391039048"/>
      <w:r>
        <w:t>Taxes</w:t>
      </w:r>
      <w:bookmarkEnd w:id="35"/>
      <w:bookmarkEnd w:id="36"/>
    </w:p>
    <w:p w14:paraId="2001B235"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5F0B90D9" w14:textId="77777777" w:rsidTr="00F10D1C">
        <w:tc>
          <w:tcPr>
            <w:tcW w:w="4320" w:type="dxa"/>
            <w:shd w:val="clear" w:color="auto" w:fill="EEECE1"/>
          </w:tcPr>
          <w:p w14:paraId="7C1E4D4D" w14:textId="77777777" w:rsidR="003D49FF" w:rsidRDefault="003D49FF" w:rsidP="00F10D1C">
            <w:pPr>
              <w:rPr>
                <w:b/>
                <w:bCs/>
                <w:color w:val="000000"/>
              </w:rPr>
            </w:pPr>
            <w:r>
              <w:rPr>
                <w:b/>
                <w:bCs/>
                <w:color w:val="000000"/>
              </w:rPr>
              <w:t>Use case scenarios</w:t>
            </w:r>
          </w:p>
        </w:tc>
        <w:tc>
          <w:tcPr>
            <w:tcW w:w="5670" w:type="dxa"/>
            <w:shd w:val="clear" w:color="auto" w:fill="EEECE1"/>
          </w:tcPr>
          <w:p w14:paraId="31889010" w14:textId="77777777" w:rsidR="003D49FF" w:rsidRDefault="003D49FF" w:rsidP="00F10D1C">
            <w:pPr>
              <w:rPr>
                <w:b/>
                <w:bCs/>
                <w:color w:val="000000"/>
              </w:rPr>
            </w:pPr>
            <w:r>
              <w:rPr>
                <w:b/>
                <w:bCs/>
                <w:color w:val="000000"/>
              </w:rPr>
              <w:t>Result</w:t>
            </w:r>
          </w:p>
        </w:tc>
      </w:tr>
      <w:tr w:rsidR="003D49FF" w14:paraId="39FE3CF1" w14:textId="77777777" w:rsidTr="00F10D1C">
        <w:tc>
          <w:tcPr>
            <w:tcW w:w="4320" w:type="dxa"/>
          </w:tcPr>
          <w:p w14:paraId="59C0C945" w14:textId="77777777" w:rsidR="003D49FF" w:rsidRDefault="003D49FF" w:rsidP="006A5A13">
            <w:r>
              <w:t>If shipping information is specified, then arequest is made to the Tax Service</w:t>
            </w:r>
          </w:p>
        </w:tc>
        <w:tc>
          <w:tcPr>
            <w:tcW w:w="5670" w:type="dxa"/>
          </w:tcPr>
          <w:p w14:paraId="53F6403F" w14:textId="77777777" w:rsidR="003D49FF" w:rsidRDefault="003D49FF" w:rsidP="00F10D1C">
            <w:r>
              <w:t>If successful, the contents of the Basket are taxed and price totals are adjusted.</w:t>
            </w:r>
          </w:p>
          <w:p w14:paraId="290B851C" w14:textId="77777777" w:rsidR="003D49FF" w:rsidRDefault="003D49FF" w:rsidP="00F10D1C">
            <w:r>
              <w:t xml:space="preserve">If failed, because of service outage or failed address </w:t>
            </w:r>
            <w:r>
              <w:lastRenderedPageBreak/>
              <w:t>verification then don’t update anything.  Other services must handle AVS/DAV/Service outages before successful checkout and final sales tax calculation.  Failure is logged for email notification.</w:t>
            </w:r>
          </w:p>
        </w:tc>
      </w:tr>
      <w:tr w:rsidR="003D49FF" w14:paraId="25626138" w14:textId="77777777" w:rsidTr="00F10D1C">
        <w:tc>
          <w:tcPr>
            <w:tcW w:w="4320" w:type="dxa"/>
            <w:tcBorders>
              <w:top w:val="single" w:sz="4" w:space="0" w:color="000000"/>
              <w:left w:val="single" w:sz="4" w:space="0" w:color="000000"/>
              <w:bottom w:val="single" w:sz="4" w:space="0" w:color="000000"/>
              <w:right w:val="single" w:sz="4" w:space="0" w:color="000000"/>
            </w:tcBorders>
          </w:tcPr>
          <w:p w14:paraId="6974C51C" w14:textId="77777777"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3FBAC207" w14:textId="77777777" w:rsidR="003D49FF" w:rsidRDefault="003D49FF" w:rsidP="00F10D1C">
            <w:r>
              <w:t xml:space="preserve">If the basket state that would affect tax has changed then a tax call will be made to cybersource and the basket will be updated with the new tax prices. </w:t>
            </w:r>
          </w:p>
          <w:p w14:paraId="7AB24DDF" w14:textId="77777777" w:rsidR="003D49FF" w:rsidRDefault="003D49FF" w:rsidP="00F10D1C">
            <w:r>
              <w:t xml:space="preserve">If the basket state that would affect tax has not change, the request to cybersource is skipped.  </w:t>
            </w:r>
          </w:p>
        </w:tc>
      </w:tr>
    </w:tbl>
    <w:p w14:paraId="4A3868E6" w14:textId="77777777" w:rsidR="003D49FF" w:rsidRDefault="003D49FF" w:rsidP="003D49FF">
      <w:pPr>
        <w:pStyle w:val="Heading3"/>
      </w:pPr>
      <w:bookmarkStart w:id="37" w:name="_Toc368651133"/>
      <w:bookmarkStart w:id="38" w:name="_Toc391039049"/>
      <w:r>
        <w:t>Address Validation Service (AVS)</w:t>
      </w:r>
      <w:bookmarkEnd w:id="37"/>
      <w:bookmarkEnd w:id="38"/>
    </w:p>
    <w:p w14:paraId="711D2B4D" w14:textId="77777777"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061662E9" w14:textId="77777777" w:rsidTr="00F10D1C">
        <w:tc>
          <w:tcPr>
            <w:tcW w:w="4320" w:type="dxa"/>
            <w:shd w:val="clear" w:color="auto" w:fill="EEECE1"/>
          </w:tcPr>
          <w:p w14:paraId="07130A75" w14:textId="77777777" w:rsidR="003D49FF" w:rsidRDefault="003D49FF" w:rsidP="00F10D1C">
            <w:pPr>
              <w:rPr>
                <w:b/>
                <w:bCs/>
                <w:color w:val="000000"/>
              </w:rPr>
            </w:pPr>
            <w:r>
              <w:rPr>
                <w:b/>
                <w:bCs/>
                <w:color w:val="000000"/>
              </w:rPr>
              <w:t>Use case scenarios</w:t>
            </w:r>
          </w:p>
        </w:tc>
        <w:tc>
          <w:tcPr>
            <w:tcW w:w="5670" w:type="dxa"/>
            <w:shd w:val="clear" w:color="auto" w:fill="EEECE1"/>
          </w:tcPr>
          <w:p w14:paraId="0084EA1F" w14:textId="77777777" w:rsidR="003D49FF" w:rsidRDefault="003D49FF" w:rsidP="00F10D1C">
            <w:pPr>
              <w:rPr>
                <w:b/>
                <w:bCs/>
                <w:color w:val="000000"/>
              </w:rPr>
            </w:pPr>
            <w:r>
              <w:rPr>
                <w:b/>
                <w:bCs/>
                <w:color w:val="000000"/>
              </w:rPr>
              <w:t>Result</w:t>
            </w:r>
          </w:p>
        </w:tc>
      </w:tr>
      <w:tr w:rsidR="003D49FF" w14:paraId="7A7EDD88" w14:textId="77777777" w:rsidTr="00F10D1C">
        <w:tc>
          <w:tcPr>
            <w:tcW w:w="4320" w:type="dxa"/>
          </w:tcPr>
          <w:p w14:paraId="23DD283D" w14:textId="77777777" w:rsidR="003D49FF" w:rsidRDefault="003D49FF" w:rsidP="00F10D1C">
            <w:r>
              <w:t>AVS Ignore Result set to true</w:t>
            </w:r>
          </w:p>
        </w:tc>
        <w:tc>
          <w:tcPr>
            <w:tcW w:w="5670" w:type="dxa"/>
          </w:tcPr>
          <w:p w14:paraId="765D75D8" w14:textId="77777777" w:rsidR="003D49FF" w:rsidRDefault="003D49FF" w:rsidP="00F10D1C">
            <w:r>
              <w:t>AVS Information is captured, but does not affect authorization response.</w:t>
            </w:r>
          </w:p>
        </w:tc>
      </w:tr>
      <w:tr w:rsidR="003D49FF" w14:paraId="4B978AF6" w14:textId="77777777" w:rsidTr="00F10D1C">
        <w:tc>
          <w:tcPr>
            <w:tcW w:w="4320" w:type="dxa"/>
          </w:tcPr>
          <w:p w14:paraId="7005AEF4" w14:textId="77777777" w:rsidR="003D49FF" w:rsidRDefault="003D49FF" w:rsidP="00F10D1C">
            <w:r>
              <w:t>AVS Ignore Result set to false</w:t>
            </w:r>
          </w:p>
        </w:tc>
        <w:tc>
          <w:tcPr>
            <w:tcW w:w="5670" w:type="dxa"/>
          </w:tcPr>
          <w:p w14:paraId="2515ACEB" w14:textId="77777777"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14:paraId="3F05C792" w14:textId="77777777" w:rsidTr="00F10D1C">
        <w:tc>
          <w:tcPr>
            <w:tcW w:w="4320" w:type="dxa"/>
          </w:tcPr>
          <w:p w14:paraId="0FBAE62C" w14:textId="77777777" w:rsidR="003D49FF" w:rsidRDefault="003D49FF" w:rsidP="00F10D1C">
            <w:r>
              <w:t>AVS Ignore Result is set to false &amp; AVS Decline Flags is defined</w:t>
            </w:r>
          </w:p>
        </w:tc>
        <w:tc>
          <w:tcPr>
            <w:tcW w:w="5670" w:type="dxa"/>
          </w:tcPr>
          <w:p w14:paraId="101CE18E" w14:textId="77777777" w:rsidR="003D49FF" w:rsidRDefault="003D49FF" w:rsidP="00F10D1C">
            <w:r>
              <w:t xml:space="preserve">Seed request with additional result </w:t>
            </w:r>
            <w:proofErr w:type="gramStart"/>
            <w:r>
              <w:t>codes which</w:t>
            </w:r>
            <w:proofErr w:type="gramEnd"/>
            <w:r>
              <w:t xml:space="preserve"> should also result in a declined response.</w:t>
            </w:r>
          </w:p>
        </w:tc>
      </w:tr>
    </w:tbl>
    <w:p w14:paraId="5BC614B6" w14:textId="77777777" w:rsidR="003D49FF" w:rsidRDefault="003D49FF" w:rsidP="003D49FF">
      <w:pPr>
        <w:pStyle w:val="Heading3"/>
      </w:pPr>
      <w:bookmarkStart w:id="39" w:name="_Toc368651134"/>
      <w:bookmarkStart w:id="40" w:name="_Toc391039050"/>
      <w:r>
        <w:t>Delivery Address Verification Service (DAV)</w:t>
      </w:r>
      <w:bookmarkEnd w:id="39"/>
      <w:bookmarkEnd w:id="40"/>
    </w:p>
    <w:p w14:paraId="591580CD"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14:paraId="1E633574" w14:textId="77777777" w:rsidTr="00F10D1C">
        <w:tc>
          <w:tcPr>
            <w:tcW w:w="4320" w:type="dxa"/>
            <w:shd w:val="clear" w:color="auto" w:fill="EEECE1"/>
          </w:tcPr>
          <w:p w14:paraId="28FB2DE3" w14:textId="77777777" w:rsidR="003D49FF" w:rsidRDefault="003D49FF" w:rsidP="00F10D1C">
            <w:pPr>
              <w:rPr>
                <w:b/>
                <w:bCs/>
                <w:color w:val="000000"/>
              </w:rPr>
            </w:pPr>
            <w:r>
              <w:rPr>
                <w:b/>
                <w:bCs/>
                <w:color w:val="000000"/>
              </w:rPr>
              <w:t>Use case scenarios</w:t>
            </w:r>
          </w:p>
        </w:tc>
        <w:tc>
          <w:tcPr>
            <w:tcW w:w="5670" w:type="dxa"/>
            <w:shd w:val="clear" w:color="auto" w:fill="EEECE1"/>
          </w:tcPr>
          <w:p w14:paraId="471C2924" w14:textId="77777777" w:rsidR="003D49FF" w:rsidRDefault="003D49FF" w:rsidP="00F10D1C">
            <w:pPr>
              <w:rPr>
                <w:b/>
                <w:bCs/>
                <w:color w:val="000000"/>
              </w:rPr>
            </w:pPr>
            <w:r>
              <w:rPr>
                <w:b/>
                <w:bCs/>
                <w:color w:val="000000"/>
              </w:rPr>
              <w:t>Result</w:t>
            </w:r>
          </w:p>
        </w:tc>
      </w:tr>
      <w:tr w:rsidR="003D49FF" w14:paraId="049ED6A4" w14:textId="77777777" w:rsidTr="00F10D1C">
        <w:tc>
          <w:tcPr>
            <w:tcW w:w="4320" w:type="dxa"/>
          </w:tcPr>
          <w:p w14:paraId="5F0661C7" w14:textId="77777777" w:rsidR="003D49FF" w:rsidRDefault="003D49FF" w:rsidP="00F10D1C">
            <w:r>
              <w:t>DAV Enable is set to false</w:t>
            </w:r>
          </w:p>
        </w:tc>
        <w:tc>
          <w:tcPr>
            <w:tcW w:w="5670" w:type="dxa"/>
          </w:tcPr>
          <w:p w14:paraId="12E209CE" w14:textId="77777777" w:rsidR="003D49FF" w:rsidRDefault="003D49FF" w:rsidP="00F10D1C">
            <w:r>
              <w:t>No DAV information will be requested.  No correction/validation information will be collected from the response.</w:t>
            </w:r>
          </w:p>
        </w:tc>
      </w:tr>
      <w:tr w:rsidR="003D49FF" w14:paraId="1EBF1E57" w14:textId="77777777" w:rsidTr="00F10D1C">
        <w:tc>
          <w:tcPr>
            <w:tcW w:w="4320" w:type="dxa"/>
          </w:tcPr>
          <w:p w14:paraId="5C9D0AE6" w14:textId="77777777" w:rsidR="003D49FF" w:rsidRDefault="003D49FF" w:rsidP="00F10D1C">
            <w:r>
              <w:t>DAV Enable is set to true, DAV On Failure set to REJECT</w:t>
            </w:r>
          </w:p>
        </w:tc>
        <w:tc>
          <w:tcPr>
            <w:tcW w:w="5670" w:type="dxa"/>
          </w:tcPr>
          <w:p w14:paraId="0FB7F1AC" w14:textId="77777777"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14:paraId="771C4DAA" w14:textId="77777777" w:rsidTr="00F10D1C">
        <w:tc>
          <w:tcPr>
            <w:tcW w:w="4320" w:type="dxa"/>
          </w:tcPr>
          <w:p w14:paraId="24FBB4B1" w14:textId="77777777" w:rsidR="003D49FF" w:rsidRDefault="003D49FF" w:rsidP="00F10D1C">
            <w:r>
              <w:t>DAV Enable is set to true, DAV On Failure set to APPROVE</w:t>
            </w:r>
          </w:p>
        </w:tc>
        <w:tc>
          <w:tcPr>
            <w:tcW w:w="5670" w:type="dxa"/>
          </w:tcPr>
          <w:p w14:paraId="674FAFE8" w14:textId="77777777" w:rsidR="003D49FF" w:rsidRDefault="003D49FF" w:rsidP="00F10D1C">
            <w:r>
              <w:t xml:space="preserve">DAV information will be requested from the calling service.  DAV related corrections and validation information is captured, but the result does not affect </w:t>
            </w:r>
            <w:r>
              <w:lastRenderedPageBreak/>
              <w:t>Authorization result.</w:t>
            </w:r>
          </w:p>
        </w:tc>
      </w:tr>
    </w:tbl>
    <w:p w14:paraId="13DC72AA" w14:textId="77777777" w:rsidR="003D49FF" w:rsidRDefault="003D49FF" w:rsidP="003D49FF">
      <w:pPr>
        <w:pStyle w:val="Heading3"/>
      </w:pPr>
      <w:bookmarkStart w:id="41" w:name="_Toc368651135"/>
      <w:bookmarkStart w:id="42" w:name="_Toc391039051"/>
      <w:r>
        <w:lastRenderedPageBreak/>
        <w:t>BML</w:t>
      </w:r>
      <w:bookmarkEnd w:id="41"/>
      <w:bookmarkEnd w:id="42"/>
    </w:p>
    <w:p w14:paraId="0B2799A3"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1"/>
        <w:gridCol w:w="6047"/>
      </w:tblGrid>
      <w:tr w:rsidR="003D49FF" w14:paraId="5C181642" w14:textId="77777777" w:rsidTr="00F10D1C">
        <w:tc>
          <w:tcPr>
            <w:tcW w:w="4320" w:type="dxa"/>
            <w:shd w:val="clear" w:color="auto" w:fill="EEECE1"/>
          </w:tcPr>
          <w:p w14:paraId="093DA655" w14:textId="77777777" w:rsidR="003D49FF" w:rsidRDefault="003D49FF" w:rsidP="00F10D1C">
            <w:pPr>
              <w:rPr>
                <w:b/>
                <w:bCs/>
                <w:color w:val="000000"/>
              </w:rPr>
            </w:pPr>
            <w:r>
              <w:rPr>
                <w:b/>
                <w:bCs/>
                <w:color w:val="000000"/>
              </w:rPr>
              <w:t>Use case scenarios</w:t>
            </w:r>
          </w:p>
        </w:tc>
        <w:tc>
          <w:tcPr>
            <w:tcW w:w="5670" w:type="dxa"/>
            <w:shd w:val="clear" w:color="auto" w:fill="EEECE1"/>
          </w:tcPr>
          <w:p w14:paraId="1D22D37D" w14:textId="77777777" w:rsidR="003D49FF" w:rsidRDefault="003D49FF" w:rsidP="00F10D1C">
            <w:pPr>
              <w:rPr>
                <w:b/>
                <w:bCs/>
                <w:color w:val="000000"/>
              </w:rPr>
            </w:pPr>
            <w:r>
              <w:rPr>
                <w:b/>
                <w:bCs/>
                <w:color w:val="000000"/>
              </w:rPr>
              <w:t>Result</w:t>
            </w:r>
          </w:p>
        </w:tc>
      </w:tr>
      <w:tr w:rsidR="003D49FF" w14:paraId="3255920C" w14:textId="77777777" w:rsidTr="00F10D1C">
        <w:tc>
          <w:tcPr>
            <w:tcW w:w="4320" w:type="dxa"/>
          </w:tcPr>
          <w:p w14:paraId="231AD67E" w14:textId="77777777" w:rsidR="003D49FF" w:rsidRDefault="003D49FF" w:rsidP="00F10D1C">
            <w:r>
              <w:t>BML Authorization failed with response.decision = ERROR</w:t>
            </w:r>
          </w:p>
        </w:tc>
        <w:tc>
          <w:tcPr>
            <w:tcW w:w="5670" w:type="dxa"/>
          </w:tcPr>
          <w:p w14:paraId="57A3648E" w14:textId="77777777" w:rsidR="003D49FF" w:rsidRDefault="003D49FF" w:rsidP="00F10D1C">
            <w:r>
              <w:t xml:space="preserve">Client application to display appropriate </w:t>
            </w:r>
            <w:proofErr w:type="gramStart"/>
            <w:r>
              <w:t>user friendly</w:t>
            </w:r>
            <w:proofErr w:type="gramEnd"/>
            <w:r>
              <w:t xml:space="preserve"> message to the end user.</w:t>
            </w:r>
          </w:p>
        </w:tc>
      </w:tr>
      <w:tr w:rsidR="003D49FF" w14:paraId="1A7966A5" w14:textId="77777777" w:rsidTr="00F10D1C">
        <w:tc>
          <w:tcPr>
            <w:tcW w:w="4320" w:type="dxa"/>
          </w:tcPr>
          <w:p w14:paraId="17D0B6DF" w14:textId="77777777" w:rsidR="003D49FF" w:rsidRDefault="003D49FF" w:rsidP="00F10D1C">
            <w:r>
              <w:t>BML Authorization failed with response.decision = ACCEPT</w:t>
            </w:r>
          </w:p>
        </w:tc>
        <w:tc>
          <w:tcPr>
            <w:tcW w:w="5670" w:type="dxa"/>
          </w:tcPr>
          <w:p w14:paraId="3D043AB1" w14:textId="77777777" w:rsidR="003D49FF" w:rsidRDefault="006A5A13" w:rsidP="00F10D1C">
            <w:r>
              <w:t>Pipeline</w:t>
            </w:r>
            <w:r w:rsidR="003D49FF">
              <w:t xml:space="preserve"> sets the Authorization code to BMLPaymentInstrument.paymentTransaction.transactionID and ends with Authorized status</w:t>
            </w:r>
          </w:p>
          <w:p w14:paraId="664C5C2F" w14:textId="77777777" w:rsidR="006A5A13" w:rsidRDefault="006A5A13" w:rsidP="00F10D1C">
            <w:r>
              <w:t>Order object is populated with cybersource transaction ID</w:t>
            </w:r>
          </w:p>
        </w:tc>
      </w:tr>
      <w:tr w:rsidR="003D49FF" w14:paraId="07137AFA" w14:textId="77777777" w:rsidTr="00F10D1C">
        <w:tc>
          <w:tcPr>
            <w:tcW w:w="4320" w:type="dxa"/>
          </w:tcPr>
          <w:p w14:paraId="3E638D2D" w14:textId="77777777" w:rsidR="003D49FF" w:rsidRDefault="003D49FF" w:rsidP="00F10D1C">
            <w:r>
              <w:t>BML Authorization failed with script error, or exception</w:t>
            </w:r>
          </w:p>
        </w:tc>
        <w:tc>
          <w:tcPr>
            <w:tcW w:w="5670" w:type="dxa"/>
          </w:tcPr>
          <w:p w14:paraId="0C2BCAE5" w14:textId="77777777" w:rsidR="003D49FF" w:rsidRDefault="003D49FF" w:rsidP="00F10D1C">
            <w:r>
              <w:t>Pipeline ends with error status, client code to display appropriate error message to the end user.</w:t>
            </w:r>
          </w:p>
        </w:tc>
      </w:tr>
    </w:tbl>
    <w:p w14:paraId="11617CC0" w14:textId="77777777" w:rsidR="003D49FF" w:rsidRDefault="003D49FF" w:rsidP="003D49FF">
      <w:pPr>
        <w:pStyle w:val="Heading3"/>
      </w:pPr>
      <w:bookmarkStart w:id="43" w:name="_Toc368651136"/>
      <w:bookmarkStart w:id="44" w:name="_Toc391039052"/>
      <w:r>
        <w:t>Decision Manager</w:t>
      </w:r>
      <w:bookmarkEnd w:id="43"/>
      <w:bookmarkEnd w:id="44"/>
    </w:p>
    <w:p w14:paraId="63FB8081" w14:textId="77777777"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14:paraId="427DBBE4" w14:textId="77777777" w:rsidR="003D49FF" w:rsidRDefault="003D49FF" w:rsidP="009D2C87">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14:paraId="6C9DEA4C" w14:textId="77777777"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14:paraId="19514C78" w14:textId="77777777" w:rsidTr="00F10D1C">
        <w:tc>
          <w:tcPr>
            <w:tcW w:w="4320" w:type="dxa"/>
            <w:shd w:val="clear" w:color="auto" w:fill="EEECE1"/>
          </w:tcPr>
          <w:p w14:paraId="013268F6" w14:textId="77777777" w:rsidR="00830DBD" w:rsidRDefault="00830DBD" w:rsidP="00F10D1C">
            <w:pPr>
              <w:rPr>
                <w:b/>
                <w:bCs/>
                <w:color w:val="000000"/>
              </w:rPr>
            </w:pPr>
            <w:r>
              <w:rPr>
                <w:b/>
                <w:bCs/>
                <w:color w:val="000000"/>
              </w:rPr>
              <w:t>Use case scenarios</w:t>
            </w:r>
          </w:p>
        </w:tc>
        <w:tc>
          <w:tcPr>
            <w:tcW w:w="5670" w:type="dxa"/>
            <w:shd w:val="clear" w:color="auto" w:fill="EEECE1"/>
          </w:tcPr>
          <w:p w14:paraId="05F168E2" w14:textId="77777777" w:rsidR="00830DBD" w:rsidRDefault="00830DBD" w:rsidP="00F10D1C">
            <w:pPr>
              <w:rPr>
                <w:b/>
                <w:bCs/>
                <w:color w:val="000000"/>
              </w:rPr>
            </w:pPr>
            <w:r>
              <w:rPr>
                <w:b/>
                <w:bCs/>
                <w:color w:val="000000"/>
              </w:rPr>
              <w:t>Result</w:t>
            </w:r>
          </w:p>
        </w:tc>
      </w:tr>
      <w:tr w:rsidR="00830DBD" w14:paraId="50F24BA2" w14:textId="77777777" w:rsidTr="00F10D1C">
        <w:tc>
          <w:tcPr>
            <w:tcW w:w="4320" w:type="dxa"/>
          </w:tcPr>
          <w:p w14:paraId="5EEF5691" w14:textId="77777777" w:rsidR="00830DBD" w:rsidRDefault="00830DBD" w:rsidP="00F10D1C">
            <w:r>
              <w:t>Incoming order status is set to “ACCEPT</w:t>
            </w:r>
            <w:proofErr w:type="gramStart"/>
            <w:r>
              <w:t xml:space="preserve">”  </w:t>
            </w:r>
            <w:proofErr w:type="gramEnd"/>
          </w:p>
        </w:tc>
        <w:tc>
          <w:tcPr>
            <w:tcW w:w="5670" w:type="dxa"/>
          </w:tcPr>
          <w:p w14:paraId="1ED8D160" w14:textId="77777777" w:rsidR="00830DBD" w:rsidRDefault="00830DBD" w:rsidP="00F10D1C">
            <w:r>
              <w:t>Read order from the order table; Update the status and set that add it to the accepted orders collection.</w:t>
            </w:r>
          </w:p>
          <w:p w14:paraId="7EE50D9D" w14:textId="77777777" w:rsidR="00830DBD" w:rsidRDefault="00830DBD" w:rsidP="00F10D1C">
            <w:r>
              <w:t xml:space="preserve">The accepted order collection can then be used to log and alert. </w:t>
            </w:r>
          </w:p>
          <w:p w14:paraId="344833A7" w14:textId="77777777" w:rsidR="00830DBD" w:rsidRDefault="00830DBD" w:rsidP="00F10D1C">
            <w:r>
              <w:t>Sets the HTTP response code “200”.</w:t>
            </w:r>
          </w:p>
        </w:tc>
      </w:tr>
      <w:tr w:rsidR="00830DBD" w14:paraId="67D2710C" w14:textId="77777777" w:rsidTr="00F10D1C">
        <w:tc>
          <w:tcPr>
            <w:tcW w:w="4320" w:type="dxa"/>
          </w:tcPr>
          <w:p w14:paraId="7A4C6801" w14:textId="77777777" w:rsidR="00830DBD" w:rsidRDefault="00830DBD" w:rsidP="00F10D1C">
            <w:r>
              <w:t>Incoming order status is set to “REJECT</w:t>
            </w:r>
            <w:proofErr w:type="gramStart"/>
            <w:r>
              <w:t xml:space="preserve">”  </w:t>
            </w:r>
            <w:proofErr w:type="gramEnd"/>
          </w:p>
        </w:tc>
        <w:tc>
          <w:tcPr>
            <w:tcW w:w="5670" w:type="dxa"/>
          </w:tcPr>
          <w:p w14:paraId="603EEC9E" w14:textId="77777777" w:rsidR="00830DBD" w:rsidRDefault="00830DBD" w:rsidP="00F10D1C">
            <w:r>
              <w:t>Read order from the order table; update the status and set that add it to the declined orders collection.</w:t>
            </w:r>
          </w:p>
          <w:p w14:paraId="690845C8" w14:textId="77777777" w:rsidR="00830DBD" w:rsidRDefault="00830DBD" w:rsidP="00F10D1C">
            <w:r>
              <w:t>The declined order collection can then be used to log and alert.</w:t>
            </w:r>
          </w:p>
          <w:p w14:paraId="7D6A086E" w14:textId="77777777" w:rsidR="00830DBD" w:rsidRDefault="00830DBD" w:rsidP="00F10D1C">
            <w:r>
              <w:t>Sets the HTTP response code “200”.</w:t>
            </w:r>
          </w:p>
        </w:tc>
      </w:tr>
    </w:tbl>
    <w:p w14:paraId="0F47DAC4" w14:textId="77777777" w:rsidR="00830DBD" w:rsidRDefault="00830DBD" w:rsidP="003D49FF"/>
    <w:p w14:paraId="52A038EA" w14:textId="77777777" w:rsidR="00830DBD" w:rsidRPr="00EF13B0" w:rsidRDefault="00830DBD" w:rsidP="00830DBD">
      <w:pPr>
        <w:pStyle w:val="Heading3"/>
      </w:pPr>
      <w:bookmarkStart w:id="45" w:name="_Toc368651137"/>
      <w:bookmarkStart w:id="46" w:name="_Toc391039053"/>
      <w:r w:rsidRPr="00EF13B0">
        <w:t>Payment Tokenization</w:t>
      </w:r>
      <w:bookmarkEnd w:id="45"/>
      <w:bookmarkEnd w:id="46"/>
    </w:p>
    <w:p w14:paraId="67B44D2F" w14:textId="77777777"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14:paraId="0B01FEA9" w14:textId="77777777"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14:paraId="03B849C9" w14:textId="77777777" w:rsidTr="00F10D1C">
        <w:tc>
          <w:tcPr>
            <w:tcW w:w="4320" w:type="dxa"/>
            <w:shd w:val="clear" w:color="auto" w:fill="EEECE1"/>
          </w:tcPr>
          <w:p w14:paraId="6693532A" w14:textId="77777777"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14:paraId="3CEA4DD2" w14:textId="77777777" w:rsidR="00830DBD" w:rsidRPr="00EF13B0" w:rsidRDefault="00830DBD" w:rsidP="00F10D1C">
            <w:pPr>
              <w:rPr>
                <w:b/>
                <w:bCs/>
                <w:color w:val="000000"/>
              </w:rPr>
            </w:pPr>
            <w:r w:rsidRPr="00EF13B0">
              <w:rPr>
                <w:b/>
                <w:bCs/>
                <w:color w:val="000000"/>
              </w:rPr>
              <w:t>Result</w:t>
            </w:r>
          </w:p>
        </w:tc>
      </w:tr>
      <w:tr w:rsidR="00830DBD" w:rsidRPr="00EF13B0" w14:paraId="6554C6FF" w14:textId="77777777" w:rsidTr="00F10D1C">
        <w:tc>
          <w:tcPr>
            <w:tcW w:w="4320" w:type="dxa"/>
          </w:tcPr>
          <w:p w14:paraId="4FF344FD" w14:textId="77777777" w:rsidR="00830DBD" w:rsidRPr="00EF13B0" w:rsidRDefault="00F06EBB" w:rsidP="00F06EBB">
            <w:r w:rsidRPr="00EF13B0">
              <w:t xml:space="preserve">Create subscription response is </w:t>
            </w:r>
            <w:r w:rsidR="00830DBD" w:rsidRPr="00EF13B0">
              <w:t xml:space="preserve">set to </w:t>
            </w:r>
            <w:r w:rsidR="00830DBD" w:rsidRPr="00EF13B0">
              <w:lastRenderedPageBreak/>
              <w:t>“ACCEPT</w:t>
            </w:r>
            <w:proofErr w:type="gramStart"/>
            <w:r w:rsidR="00830DBD" w:rsidRPr="00EF13B0">
              <w:t xml:space="preserve">”  </w:t>
            </w:r>
            <w:proofErr w:type="gramEnd"/>
          </w:p>
        </w:tc>
        <w:tc>
          <w:tcPr>
            <w:tcW w:w="5670" w:type="dxa"/>
          </w:tcPr>
          <w:p w14:paraId="42AA74C1" w14:textId="77777777" w:rsidR="002E1850" w:rsidRPr="00EF13B0" w:rsidRDefault="002E1850" w:rsidP="002E1850">
            <w:r w:rsidRPr="00EF13B0">
              <w:lastRenderedPageBreak/>
              <w:t xml:space="preserve">Place the order and update the order object with </w:t>
            </w:r>
            <w:r w:rsidRPr="00EF13B0">
              <w:lastRenderedPageBreak/>
              <w:t>subscription id.</w:t>
            </w:r>
          </w:p>
          <w:p w14:paraId="204DD799" w14:textId="77777777" w:rsidR="00830DBD" w:rsidRPr="00EF13B0" w:rsidRDefault="00830DBD" w:rsidP="00F10D1C"/>
        </w:tc>
      </w:tr>
      <w:tr w:rsidR="00830DBD" w:rsidRPr="00EF13B0" w14:paraId="19A35D80" w14:textId="77777777" w:rsidTr="00F10D1C">
        <w:tc>
          <w:tcPr>
            <w:tcW w:w="4320" w:type="dxa"/>
          </w:tcPr>
          <w:p w14:paraId="00630A3E" w14:textId="77777777" w:rsidR="00830DBD" w:rsidRPr="00EF13B0" w:rsidRDefault="002E1850" w:rsidP="002E1850">
            <w:r w:rsidRPr="00EF13B0">
              <w:lastRenderedPageBreak/>
              <w:t>Create subscription response is set to “REJECT”</w:t>
            </w:r>
          </w:p>
        </w:tc>
        <w:tc>
          <w:tcPr>
            <w:tcW w:w="5670" w:type="dxa"/>
          </w:tcPr>
          <w:p w14:paraId="728CABAF" w14:textId="77777777"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14:paraId="2B46C235" w14:textId="77777777" w:rsidR="00335D70" w:rsidRPr="00EF13B0" w:rsidRDefault="00335D70" w:rsidP="00335D70">
      <w:pPr>
        <w:pStyle w:val="Heading3"/>
      </w:pPr>
      <w:bookmarkStart w:id="47" w:name="_Toc368651138"/>
      <w:bookmarkStart w:id="48" w:name="_Toc391039054"/>
      <w:r w:rsidRPr="00EF13B0">
        <w:t>Payer Authorization</w:t>
      </w:r>
      <w:bookmarkEnd w:id="47"/>
      <w:bookmarkEnd w:id="48"/>
    </w:p>
    <w:p w14:paraId="54952266" w14:textId="77777777"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14:paraId="36D54757" w14:textId="77777777" w:rsidTr="004B5CE8">
        <w:tc>
          <w:tcPr>
            <w:tcW w:w="4320" w:type="dxa"/>
            <w:shd w:val="clear" w:color="auto" w:fill="EEECE1"/>
          </w:tcPr>
          <w:p w14:paraId="78559744" w14:textId="77777777" w:rsidR="00335D70" w:rsidRPr="00EF13B0" w:rsidRDefault="00335D70" w:rsidP="004B5CE8">
            <w:r w:rsidRPr="00EF13B0">
              <w:t>Use case scenarios</w:t>
            </w:r>
          </w:p>
        </w:tc>
        <w:tc>
          <w:tcPr>
            <w:tcW w:w="5670" w:type="dxa"/>
            <w:shd w:val="clear" w:color="auto" w:fill="EEECE1"/>
          </w:tcPr>
          <w:p w14:paraId="06990158" w14:textId="77777777" w:rsidR="00335D70" w:rsidRPr="00EF13B0" w:rsidRDefault="00335D70" w:rsidP="004B5CE8">
            <w:r w:rsidRPr="00EF13B0">
              <w:t>Result</w:t>
            </w:r>
          </w:p>
        </w:tc>
      </w:tr>
      <w:tr w:rsidR="00335D70" w:rsidRPr="00EF13B0" w14:paraId="2813607C" w14:textId="77777777" w:rsidTr="004B5CE8">
        <w:tc>
          <w:tcPr>
            <w:tcW w:w="4320" w:type="dxa"/>
          </w:tcPr>
          <w:p w14:paraId="2F1E9B30" w14:textId="77777777" w:rsidR="00335D70" w:rsidRPr="00EF13B0" w:rsidRDefault="00E35023" w:rsidP="004B5CE8">
            <w:r w:rsidRPr="00EF13B0">
              <w:t>Enrolment Check Error</w:t>
            </w:r>
          </w:p>
        </w:tc>
        <w:tc>
          <w:tcPr>
            <w:tcW w:w="5670" w:type="dxa"/>
          </w:tcPr>
          <w:p w14:paraId="44345E53" w14:textId="77777777" w:rsidR="00335D70" w:rsidRPr="00EF13B0" w:rsidRDefault="00E35023" w:rsidP="004B5CE8">
            <w:r w:rsidRPr="00EF13B0">
              <w:t>Merchant proceeds to authorization (optional)</w:t>
            </w:r>
          </w:p>
        </w:tc>
      </w:tr>
      <w:tr w:rsidR="00335D70" w:rsidRPr="00EF13B0" w14:paraId="59B20196" w14:textId="77777777" w:rsidTr="004B5CE8">
        <w:tc>
          <w:tcPr>
            <w:tcW w:w="4320" w:type="dxa"/>
          </w:tcPr>
          <w:p w14:paraId="0A692FB8" w14:textId="77777777" w:rsidR="00335D70" w:rsidRPr="00EF13B0" w:rsidRDefault="00E35023" w:rsidP="004B5CE8">
            <w:r w:rsidRPr="00EF13B0">
              <w:t>Cardholder Not Participating</w:t>
            </w:r>
          </w:p>
        </w:tc>
        <w:tc>
          <w:tcPr>
            <w:tcW w:w="5670" w:type="dxa"/>
          </w:tcPr>
          <w:p w14:paraId="005861F1" w14:textId="77777777" w:rsidR="00335D70" w:rsidRPr="00EF13B0" w:rsidRDefault="00E35023" w:rsidP="004B5CE8">
            <w:r w:rsidRPr="00EF13B0">
              <w:t>Merchant proceeds to authorization</w:t>
            </w:r>
          </w:p>
        </w:tc>
      </w:tr>
      <w:tr w:rsidR="00E35023" w:rsidRPr="00EF13B0" w14:paraId="740DDF3F" w14:textId="77777777" w:rsidTr="004B5CE8">
        <w:tc>
          <w:tcPr>
            <w:tcW w:w="4320" w:type="dxa"/>
          </w:tcPr>
          <w:p w14:paraId="1CF3C9B0" w14:textId="77777777" w:rsidR="00E35023" w:rsidRPr="00EF13B0" w:rsidRDefault="00E35023" w:rsidP="004B5CE8">
            <w:r w:rsidRPr="00EF13B0">
              <w:t>Unable To Verify Enrolment</w:t>
            </w:r>
          </w:p>
        </w:tc>
        <w:tc>
          <w:tcPr>
            <w:tcW w:w="5670" w:type="dxa"/>
          </w:tcPr>
          <w:p w14:paraId="4F8D1FE8" w14:textId="77777777" w:rsidR="00E35023" w:rsidRPr="00EF13B0" w:rsidRDefault="00E35023" w:rsidP="004B5CE8">
            <w:r w:rsidRPr="00EF13B0">
              <w:t>Merchant proceeds to authorization (optional)</w:t>
            </w:r>
          </w:p>
        </w:tc>
      </w:tr>
      <w:tr w:rsidR="00E35023" w:rsidRPr="00EF13B0" w14:paraId="206EE402" w14:textId="77777777" w:rsidTr="004B5CE8">
        <w:tc>
          <w:tcPr>
            <w:tcW w:w="4320" w:type="dxa"/>
          </w:tcPr>
          <w:p w14:paraId="533A572A" w14:textId="77777777" w:rsidR="00E35023" w:rsidRPr="00EF13B0" w:rsidRDefault="00E35023" w:rsidP="004B5CE8">
            <w:r w:rsidRPr="00EF13B0">
              <w:t>Successful Authentication</w:t>
            </w:r>
          </w:p>
        </w:tc>
        <w:tc>
          <w:tcPr>
            <w:tcW w:w="5670" w:type="dxa"/>
          </w:tcPr>
          <w:p w14:paraId="002EDA07" w14:textId="77777777" w:rsidR="00E35023" w:rsidRPr="00EF13B0" w:rsidRDefault="00E35023" w:rsidP="004B5CE8">
            <w:r w:rsidRPr="00EF13B0">
              <w:t>Merchant proceeds to authorization</w:t>
            </w:r>
          </w:p>
        </w:tc>
      </w:tr>
      <w:tr w:rsidR="00E35023" w:rsidRPr="00EF13B0" w14:paraId="74F42EF2" w14:textId="77777777" w:rsidTr="004B5CE8">
        <w:tc>
          <w:tcPr>
            <w:tcW w:w="4320" w:type="dxa"/>
          </w:tcPr>
          <w:p w14:paraId="592DF3AC" w14:textId="77777777" w:rsidR="00E35023" w:rsidRPr="00EF13B0" w:rsidRDefault="00E35023" w:rsidP="004B5CE8">
            <w:r w:rsidRPr="00EF13B0">
              <w:t>Authentication Failure</w:t>
            </w:r>
          </w:p>
        </w:tc>
        <w:tc>
          <w:tcPr>
            <w:tcW w:w="5670" w:type="dxa"/>
          </w:tcPr>
          <w:p w14:paraId="52E9F8A2" w14:textId="77777777" w:rsidR="00E35023" w:rsidRPr="00EF13B0" w:rsidRDefault="00E35023" w:rsidP="004B5CE8">
            <w:r w:rsidRPr="00EF13B0">
              <w:t>Merchant asks for another form of payment</w:t>
            </w:r>
          </w:p>
        </w:tc>
      </w:tr>
      <w:tr w:rsidR="00E35023" w:rsidRPr="00EF13B0" w14:paraId="445EE4B3" w14:textId="77777777" w:rsidTr="004B5CE8">
        <w:tc>
          <w:tcPr>
            <w:tcW w:w="4320" w:type="dxa"/>
          </w:tcPr>
          <w:p w14:paraId="56BA00C9" w14:textId="77777777" w:rsidR="00E35023" w:rsidRPr="00EF13B0" w:rsidRDefault="00E35023" w:rsidP="004B5CE8">
            <w:r w:rsidRPr="00EF13B0">
              <w:t>Attempted Authentication</w:t>
            </w:r>
          </w:p>
        </w:tc>
        <w:tc>
          <w:tcPr>
            <w:tcW w:w="5670" w:type="dxa"/>
          </w:tcPr>
          <w:p w14:paraId="38BCF710" w14:textId="77777777" w:rsidR="00E35023" w:rsidRPr="00EF13B0" w:rsidRDefault="00E35023" w:rsidP="004B5CE8">
            <w:r w:rsidRPr="00EF13B0">
              <w:t>Merchant proceeds to authorization</w:t>
            </w:r>
          </w:p>
        </w:tc>
      </w:tr>
      <w:tr w:rsidR="00E35023" w:rsidRPr="00EF13B0" w14:paraId="0527CD75" w14:textId="77777777" w:rsidTr="004B5CE8">
        <w:tc>
          <w:tcPr>
            <w:tcW w:w="4320" w:type="dxa"/>
          </w:tcPr>
          <w:p w14:paraId="0778703C" w14:textId="77777777" w:rsidR="00E35023" w:rsidRPr="00EF13B0" w:rsidRDefault="00E35023" w:rsidP="004B5CE8">
            <w:r w:rsidRPr="00EF13B0">
              <w:t>Authentication Unavailable</w:t>
            </w:r>
          </w:p>
        </w:tc>
        <w:tc>
          <w:tcPr>
            <w:tcW w:w="5670" w:type="dxa"/>
          </w:tcPr>
          <w:p w14:paraId="32767308" w14:textId="77777777" w:rsidR="00E35023" w:rsidRPr="00EF13B0" w:rsidRDefault="00E35023" w:rsidP="004B5CE8">
            <w:r w:rsidRPr="00EF13B0">
              <w:t>Merchant proceeds to authorization (optional)</w:t>
            </w:r>
          </w:p>
        </w:tc>
      </w:tr>
      <w:tr w:rsidR="00E35023" w:rsidRPr="00EF13B0" w14:paraId="72C4454C" w14:textId="77777777" w:rsidTr="004B5CE8">
        <w:tc>
          <w:tcPr>
            <w:tcW w:w="4320" w:type="dxa"/>
          </w:tcPr>
          <w:p w14:paraId="6301A2EC" w14:textId="77777777" w:rsidR="00E35023" w:rsidRPr="00EF13B0" w:rsidRDefault="00E35023" w:rsidP="004B5CE8">
            <w:r w:rsidRPr="00EF13B0">
              <w:t>Invalid Authentication Response</w:t>
            </w:r>
          </w:p>
        </w:tc>
        <w:tc>
          <w:tcPr>
            <w:tcW w:w="5670" w:type="dxa"/>
          </w:tcPr>
          <w:p w14:paraId="50D41206" w14:textId="77777777" w:rsidR="00E35023" w:rsidRPr="00EF13B0" w:rsidRDefault="00E35023" w:rsidP="004B5CE8">
            <w:r w:rsidRPr="00EF13B0">
              <w:t>Merchant asks for another form of payment</w:t>
            </w:r>
          </w:p>
        </w:tc>
      </w:tr>
      <w:tr w:rsidR="00E35023" w:rsidRPr="00EF13B0" w14:paraId="5C30B8DE" w14:textId="77777777" w:rsidTr="004B5CE8">
        <w:tc>
          <w:tcPr>
            <w:tcW w:w="4320" w:type="dxa"/>
          </w:tcPr>
          <w:p w14:paraId="6EA35BA2" w14:textId="77777777" w:rsidR="00E35023" w:rsidRPr="00EF13B0" w:rsidRDefault="00E35023" w:rsidP="004B5CE8">
            <w:r w:rsidRPr="00EF13B0">
              <w:t>PARes Signature Error</w:t>
            </w:r>
          </w:p>
        </w:tc>
        <w:tc>
          <w:tcPr>
            <w:tcW w:w="5670" w:type="dxa"/>
          </w:tcPr>
          <w:p w14:paraId="0BFF4CC4" w14:textId="77777777" w:rsidR="00E35023" w:rsidRPr="00EF13B0" w:rsidRDefault="00E35023" w:rsidP="004B5CE8">
            <w:r w:rsidRPr="00EF13B0">
              <w:t>Merchant asks for another form of payment</w:t>
            </w:r>
          </w:p>
        </w:tc>
      </w:tr>
      <w:tr w:rsidR="00E35023" w14:paraId="0D8D3094" w14:textId="77777777" w:rsidTr="004B5CE8">
        <w:tc>
          <w:tcPr>
            <w:tcW w:w="4320" w:type="dxa"/>
          </w:tcPr>
          <w:p w14:paraId="5431094B" w14:textId="77777777" w:rsidR="00E35023" w:rsidRPr="00EF13B0" w:rsidRDefault="00E35023" w:rsidP="004B5CE8">
            <w:r w:rsidRPr="00EF13B0">
              <w:t>Whitespace in PARes</w:t>
            </w:r>
          </w:p>
        </w:tc>
        <w:tc>
          <w:tcPr>
            <w:tcW w:w="5670" w:type="dxa"/>
          </w:tcPr>
          <w:p w14:paraId="783E6A9E" w14:textId="77777777" w:rsidR="00E35023" w:rsidRPr="00EF13B0" w:rsidRDefault="00E35023" w:rsidP="004B5CE8">
            <w:r w:rsidRPr="00EF13B0">
              <w:t>Merchant proceeds to authorization</w:t>
            </w:r>
          </w:p>
        </w:tc>
      </w:tr>
    </w:tbl>
    <w:p w14:paraId="7C8D56EF" w14:textId="77777777" w:rsidR="008227A2" w:rsidRDefault="008227A2" w:rsidP="003D49FF"/>
    <w:p w14:paraId="554CFF5E" w14:textId="77777777" w:rsidR="005A0DC1" w:rsidRDefault="005A0DC1" w:rsidP="003D49FF"/>
    <w:p w14:paraId="05ED8C66" w14:textId="77777777" w:rsidR="005A0DC1" w:rsidRDefault="005A0DC1" w:rsidP="003D49FF"/>
    <w:p w14:paraId="052FD0F7" w14:textId="77777777" w:rsidR="005A0DC1" w:rsidRDefault="005A0DC1" w:rsidP="003D49FF"/>
    <w:p w14:paraId="16705825" w14:textId="77777777" w:rsidR="005A0DC1" w:rsidRDefault="005A0DC1" w:rsidP="003D49FF"/>
    <w:p w14:paraId="6EF230B2" w14:textId="77777777" w:rsidR="005A0DC1" w:rsidRDefault="005A0DC1" w:rsidP="003D49FF"/>
    <w:p w14:paraId="5C4311C7" w14:textId="77777777" w:rsidR="005A0DC1" w:rsidRDefault="005A0DC1" w:rsidP="003D49FF"/>
    <w:p w14:paraId="140DD58A" w14:textId="77777777" w:rsidR="005A0DC1" w:rsidRDefault="005A0DC1" w:rsidP="003D49FF"/>
    <w:p w14:paraId="71C5C53A" w14:textId="77777777" w:rsidR="005A0DC1" w:rsidRDefault="005A0DC1" w:rsidP="005A0DC1">
      <w:pPr>
        <w:pStyle w:val="Heading3"/>
      </w:pPr>
      <w:bookmarkStart w:id="49" w:name="_Toc353399412"/>
      <w:bookmarkStart w:id="50" w:name="_Toc368651139"/>
      <w:bookmarkStart w:id="51" w:name="_Toc391039055"/>
      <w:r>
        <w:t>V.me by Visa</w:t>
      </w:r>
      <w:bookmarkEnd w:id="49"/>
      <w:bookmarkEnd w:id="50"/>
      <w:bookmarkEnd w:id="51"/>
    </w:p>
    <w:p w14:paraId="4B2C47D1" w14:textId="77777777" w:rsidR="005A0DC1" w:rsidRDefault="005A0DC1" w:rsidP="009D2C87">
      <w:pPr>
        <w:pStyle w:val="BodyText"/>
      </w:pPr>
      <w:r w:rsidRPr="00080845">
        <w:t>V.me functionality can be added at Cart page and Payment page on a Demandware merchant site.</w:t>
      </w:r>
      <w:bookmarkStart w:id="52" w:name="_Toc351569230"/>
    </w:p>
    <w:p w14:paraId="7CCBFF9A" w14:textId="77777777" w:rsidR="005A0DC1" w:rsidRPr="00080845" w:rsidRDefault="005A0DC1" w:rsidP="009D2C87">
      <w:pPr>
        <w:pStyle w:val="BodyText"/>
        <w:rPr>
          <w:rFonts w:cs="Arial"/>
          <w:color w:val="000000"/>
        </w:rPr>
      </w:pPr>
      <w:r>
        <w:t>CyberSource V.me Transaction Flow</w:t>
      </w:r>
    </w:p>
    <w:p w14:paraId="3919BF9E" w14:textId="77777777" w:rsidR="005A0DC1" w:rsidRDefault="005A0DC1" w:rsidP="009D2C87">
      <w:pPr>
        <w:pStyle w:val="BodyText"/>
        <w:rPr>
          <w:rFonts w:cs="Arial"/>
          <w:color w:val="000000"/>
        </w:rPr>
      </w:pPr>
      <w:r>
        <w:rPr>
          <w:noProof/>
        </w:rPr>
        <w:lastRenderedPageBreak/>
        <w:drawing>
          <wp:inline distT="0" distB="0" distL="0" distR="0" wp14:anchorId="540E075A" wp14:editId="393CE49B">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14:paraId="2BD8CFDD" w14:textId="77777777" w:rsidR="00737500" w:rsidRDefault="00737500" w:rsidP="00737500">
      <w:pPr>
        <w:autoSpaceDE w:val="0"/>
        <w:autoSpaceDN w:val="0"/>
        <w:adjustRightInd w:val="0"/>
        <w:ind w:left="720"/>
        <w:rPr>
          <w:rFonts w:ascii="Times New Roman" w:hAnsi="Times New Roman" w:cs="Times New Roman"/>
          <w:b/>
        </w:rPr>
      </w:pPr>
    </w:p>
    <w:p w14:paraId="37AB255B"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14:paraId="3BC4E641"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14:paraId="0BC22F6C"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14:paraId="33A1F39D"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14:paraId="670B9C68" w14:textId="77777777" w:rsidR="005A0DC1" w:rsidRPr="00F76E0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14:paraId="437C41D5"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14:paraId="10F6727B"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14:paraId="599293F3" w14:textId="77777777"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14:paraId="6742C51D" w14:textId="77777777" w:rsidR="005A0DC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14:paraId="0790E2B3" w14:textId="77777777" w:rsidR="005A0DC1" w:rsidRPr="00F76E01" w:rsidRDefault="005A0DC1" w:rsidP="005A0DC1">
      <w:pPr>
        <w:autoSpaceDE w:val="0"/>
        <w:autoSpaceDN w:val="0"/>
        <w:adjustRightInd w:val="0"/>
        <w:rPr>
          <w:rFonts w:ascii="Times New Roman" w:hAnsi="Times New Roman" w:cs="Times New Roman"/>
        </w:rPr>
      </w:pPr>
    </w:p>
    <w:p w14:paraId="5C55957D" w14:textId="77777777" w:rsidR="005A0DC1" w:rsidRPr="00080845" w:rsidRDefault="005A0DC1" w:rsidP="009D2C87">
      <w:pPr>
        <w:pStyle w:val="BodyText"/>
        <w:rPr>
          <w:rFonts w:cs="Arial"/>
          <w:color w:val="000000"/>
        </w:rPr>
      </w:pPr>
      <w:r>
        <w:t>Use Case 1 - Checkout using V.me on Cart page</w:t>
      </w:r>
      <w:bookmarkEnd w:id="52"/>
    </w:p>
    <w:p w14:paraId="5A54B98B" w14:textId="77777777"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14:paraId="7F5F013A" w14:textId="77777777" w:rsidR="005A0DC1" w:rsidRDefault="005A0DC1" w:rsidP="005A0DC1">
      <w:r>
        <w:rPr>
          <w:noProof/>
        </w:rPr>
        <w:lastRenderedPageBreak/>
        <w:drawing>
          <wp:inline distT="0" distB="0" distL="0" distR="0" wp14:anchorId="701AF123" wp14:editId="54A1BBF5">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14:paraId="7ABF184F" w14:textId="77777777" w:rsidR="005A0DC1" w:rsidRDefault="005A0DC1" w:rsidP="005A0DC1"/>
    <w:p w14:paraId="101493DA" w14:textId="77777777" w:rsidR="00571900" w:rsidRDefault="00571900" w:rsidP="005A0DC1"/>
    <w:p w14:paraId="0078BD22" w14:textId="77777777" w:rsidR="00AB5EDE" w:rsidRPr="00AB5EDE" w:rsidRDefault="00AB5EDE" w:rsidP="009D2C87">
      <w:pPr>
        <w:pStyle w:val="BodyText"/>
      </w:pPr>
      <w:bookmarkStart w:id="53" w:name="_Toc356844452"/>
      <w:r w:rsidRPr="00AB5EDE">
        <w:t>Use Case 2 - Checkout using V.me on Mini Cart</w:t>
      </w:r>
      <w:bookmarkEnd w:id="53"/>
    </w:p>
    <w:p w14:paraId="32FC77E7" w14:textId="77777777"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14:paraId="1A909564" w14:textId="77777777" w:rsidR="00AB5EDE" w:rsidRPr="005C1D3C" w:rsidRDefault="00AB5EDE" w:rsidP="00AB5EDE">
      <w:r>
        <w:rPr>
          <w:noProof/>
        </w:rPr>
        <w:drawing>
          <wp:inline distT="0" distB="0" distL="0" distR="0" wp14:anchorId="5BB483BD" wp14:editId="372ECC6B">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14:paraId="37BFCC59" w14:textId="77777777" w:rsidR="005A0DC1" w:rsidRDefault="005A0DC1" w:rsidP="005A0DC1"/>
    <w:p w14:paraId="540F3834" w14:textId="77777777" w:rsidR="005A0DC1" w:rsidRDefault="005A0DC1" w:rsidP="009D2C87">
      <w:pPr>
        <w:pStyle w:val="BodyText"/>
      </w:pPr>
      <w:bookmarkStart w:id="54" w:name="_Toc351569231"/>
      <w:r>
        <w:t xml:space="preserve">Use Case </w:t>
      </w:r>
      <w:r w:rsidR="00AB5EDE">
        <w:t>3</w:t>
      </w:r>
      <w:r>
        <w:t xml:space="preserve"> - Checkout using V.me on Payment page</w:t>
      </w:r>
      <w:bookmarkEnd w:id="54"/>
    </w:p>
    <w:p w14:paraId="66EBF828" w14:textId="77777777" w:rsidR="005A0DC1" w:rsidRPr="007A08ED" w:rsidRDefault="005A0DC1" w:rsidP="005A0DC1">
      <w:pPr>
        <w:jc w:val="both"/>
        <w:rPr>
          <w:rFonts w:ascii="Times New Roman" w:hAnsi="Times New Roman" w:cs="Times New Roman"/>
        </w:rPr>
      </w:pPr>
      <w:r w:rsidRPr="007A08ED">
        <w:rPr>
          <w:rFonts w:ascii="Times New Roman" w:hAnsi="Times New Roman" w:cs="Times New Roman"/>
        </w:rPr>
        <w:lastRenderedPageBreak/>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14:paraId="059C0B80" w14:textId="77777777" w:rsidR="005A0DC1" w:rsidRDefault="005A0DC1" w:rsidP="005A0DC1">
      <w:pPr>
        <w:rPr>
          <w:b/>
        </w:rPr>
      </w:pPr>
      <w:r>
        <w:rPr>
          <w:b/>
          <w:noProof/>
        </w:rPr>
        <w:drawing>
          <wp:inline distT="0" distB="0" distL="0" distR="0" wp14:anchorId="1964E7C9" wp14:editId="4F1CC55D">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14:paraId="4E71CF5E" w14:textId="77777777" w:rsidR="005A0DC1" w:rsidRDefault="005A0DC1" w:rsidP="009D2C87">
      <w:pPr>
        <w:pStyle w:val="BodyText"/>
      </w:pPr>
      <w:bookmarkStart w:id="55" w:name="_Toc351569232"/>
      <w:r>
        <w:t>User Flows on V.me payment widget.</w:t>
      </w:r>
      <w:bookmarkEnd w:id="55"/>
    </w:p>
    <w:p w14:paraId="7F2D26E1" w14:textId="77777777" w:rsidR="005A0DC1" w:rsidRDefault="00BD6C5B" w:rsidP="005A0DC1">
      <w:r>
        <w:rPr>
          <w:noProof/>
        </w:rPr>
        <w:pict w14:anchorId="1DCC553B">
          <v:group id="Group 4" o:spid="_x0000_s1027" style="position:absolute;margin-left:-40.4pt;margin-top:23.9pt;width:521.35pt;height:363.45pt;z-index:251658240" coordsize="72834,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14:paraId="4C2F11BB" w14:textId="77777777" w:rsidR="00AE3C79" w:rsidRDefault="00AE3C79"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14:paraId="4C81985D" w14:textId="77777777" w:rsidR="00AE3C79" w:rsidRDefault="00AE3C79"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14:paraId="16DEAF95" w14:textId="77777777" w:rsidR="00AE3C79" w:rsidRDefault="00AE3C79"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opacity="28179f" origin=",.5"/>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opacity="28179f" origin=",.5"/>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opacity="28179f" origin=",.5"/>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opacity="28179f" origin=",.5"/>
              <v:path arrowok="t"/>
            </v:shape>
            <v:shapetype id="_x0000_t202" coordsize="21600,21600" o:spt="202" path="m0,0l0,21600,21600,21600,21600,0xe">
              <v:stroke joinstyle="miter"/>
              <v:path gradientshapeok="t" o:connecttype="rect"/>
            </v:shapetype>
            <v:shape id="TextBox 18" o:spid="_x0000_s1035" type="#_x0000_t202" style="position:absolute;left:9339;top:21719;width:27794;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14:paraId="172E5B44"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14:paraId="2E09CCC2"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14:paraId="4558B7BD"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3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14:paraId="110C236A" w14:textId="77777777"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opacity="28179f" origin=",.5"/>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opacity="28179f" origin=",.5"/>
              <v:path arrowok="t"/>
            </v:shape>
          </v:group>
        </w:pict>
      </w:r>
    </w:p>
    <w:p w14:paraId="02398EDC" w14:textId="77777777" w:rsidR="005A0DC1" w:rsidRDefault="005A0DC1" w:rsidP="005A0DC1"/>
    <w:p w14:paraId="752A50FB" w14:textId="77777777" w:rsidR="005A0DC1" w:rsidRDefault="005A0DC1" w:rsidP="005A0DC1"/>
    <w:p w14:paraId="73719CD4" w14:textId="77777777" w:rsidR="005A0DC1" w:rsidRDefault="005A0DC1" w:rsidP="005A0DC1"/>
    <w:p w14:paraId="689A544B" w14:textId="77777777" w:rsidR="005A0DC1" w:rsidRDefault="005A0DC1" w:rsidP="005A0DC1"/>
    <w:p w14:paraId="03A0B504" w14:textId="77777777" w:rsidR="005A0DC1" w:rsidRDefault="005A0DC1" w:rsidP="005A0DC1"/>
    <w:p w14:paraId="474CFFEB" w14:textId="77777777" w:rsidR="005A0DC1" w:rsidRDefault="005A0DC1" w:rsidP="005A0DC1"/>
    <w:p w14:paraId="7002AD50" w14:textId="77777777" w:rsidR="005A0DC1" w:rsidRDefault="005A0DC1" w:rsidP="005A0DC1"/>
    <w:p w14:paraId="31BFD930" w14:textId="77777777" w:rsidR="005A0DC1" w:rsidRDefault="005A0DC1" w:rsidP="005A0DC1"/>
    <w:p w14:paraId="27FBDB7C" w14:textId="77777777" w:rsidR="005A0DC1" w:rsidRPr="000F79DB" w:rsidRDefault="005A0DC1" w:rsidP="005A0DC1">
      <w:pPr>
        <w:pStyle w:val="ListParagraph"/>
      </w:pPr>
    </w:p>
    <w:p w14:paraId="041FDDBF" w14:textId="77777777" w:rsidR="005A0DC1" w:rsidRDefault="005A0DC1" w:rsidP="005A0DC1"/>
    <w:p w14:paraId="558A969E" w14:textId="77777777" w:rsidR="005A0DC1" w:rsidRDefault="005A0DC1" w:rsidP="005A0DC1"/>
    <w:p w14:paraId="40C10803" w14:textId="77777777" w:rsidR="005A0DC1" w:rsidRDefault="005A0DC1" w:rsidP="005A0DC1"/>
    <w:p w14:paraId="485D220C" w14:textId="77777777" w:rsidR="005A0DC1" w:rsidRDefault="005A0DC1" w:rsidP="005A0DC1"/>
    <w:p w14:paraId="37F000B9" w14:textId="77777777" w:rsidR="005A0DC1" w:rsidRDefault="005A0DC1" w:rsidP="005A0DC1"/>
    <w:p w14:paraId="0D58954C" w14:textId="77777777" w:rsidR="005A0DC1" w:rsidRDefault="005A0DC1" w:rsidP="003D49FF"/>
    <w:p w14:paraId="1A644127" w14:textId="77777777" w:rsidR="00182568" w:rsidRDefault="00182568" w:rsidP="003D49FF"/>
    <w:p w14:paraId="13244605" w14:textId="77777777" w:rsidR="00182568" w:rsidRDefault="00182568" w:rsidP="003D49FF"/>
    <w:p w14:paraId="719EE0EA" w14:textId="77777777" w:rsidR="00CC4D65" w:rsidRDefault="00CC4D65" w:rsidP="00CC4D65">
      <w:pPr>
        <w:pStyle w:val="Heading3"/>
      </w:pPr>
      <w:bookmarkStart w:id="56" w:name="_Toc391039056"/>
      <w:r>
        <w:t>Retail Point-of-Sale (POS)</w:t>
      </w:r>
      <w:bookmarkEnd w:id="56"/>
    </w:p>
    <w:p w14:paraId="77276C90" w14:textId="77777777" w:rsidR="00CC4D65" w:rsidRDefault="00CC4D65" w:rsidP="00CC4D65">
      <w:pPr>
        <w:pStyle w:val="BodyText"/>
      </w:pPr>
      <w:proofErr w:type="gramStart"/>
      <w:r>
        <w:t>The use case for POS can be achieved by two scenarios</w:t>
      </w:r>
      <w:proofErr w:type="gramEnd"/>
      <w:r>
        <w:t>:</w:t>
      </w:r>
    </w:p>
    <w:p w14:paraId="3E7CBE62" w14:textId="77777777"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14:paraId="52A088FF" w14:textId="77777777" w:rsidR="00CC4D65" w:rsidRDefault="00CC4D65" w:rsidP="00CC4D65">
      <w:pPr>
        <w:ind w:left="360"/>
      </w:pPr>
      <w:r w:rsidRPr="00CC4D65">
        <w:lastRenderedPageBreak/>
        <w:t>On Payments page, we listen for credit card swipes only after the user has entered the amount for Credit Card and tapped enter.</w:t>
      </w:r>
      <w:r>
        <w:t xml:space="preserve"> </w:t>
      </w:r>
    </w:p>
    <w:p w14:paraId="73B47ED8" w14:textId="77777777"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14:paraId="6E7306FF" w14:textId="77777777" w:rsidR="005704E1" w:rsidRDefault="005704E1" w:rsidP="005704E1">
      <w:pPr>
        <w:pStyle w:val="ListParagraph"/>
        <w:numPr>
          <w:ilvl w:val="0"/>
          <w:numId w:val="63"/>
        </w:numPr>
      </w:pPr>
      <w:r w:rsidRPr="005704E1">
        <w:rPr>
          <w:b/>
        </w:rPr>
        <w:t>Hardware - manually enter credit card with keypad</w:t>
      </w:r>
      <w:r w:rsidRPr="005704E1">
        <w:t>: (A Bluetooth scanning device must be paired to the iPad device.)</w:t>
      </w:r>
    </w:p>
    <w:p w14:paraId="4DE05F72" w14:textId="77777777" w:rsidR="005704E1" w:rsidRDefault="005704E1" w:rsidP="005704E1">
      <w:pPr>
        <w:pStyle w:val="ListParagraph"/>
      </w:pPr>
      <w:r w:rsidRPr="005704E1">
        <w:t>From Payments page, enter amount to be applied to credit card.</w:t>
      </w:r>
    </w:p>
    <w:p w14:paraId="33BA672A" w14:textId="77777777" w:rsidR="005704E1" w:rsidRDefault="005704E1" w:rsidP="005704E1">
      <w:pPr>
        <w:pStyle w:val="ListParagraph"/>
      </w:pPr>
    </w:p>
    <w:p w14:paraId="11148C6E" w14:textId="77777777"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14:paraId="5C5C0717" w14:textId="77777777" w:rsidR="005704E1" w:rsidRPr="005704E1" w:rsidRDefault="005704E1" w:rsidP="005704E1">
      <w:pPr>
        <w:pStyle w:val="ListParagraph"/>
      </w:pPr>
    </w:p>
    <w:p w14:paraId="5188E0DC" w14:textId="77777777" w:rsidR="00CC4D65" w:rsidRDefault="00CC4D65" w:rsidP="00CC4D65">
      <w:pPr>
        <w:ind w:left="360"/>
      </w:pPr>
    </w:p>
    <w:p w14:paraId="0B273A28" w14:textId="77777777" w:rsidR="003D49FF" w:rsidRDefault="003D49FF" w:rsidP="003D49FF">
      <w:pPr>
        <w:pStyle w:val="Heading2"/>
      </w:pPr>
      <w:bookmarkStart w:id="57" w:name="_Toc368651140"/>
      <w:bookmarkStart w:id="58" w:name="_Toc391039057"/>
      <w:r>
        <w:t>Limitations, Constraints</w:t>
      </w:r>
      <w:bookmarkEnd w:id="57"/>
      <w:bookmarkEnd w:id="58"/>
    </w:p>
    <w:p w14:paraId="7AEEC906" w14:textId="77777777" w:rsidR="003D49FF" w:rsidRDefault="003D49FF" w:rsidP="003D49FF">
      <w:r>
        <w:t>Not currently implemented:</w:t>
      </w:r>
    </w:p>
    <w:p w14:paraId="35A2E9BC" w14:textId="77777777"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14:paraId="45EDA332" w14:textId="77777777" w:rsidR="003D49FF" w:rsidRDefault="003D49FF" w:rsidP="003D49FF">
      <w:pPr>
        <w:pStyle w:val="Listenabsatz"/>
        <w:ind w:left="360"/>
      </w:pPr>
    </w:p>
    <w:p w14:paraId="489A7D18" w14:textId="77777777" w:rsidR="003D49FF" w:rsidRDefault="003D49FF" w:rsidP="00B6458B">
      <w:pPr>
        <w:pStyle w:val="Listenabsatz"/>
        <w:numPr>
          <w:ilvl w:val="0"/>
          <w:numId w:val="25"/>
        </w:numPr>
      </w:pPr>
      <w:r>
        <w:t xml:space="preserve">Custom User Interface components to correct address validation (DAV/AVS) errors and/or omissions or to </w:t>
      </w:r>
      <w:proofErr w:type="gramStart"/>
      <w:r>
        <w:t>confirm</w:t>
      </w:r>
      <w:proofErr w:type="gramEnd"/>
      <w:r>
        <w:t xml:space="preserve">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14:paraId="69BDE9F1" w14:textId="77777777"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14:paraId="35C4B5CB" w14:textId="77777777" w:rsidR="00F96C4B" w:rsidRDefault="00F96C4B" w:rsidP="00F96C4B">
      <w:pPr>
        <w:pStyle w:val="ListParagraph"/>
      </w:pPr>
    </w:p>
    <w:p w14:paraId="567EEE28" w14:textId="77777777"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14:paraId="5E836453" w14:textId="77777777" w:rsidR="003D49FF" w:rsidRDefault="003D49FF" w:rsidP="003D49FF">
      <w:pPr>
        <w:pStyle w:val="Heading2"/>
      </w:pPr>
      <w:bookmarkStart w:id="59" w:name="_Toc368651141"/>
      <w:bookmarkStart w:id="60" w:name="_Toc391039058"/>
      <w:r>
        <w:t>Compatibility</w:t>
      </w:r>
      <w:bookmarkEnd w:id="59"/>
      <w:bookmarkEnd w:id="60"/>
    </w:p>
    <w:p w14:paraId="71AC9E4A" w14:textId="77777777" w:rsidR="003D49FF" w:rsidRDefault="003D49FF" w:rsidP="009D2C87">
      <w:pPr>
        <w:pStyle w:val="BodyText"/>
      </w:pPr>
      <w:r>
        <w:t xml:space="preserve">This cartridge is supported under Demandware API release 2.10.0 and onward. </w:t>
      </w:r>
    </w:p>
    <w:p w14:paraId="06416A6F" w14:textId="77777777" w:rsidR="003D49FF" w:rsidRDefault="003D49FF" w:rsidP="003D49FF">
      <w:pPr>
        <w:pStyle w:val="Heading1"/>
        <w:framePr w:wrap="auto" w:vAnchor="margin" w:yAlign="inline"/>
      </w:pPr>
      <w:bookmarkStart w:id="61" w:name="_Toc368651142"/>
      <w:bookmarkStart w:id="62" w:name="_Toc391039059"/>
      <w:r>
        <w:lastRenderedPageBreak/>
        <w:t>Implementation Guide</w:t>
      </w:r>
      <w:bookmarkEnd w:id="61"/>
      <w:bookmarkEnd w:id="62"/>
    </w:p>
    <w:p w14:paraId="169CC705" w14:textId="77777777" w:rsidR="00B925AF" w:rsidRDefault="00B925AF" w:rsidP="00B6458B">
      <w:pPr>
        <w:pStyle w:val="Heading2"/>
        <w:numPr>
          <w:ilvl w:val="0"/>
          <w:numId w:val="32"/>
        </w:numPr>
        <w:pBdr>
          <w:top w:val="none" w:sz="0" w:space="0" w:color="auto"/>
        </w:pBdr>
        <w:spacing w:before="200" w:after="0" w:line="276" w:lineRule="auto"/>
        <w:ind w:right="0"/>
      </w:pPr>
      <w:bookmarkStart w:id="63" w:name="_Toc356416083"/>
      <w:bookmarkStart w:id="64" w:name="_Toc368651143"/>
      <w:bookmarkStart w:id="65" w:name="_Toc391039060"/>
      <w:r>
        <w:t>Before Integration</w:t>
      </w:r>
      <w:bookmarkEnd w:id="63"/>
      <w:bookmarkEnd w:id="64"/>
      <w:bookmarkEnd w:id="65"/>
    </w:p>
    <w:p w14:paraId="178BC21E" w14:textId="77777777"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14:paraId="67A2AE52" w14:textId="77777777"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14:paraId="67066D2F" w14:textId="77777777"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14:paraId="7C978567" w14:textId="77777777" w:rsidR="00B925AF" w:rsidRDefault="00B925AF" w:rsidP="00B925AF">
      <w:pPr>
        <w:pStyle w:val="ListParagraph"/>
      </w:pPr>
      <w:r>
        <w:rPr>
          <w:noProof/>
        </w:rPr>
        <w:drawing>
          <wp:inline distT="0" distB="0" distL="0" distR="0" wp14:anchorId="42EE871C" wp14:editId="53C20C5F">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14:paraId="5BE5BEBF" w14:textId="77777777" w:rsidR="00B925AF" w:rsidRDefault="00B925AF" w:rsidP="00B925AF">
      <w:pPr>
        <w:pStyle w:val="ListParagraph"/>
      </w:pPr>
    </w:p>
    <w:p w14:paraId="17D388D2" w14:textId="77777777" w:rsidR="00B925AF" w:rsidRDefault="00B925AF" w:rsidP="00B925AF">
      <w:pPr>
        <w:pStyle w:val="ListParagraph"/>
      </w:pPr>
    </w:p>
    <w:p w14:paraId="29349531" w14:textId="77777777" w:rsidR="00B925AF" w:rsidRDefault="00B925AF" w:rsidP="00B925AF">
      <w:pPr>
        <w:pStyle w:val="ListParagraph"/>
      </w:pPr>
    </w:p>
    <w:p w14:paraId="614C356B" w14:textId="77777777" w:rsidR="00B925AF" w:rsidRDefault="00B925AF" w:rsidP="00B925AF">
      <w:pPr>
        <w:pStyle w:val="ListParagraph"/>
      </w:pPr>
    </w:p>
    <w:p w14:paraId="43AA21B0" w14:textId="77777777" w:rsidR="00B925AF" w:rsidRDefault="00B925AF" w:rsidP="00B925AF">
      <w:pPr>
        <w:pStyle w:val="ListParagraph"/>
      </w:pPr>
    </w:p>
    <w:p w14:paraId="70DB3247" w14:textId="77777777" w:rsidR="001A14B0" w:rsidRDefault="001A14B0" w:rsidP="00B925AF">
      <w:pPr>
        <w:pStyle w:val="ListParagraph"/>
      </w:pPr>
    </w:p>
    <w:p w14:paraId="2424C9BA" w14:textId="77777777" w:rsidR="001A14B0" w:rsidRDefault="001A14B0" w:rsidP="00B925AF">
      <w:pPr>
        <w:pStyle w:val="ListParagraph"/>
      </w:pPr>
    </w:p>
    <w:p w14:paraId="325BA8D5" w14:textId="77777777" w:rsidR="001A14B0" w:rsidRDefault="001A14B0" w:rsidP="00B925AF">
      <w:pPr>
        <w:pStyle w:val="ListParagraph"/>
      </w:pPr>
    </w:p>
    <w:p w14:paraId="0168B911" w14:textId="77777777" w:rsidR="001A14B0" w:rsidRDefault="001A14B0" w:rsidP="00B925AF">
      <w:pPr>
        <w:pStyle w:val="ListParagraph"/>
      </w:pPr>
    </w:p>
    <w:p w14:paraId="299071CE" w14:textId="77777777"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14:paraId="256AC142" w14:textId="77777777" w:rsidR="00B925AF" w:rsidRDefault="00B925AF" w:rsidP="00B925AF">
      <w:pPr>
        <w:pStyle w:val="ListParagraph"/>
        <w:rPr>
          <w:rFonts w:ascii="Times New Roman" w:hAnsi="Times New Roman" w:cs="Times New Roman"/>
        </w:rPr>
      </w:pPr>
      <w:r w:rsidRPr="002D572E">
        <w:rPr>
          <w:rFonts w:ascii="Times New Roman" w:hAnsi="Times New Roman" w:cs="Times New Roman"/>
        </w:rPr>
        <w:t xml:space="preserve">SiteGenesis 13.1 release onwards, in the COPlaceOrder-Start pipeline, the Order object is created before calling the COPlaceOrder-HandlePayments pipeline. This allowed the merchants </w:t>
      </w:r>
      <w:r w:rsidRPr="002D572E">
        <w:rPr>
          <w:rFonts w:ascii="Times New Roman" w:hAnsi="Times New Roman" w:cs="Times New Roman"/>
        </w:rPr>
        <w:lastRenderedPageBreak/>
        <w:t>to create an Order in Business Manager with fail status, even in case of a failed Payment Authorization. Refer to the screenshot below:</w:t>
      </w:r>
    </w:p>
    <w:p w14:paraId="0B84C2A8" w14:textId="77777777"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56617220" wp14:editId="736418C1">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14:paraId="7F2C4F4D" w14:textId="77777777" w:rsidR="00B925AF" w:rsidRDefault="00B925AF" w:rsidP="009D2C87">
      <w:pPr>
        <w:pStyle w:val="BodyText"/>
      </w:pPr>
    </w:p>
    <w:p w14:paraId="61EB423B" w14:textId="77777777" w:rsidR="00B925AF" w:rsidRDefault="00B925AF" w:rsidP="009D2C87">
      <w:pPr>
        <w:pStyle w:val="BodyText"/>
      </w:pPr>
    </w:p>
    <w:p w14:paraId="1958C068" w14:textId="77777777" w:rsidR="00B925AF" w:rsidRDefault="00B925AF" w:rsidP="009D2C87">
      <w:pPr>
        <w:pStyle w:val="BodyText"/>
      </w:pPr>
    </w:p>
    <w:p w14:paraId="7CDA09A1" w14:textId="77777777" w:rsidR="00B925AF" w:rsidRDefault="00B925AF" w:rsidP="009D2C87">
      <w:pPr>
        <w:pStyle w:val="BodyText"/>
      </w:pPr>
    </w:p>
    <w:p w14:paraId="53B05A00" w14:textId="77777777" w:rsidR="00B925AF" w:rsidRDefault="00B925AF" w:rsidP="009D2C87">
      <w:pPr>
        <w:pStyle w:val="BodyText"/>
      </w:pPr>
    </w:p>
    <w:p w14:paraId="2F799D39" w14:textId="77777777" w:rsidR="00451AA0" w:rsidRDefault="00451AA0" w:rsidP="009D2C87">
      <w:pPr>
        <w:pStyle w:val="BodyText"/>
      </w:pPr>
    </w:p>
    <w:p w14:paraId="67916AC6" w14:textId="77777777" w:rsidR="00451AA0" w:rsidRDefault="00451AA0" w:rsidP="009D2C87">
      <w:pPr>
        <w:pStyle w:val="BodyText"/>
      </w:pPr>
    </w:p>
    <w:p w14:paraId="50BA0A51" w14:textId="77777777" w:rsidR="00451AA0" w:rsidRDefault="00451AA0" w:rsidP="009D2C87">
      <w:pPr>
        <w:pStyle w:val="BodyText"/>
      </w:pPr>
    </w:p>
    <w:p w14:paraId="0C2A9DD8" w14:textId="77777777" w:rsidR="00451AA0" w:rsidRDefault="00451AA0" w:rsidP="009D2C87">
      <w:pPr>
        <w:pStyle w:val="BodyText"/>
      </w:pPr>
    </w:p>
    <w:p w14:paraId="59F627D5" w14:textId="77777777" w:rsidR="00451AA0" w:rsidRDefault="00451AA0" w:rsidP="009D2C87">
      <w:pPr>
        <w:pStyle w:val="BodyText"/>
      </w:pPr>
    </w:p>
    <w:p w14:paraId="5362F157" w14:textId="77777777" w:rsidR="00451AA0" w:rsidRDefault="00451AA0" w:rsidP="009D2C87">
      <w:pPr>
        <w:pStyle w:val="BodyText"/>
      </w:pPr>
    </w:p>
    <w:p w14:paraId="15D18414" w14:textId="77777777" w:rsidR="00451AA0" w:rsidRDefault="00451AA0" w:rsidP="009D2C87">
      <w:pPr>
        <w:pStyle w:val="BodyText"/>
      </w:pPr>
    </w:p>
    <w:p w14:paraId="21C4B534" w14:textId="77777777" w:rsidR="003D49FF" w:rsidRDefault="003D49FF" w:rsidP="00B925AF">
      <w:pPr>
        <w:pStyle w:val="Heading2"/>
        <w:spacing w:before="0" w:after="0"/>
      </w:pPr>
      <w:bookmarkStart w:id="66" w:name="_Toc368651144"/>
      <w:bookmarkStart w:id="67" w:name="_Toc391039061"/>
      <w:r>
        <w:t>Custom Code</w:t>
      </w:r>
      <w:bookmarkEnd w:id="66"/>
      <w:bookmarkEnd w:id="67"/>
    </w:p>
    <w:p w14:paraId="12685FBD" w14:textId="77777777" w:rsidR="003D49FF" w:rsidRDefault="00A019D2" w:rsidP="00B925AF">
      <w:pPr>
        <w:pStyle w:val="Heading3"/>
        <w:spacing w:before="0" w:after="0"/>
      </w:pPr>
      <w:bookmarkStart w:id="68" w:name="_Toc368651145"/>
      <w:bookmarkStart w:id="69" w:name="_Toc391039062"/>
      <w:r>
        <w:t>Credit Card Auth</w:t>
      </w:r>
      <w:bookmarkEnd w:id="68"/>
      <w:bookmarkEnd w:id="69"/>
    </w:p>
    <w:p w14:paraId="492D92F4" w14:textId="77777777" w:rsidR="00351A6E" w:rsidRDefault="003D49FF" w:rsidP="009D2C87">
      <w:pPr>
        <w:pStyle w:val="BodyText"/>
      </w:pPr>
      <w:r>
        <w:t xml:space="preserve">Update </w:t>
      </w:r>
      <w:r w:rsidR="00425BA4">
        <w:t>CYBERSOURCE_CREDIT</w:t>
      </w:r>
      <w:r>
        <w:t>-</w:t>
      </w:r>
      <w:r w:rsidR="00351A6E">
        <w:t xml:space="preserve">Authorize pipeline to call Cybercource-AuthorizeCreditCard pipeline. </w:t>
      </w:r>
    </w:p>
    <w:p w14:paraId="746B6471" w14:textId="77777777" w:rsidR="00FE6225" w:rsidRPr="00E909DB" w:rsidRDefault="00E909DB" w:rsidP="009D2C87">
      <w:pPr>
        <w:pStyle w:val="BodyText"/>
      </w:pPr>
      <w:r w:rsidRPr="00351A6E">
        <w:t>NOTE: Refer to the screen below for changes:</w:t>
      </w:r>
    </w:p>
    <w:p w14:paraId="56F94008" w14:textId="77777777" w:rsidR="00623669" w:rsidRDefault="00623669" w:rsidP="009D2C87">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14:paraId="331A4BD9" w14:textId="77777777" w:rsidR="00351A6E" w:rsidRDefault="00351A6E" w:rsidP="009D2C87">
      <w:pPr>
        <w:pStyle w:val="BodyText"/>
      </w:pPr>
      <w:r>
        <w:rPr>
          <w:noProof/>
        </w:rPr>
        <w:lastRenderedPageBreak/>
        <w:drawing>
          <wp:inline distT="0" distB="0" distL="0" distR="0" wp14:anchorId="621689DD" wp14:editId="15B3D6E7">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14:paraId="12DC8E9D" w14:textId="77777777" w:rsidR="00041DEA" w:rsidRDefault="00041DEA" w:rsidP="009D2C87">
      <w:pPr>
        <w:pStyle w:val="BodyText"/>
      </w:pPr>
    </w:p>
    <w:p w14:paraId="3257DB27" w14:textId="77777777" w:rsidR="00041DEA" w:rsidRDefault="00041DEA" w:rsidP="009D2C87">
      <w:pPr>
        <w:pStyle w:val="BodyText"/>
      </w:pPr>
    </w:p>
    <w:p w14:paraId="6F7F30E5" w14:textId="77777777" w:rsidR="00041DEA" w:rsidRDefault="00041DEA" w:rsidP="009D2C87">
      <w:pPr>
        <w:pStyle w:val="BodyText"/>
      </w:pPr>
    </w:p>
    <w:p w14:paraId="7D83B733" w14:textId="77777777" w:rsidR="00FE6225" w:rsidRDefault="00FE6225" w:rsidP="009D2C87">
      <w:pPr>
        <w:pStyle w:val="BodyText"/>
      </w:pPr>
    </w:p>
    <w:p w14:paraId="41182307" w14:textId="77777777" w:rsidR="00FE6225" w:rsidRDefault="00FE6225" w:rsidP="009D2C87">
      <w:pPr>
        <w:pStyle w:val="BodyText"/>
      </w:pPr>
    </w:p>
    <w:p w14:paraId="560494FD" w14:textId="77777777" w:rsidR="00FE6225" w:rsidRDefault="00FE6225" w:rsidP="009D2C87">
      <w:pPr>
        <w:pStyle w:val="BodyText"/>
      </w:pPr>
    </w:p>
    <w:p w14:paraId="08D498C3" w14:textId="77777777" w:rsidR="00FE6225" w:rsidRDefault="00FE6225" w:rsidP="009D2C87">
      <w:pPr>
        <w:pStyle w:val="BodyText"/>
      </w:pPr>
    </w:p>
    <w:p w14:paraId="5EF52510" w14:textId="77777777" w:rsidR="007D086A" w:rsidRDefault="007D086A" w:rsidP="009D2C87">
      <w:pPr>
        <w:pStyle w:val="BodyText"/>
      </w:pPr>
    </w:p>
    <w:p w14:paraId="7D9BC7CD" w14:textId="77777777" w:rsidR="007D086A" w:rsidRDefault="007D086A" w:rsidP="009D2C87">
      <w:pPr>
        <w:pStyle w:val="BodyText"/>
      </w:pPr>
    </w:p>
    <w:p w14:paraId="5C4D0060" w14:textId="77777777" w:rsidR="007D086A" w:rsidRDefault="007D086A" w:rsidP="009D2C87">
      <w:pPr>
        <w:pStyle w:val="BodyText"/>
      </w:pPr>
    </w:p>
    <w:p w14:paraId="11145B4A" w14:textId="77777777" w:rsidR="007D086A" w:rsidRDefault="007D086A" w:rsidP="009D2C87">
      <w:pPr>
        <w:pStyle w:val="BodyText"/>
      </w:pPr>
    </w:p>
    <w:p w14:paraId="54FED563" w14:textId="77777777" w:rsidR="007D086A" w:rsidRDefault="007D086A" w:rsidP="009D2C87">
      <w:pPr>
        <w:pStyle w:val="BodyText"/>
      </w:pPr>
    </w:p>
    <w:p w14:paraId="4F4D16F3" w14:textId="77777777" w:rsidR="007D086A" w:rsidRDefault="007D086A" w:rsidP="009D2C87">
      <w:pPr>
        <w:pStyle w:val="BodyText"/>
      </w:pPr>
    </w:p>
    <w:p w14:paraId="5B7635E7" w14:textId="77777777" w:rsidR="007D086A" w:rsidRDefault="007D086A" w:rsidP="009D2C87">
      <w:pPr>
        <w:pStyle w:val="BodyText"/>
      </w:pPr>
    </w:p>
    <w:p w14:paraId="60FEBFA6" w14:textId="77777777" w:rsidR="007D086A" w:rsidRDefault="007D086A" w:rsidP="009D2C87">
      <w:pPr>
        <w:pStyle w:val="BodyText"/>
      </w:pPr>
    </w:p>
    <w:p w14:paraId="280B3041" w14:textId="77777777" w:rsidR="007D086A" w:rsidRDefault="007D086A" w:rsidP="009D2C87">
      <w:pPr>
        <w:pStyle w:val="BodyText"/>
      </w:pPr>
    </w:p>
    <w:p w14:paraId="5046E522" w14:textId="77777777" w:rsidR="00041DEA" w:rsidRDefault="00623669" w:rsidP="009D2C87">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14:paraId="4AD13A0B" w14:textId="77777777" w:rsidR="00041DEA" w:rsidRDefault="00623669" w:rsidP="009D2C87">
      <w:pPr>
        <w:pStyle w:val="BodyText"/>
      </w:pPr>
      <w:r>
        <w:rPr>
          <w:noProof/>
        </w:rPr>
        <w:lastRenderedPageBreak/>
        <w:drawing>
          <wp:inline distT="0" distB="0" distL="0" distR="0" wp14:anchorId="2F4819CF" wp14:editId="7C12F562">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14:paraId="57AC9907" w14:textId="77777777" w:rsidR="00041DEA" w:rsidRDefault="00041DEA" w:rsidP="009D2C87">
      <w:pPr>
        <w:pStyle w:val="BodyText"/>
      </w:pPr>
    </w:p>
    <w:p w14:paraId="13778400" w14:textId="77777777" w:rsidR="00041DEA" w:rsidRDefault="00041DEA" w:rsidP="009D2C87">
      <w:pPr>
        <w:pStyle w:val="BodyText"/>
      </w:pPr>
    </w:p>
    <w:p w14:paraId="6B0FC166" w14:textId="77777777" w:rsidR="00041DEA" w:rsidRDefault="00041DEA" w:rsidP="009D2C87">
      <w:pPr>
        <w:pStyle w:val="BodyText"/>
      </w:pPr>
    </w:p>
    <w:p w14:paraId="567B583F" w14:textId="77777777" w:rsidR="00041DEA" w:rsidRDefault="00041DEA" w:rsidP="009D2C87">
      <w:pPr>
        <w:pStyle w:val="BodyText"/>
      </w:pPr>
    </w:p>
    <w:p w14:paraId="54F53BD5" w14:textId="77777777" w:rsidR="00041DEA" w:rsidRDefault="00041DEA" w:rsidP="009D2C87">
      <w:pPr>
        <w:pStyle w:val="BodyText"/>
      </w:pPr>
    </w:p>
    <w:p w14:paraId="5F053723" w14:textId="77777777" w:rsidR="00041DEA" w:rsidRDefault="00041DEA" w:rsidP="009D2C87">
      <w:pPr>
        <w:pStyle w:val="BodyText"/>
      </w:pPr>
    </w:p>
    <w:p w14:paraId="662134F8" w14:textId="77777777" w:rsidR="00F5128F" w:rsidRDefault="00F5128F" w:rsidP="009D2C87">
      <w:pPr>
        <w:pStyle w:val="BodyText"/>
      </w:pPr>
      <w:r>
        <w:t xml:space="preserve">Update COPlaceOrder-CreateOrder Pipeline to include an assign node just after the createorder2 pipelet. </w:t>
      </w:r>
      <w:r w:rsidR="003952C6">
        <w:t>Refer to the screenshot below for more details:</w:t>
      </w:r>
    </w:p>
    <w:p w14:paraId="22FA0695" w14:textId="77777777" w:rsidR="007C5ADD" w:rsidRPr="007C5ADD" w:rsidRDefault="007C5ADD" w:rsidP="007C5ADD">
      <w:pPr>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14:paraId="6CDB3899" w14:textId="77777777" w:rsidR="003952C6" w:rsidRDefault="003952C6" w:rsidP="00065079">
      <w:pPr>
        <w:ind w:left="720"/>
        <w:rPr>
          <w:b/>
        </w:rPr>
      </w:pPr>
      <w:r>
        <w:rPr>
          <w:b/>
          <w:noProof/>
        </w:rPr>
        <w:drawing>
          <wp:inline distT="0" distB="0" distL="0" distR="0" wp14:anchorId="7E5CB2F9" wp14:editId="454AFCC2">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14:paraId="311747CF" w14:textId="77777777" w:rsidR="003952C6" w:rsidRDefault="003952C6" w:rsidP="009D2C87">
      <w:pPr>
        <w:pStyle w:val="BodyText"/>
      </w:pPr>
      <w:r>
        <w:rPr>
          <w:noProof/>
        </w:rPr>
        <w:lastRenderedPageBreak/>
        <w:drawing>
          <wp:inline distT="0" distB="0" distL="0" distR="0" wp14:anchorId="68CF7385" wp14:editId="798F955F">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14:paraId="652A9E59" w14:textId="77777777" w:rsidR="00271B64" w:rsidRDefault="00271B64" w:rsidP="009D2C87">
      <w:pPr>
        <w:pStyle w:val="BodyText"/>
      </w:pPr>
    </w:p>
    <w:p w14:paraId="2F09A77B" w14:textId="77777777" w:rsidR="00271B64" w:rsidRDefault="00271B64" w:rsidP="009D2C87">
      <w:pPr>
        <w:pStyle w:val="BodyText"/>
      </w:pPr>
    </w:p>
    <w:p w14:paraId="206AE9C9" w14:textId="77777777" w:rsidR="00271B64" w:rsidRDefault="00271B64" w:rsidP="009D2C87">
      <w:pPr>
        <w:pStyle w:val="BodyText"/>
      </w:pPr>
      <w:r>
        <w:t>Add assign node just before FailOrder pipelet and null the Basket instance created at the time of createOrder2 pipelet.</w:t>
      </w:r>
    </w:p>
    <w:p w14:paraId="40977E2A" w14:textId="77777777" w:rsidR="00271B64" w:rsidRPr="00271B64" w:rsidRDefault="00271B64" w:rsidP="009D2C87">
      <w:pPr>
        <w:pStyle w:val="BodyText"/>
      </w:pPr>
      <w:r w:rsidRPr="00351A6E">
        <w:t>NOTE: Refer to the screen below for changes:</w:t>
      </w:r>
    </w:p>
    <w:p w14:paraId="0ECFE94D" w14:textId="77777777" w:rsidR="00271B64" w:rsidRDefault="00271B64" w:rsidP="009D2C87">
      <w:pPr>
        <w:pStyle w:val="BodyText"/>
      </w:pPr>
      <w:r>
        <w:rPr>
          <w:noProof/>
        </w:rPr>
        <w:drawing>
          <wp:inline distT="0" distB="0" distL="0" distR="0" wp14:anchorId="14625879" wp14:editId="1BE8D048">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14:paraId="5935F2DB" w14:textId="77777777" w:rsidR="00271B64" w:rsidRDefault="00271B64" w:rsidP="009D2C87">
      <w:pPr>
        <w:pStyle w:val="BodyText"/>
      </w:pPr>
      <w:r>
        <w:rPr>
          <w:noProof/>
        </w:rPr>
        <w:lastRenderedPageBreak/>
        <w:drawing>
          <wp:inline distT="0" distB="0" distL="0" distR="0" wp14:anchorId="4D8B2815" wp14:editId="6E8D83DE">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14:paraId="05B2AB21" w14:textId="77777777" w:rsidR="00271B64" w:rsidRDefault="00271B64" w:rsidP="009D2C87">
      <w:pPr>
        <w:pStyle w:val="BodyText"/>
      </w:pPr>
    </w:p>
    <w:p w14:paraId="325BD639" w14:textId="77777777" w:rsidR="003D49FF" w:rsidRDefault="00351A6E" w:rsidP="009D2C87">
      <w:pPr>
        <w:pStyle w:val="BodyText"/>
      </w:pPr>
      <w:r>
        <w:t>Als</w:t>
      </w:r>
      <w:r w:rsidR="00041DEA">
        <w:t>o</w:t>
      </w:r>
      <w:r>
        <w:t xml:space="preserve">, update </w:t>
      </w:r>
      <w:r w:rsidR="003D49FF">
        <w:t>HandlePayments pipeline to</w:t>
      </w:r>
      <w:r>
        <w:t xml:space="preserve"> handleresponse code returned by Cybersource</w:t>
      </w:r>
    </w:p>
    <w:p w14:paraId="08361C41" w14:textId="77777777" w:rsidR="003D49FF" w:rsidRDefault="003D49FF" w:rsidP="009D2C87">
      <w:pPr>
        <w:pStyle w:val="BodyText"/>
      </w:pPr>
      <w:r>
        <w:t>Authorized</w:t>
      </w:r>
    </w:p>
    <w:p w14:paraId="1EE6B166" w14:textId="77777777" w:rsidR="003D49FF" w:rsidRDefault="003D49FF" w:rsidP="009D2C87">
      <w:pPr>
        <w:pStyle w:val="BodyText"/>
      </w:pPr>
      <w:r>
        <w:t>Error</w:t>
      </w:r>
    </w:p>
    <w:p w14:paraId="133049FC" w14:textId="77777777" w:rsidR="003D49FF" w:rsidRDefault="003D49FF" w:rsidP="009D2C87">
      <w:pPr>
        <w:pStyle w:val="BodyText"/>
      </w:pPr>
      <w:r>
        <w:t xml:space="preserve">Declined and </w:t>
      </w:r>
    </w:p>
    <w:p w14:paraId="3E92F74D" w14:textId="77777777" w:rsidR="003D49FF" w:rsidRDefault="003D49FF" w:rsidP="009D2C87">
      <w:pPr>
        <w:pStyle w:val="BodyText"/>
      </w:pPr>
      <w:r>
        <w:t>Review</w:t>
      </w:r>
    </w:p>
    <w:p w14:paraId="27262C00" w14:textId="77777777" w:rsidR="00116A20" w:rsidRDefault="00351A6E" w:rsidP="009D2C87">
      <w:pPr>
        <w:pStyle w:val="BodyText"/>
      </w:pPr>
      <w:r>
        <w:t>Note: Refer to screen below for changes:</w:t>
      </w:r>
    </w:p>
    <w:p w14:paraId="7E72CC78" w14:textId="77777777" w:rsidR="00351A6E" w:rsidRPr="00116A20" w:rsidRDefault="00351A6E" w:rsidP="009D2C87">
      <w:pPr>
        <w:pStyle w:val="BodyText"/>
      </w:pPr>
      <w:r>
        <w:rPr>
          <w:noProof/>
        </w:rPr>
        <w:lastRenderedPageBreak/>
        <w:drawing>
          <wp:inline distT="0" distB="0" distL="0" distR="0" wp14:anchorId="4608DE79" wp14:editId="5D4BA77D">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14:paraId="151B1AF2" w14:textId="77777777" w:rsidR="00A019D2" w:rsidRDefault="00A019D2" w:rsidP="00A019D2">
      <w:pPr>
        <w:pStyle w:val="Heading3"/>
      </w:pPr>
      <w:bookmarkStart w:id="70" w:name="_Toc368651146"/>
      <w:bookmarkStart w:id="71" w:name="_Toc391039063"/>
      <w:r>
        <w:t>Bill Me Later</w:t>
      </w:r>
      <w:bookmarkEnd w:id="70"/>
      <w:bookmarkEnd w:id="71"/>
    </w:p>
    <w:p w14:paraId="4BE5796D" w14:textId="77777777" w:rsidR="00A019D2" w:rsidRDefault="00A019D2" w:rsidP="009D2C87">
      <w:pPr>
        <w:pStyle w:val="BodyText"/>
      </w:pPr>
      <w:r>
        <w:t>Update COPlaceOrder-HandlePayments pipeline to include Cybersource-AuthorizeBML.</w:t>
      </w:r>
    </w:p>
    <w:p w14:paraId="3D701753" w14:textId="77777777" w:rsidR="00A019D2" w:rsidRDefault="00A019D2" w:rsidP="009D2C87">
      <w:pPr>
        <w:pStyle w:val="BodyText"/>
      </w:pPr>
      <w:r>
        <w:t>Add logic to handle following responses from the Cybersource-AuthorizeBML:</w:t>
      </w:r>
    </w:p>
    <w:p w14:paraId="103BA4FF" w14:textId="77777777" w:rsidR="00A019D2" w:rsidRDefault="00A019D2" w:rsidP="009D2C87">
      <w:pPr>
        <w:pStyle w:val="BodyText"/>
      </w:pPr>
      <w:r>
        <w:t>Authorized</w:t>
      </w:r>
    </w:p>
    <w:p w14:paraId="5B3575F2" w14:textId="77777777" w:rsidR="00A019D2" w:rsidRDefault="00A019D2" w:rsidP="009D2C87">
      <w:pPr>
        <w:pStyle w:val="BodyText"/>
      </w:pPr>
      <w:r>
        <w:t>Error</w:t>
      </w:r>
    </w:p>
    <w:p w14:paraId="2CFA9E4E" w14:textId="77777777" w:rsidR="00A019D2" w:rsidRDefault="00A019D2" w:rsidP="009D2C87">
      <w:pPr>
        <w:pStyle w:val="BodyText"/>
      </w:pPr>
      <w:r>
        <w:t>Declined</w:t>
      </w:r>
    </w:p>
    <w:p w14:paraId="2597E490" w14:textId="77777777" w:rsidR="00116A20" w:rsidRPr="00116A20" w:rsidRDefault="00116A20" w:rsidP="009D2C87">
      <w:pPr>
        <w:pStyle w:val="BodyText"/>
      </w:pPr>
      <w:r w:rsidRPr="00116A20">
        <w:t xml:space="preserve">Note: Refer to </w:t>
      </w:r>
      <w:r w:rsidR="003A32FC">
        <w:t>screenshot below for changes:</w:t>
      </w:r>
    </w:p>
    <w:p w14:paraId="4F283410" w14:textId="77777777" w:rsidR="00116A20" w:rsidRDefault="003A32FC" w:rsidP="009D2C87">
      <w:pPr>
        <w:pStyle w:val="BodyText"/>
      </w:pPr>
      <w:r>
        <w:rPr>
          <w:noProof/>
        </w:rPr>
        <w:lastRenderedPageBreak/>
        <w:drawing>
          <wp:inline distT="0" distB="0" distL="0" distR="0" wp14:anchorId="3A6556F4" wp14:editId="5CC5A1BC">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14:paraId="54623C27" w14:textId="77777777" w:rsidR="00116A20" w:rsidRDefault="00116A20" w:rsidP="009D2C87">
      <w:pPr>
        <w:pStyle w:val="BodyText"/>
      </w:pPr>
    </w:p>
    <w:p w14:paraId="57AA850D" w14:textId="77777777" w:rsidR="003D49FF" w:rsidRDefault="003D49FF" w:rsidP="003D49FF">
      <w:pPr>
        <w:pStyle w:val="Heading3"/>
      </w:pPr>
      <w:bookmarkStart w:id="72" w:name="_Toc368651147"/>
      <w:bookmarkStart w:id="73" w:name="_Toc391039064"/>
      <w:r>
        <w:t>Tax Service</w:t>
      </w:r>
      <w:bookmarkEnd w:id="72"/>
      <w:bookmarkEnd w:id="73"/>
    </w:p>
    <w:p w14:paraId="43BF183E" w14:textId="77777777" w:rsidR="003D49FF" w:rsidRDefault="003D49FF" w:rsidP="009D2C87">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14:anchorId="24DA93FF" wp14:editId="706C6A49">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14:paraId="1511D82B" w14:textId="77777777" w:rsidR="00DC1E5F" w:rsidRDefault="003D49FF" w:rsidP="009D2C87">
      <w:pPr>
        <w:pStyle w:val="BodyText"/>
      </w:pPr>
      <w:r>
        <w:t>Comment out the built in tax calculation function call in cart/calculateCart.ds</w:t>
      </w:r>
    </w:p>
    <w:p w14:paraId="689EB4B2" w14:textId="77777777" w:rsidR="00FB4324" w:rsidRDefault="00FB4324" w:rsidP="009D2C87">
      <w:pPr>
        <w:pStyle w:val="BodyText"/>
      </w:pPr>
      <w:r>
        <w:rPr>
          <w:noProof/>
        </w:rPr>
        <w:lastRenderedPageBreak/>
        <w:drawing>
          <wp:inline distT="0" distB="0" distL="0" distR="0" wp14:anchorId="0A366BC2" wp14:editId="64D0A10E">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14:paraId="2B871105" w14:textId="77777777" w:rsidR="00933373" w:rsidRDefault="00DC1E5F" w:rsidP="009D2C87">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14:paraId="77A4A60F" w14:textId="77777777" w:rsidR="00933373" w:rsidRDefault="00933373" w:rsidP="009D2C87">
      <w:pPr>
        <w:pStyle w:val="BodyText"/>
      </w:pPr>
      <w:r>
        <w:rPr>
          <w:noProof/>
        </w:rPr>
        <w:drawing>
          <wp:inline distT="0" distB="0" distL="0" distR="0" wp14:anchorId="32BF7D0A" wp14:editId="772CB222">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14:paraId="028384F7" w14:textId="77777777" w:rsidR="003D49FF" w:rsidRDefault="00933373" w:rsidP="009D2C87">
      <w:pPr>
        <w:pStyle w:val="BodyText"/>
      </w:pPr>
      <w:r>
        <w:rPr>
          <w:noProof/>
        </w:rPr>
        <w:lastRenderedPageBreak/>
        <w:drawing>
          <wp:inline distT="0" distB="0" distL="0" distR="0" wp14:anchorId="08BAC9D3" wp14:editId="00DD66B8">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14:paraId="0A90A06C" w14:textId="77777777" w:rsidR="00FF1FE6" w:rsidRDefault="00AC5B37" w:rsidP="009D2C87">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14:paraId="6966F48C" w14:textId="77777777" w:rsidR="00AC5B37" w:rsidRDefault="00AC5B37" w:rsidP="009D2C87">
      <w:pPr>
        <w:pStyle w:val="BodyText"/>
      </w:pPr>
    </w:p>
    <w:p w14:paraId="2DC0A13A" w14:textId="77777777" w:rsidR="00AC5B37" w:rsidRDefault="00AC5B37" w:rsidP="009D2C87">
      <w:pPr>
        <w:pStyle w:val="BodyText"/>
      </w:pPr>
    </w:p>
    <w:p w14:paraId="51F5FAB9" w14:textId="77777777" w:rsidR="009F7DDE" w:rsidRDefault="009F7DDE" w:rsidP="009D2C87">
      <w:pPr>
        <w:pStyle w:val="BodyText"/>
      </w:pPr>
    </w:p>
    <w:p w14:paraId="64A05E13" w14:textId="77777777" w:rsidR="00FB733F" w:rsidRDefault="00FA433A" w:rsidP="009D2C87">
      <w:pPr>
        <w:pStyle w:val="BodyText"/>
      </w:pPr>
      <w:r>
        <w:rPr>
          <w:noProof/>
        </w:rPr>
        <w:drawing>
          <wp:inline distT="0" distB="0" distL="0" distR="0" wp14:anchorId="48BA43C3" wp14:editId="2CC65C0B">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14:paraId="7745FB0E" w14:textId="77777777" w:rsidR="0043709A" w:rsidRDefault="00AD6896" w:rsidP="009D2C87">
      <w:pPr>
        <w:pStyle w:val="BodyText"/>
      </w:pPr>
      <w:r>
        <w:rPr>
          <w:noProof/>
        </w:rPr>
        <w:lastRenderedPageBreak/>
        <w:drawing>
          <wp:inline distT="0" distB="0" distL="0" distR="0" wp14:anchorId="50C5ECE2" wp14:editId="541D809A">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14:paraId="52BD4777" w14:textId="77777777" w:rsidR="0043709A" w:rsidRDefault="0043709A" w:rsidP="009D2C87">
      <w:pPr>
        <w:pStyle w:val="BodyText"/>
      </w:pPr>
    </w:p>
    <w:p w14:paraId="426B71FA" w14:textId="77777777" w:rsidR="00F11993" w:rsidRDefault="00F11993" w:rsidP="009D2C87">
      <w:pPr>
        <w:pStyle w:val="BodyText"/>
      </w:pPr>
    </w:p>
    <w:p w14:paraId="2F00642E" w14:textId="77777777" w:rsidR="00F11993" w:rsidRDefault="00F11993" w:rsidP="009D2C87">
      <w:pPr>
        <w:pStyle w:val="BodyText"/>
      </w:pPr>
    </w:p>
    <w:p w14:paraId="3D1002D1" w14:textId="77777777" w:rsidR="003D49FF" w:rsidRDefault="003D49FF" w:rsidP="003D49FF">
      <w:pPr>
        <w:pStyle w:val="Heading3"/>
      </w:pPr>
      <w:bookmarkStart w:id="74" w:name="_Toc368651148"/>
      <w:bookmarkStart w:id="75" w:name="_Toc391039065"/>
      <w:r>
        <w:t>Address Verification Service</w:t>
      </w:r>
      <w:bookmarkEnd w:id="74"/>
      <w:bookmarkEnd w:id="75"/>
    </w:p>
    <w:p w14:paraId="2A48D80E" w14:textId="77777777" w:rsidR="003D49FF" w:rsidRDefault="003D49FF" w:rsidP="009D2C87">
      <w:pPr>
        <w:pStyle w:val="BodyText"/>
      </w:pPr>
      <w:r>
        <w:t>Provide Site Preference values for 2 AVS-related business rules:</w:t>
      </w:r>
    </w:p>
    <w:p w14:paraId="4795598B" w14:textId="77777777" w:rsidR="003D49FF" w:rsidRDefault="003D49FF" w:rsidP="009D2C87">
      <w:pPr>
        <w:pStyle w:val="BodyText"/>
      </w:pPr>
      <w:r>
        <w:t>CsAvsIgnoreResult – Determines whether AVS failures will force an auth failure</w:t>
      </w:r>
    </w:p>
    <w:p w14:paraId="4798F5C6" w14:textId="77777777" w:rsidR="003D49FF" w:rsidRDefault="003D49FF" w:rsidP="009D2C87">
      <w:pPr>
        <w:pStyle w:val="BodyText"/>
      </w:pPr>
      <w:r>
        <w:t>CsAvsDeclineFlags –Determines how “correct” an address must be to produce a failure result</w:t>
      </w:r>
    </w:p>
    <w:p w14:paraId="52198352" w14:textId="77777777" w:rsidR="003D49FF" w:rsidRDefault="003D49FF" w:rsidP="009D2C87">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14:paraId="37CFCB30" w14:textId="77777777" w:rsidR="003D49FF" w:rsidRDefault="003D49FF" w:rsidP="003D49FF">
      <w:pPr>
        <w:pStyle w:val="Heading3"/>
      </w:pPr>
      <w:bookmarkStart w:id="76" w:name="_Toc368651149"/>
      <w:bookmarkStart w:id="77" w:name="_Toc391039066"/>
      <w:r>
        <w:t>Delivery Address Validation Service</w:t>
      </w:r>
      <w:bookmarkEnd w:id="76"/>
      <w:bookmarkEnd w:id="77"/>
    </w:p>
    <w:p w14:paraId="39B2C794" w14:textId="77777777" w:rsidR="003D49FF" w:rsidRDefault="003D49FF" w:rsidP="009D2C87">
      <w:pPr>
        <w:pStyle w:val="BodyText"/>
      </w:pPr>
      <w:r>
        <w:t>Provide Site Preference values for 2 DAV-related business rules:</w:t>
      </w:r>
    </w:p>
    <w:p w14:paraId="1A9F5C20" w14:textId="77777777" w:rsidR="003D49FF" w:rsidRDefault="003D49FF" w:rsidP="009D2C87">
      <w:pPr>
        <w:pStyle w:val="BodyText"/>
      </w:pPr>
      <w:r>
        <w:t>CsDavEnable – Determines whether DAV features are enabled for payment auth requests</w:t>
      </w:r>
    </w:p>
    <w:p w14:paraId="6E9DE58E" w14:textId="77777777" w:rsidR="003D49FF" w:rsidRDefault="003D49FF" w:rsidP="009D2C87">
      <w:pPr>
        <w:pStyle w:val="BodyText"/>
      </w:pPr>
      <w:r>
        <w:rPr>
          <w:rFonts w:cs="Courier New"/>
          <w:iCs/>
        </w:rPr>
        <w:t>CsDavOnAddressVerificationFailure</w:t>
      </w:r>
      <w:r>
        <w:t xml:space="preserve"> –Determines whether a DAV failure will result in a payment auth failure</w:t>
      </w:r>
    </w:p>
    <w:p w14:paraId="3A7C5FB0" w14:textId="77777777" w:rsidR="003D49FF" w:rsidRDefault="003D49FF" w:rsidP="009D2C87">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14:paraId="506FBA61" w14:textId="77777777" w:rsidR="008A08BB" w:rsidRDefault="008A08BB" w:rsidP="008A08BB">
      <w:pPr>
        <w:pStyle w:val="Heading3"/>
      </w:pPr>
      <w:bookmarkStart w:id="78" w:name="_Toc368651150"/>
      <w:bookmarkStart w:id="79" w:name="_Toc391039067"/>
      <w:r>
        <w:lastRenderedPageBreak/>
        <w:t>Full Authorization Reversal</w:t>
      </w:r>
      <w:bookmarkEnd w:id="78"/>
      <w:bookmarkEnd w:id="79"/>
    </w:p>
    <w:p w14:paraId="694DF41A" w14:textId="77777777"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14:paraId="6E9A739E" w14:textId="77777777" w:rsidR="003806DD" w:rsidRPr="00EF13B0" w:rsidRDefault="003806DD" w:rsidP="003806DD">
      <w:pPr>
        <w:pStyle w:val="Heading3"/>
      </w:pPr>
      <w:bookmarkStart w:id="80" w:name="_Toc368651151"/>
      <w:bookmarkStart w:id="81" w:name="_Toc391039068"/>
      <w:r w:rsidRPr="00EF13B0">
        <w:t>Payer Authentication Service</w:t>
      </w:r>
      <w:bookmarkEnd w:id="80"/>
      <w:bookmarkEnd w:id="81"/>
    </w:p>
    <w:p w14:paraId="36525D00" w14:textId="77777777"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14:paraId="10C6925C" w14:textId="77777777" w:rsidR="003806DD" w:rsidRPr="00EF13B0" w:rsidRDefault="009A10F5" w:rsidP="009D2C87">
      <w:pPr>
        <w:pStyle w:val="BodyText"/>
      </w:pPr>
      <w:r w:rsidRPr="00EF13B0">
        <w:rPr>
          <w:u w:val="single"/>
        </w:rPr>
        <w:t>CyberSource Merchant ID (PA)</w:t>
      </w:r>
      <w:proofErr w:type="gramStart"/>
      <w:r w:rsidRPr="00EF13B0">
        <w:rPr>
          <w:u w:val="single"/>
        </w:rPr>
        <w:t>:</w:t>
      </w:r>
      <w:r w:rsidR="003806DD" w:rsidRPr="00EF13B0">
        <w:t>–</w:t>
      </w:r>
      <w:proofErr w:type="gramEnd"/>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14:paraId="2CE9803B" w14:textId="77777777" w:rsidR="003806DD" w:rsidRPr="00EF13B0" w:rsidRDefault="009A10F5" w:rsidP="009D2C87">
      <w:pPr>
        <w:pStyle w:val="BodyText"/>
      </w:pPr>
      <w:r w:rsidRPr="00EF13B0">
        <w:rPr>
          <w:u w:val="single"/>
        </w:rPr>
        <w:t>CyberSource Merchant Password (PA):</w:t>
      </w:r>
      <w:r w:rsidR="003806DD" w:rsidRPr="00EF13B0">
        <w:t xml:space="preserve"> –</w:t>
      </w:r>
      <w:r w:rsidR="004513AB" w:rsidRPr="00EF13B0">
        <w:t>Password corresponding to the merchant account.</w:t>
      </w:r>
    </w:p>
    <w:p w14:paraId="14E922BD" w14:textId="77777777" w:rsidR="002C4946" w:rsidRPr="00EF13B0" w:rsidRDefault="002C4946" w:rsidP="009D2C87">
      <w:pPr>
        <w:pStyle w:val="BodyText"/>
      </w:pPr>
      <w:r w:rsidRPr="00EF13B0">
        <w:rPr>
          <w:u w:val="single"/>
        </w:rPr>
        <w:t>CyberSource Merchant Name (PA):</w:t>
      </w:r>
      <w:r w:rsidRPr="00EF13B0">
        <w:t xml:space="preserve"> –Merchant Name to be used for service.</w:t>
      </w:r>
    </w:p>
    <w:p w14:paraId="4EE67531" w14:textId="77777777" w:rsidR="003806DD" w:rsidRDefault="002C4946" w:rsidP="009D2C87">
      <w:pPr>
        <w:pStyle w:val="BodyText"/>
      </w:pPr>
      <w:r w:rsidRPr="00EF13B0">
        <w:rPr>
          <w:u w:val="single"/>
        </w:rPr>
        <w:t>CyberSource Save Proof.xml (PA):</w:t>
      </w:r>
      <w:r w:rsidRPr="00EF13B0">
        <w:t xml:space="preserve"> –Determines whether to save proof.xml (received from Cybersource response) as part of order object.</w:t>
      </w:r>
    </w:p>
    <w:p w14:paraId="7A2AAC0B" w14:textId="77777777" w:rsidR="00DB3EF3" w:rsidRPr="00EF13B0" w:rsidRDefault="00DB3EF3" w:rsidP="009D2C87">
      <w:pPr>
        <w:pStyle w:val="BodyText"/>
      </w:pPr>
      <w:r w:rsidRPr="00EF13B0">
        <w:rPr>
          <w:u w:val="single"/>
        </w:rPr>
        <w:t xml:space="preserve">CyberSource Save </w:t>
      </w:r>
      <w:proofErr w:type="gramStart"/>
      <w:r>
        <w:rPr>
          <w:u w:val="single"/>
        </w:rPr>
        <w:t>ParesStatus</w:t>
      </w:r>
      <w:r w:rsidRPr="00EF13B0">
        <w:rPr>
          <w:u w:val="single"/>
        </w:rPr>
        <w:t>(</w:t>
      </w:r>
      <w:proofErr w:type="gramEnd"/>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14:paraId="52171AA1" w14:textId="77777777" w:rsidR="00F50DED" w:rsidRPr="00EF13B0" w:rsidRDefault="00F50DED" w:rsidP="009D2C87">
      <w:pPr>
        <w:pStyle w:val="BodyText"/>
      </w:pPr>
    </w:p>
    <w:p w14:paraId="5B657D69" w14:textId="77777777" w:rsidR="00F50DED" w:rsidRPr="00EF13B0" w:rsidRDefault="00F50DED" w:rsidP="009D2C87">
      <w:pPr>
        <w:pStyle w:val="BodyText"/>
      </w:pPr>
      <w:r w:rsidRPr="00EF13B0">
        <w:t>Update COPlaceOrder-HandlePayments pipeline to make custom loop to iterate through all the payment methods set in the basket.</w:t>
      </w:r>
    </w:p>
    <w:p w14:paraId="5F8906B3" w14:textId="77777777"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14:paraId="26D2EDE6" w14:textId="77777777" w:rsidR="00F50DED" w:rsidRDefault="00EF3FEF" w:rsidP="009D2C87">
      <w:pPr>
        <w:pStyle w:val="BodyText"/>
      </w:pPr>
      <w:r>
        <w:rPr>
          <w:noProof/>
        </w:rPr>
        <w:lastRenderedPageBreak/>
        <w:drawing>
          <wp:inline distT="0" distB="0" distL="0" distR="0" wp14:anchorId="0ADB805F" wp14:editId="21D8699F">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14:paraId="04FD677A" w14:textId="77777777" w:rsidR="00EF3FEF" w:rsidRDefault="00EF3FEF" w:rsidP="009D2C87">
      <w:pPr>
        <w:pStyle w:val="BodyText"/>
      </w:pPr>
    </w:p>
    <w:p w14:paraId="08775B69" w14:textId="77777777"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14:paraId="65FA8570" w14:textId="77777777" w:rsidR="00686D5E" w:rsidRDefault="00686D5E" w:rsidP="009D2C87">
      <w:pPr>
        <w:pStyle w:val="BodyText"/>
      </w:pPr>
    </w:p>
    <w:p w14:paraId="56DDFFAA" w14:textId="77777777" w:rsidR="00686D5E" w:rsidRDefault="00686D5E" w:rsidP="009D2C87">
      <w:pPr>
        <w:pStyle w:val="BodyText"/>
      </w:pPr>
    </w:p>
    <w:p w14:paraId="1DA5FEC4" w14:textId="77777777" w:rsidR="00686D5E" w:rsidRDefault="00686D5E" w:rsidP="009D2C87">
      <w:pPr>
        <w:pStyle w:val="BodyText"/>
      </w:pPr>
    </w:p>
    <w:p w14:paraId="042B6F29" w14:textId="77777777" w:rsidR="00686D5E" w:rsidRDefault="00686D5E" w:rsidP="009D2C87">
      <w:pPr>
        <w:pStyle w:val="BodyText"/>
      </w:pPr>
    </w:p>
    <w:p w14:paraId="11543617" w14:textId="77777777" w:rsidR="00686D5E" w:rsidRDefault="00686D5E" w:rsidP="009D2C87">
      <w:pPr>
        <w:pStyle w:val="BodyText"/>
      </w:pPr>
    </w:p>
    <w:p w14:paraId="66ABBAB0" w14:textId="77777777" w:rsidR="00686D5E" w:rsidRDefault="00686D5E" w:rsidP="009D2C87">
      <w:pPr>
        <w:pStyle w:val="BodyText"/>
      </w:pPr>
    </w:p>
    <w:p w14:paraId="6525E3D4" w14:textId="77777777" w:rsidR="00686D5E" w:rsidRDefault="00686D5E" w:rsidP="009D2C87">
      <w:pPr>
        <w:pStyle w:val="BodyText"/>
      </w:pPr>
    </w:p>
    <w:p w14:paraId="79A21973" w14:textId="77777777" w:rsidR="00686D5E" w:rsidRPr="00EF13B0" w:rsidRDefault="00686D5E" w:rsidP="00686D5E">
      <w:pPr>
        <w:pStyle w:val="Heading3"/>
      </w:pPr>
      <w:bookmarkStart w:id="82" w:name="_Toc368651152"/>
      <w:bookmarkStart w:id="83" w:name="_Toc391039069"/>
      <w:r w:rsidRPr="00EF13B0">
        <w:t>Payment Tokenization Service</w:t>
      </w:r>
      <w:bookmarkEnd w:id="82"/>
      <w:bookmarkEnd w:id="83"/>
    </w:p>
    <w:p w14:paraId="5AB73E06" w14:textId="77777777" w:rsidR="0039682C" w:rsidRPr="0039682C" w:rsidRDefault="00686D5E" w:rsidP="009D2C87">
      <w:pPr>
        <w:pStyle w:val="BodyText"/>
      </w:pPr>
      <w:r>
        <w:t xml:space="preserve">Update the form </w:t>
      </w:r>
      <w:r w:rsidRPr="00686D5E">
        <w:rPr>
          <w:u w:val="single"/>
        </w:rPr>
        <w:t>creditcard.xml</w:t>
      </w:r>
    </w:p>
    <w:p w14:paraId="42D33FBA" w14:textId="77777777" w:rsidR="00686D5E" w:rsidRDefault="00686D5E" w:rsidP="009D2C87">
      <w:pPr>
        <w:pStyle w:val="BodyText"/>
      </w:pPr>
      <w:r>
        <w:t>Include the following form field in the form:</w:t>
      </w:r>
    </w:p>
    <w:p w14:paraId="3D408A5A" w14:textId="77777777" w:rsidR="00686D5E" w:rsidRDefault="00686D5E" w:rsidP="009D2C87">
      <w:pPr>
        <w:pStyle w:val="BodyText"/>
        <w:rPr>
          <w:highlight w:val="lightGray"/>
        </w:rPr>
      </w:pPr>
      <w:r w:rsidRPr="00686D5E">
        <w:rPr>
          <w:highlight w:val="lightGray"/>
        </w:rPr>
        <w:t>&lt;</w:t>
      </w:r>
      <w:proofErr w:type="gramStart"/>
      <w:r w:rsidRPr="00686D5E">
        <w:rPr>
          <w:highlight w:val="lightGray"/>
        </w:rPr>
        <w:t>!-</w:t>
      </w:r>
      <w:proofErr w:type="gramEnd"/>
      <w:r w:rsidRPr="00686D5E">
        <w:rPr>
          <w:highlight w:val="lightGray"/>
        </w:rPr>
        <w:t>- field for credit card subscription --&gt;</w:t>
      </w:r>
    </w:p>
    <w:p w14:paraId="700878FB" w14:textId="77777777" w:rsidR="00686D5E" w:rsidRDefault="00686D5E" w:rsidP="009D2C87">
      <w:pPr>
        <w:pStyle w:val="BodyText"/>
      </w:pPr>
      <w:r w:rsidRPr="00686D5E">
        <w:rPr>
          <w:highlight w:val="lightGray"/>
        </w:rPr>
        <w:t>&lt;</w:t>
      </w:r>
      <w:proofErr w:type="gramStart"/>
      <w:r w:rsidRPr="00686D5E">
        <w:rPr>
          <w:highlight w:val="lightGray"/>
        </w:rPr>
        <w:t>field</w:t>
      </w:r>
      <w:proofErr w:type="gramEnd"/>
      <w:r w:rsidRPr="00686D5E">
        <w:rPr>
          <w:highlight w:val="lightGray"/>
        </w:rPr>
        <w:t xml:space="preserve"> formid="isSubscription" type="boolean" mandatory="false" default-value="false"/&gt;</w:t>
      </w:r>
    </w:p>
    <w:p w14:paraId="101630AB" w14:textId="77777777" w:rsidR="00C70E7E" w:rsidRPr="00686D5E" w:rsidRDefault="00C70E7E" w:rsidP="009D2C87">
      <w:pPr>
        <w:pStyle w:val="BodyText"/>
      </w:pPr>
      <w:r w:rsidRPr="00C70E7E">
        <w:t>&lt;</w:t>
      </w:r>
      <w:proofErr w:type="gramStart"/>
      <w:r w:rsidRPr="00C70E7E">
        <w:t>field</w:t>
      </w:r>
      <w:proofErr w:type="gramEnd"/>
      <w:r w:rsidRPr="00C70E7E">
        <w:t xml:space="preserve"> formid="maskedFourDigit"</w:t>
      </w:r>
      <w:r w:rsidR="00614824" w:rsidRPr="00614824">
        <w:t>label="creditcard.number"</w:t>
      </w:r>
      <w:r w:rsidRPr="00C70E7E">
        <w:t xml:space="preserve"> type="string" masked="4" max-length="16"/&gt;</w:t>
      </w:r>
    </w:p>
    <w:p w14:paraId="3E55D0C9" w14:textId="77777777" w:rsidR="00C81AAB" w:rsidRDefault="00C81AAB" w:rsidP="009D2C87">
      <w:pPr>
        <w:pStyle w:val="BodyText"/>
      </w:pPr>
    </w:p>
    <w:p w14:paraId="7D377F7D" w14:textId="77777777" w:rsidR="0039682C" w:rsidRPr="0039682C" w:rsidRDefault="00C81AAB" w:rsidP="009D2C87">
      <w:pPr>
        <w:pStyle w:val="BodyText"/>
      </w:pPr>
      <w:r>
        <w:t xml:space="preserve">Update the template </w:t>
      </w:r>
      <w:r>
        <w:rPr>
          <w:u w:val="single"/>
        </w:rPr>
        <w:t>creditcardjson.isml</w:t>
      </w:r>
    </w:p>
    <w:p w14:paraId="5522E1C2" w14:textId="77777777" w:rsidR="00C81AAB" w:rsidRDefault="00C81AAB" w:rsidP="009D2C87">
      <w:pPr>
        <w:pStyle w:val="BodyText"/>
      </w:pPr>
      <w:r>
        <w:t>Replace the following code block</w:t>
      </w:r>
    </w:p>
    <w:p w14:paraId="363BB95A" w14:textId="77777777" w:rsidR="00686D5E" w:rsidRPr="00C81AAB" w:rsidRDefault="00C81AAB" w:rsidP="009D2C87">
      <w:pPr>
        <w:pStyle w:val="BodyText"/>
      </w:pPr>
      <w:proofErr w:type="gramStart"/>
      <w:r w:rsidRPr="00C81AAB">
        <w:rPr>
          <w:highlight w:val="lightGray"/>
        </w:rPr>
        <w:t>expirationYear:pdict.SelectedCreditCard.creditCardExpirationYear</w:t>
      </w:r>
      <w:proofErr w:type="gramEnd"/>
      <w:r w:rsidRPr="00C81AAB">
        <w:rPr>
          <w:highlight w:val="lightGray"/>
        </w:rPr>
        <w:t xml:space="preserve"> </w:t>
      </w:r>
    </w:p>
    <w:p w14:paraId="2C427E6C" w14:textId="77777777" w:rsidR="00C81AAB" w:rsidRDefault="00C81AAB" w:rsidP="009D2C87">
      <w:pPr>
        <w:pStyle w:val="BodyText"/>
      </w:pPr>
      <w:r>
        <w:tab/>
        <w:t>With the following code block:</w:t>
      </w:r>
    </w:p>
    <w:p w14:paraId="0DF8CF14" w14:textId="77777777" w:rsidR="00C81AAB" w:rsidRPr="00C81AAB" w:rsidRDefault="00C81AAB" w:rsidP="009D2C87">
      <w:pPr>
        <w:pStyle w:val="BodyText"/>
        <w:rPr>
          <w:highlight w:val="lightGray"/>
        </w:rPr>
      </w:pPr>
      <w:proofErr w:type="gramStart"/>
      <w:r w:rsidRPr="00C81AAB">
        <w:rPr>
          <w:highlight w:val="lightGray"/>
        </w:rPr>
        <w:t>expirationYear:pdict.SelectedCreditCard.creditCardExpirationYear</w:t>
      </w:r>
      <w:proofErr w:type="gramEnd"/>
      <w:r w:rsidRPr="00C81AAB">
        <w:rPr>
          <w:highlight w:val="lightGray"/>
        </w:rPr>
        <w:t>,</w:t>
      </w:r>
    </w:p>
    <w:p w14:paraId="1D2CDD94" w14:textId="77777777" w:rsidR="00C81AAB" w:rsidRDefault="00C81AAB" w:rsidP="009D2C87">
      <w:pPr>
        <w:pStyle w:val="BodyText"/>
        <w:rPr>
          <w:highlight w:val="lightGray"/>
        </w:rPr>
      </w:pPr>
      <w:proofErr w:type="gramStart"/>
      <w:r w:rsidRPr="00C81AAB">
        <w:rPr>
          <w:highlight w:val="lightGray"/>
        </w:rPr>
        <w:t>isSubscription:pdict.SelectedCreditCard.custom.isSubscription</w:t>
      </w:r>
      <w:proofErr w:type="gramEnd"/>
      <w:r w:rsidR="003D6CE0">
        <w:rPr>
          <w:highlight w:val="lightGray"/>
        </w:rPr>
        <w:t>,</w:t>
      </w:r>
    </w:p>
    <w:p w14:paraId="5D3D29CA" w14:textId="77777777" w:rsidR="003D6CE0" w:rsidRPr="00C81AAB" w:rsidRDefault="003D6CE0" w:rsidP="009D2C87">
      <w:pPr>
        <w:pStyle w:val="BodyText"/>
        <w:rPr>
          <w:highlight w:val="lightGray"/>
        </w:rPr>
      </w:pPr>
      <w:proofErr w:type="gramStart"/>
      <w:r w:rsidRPr="003D6CE0">
        <w:t>maskedFourDigit:pdict.SelectedCreditCard.custom.maskedFourDigit</w:t>
      </w:r>
      <w:proofErr w:type="gramEnd"/>
    </w:p>
    <w:p w14:paraId="0E791EF9" w14:textId="77777777" w:rsidR="00C81AAB" w:rsidRDefault="00C81AAB" w:rsidP="009D2C87">
      <w:pPr>
        <w:pStyle w:val="BodyText"/>
      </w:pPr>
    </w:p>
    <w:p w14:paraId="57A60235" w14:textId="77777777" w:rsidR="0039682C" w:rsidRDefault="00C81AAB" w:rsidP="009D2C87">
      <w:pPr>
        <w:pStyle w:val="BodyText"/>
      </w:pPr>
      <w:r>
        <w:t xml:space="preserve">Update the form </w:t>
      </w:r>
      <w:r w:rsidRPr="00705F0A">
        <w:t>customeraddress.xml</w:t>
      </w:r>
    </w:p>
    <w:p w14:paraId="16AF9D99" w14:textId="77777777" w:rsidR="00C81AAB" w:rsidRDefault="00C81AAB" w:rsidP="009D2C87">
      <w:pPr>
        <w:pStyle w:val="BodyText"/>
      </w:pPr>
      <w:r>
        <w:t xml:space="preserve">Include the following code </w:t>
      </w:r>
      <w:r w:rsidR="00AA6180">
        <w:t>just before adding the action events</w:t>
      </w:r>
    </w:p>
    <w:p w14:paraId="6A3DB119" w14:textId="77777777" w:rsidR="00AA6180" w:rsidRPr="00AA6180" w:rsidRDefault="00AA6180" w:rsidP="009D2C87">
      <w:pPr>
        <w:pStyle w:val="BodyText"/>
        <w:rPr>
          <w:highlight w:val="lightGray"/>
        </w:rPr>
      </w:pPr>
      <w:r w:rsidRPr="00AA6180">
        <w:rPr>
          <w:highlight w:val="lightGray"/>
        </w:rPr>
        <w:t>&lt;</w:t>
      </w:r>
      <w:proofErr w:type="gramStart"/>
      <w:r w:rsidRPr="00AA6180">
        <w:rPr>
          <w:highlight w:val="lightGray"/>
        </w:rPr>
        <w:t>!-</w:t>
      </w:r>
      <w:proofErr w:type="gramEnd"/>
      <w:r w:rsidRPr="00AA6180">
        <w:rPr>
          <w:highlight w:val="lightGray"/>
        </w:rPr>
        <w:t>- email field is contained in separate form group to enable binding to customer profile --&gt;</w:t>
      </w:r>
    </w:p>
    <w:p w14:paraId="5BC006F7" w14:textId="77777777" w:rsidR="00AA6180" w:rsidRPr="00AA6180" w:rsidRDefault="00AA6180" w:rsidP="009D2C87">
      <w:pPr>
        <w:pStyle w:val="BodyText"/>
        <w:rPr>
          <w:highlight w:val="lightGray"/>
        </w:rPr>
      </w:pPr>
      <w:r w:rsidRPr="00AA6180">
        <w:rPr>
          <w:highlight w:val="lightGray"/>
        </w:rPr>
        <w:t>&lt;</w:t>
      </w:r>
      <w:proofErr w:type="gramStart"/>
      <w:r w:rsidRPr="00AA6180">
        <w:rPr>
          <w:highlight w:val="lightGray"/>
        </w:rPr>
        <w:t>group</w:t>
      </w:r>
      <w:proofErr w:type="gramEnd"/>
      <w:r w:rsidRPr="00AA6180">
        <w:rPr>
          <w:highlight w:val="lightGray"/>
        </w:rPr>
        <w:t xml:space="preserve"> formid="email"&gt;</w:t>
      </w:r>
    </w:p>
    <w:p w14:paraId="70D8075F" w14:textId="77777777" w:rsidR="00AA6180" w:rsidRPr="00AA6180" w:rsidRDefault="00AA6180" w:rsidP="009D2C87">
      <w:pPr>
        <w:pStyle w:val="BodyText"/>
        <w:rPr>
          <w:highlight w:val="lightGray"/>
        </w:rPr>
      </w:pPr>
      <w:r>
        <w:rPr>
          <w:highlight w:val="lightGray"/>
        </w:rPr>
        <w:tab/>
      </w:r>
      <w:r w:rsidRPr="00AA6180">
        <w:rPr>
          <w:highlight w:val="lightGray"/>
        </w:rPr>
        <w:t>&lt;</w:t>
      </w:r>
      <w:proofErr w:type="gramStart"/>
      <w:r w:rsidRPr="00AA6180">
        <w:rPr>
          <w:highlight w:val="lightGray"/>
        </w:rPr>
        <w:t>field</w:t>
      </w:r>
      <w:proofErr w:type="gramEnd"/>
      <w:r w:rsidRPr="00AA6180">
        <w:rPr>
          <w:highlight w:val="lightGray"/>
        </w:rPr>
        <w:t xml:space="preserve"> formid="emailAddress" label="profile.email" type="string" mandatory="true" regexp="^[\w.%+-]+@[\w.-]+\.[\w]{2,6}$" binding="email" max-length="50" missing-error="forms.address.email.invalid" range-error="forms.address.email.invalid" parse-error="forms.address.email.invalid" value-error="forms.address.email.invalid"/&gt;</w:t>
      </w:r>
    </w:p>
    <w:p w14:paraId="2A9FB8F4" w14:textId="77777777" w:rsidR="00AA6180" w:rsidRPr="00AA6180" w:rsidRDefault="00AA6180" w:rsidP="009D2C87">
      <w:pPr>
        <w:pStyle w:val="BodyText"/>
        <w:rPr>
          <w:highlight w:val="lightGray"/>
        </w:rPr>
      </w:pPr>
      <w:r w:rsidRPr="00AA6180">
        <w:rPr>
          <w:highlight w:val="lightGray"/>
        </w:rPr>
        <w:t>&lt;/group&gt;</w:t>
      </w:r>
    </w:p>
    <w:p w14:paraId="4C8742C7" w14:textId="77777777" w:rsidR="00A6159A" w:rsidRDefault="00A6159A" w:rsidP="009D2C87">
      <w:pPr>
        <w:pStyle w:val="BodyText"/>
      </w:pPr>
    </w:p>
    <w:p w14:paraId="7C19B9D6" w14:textId="77777777" w:rsidR="00D313E6" w:rsidRDefault="00A6159A" w:rsidP="009D2C87">
      <w:pPr>
        <w:pStyle w:val="BodyText"/>
      </w:pPr>
      <w:r>
        <w:t xml:space="preserve">Update the form </w:t>
      </w:r>
      <w:r w:rsidRPr="00A6159A">
        <w:t>paymentinstruments.xml</w:t>
      </w:r>
      <w:r>
        <w:t>.</w:t>
      </w:r>
    </w:p>
    <w:p w14:paraId="01FB3604" w14:textId="77777777" w:rsidR="00315F44" w:rsidRDefault="00315F44" w:rsidP="009D2C87">
      <w:pPr>
        <w:pStyle w:val="BodyText"/>
      </w:pPr>
      <w:r>
        <w:t xml:space="preserve"> Replace</w:t>
      </w:r>
      <w:r w:rsidR="00A6159A">
        <w:t xml:space="preserve"> the following code block to include the customeraddress.xml </w:t>
      </w:r>
      <w:r w:rsidR="0026661B">
        <w:t>form:</w:t>
      </w:r>
    </w:p>
    <w:p w14:paraId="1D53E0E4" w14:textId="77777777" w:rsidR="00A6159A" w:rsidRDefault="00315F44" w:rsidP="009D2C87">
      <w:pPr>
        <w:pStyle w:val="BodyText"/>
        <w:rPr>
          <w:highlight w:val="lightGray"/>
        </w:rPr>
      </w:pPr>
      <w:r w:rsidRPr="00315F44">
        <w:rPr>
          <w:highlight w:val="lightGray"/>
        </w:rPr>
        <w:t>&lt;</w:t>
      </w:r>
      <w:proofErr w:type="gramStart"/>
      <w:r w:rsidRPr="00315F44">
        <w:rPr>
          <w:highlight w:val="lightGray"/>
        </w:rPr>
        <w:t>include</w:t>
      </w:r>
      <w:proofErr w:type="gramEnd"/>
      <w:r w:rsidRPr="00315F44">
        <w:rPr>
          <w:highlight w:val="lightGray"/>
        </w:rPr>
        <w:t xml:space="preserve"> formid="newcreditcard" name="creditcard"/&gt;</w:t>
      </w:r>
    </w:p>
    <w:p w14:paraId="35E74F77" w14:textId="77777777" w:rsidR="00315F44" w:rsidRPr="00315F44" w:rsidRDefault="00315F44" w:rsidP="009D2C87">
      <w:pPr>
        <w:pStyle w:val="BodyText"/>
      </w:pPr>
      <w:r w:rsidRPr="00315F44">
        <w:t>With the following code block:</w:t>
      </w:r>
    </w:p>
    <w:p w14:paraId="05E06166" w14:textId="77777777" w:rsidR="00315F44" w:rsidRDefault="00315F44" w:rsidP="009D2C87">
      <w:pPr>
        <w:pStyle w:val="BodyText"/>
        <w:rPr>
          <w:highlight w:val="lightGray"/>
        </w:rPr>
      </w:pPr>
      <w:r w:rsidRPr="00315F44">
        <w:rPr>
          <w:highlight w:val="lightGray"/>
        </w:rPr>
        <w:t>&lt;</w:t>
      </w:r>
      <w:proofErr w:type="gramStart"/>
      <w:r w:rsidRPr="00315F44">
        <w:rPr>
          <w:highlight w:val="lightGray"/>
        </w:rPr>
        <w:t>include</w:t>
      </w:r>
      <w:proofErr w:type="gramEnd"/>
      <w:r w:rsidRPr="00315F44">
        <w:rPr>
          <w:highlight w:val="lightGray"/>
        </w:rPr>
        <w:t xml:space="preserve"> formid="newcreditcard" name="creditcard"/&gt;</w:t>
      </w:r>
    </w:p>
    <w:p w14:paraId="0C053F61" w14:textId="77777777" w:rsidR="00A6159A" w:rsidRPr="00A6159A" w:rsidRDefault="00A6159A" w:rsidP="009D2C87">
      <w:pPr>
        <w:pStyle w:val="BodyText"/>
        <w:rPr>
          <w:highlight w:val="lightGray"/>
        </w:rPr>
      </w:pPr>
      <w:r w:rsidRPr="00A6159A">
        <w:rPr>
          <w:highlight w:val="lightGray"/>
        </w:rPr>
        <w:t>&lt;</w:t>
      </w:r>
      <w:proofErr w:type="gramStart"/>
      <w:r w:rsidRPr="00A6159A">
        <w:rPr>
          <w:highlight w:val="lightGray"/>
        </w:rPr>
        <w:t>include</w:t>
      </w:r>
      <w:proofErr w:type="gramEnd"/>
      <w:r w:rsidRPr="00A6159A">
        <w:rPr>
          <w:highlight w:val="lightGray"/>
        </w:rPr>
        <w:t xml:space="preserve"> formid="address" name="customeraddress"/&gt;</w:t>
      </w:r>
    </w:p>
    <w:p w14:paraId="405D1DFE" w14:textId="77777777" w:rsidR="00705F0A" w:rsidRDefault="00705F0A" w:rsidP="009D2C87">
      <w:pPr>
        <w:pStyle w:val="BodyText"/>
      </w:pPr>
    </w:p>
    <w:p w14:paraId="4F546420" w14:textId="77777777" w:rsidR="00D313E6" w:rsidRDefault="00705F0A" w:rsidP="009D2C87">
      <w:pPr>
        <w:pStyle w:val="BodyText"/>
      </w:pPr>
      <w:r>
        <w:t xml:space="preserve">Update the template paymentinstrumentdetails.isml. </w:t>
      </w:r>
    </w:p>
    <w:p w14:paraId="73920B12" w14:textId="77777777" w:rsidR="00705F0A" w:rsidRDefault="00705F0A" w:rsidP="009D2C87">
      <w:pPr>
        <w:pStyle w:val="BodyText"/>
      </w:pPr>
      <w:r>
        <w:t>Include the following code block just after the &lt;h1&gt; tag to display the title message</w:t>
      </w:r>
    </w:p>
    <w:p w14:paraId="44BF9D83" w14:textId="77777777" w:rsidR="00705F0A" w:rsidRPr="00705F0A" w:rsidRDefault="00705F0A" w:rsidP="009D2C87">
      <w:pPr>
        <w:pStyle w:val="BodyText"/>
        <w:rPr>
          <w:highlight w:val="lightGray"/>
        </w:rPr>
      </w:pPr>
      <w:r w:rsidRPr="00705F0A">
        <w:rPr>
          <w:highlight w:val="lightGray"/>
        </w:rPr>
        <w:t>&lt;</w:t>
      </w:r>
      <w:proofErr w:type="gramStart"/>
      <w:r w:rsidRPr="00705F0A">
        <w:rPr>
          <w:highlight w:val="lightGray"/>
        </w:rPr>
        <w:t>isif</w:t>
      </w:r>
      <w:proofErr w:type="gramEnd"/>
      <w:r w:rsidRPr="00705F0A">
        <w:rPr>
          <w:highlight w:val="lightGray"/>
        </w:rPr>
        <w:t xml:space="preserve"> condition="${pdict.SubscriptionError != null}"&gt;</w:t>
      </w:r>
    </w:p>
    <w:p w14:paraId="060A7AB1" w14:textId="77777777" w:rsidR="00705F0A" w:rsidRDefault="00705F0A" w:rsidP="009D2C87">
      <w:pPr>
        <w:pStyle w:val="BodyText"/>
        <w:rPr>
          <w:highlight w:val="lightGray"/>
        </w:rPr>
      </w:pPr>
      <w:r w:rsidRPr="00705F0A">
        <w:rPr>
          <w:highlight w:val="lightGray"/>
        </w:rPr>
        <w:t>&lt;</w:t>
      </w:r>
      <w:proofErr w:type="gramStart"/>
      <w:r w:rsidRPr="00705F0A">
        <w:rPr>
          <w:highlight w:val="lightGray"/>
        </w:rPr>
        <w:t>div</w:t>
      </w:r>
      <w:proofErr w:type="gramEnd"/>
      <w:r w:rsidRPr="00705F0A">
        <w:rPr>
          <w:highlight w:val="lightGray"/>
        </w:rPr>
        <w:t xml:space="preserve"> class="error-form"&gt;</w:t>
      </w:r>
    </w:p>
    <w:p w14:paraId="5B119272" w14:textId="77777777" w:rsidR="00705F0A" w:rsidRDefault="00705F0A" w:rsidP="009D2C87">
      <w:pPr>
        <w:pStyle w:val="BodyText"/>
        <w:rPr>
          <w:highlight w:val="lightGray"/>
        </w:rPr>
      </w:pPr>
      <w:r w:rsidRPr="00705F0A">
        <w:rPr>
          <w:highlight w:val="lightGray"/>
        </w:rPr>
        <w:t>${</w:t>
      </w:r>
      <w:proofErr w:type="gramStart"/>
      <w:r w:rsidRPr="00705F0A">
        <w:rPr>
          <w:highlight w:val="lightGray"/>
        </w:rPr>
        <w:t>Resource.msg(</w:t>
      </w:r>
      <w:proofErr w:type="gramEnd"/>
      <w:r w:rsidRPr="00705F0A">
        <w:rPr>
          <w:highlight w:val="lightGray"/>
        </w:rPr>
        <w:t>'account.subscription','account',null)}</w:t>
      </w:r>
    </w:p>
    <w:p w14:paraId="4C2BF774" w14:textId="77777777" w:rsidR="00705F0A" w:rsidRPr="00705F0A" w:rsidRDefault="00705F0A" w:rsidP="009D2C87">
      <w:pPr>
        <w:pStyle w:val="BodyText"/>
        <w:rPr>
          <w:highlight w:val="lightGray"/>
        </w:rPr>
      </w:pPr>
      <w:r w:rsidRPr="00705F0A">
        <w:rPr>
          <w:highlight w:val="lightGray"/>
        </w:rPr>
        <w:t>&lt;/div&gt;</w:t>
      </w:r>
    </w:p>
    <w:p w14:paraId="4DC10763" w14:textId="77777777" w:rsidR="00705F0A" w:rsidRPr="00705F0A" w:rsidRDefault="00705F0A" w:rsidP="009D2C87">
      <w:pPr>
        <w:pStyle w:val="BodyText"/>
        <w:rPr>
          <w:highlight w:val="lightGray"/>
        </w:rPr>
      </w:pPr>
      <w:r w:rsidRPr="00705F0A">
        <w:rPr>
          <w:highlight w:val="lightGray"/>
        </w:rPr>
        <w:t>&lt;/isif&gt;</w:t>
      </w:r>
    </w:p>
    <w:p w14:paraId="0145508A" w14:textId="77777777" w:rsidR="00D26F75" w:rsidRDefault="00D26F75" w:rsidP="009D2C87">
      <w:pPr>
        <w:pStyle w:val="BodyText"/>
      </w:pPr>
    </w:p>
    <w:p w14:paraId="5B2F5D00" w14:textId="77777777" w:rsidR="00D313E6" w:rsidRDefault="00D26F75" w:rsidP="009D2C87">
      <w:pPr>
        <w:pStyle w:val="BodyText"/>
      </w:pPr>
      <w:r>
        <w:t>Update the template paymentinstrumentdetails.isml</w:t>
      </w:r>
      <w:r w:rsidR="00EF7653">
        <w:t xml:space="preserve">. </w:t>
      </w:r>
    </w:p>
    <w:p w14:paraId="430FC2E9" w14:textId="77777777" w:rsidR="00D26F75" w:rsidRDefault="00EF7653" w:rsidP="009D2C87">
      <w:pPr>
        <w:pStyle w:val="BodyText"/>
      </w:pPr>
      <w:r>
        <w:t>I</w:t>
      </w:r>
      <w:r w:rsidR="00D26F75">
        <w:t>nclude the following code right after the for field for card expiration year</w:t>
      </w:r>
    </w:p>
    <w:p w14:paraId="4EB537E4" w14:textId="77777777" w:rsidR="00D26F75" w:rsidRPr="00D26F75" w:rsidRDefault="00D26F75" w:rsidP="009D2C87">
      <w:pPr>
        <w:pStyle w:val="BodyText"/>
        <w:rPr>
          <w:highlight w:val="lightGray"/>
        </w:rPr>
      </w:pPr>
      <w:r w:rsidRPr="00D26F75">
        <w:rPr>
          <w:highlight w:val="lightGray"/>
        </w:rPr>
        <w:t>&lt;</w:t>
      </w:r>
      <w:proofErr w:type="gramStart"/>
      <w:r w:rsidRPr="00D26F75">
        <w:rPr>
          <w:highlight w:val="lightGray"/>
        </w:rPr>
        <w:t>!-</w:t>
      </w:r>
      <w:proofErr w:type="gramEnd"/>
      <w:r w:rsidRPr="00D26F75">
        <w:rPr>
          <w:highlight w:val="lightGray"/>
        </w:rPr>
        <w:t>- code comments for adding new billing fields..--&gt;</w:t>
      </w:r>
    </w:p>
    <w:p w14:paraId="192DF81A" w14:textId="77777777" w:rsidR="00D26F75"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formfield="${pdict.CurrentForms.paymentinstruments.creditcards.address.firstname}" type="input"/&gt;</w:t>
      </w:r>
    </w:p>
    <w:p w14:paraId="1393C1DC" w14:textId="77777777" w:rsidR="00D26F75"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formfield="${pdict.CurrentForms.paymentinstruments.creditcards.address.lastname}" type="input"/&gt;</w:t>
      </w:r>
    </w:p>
    <w:p w14:paraId="2680C22E" w14:textId="77777777" w:rsidR="00D26F75"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formfield="${pdict.CurrentForms.paymentinstruments.creditcards.address.address1}" type="input"/&gt;</w:t>
      </w:r>
    </w:p>
    <w:p w14:paraId="34A62D76" w14:textId="77777777" w:rsidR="008263FF" w:rsidRDefault="00D26F75" w:rsidP="009D2C87">
      <w:pPr>
        <w:pStyle w:val="BodyText"/>
        <w:rPr>
          <w:highlight w:val="lightGray"/>
        </w:rPr>
      </w:pPr>
      <w:r w:rsidRPr="00D26F75">
        <w:rPr>
          <w:highlight w:val="lightGray"/>
        </w:rPr>
        <w:lastRenderedPageBreak/>
        <w:t>&lt;</w:t>
      </w:r>
      <w:proofErr w:type="gramStart"/>
      <w:r w:rsidRPr="00D26F75">
        <w:rPr>
          <w:highlight w:val="lightGray"/>
        </w:rPr>
        <w:t>isinputfield</w:t>
      </w:r>
      <w:proofErr w:type="gramEnd"/>
      <w:r w:rsidRPr="00D26F75">
        <w:rPr>
          <w:highlight w:val="lightGray"/>
        </w:rPr>
        <w:t xml:space="preserve"> formfield="${pdict.CurrentForms.paymentinstruments.creditcards.address.address2}" type="input"/&gt;</w:t>
      </w:r>
    </w:p>
    <w:p w14:paraId="662ADE08"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formfield="${pdict.CurrentForms.paymentinstruments.creditcards.address.country}" type="select"/&gt;</w:t>
      </w:r>
    </w:p>
    <w:p w14:paraId="1594D4C4"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formfield="${pdict.CurrentForms.paymentinstruments.creditcards.address.states.state}" type="select"/&gt;</w:t>
      </w:r>
    </w:p>
    <w:p w14:paraId="09B32059"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formfield="${pdict.CurrentForms.paymentinstruments.creditcards.address.city}" type="input"/&gt;</w:t>
      </w:r>
    </w:p>
    <w:p w14:paraId="37ECB233"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formfield="${pdict.CurrentForms.paymentinstruments.creditcards.address.zip}" type="input"/&gt;</w:t>
      </w:r>
    </w:p>
    <w:p w14:paraId="0E7D2D64"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formfield="${pdict.CurrentForms.paymentinstruments.creditcards.address.phone}" type="input"/&gt;</w:t>
      </w:r>
    </w:p>
    <w:p w14:paraId="73430727" w14:textId="77777777" w:rsidR="008263FF" w:rsidRDefault="00D26F75" w:rsidP="009D2C87">
      <w:pPr>
        <w:pStyle w:val="BodyText"/>
        <w:rPr>
          <w:highlight w:val="lightGray"/>
        </w:rPr>
      </w:pPr>
      <w:r w:rsidRPr="00D26F75">
        <w:rPr>
          <w:highlight w:val="lightGray"/>
        </w:rPr>
        <w:t>&lt;</w:t>
      </w:r>
      <w:proofErr w:type="gramStart"/>
      <w:r w:rsidRPr="00D26F75">
        <w:rPr>
          <w:highlight w:val="lightGray"/>
        </w:rPr>
        <w:t>isinputfield</w:t>
      </w:r>
      <w:proofErr w:type="gramEnd"/>
      <w:r w:rsidRPr="00D26F75">
        <w:rPr>
          <w:highlight w:val="lightGray"/>
        </w:rPr>
        <w:t xml:space="preserve"> formfield="${pdict.CurrentForms.paymentinstruments.creditcards.address.email.emailAddress}" xhtmlclass="email" type="input"/&gt;</w:t>
      </w:r>
    </w:p>
    <w:p w14:paraId="6D765B5A" w14:textId="77777777" w:rsidR="00D26F75" w:rsidRPr="008263FF" w:rsidRDefault="00D26F75" w:rsidP="009D2C87">
      <w:pPr>
        <w:pStyle w:val="BodyText"/>
        <w:rPr>
          <w:highlight w:val="lightGray"/>
        </w:rPr>
      </w:pPr>
      <w:r w:rsidRPr="00D26F75">
        <w:rPr>
          <w:highlight w:val="lightGray"/>
        </w:rPr>
        <w:t>&lt;</w:t>
      </w:r>
      <w:proofErr w:type="gramStart"/>
      <w:r w:rsidRPr="00D26F75">
        <w:rPr>
          <w:highlight w:val="lightGray"/>
        </w:rPr>
        <w:t>!-</w:t>
      </w:r>
      <w:proofErr w:type="gramEnd"/>
      <w:r w:rsidRPr="00D26F75">
        <w:rPr>
          <w:highlight w:val="lightGray"/>
        </w:rPr>
        <w:t>- end code changes for billing fields. --&gt;</w:t>
      </w:r>
    </w:p>
    <w:p w14:paraId="709B7305" w14:textId="77777777" w:rsidR="00F132FE" w:rsidRDefault="00F132FE" w:rsidP="009D2C87">
      <w:pPr>
        <w:pStyle w:val="BodyText"/>
      </w:pPr>
    </w:p>
    <w:p w14:paraId="1698733E" w14:textId="77777777" w:rsidR="00D313E6" w:rsidRDefault="00F132FE" w:rsidP="009D2C87">
      <w:pPr>
        <w:pStyle w:val="BodyText"/>
      </w:pPr>
      <w:r>
        <w:t xml:space="preserve">Update the template </w:t>
      </w:r>
      <w:r w:rsidRPr="00F132FE">
        <w:t>paymentinstrumentlist.isml</w:t>
      </w:r>
      <w:r>
        <w:t xml:space="preserve">. </w:t>
      </w:r>
    </w:p>
    <w:p w14:paraId="7189BEB4" w14:textId="77777777" w:rsidR="00F132FE" w:rsidRDefault="00F132FE" w:rsidP="009D2C87">
      <w:pPr>
        <w:pStyle w:val="BodyText"/>
      </w:pPr>
      <w:r>
        <w:t xml:space="preserve">Include the following code just before </w:t>
      </w:r>
    </w:p>
    <w:p w14:paraId="4C65ED89" w14:textId="77777777" w:rsidR="00EF7653" w:rsidRDefault="00F132FE" w:rsidP="009D2C87">
      <w:pPr>
        <w:pStyle w:val="BodyText"/>
      </w:pPr>
      <w:r w:rsidRPr="00F132FE">
        <w:t>&lt;</w:t>
      </w:r>
      <w:proofErr w:type="gramStart"/>
      <w:r w:rsidRPr="00F132FE">
        <w:t>div</w:t>
      </w:r>
      <w:proofErr w:type="gramEnd"/>
      <w:r w:rsidRPr="00F132FE">
        <w:t xml:space="preserve"> class="section-header"&gt;</w:t>
      </w:r>
      <w:r w:rsidR="0050479A">
        <w:t xml:space="preserve"> to display the error message for delete subscription</w:t>
      </w:r>
    </w:p>
    <w:p w14:paraId="7D567B34" w14:textId="77777777" w:rsidR="0050479A" w:rsidRPr="0050479A" w:rsidRDefault="0050479A" w:rsidP="009D2C87">
      <w:pPr>
        <w:pStyle w:val="BodyText"/>
        <w:rPr>
          <w:highlight w:val="lightGray"/>
        </w:rPr>
      </w:pPr>
      <w:r w:rsidRPr="0050479A">
        <w:rPr>
          <w:highlight w:val="lightGray"/>
        </w:rPr>
        <w:t>&lt;</w:t>
      </w:r>
      <w:proofErr w:type="gramStart"/>
      <w:r w:rsidRPr="0050479A">
        <w:rPr>
          <w:highlight w:val="lightGray"/>
        </w:rPr>
        <w:t>isif</w:t>
      </w:r>
      <w:proofErr w:type="gramEnd"/>
      <w:r w:rsidRPr="0050479A">
        <w:rPr>
          <w:highlight w:val="lightGray"/>
        </w:rPr>
        <w:t xml:space="preserve"> condition="${pdict.SubscriptionError != null}"&gt;</w:t>
      </w:r>
    </w:p>
    <w:p w14:paraId="79C1834E" w14:textId="77777777" w:rsidR="0050479A" w:rsidRPr="0050479A" w:rsidRDefault="0050479A" w:rsidP="009D2C87">
      <w:pPr>
        <w:pStyle w:val="BodyText"/>
        <w:rPr>
          <w:highlight w:val="lightGray"/>
        </w:rPr>
      </w:pPr>
      <w:r w:rsidRPr="0050479A">
        <w:rPr>
          <w:highlight w:val="lightGray"/>
        </w:rPr>
        <w:t>&lt;</w:t>
      </w:r>
      <w:proofErr w:type="gramStart"/>
      <w:r w:rsidRPr="0050479A">
        <w:rPr>
          <w:highlight w:val="lightGray"/>
        </w:rPr>
        <w:t>div</w:t>
      </w:r>
      <w:proofErr w:type="gramEnd"/>
      <w:r w:rsidRPr="0050479A">
        <w:rPr>
          <w:highlight w:val="lightGray"/>
        </w:rPr>
        <w:t xml:space="preserve"> class="error-form"&gt;</w:t>
      </w:r>
    </w:p>
    <w:p w14:paraId="0FD74CA3" w14:textId="77777777" w:rsidR="0050479A" w:rsidRPr="0050479A" w:rsidRDefault="0050479A" w:rsidP="009D2C87">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14:paraId="51A3C216" w14:textId="77777777" w:rsidR="0050479A" w:rsidRPr="0050479A" w:rsidRDefault="0050479A" w:rsidP="009D2C87">
      <w:pPr>
        <w:pStyle w:val="BodyText"/>
        <w:rPr>
          <w:highlight w:val="lightGray"/>
        </w:rPr>
      </w:pPr>
      <w:r w:rsidRPr="0050479A">
        <w:rPr>
          <w:highlight w:val="lightGray"/>
        </w:rPr>
        <w:t>&lt;/div&gt;</w:t>
      </w:r>
    </w:p>
    <w:p w14:paraId="12599AAA" w14:textId="77777777" w:rsidR="0050479A" w:rsidRPr="0050479A" w:rsidRDefault="0050479A" w:rsidP="009D2C87">
      <w:pPr>
        <w:pStyle w:val="BodyText"/>
        <w:rPr>
          <w:highlight w:val="lightGray"/>
        </w:rPr>
      </w:pPr>
      <w:r w:rsidRPr="0050479A">
        <w:rPr>
          <w:highlight w:val="lightGray"/>
        </w:rPr>
        <w:t>&lt;/isif&gt;</w:t>
      </w:r>
    </w:p>
    <w:p w14:paraId="128F28FA" w14:textId="77777777" w:rsidR="007042A5" w:rsidRDefault="007042A5" w:rsidP="009D2C87">
      <w:pPr>
        <w:pStyle w:val="BodyText"/>
      </w:pPr>
    </w:p>
    <w:p w14:paraId="1923C1A9" w14:textId="77777777" w:rsidR="00D313E6" w:rsidRDefault="007042A5" w:rsidP="009D2C87">
      <w:pPr>
        <w:pStyle w:val="BodyText"/>
      </w:pPr>
      <w:r>
        <w:t>Update the account.properties.</w:t>
      </w:r>
    </w:p>
    <w:p w14:paraId="0BC924C6" w14:textId="77777777" w:rsidR="007042A5" w:rsidRDefault="007042A5" w:rsidP="009D2C87">
      <w:pPr>
        <w:pStyle w:val="BodyText"/>
      </w:pPr>
      <w:r>
        <w:t xml:space="preserve"> Include the following code just at end of the account.properties file</w:t>
      </w:r>
      <w:r w:rsidR="00A73A7D">
        <w:t xml:space="preserve"> to display error messages</w:t>
      </w:r>
    </w:p>
    <w:p w14:paraId="3E947222" w14:textId="77777777" w:rsidR="0050479A" w:rsidRPr="007042A5" w:rsidRDefault="007042A5" w:rsidP="009D2C87">
      <w:pPr>
        <w:pStyle w:val="BodyText"/>
        <w:rPr>
          <w:highlight w:val="lightGray"/>
        </w:rPr>
      </w:pPr>
      <w:proofErr w:type="gramStart"/>
      <w:r w:rsidRPr="007042A5">
        <w:rPr>
          <w:highlight w:val="lightGray"/>
        </w:rPr>
        <w:t>paymentinstrumentlist.deletesubscription</w:t>
      </w:r>
      <w:proofErr w:type="gramEnd"/>
      <w:r w:rsidRPr="007042A5">
        <w:rPr>
          <w:highlight w:val="lightGray"/>
        </w:rPr>
        <w:t>=An error occurred while deleting subscription.</w:t>
      </w:r>
    </w:p>
    <w:p w14:paraId="5FEB50A6" w14:textId="77777777" w:rsidR="007042A5" w:rsidRPr="007042A5" w:rsidRDefault="007042A5" w:rsidP="009D2C87">
      <w:pPr>
        <w:pStyle w:val="BodyText"/>
        <w:rPr>
          <w:highlight w:val="lightGray"/>
        </w:rPr>
      </w:pPr>
      <w:proofErr w:type="gramStart"/>
      <w:r w:rsidRPr="007042A5">
        <w:rPr>
          <w:highlight w:val="lightGray"/>
        </w:rPr>
        <w:t>account.subscription</w:t>
      </w:r>
      <w:proofErr w:type="gramEnd"/>
      <w:r w:rsidRPr="007042A5">
        <w:rPr>
          <w:highlight w:val="lightGray"/>
        </w:rPr>
        <w:t xml:space="preserve"> = Subscription is not created. Please check your card details.</w:t>
      </w:r>
    </w:p>
    <w:p w14:paraId="6181E963" w14:textId="77777777" w:rsidR="007042A5" w:rsidRDefault="007042A5" w:rsidP="009D2C87">
      <w:pPr>
        <w:pStyle w:val="BodyText"/>
      </w:pPr>
    </w:p>
    <w:p w14:paraId="4FE3692F" w14:textId="77777777" w:rsidR="00D313E6" w:rsidRPr="00D313E6" w:rsidRDefault="00D91784" w:rsidP="009D2C87">
      <w:pPr>
        <w:pStyle w:val="BodyText"/>
      </w:pPr>
      <w:r>
        <w:t xml:space="preserve">Update template </w:t>
      </w:r>
      <w:r w:rsidRPr="00D91784">
        <w:t>minicreditcard.isml</w:t>
      </w:r>
      <w:r w:rsidR="00D313E6">
        <w:t>.</w:t>
      </w:r>
    </w:p>
    <w:p w14:paraId="62471154" w14:textId="77777777" w:rsidR="00D91784" w:rsidRDefault="00D313E6" w:rsidP="009D2C87">
      <w:pPr>
        <w:pStyle w:val="BodyText"/>
      </w:pPr>
      <w:r>
        <w:t>T</w:t>
      </w:r>
      <w:r w:rsidR="00D91784" w:rsidRPr="00D91784">
        <w:t>o display masked four digits instead of credit card number</w:t>
      </w:r>
      <w:r w:rsidR="00D91784">
        <w:t xml:space="preserve">. </w:t>
      </w:r>
    </w:p>
    <w:p w14:paraId="5B70BAE0" w14:textId="77777777" w:rsidR="00D91784" w:rsidRDefault="00D91784" w:rsidP="009D2C87">
      <w:pPr>
        <w:pStyle w:val="BodyText"/>
      </w:pPr>
      <w:r>
        <w:t>Add a variable within isscript block:</w:t>
      </w:r>
    </w:p>
    <w:p w14:paraId="0EBE0AC8" w14:textId="77777777" w:rsidR="00D91784" w:rsidRPr="00D91784" w:rsidRDefault="00D91784" w:rsidP="009D2C87">
      <w:pPr>
        <w:pStyle w:val="BodyText"/>
        <w:rPr>
          <w:highlight w:val="lightGray"/>
        </w:rPr>
      </w:pPr>
      <w:proofErr w:type="gramStart"/>
      <w:r w:rsidRPr="00D91784">
        <w:rPr>
          <w:highlight w:val="lightGray"/>
        </w:rPr>
        <w:t>varmaskedFourDigit</w:t>
      </w:r>
      <w:proofErr w:type="gramEnd"/>
      <w:r w:rsidRPr="00D91784">
        <w:rPr>
          <w:highlight w:val="lightGray"/>
        </w:rPr>
        <w:t xml:space="preserve">  : String;</w:t>
      </w:r>
    </w:p>
    <w:p w14:paraId="2BB0413F" w14:textId="77777777" w:rsidR="00D91784" w:rsidRDefault="00D91784" w:rsidP="009D2C87">
      <w:pPr>
        <w:pStyle w:val="BodyText"/>
      </w:pPr>
    </w:p>
    <w:p w14:paraId="23C3D645" w14:textId="77777777" w:rsidR="00D91784" w:rsidRDefault="00D91784" w:rsidP="009D2C87">
      <w:pPr>
        <w:pStyle w:val="BodyText"/>
      </w:pPr>
      <w:r>
        <w:t xml:space="preserve">Assign the value into maskedFourDigit within </w:t>
      </w:r>
      <w:proofErr w:type="gramStart"/>
      <w:r w:rsidRPr="00D91784">
        <w:t>if(</w:t>
      </w:r>
      <w:proofErr w:type="gramEnd"/>
      <w:r w:rsidRPr="00D91784">
        <w:t>pdict.p_card != null )</w:t>
      </w:r>
    </w:p>
    <w:p w14:paraId="2AFFDA60" w14:textId="77777777" w:rsidR="00D91784" w:rsidRPr="00D91784" w:rsidRDefault="00D91784" w:rsidP="009D2C87">
      <w:pPr>
        <w:pStyle w:val="BodyText"/>
        <w:rPr>
          <w:highlight w:val="lightGray"/>
        </w:rPr>
      </w:pPr>
      <w:proofErr w:type="gramStart"/>
      <w:r w:rsidRPr="00D91784">
        <w:rPr>
          <w:highlight w:val="lightGray"/>
        </w:rPr>
        <w:t>maskedFourDigit</w:t>
      </w:r>
      <w:proofErr w:type="gramEnd"/>
      <w:r w:rsidRPr="00D91784">
        <w:rPr>
          <w:highlight w:val="lightGray"/>
        </w:rPr>
        <w:t xml:space="preserve"> = pdict.p_card.custom.maskedFourDigit;</w:t>
      </w:r>
    </w:p>
    <w:p w14:paraId="34696F64" w14:textId="77777777" w:rsidR="00D91784" w:rsidRDefault="00D91784" w:rsidP="009D2C87">
      <w:pPr>
        <w:pStyle w:val="BodyText"/>
      </w:pPr>
    </w:p>
    <w:p w14:paraId="4BE312FD" w14:textId="77777777" w:rsidR="00D91784" w:rsidRDefault="00D91784" w:rsidP="009D2C87">
      <w:pPr>
        <w:pStyle w:val="BodyText"/>
      </w:pPr>
      <w:r>
        <w:t>Replace the block of code</w:t>
      </w:r>
      <w:r w:rsidR="0020034B">
        <w:t>:</w:t>
      </w:r>
    </w:p>
    <w:p w14:paraId="615C4E92" w14:textId="77777777" w:rsidR="00D91784" w:rsidRPr="00D91784" w:rsidRDefault="00D91784" w:rsidP="009D2C87">
      <w:pPr>
        <w:pStyle w:val="BodyText"/>
        <w:rPr>
          <w:highlight w:val="lightGray"/>
        </w:rPr>
      </w:pPr>
      <w:r w:rsidRPr="00D91784">
        <w:rPr>
          <w:highlight w:val="lightGray"/>
        </w:rPr>
        <w:t>&lt;</w:t>
      </w:r>
      <w:proofErr w:type="gramStart"/>
      <w:r w:rsidRPr="00D91784">
        <w:rPr>
          <w:highlight w:val="lightGray"/>
        </w:rPr>
        <w:t>isif</w:t>
      </w:r>
      <w:proofErr w:type="gramEnd"/>
      <w:r w:rsidRPr="00D91784">
        <w:rPr>
          <w:highlight w:val="lightGray"/>
        </w:rPr>
        <w:t xml:space="preserve"> condition="${!empty(ccOwner) &amp;&amp; !empty(ccType) &amp;&amp; !empty(</w:t>
      </w:r>
      <w:r w:rsidRPr="00D91784">
        <w:t>ccNumber</w:t>
      </w:r>
      <w:r w:rsidRPr="00D91784">
        <w:rPr>
          <w:highlight w:val="lightGray"/>
        </w:rPr>
        <w:t>)}"&gt;</w:t>
      </w:r>
    </w:p>
    <w:p w14:paraId="2D3F2F00" w14:textId="77777777" w:rsidR="00D91784" w:rsidRPr="00D91784" w:rsidRDefault="00D91784" w:rsidP="009D2C87">
      <w:pPr>
        <w:pStyle w:val="BodyText"/>
        <w:rPr>
          <w:highlight w:val="lightGray"/>
        </w:rPr>
      </w:pPr>
      <w:r w:rsidRPr="00D91784">
        <w:rPr>
          <w:highlight w:val="lightGray"/>
        </w:rPr>
        <w:tab/>
        <w:t>&lt;</w:t>
      </w:r>
      <w:proofErr w:type="gramStart"/>
      <w:r w:rsidRPr="00D91784">
        <w:rPr>
          <w:highlight w:val="lightGray"/>
        </w:rPr>
        <w:t>isprint</w:t>
      </w:r>
      <w:proofErr w:type="gramEnd"/>
      <w:r w:rsidRPr="00D91784">
        <w:rPr>
          <w:highlight w:val="lightGray"/>
        </w:rPr>
        <w:t xml:space="preserve"> value="${ccOwner}"/&gt;&lt;br /&gt;</w:t>
      </w:r>
    </w:p>
    <w:p w14:paraId="6BFAE56B" w14:textId="77777777" w:rsidR="00D91784" w:rsidRPr="00D91784" w:rsidRDefault="00D91784" w:rsidP="009D2C87">
      <w:pPr>
        <w:pStyle w:val="BodyText"/>
        <w:rPr>
          <w:highlight w:val="lightGray"/>
        </w:rPr>
      </w:pPr>
      <w:r w:rsidRPr="00D91784">
        <w:rPr>
          <w:highlight w:val="lightGray"/>
        </w:rPr>
        <w:tab/>
        <w:t>&lt;</w:t>
      </w:r>
      <w:proofErr w:type="gramStart"/>
      <w:r w:rsidRPr="00D91784">
        <w:rPr>
          <w:highlight w:val="lightGray"/>
        </w:rPr>
        <w:t>isprint</w:t>
      </w:r>
      <w:proofErr w:type="gramEnd"/>
      <w:r w:rsidRPr="00D91784">
        <w:rPr>
          <w:highlight w:val="lightGray"/>
        </w:rPr>
        <w:t xml:space="preserve"> value="${ccType}"/&gt;&lt;br /&gt;</w:t>
      </w:r>
      <w:r w:rsidRPr="00D91784">
        <w:rPr>
          <w:highlight w:val="lightGray"/>
        </w:rPr>
        <w:tab/>
      </w:r>
    </w:p>
    <w:p w14:paraId="13403295" w14:textId="77777777" w:rsidR="00D91784" w:rsidRPr="00D91784" w:rsidRDefault="00D91784" w:rsidP="009D2C87">
      <w:pPr>
        <w:pStyle w:val="BodyText"/>
        <w:rPr>
          <w:highlight w:val="lightGray"/>
        </w:rPr>
      </w:pPr>
      <w:r w:rsidRPr="00D91784">
        <w:rPr>
          <w:highlight w:val="lightGray"/>
        </w:rPr>
        <w:lastRenderedPageBreak/>
        <w:tab/>
        <w:t>&lt;</w:t>
      </w:r>
      <w:proofErr w:type="gramStart"/>
      <w:r w:rsidRPr="00D91784">
        <w:rPr>
          <w:highlight w:val="lightGray"/>
        </w:rPr>
        <w:t>isprint</w:t>
      </w:r>
      <w:proofErr w:type="gramEnd"/>
      <w:r w:rsidRPr="00D91784">
        <w:rPr>
          <w:highlight w:val="lightGray"/>
        </w:rPr>
        <w:t xml:space="preserve"> value="${</w:t>
      </w:r>
      <w:r w:rsidRPr="00D91784">
        <w:t>ccNumber</w:t>
      </w:r>
      <w:r w:rsidRPr="00D91784">
        <w:rPr>
          <w:highlight w:val="lightGray"/>
        </w:rPr>
        <w:t>}"/&gt;&lt;br /&gt;</w:t>
      </w:r>
    </w:p>
    <w:p w14:paraId="20E14995" w14:textId="77777777" w:rsidR="00D91784" w:rsidRDefault="00D91784" w:rsidP="009D2C87">
      <w:pPr>
        <w:pStyle w:val="BodyText"/>
      </w:pPr>
      <w:r>
        <w:t>With</w:t>
      </w:r>
      <w:r w:rsidR="0020034B">
        <w:t xml:space="preserve"> following code block:</w:t>
      </w:r>
    </w:p>
    <w:p w14:paraId="7DD0AF98" w14:textId="77777777" w:rsidR="00D91784" w:rsidRPr="00B80AA9" w:rsidRDefault="00D91784" w:rsidP="009D2C87">
      <w:pPr>
        <w:pStyle w:val="BodyText"/>
        <w:rPr>
          <w:highlight w:val="lightGray"/>
        </w:rPr>
      </w:pPr>
      <w:r w:rsidRPr="00B80AA9">
        <w:rPr>
          <w:highlight w:val="lightGray"/>
        </w:rPr>
        <w:t>&lt;</w:t>
      </w:r>
      <w:proofErr w:type="gramStart"/>
      <w:r w:rsidRPr="00B80AA9">
        <w:rPr>
          <w:highlight w:val="lightGray"/>
        </w:rPr>
        <w:t>isif</w:t>
      </w:r>
      <w:proofErr w:type="gramEnd"/>
      <w:r w:rsidRPr="00B80AA9">
        <w:rPr>
          <w:highlight w:val="lightGray"/>
        </w:rPr>
        <w:t xml:space="preserve"> condition="${!empty(ccOwner) &amp;&amp; !empty(ccType) &amp;&amp; !empty(maskedFourDigit)}"&gt;</w:t>
      </w:r>
    </w:p>
    <w:p w14:paraId="49ED4B96" w14:textId="77777777" w:rsidR="00D91784" w:rsidRPr="00B80AA9" w:rsidRDefault="00D91784" w:rsidP="009D2C87">
      <w:pPr>
        <w:pStyle w:val="BodyText"/>
        <w:rPr>
          <w:highlight w:val="lightGray"/>
        </w:rPr>
      </w:pPr>
      <w:r w:rsidRPr="00B80AA9">
        <w:rPr>
          <w:highlight w:val="lightGray"/>
        </w:rPr>
        <w:tab/>
        <w:t>&lt;</w:t>
      </w:r>
      <w:proofErr w:type="gramStart"/>
      <w:r w:rsidRPr="00B80AA9">
        <w:rPr>
          <w:highlight w:val="lightGray"/>
        </w:rPr>
        <w:t>isprint</w:t>
      </w:r>
      <w:proofErr w:type="gramEnd"/>
      <w:r w:rsidRPr="00B80AA9">
        <w:rPr>
          <w:highlight w:val="lightGray"/>
        </w:rPr>
        <w:t xml:space="preserve"> value="${ccOwner}"/&gt;&lt;br /&gt;</w:t>
      </w:r>
    </w:p>
    <w:p w14:paraId="2F798C97" w14:textId="77777777" w:rsidR="00D91784" w:rsidRPr="00B80AA9" w:rsidRDefault="00D91784" w:rsidP="009D2C87">
      <w:pPr>
        <w:pStyle w:val="BodyText"/>
        <w:rPr>
          <w:highlight w:val="lightGray"/>
        </w:rPr>
      </w:pPr>
      <w:r w:rsidRPr="00B80AA9">
        <w:rPr>
          <w:highlight w:val="lightGray"/>
        </w:rPr>
        <w:tab/>
        <w:t>&lt;</w:t>
      </w:r>
      <w:proofErr w:type="gramStart"/>
      <w:r w:rsidRPr="00B80AA9">
        <w:rPr>
          <w:highlight w:val="lightGray"/>
        </w:rPr>
        <w:t>isprint</w:t>
      </w:r>
      <w:proofErr w:type="gramEnd"/>
      <w:r w:rsidRPr="00B80AA9">
        <w:rPr>
          <w:highlight w:val="lightGray"/>
        </w:rPr>
        <w:t xml:space="preserve"> value="${ccType}"/&gt;&lt;br /&gt;</w:t>
      </w:r>
      <w:r w:rsidRPr="00B80AA9">
        <w:rPr>
          <w:highlight w:val="lightGray"/>
        </w:rPr>
        <w:tab/>
      </w:r>
    </w:p>
    <w:p w14:paraId="65134130" w14:textId="77777777" w:rsidR="00D91784" w:rsidRPr="00B80AA9" w:rsidRDefault="00D91784" w:rsidP="009D2C87">
      <w:pPr>
        <w:pStyle w:val="BodyText"/>
        <w:rPr>
          <w:highlight w:val="lightGray"/>
        </w:rPr>
      </w:pPr>
      <w:r w:rsidRPr="00B80AA9">
        <w:rPr>
          <w:highlight w:val="lightGray"/>
        </w:rPr>
        <w:tab/>
        <w:t>&lt;</w:t>
      </w:r>
      <w:proofErr w:type="gramStart"/>
      <w:r w:rsidRPr="00B80AA9">
        <w:rPr>
          <w:highlight w:val="lightGray"/>
        </w:rPr>
        <w:t>isprint</w:t>
      </w:r>
      <w:proofErr w:type="gramEnd"/>
      <w:r w:rsidRPr="00B80AA9">
        <w:rPr>
          <w:highlight w:val="lightGray"/>
        </w:rPr>
        <w:t xml:space="preserve"> value="${maskedFourDigit}"/&gt;&lt;br /&gt;</w:t>
      </w:r>
    </w:p>
    <w:p w14:paraId="2EB8C174" w14:textId="77777777" w:rsidR="00D91784" w:rsidRDefault="00D91784" w:rsidP="009D2C87">
      <w:pPr>
        <w:pStyle w:val="BodyText"/>
      </w:pPr>
    </w:p>
    <w:p w14:paraId="00E25204" w14:textId="77777777" w:rsidR="00D313E6" w:rsidRDefault="00CD19DA" w:rsidP="009D2C87">
      <w:pPr>
        <w:pStyle w:val="BodyText"/>
      </w:pPr>
      <w:r>
        <w:t xml:space="preserve">Update the template </w:t>
      </w:r>
      <w:r>
        <w:rPr>
          <w:u w:val="single"/>
        </w:rPr>
        <w:t>paymentmethods.isml</w:t>
      </w:r>
      <w:r>
        <w:t xml:space="preserve">. </w:t>
      </w:r>
    </w:p>
    <w:p w14:paraId="057112E3" w14:textId="77777777" w:rsidR="00CD19DA" w:rsidRDefault="00CD19DA" w:rsidP="009D2C87">
      <w:pPr>
        <w:pStyle w:val="BodyText"/>
      </w:pPr>
      <w:r>
        <w:t>Include the following code before the credit card number field</w:t>
      </w:r>
    </w:p>
    <w:p w14:paraId="5DEE411E" w14:textId="77777777" w:rsidR="00475C3E" w:rsidRDefault="00CD19DA" w:rsidP="009D2C87">
      <w:pPr>
        <w:pStyle w:val="BodyText"/>
      </w:pPr>
      <w:r>
        <w:tab/>
      </w:r>
      <w:r w:rsidRPr="00CD19DA">
        <w:rPr>
          <w:highlight w:val="lightGray"/>
        </w:rPr>
        <w:t>&lt;</w:t>
      </w:r>
      <w:proofErr w:type="gramStart"/>
      <w:r w:rsidRPr="00CD19DA">
        <w:rPr>
          <w:highlight w:val="lightGray"/>
        </w:rPr>
        <w:t>isinputfield</w:t>
      </w:r>
      <w:proofErr w:type="gramEnd"/>
      <w:r w:rsidRPr="00CD19DA">
        <w:rPr>
          <w:highlight w:val="lightGray"/>
        </w:rPr>
        <w:t xml:space="preserve"> formfield="${pdict.CurrentForms.billing.paymentMethods.creditCard.maskedFourDigit}" type="input"/&gt;</w:t>
      </w:r>
    </w:p>
    <w:p w14:paraId="1844F925" w14:textId="77777777" w:rsidR="00475C3E" w:rsidRDefault="00475C3E" w:rsidP="009D2C87">
      <w:pPr>
        <w:pStyle w:val="BodyText"/>
      </w:pPr>
    </w:p>
    <w:p w14:paraId="2916C17B" w14:textId="77777777" w:rsidR="00D313E6" w:rsidRDefault="00EF7653" w:rsidP="009D2C87">
      <w:pPr>
        <w:pStyle w:val="BodyText"/>
      </w:pPr>
      <w:r>
        <w:t xml:space="preserve">Update the template </w:t>
      </w:r>
      <w:r>
        <w:rPr>
          <w:u w:val="single"/>
        </w:rPr>
        <w:t>paymentmethods.isml</w:t>
      </w:r>
      <w:r>
        <w:t xml:space="preserve">. </w:t>
      </w:r>
    </w:p>
    <w:p w14:paraId="690958A2" w14:textId="77777777" w:rsidR="00EF7653" w:rsidRDefault="00EF7653" w:rsidP="009D2C87">
      <w:pPr>
        <w:pStyle w:val="BodyText"/>
      </w:pPr>
      <w:r>
        <w:t>Include the following code right after the credit card expiration year field</w:t>
      </w:r>
    </w:p>
    <w:p w14:paraId="269A2D99" w14:textId="77777777" w:rsidR="00CD19DA" w:rsidRDefault="00CD19DA" w:rsidP="009D2C87">
      <w:pPr>
        <w:pStyle w:val="BodyText"/>
        <w:rPr>
          <w:highlight w:val="lightGray"/>
        </w:rPr>
      </w:pPr>
    </w:p>
    <w:p w14:paraId="03D40BE5" w14:textId="77777777" w:rsidR="00EF7653" w:rsidRPr="00EF7653" w:rsidRDefault="00EF7653" w:rsidP="009D2C87">
      <w:pPr>
        <w:pStyle w:val="BodyText"/>
        <w:rPr>
          <w:highlight w:val="lightGray"/>
        </w:rPr>
      </w:pPr>
      <w:r w:rsidRPr="00EF7653">
        <w:rPr>
          <w:highlight w:val="lightGray"/>
        </w:rPr>
        <w:t>&lt;</w:t>
      </w:r>
      <w:proofErr w:type="gramStart"/>
      <w:r w:rsidRPr="00EF7653">
        <w:rPr>
          <w:highlight w:val="lightGray"/>
        </w:rPr>
        <w:t>isinputfield</w:t>
      </w:r>
      <w:proofErr w:type="gramEnd"/>
      <w:r w:rsidRPr="00EF7653">
        <w:rPr>
          <w:highlight w:val="lightGray"/>
        </w:rPr>
        <w:t xml:space="preserve"> formfield="${pdict.CurrentForms.billing.paymentMethods.creditCard.isSubscription}" type="hidden" /&gt;</w:t>
      </w:r>
    </w:p>
    <w:p w14:paraId="78D90457" w14:textId="77777777" w:rsidR="0087749B" w:rsidRDefault="0087749B" w:rsidP="009D2C87">
      <w:pPr>
        <w:pStyle w:val="BodyText"/>
      </w:pPr>
    </w:p>
    <w:p w14:paraId="388867A1" w14:textId="77777777" w:rsidR="004A2B09" w:rsidRPr="00A77AEF" w:rsidRDefault="004A2B09" w:rsidP="009D2C87">
      <w:pPr>
        <w:pStyle w:val="BodyText"/>
      </w:pPr>
      <w:r w:rsidRPr="00A77AEF">
        <w:t xml:space="preserve">Update the template </w:t>
      </w:r>
      <w:r w:rsidRPr="00A77AEF">
        <w:rPr>
          <w:u w:val="single"/>
        </w:rPr>
        <w:t>paymentmethods.isml</w:t>
      </w:r>
      <w:r w:rsidRPr="00A77AEF">
        <w:t xml:space="preserve">. </w:t>
      </w:r>
    </w:p>
    <w:p w14:paraId="63FC6639" w14:textId="77777777" w:rsidR="004A2B09" w:rsidRPr="00A77AEF" w:rsidRDefault="004A2B09" w:rsidP="009D2C87">
      <w:pPr>
        <w:pStyle w:val="BodyText"/>
      </w:pPr>
      <w:r w:rsidRPr="00A77AEF">
        <w:t>Replace the following code within select input type</w:t>
      </w:r>
      <w:r w:rsidR="00F45117" w:rsidRPr="00A77AEF">
        <w:t xml:space="preserve"> (Select a Credit Card)</w:t>
      </w:r>
    </w:p>
    <w:p w14:paraId="64EA97A2" w14:textId="77777777" w:rsidR="004A2B09" w:rsidRPr="00A77AEF" w:rsidRDefault="004A2B09" w:rsidP="009D2C87">
      <w:pPr>
        <w:pStyle w:val="BodyText"/>
        <w:rPr>
          <w:highlight w:val="lightGray"/>
        </w:rPr>
      </w:pPr>
      <w:r w:rsidRPr="00A77AEF">
        <w:rPr>
          <w:highlight w:val="lightGray"/>
        </w:rPr>
        <w:t>&lt;</w:t>
      </w:r>
      <w:proofErr w:type="gramStart"/>
      <w:r w:rsidRPr="00A77AEF">
        <w:rPr>
          <w:highlight w:val="lightGray"/>
        </w:rPr>
        <w:t>isprint</w:t>
      </w:r>
      <w:proofErr w:type="gramEnd"/>
      <w:r w:rsidRPr="00A77AEF">
        <w:rPr>
          <w:highlight w:val="lightGray"/>
        </w:rPr>
        <w:t xml:space="preserve"> value="${creditCardInstr.maskedCreditCardNumber}"/&gt;</w:t>
      </w:r>
    </w:p>
    <w:p w14:paraId="16C81685" w14:textId="77777777" w:rsidR="004A2B09" w:rsidRPr="00A77AEF" w:rsidRDefault="004A2B09" w:rsidP="009D2C87">
      <w:pPr>
        <w:pStyle w:val="BodyText"/>
      </w:pPr>
      <w:r w:rsidRPr="00A77AEF">
        <w:t xml:space="preserve">With </w:t>
      </w:r>
    </w:p>
    <w:p w14:paraId="151498AD" w14:textId="77777777" w:rsidR="004A2B09" w:rsidRPr="00A77AEF" w:rsidRDefault="004A2B09" w:rsidP="009D2C87">
      <w:pPr>
        <w:pStyle w:val="BodyText"/>
        <w:rPr>
          <w:highlight w:val="lightGray"/>
        </w:rPr>
      </w:pPr>
      <w:r w:rsidRPr="00A77AEF">
        <w:rPr>
          <w:highlight w:val="lightGray"/>
        </w:rPr>
        <w:t>&lt;</w:t>
      </w:r>
      <w:proofErr w:type="gramStart"/>
      <w:r w:rsidRPr="00A77AEF">
        <w:rPr>
          <w:highlight w:val="lightGray"/>
        </w:rPr>
        <w:t>isprint</w:t>
      </w:r>
      <w:proofErr w:type="gramEnd"/>
      <w:r w:rsidRPr="00A77AEF">
        <w:rPr>
          <w:highlight w:val="lightGray"/>
        </w:rPr>
        <w:t xml:space="preserve"> value="${creditCardInstr.custom.maskedFourDigit}"/&gt;</w:t>
      </w:r>
    </w:p>
    <w:p w14:paraId="5231ECB4" w14:textId="77777777" w:rsidR="004A2B09" w:rsidRPr="004A2B09" w:rsidRDefault="004A2B09" w:rsidP="009D2C87">
      <w:pPr>
        <w:pStyle w:val="BodyText"/>
        <w:rPr>
          <w:highlight w:val="lightGray"/>
        </w:rPr>
      </w:pPr>
    </w:p>
    <w:p w14:paraId="605296A5" w14:textId="77777777" w:rsidR="00D313E6" w:rsidRDefault="00FC514D" w:rsidP="009D2C87">
      <w:pPr>
        <w:pStyle w:val="BodyText"/>
      </w:pPr>
      <w:r>
        <w:t xml:space="preserve">Update the pipeline </w:t>
      </w:r>
      <w:r w:rsidRPr="00FC514D">
        <w:rPr>
          <w:u w:val="single"/>
        </w:rPr>
        <w:t>COBilling-Start</w:t>
      </w:r>
      <w:r w:rsidR="00D313E6">
        <w:t>.</w:t>
      </w:r>
    </w:p>
    <w:p w14:paraId="5B6A2F4D" w14:textId="77777777" w:rsidR="00FC514D" w:rsidRDefault="00FC514D" w:rsidP="009D2C87">
      <w:pPr>
        <w:pStyle w:val="BodyText"/>
      </w:pPr>
      <w:r>
        <w:t xml:space="preserve">Add Assign node </w:t>
      </w:r>
      <w:r w:rsidR="005453DE">
        <w:t xml:space="preserve">just before interaction continue node </w:t>
      </w:r>
      <w:r>
        <w:t>to set isSubscrition form field “false”</w:t>
      </w:r>
    </w:p>
    <w:p w14:paraId="13A58460" w14:textId="77777777" w:rsidR="00FC514D" w:rsidRDefault="00FC514D" w:rsidP="009D2C87">
      <w:pPr>
        <w:pStyle w:val="BodyText"/>
      </w:pPr>
      <w:r>
        <w:rPr>
          <w:noProof/>
        </w:rPr>
        <w:lastRenderedPageBreak/>
        <w:drawing>
          <wp:inline distT="0" distB="0" distL="0" distR="0" wp14:anchorId="0658B994" wp14:editId="14D41AD1">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14:paraId="4FD423D3" w14:textId="77777777" w:rsidR="005453DE" w:rsidRDefault="005453DE" w:rsidP="009D2C87">
      <w:pPr>
        <w:pStyle w:val="BodyText"/>
      </w:pPr>
    </w:p>
    <w:p w14:paraId="186F4466" w14:textId="77777777" w:rsidR="00D313E6" w:rsidRDefault="00D313E6" w:rsidP="009D2C87">
      <w:pPr>
        <w:pStyle w:val="BodyText"/>
      </w:pPr>
    </w:p>
    <w:p w14:paraId="7F9FC25C" w14:textId="77777777" w:rsidR="00D313E6" w:rsidRDefault="008918B4" w:rsidP="009D2C87">
      <w:pPr>
        <w:pStyle w:val="BodyText"/>
      </w:pPr>
      <w:r>
        <w:t xml:space="preserve">Update the pipeline COBilling-SelectCreditCard. </w:t>
      </w:r>
    </w:p>
    <w:p w14:paraId="2EF0444D" w14:textId="77777777" w:rsidR="008918B4" w:rsidRDefault="008918B4" w:rsidP="009D2C87">
      <w:pPr>
        <w:pStyle w:val="BodyText"/>
      </w:pPr>
      <w:r>
        <w:t>Update the assign node just after GetCustomerCreditCard.ds.</w:t>
      </w:r>
    </w:p>
    <w:p w14:paraId="527901A2" w14:textId="77777777" w:rsidR="008918B4" w:rsidRDefault="008918B4" w:rsidP="009D2C87">
      <w:pPr>
        <w:pStyle w:val="BodyText"/>
      </w:pPr>
    </w:p>
    <w:p w14:paraId="07407E85" w14:textId="77777777" w:rsidR="008918B4" w:rsidRDefault="008918B4" w:rsidP="009D2C87">
      <w:pPr>
        <w:pStyle w:val="BodyText"/>
      </w:pPr>
    </w:p>
    <w:p w14:paraId="50425F8D" w14:textId="77777777" w:rsidR="008918B4" w:rsidRDefault="008918B4" w:rsidP="009D2C87">
      <w:pPr>
        <w:pStyle w:val="BodyText"/>
      </w:pPr>
      <w:r>
        <w:rPr>
          <w:noProof/>
        </w:rPr>
        <w:lastRenderedPageBreak/>
        <w:drawing>
          <wp:inline distT="0" distB="0" distL="0" distR="0" wp14:anchorId="2815724F" wp14:editId="59CF04E2">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14:paraId="1D5876A5" w14:textId="77777777" w:rsidR="008918B4" w:rsidRDefault="008918B4" w:rsidP="009D2C87">
      <w:pPr>
        <w:pStyle w:val="BodyText"/>
      </w:pPr>
    </w:p>
    <w:p w14:paraId="65CC6A49" w14:textId="77777777" w:rsidR="00D313E6" w:rsidRDefault="0087749B" w:rsidP="009D2C87">
      <w:pPr>
        <w:pStyle w:val="BodyText"/>
      </w:pPr>
      <w:r>
        <w:t>Update the pipeline COBilling-SaveCreditCar</w:t>
      </w:r>
      <w:r w:rsidR="008918B4">
        <w:t>d</w:t>
      </w:r>
      <w:r>
        <w:t xml:space="preserve">. </w:t>
      </w:r>
    </w:p>
    <w:p w14:paraId="6E166442" w14:textId="77777777" w:rsidR="0087749B" w:rsidRDefault="0087749B" w:rsidP="009D2C87">
      <w:pPr>
        <w:pStyle w:val="BodyText"/>
      </w:pPr>
      <w:r>
        <w:t>Add Conditional Node to check if the current payment card is a saved subscription or not. If not make a call to Cybersource pipeline to Create Subscription.</w:t>
      </w:r>
    </w:p>
    <w:p w14:paraId="6C112DD6" w14:textId="77777777" w:rsidR="0087749B" w:rsidRDefault="0010677A" w:rsidP="009D2C87">
      <w:pPr>
        <w:pStyle w:val="BodyText"/>
      </w:pPr>
      <w:r>
        <w:rPr>
          <w:noProof/>
        </w:rPr>
        <w:drawing>
          <wp:inline distT="0" distB="0" distL="0" distR="0" wp14:anchorId="75FB372D" wp14:editId="4180BAD3">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14:paraId="6A18604D" w14:textId="77777777" w:rsidR="00141435" w:rsidRDefault="00141435" w:rsidP="009D2C87">
      <w:pPr>
        <w:pStyle w:val="BodyText"/>
      </w:pPr>
      <w:r>
        <w:tab/>
      </w:r>
    </w:p>
    <w:p w14:paraId="44336A06" w14:textId="77777777" w:rsidR="009921CE" w:rsidRDefault="009921CE" w:rsidP="009D2C87">
      <w:pPr>
        <w:pStyle w:val="BodyText"/>
      </w:pPr>
    </w:p>
    <w:p w14:paraId="03775248" w14:textId="77777777" w:rsidR="00D313E6" w:rsidRDefault="0087749B" w:rsidP="009D2C87">
      <w:pPr>
        <w:pStyle w:val="BodyText"/>
      </w:pPr>
      <w:r>
        <w:t>Update the pipeline COBilling-</w:t>
      </w:r>
      <w:proofErr w:type="gramStart"/>
      <w:r>
        <w:t>SaveCreditCard</w:t>
      </w:r>
      <w:r w:rsidR="00D313E6">
        <w:t xml:space="preserve"> .</w:t>
      </w:r>
      <w:proofErr w:type="gramEnd"/>
    </w:p>
    <w:p w14:paraId="139C4F6D" w14:textId="77777777" w:rsidR="0087749B" w:rsidRDefault="00D313E6" w:rsidP="009D2C87">
      <w:pPr>
        <w:pStyle w:val="BodyText"/>
      </w:pPr>
      <w:r>
        <w:t>A</w:t>
      </w:r>
      <w:r w:rsidR="00333EEB">
        <w:t>dd logic to save generated subscription id to customerpaymentinstrument</w:t>
      </w:r>
      <w:r w:rsidR="00EC1648">
        <w:t>&amp;orderpaymentinstruments</w:t>
      </w:r>
      <w:r w:rsidR="00333EEB">
        <w:t xml:space="preserve"> object.</w:t>
      </w:r>
    </w:p>
    <w:p w14:paraId="6E9FD612" w14:textId="77777777" w:rsidR="00333EEB" w:rsidRDefault="00EC1648" w:rsidP="009D2C87">
      <w:pPr>
        <w:pStyle w:val="BodyText"/>
      </w:pPr>
      <w:r>
        <w:rPr>
          <w:noProof/>
        </w:rPr>
        <w:drawing>
          <wp:inline distT="0" distB="0" distL="0" distR="0" wp14:anchorId="028C05B3" wp14:editId="50C35DB9">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14:paraId="04E469B4" w14:textId="77777777" w:rsidR="00C50237" w:rsidRDefault="00C50237" w:rsidP="009D2C87">
      <w:pPr>
        <w:pStyle w:val="BodyText"/>
      </w:pPr>
    </w:p>
    <w:p w14:paraId="49B7C6ED" w14:textId="77777777" w:rsidR="00C50237" w:rsidRDefault="00C50237" w:rsidP="009D2C87">
      <w:pPr>
        <w:pStyle w:val="BodyText"/>
      </w:pPr>
    </w:p>
    <w:p w14:paraId="2A575634" w14:textId="77777777" w:rsidR="00D313E6" w:rsidRPr="00A77AEF" w:rsidRDefault="00EC1648" w:rsidP="009D2C87">
      <w:pPr>
        <w:pStyle w:val="BodyText"/>
      </w:pPr>
      <w:r w:rsidRPr="00A77AEF">
        <w:t>Update the pipeline COBilling-SaveCreditCard.</w:t>
      </w:r>
    </w:p>
    <w:p w14:paraId="7392D624" w14:textId="77777777" w:rsidR="00EC1648" w:rsidRPr="00A77AEF" w:rsidRDefault="00EC1648" w:rsidP="009D2C87">
      <w:pPr>
        <w:pStyle w:val="BodyText"/>
      </w:pPr>
      <w:r w:rsidRPr="00A77AEF">
        <w:t xml:space="preserve"> Add assign node after conditional block of subscriptionID to assign credit card number to masked </w:t>
      </w:r>
      <w:proofErr w:type="gramStart"/>
      <w:r w:rsidRPr="00A77AEF">
        <w:t>four digit</w:t>
      </w:r>
      <w:proofErr w:type="gramEnd"/>
      <w:r w:rsidRPr="00A77AEF">
        <w:t xml:space="preserve"> form field.</w:t>
      </w:r>
    </w:p>
    <w:p w14:paraId="632E0755" w14:textId="77777777" w:rsidR="00EC1648" w:rsidRDefault="00EC1648" w:rsidP="009D2C87">
      <w:pPr>
        <w:pStyle w:val="BodyText"/>
      </w:pPr>
    </w:p>
    <w:p w14:paraId="77DC2337" w14:textId="77777777" w:rsidR="00EC1648" w:rsidRDefault="00EC1648" w:rsidP="009D2C87">
      <w:pPr>
        <w:pStyle w:val="BodyText"/>
      </w:pPr>
      <w:r>
        <w:rPr>
          <w:noProof/>
        </w:rPr>
        <w:lastRenderedPageBreak/>
        <w:drawing>
          <wp:inline distT="0" distB="0" distL="0" distR="0" wp14:anchorId="71EF56CD" wp14:editId="05E1EA17">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14:paraId="533FDEEE" w14:textId="77777777" w:rsidR="00C50237" w:rsidRDefault="00C50237" w:rsidP="009D2C87">
      <w:pPr>
        <w:pStyle w:val="BodyText"/>
      </w:pPr>
    </w:p>
    <w:p w14:paraId="5458244E" w14:textId="77777777" w:rsidR="00891AC0" w:rsidRDefault="0006310E" w:rsidP="009D2C87">
      <w:pPr>
        <w:pStyle w:val="BodyText"/>
      </w:pPr>
      <w:r>
        <w:t>Add</w:t>
      </w:r>
      <w:r w:rsidR="00891AC0">
        <w:t xml:space="preserve"> assign node just before SaveCustomerCreditCard.ds to update credit card number with subscriptionID.</w:t>
      </w:r>
    </w:p>
    <w:p w14:paraId="5475A7FD" w14:textId="77777777" w:rsidR="00891AC0" w:rsidRDefault="00891AC0" w:rsidP="009D2C87">
      <w:pPr>
        <w:pStyle w:val="BodyText"/>
      </w:pPr>
      <w:r>
        <w:rPr>
          <w:noProof/>
        </w:rPr>
        <w:drawing>
          <wp:inline distT="0" distB="0" distL="0" distR="0" wp14:anchorId="46DE3252" wp14:editId="553D55F2">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14:paraId="40BA8514" w14:textId="77777777" w:rsidR="00C50237" w:rsidRDefault="00C50237" w:rsidP="009D2C87">
      <w:pPr>
        <w:pStyle w:val="BodyText"/>
      </w:pPr>
    </w:p>
    <w:p w14:paraId="4E9026E2" w14:textId="77777777" w:rsidR="00C50237" w:rsidRDefault="00C50237" w:rsidP="009D2C87">
      <w:pPr>
        <w:pStyle w:val="BodyText"/>
      </w:pPr>
    </w:p>
    <w:p w14:paraId="0B30850C" w14:textId="77777777" w:rsidR="0006310E" w:rsidRDefault="0006310E" w:rsidP="009D2C87">
      <w:pPr>
        <w:pStyle w:val="BodyText"/>
      </w:pPr>
      <w:r>
        <w:t>Add another assign node just after SaveCustomerCreditCard.ds to update customerpaymentinstruments&amp;orderpaymentinsturments with subscription.</w:t>
      </w:r>
    </w:p>
    <w:p w14:paraId="5F6CC1C6" w14:textId="77777777" w:rsidR="0006310E" w:rsidRDefault="0006310E" w:rsidP="009D2C87">
      <w:pPr>
        <w:pStyle w:val="BodyText"/>
      </w:pPr>
    </w:p>
    <w:p w14:paraId="6A52AD68" w14:textId="77777777" w:rsidR="0006310E" w:rsidRDefault="0006310E" w:rsidP="009D2C87">
      <w:pPr>
        <w:pStyle w:val="BodyText"/>
      </w:pPr>
      <w:r>
        <w:rPr>
          <w:noProof/>
        </w:rPr>
        <w:lastRenderedPageBreak/>
        <w:drawing>
          <wp:inline distT="0" distB="0" distL="0" distR="0" wp14:anchorId="2D16FCCE" wp14:editId="65ED4725">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14:paraId="00D35EE1" w14:textId="77777777" w:rsidR="0006310E" w:rsidRDefault="0006310E" w:rsidP="009D2C87">
      <w:pPr>
        <w:pStyle w:val="BodyText"/>
      </w:pPr>
    </w:p>
    <w:p w14:paraId="47EB8706" w14:textId="77777777" w:rsidR="00C50237" w:rsidRDefault="00C50237" w:rsidP="009D2C87">
      <w:pPr>
        <w:pStyle w:val="BodyText"/>
      </w:pPr>
    </w:p>
    <w:p w14:paraId="31A7CE3E" w14:textId="77777777" w:rsidR="00C50237" w:rsidRDefault="00C50237" w:rsidP="009D2C87">
      <w:pPr>
        <w:pStyle w:val="BodyText"/>
      </w:pPr>
    </w:p>
    <w:p w14:paraId="0D9FF665" w14:textId="77777777" w:rsidR="00C50237" w:rsidRDefault="007201E4" w:rsidP="009D2C87">
      <w:pPr>
        <w:pStyle w:val="BodyText"/>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proofErr w:type="gramStart"/>
      <w:r>
        <w:t>( creditCardFields.type.value</w:t>
      </w:r>
      <w:proofErr w:type="gramEnd"/>
      <w:r>
        <w:t xml:space="preserve"> ):</w:t>
      </w:r>
    </w:p>
    <w:p w14:paraId="4CBC3A50" w14:textId="77777777" w:rsidR="007201E4" w:rsidRDefault="007201E4" w:rsidP="009D2C87">
      <w:pPr>
        <w:pStyle w:val="BodyText"/>
      </w:pPr>
    </w:p>
    <w:p w14:paraId="6C15DCB0" w14:textId="77777777" w:rsidR="007201E4" w:rsidRPr="007201E4" w:rsidRDefault="007201E4" w:rsidP="009D2C87">
      <w:pPr>
        <w:pStyle w:val="BodyText"/>
        <w:rPr>
          <w:highlight w:val="lightGray"/>
        </w:rPr>
      </w:pPr>
      <w:proofErr w:type="gramStart"/>
      <w:r w:rsidRPr="007201E4">
        <w:rPr>
          <w:highlight w:val="lightGray"/>
        </w:rPr>
        <w:t>if</w:t>
      </w:r>
      <w:proofErr w:type="gramEnd"/>
      <w:r w:rsidRPr="007201E4">
        <w:rPr>
          <w:highlight w:val="lightGray"/>
        </w:rPr>
        <w:t>(!empty(creditCardFields.isSubscription.value))</w:t>
      </w:r>
    </w:p>
    <w:p w14:paraId="1DC02CAC" w14:textId="77777777" w:rsidR="007201E4" w:rsidRPr="007201E4" w:rsidRDefault="007201E4" w:rsidP="009D2C87">
      <w:pPr>
        <w:pStyle w:val="BodyText"/>
        <w:rPr>
          <w:highlight w:val="lightGray"/>
        </w:rPr>
      </w:pPr>
      <w:r w:rsidRPr="007201E4">
        <w:rPr>
          <w:highlight w:val="lightGray"/>
        </w:rPr>
        <w:tab/>
      </w:r>
      <w:r w:rsidRPr="007201E4">
        <w:rPr>
          <w:highlight w:val="lightGray"/>
        </w:rPr>
        <w:tab/>
      </w:r>
      <w:proofErr w:type="gramStart"/>
      <w:r w:rsidRPr="007201E4">
        <w:rPr>
          <w:highlight w:val="lightGray"/>
        </w:rPr>
        <w:t>paymentInstr.custom.isSubscription</w:t>
      </w:r>
      <w:proofErr w:type="gramEnd"/>
      <w:r w:rsidRPr="007201E4">
        <w:rPr>
          <w:highlight w:val="lightGray"/>
        </w:rPr>
        <w:t xml:space="preserve"> = creditCardFields.isSubscription.value;</w:t>
      </w:r>
      <w:r w:rsidRPr="007201E4">
        <w:rPr>
          <w:highlight w:val="lightGray"/>
        </w:rPr>
        <w:tab/>
      </w:r>
      <w:r w:rsidRPr="007201E4">
        <w:rPr>
          <w:highlight w:val="lightGray"/>
        </w:rPr>
        <w:tab/>
      </w:r>
    </w:p>
    <w:p w14:paraId="707E8924" w14:textId="77777777" w:rsidR="007201E4" w:rsidRPr="007201E4" w:rsidRDefault="007201E4" w:rsidP="009D2C87">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(!empty(creditCardFields.maskedFourDigit.value))</w:t>
      </w:r>
    </w:p>
    <w:p w14:paraId="41600EEF" w14:textId="77777777" w:rsidR="007201E4" w:rsidRPr="007201E4" w:rsidRDefault="007201E4" w:rsidP="009D2C87">
      <w:pPr>
        <w:pStyle w:val="BodyText"/>
        <w:rPr>
          <w:highlight w:val="lightGray"/>
        </w:rPr>
      </w:pPr>
      <w:r w:rsidRPr="007201E4">
        <w:rPr>
          <w:highlight w:val="lightGray"/>
        </w:rPr>
        <w:tab/>
      </w:r>
      <w:r w:rsidRPr="007201E4">
        <w:rPr>
          <w:highlight w:val="lightGray"/>
        </w:rPr>
        <w:tab/>
      </w:r>
      <w:proofErr w:type="gramStart"/>
      <w:r w:rsidRPr="007201E4">
        <w:rPr>
          <w:highlight w:val="lightGray"/>
        </w:rPr>
        <w:t>paymentInstr.custom.maskedFourDigit</w:t>
      </w:r>
      <w:proofErr w:type="gramEnd"/>
      <w:r w:rsidRPr="007201E4">
        <w:rPr>
          <w:highlight w:val="lightGray"/>
        </w:rPr>
        <w:t xml:space="preserve"> = "************"+creditCardFields.maskedFourDigit.value.slice(creditCardFields.maskedFourDigit.value.length-4,creditCardFields.maskedFourDigit.value.length);</w:t>
      </w:r>
    </w:p>
    <w:p w14:paraId="1D29AD2F" w14:textId="77777777" w:rsidR="007201E4" w:rsidRDefault="007201E4" w:rsidP="009D2C87">
      <w:pPr>
        <w:pStyle w:val="BodyText"/>
      </w:pPr>
    </w:p>
    <w:p w14:paraId="62E5AD0D" w14:textId="77777777" w:rsidR="007201E4" w:rsidRDefault="007201E4" w:rsidP="009D2C87">
      <w:pPr>
        <w:pStyle w:val="BodyText"/>
      </w:pPr>
    </w:p>
    <w:p w14:paraId="202CC8C8" w14:textId="77777777" w:rsidR="00D313E6" w:rsidRDefault="00796955" w:rsidP="009D2C87">
      <w:pPr>
        <w:pStyle w:val="BodyText"/>
      </w:pPr>
      <w:r>
        <w:t xml:space="preserve">Update the pipeline COBilling-SaveCreditCard. </w:t>
      </w:r>
      <w:proofErr w:type="gramStart"/>
      <w:r>
        <w:t>If subscriptionID is empty.</w:t>
      </w:r>
      <w:proofErr w:type="gramEnd"/>
    </w:p>
    <w:p w14:paraId="711F5A33" w14:textId="77777777" w:rsidR="00796955" w:rsidRDefault="00796955" w:rsidP="009D2C87">
      <w:pPr>
        <w:pStyle w:val="BodyText"/>
      </w:pPr>
      <w:r>
        <w:t xml:space="preserve"> Add the following expression node &amp; assign node:</w:t>
      </w:r>
    </w:p>
    <w:p w14:paraId="5AD4438C" w14:textId="77777777" w:rsidR="00796955" w:rsidRDefault="00796955" w:rsidP="009D2C87">
      <w:pPr>
        <w:pStyle w:val="BodyText"/>
      </w:pPr>
    </w:p>
    <w:p w14:paraId="1C3036CA" w14:textId="77777777" w:rsidR="00796955" w:rsidRDefault="00796955" w:rsidP="009D2C87">
      <w:pPr>
        <w:pStyle w:val="BodyText"/>
      </w:pPr>
      <w:r>
        <w:rPr>
          <w:noProof/>
        </w:rPr>
        <w:lastRenderedPageBreak/>
        <w:drawing>
          <wp:inline distT="0" distB="0" distL="0" distR="0" wp14:anchorId="5ACF4E40" wp14:editId="5DF9D819">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14:paraId="00B2B090" w14:textId="77777777" w:rsidR="007201E4" w:rsidRDefault="007201E4" w:rsidP="009D2C87">
      <w:pPr>
        <w:pStyle w:val="BodyText"/>
      </w:pPr>
    </w:p>
    <w:p w14:paraId="622C3B3C" w14:textId="77777777" w:rsidR="00C50237" w:rsidRDefault="00C50237" w:rsidP="009D2C87">
      <w:pPr>
        <w:pStyle w:val="BodyText"/>
      </w:pPr>
    </w:p>
    <w:p w14:paraId="55E94C1B" w14:textId="77777777" w:rsidR="00C50237" w:rsidRDefault="00C50237" w:rsidP="009D2C87">
      <w:pPr>
        <w:pStyle w:val="BodyText"/>
      </w:pPr>
    </w:p>
    <w:p w14:paraId="72198EE8" w14:textId="77777777" w:rsidR="00C50237" w:rsidRDefault="00796955" w:rsidP="009D2C87">
      <w:pPr>
        <w:pStyle w:val="BodyText"/>
      </w:pPr>
      <w:r>
        <w:t xml:space="preserve">In assign node in above figure. </w:t>
      </w:r>
      <w:r w:rsidR="00D313E6">
        <w:t>Update the paymentinsturments custom attributes</w:t>
      </w:r>
      <w:r>
        <w:t>subscriptionID&amp;isSubscription.</w:t>
      </w:r>
    </w:p>
    <w:p w14:paraId="598C5816" w14:textId="77777777" w:rsidR="00796955" w:rsidRDefault="00796955" w:rsidP="009D2C87">
      <w:pPr>
        <w:pStyle w:val="BodyText"/>
      </w:pPr>
    </w:p>
    <w:p w14:paraId="781C1CEE" w14:textId="77777777" w:rsidR="00796955" w:rsidRDefault="00796955" w:rsidP="009D2C87">
      <w:pPr>
        <w:pStyle w:val="BodyText"/>
      </w:pPr>
      <w:r>
        <w:rPr>
          <w:noProof/>
        </w:rPr>
        <w:drawing>
          <wp:inline distT="0" distB="0" distL="0" distR="0" wp14:anchorId="54E411AB" wp14:editId="4C86BE1D">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14:paraId="698EC79A" w14:textId="77777777" w:rsidR="00C50237" w:rsidRDefault="00C50237" w:rsidP="009D2C87">
      <w:pPr>
        <w:pStyle w:val="BodyText"/>
      </w:pPr>
    </w:p>
    <w:p w14:paraId="258C4393" w14:textId="77777777" w:rsidR="00C50237" w:rsidRDefault="00C50237" w:rsidP="009D2C87">
      <w:pPr>
        <w:pStyle w:val="BodyText"/>
      </w:pPr>
    </w:p>
    <w:p w14:paraId="11093612" w14:textId="77777777" w:rsidR="0010677A" w:rsidRDefault="0010677A" w:rsidP="009D2C87">
      <w:pPr>
        <w:pStyle w:val="BodyText"/>
      </w:pPr>
      <w:r>
        <w:t xml:space="preserve">Update app.js. Update initializeCache function. </w:t>
      </w:r>
    </w:p>
    <w:p w14:paraId="296C17F3" w14:textId="77777777" w:rsidR="0010677A" w:rsidRDefault="0010677A" w:rsidP="009D2C87">
      <w:pPr>
        <w:pStyle w:val="BodyText"/>
      </w:pPr>
      <w:r>
        <w:t xml:space="preserve">Add following code block at the end within if </w:t>
      </w:r>
      <w:r w:rsidRPr="00141435">
        <w:t>($</w:t>
      </w:r>
      <w:proofErr w:type="gramStart"/>
      <w:r w:rsidRPr="00141435">
        <w:t>cache.checkoutForm.hasClass(</w:t>
      </w:r>
      <w:proofErr w:type="gramEnd"/>
      <w:r w:rsidRPr="00141435">
        <w:t>"checkout-billing"))</w:t>
      </w:r>
      <w:r>
        <w:t xml:space="preserve"> </w:t>
      </w:r>
      <w:r>
        <w:lastRenderedPageBreak/>
        <w:t>condition:</w:t>
      </w:r>
    </w:p>
    <w:p w14:paraId="32DF7CBA"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w:t>
      </w:r>
      <w:proofErr w:type="gramEnd"/>
      <w:r w:rsidRPr="0010677A">
        <w:rPr>
          <w:highlight w:val="lightGray"/>
        </w:rPr>
        <w:t xml:space="preserve"> = $cache.ccContainer.find("input[name$='creditCard_isSubscription']");</w:t>
      </w:r>
    </w:p>
    <w:p w14:paraId="42C0AEEE"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cache.ccSubscription.val</w:t>
      </w:r>
      <w:proofErr w:type="gramEnd"/>
      <w:r w:rsidRPr="0010677A">
        <w:rPr>
          <w:highlight w:val="lightGray"/>
        </w:rPr>
        <w:t>(false);</w:t>
      </w:r>
    </w:p>
    <w:p w14:paraId="7503C59C" w14:textId="77777777" w:rsidR="00795437" w:rsidRPr="00795437" w:rsidRDefault="0010677A" w:rsidP="009D2C87">
      <w:pPr>
        <w:pStyle w:val="BodyText"/>
        <w:rPr>
          <w:highlight w:val="lightGray"/>
        </w:rPr>
      </w:pPr>
      <w:r w:rsidRPr="0010677A">
        <w:rPr>
          <w:highlight w:val="lightGray"/>
        </w:rPr>
        <w:t>$</w:t>
      </w:r>
      <w:proofErr w:type="gramStart"/>
      <w:r w:rsidRPr="0010677A">
        <w:rPr>
          <w:highlight w:val="lightGray"/>
        </w:rPr>
        <w:t>cache.ccMaskedFourDigit</w:t>
      </w:r>
      <w:proofErr w:type="gramEnd"/>
      <w:r w:rsidRPr="0010677A">
        <w:rPr>
          <w:highlight w:val="lightGray"/>
        </w:rPr>
        <w:t xml:space="preserve"> = $cache.ccContainer.find("input[name$='creditCard_maskedFourDigit']"); $cache.ccMaskedFourDigit.parent().hide();</w:t>
      </w:r>
      <w:r w:rsidR="00795437">
        <w:tab/>
      </w:r>
    </w:p>
    <w:p w14:paraId="2CC0FA1E" w14:textId="77777777" w:rsidR="00795437" w:rsidRPr="00795437" w:rsidRDefault="00795437" w:rsidP="009D2C87">
      <w:pPr>
        <w:pStyle w:val="BodyText"/>
        <w:rPr>
          <w:highlight w:val="lightGray"/>
        </w:rPr>
      </w:pPr>
      <w:proofErr w:type="gramStart"/>
      <w:r w:rsidRPr="00795437">
        <w:rPr>
          <w:highlight w:val="lightGray"/>
        </w:rPr>
        <w:t>if</w:t>
      </w:r>
      <w:proofErr w:type="gramEnd"/>
      <w:r w:rsidRPr="00795437">
        <w:rPr>
          <w:highlight w:val="lightGray"/>
        </w:rPr>
        <w:t xml:space="preserve">($cache.ccMaskedFourDigit.val()=='undefined' || $cache.ccMaskedFourDigit.val()=="") </w:t>
      </w:r>
    </w:p>
    <w:p w14:paraId="024821E6" w14:textId="77777777" w:rsidR="00795437" w:rsidRPr="00795437" w:rsidRDefault="00795437" w:rsidP="009D2C87">
      <w:pPr>
        <w:pStyle w:val="BodyText"/>
        <w:rPr>
          <w:highlight w:val="lightGray"/>
        </w:rPr>
      </w:pPr>
      <w:r w:rsidRPr="00795437">
        <w:rPr>
          <w:highlight w:val="lightGray"/>
        </w:rPr>
        <w:t>{</w:t>
      </w:r>
    </w:p>
    <w:p w14:paraId="24493598"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cache.ccMaskedFourDigit.parent</w:t>
      </w:r>
      <w:proofErr w:type="gramEnd"/>
      <w:r w:rsidRPr="00795437">
        <w:rPr>
          <w:highlight w:val="lightGray"/>
        </w:rPr>
        <w:t>().hide();</w:t>
      </w:r>
    </w:p>
    <w:p w14:paraId="2799D52D" w14:textId="77777777" w:rsidR="00795437" w:rsidRPr="00795437" w:rsidRDefault="00795437" w:rsidP="009D2C87">
      <w:pPr>
        <w:pStyle w:val="BodyText"/>
        <w:rPr>
          <w:highlight w:val="lightGray"/>
        </w:rPr>
      </w:pPr>
      <w:r w:rsidRPr="00795437">
        <w:rPr>
          <w:highlight w:val="lightGray"/>
        </w:rPr>
        <w:t>}</w:t>
      </w:r>
    </w:p>
    <w:p w14:paraId="5393D85E" w14:textId="77777777" w:rsidR="00795437" w:rsidRPr="00795437" w:rsidRDefault="00795437" w:rsidP="009D2C87">
      <w:pPr>
        <w:pStyle w:val="BodyText"/>
        <w:rPr>
          <w:highlight w:val="lightGray"/>
        </w:rPr>
      </w:pPr>
      <w:proofErr w:type="gramStart"/>
      <w:r w:rsidRPr="00795437">
        <w:rPr>
          <w:highlight w:val="lightGray"/>
        </w:rPr>
        <w:t>else</w:t>
      </w:r>
      <w:proofErr w:type="gramEnd"/>
    </w:p>
    <w:p w14:paraId="69E070C0" w14:textId="77777777" w:rsidR="00795437" w:rsidRPr="00795437" w:rsidRDefault="00795437" w:rsidP="009D2C87">
      <w:pPr>
        <w:pStyle w:val="BodyText"/>
        <w:rPr>
          <w:highlight w:val="lightGray"/>
        </w:rPr>
      </w:pPr>
      <w:r w:rsidRPr="00795437">
        <w:rPr>
          <w:highlight w:val="lightGray"/>
        </w:rPr>
        <w:t>{</w:t>
      </w:r>
    </w:p>
    <w:p w14:paraId="62527773"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cache.ccMaskedFourDigit.parent</w:t>
      </w:r>
      <w:proofErr w:type="gramEnd"/>
      <w:r w:rsidRPr="00795437">
        <w:rPr>
          <w:highlight w:val="lightGray"/>
        </w:rPr>
        <w:t>().show();</w:t>
      </w:r>
    </w:p>
    <w:p w14:paraId="10BD60BB"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cache.ccNum.parent</w:t>
      </w:r>
      <w:proofErr w:type="gramEnd"/>
      <w:r w:rsidRPr="00795437">
        <w:rPr>
          <w:highlight w:val="lightGray"/>
        </w:rPr>
        <w:t>().hide();</w:t>
      </w:r>
    </w:p>
    <w:p w14:paraId="4C349344" w14:textId="77777777" w:rsidR="00795437" w:rsidRPr="00795437" w:rsidRDefault="00795437" w:rsidP="009D2C87">
      <w:pPr>
        <w:pStyle w:val="BodyText"/>
        <w:rPr>
          <w:highlight w:val="lightGray"/>
        </w:rPr>
      </w:pPr>
      <w:r w:rsidRPr="00795437">
        <w:rPr>
          <w:highlight w:val="lightGray"/>
        </w:rPr>
        <w:tab/>
        <w:t>$</w:t>
      </w:r>
      <w:proofErr w:type="gramStart"/>
      <w:r w:rsidRPr="00795437">
        <w:rPr>
          <w:highlight w:val="lightGray"/>
        </w:rPr>
        <w:t>cache.ccSubscription.val</w:t>
      </w:r>
      <w:proofErr w:type="gramEnd"/>
      <w:r w:rsidRPr="00795437">
        <w:rPr>
          <w:highlight w:val="lightGray"/>
        </w:rPr>
        <w:t>(true);</w:t>
      </w:r>
    </w:p>
    <w:p w14:paraId="18026D6D" w14:textId="77777777" w:rsidR="00795437" w:rsidRPr="0010677A" w:rsidRDefault="00795437" w:rsidP="009D2C87">
      <w:pPr>
        <w:pStyle w:val="BodyText"/>
        <w:rPr>
          <w:highlight w:val="lightGray"/>
        </w:rPr>
      </w:pPr>
      <w:r w:rsidRPr="00795437">
        <w:rPr>
          <w:highlight w:val="lightGray"/>
        </w:rPr>
        <w:t>}</w:t>
      </w:r>
    </w:p>
    <w:p w14:paraId="302C9A48" w14:textId="77777777" w:rsidR="0010677A" w:rsidRDefault="0010677A" w:rsidP="009D2C87">
      <w:pPr>
        <w:pStyle w:val="BodyText"/>
      </w:pPr>
    </w:p>
    <w:p w14:paraId="3A279206" w14:textId="77777777" w:rsidR="0010677A" w:rsidRDefault="0010677A" w:rsidP="009D2C87">
      <w:pPr>
        <w:pStyle w:val="BodyText"/>
      </w:pPr>
      <w:r>
        <w:t xml:space="preserve">Update app.js. Update </w:t>
      </w:r>
      <w:r w:rsidRPr="009921CE">
        <w:t>setCCFields</w:t>
      </w:r>
      <w:r>
        <w:t xml:space="preserve"> function.</w:t>
      </w:r>
    </w:p>
    <w:p w14:paraId="1B19D02A" w14:textId="77777777" w:rsidR="0010677A" w:rsidRDefault="0010677A" w:rsidP="009D2C87">
      <w:pPr>
        <w:pStyle w:val="BodyText"/>
      </w:pPr>
      <w:r>
        <w:t xml:space="preserve">Add the following code block after </w:t>
      </w:r>
    </w:p>
    <w:p w14:paraId="4853A8E2" w14:textId="77777777" w:rsidR="0010677A" w:rsidRDefault="0010677A" w:rsidP="009D2C87">
      <w:pPr>
        <w:pStyle w:val="BodyText"/>
      </w:pPr>
      <w:r w:rsidRPr="00890C3E">
        <w:t>$</w:t>
      </w:r>
      <w:proofErr w:type="gramStart"/>
      <w:r w:rsidRPr="00890C3E">
        <w:t>cache.ccYear.val</w:t>
      </w:r>
      <w:proofErr w:type="gramEnd"/>
      <w:r w:rsidRPr="00890C3E">
        <w:t>(data.expirationYear)</w:t>
      </w:r>
      <w:r>
        <w:t>:</w:t>
      </w:r>
    </w:p>
    <w:p w14:paraId="4C82C6D5"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cache.ccSubscription.val</w:t>
      </w:r>
      <w:proofErr w:type="gramEnd"/>
      <w:r w:rsidRPr="0010677A">
        <w:rPr>
          <w:highlight w:val="lightGray"/>
        </w:rPr>
        <w:t>(data.isSubscription);</w:t>
      </w:r>
      <w:r w:rsidRPr="0010677A">
        <w:rPr>
          <w:highlight w:val="lightGray"/>
        </w:rPr>
        <w:tab/>
      </w:r>
      <w:r w:rsidRPr="0010677A">
        <w:rPr>
          <w:highlight w:val="lightGray"/>
        </w:rPr>
        <w:tab/>
      </w:r>
    </w:p>
    <w:p w14:paraId="5012C653"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cache.ccMaskedFourDigit.val</w:t>
      </w:r>
      <w:proofErr w:type="gramEnd"/>
      <w:r w:rsidRPr="0010677A">
        <w:rPr>
          <w:highlight w:val="lightGray"/>
        </w:rPr>
        <w:t>(data.maskedFourDigit);</w:t>
      </w:r>
      <w:r w:rsidRPr="0010677A">
        <w:rPr>
          <w:highlight w:val="lightGray"/>
        </w:rPr>
        <w:tab/>
      </w:r>
      <w:r w:rsidRPr="0010677A">
        <w:rPr>
          <w:highlight w:val="lightGray"/>
        </w:rPr>
        <w:tab/>
      </w:r>
    </w:p>
    <w:p w14:paraId="7B4F3C09"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cache.ccMaskedFourDigit.parent</w:t>
      </w:r>
      <w:proofErr w:type="gramEnd"/>
      <w:r w:rsidRPr="0010677A">
        <w:rPr>
          <w:highlight w:val="lightGray"/>
        </w:rPr>
        <w:t>().show();</w:t>
      </w:r>
    </w:p>
    <w:p w14:paraId="29BF15F7" w14:textId="77777777" w:rsidR="0010677A" w:rsidRPr="0010677A" w:rsidRDefault="0010677A" w:rsidP="009D2C87">
      <w:pPr>
        <w:pStyle w:val="BodyText"/>
        <w:rPr>
          <w:highlight w:val="lightGray"/>
        </w:rPr>
      </w:pPr>
      <w:r w:rsidRPr="0010677A">
        <w:rPr>
          <w:highlight w:val="lightGray"/>
        </w:rPr>
        <w:t>$</w:t>
      </w:r>
      <w:proofErr w:type="gramStart"/>
      <w:r w:rsidRPr="0010677A">
        <w:rPr>
          <w:highlight w:val="lightGray"/>
        </w:rPr>
        <w:t>cache.ccNum.parent</w:t>
      </w:r>
      <w:proofErr w:type="gramEnd"/>
      <w:r w:rsidRPr="0010677A">
        <w:rPr>
          <w:highlight w:val="lightGray"/>
        </w:rPr>
        <w:t>().hide();</w:t>
      </w:r>
    </w:p>
    <w:p w14:paraId="22BA5F67" w14:textId="77777777" w:rsidR="0010677A" w:rsidRDefault="0010677A" w:rsidP="009D2C87">
      <w:pPr>
        <w:pStyle w:val="BodyText"/>
      </w:pPr>
    </w:p>
    <w:p w14:paraId="62EAAE82" w14:textId="77777777"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14:paraId="6035A4FD" w14:textId="77777777" w:rsidR="00496685" w:rsidRDefault="00496685" w:rsidP="009D2C87">
      <w:pPr>
        <w:pStyle w:val="BodyText"/>
      </w:pPr>
    </w:p>
    <w:p w14:paraId="0507701B" w14:textId="77777777" w:rsidR="00496685" w:rsidRPr="00A77AEF" w:rsidRDefault="00496685" w:rsidP="009D2C87">
      <w:pPr>
        <w:pStyle w:val="BodyText"/>
      </w:pPr>
      <w:r w:rsidRPr="00A77AEF">
        <w:t>Add Script node CreatePaymentInstrument.ds to create PaymentInstrument for subscription.</w:t>
      </w:r>
    </w:p>
    <w:p w14:paraId="09646865" w14:textId="77777777" w:rsidR="00496685" w:rsidRDefault="00496685" w:rsidP="009D2C87">
      <w:pPr>
        <w:pStyle w:val="BodyText"/>
      </w:pPr>
      <w:r>
        <w:rPr>
          <w:noProof/>
        </w:rPr>
        <w:drawing>
          <wp:inline distT="0" distB="0" distL="0" distR="0" wp14:anchorId="68383513" wp14:editId="4F59123D">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14:paraId="6C05A116" w14:textId="77777777" w:rsidR="00496685" w:rsidRDefault="00496685" w:rsidP="009D2C87">
      <w:pPr>
        <w:pStyle w:val="BodyText"/>
      </w:pPr>
    </w:p>
    <w:p w14:paraId="2F01C440" w14:textId="77777777" w:rsidR="00496685" w:rsidRPr="00BF29CC" w:rsidRDefault="00496685" w:rsidP="009D2C87">
      <w:pPr>
        <w:pStyle w:val="BodyText"/>
      </w:pPr>
      <w:r w:rsidRPr="00BF29CC">
        <w:t>Assign the Input/output parameter as shown in figure below:</w:t>
      </w:r>
    </w:p>
    <w:p w14:paraId="71D29D72" w14:textId="77777777" w:rsidR="00496685" w:rsidRDefault="00496685" w:rsidP="009D2C87">
      <w:pPr>
        <w:pStyle w:val="BodyText"/>
      </w:pPr>
      <w:r>
        <w:rPr>
          <w:noProof/>
        </w:rPr>
        <w:drawing>
          <wp:inline distT="0" distB="0" distL="0" distR="0" wp14:anchorId="271D7D10" wp14:editId="31538C8E">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14:paraId="37EF0238" w14:textId="77777777" w:rsidR="00496685" w:rsidRDefault="00496685" w:rsidP="009D2C87">
      <w:pPr>
        <w:pStyle w:val="BodyText"/>
      </w:pPr>
    </w:p>
    <w:p w14:paraId="6734F615" w14:textId="77777777" w:rsidR="00496685" w:rsidRDefault="00496685" w:rsidP="009D2C87">
      <w:pPr>
        <w:pStyle w:val="BodyText"/>
      </w:pPr>
    </w:p>
    <w:p w14:paraId="75D1785D" w14:textId="77777777" w:rsidR="002002E6" w:rsidRDefault="002002E6" w:rsidP="009D2C87">
      <w:pPr>
        <w:pStyle w:val="BodyText"/>
      </w:pPr>
      <w:r>
        <w:t>And assign current forms values to PaymentInstrument.</w:t>
      </w:r>
    </w:p>
    <w:p w14:paraId="000387D8" w14:textId="77777777" w:rsidR="00C50237" w:rsidRDefault="00C50237" w:rsidP="009D2C87">
      <w:pPr>
        <w:pStyle w:val="BodyText"/>
      </w:pPr>
    </w:p>
    <w:p w14:paraId="227F06EB" w14:textId="77777777" w:rsidR="00C50237" w:rsidRPr="002002E6" w:rsidRDefault="002002E6" w:rsidP="009D2C87">
      <w:pPr>
        <w:pStyle w:val="BodyText"/>
      </w:pPr>
      <w:r w:rsidRPr="002002E6">
        <w:rPr>
          <w:noProof/>
        </w:rPr>
        <w:drawing>
          <wp:inline distT="0" distB="0" distL="0" distR="0" wp14:anchorId="6D43F0D6" wp14:editId="627B25FF">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14:paraId="7E39279B" w14:textId="77777777" w:rsidR="00AC4FA2" w:rsidRDefault="00AC4FA2" w:rsidP="009D2C87">
      <w:pPr>
        <w:pStyle w:val="BodyText"/>
      </w:pPr>
    </w:p>
    <w:p w14:paraId="71B162D9" w14:textId="77777777" w:rsidR="00AB4526" w:rsidRDefault="00AB4526" w:rsidP="009D2C87">
      <w:pPr>
        <w:pStyle w:val="BodyText"/>
      </w:pPr>
    </w:p>
    <w:p w14:paraId="3D2A18E4" w14:textId="77777777" w:rsidR="00AB4526" w:rsidRDefault="00AB4526" w:rsidP="009D2C87">
      <w:pPr>
        <w:pStyle w:val="BodyText"/>
      </w:pPr>
    </w:p>
    <w:p w14:paraId="1309B8A0" w14:textId="77777777" w:rsidR="00AB4526" w:rsidRDefault="00AB4526" w:rsidP="009D2C87">
      <w:pPr>
        <w:pStyle w:val="BodyText"/>
      </w:pPr>
    </w:p>
    <w:p w14:paraId="76FC84C6" w14:textId="77777777" w:rsidR="00AB4526" w:rsidRDefault="00AB4526" w:rsidP="009D2C87">
      <w:pPr>
        <w:pStyle w:val="BodyText"/>
      </w:pPr>
    </w:p>
    <w:p w14:paraId="507E980A" w14:textId="77777777" w:rsidR="00AB4526" w:rsidRDefault="00AB4526" w:rsidP="009D2C87">
      <w:pPr>
        <w:pStyle w:val="BodyText"/>
      </w:pPr>
    </w:p>
    <w:p w14:paraId="239B9811" w14:textId="77777777" w:rsidR="00AB4526" w:rsidRDefault="00AB4526" w:rsidP="009D2C87">
      <w:pPr>
        <w:pStyle w:val="BodyText"/>
      </w:pPr>
      <w:r>
        <w:t>Assign the current credit card form fields values to PaymentInstruments as shown in screen below:</w:t>
      </w:r>
    </w:p>
    <w:p w14:paraId="23259540" w14:textId="77777777" w:rsidR="00AB4526" w:rsidRDefault="00AB4526" w:rsidP="009D2C87">
      <w:pPr>
        <w:pStyle w:val="BodyText"/>
      </w:pPr>
    </w:p>
    <w:p w14:paraId="73DB8041" w14:textId="77777777" w:rsidR="00AB4526" w:rsidRDefault="00AB4526" w:rsidP="009D2C87">
      <w:pPr>
        <w:pStyle w:val="BodyText"/>
      </w:pPr>
      <w:r>
        <w:rPr>
          <w:noProof/>
        </w:rPr>
        <w:drawing>
          <wp:inline distT="0" distB="0" distL="0" distR="0" wp14:anchorId="296D82FA" wp14:editId="69467467">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14:paraId="46D42CCF" w14:textId="77777777" w:rsidR="00AB4526" w:rsidRDefault="00AB4526" w:rsidP="009D2C87">
      <w:pPr>
        <w:pStyle w:val="BodyText"/>
      </w:pPr>
    </w:p>
    <w:p w14:paraId="54C7C9F4" w14:textId="77777777" w:rsidR="00AB4526" w:rsidRDefault="00AB4526" w:rsidP="009D2C87">
      <w:pPr>
        <w:pStyle w:val="BodyText"/>
      </w:pPr>
    </w:p>
    <w:p w14:paraId="0F9B7DCB" w14:textId="77777777" w:rsidR="00AC4FA2" w:rsidRDefault="00AC4FA2" w:rsidP="009D2C87">
      <w:pPr>
        <w:pStyle w:val="BodyText"/>
      </w:pPr>
      <w:r>
        <w:t xml:space="preserve">Update the pipeline </w:t>
      </w:r>
      <w:r w:rsidRPr="00AC4FA2">
        <w:rPr>
          <w:u w:val="single"/>
        </w:rPr>
        <w:t>PaymentInstruments-Add</w:t>
      </w:r>
      <w:r>
        <w:t xml:space="preserve"> to make a call to Cybersource pipeline to Create Subscription.</w:t>
      </w:r>
    </w:p>
    <w:p w14:paraId="5B359AA7" w14:textId="77777777" w:rsidR="00AC4FA2" w:rsidRDefault="00AC4FA2" w:rsidP="009D2C87">
      <w:pPr>
        <w:pStyle w:val="BodyText"/>
      </w:pPr>
      <w:r>
        <w:rPr>
          <w:noProof/>
        </w:rPr>
        <w:drawing>
          <wp:inline distT="0" distB="0" distL="0" distR="0" wp14:anchorId="4EEC8D7A" wp14:editId="63FC5709">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14:paraId="327AE491" w14:textId="77777777" w:rsidR="00AE39BB" w:rsidRDefault="00AE39BB" w:rsidP="009D2C87">
      <w:pPr>
        <w:pStyle w:val="BodyText"/>
      </w:pPr>
    </w:p>
    <w:p w14:paraId="2F9F57BB" w14:textId="77777777" w:rsidR="002F6212" w:rsidRDefault="002F6212" w:rsidP="009D2C87">
      <w:pPr>
        <w:pStyle w:val="BodyText"/>
      </w:pPr>
      <w:r>
        <w:lastRenderedPageBreak/>
        <w:t>Add assign node just after call node at error connector.  And assign the value as shown in screen below:</w:t>
      </w:r>
    </w:p>
    <w:p w14:paraId="0EF57E99" w14:textId="77777777" w:rsidR="002F6212" w:rsidRDefault="002F6212" w:rsidP="009D2C87">
      <w:pPr>
        <w:pStyle w:val="BodyText"/>
      </w:pPr>
    </w:p>
    <w:p w14:paraId="7B066901" w14:textId="77777777" w:rsidR="00D313E6" w:rsidRDefault="00D313E6" w:rsidP="009D2C87">
      <w:pPr>
        <w:pStyle w:val="BodyText"/>
      </w:pPr>
    </w:p>
    <w:p w14:paraId="3FF738C2" w14:textId="77777777" w:rsidR="002F6212" w:rsidRDefault="002F6212" w:rsidP="009D2C87">
      <w:pPr>
        <w:pStyle w:val="BodyText"/>
      </w:pPr>
      <w:r>
        <w:rPr>
          <w:noProof/>
        </w:rPr>
        <w:drawing>
          <wp:inline distT="0" distB="0" distL="0" distR="0" wp14:anchorId="62A3ECAD" wp14:editId="45BBA514">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14:paraId="0A494BD0" w14:textId="77777777" w:rsidR="007909AD" w:rsidRDefault="007909AD" w:rsidP="009D2C87">
      <w:pPr>
        <w:pStyle w:val="BodyText"/>
      </w:pPr>
    </w:p>
    <w:p w14:paraId="38EE1C2A" w14:textId="77777777" w:rsidR="00D313E6" w:rsidRDefault="00AE39BB" w:rsidP="009D2C87">
      <w:pPr>
        <w:pStyle w:val="BodyText"/>
      </w:pPr>
      <w:r>
        <w:t xml:space="preserve">Add assign node just after GetCustomerPaymentInsturments. </w:t>
      </w:r>
    </w:p>
    <w:p w14:paraId="21BB5A8A" w14:textId="77777777" w:rsidR="00AE39BB" w:rsidRDefault="00AE39BB" w:rsidP="009D2C87">
      <w:pPr>
        <w:pStyle w:val="BodyText"/>
      </w:pPr>
      <w:r>
        <w:t xml:space="preserve">Assign the credit card number </w:t>
      </w:r>
      <w:proofErr w:type="gramStart"/>
      <w:r>
        <w:t>to masked four digit</w:t>
      </w:r>
      <w:proofErr w:type="gramEnd"/>
      <w:r>
        <w:t xml:space="preserve"> (newly created field in creditcard.xml)</w:t>
      </w:r>
    </w:p>
    <w:p w14:paraId="2B8D2D76" w14:textId="77777777" w:rsidR="00AE39BB" w:rsidRDefault="00AE39BB" w:rsidP="009D2C87">
      <w:pPr>
        <w:pStyle w:val="BodyText"/>
      </w:pPr>
    </w:p>
    <w:p w14:paraId="6215CCB9" w14:textId="77777777" w:rsidR="00AE39BB" w:rsidRDefault="00AE39BB" w:rsidP="009D2C87">
      <w:pPr>
        <w:pStyle w:val="BodyText"/>
      </w:pPr>
      <w:r>
        <w:rPr>
          <w:noProof/>
        </w:rPr>
        <w:lastRenderedPageBreak/>
        <w:drawing>
          <wp:inline distT="0" distB="0" distL="0" distR="0" wp14:anchorId="4AB8D040" wp14:editId="2F19F4E1">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14:paraId="795BD2A2" w14:textId="77777777" w:rsidR="00AE39BB" w:rsidRDefault="00AE39BB" w:rsidP="009D2C87">
      <w:pPr>
        <w:pStyle w:val="BodyText"/>
      </w:pPr>
    </w:p>
    <w:p w14:paraId="52AC939A" w14:textId="77777777" w:rsidR="00D313E6" w:rsidRDefault="00EC51C0" w:rsidP="009D2C87">
      <w:pPr>
        <w:pStyle w:val="BodyText"/>
      </w:pPr>
      <w:r>
        <w:t xml:space="preserve">Add assign node just after UpdateObjectWithForm within same pipeline flow. </w:t>
      </w:r>
    </w:p>
    <w:p w14:paraId="41A75370" w14:textId="77777777" w:rsidR="00AE39BB" w:rsidRDefault="00EC51C0" w:rsidP="009D2C87">
      <w:pPr>
        <w:pStyle w:val="BodyText"/>
      </w:pPr>
      <w:r>
        <w:t>Update the customer payment instrument with isSubscription&amp;maskedFourDigit</w:t>
      </w:r>
      <w:r w:rsidR="00466CEE">
        <w:t xml:space="preserve"> (Make sure pipelet should be transactional)</w:t>
      </w:r>
      <w:r>
        <w:t>.</w:t>
      </w:r>
    </w:p>
    <w:p w14:paraId="4B38B705" w14:textId="77777777" w:rsidR="00EC51C0" w:rsidRDefault="00EC51C0" w:rsidP="009D2C87">
      <w:pPr>
        <w:pStyle w:val="BodyText"/>
      </w:pPr>
    </w:p>
    <w:p w14:paraId="59D211A8" w14:textId="77777777" w:rsidR="00EC51C0" w:rsidRPr="00EC51C0" w:rsidRDefault="00EC51C0" w:rsidP="009D2C87">
      <w:pPr>
        <w:pStyle w:val="BodyText"/>
      </w:pPr>
      <w:r>
        <w:t>Assign the following value:</w:t>
      </w:r>
    </w:p>
    <w:p w14:paraId="6AFC47E0" w14:textId="77777777" w:rsidR="00EC51C0" w:rsidRPr="00EC51C0" w:rsidRDefault="00EC51C0" w:rsidP="009D2C87">
      <w:pPr>
        <w:pStyle w:val="BodyText"/>
        <w:rPr>
          <w:highlight w:val="lightGray"/>
        </w:rPr>
      </w:pPr>
      <w:r w:rsidRPr="00EC51C0">
        <w:rPr>
          <w:highlight w:val="lightGray"/>
        </w:rPr>
        <w:t>************"+</w:t>
      </w:r>
      <w:proofErr w:type="gramStart"/>
      <w:r w:rsidRPr="00EC51C0">
        <w:rPr>
          <w:highlight w:val="lightGray"/>
        </w:rPr>
        <w:t>CurrentForms.paymentinstruments.creditcards.newcreditcard.maskedFourDigit.value.slice(</w:t>
      </w:r>
      <w:proofErr w:type="gramEnd"/>
      <w:r w:rsidRPr="00EC51C0">
        <w:rPr>
          <w:highlight w:val="lightGray"/>
        </w:rPr>
        <w:t>CurrentForms.paymentinstruments.creditcards.newcreditcard.maskedFourDigit.value.length-4,CurrentForms.paymentinstruments.creditcards.newcreditcard.maskedFourDigit.value.length)</w:t>
      </w:r>
    </w:p>
    <w:p w14:paraId="6B5E4127" w14:textId="77777777" w:rsidR="00AC4FA2" w:rsidRDefault="00EC51C0" w:rsidP="009D2C87">
      <w:pPr>
        <w:pStyle w:val="BodyText"/>
      </w:pPr>
      <w:r>
        <w:tab/>
        <w:t>To</w:t>
      </w:r>
    </w:p>
    <w:p w14:paraId="19F65AD9" w14:textId="77777777" w:rsidR="00EC51C0" w:rsidRDefault="00EC51C0" w:rsidP="009D2C87">
      <w:pPr>
        <w:pStyle w:val="BodyText"/>
      </w:pPr>
      <w:r>
        <w:tab/>
      </w:r>
      <w:r w:rsidRPr="00EC51C0">
        <w:rPr>
          <w:highlight w:val="lightGray"/>
        </w:rPr>
        <w:t>PaymentInstrument.custom.maskedFourDigit</w:t>
      </w:r>
    </w:p>
    <w:p w14:paraId="1B07FD0B" w14:textId="77777777" w:rsidR="0038137E" w:rsidRDefault="00EC51C0" w:rsidP="009D2C87">
      <w:pPr>
        <w:pStyle w:val="BodyText"/>
      </w:pPr>
      <w:r>
        <w:lastRenderedPageBreak/>
        <w:tab/>
      </w:r>
      <w:r>
        <w:rPr>
          <w:noProof/>
        </w:rPr>
        <w:drawing>
          <wp:inline distT="0" distB="0" distL="0" distR="0" wp14:anchorId="11D4161C" wp14:editId="1060F6C2">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14:paraId="1C834A0B" w14:textId="77777777" w:rsidR="0038137E" w:rsidRDefault="0038137E" w:rsidP="009D2C87">
      <w:pPr>
        <w:pStyle w:val="BodyText"/>
      </w:pPr>
    </w:p>
    <w:p w14:paraId="73BC4090" w14:textId="77777777" w:rsidR="0038137E" w:rsidRDefault="0038137E" w:rsidP="009D2C87">
      <w:pPr>
        <w:pStyle w:val="BodyText"/>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14:paraId="1805D9D6" w14:textId="77777777" w:rsidR="001A71E0" w:rsidRDefault="001A71E0" w:rsidP="009D2C87">
      <w:pPr>
        <w:pStyle w:val="BodyText"/>
      </w:pPr>
    </w:p>
    <w:p w14:paraId="3382B498" w14:textId="77777777" w:rsidR="0038137E" w:rsidRDefault="001F18B2" w:rsidP="009D2C87">
      <w:pPr>
        <w:pStyle w:val="BodyText"/>
      </w:pPr>
      <w:r>
        <w:rPr>
          <w:noProof/>
        </w:rPr>
        <w:drawing>
          <wp:inline distT="0" distB="0" distL="0" distR="0" wp14:anchorId="72E727FF" wp14:editId="28F65255">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14:paraId="3856FA7E" w14:textId="77777777" w:rsidR="0026661B" w:rsidRDefault="0026661B" w:rsidP="009D2C87">
      <w:pPr>
        <w:pStyle w:val="BodyText"/>
      </w:pPr>
    </w:p>
    <w:p w14:paraId="7BD4945A" w14:textId="77777777" w:rsidR="0026661B" w:rsidRDefault="0026661B" w:rsidP="009D2C87">
      <w:pPr>
        <w:pStyle w:val="BodyText"/>
      </w:pPr>
    </w:p>
    <w:p w14:paraId="254C4612" w14:textId="77777777" w:rsidR="0026661B" w:rsidRDefault="0026661B" w:rsidP="009D2C87">
      <w:pPr>
        <w:pStyle w:val="BodyText"/>
      </w:pPr>
      <w:r>
        <w:t>Add assign node just after call node at error connector.  And assign the value as shown in screen below:</w:t>
      </w:r>
    </w:p>
    <w:p w14:paraId="7A28E04D" w14:textId="77777777" w:rsidR="0026661B" w:rsidRDefault="0026661B" w:rsidP="009D2C87">
      <w:pPr>
        <w:pStyle w:val="BodyText"/>
      </w:pPr>
      <w:r>
        <w:rPr>
          <w:noProof/>
        </w:rPr>
        <w:lastRenderedPageBreak/>
        <w:drawing>
          <wp:inline distT="0" distB="0" distL="0" distR="0" wp14:anchorId="0CC1418D" wp14:editId="6CFC7A50">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14:paraId="0D31D9EB" w14:textId="77777777" w:rsidR="0026661B" w:rsidRDefault="0026661B" w:rsidP="009D2C87">
      <w:pPr>
        <w:pStyle w:val="BodyText"/>
      </w:pPr>
    </w:p>
    <w:p w14:paraId="4C81CE3C" w14:textId="77777777" w:rsidR="00686D5E" w:rsidRDefault="00686D5E" w:rsidP="009D2C87">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14:paraId="2AD1A0AD" w14:textId="77777777" w:rsidR="007759AC" w:rsidRDefault="007759AC" w:rsidP="009D2C87">
      <w:pPr>
        <w:pStyle w:val="BodyText"/>
      </w:pPr>
    </w:p>
    <w:p w14:paraId="470DCE43" w14:textId="77777777" w:rsidR="00A718F1" w:rsidRDefault="00A718F1" w:rsidP="009D2C87">
      <w:pPr>
        <w:pStyle w:val="BodyText"/>
      </w:pPr>
    </w:p>
    <w:p w14:paraId="77AEA9C4" w14:textId="77777777" w:rsidR="00A718F1" w:rsidRDefault="00A718F1" w:rsidP="009D2C87">
      <w:pPr>
        <w:pStyle w:val="BodyText"/>
      </w:pPr>
    </w:p>
    <w:p w14:paraId="02B3C4B6" w14:textId="77777777" w:rsidR="00A718F1" w:rsidRDefault="00A718F1" w:rsidP="009D2C87">
      <w:pPr>
        <w:pStyle w:val="BodyText"/>
      </w:pPr>
    </w:p>
    <w:p w14:paraId="458E1B03" w14:textId="77777777" w:rsidR="00A718F1" w:rsidRDefault="00A718F1" w:rsidP="009D2C87">
      <w:pPr>
        <w:pStyle w:val="BodyText"/>
      </w:pPr>
    </w:p>
    <w:p w14:paraId="77AF11F6" w14:textId="77777777" w:rsidR="00A718F1" w:rsidRDefault="00A718F1" w:rsidP="009D2C87">
      <w:pPr>
        <w:pStyle w:val="BodyText"/>
      </w:pPr>
    </w:p>
    <w:p w14:paraId="12511357" w14:textId="77777777" w:rsidR="00A718F1" w:rsidRDefault="00A718F1" w:rsidP="009D2C87">
      <w:pPr>
        <w:pStyle w:val="BodyText"/>
      </w:pPr>
    </w:p>
    <w:p w14:paraId="4B5FA594" w14:textId="77777777" w:rsidR="007759AC" w:rsidRDefault="007759AC" w:rsidP="009D2C87">
      <w:pPr>
        <w:pStyle w:val="BodyText"/>
      </w:pPr>
    </w:p>
    <w:p w14:paraId="2F6008B7" w14:textId="77777777" w:rsidR="007759AC" w:rsidRDefault="007759AC" w:rsidP="009D2C87">
      <w:pPr>
        <w:pStyle w:val="BodyText"/>
      </w:pPr>
    </w:p>
    <w:p w14:paraId="123B282E" w14:textId="77777777" w:rsidR="007759AC" w:rsidRDefault="007759AC" w:rsidP="007759AC">
      <w:pPr>
        <w:pStyle w:val="Heading3"/>
      </w:pPr>
      <w:bookmarkStart w:id="84" w:name="_Toc353399424"/>
      <w:bookmarkStart w:id="85" w:name="_Toc368651153"/>
      <w:bookmarkStart w:id="86" w:name="_Toc391039070"/>
      <w:r>
        <w:t>V.me by Visa</w:t>
      </w:r>
      <w:bookmarkEnd w:id="84"/>
      <w:bookmarkEnd w:id="85"/>
      <w:bookmarkEnd w:id="86"/>
    </w:p>
    <w:p w14:paraId="02811C12" w14:textId="77777777" w:rsidR="007759AC" w:rsidRPr="00EB0F65" w:rsidRDefault="007759AC" w:rsidP="007759AC">
      <w:pPr>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14:paraId="2E1E8A39" w14:textId="77777777" w:rsidR="007759AC" w:rsidRPr="00EB0F65" w:rsidRDefault="007759AC" w:rsidP="007759AC">
      <w:pPr>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w:t>
      </w:r>
      <w:proofErr w:type="gramStart"/>
      <w:r w:rsidRPr="00EB0F65">
        <w:rPr>
          <w:rFonts w:ascii="Times New Roman" w:hAnsi="Times New Roman" w:cs="Times New Roman"/>
        </w:rPr>
        <w:t xml:space="preserve">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w:t>
      </w:r>
      <w:proofErr w:type="gramEnd"/>
      <w:r w:rsidRPr="00EB0F65">
        <w:rPr>
          <w:rFonts w:ascii="Times New Roman" w:hAnsi="Times New Roman" w:cs="Times New Roman"/>
        </w:rPr>
        <w:t xml:space="preserve">. </w:t>
      </w:r>
    </w:p>
    <w:p w14:paraId="64A98293" w14:textId="77777777" w:rsidR="007759AC" w:rsidRDefault="007759AC" w:rsidP="007759AC">
      <w:pPr>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14:paraId="56033863" w14:textId="77777777" w:rsidR="007759AC" w:rsidRDefault="007759AC" w:rsidP="007759AC">
      <w:pPr>
        <w:jc w:val="both"/>
        <w:rPr>
          <w:rFonts w:ascii="Times New Roman" w:hAnsi="Times New Roman" w:cs="Times New Roman"/>
          <w:color w:val="FF0000"/>
        </w:rPr>
      </w:pPr>
    </w:p>
    <w:p w14:paraId="549718E3" w14:textId="77777777" w:rsidR="007759AC" w:rsidRPr="00F33DB0" w:rsidRDefault="007759AC" w:rsidP="009D2C87">
      <w:pPr>
        <w:pStyle w:val="BodyText"/>
      </w:pPr>
      <w:bookmarkStart w:id="87" w:name="_Toc352582723"/>
      <w:r w:rsidRPr="00F33DB0">
        <w:t>How it Works</w:t>
      </w:r>
      <w:bookmarkEnd w:id="87"/>
    </w:p>
    <w:p w14:paraId="43A29E06" w14:textId="77777777"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14:paraId="509512B0"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lastRenderedPageBreak/>
        <w:t>visa</w:t>
      </w:r>
      <w:proofErr w:type="gramEnd"/>
      <w:r w:rsidRPr="007A08ED">
        <w:rPr>
          <w:rFonts w:ascii="Times New Roman" w:hAnsi="Times New Roman" w:cs="Times New Roman"/>
          <w:b/>
        </w:rPr>
        <w:t>_buy.isml</w:t>
      </w:r>
    </w:p>
    <w:p w14:paraId="01FAC0DC"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 xml:space="preserve">This file is used to make a reusable demandware module for V.me buy button. It has to </w:t>
      </w:r>
      <w:proofErr w:type="gramStart"/>
      <w:r w:rsidRPr="007A08ED">
        <w:rPr>
          <w:rFonts w:ascii="Times New Roman" w:hAnsi="Times New Roman" w:cs="Times New Roman"/>
        </w:rPr>
        <w:t>be included in modules.isml, in order to be used</w:t>
      </w:r>
      <w:proofErr w:type="gramEnd"/>
      <w:r w:rsidRPr="007A08ED">
        <w:rPr>
          <w:rFonts w:ascii="Times New Roman" w:hAnsi="Times New Roman" w:cs="Times New Roman"/>
        </w:rPr>
        <w:t xml:space="preserve"> as demandware reusable module. Once included, V.me buy button can be generated as follows:</w:t>
      </w:r>
    </w:p>
    <w:p w14:paraId="0BC56003" w14:textId="77777777" w:rsidR="007759AC" w:rsidRPr="007A08ED" w:rsidRDefault="007759AC" w:rsidP="007759AC">
      <w:pPr>
        <w:pStyle w:val="ListParagraph"/>
        <w:jc w:val="both"/>
        <w:rPr>
          <w:rFonts w:ascii="Times New Roman" w:hAnsi="Times New Roman" w:cs="Times New Roman"/>
          <w:b/>
          <w:i/>
          <w:color w:val="008080"/>
        </w:rPr>
      </w:pPr>
      <w:r w:rsidRPr="007A08ED">
        <w:rPr>
          <w:rFonts w:ascii="Times New Roman" w:hAnsi="Times New Roman" w:cs="Times New Roman"/>
          <w:b/>
          <w:i/>
          <w:color w:val="008080"/>
        </w:rPr>
        <w:t>&lt;</w:t>
      </w:r>
      <w:proofErr w:type="gramStart"/>
      <w:r w:rsidRPr="007A08ED">
        <w:rPr>
          <w:rFonts w:ascii="Times New Roman" w:hAnsi="Times New Roman" w:cs="Times New Roman"/>
          <w:b/>
          <w:i/>
          <w:color w:val="3F7F7F"/>
        </w:rPr>
        <w:t>isvisaBuy</w:t>
      </w:r>
      <w:r w:rsidRPr="007A08ED">
        <w:rPr>
          <w:rFonts w:ascii="Times New Roman" w:hAnsi="Times New Roman" w:cs="Times New Roman"/>
          <w:b/>
          <w:i/>
          <w:color w:val="7F007F"/>
        </w:rPr>
        <w:t>collect</w:t>
      </w:r>
      <w:proofErr w:type="gramEnd"/>
      <w:r w:rsidRPr="007A08ED">
        <w:rPr>
          <w:rFonts w:ascii="Times New Roman" w:hAnsi="Times New Roman" w:cs="Times New Roman"/>
          <w:b/>
          <w:i/>
          <w:color w:val="7F007F"/>
        </w:rPr>
        <w: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14:paraId="2E010D63" w14:textId="77777777" w:rsidR="007759AC" w:rsidRDefault="007759AC" w:rsidP="00B6458B">
      <w:pPr>
        <w:pStyle w:val="ListParagraph"/>
        <w:numPr>
          <w:ilvl w:val="1"/>
          <w:numId w:val="49"/>
        </w:numPr>
        <w:jc w:val="both"/>
        <w:rPr>
          <w:rFonts w:ascii="Times New Roman" w:hAnsi="Times New Roman" w:cs="Times New Roman"/>
        </w:rPr>
      </w:pPr>
      <w:proofErr w:type="gramStart"/>
      <w:r w:rsidRPr="007A08ED">
        <w:rPr>
          <w:rFonts w:ascii="Times New Roman" w:hAnsi="Times New Roman" w:cs="Times New Roman"/>
        </w:rPr>
        <w:t>collect</w:t>
      </w:r>
      <w:proofErr w:type="gramEnd"/>
      <w:r w:rsidRPr="007A08ED">
        <w:rPr>
          <w:rFonts w:ascii="Times New Roman" w:hAnsi="Times New Roman" w:cs="Times New Roman"/>
        </w:rPr>
        <w:t>_shipping parameter is used to map with V.me Collect Shipping variable.</w:t>
      </w:r>
    </w:p>
    <w:p w14:paraId="796B6592" w14:textId="77777777" w:rsidR="007759AC"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True: Shipping details will be captured by V.me on payment widget</w:t>
      </w:r>
    </w:p>
    <w:p w14:paraId="28248219" w14:textId="77777777" w:rsidR="007759AC" w:rsidRPr="007A08ED"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False: Shipping details will have to be provided by customer on merchant site.</w:t>
      </w:r>
    </w:p>
    <w:p w14:paraId="1B9FB21B" w14:textId="77777777" w:rsidR="007759AC" w:rsidRPr="007A08ED"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14:paraId="5880720D"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t>visa</w:t>
      </w:r>
      <w:proofErr w:type="gramEnd"/>
      <w:r w:rsidRPr="007A08ED">
        <w:rPr>
          <w:rFonts w:ascii="Times New Roman" w:hAnsi="Times New Roman" w:cs="Times New Roman"/>
          <w:b/>
        </w:rPr>
        <w:t>_init.isml</w:t>
      </w:r>
    </w:p>
    <w:p w14:paraId="52A4380F"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Demandware template.</w:t>
      </w:r>
    </w:p>
    <w:p w14:paraId="01078167"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t>visa</w:t>
      </w:r>
      <w:proofErr w:type="gramEnd"/>
      <w:r w:rsidRPr="007A08ED">
        <w:rPr>
          <w:rFonts w:ascii="Times New Roman" w:hAnsi="Times New Roman" w:cs="Times New Roman"/>
          <w:b/>
        </w:rPr>
        <w:t>_root.isml</w:t>
      </w:r>
    </w:p>
    <w:p w14:paraId="17FBF9C1" w14:textId="77777777"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14:paraId="38A91078" w14:textId="77777777" w:rsidR="007759AC" w:rsidRPr="007A08ED" w:rsidRDefault="007759AC" w:rsidP="00B6458B">
      <w:pPr>
        <w:pStyle w:val="ListParagraph"/>
        <w:numPr>
          <w:ilvl w:val="0"/>
          <w:numId w:val="49"/>
        </w:numPr>
        <w:jc w:val="both"/>
        <w:rPr>
          <w:rFonts w:ascii="Times New Roman" w:hAnsi="Times New Roman" w:cs="Times New Roman"/>
          <w:b/>
        </w:rPr>
      </w:pPr>
      <w:proofErr w:type="gramStart"/>
      <w:r w:rsidRPr="007A08ED">
        <w:rPr>
          <w:rFonts w:ascii="Times New Roman" w:hAnsi="Times New Roman" w:cs="Times New Roman"/>
          <w:b/>
        </w:rPr>
        <w:t>visa</w:t>
      </w:r>
      <w:proofErr w:type="gramEnd"/>
      <w:r w:rsidRPr="007A08ED">
        <w:rPr>
          <w:rFonts w:ascii="Times New Roman" w:hAnsi="Times New Roman" w:cs="Times New Roman"/>
          <w:b/>
        </w:rPr>
        <w:t>_callback.isml</w:t>
      </w:r>
    </w:p>
    <w:p w14:paraId="48E9A924" w14:textId="77777777" w:rsidR="007759AC"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14:paraId="470AAEA2" w14:textId="77777777" w:rsidR="007759AC" w:rsidRPr="006D64E2" w:rsidRDefault="007759AC" w:rsidP="00B6458B">
      <w:pPr>
        <w:pStyle w:val="ListParagraph"/>
        <w:numPr>
          <w:ilvl w:val="0"/>
          <w:numId w:val="49"/>
        </w:numPr>
        <w:jc w:val="both"/>
        <w:rPr>
          <w:rFonts w:ascii="Times New Roman" w:hAnsi="Times New Roman" w:cs="Times New Roman"/>
        </w:rPr>
      </w:pPr>
      <w:proofErr w:type="gramStart"/>
      <w:r w:rsidRPr="006D64E2">
        <w:rPr>
          <w:rFonts w:ascii="Times New Roman" w:hAnsi="Times New Roman" w:cs="Times New Roman"/>
          <w:b/>
        </w:rPr>
        <w:t>visa</w:t>
      </w:r>
      <w:proofErr w:type="gramEnd"/>
      <w:r w:rsidRPr="006D64E2">
        <w:rPr>
          <w:rFonts w:ascii="Times New Roman" w:hAnsi="Times New Roman" w:cs="Times New Roman"/>
          <w:b/>
        </w:rPr>
        <w:t>_form.isml</w:t>
      </w:r>
    </w:p>
    <w:p w14:paraId="7FDA4D8C" w14:textId="77777777" w:rsidR="007759AC" w:rsidRPr="006D64E2" w:rsidRDefault="007759AC" w:rsidP="007759AC">
      <w:pPr>
        <w:pStyle w:val="ListParagraph"/>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14:paraId="74DDE5BF" w14:textId="77777777" w:rsidR="007759AC" w:rsidRPr="00864C6F" w:rsidRDefault="007759AC" w:rsidP="009D2C87">
      <w:pPr>
        <w:pStyle w:val="BodyText"/>
      </w:pPr>
      <w:bookmarkStart w:id="88" w:name="_Toc351569238"/>
      <w:r w:rsidRPr="00864C6F">
        <w:t>Step1: Cartridge Import</w:t>
      </w:r>
      <w:bookmarkEnd w:id="88"/>
    </w:p>
    <w:p w14:paraId="7FC3D42F" w14:textId="77777777"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 xml:space="preserve">in </w:t>
      </w:r>
      <w:proofErr w:type="gramStart"/>
      <w:r w:rsidRPr="00D87292">
        <w:rPr>
          <w:rFonts w:ascii="Times New Roman" w:hAnsi="Times New Roman" w:cs="Times New Roman"/>
        </w:rPr>
        <w:t>Eclipse(</w:t>
      </w:r>
      <w:proofErr w:type="gramEnd"/>
      <w:r w:rsidRPr="00D87292">
        <w:rPr>
          <w:rFonts w:ascii="Times New Roman" w:hAnsi="Times New Roman" w:cs="Times New Roman"/>
        </w:rPr>
        <w:t>with Demandware plugin) developer environment</w:t>
      </w:r>
      <w:r>
        <w:rPr>
          <w:rFonts w:ascii="Times New Roman" w:hAnsi="Times New Roman" w:cs="Times New Roman"/>
        </w:rPr>
        <w:t>.</w:t>
      </w:r>
    </w:p>
    <w:p w14:paraId="16AFFC66" w14:textId="77777777" w:rsidR="007759AC" w:rsidRPr="00CA0EA1" w:rsidRDefault="007759AC" w:rsidP="009D2C87">
      <w:pPr>
        <w:pStyle w:val="BodyText"/>
      </w:pPr>
      <w:bookmarkStart w:id="89" w:name="_Toc351569239"/>
      <w:r w:rsidRPr="00CA0EA1">
        <w:t>Step2: Enable V.me Payment Flow on Cart Page</w:t>
      </w:r>
      <w:bookmarkEnd w:id="89"/>
    </w:p>
    <w:p w14:paraId="78728920" w14:textId="77777777"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14:paraId="5D039A0B" w14:textId="77777777" w:rsidR="007759AC" w:rsidRDefault="007759AC" w:rsidP="004717EA">
      <w:pPr>
        <w:pStyle w:val="ListParagraph"/>
        <w:numPr>
          <w:ilvl w:val="0"/>
          <w:numId w:val="49"/>
        </w:numPr>
        <w:jc w:val="both"/>
        <w:rPr>
          <w:rFonts w:ascii="Times New Roman" w:hAnsi="Times New Roman" w:cs="Times New Roman"/>
          <w:b/>
        </w:rPr>
      </w:pPr>
      <w:r w:rsidRPr="00630365">
        <w:rPr>
          <w:rFonts w:ascii="Times New Roman" w:hAnsi="Times New Roman" w:cs="Times New Roman"/>
          <w:b/>
        </w:rPr>
        <w:t>Cart.xml</w:t>
      </w:r>
    </w:p>
    <w:p w14:paraId="6E3976EE" w14:textId="77777777" w:rsidR="007759AC"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Sample File</w:t>
      </w:r>
    </w:p>
    <w:p w14:paraId="2D94679F" w14:textId="77777777" w:rsidR="007759AC" w:rsidRPr="00630365" w:rsidRDefault="007759AC" w:rsidP="007759AC">
      <w:pPr>
        <w:ind w:left="1080"/>
        <w:jc w:val="both"/>
        <w:rPr>
          <w:rFonts w:ascii="Times New Roman" w:hAnsi="Times New Roman" w:cs="Times New Roman"/>
          <w:b/>
        </w:rPr>
      </w:pPr>
      <w:r w:rsidRPr="00630365">
        <w:rPr>
          <w:rFonts w:ascii="Times New Roman" w:hAnsi="Times New Roman" w:cs="Times New Roman"/>
        </w:rPr>
        <w:t>Cart_sample.xml</w:t>
      </w:r>
    </w:p>
    <w:p w14:paraId="31580C9D" w14:textId="77777777" w:rsidR="007759AC" w:rsidRPr="00630365"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14:paraId="19E8B250" w14:textId="77777777" w:rsidR="007759AC" w:rsidRPr="00630365" w:rsidRDefault="007759AC" w:rsidP="00B6458B">
      <w:pPr>
        <w:pStyle w:val="ListParagraph"/>
        <w:numPr>
          <w:ilvl w:val="0"/>
          <w:numId w:val="38"/>
        </w:numPr>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14:paraId="0F0D6149" w14:textId="77777777" w:rsidR="007759AC" w:rsidRDefault="007759AC" w:rsidP="007759AC">
      <w:pPr>
        <w:ind w:left="1080"/>
        <w:rPr>
          <w:b/>
        </w:rPr>
      </w:pPr>
      <w:r>
        <w:rPr>
          <w:b/>
          <w:noProof/>
        </w:rPr>
        <w:lastRenderedPageBreak/>
        <w:drawing>
          <wp:inline distT="0" distB="0" distL="0" distR="0" wp14:anchorId="2CED42D4" wp14:editId="25298AEC">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14:paraId="0F59E62B" w14:textId="77777777" w:rsidR="0044424E" w:rsidRDefault="0044424E" w:rsidP="007759AC">
      <w:pPr>
        <w:ind w:left="1080"/>
        <w:rPr>
          <w:b/>
        </w:rPr>
      </w:pPr>
    </w:p>
    <w:p w14:paraId="06DFBF64" w14:textId="77777777" w:rsidR="0044424E" w:rsidRPr="0044424E" w:rsidRDefault="0044424E" w:rsidP="0044424E">
      <w:pPr>
        <w:pStyle w:val="ListParagraph"/>
        <w:numPr>
          <w:ilvl w:val="0"/>
          <w:numId w:val="38"/>
        </w:numPr>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14:paraId="50BE028B" w14:textId="77777777" w:rsidR="0044424E" w:rsidRPr="0044424E" w:rsidRDefault="0044424E" w:rsidP="0044424E">
      <w:pPr>
        <w:pStyle w:val="ListParagraph"/>
        <w:ind w:left="1440"/>
        <w:jc w:val="both"/>
      </w:pPr>
    </w:p>
    <w:p w14:paraId="24747693" w14:textId="77777777" w:rsidR="0044424E" w:rsidRPr="00630365" w:rsidRDefault="0044424E" w:rsidP="0044424E">
      <w:pPr>
        <w:pStyle w:val="ListParagraph"/>
        <w:ind w:left="1440"/>
        <w:jc w:val="both"/>
      </w:pPr>
      <w:r>
        <w:rPr>
          <w:b/>
          <w:noProof/>
        </w:rPr>
        <w:drawing>
          <wp:inline distT="0" distB="0" distL="0" distR="0" wp14:anchorId="45C33349" wp14:editId="6C935028">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14:paraId="22F5A458" w14:textId="77777777" w:rsidR="0044424E" w:rsidRDefault="0044424E" w:rsidP="0044424E">
      <w:pPr>
        <w:ind w:left="1440"/>
        <w:rPr>
          <w:b/>
        </w:rPr>
      </w:pPr>
    </w:p>
    <w:p w14:paraId="44AE8DA0" w14:textId="77777777" w:rsidR="00E77BC6" w:rsidRPr="00630365" w:rsidRDefault="00E77BC6" w:rsidP="00E77BC6">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minicart.isml</w:t>
      </w:r>
      <w:proofErr w:type="gramEnd"/>
    </w:p>
    <w:p w14:paraId="777BFBCD" w14:textId="77777777" w:rsidR="00E77BC6" w:rsidRPr="00630365" w:rsidRDefault="00E77BC6" w:rsidP="00E77BC6">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A77EF04" w14:textId="77777777" w:rsidR="00E77BC6" w:rsidRDefault="00E77BC6" w:rsidP="00E77BC6">
      <w:pPr>
        <w:pStyle w:val="ListParagraph"/>
        <w:ind w:left="1080"/>
        <w:rPr>
          <w:rFonts w:ascii="Times New Roman" w:hAnsi="Times New Roman" w:cs="Times New Roman"/>
        </w:rPr>
      </w:pPr>
      <w:proofErr w:type="gramStart"/>
      <w:r>
        <w:rPr>
          <w:rFonts w:ascii="Times New Roman" w:hAnsi="Times New Roman" w:cs="Times New Roman"/>
        </w:rPr>
        <w:t>minicart</w:t>
      </w:r>
      <w:proofErr w:type="gramEnd"/>
      <w:r w:rsidRPr="00630365">
        <w:rPr>
          <w:rFonts w:ascii="Times New Roman" w:hAnsi="Times New Roman" w:cs="Times New Roman"/>
        </w:rPr>
        <w:t>_sample.</w:t>
      </w:r>
      <w:r>
        <w:rPr>
          <w:rFonts w:ascii="Times New Roman" w:hAnsi="Times New Roman" w:cs="Times New Roman"/>
        </w:rPr>
        <w:t>isml</w:t>
      </w:r>
    </w:p>
    <w:p w14:paraId="16195CEC" w14:textId="77777777" w:rsidR="00E77BC6" w:rsidRDefault="00E77BC6" w:rsidP="00E77BC6">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660E95DC" w14:textId="77777777"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14:paraId="589807BD" w14:textId="77777777"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14:paraId="5B6DD04D"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isinclude</w:t>
      </w:r>
      <w:proofErr w:type="gramEnd"/>
      <w:r w:rsidRPr="00E77BC6">
        <w:rPr>
          <w:rFonts w:ascii="Candara" w:hAnsi="Candara" w:cs="Consolas"/>
          <w:i/>
          <w:sz w:val="20"/>
          <w:szCs w:val="20"/>
          <w:highlight w:val="lightGray"/>
        </w:rPr>
        <w:t xml:space="preserve"> template="visa_init.isml" /&gt;</w:t>
      </w:r>
    </w:p>
    <w:p w14:paraId="1EDCF05E" w14:textId="77777777" w:rsidR="00E77BC6" w:rsidRDefault="00E77BC6" w:rsidP="00E77BC6">
      <w:pPr>
        <w:pStyle w:val="ListParagraph"/>
        <w:ind w:left="1440"/>
        <w:rPr>
          <w:rFonts w:ascii="Candara" w:hAnsi="Candara"/>
          <w:b/>
        </w:rPr>
      </w:pPr>
      <w:r>
        <w:rPr>
          <w:rFonts w:ascii="Candara" w:hAnsi="Candara"/>
          <w:b/>
        </w:rPr>
        <w:t>…………………………………………………………………….</w:t>
      </w:r>
      <w:r w:rsidRPr="005226C5">
        <w:rPr>
          <w:rFonts w:ascii="Candara" w:hAnsi="Candara"/>
          <w:b/>
        </w:rPr>
        <w:t>//END</w:t>
      </w:r>
    </w:p>
    <w:p w14:paraId="1CFE0A30" w14:textId="77777777"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lastRenderedPageBreak/>
        <w:t xml:space="preserve">Add </w:t>
      </w:r>
      <w:r>
        <w:rPr>
          <w:rFonts w:ascii="Times New Roman" w:hAnsi="Times New Roman" w:cs="Times New Roman"/>
        </w:rPr>
        <w:t>following code block immediately after anchor tag showing “Continue to Checkout” link</w:t>
      </w:r>
    </w:p>
    <w:p w14:paraId="58D98437" w14:textId="77777777"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14:paraId="2BB21556"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isscript</w:t>
      </w:r>
      <w:proofErr w:type="gramEnd"/>
      <w:r w:rsidRPr="00E77BC6">
        <w:rPr>
          <w:rFonts w:ascii="Candara" w:hAnsi="Candara" w:cs="Consolas"/>
          <w:i/>
          <w:sz w:val="20"/>
          <w:szCs w:val="20"/>
          <w:highlight w:val="lightGray"/>
        </w:rPr>
        <w:t>&gt;</w:t>
      </w:r>
    </w:p>
    <w:p w14:paraId="69E95889"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var</w:t>
      </w:r>
      <w:proofErr w:type="gramEnd"/>
      <w:r w:rsidRPr="00E77BC6">
        <w:rPr>
          <w:rFonts w:ascii="Candara" w:hAnsi="Candara" w:cs="Consolas"/>
          <w:i/>
          <w:sz w:val="20"/>
          <w:szCs w:val="20"/>
          <w:highlight w:val="lightGray"/>
        </w:rPr>
        <w:t xml:space="preserve"> enabled : Boolean =</w:t>
      </w:r>
    </w:p>
    <w:p w14:paraId="37F666DF"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gramStart"/>
      <w:r w:rsidRPr="00E77BC6">
        <w:rPr>
          <w:rFonts w:ascii="Candara" w:hAnsi="Candara" w:cs="Consolas"/>
          <w:i/>
          <w:sz w:val="20"/>
          <w:szCs w:val="20"/>
          <w:highlight w:val="lightGray"/>
        </w:rPr>
        <w:t>dw.order.PaymentMgr.getPaymentMethod</w:t>
      </w:r>
      <w:proofErr w:type="gramEnd"/>
      <w:r w:rsidRPr="00E77BC6">
        <w:rPr>
          <w:rFonts w:ascii="Candara" w:hAnsi="Candara" w:cs="Consolas"/>
          <w:i/>
          <w:sz w:val="20"/>
          <w:szCs w:val="20"/>
          <w:highlight w:val="lightGray"/>
        </w:rPr>
        <w:t>("VISA_VME").isActive();</w:t>
      </w:r>
    </w:p>
    <w:p w14:paraId="02D55075"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14:paraId="4C7C4B01" w14:textId="77777777" w:rsidR="00E77BC6" w:rsidRPr="00E77BC6" w:rsidRDefault="00E77BC6" w:rsidP="00E77BC6">
      <w:pPr>
        <w:autoSpaceDE w:val="0"/>
        <w:autoSpaceDN w:val="0"/>
        <w:adjustRightInd w:val="0"/>
        <w:ind w:left="216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isif</w:t>
      </w:r>
      <w:proofErr w:type="gramEnd"/>
      <w:r w:rsidRPr="00E77BC6">
        <w:rPr>
          <w:rFonts w:ascii="Candara" w:hAnsi="Candara" w:cs="Consolas"/>
          <w:i/>
          <w:sz w:val="20"/>
          <w:szCs w:val="20"/>
          <w:highlight w:val="lightGray"/>
        </w:rPr>
        <w:t xml:space="preserve"> condition="${enabled &amp;&amp;dw.system.Site.getCurrent().getCustomPreferenceValue('VmeEnableVmeOnMiniCart')}"&gt;</w:t>
      </w:r>
    </w:p>
    <w:p w14:paraId="57564F8A"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w:t>
      </w:r>
      <w:proofErr w:type="gramStart"/>
      <w:r w:rsidRPr="00E77BC6">
        <w:rPr>
          <w:rFonts w:ascii="Candara" w:hAnsi="Candara" w:cs="Consolas"/>
          <w:i/>
          <w:sz w:val="20"/>
          <w:szCs w:val="20"/>
          <w:highlight w:val="lightGray"/>
        </w:rPr>
        <w:t>div</w:t>
      </w:r>
      <w:proofErr w:type="gramEnd"/>
      <w:r w:rsidRPr="00E77BC6">
        <w:rPr>
          <w:rFonts w:ascii="Candara" w:hAnsi="Candara" w:cs="Consolas"/>
          <w:i/>
          <w:sz w:val="20"/>
          <w:szCs w:val="20"/>
          <w:highlight w:val="lightGray"/>
        </w:rPr>
        <w:t xml:space="preserve"> class="cart-action-continue-shopping" style="margin:35px"&gt;</w:t>
      </w:r>
    </w:p>
    <w:p w14:paraId="25363A60" w14:textId="77777777" w:rsidR="00E77BC6" w:rsidRPr="00E77BC6" w:rsidRDefault="00E77BC6" w:rsidP="00E77BC6">
      <w:pPr>
        <w:autoSpaceDE w:val="0"/>
        <w:autoSpaceDN w:val="0"/>
        <w:adjustRightInd w:val="0"/>
        <w:ind w:left="3600"/>
        <w:rPr>
          <w:rFonts w:ascii="Candara" w:hAnsi="Candara" w:cs="Consolas"/>
          <w:i/>
          <w:sz w:val="20"/>
          <w:szCs w:val="20"/>
          <w:highlight w:val="lightGray"/>
        </w:rPr>
      </w:pPr>
      <w:r w:rsidRPr="00E77BC6">
        <w:rPr>
          <w:rFonts w:ascii="Candara" w:hAnsi="Candara" w:cs="Consolas"/>
          <w:i/>
          <w:sz w:val="20"/>
          <w:szCs w:val="20"/>
          <w:highlight w:val="lightGray"/>
        </w:rPr>
        <w:t>&lt;</w:t>
      </w:r>
      <w:proofErr w:type="gramStart"/>
      <w:r w:rsidRPr="00E77BC6">
        <w:rPr>
          <w:rFonts w:ascii="Candara" w:hAnsi="Candara" w:cs="Consolas"/>
          <w:i/>
          <w:sz w:val="20"/>
          <w:szCs w:val="20"/>
          <w:highlight w:val="lightGray"/>
        </w:rPr>
        <w:t>isvisaBuycollect</w:t>
      </w:r>
      <w:proofErr w:type="gramEnd"/>
      <w:r w:rsidRPr="00E77BC6">
        <w:rPr>
          <w:rFonts w:ascii="Candara" w:hAnsi="Candara" w:cs="Consolas"/>
          <w:i/>
          <w:sz w:val="20"/>
          <w:szCs w:val="20"/>
          <w:highlight w:val="lightGray"/>
        </w:rPr>
        <w:t>_shipping="true" callback="vmeWidgetUIEventHandler"/&gt;</w:t>
      </w:r>
    </w:p>
    <w:p w14:paraId="2C6A352A" w14:textId="77777777"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14:paraId="01866042" w14:textId="77777777" w:rsidR="00E77BC6" w:rsidRDefault="00E77BC6" w:rsidP="00E77BC6">
      <w:pPr>
        <w:autoSpaceDE w:val="0"/>
        <w:autoSpaceDN w:val="0"/>
        <w:adjustRightInd w:val="0"/>
        <w:ind w:left="1440" w:firstLine="720"/>
        <w:rPr>
          <w:rFonts w:ascii="Candara" w:hAnsi="Candara" w:cs="Consolas"/>
          <w:i/>
          <w:sz w:val="20"/>
          <w:szCs w:val="20"/>
        </w:rPr>
      </w:pPr>
      <w:r w:rsidRPr="00E77BC6">
        <w:rPr>
          <w:rFonts w:ascii="Candara" w:hAnsi="Candara" w:cs="Consolas"/>
          <w:i/>
          <w:sz w:val="20"/>
          <w:szCs w:val="20"/>
          <w:highlight w:val="lightGray"/>
        </w:rPr>
        <w:t>&lt;/isif&gt;</w:t>
      </w:r>
    </w:p>
    <w:p w14:paraId="1B2768D8" w14:textId="77777777" w:rsidR="00E77BC6" w:rsidRDefault="00E77BC6" w:rsidP="00E77BC6">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14:paraId="51EDE808" w14:textId="77777777" w:rsidR="00E77BC6" w:rsidRDefault="00E77BC6" w:rsidP="00E77BC6">
      <w:pPr>
        <w:rPr>
          <w:b/>
        </w:rPr>
      </w:pPr>
    </w:p>
    <w:p w14:paraId="2EEB5DC7" w14:textId="77777777" w:rsidR="007759AC" w:rsidRPr="00630365" w:rsidRDefault="007759AC" w:rsidP="004717EA">
      <w:pPr>
        <w:pStyle w:val="ListParagraph"/>
        <w:numPr>
          <w:ilvl w:val="0"/>
          <w:numId w:val="49"/>
        </w:numPr>
        <w:jc w:val="both"/>
        <w:rPr>
          <w:rFonts w:ascii="Times New Roman" w:hAnsi="Times New Roman" w:cs="Times New Roman"/>
        </w:rPr>
      </w:pPr>
      <w:r w:rsidRPr="00630365">
        <w:rPr>
          <w:rFonts w:ascii="Times New Roman" w:hAnsi="Times New Roman" w:cs="Times New Roman"/>
          <w:b/>
        </w:rPr>
        <w:t>COBilling.xml</w:t>
      </w:r>
    </w:p>
    <w:p w14:paraId="16795571"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47CF81BA" w14:textId="77777777" w:rsidR="007759AC" w:rsidRDefault="007759AC" w:rsidP="007759AC">
      <w:pPr>
        <w:pStyle w:val="ListParagraph"/>
        <w:ind w:left="1080"/>
        <w:rPr>
          <w:rFonts w:ascii="Times New Roman" w:hAnsi="Times New Roman" w:cs="Times New Roman"/>
        </w:rPr>
      </w:pPr>
      <w:r w:rsidRPr="00630365">
        <w:rPr>
          <w:rFonts w:ascii="Times New Roman" w:hAnsi="Times New Roman" w:cs="Times New Roman"/>
        </w:rPr>
        <w:t>COBilling_sample.xml</w:t>
      </w:r>
    </w:p>
    <w:p w14:paraId="7EB0A6D1"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59FC8F7E" w14:textId="77777777" w:rsidR="007759AC" w:rsidRPr="00630365" w:rsidRDefault="007759AC" w:rsidP="00B6458B">
      <w:pPr>
        <w:pStyle w:val="ListParagraph"/>
        <w:numPr>
          <w:ilvl w:val="0"/>
          <w:numId w:val="39"/>
        </w:numPr>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14:paraId="4919C072" w14:textId="77777777" w:rsidR="007759AC" w:rsidRPr="00AC3643" w:rsidRDefault="007759AC" w:rsidP="007759AC">
      <w:pPr>
        <w:ind w:left="1080"/>
        <w:rPr>
          <w:b/>
        </w:rPr>
      </w:pPr>
      <w:r>
        <w:rPr>
          <w:b/>
          <w:noProof/>
        </w:rPr>
        <w:drawing>
          <wp:inline distT="0" distB="0" distL="0" distR="0" wp14:anchorId="6A770A29" wp14:editId="73CDBC01">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14:paraId="7BF8AFED" w14:textId="77777777" w:rsidR="007759AC" w:rsidRPr="00887E7B" w:rsidRDefault="007759AC" w:rsidP="00B6458B">
      <w:pPr>
        <w:pStyle w:val="ListParagraph"/>
        <w:numPr>
          <w:ilvl w:val="0"/>
          <w:numId w:val="39"/>
        </w:numPr>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14:paraId="0E820120" w14:textId="77777777" w:rsidR="007759AC" w:rsidRDefault="007759AC" w:rsidP="007759AC">
      <w:pPr>
        <w:ind w:left="1080"/>
        <w:rPr>
          <w:b/>
        </w:rPr>
      </w:pPr>
      <w:r>
        <w:rPr>
          <w:b/>
          <w:noProof/>
        </w:rPr>
        <w:lastRenderedPageBreak/>
        <w:drawing>
          <wp:inline distT="0" distB="0" distL="0" distR="0" wp14:anchorId="36B26EE5" wp14:editId="76551CD5">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14:paraId="2C71DD00" w14:textId="77777777"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14:paraId="27382191" w14:textId="77777777" w:rsidR="007759AC" w:rsidRDefault="007759AC" w:rsidP="007759AC">
      <w:pPr>
        <w:pStyle w:val="ListParagraph"/>
        <w:ind w:left="1080"/>
        <w:jc w:val="both"/>
        <w:rPr>
          <w:b/>
        </w:rPr>
      </w:pPr>
      <w:r>
        <w:rPr>
          <w:b/>
          <w:noProof/>
        </w:rPr>
        <w:drawing>
          <wp:inline distT="0" distB="0" distL="0" distR="0" wp14:anchorId="3A4008D2" wp14:editId="459F3A6E">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14:paraId="2F6C85FA" w14:textId="77777777" w:rsidR="007759AC" w:rsidRDefault="007759AC" w:rsidP="007759AC">
      <w:pPr>
        <w:pStyle w:val="ListParagraph"/>
        <w:ind w:left="1080"/>
        <w:jc w:val="both"/>
        <w:rPr>
          <w:b/>
        </w:rPr>
      </w:pPr>
    </w:p>
    <w:p w14:paraId="715C9A8A" w14:textId="77777777" w:rsidR="007759AC" w:rsidRDefault="007759AC" w:rsidP="007759AC">
      <w:pPr>
        <w:pStyle w:val="ListParagraph"/>
        <w:ind w:left="1080"/>
        <w:jc w:val="both"/>
        <w:rPr>
          <w:b/>
        </w:rPr>
      </w:pPr>
    </w:p>
    <w:p w14:paraId="08A18E5B" w14:textId="77777777" w:rsidR="007759AC" w:rsidRDefault="007759AC" w:rsidP="007759AC">
      <w:pPr>
        <w:pStyle w:val="ListParagraph"/>
        <w:ind w:left="1080"/>
        <w:jc w:val="both"/>
        <w:rPr>
          <w:b/>
        </w:rPr>
      </w:pPr>
    </w:p>
    <w:p w14:paraId="38DEF407" w14:textId="77777777" w:rsidR="007759AC" w:rsidRDefault="007759AC" w:rsidP="007759AC">
      <w:pPr>
        <w:pStyle w:val="ListParagraph"/>
        <w:ind w:left="1080"/>
        <w:jc w:val="both"/>
        <w:rPr>
          <w:b/>
        </w:rPr>
      </w:pPr>
    </w:p>
    <w:p w14:paraId="5C448882" w14:textId="77777777" w:rsidR="007759AC" w:rsidRDefault="007759AC" w:rsidP="007759AC">
      <w:pPr>
        <w:pStyle w:val="ListParagraph"/>
        <w:ind w:left="1080"/>
        <w:jc w:val="both"/>
        <w:rPr>
          <w:b/>
        </w:rPr>
      </w:pPr>
    </w:p>
    <w:p w14:paraId="4C35C682" w14:textId="77777777" w:rsidR="007759AC" w:rsidRDefault="007759AC" w:rsidP="007759AC">
      <w:pPr>
        <w:pStyle w:val="ListParagraph"/>
        <w:ind w:left="1080"/>
        <w:jc w:val="both"/>
        <w:rPr>
          <w:b/>
        </w:rPr>
      </w:pPr>
    </w:p>
    <w:p w14:paraId="460D368D" w14:textId="77777777" w:rsidR="007759AC" w:rsidRDefault="007759AC" w:rsidP="007759AC">
      <w:pPr>
        <w:pStyle w:val="ListParagraph"/>
        <w:ind w:left="1080"/>
        <w:jc w:val="both"/>
        <w:rPr>
          <w:b/>
        </w:rPr>
      </w:pPr>
    </w:p>
    <w:p w14:paraId="03F2AA73" w14:textId="77777777" w:rsidR="007759AC" w:rsidRDefault="007759AC" w:rsidP="007759AC">
      <w:pPr>
        <w:pStyle w:val="ListParagraph"/>
        <w:ind w:left="1080"/>
        <w:jc w:val="both"/>
        <w:rPr>
          <w:b/>
        </w:rPr>
      </w:pPr>
    </w:p>
    <w:p w14:paraId="0F81AE7C" w14:textId="77777777" w:rsidR="007759AC" w:rsidRDefault="007759AC" w:rsidP="007759AC">
      <w:pPr>
        <w:pStyle w:val="ListParagraph"/>
        <w:ind w:left="1080"/>
        <w:jc w:val="both"/>
        <w:rPr>
          <w:b/>
        </w:rPr>
      </w:pPr>
    </w:p>
    <w:p w14:paraId="7D0F8111" w14:textId="77777777" w:rsidR="007759AC" w:rsidRPr="00523AC8" w:rsidRDefault="007759AC" w:rsidP="007759AC">
      <w:pPr>
        <w:pStyle w:val="ListParagraph"/>
        <w:ind w:left="1080"/>
        <w:jc w:val="both"/>
        <w:rPr>
          <w:b/>
        </w:rPr>
      </w:pPr>
    </w:p>
    <w:p w14:paraId="56D767F4" w14:textId="77777777" w:rsidR="007759AC" w:rsidRPr="001A4AA7" w:rsidRDefault="007759AC" w:rsidP="00B6458B">
      <w:pPr>
        <w:pStyle w:val="ListParagraph"/>
        <w:numPr>
          <w:ilvl w:val="0"/>
          <w:numId w:val="39"/>
        </w:numPr>
        <w:jc w:val="both"/>
        <w:rPr>
          <w:rFonts w:ascii="Times New Roman" w:hAnsi="Times New Roman" w:cs="Times New Roman"/>
        </w:rPr>
      </w:pPr>
      <w:r w:rsidRPr="001A4AA7">
        <w:rPr>
          <w:rFonts w:ascii="Times New Roman" w:hAnsi="Times New Roman" w:cs="Times New Roman"/>
        </w:rPr>
        <w:lastRenderedPageBreak/>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14:paraId="20BBE25F" w14:textId="77777777" w:rsidR="007759AC" w:rsidRDefault="007759AC" w:rsidP="007759AC">
      <w:pPr>
        <w:ind w:left="1080"/>
        <w:rPr>
          <w:b/>
        </w:rPr>
      </w:pPr>
      <w:r>
        <w:rPr>
          <w:b/>
          <w:noProof/>
        </w:rPr>
        <w:drawing>
          <wp:inline distT="0" distB="0" distL="0" distR="0" wp14:anchorId="08915526" wp14:editId="4A7C3559">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14:paraId="62E80B1C" w14:textId="77777777" w:rsidR="007759AC" w:rsidRPr="00523AC8" w:rsidRDefault="007759AC" w:rsidP="00B6458B">
      <w:pPr>
        <w:pStyle w:val="ListParagraph"/>
        <w:numPr>
          <w:ilvl w:val="0"/>
          <w:numId w:val="39"/>
        </w:numPr>
        <w:jc w:val="both"/>
        <w:rPr>
          <w:b/>
        </w:rPr>
      </w:pPr>
      <w:r w:rsidRPr="00523AC8">
        <w:rPr>
          <w:rFonts w:ascii="Times New Roman" w:hAnsi="Times New Roman" w:cs="Times New Roman"/>
        </w:rPr>
        <w:t>Set the properties for this Assign Node in Properties View as shown below</w:t>
      </w:r>
    </w:p>
    <w:p w14:paraId="7AFF1EA4" w14:textId="77777777" w:rsidR="007759AC" w:rsidRDefault="007759AC" w:rsidP="007759AC">
      <w:pPr>
        <w:pStyle w:val="ListParagraph"/>
        <w:ind w:left="1080"/>
        <w:jc w:val="both"/>
        <w:rPr>
          <w:b/>
        </w:rPr>
      </w:pPr>
      <w:r>
        <w:rPr>
          <w:b/>
          <w:noProof/>
        </w:rPr>
        <w:drawing>
          <wp:inline distT="0" distB="0" distL="0" distR="0" wp14:anchorId="1A17670F" wp14:editId="0ED9681E">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14:paraId="284761E1" w14:textId="77777777" w:rsidR="007759AC" w:rsidRDefault="007759AC" w:rsidP="007759AC">
      <w:pPr>
        <w:pStyle w:val="ListParagraph"/>
        <w:ind w:left="1080"/>
        <w:jc w:val="both"/>
        <w:rPr>
          <w:b/>
        </w:rPr>
      </w:pPr>
    </w:p>
    <w:p w14:paraId="5582C895" w14:textId="77777777" w:rsidR="007759AC" w:rsidRDefault="007759AC" w:rsidP="007759AC">
      <w:pPr>
        <w:pStyle w:val="ListParagraph"/>
        <w:ind w:left="1080"/>
        <w:jc w:val="both"/>
        <w:rPr>
          <w:b/>
        </w:rPr>
      </w:pPr>
    </w:p>
    <w:p w14:paraId="1555DFC9" w14:textId="77777777" w:rsidR="007759AC" w:rsidRDefault="007759AC" w:rsidP="007759AC">
      <w:pPr>
        <w:pStyle w:val="ListParagraph"/>
        <w:ind w:left="1080"/>
        <w:jc w:val="both"/>
        <w:rPr>
          <w:b/>
        </w:rPr>
      </w:pPr>
    </w:p>
    <w:p w14:paraId="1A76EBD4" w14:textId="77777777" w:rsidR="007759AC" w:rsidRDefault="007759AC" w:rsidP="007759AC">
      <w:pPr>
        <w:pStyle w:val="ListParagraph"/>
        <w:ind w:left="1080"/>
        <w:jc w:val="both"/>
        <w:rPr>
          <w:b/>
        </w:rPr>
      </w:pPr>
    </w:p>
    <w:p w14:paraId="5F41D445" w14:textId="77777777" w:rsidR="007759AC" w:rsidRDefault="007759AC" w:rsidP="007759AC">
      <w:pPr>
        <w:pStyle w:val="ListParagraph"/>
        <w:ind w:left="1080"/>
        <w:jc w:val="both"/>
        <w:rPr>
          <w:b/>
        </w:rPr>
      </w:pPr>
    </w:p>
    <w:p w14:paraId="7B793401" w14:textId="77777777" w:rsidR="007759AC" w:rsidRDefault="007759AC" w:rsidP="007759AC">
      <w:pPr>
        <w:pStyle w:val="ListParagraph"/>
        <w:ind w:left="1080"/>
        <w:jc w:val="both"/>
        <w:rPr>
          <w:b/>
        </w:rPr>
      </w:pPr>
    </w:p>
    <w:p w14:paraId="73CCFB81" w14:textId="77777777" w:rsidR="007759AC" w:rsidRDefault="007759AC" w:rsidP="007759AC">
      <w:pPr>
        <w:pStyle w:val="ListParagraph"/>
        <w:ind w:left="1080"/>
        <w:jc w:val="both"/>
        <w:rPr>
          <w:b/>
        </w:rPr>
      </w:pPr>
    </w:p>
    <w:p w14:paraId="19D9687F" w14:textId="77777777" w:rsidR="007759AC" w:rsidRPr="00523AC8" w:rsidRDefault="007759AC" w:rsidP="007759AC">
      <w:pPr>
        <w:pStyle w:val="ListParagraph"/>
        <w:ind w:left="1080"/>
        <w:jc w:val="both"/>
        <w:rPr>
          <w:b/>
        </w:rPr>
      </w:pPr>
    </w:p>
    <w:p w14:paraId="448A8184" w14:textId="77777777"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14:paraId="10977355" w14:textId="77777777" w:rsidR="007759AC" w:rsidRPr="00BB03E2" w:rsidRDefault="007759AC" w:rsidP="007759AC">
      <w:pPr>
        <w:ind w:left="1080"/>
        <w:rPr>
          <w:b/>
        </w:rPr>
      </w:pPr>
      <w:r>
        <w:rPr>
          <w:b/>
          <w:noProof/>
        </w:rPr>
        <w:drawing>
          <wp:inline distT="0" distB="0" distL="0" distR="0" wp14:anchorId="457C0D2E" wp14:editId="43128616">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14:paraId="1D303735" w14:textId="77777777" w:rsidR="007759AC" w:rsidRPr="005226C5" w:rsidRDefault="007759AC" w:rsidP="00B6458B">
      <w:pPr>
        <w:pStyle w:val="ListParagraph"/>
        <w:numPr>
          <w:ilvl w:val="0"/>
          <w:numId w:val="39"/>
        </w:numPr>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14:paraId="5DC2AFFD" w14:textId="77777777" w:rsidR="007759AC" w:rsidRDefault="007759AC" w:rsidP="007759AC">
      <w:pPr>
        <w:ind w:left="1080"/>
      </w:pPr>
      <w:r>
        <w:rPr>
          <w:noProof/>
        </w:rPr>
        <w:drawing>
          <wp:inline distT="0" distB="0" distL="0" distR="0" wp14:anchorId="38AED4CE" wp14:editId="2626C25F">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14:paraId="10E65E8B" w14:textId="77777777" w:rsidR="00804C7B" w:rsidRPr="00804C7B" w:rsidRDefault="00804C7B" w:rsidP="004717EA">
      <w:pPr>
        <w:pStyle w:val="ListParagraph"/>
        <w:numPr>
          <w:ilvl w:val="0"/>
          <w:numId w:val="49"/>
        </w:numPr>
        <w:jc w:val="both"/>
        <w:rPr>
          <w:rFonts w:ascii="Times New Roman" w:hAnsi="Times New Roman" w:cs="Times New Roman"/>
          <w:b/>
        </w:rPr>
      </w:pPr>
      <w:r w:rsidRPr="00804C7B">
        <w:rPr>
          <w:rFonts w:ascii="Times New Roman" w:hAnsi="Times New Roman" w:cs="Times New Roman"/>
          <w:b/>
        </w:rPr>
        <w:t>COPlaceOrder.xml</w:t>
      </w:r>
    </w:p>
    <w:p w14:paraId="70C5C7F8" w14:textId="77777777" w:rsidR="00804C7B" w:rsidRPr="00630365" w:rsidRDefault="00804C7B" w:rsidP="00804C7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E956E40" w14:textId="77777777" w:rsidR="00804C7B" w:rsidRDefault="006561F1" w:rsidP="00804C7B">
      <w:pPr>
        <w:pStyle w:val="ListParagraph"/>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14:paraId="75B38283" w14:textId="77777777" w:rsidR="00804C7B" w:rsidRPr="006561F1" w:rsidRDefault="00804C7B" w:rsidP="006561F1">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02A2BFC6" w14:textId="77777777" w:rsidR="00804C7B" w:rsidRPr="006561F1" w:rsidRDefault="00804C7B" w:rsidP="006561F1">
      <w:pPr>
        <w:pStyle w:val="ListParagraph"/>
        <w:numPr>
          <w:ilvl w:val="0"/>
          <w:numId w:val="54"/>
        </w:numPr>
        <w:jc w:val="both"/>
        <w:rPr>
          <w:rFonts w:ascii="Times New Roman" w:hAnsi="Times New Roman" w:cs="Times New Roman"/>
        </w:rPr>
      </w:pPr>
      <w:r w:rsidRPr="006561F1">
        <w:rPr>
          <w:rFonts w:ascii="Times New Roman" w:hAnsi="Times New Roman" w:cs="Times New Roman"/>
        </w:rPr>
        <w:t>Handle responses from COPlaceOrder-HandlePayments pipeline.</w:t>
      </w:r>
    </w:p>
    <w:p w14:paraId="38A3BCDD" w14:textId="77777777" w:rsidR="003B025F" w:rsidRPr="0054383A" w:rsidRDefault="003B025F" w:rsidP="007759AC">
      <w:pPr>
        <w:ind w:left="1080"/>
      </w:pPr>
      <w:r>
        <w:rPr>
          <w:noProof/>
        </w:rPr>
        <w:lastRenderedPageBreak/>
        <w:drawing>
          <wp:inline distT="0" distB="0" distL="0" distR="0" wp14:anchorId="37FB80B1" wp14:editId="4684D965">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14:paraId="7C912B06"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modules.isml</w:t>
      </w:r>
      <w:proofErr w:type="gramEnd"/>
    </w:p>
    <w:p w14:paraId="682C739F"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0C5C9114" w14:textId="77777777" w:rsidR="007759AC" w:rsidRDefault="007759AC" w:rsidP="007759AC">
      <w:pPr>
        <w:pStyle w:val="ListParagraph"/>
        <w:ind w:left="1080"/>
        <w:rPr>
          <w:rFonts w:ascii="Times New Roman" w:hAnsi="Times New Roman" w:cs="Times New Roman"/>
        </w:rPr>
      </w:pPr>
      <w:proofErr w:type="gramStart"/>
      <w:r>
        <w:rPr>
          <w:rFonts w:ascii="Times New Roman" w:hAnsi="Times New Roman" w:cs="Times New Roman"/>
        </w:rPr>
        <w:t>modules</w:t>
      </w:r>
      <w:proofErr w:type="gramEnd"/>
      <w:r w:rsidRPr="00630365">
        <w:rPr>
          <w:rFonts w:ascii="Times New Roman" w:hAnsi="Times New Roman" w:cs="Times New Roman"/>
        </w:rPr>
        <w:t>_sample.</w:t>
      </w:r>
      <w:r>
        <w:rPr>
          <w:rFonts w:ascii="Times New Roman" w:hAnsi="Times New Roman" w:cs="Times New Roman"/>
        </w:rPr>
        <w:t>isml</w:t>
      </w:r>
    </w:p>
    <w:p w14:paraId="56365879"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7DECFA3D" w14:textId="77777777" w:rsidR="007759AC" w:rsidRDefault="007759AC" w:rsidP="00B6458B">
      <w:pPr>
        <w:pStyle w:val="ListParagraph"/>
        <w:numPr>
          <w:ilvl w:val="0"/>
          <w:numId w:val="40"/>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0748DFAA"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11B926A5"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iscomment</w:t>
      </w:r>
      <w:proofErr w:type="gramEnd"/>
      <w:r w:rsidRPr="007759AC">
        <w:rPr>
          <w:rFonts w:ascii="Candara" w:hAnsi="Candara" w:cs="Consolas"/>
          <w:i/>
          <w:sz w:val="20"/>
          <w:szCs w:val="20"/>
          <w:highlight w:val="lightGray"/>
        </w:rPr>
        <w:t>&gt;</w:t>
      </w:r>
    </w:p>
    <w:p w14:paraId="070C5007" w14:textId="77777777" w:rsidR="007759AC" w:rsidRPr="007759AC" w:rsidRDefault="007759AC" w:rsidP="007759AC">
      <w:pPr>
        <w:autoSpaceDE w:val="0"/>
        <w:autoSpaceDN w:val="0"/>
        <w:adjustRightInd w:val="0"/>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14:paraId="7E66C5F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14:paraId="47C5F2D1" w14:textId="77777777" w:rsidR="007759AC" w:rsidRPr="005226C5" w:rsidRDefault="007759AC" w:rsidP="007759AC">
      <w:pPr>
        <w:ind w:left="1440" w:firstLine="720"/>
        <w:rPr>
          <w:rFonts w:ascii="Candara" w:hAnsi="Candara" w:cs="Consolas"/>
          <w:sz w:val="20"/>
          <w:szCs w:val="20"/>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isinclude</w:t>
      </w:r>
      <w:proofErr w:type="gramEnd"/>
      <w:r w:rsidRPr="007759AC">
        <w:rPr>
          <w:rFonts w:ascii="Candara" w:hAnsi="Candara" w:cs="Consolas"/>
          <w:i/>
          <w:sz w:val="20"/>
          <w:szCs w:val="20"/>
          <w:highlight w:val="lightGray"/>
        </w:rPr>
        <w:t xml:space="preserv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14:paraId="10012474"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16E03888" w14:textId="77777777" w:rsidR="007759AC" w:rsidRDefault="007759AC" w:rsidP="007759AC">
      <w:pPr>
        <w:pStyle w:val="ListParagraph"/>
        <w:rPr>
          <w:rFonts w:ascii="Candara" w:hAnsi="Candara"/>
          <w:b/>
        </w:rPr>
      </w:pPr>
    </w:p>
    <w:p w14:paraId="32E56A56" w14:textId="77777777" w:rsidR="00D02847" w:rsidRPr="00630365" w:rsidRDefault="00D02847" w:rsidP="00D02847">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htmlhead.isml</w:t>
      </w:r>
      <w:proofErr w:type="gramEnd"/>
    </w:p>
    <w:p w14:paraId="262D302C" w14:textId="77777777"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2E9DD40A" w14:textId="77777777" w:rsidR="00D02847" w:rsidRDefault="00D02847" w:rsidP="00D02847">
      <w:pPr>
        <w:pStyle w:val="ListParagraph"/>
        <w:ind w:left="1080"/>
        <w:rPr>
          <w:rFonts w:ascii="Times New Roman" w:hAnsi="Times New Roman" w:cs="Times New Roman"/>
        </w:rPr>
      </w:pPr>
      <w:proofErr w:type="gramStart"/>
      <w:r>
        <w:rPr>
          <w:rFonts w:ascii="Times New Roman" w:hAnsi="Times New Roman" w:cs="Times New Roman"/>
        </w:rPr>
        <w:t>htmlhead</w:t>
      </w:r>
      <w:proofErr w:type="gramEnd"/>
      <w:r w:rsidRPr="00630365">
        <w:rPr>
          <w:rFonts w:ascii="Times New Roman" w:hAnsi="Times New Roman" w:cs="Times New Roman"/>
        </w:rPr>
        <w:t>_sample.</w:t>
      </w:r>
      <w:r>
        <w:rPr>
          <w:rFonts w:ascii="Times New Roman" w:hAnsi="Times New Roman" w:cs="Times New Roman"/>
        </w:rPr>
        <w:t>isml</w:t>
      </w:r>
    </w:p>
    <w:p w14:paraId="77DC451E" w14:textId="77777777"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585486A9" w14:textId="77777777" w:rsidR="00D02847" w:rsidRDefault="00D02847" w:rsidP="00D02847">
      <w:pPr>
        <w:pStyle w:val="ListParagraph"/>
        <w:numPr>
          <w:ilvl w:val="0"/>
          <w:numId w:val="41"/>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3DBED77D" w14:textId="77777777"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14:paraId="5D5DA4EF"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iscomment</w:t>
      </w:r>
      <w:proofErr w:type="gramEnd"/>
      <w:r w:rsidRPr="00D02847">
        <w:rPr>
          <w:rFonts w:ascii="Candara" w:hAnsi="Candara" w:cs="Consolas"/>
          <w:i/>
          <w:sz w:val="20"/>
          <w:szCs w:val="20"/>
          <w:highlight w:val="lightGray"/>
        </w:rPr>
        <w:t>&gt;Style as part of clickjacking mechanism&lt;/iscomment&gt;</w:t>
      </w:r>
    </w:p>
    <w:p w14:paraId="6C8D4C73"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isif</w:t>
      </w:r>
      <w:proofErr w:type="gramEnd"/>
      <w:r w:rsidRPr="00D02847">
        <w:rPr>
          <w:rFonts w:ascii="Candara" w:hAnsi="Candara" w:cs="Consolas"/>
          <w:i/>
          <w:sz w:val="20"/>
          <w:szCs w:val="20"/>
          <w:highlight w:val="lightGray"/>
        </w:rPr>
        <w:t xml:space="preserve"> condition="${!empty(pdict.clickjackingflag)}"&gt;</w:t>
      </w:r>
    </w:p>
    <w:p w14:paraId="03BAB9A3"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14:paraId="2D705E62"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lastRenderedPageBreak/>
        <w:t>&lt;/isif&gt;</w:t>
      </w:r>
    </w:p>
    <w:p w14:paraId="4AE1A9F8"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isinclude</w:t>
      </w:r>
      <w:proofErr w:type="gramEnd"/>
      <w:r w:rsidRPr="00D02847">
        <w:rPr>
          <w:rFonts w:ascii="Candara" w:hAnsi="Candara" w:cs="Consolas"/>
          <w:i/>
          <w:sz w:val="20"/>
          <w:szCs w:val="20"/>
          <w:highlight w:val="lightGray"/>
        </w:rPr>
        <w:t xml:space="preserve"> template="visa_callback.isml"/&gt;</w:t>
      </w:r>
    </w:p>
    <w:p w14:paraId="4E427D2A" w14:textId="77777777" w:rsidR="00D02847" w:rsidRDefault="00D02847" w:rsidP="00D02847">
      <w:pPr>
        <w:pStyle w:val="ListParagraph"/>
        <w:ind w:left="1440"/>
        <w:rPr>
          <w:rFonts w:ascii="Candara" w:hAnsi="Candara"/>
          <w:b/>
        </w:rPr>
      </w:pPr>
      <w:r>
        <w:rPr>
          <w:rFonts w:ascii="Candara" w:hAnsi="Candara"/>
          <w:b/>
        </w:rPr>
        <w:t>…………………………………………………………………….</w:t>
      </w:r>
      <w:r w:rsidRPr="005226C5">
        <w:rPr>
          <w:rFonts w:ascii="Candara" w:hAnsi="Candara"/>
          <w:b/>
        </w:rPr>
        <w:t>//END</w:t>
      </w:r>
    </w:p>
    <w:p w14:paraId="67C88793" w14:textId="77777777" w:rsidR="00D02847" w:rsidRPr="00630365" w:rsidRDefault="00D02847" w:rsidP="00D02847">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footer.isml</w:t>
      </w:r>
      <w:proofErr w:type="gramEnd"/>
    </w:p>
    <w:p w14:paraId="13061202" w14:textId="77777777"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AED9703" w14:textId="77777777" w:rsidR="00D02847" w:rsidRDefault="00D02847" w:rsidP="00D02847">
      <w:pPr>
        <w:pStyle w:val="ListParagraph"/>
        <w:ind w:left="1080"/>
        <w:rPr>
          <w:rFonts w:ascii="Times New Roman" w:hAnsi="Times New Roman" w:cs="Times New Roman"/>
        </w:rPr>
      </w:pPr>
      <w:proofErr w:type="gramStart"/>
      <w:r>
        <w:rPr>
          <w:rFonts w:ascii="Times New Roman" w:hAnsi="Times New Roman" w:cs="Times New Roman"/>
        </w:rPr>
        <w:t>footer</w:t>
      </w:r>
      <w:proofErr w:type="gramEnd"/>
      <w:r w:rsidRPr="00630365">
        <w:rPr>
          <w:rFonts w:ascii="Times New Roman" w:hAnsi="Times New Roman" w:cs="Times New Roman"/>
        </w:rPr>
        <w:t>_sample.</w:t>
      </w:r>
      <w:r>
        <w:rPr>
          <w:rFonts w:ascii="Times New Roman" w:hAnsi="Times New Roman" w:cs="Times New Roman"/>
        </w:rPr>
        <w:t>isml</w:t>
      </w:r>
    </w:p>
    <w:p w14:paraId="37C74873" w14:textId="77777777"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73332F14" w14:textId="77777777" w:rsidR="00D02847" w:rsidRDefault="00D02847" w:rsidP="00D02847">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14:paraId="0DA2012A" w14:textId="77777777"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14:paraId="1B135524"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isinclude</w:t>
      </w:r>
      <w:proofErr w:type="gramEnd"/>
      <w:r w:rsidRPr="00D02847">
        <w:rPr>
          <w:rFonts w:ascii="Candara" w:hAnsi="Candara" w:cs="Consolas"/>
          <w:i/>
          <w:sz w:val="20"/>
          <w:szCs w:val="20"/>
          <w:highlight w:val="lightGray"/>
        </w:rPr>
        <w:t xml:space="preserve"> template="visa_form.isml"/&gt;</w:t>
      </w:r>
    </w:p>
    <w:p w14:paraId="4FB61859" w14:textId="77777777"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gramStart"/>
      <w:r w:rsidRPr="00D02847">
        <w:rPr>
          <w:rFonts w:ascii="Candara" w:hAnsi="Candara" w:cs="Consolas"/>
          <w:i/>
          <w:sz w:val="20"/>
          <w:szCs w:val="20"/>
          <w:highlight w:val="lightGray"/>
        </w:rPr>
        <w:t>isinclude</w:t>
      </w:r>
      <w:proofErr w:type="gramEnd"/>
      <w:r w:rsidRPr="00D02847">
        <w:rPr>
          <w:rFonts w:ascii="Candara" w:hAnsi="Candara" w:cs="Consolas"/>
          <w:i/>
          <w:sz w:val="20"/>
          <w:szCs w:val="20"/>
          <w:highlight w:val="lightGray"/>
        </w:rPr>
        <w:t xml:space="preserve"> template="visa_root.isml"/&gt;</w:t>
      </w:r>
    </w:p>
    <w:p w14:paraId="17D0F91C" w14:textId="77777777" w:rsidR="00D02847" w:rsidRDefault="00D02847" w:rsidP="00D02847">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14:paraId="46F1546E" w14:textId="77777777" w:rsidR="00D02847" w:rsidRPr="00D02847" w:rsidRDefault="00D02847" w:rsidP="00D02847">
      <w:pPr>
        <w:pStyle w:val="ListParagraph"/>
        <w:jc w:val="both"/>
        <w:rPr>
          <w:rFonts w:ascii="Times New Roman" w:hAnsi="Times New Roman" w:cs="Times New Roman"/>
        </w:rPr>
      </w:pPr>
    </w:p>
    <w:p w14:paraId="3340CEB6" w14:textId="77777777" w:rsidR="007759AC" w:rsidRDefault="007759AC" w:rsidP="007759AC">
      <w:pPr>
        <w:pStyle w:val="ListParagraph"/>
        <w:ind w:left="1440"/>
        <w:rPr>
          <w:rFonts w:ascii="Candara" w:hAnsi="Candara"/>
          <w:b/>
        </w:rPr>
      </w:pPr>
    </w:p>
    <w:p w14:paraId="5846F249"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cart.isml</w:t>
      </w:r>
      <w:proofErr w:type="gramEnd"/>
    </w:p>
    <w:p w14:paraId="34C9B004"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38724698" w14:textId="77777777" w:rsidR="007759AC" w:rsidRDefault="007759AC" w:rsidP="007759AC">
      <w:pPr>
        <w:pStyle w:val="ListParagraph"/>
        <w:ind w:left="1080"/>
        <w:rPr>
          <w:rFonts w:ascii="Times New Roman" w:hAnsi="Times New Roman" w:cs="Times New Roman"/>
        </w:rPr>
      </w:pPr>
      <w:proofErr w:type="gramStart"/>
      <w:r>
        <w:rPr>
          <w:rFonts w:ascii="Times New Roman" w:hAnsi="Times New Roman" w:cs="Times New Roman"/>
        </w:rPr>
        <w:t>cart</w:t>
      </w:r>
      <w:proofErr w:type="gramEnd"/>
      <w:r w:rsidRPr="00630365">
        <w:rPr>
          <w:rFonts w:ascii="Times New Roman" w:hAnsi="Times New Roman" w:cs="Times New Roman"/>
        </w:rPr>
        <w:t>_sample.</w:t>
      </w:r>
      <w:r>
        <w:rPr>
          <w:rFonts w:ascii="Times New Roman" w:hAnsi="Times New Roman" w:cs="Times New Roman"/>
        </w:rPr>
        <w:t>isml</w:t>
      </w:r>
    </w:p>
    <w:p w14:paraId="130B1774"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2B8F75A3" w14:textId="77777777" w:rsidR="007759AC" w:rsidRDefault="007759AC" w:rsidP="00B6458B">
      <w:pPr>
        <w:pStyle w:val="ListParagraph"/>
        <w:numPr>
          <w:ilvl w:val="0"/>
          <w:numId w:val="42"/>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14:paraId="39A0C668"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7E8559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class="cart-action-continue-shopping" style="clear:both"&gt;</w:t>
      </w:r>
    </w:p>
    <w:p w14:paraId="5728DC45"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isscript</w:t>
      </w:r>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55972F69"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proofErr w:type="gramStart"/>
      <w:r w:rsidRPr="007759AC">
        <w:rPr>
          <w:rFonts w:ascii="Candara" w:hAnsi="Candara" w:cs="Consolas"/>
          <w:i/>
          <w:sz w:val="20"/>
          <w:szCs w:val="20"/>
          <w:highlight w:val="lightGray"/>
        </w:rPr>
        <w:t>var</w:t>
      </w:r>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14:paraId="2402C203"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18D9B207"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28F6E36"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isvisaBuycollect</w:t>
      </w:r>
      <w:proofErr w:type="gramEnd"/>
      <w:r w:rsidRPr="007759AC">
        <w:rPr>
          <w:rFonts w:ascii="Candara" w:hAnsi="Candara" w:cs="Consolas"/>
          <w:i/>
          <w:sz w:val="20"/>
          <w:szCs w:val="20"/>
          <w:highlight w:val="lightGray"/>
        </w:rPr>
        <w:t>_shipping="true" callback="vmeWidgetUIEventHandler"/&gt;</w:t>
      </w:r>
    </w:p>
    <w:p w14:paraId="03840C40"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BD6A5D3"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74A480CB"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65EDD05F" w14:textId="77777777" w:rsidR="007759AC" w:rsidRDefault="007759AC" w:rsidP="007759AC">
      <w:pPr>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14:paraId="6F5FCA9D" w14:textId="77777777" w:rsidR="007759AC" w:rsidRPr="001240C3" w:rsidRDefault="007759AC" w:rsidP="007759AC">
      <w:pPr>
        <w:ind w:left="1080"/>
        <w:jc w:val="both"/>
        <w:rPr>
          <w:rFonts w:ascii="Times New Roman" w:hAnsi="Times New Roman" w:cs="Times New Roman"/>
        </w:rPr>
      </w:pPr>
    </w:p>
    <w:p w14:paraId="48ECDDC6" w14:textId="77777777" w:rsidR="007759AC" w:rsidRPr="005226C5" w:rsidRDefault="007759AC" w:rsidP="007759AC">
      <w:pPr>
        <w:pStyle w:val="ListParagraph"/>
        <w:rPr>
          <w:rFonts w:ascii="Candara" w:hAnsi="Candara"/>
        </w:rPr>
      </w:pPr>
    </w:p>
    <w:p w14:paraId="4204CEC5"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rFonts w:ascii="Times New Roman" w:hAnsi="Times New Roman" w:cs="Times New Roman"/>
          <w:b/>
        </w:rPr>
        <w:t>minibillinginfo.isml</w:t>
      </w:r>
      <w:proofErr w:type="gramEnd"/>
    </w:p>
    <w:p w14:paraId="4D7D2D3D"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63D568C" w14:textId="77777777" w:rsidR="007759AC" w:rsidRDefault="007759AC" w:rsidP="007759AC">
      <w:pPr>
        <w:pStyle w:val="ListParagraph"/>
        <w:ind w:left="1080"/>
        <w:rPr>
          <w:rFonts w:ascii="Times New Roman" w:hAnsi="Times New Roman" w:cs="Times New Roman"/>
        </w:rPr>
      </w:pPr>
      <w:proofErr w:type="gramStart"/>
      <w:r>
        <w:rPr>
          <w:rFonts w:ascii="Times New Roman" w:hAnsi="Times New Roman" w:cs="Times New Roman"/>
        </w:rPr>
        <w:t>minibillinginfo</w:t>
      </w:r>
      <w:proofErr w:type="gramEnd"/>
      <w:r w:rsidRPr="00630365">
        <w:rPr>
          <w:rFonts w:ascii="Times New Roman" w:hAnsi="Times New Roman" w:cs="Times New Roman"/>
        </w:rPr>
        <w:t>_sample.</w:t>
      </w:r>
      <w:r>
        <w:rPr>
          <w:rFonts w:ascii="Times New Roman" w:hAnsi="Times New Roman" w:cs="Times New Roman"/>
        </w:rPr>
        <w:t>isml</w:t>
      </w:r>
    </w:p>
    <w:p w14:paraId="0A2E2D74"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28926088" w14:textId="77777777"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14:paraId="128E0D63"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EA4497B"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isset</w:t>
      </w:r>
      <w:proofErr w:type="gramEnd"/>
      <w:r w:rsidRPr="007759AC">
        <w:rPr>
          <w:rFonts w:ascii="Candara" w:hAnsi="Candara" w:cs="Consolas"/>
          <w:i/>
          <w:sz w:val="20"/>
          <w:szCs w:val="20"/>
          <w:highlight w:val="lightGray"/>
        </w:rPr>
        <w:t xml:space="preserve"> name="currentSite" value="${dw.system.Site.getCurrent()}" scope="page"/&gt;</w:t>
      </w:r>
    </w:p>
    <w:p w14:paraId="2FA3EE91"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 = "${pdict.CurrentForms.billing.paymentMethods.selectedPaymentMethodID.value == 'VISA_VME'}"&gt;</w:t>
      </w:r>
    </w:p>
    <w:p w14:paraId="3F040652"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 = "mini-billing-address  order-component-block"&gt;</w:t>
      </w:r>
    </w:p>
    <w:p w14:paraId="187342DF"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h3</w:t>
      </w:r>
      <w:proofErr w:type="gramEnd"/>
      <w:r w:rsidRPr="007759AC">
        <w:rPr>
          <w:rFonts w:ascii="Candara" w:hAnsi="Candara" w:cs="Consolas"/>
          <w:i/>
          <w:sz w:val="20"/>
          <w:szCs w:val="20"/>
          <w:highlight w:val="lightGray"/>
        </w:rPr>
        <w:t xml:space="preserve"> class = "section-header"&gt;</w:t>
      </w:r>
    </w:p>
    <w:p w14:paraId="18D918A4"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gramStart"/>
      <w:r w:rsidRPr="007759AC">
        <w:rPr>
          <w:rFonts w:ascii="Candara" w:hAnsi="Candara" w:cs="Consolas"/>
          <w:i/>
          <w:sz w:val="20"/>
          <w:szCs w:val="20"/>
          <w:highlight w:val="lightGray"/>
        </w:rPr>
        <w:t>a</w:t>
      </w:r>
      <w:proofErr w:type="gramEnd"/>
      <w:r w:rsidRPr="007759AC">
        <w:rPr>
          <w:rFonts w:ascii="Candara" w:hAnsi="Candara" w:cs="Consolas"/>
          <w:i/>
          <w:sz w:val="20"/>
          <w:szCs w:val="20"/>
          <w:highlight w:val="lightGray"/>
        </w:rPr>
        <w:t xml:space="preserve"> href = "${URLUtils.https('COBilling-Start')}" class = "section-header-note"&gt; ${Resource.msg('global.edit','locale',null)} </w:t>
      </w:r>
    </w:p>
    <w:p w14:paraId="5B9304D2"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14:paraId="322CE3CD"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14:paraId="7F2BFE72"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14:paraId="55CD467C"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class="details"&gt;</w:t>
      </w:r>
    </w:p>
    <w:p w14:paraId="3F15F29E" w14:textId="77777777"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img</w:t>
      </w:r>
      <w:proofErr w:type="gramEnd"/>
      <w:r w:rsidRPr="007759AC">
        <w:rPr>
          <w:rFonts w:ascii="Candara" w:hAnsi="Candara" w:cs="Consolas"/>
          <w:i/>
          <w:sz w:val="20"/>
          <w:szCs w:val="20"/>
          <w:highlight w:val="lightGray"/>
        </w:rPr>
        <w:t xml:space="preserve"> alt="Payment_mark_small"  src="${currentSite.getCustomPreferenceValue('VmeAcceptLogo')}"&gt;</w:t>
      </w:r>
    </w:p>
    <w:p w14:paraId="48095CA2" w14:textId="77777777"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14:paraId="2A338666"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14:paraId="15B7BED7"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iselse</w:t>
      </w:r>
      <w:proofErr w:type="gramEnd"/>
      <w:r w:rsidRPr="007759AC">
        <w:rPr>
          <w:rFonts w:ascii="Candara" w:hAnsi="Candara" w:cs="Consolas"/>
          <w:i/>
          <w:sz w:val="20"/>
          <w:szCs w:val="20"/>
          <w:highlight w:val="lightGray"/>
        </w:rPr>
        <w:t>&gt;</w:t>
      </w:r>
    </w:p>
    <w:p w14:paraId="4520F208" w14:textId="77777777"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14:paraId="1BF1F207" w14:textId="77777777" w:rsidR="007759AC" w:rsidRDefault="007759AC" w:rsidP="007759AC">
      <w:pPr>
        <w:pStyle w:val="ListParagraph"/>
        <w:rPr>
          <w:rFonts w:ascii="Candara" w:hAnsi="Candara"/>
          <w:b/>
        </w:rPr>
      </w:pPr>
    </w:p>
    <w:p w14:paraId="2BDEB735" w14:textId="77777777"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w:t>
      </w:r>
      <w:proofErr w:type="gramStart"/>
      <w:r w:rsidRPr="003F391B">
        <w:t>!empty</w:t>
      </w:r>
      <w:proofErr w:type="gramEnd"/>
      <w:r w:rsidRPr="003F391B">
        <w:t>(billingAddress)}"&gt;</w:t>
      </w:r>
    </w:p>
    <w:p w14:paraId="1A273CBB"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6E51888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14:paraId="48F09962"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14:paraId="513930B9" w14:textId="77777777" w:rsidR="007759AC" w:rsidRDefault="007759AC" w:rsidP="007759AC">
      <w:pPr>
        <w:ind w:left="720" w:firstLine="720"/>
        <w:rPr>
          <w:rFonts w:ascii="Candara" w:hAnsi="Candara"/>
          <w:b/>
        </w:rPr>
      </w:pPr>
      <w:r w:rsidRPr="00D935BC">
        <w:rPr>
          <w:rFonts w:ascii="Candara" w:hAnsi="Candara"/>
          <w:b/>
        </w:rPr>
        <w:t>…………………………………………………………………….//END</w:t>
      </w:r>
    </w:p>
    <w:p w14:paraId="1A0F072B" w14:textId="77777777" w:rsidR="007759AC" w:rsidRDefault="007759AC" w:rsidP="007759AC">
      <w:pPr>
        <w:ind w:left="720" w:firstLine="720"/>
        <w:rPr>
          <w:rFonts w:ascii="Candara" w:hAnsi="Candara"/>
          <w:b/>
        </w:rPr>
      </w:pPr>
    </w:p>
    <w:p w14:paraId="4D92CDEB"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14:paraId="13F28D49" w14:textId="77777777" w:rsidR="007759AC" w:rsidRPr="001F5366" w:rsidRDefault="007759AC" w:rsidP="007759AC">
      <w:pPr>
        <w:autoSpaceDE w:val="0"/>
        <w:autoSpaceDN w:val="0"/>
        <w:adjustRightInd w:val="0"/>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class="mini-payment-instrument  order-component-block &lt;isif condition="${loopstate.first}"&gt; first &lt;iselseif condition="${loopstate.last}"&gt; last&lt;/isif&gt;"&gt;</w:t>
      </w:r>
    </w:p>
    <w:p w14:paraId="5B22E5FC" w14:textId="77777777" w:rsidR="007759AC" w:rsidRDefault="007759AC" w:rsidP="007759AC">
      <w:pPr>
        <w:pStyle w:val="ListParagraph"/>
        <w:ind w:left="1440"/>
        <w:rPr>
          <w:rFonts w:ascii="Times New Roman" w:hAnsi="Times New Roman" w:cs="Times New Roman"/>
        </w:rPr>
      </w:pPr>
    </w:p>
    <w:p w14:paraId="64DDE4CA" w14:textId="77777777"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14:paraId="2F9EF6F8"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0755CEB" w14:textId="77777777" w:rsidR="007759AC" w:rsidRPr="001F5366" w:rsidRDefault="007759AC" w:rsidP="007759AC">
      <w:pPr>
        <w:autoSpaceDE w:val="0"/>
        <w:autoSpaceDN w:val="0"/>
        <w:adjustRightInd w:val="0"/>
        <w:ind w:left="2160"/>
        <w:rPr>
          <w:rFonts w:ascii="Consolas" w:hAnsi="Consolas" w:cs="Consolas"/>
          <w:b/>
          <w:i/>
          <w:iCs/>
          <w:sz w:val="20"/>
          <w:szCs w:val="20"/>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class="mini-payment-instrument  order-component-block"&gt;</w:t>
      </w:r>
    </w:p>
    <w:p w14:paraId="317A4829" w14:textId="77777777" w:rsidR="007759AC" w:rsidRDefault="007759AC" w:rsidP="007759AC">
      <w:pPr>
        <w:ind w:left="720" w:firstLine="720"/>
        <w:rPr>
          <w:rFonts w:ascii="Candara" w:hAnsi="Candara"/>
          <w:b/>
        </w:rPr>
      </w:pPr>
      <w:r w:rsidRPr="00D935BC">
        <w:rPr>
          <w:rFonts w:ascii="Candara" w:hAnsi="Candara"/>
          <w:b/>
        </w:rPr>
        <w:t>…………………………………………………………………….//END</w:t>
      </w:r>
    </w:p>
    <w:p w14:paraId="3B2F2DDB" w14:textId="77777777" w:rsidR="007759AC" w:rsidRDefault="007759AC" w:rsidP="007759AC">
      <w:pPr>
        <w:pStyle w:val="ListParagraph"/>
        <w:ind w:left="1440"/>
        <w:rPr>
          <w:rFonts w:ascii="Times New Roman" w:hAnsi="Times New Roman" w:cs="Times New Roman"/>
        </w:rPr>
      </w:pPr>
    </w:p>
    <w:p w14:paraId="1BFEEB30" w14:textId="77777777" w:rsidR="007759AC" w:rsidRDefault="007759AC" w:rsidP="007759AC">
      <w:pPr>
        <w:pStyle w:val="ListParagraph"/>
        <w:ind w:left="1440"/>
        <w:rPr>
          <w:rFonts w:ascii="Times New Roman" w:hAnsi="Times New Roman" w:cs="Times New Roman"/>
        </w:rPr>
      </w:pPr>
    </w:p>
    <w:p w14:paraId="1D914A49"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14:paraId="69DB8EAF" w14:textId="77777777" w:rsidR="007759AC" w:rsidRPr="007759AC" w:rsidRDefault="007759AC" w:rsidP="007759AC">
      <w:pPr>
        <w:autoSpaceDE w:val="0"/>
        <w:autoSpaceDN w:val="0"/>
        <w:adjustRightInd w:val="0"/>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isif</w:t>
      </w:r>
      <w:proofErr w:type="gramEnd"/>
      <w:r w:rsidRPr="007759AC">
        <w:rPr>
          <w:rFonts w:ascii="Candara" w:hAnsi="Candara" w:cs="Consolas"/>
          <w:i/>
          <w:color w:val="FF0000"/>
          <w:sz w:val="20"/>
          <w:szCs w:val="20"/>
          <w:highlight w:val="lightGray"/>
        </w:rPr>
        <w:t xml:space="preserve"> condition = "${loopstate.first}"&gt;&lt;span&gt;${Resource.msg('minibillinginfo.paymentmethod','checkout',null)}&lt;/span&gt;&lt;/isif&gt;</w:t>
      </w:r>
    </w:p>
    <w:p w14:paraId="26FDCA4F" w14:textId="77777777" w:rsidR="007759AC" w:rsidRDefault="007759AC" w:rsidP="007759AC">
      <w:pPr>
        <w:pStyle w:val="ListParagraph"/>
        <w:ind w:left="1440"/>
        <w:rPr>
          <w:rFonts w:ascii="Times New Roman" w:hAnsi="Times New Roman" w:cs="Times New Roman"/>
        </w:rPr>
      </w:pPr>
    </w:p>
    <w:p w14:paraId="71470067" w14:textId="77777777"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14:paraId="4BE7691A"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07B7E3B0"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14:paraId="34A6973A" w14:textId="77777777" w:rsidR="007759AC" w:rsidRDefault="007759AC" w:rsidP="007759AC">
      <w:pPr>
        <w:ind w:left="720" w:firstLine="720"/>
        <w:rPr>
          <w:rFonts w:ascii="Candara" w:hAnsi="Candara"/>
          <w:b/>
        </w:rPr>
      </w:pPr>
      <w:r w:rsidRPr="00D935BC">
        <w:rPr>
          <w:rFonts w:ascii="Candara" w:hAnsi="Candara"/>
          <w:b/>
        </w:rPr>
        <w:t>…………………………………………………………………….//END</w:t>
      </w:r>
    </w:p>
    <w:p w14:paraId="76046010" w14:textId="77777777" w:rsidR="007759AC" w:rsidRDefault="007759AC" w:rsidP="007759AC">
      <w:pPr>
        <w:ind w:left="720" w:firstLine="720"/>
        <w:rPr>
          <w:rFonts w:ascii="Candara" w:hAnsi="Candara"/>
          <w:b/>
        </w:rPr>
      </w:pPr>
    </w:p>
    <w:p w14:paraId="20E63768"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w:t>
      </w:r>
      <w:proofErr w:type="gramStart"/>
      <w:r w:rsidRPr="008A7BB0">
        <w:rPr>
          <w:rFonts w:ascii="Times New Roman" w:hAnsi="Times New Roman" w:cs="Times New Roman"/>
        </w:rPr>
        <w:t>!empty</w:t>
      </w:r>
      <w:proofErr w:type="gramEnd"/>
      <w:r w:rsidRPr="008A7BB0">
        <w:rPr>
          <w:rFonts w:ascii="Times New Roman" w:hAnsi="Times New Roman" w:cs="Times New Roman"/>
        </w:rPr>
        <w:t>(paymentInstruments)}"&gt;</w:t>
      </w:r>
    </w:p>
    <w:p w14:paraId="3AE85258"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7DABD155"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condition="${paymentInstr.paymentMethod!='VISA_VME'}"&gt;</w:t>
      </w:r>
    </w:p>
    <w:p w14:paraId="438AA224" w14:textId="77777777" w:rsidR="007759AC" w:rsidRDefault="007759AC" w:rsidP="007759AC">
      <w:pPr>
        <w:ind w:left="720" w:firstLine="720"/>
        <w:rPr>
          <w:rFonts w:ascii="Candara" w:hAnsi="Candara"/>
          <w:b/>
        </w:rPr>
      </w:pPr>
      <w:r w:rsidRPr="00D935BC">
        <w:rPr>
          <w:rFonts w:ascii="Candara" w:hAnsi="Candara"/>
          <w:b/>
        </w:rPr>
        <w:t>…………………………………………………………………….//END</w:t>
      </w:r>
    </w:p>
    <w:p w14:paraId="387B0716" w14:textId="77777777" w:rsidR="007759AC" w:rsidRDefault="007759AC" w:rsidP="007759AC">
      <w:pPr>
        <w:rPr>
          <w:rFonts w:ascii="Times New Roman" w:hAnsi="Times New Roman" w:cs="Times New Roman"/>
        </w:rPr>
      </w:pPr>
    </w:p>
    <w:p w14:paraId="62CB9FD2" w14:textId="77777777"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lastRenderedPageBreak/>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w:t>
      </w:r>
      <w:proofErr w:type="gramStart"/>
      <w:r w:rsidRPr="008A7BB0">
        <w:rPr>
          <w:rFonts w:ascii="Times New Roman" w:hAnsi="Times New Roman" w:cs="Times New Roman"/>
        </w:rPr>
        <w:t>!empty</w:t>
      </w:r>
      <w:proofErr w:type="gramEnd"/>
      <w:r w:rsidRPr="008A7BB0">
        <w:rPr>
          <w:rFonts w:ascii="Times New Roman" w:hAnsi="Times New Roman" w:cs="Times New Roman"/>
        </w:rPr>
        <w:t>(paymentInstruments)}"&gt;</w:t>
      </w:r>
    </w:p>
    <w:p w14:paraId="38BF2A69" w14:textId="77777777"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14:paraId="18CABFEF"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iselse</w:t>
      </w:r>
      <w:proofErr w:type="gramEnd"/>
      <w:r w:rsidRPr="007759AC">
        <w:rPr>
          <w:rFonts w:ascii="Candara" w:hAnsi="Candara" w:cs="Consolas"/>
          <w:i/>
          <w:sz w:val="20"/>
          <w:szCs w:val="20"/>
          <w:highlight w:val="lightGray"/>
        </w:rPr>
        <w:t>&gt;</w:t>
      </w:r>
    </w:p>
    <w:p w14:paraId="3531F9BC"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class="details"&gt;</w:t>
      </w:r>
    </w:p>
    <w:p w14:paraId="594666D4"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img</w:t>
      </w:r>
      <w:proofErr w:type="gramEnd"/>
      <w:r w:rsidRPr="007759AC">
        <w:rPr>
          <w:rFonts w:ascii="Candara" w:hAnsi="Candara" w:cs="Consolas"/>
          <w:i/>
          <w:sz w:val="20"/>
          <w:szCs w:val="20"/>
          <w:highlight w:val="lightGray"/>
        </w:rPr>
        <w:t xml:space="preserve"> alt="Payment_mark_small" src="${currentSite.getCustomPreferenceValue('VmeAcceptLogo')}"&gt;</w:t>
      </w:r>
    </w:p>
    <w:p w14:paraId="7CE3C26E"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14:paraId="48A6F9FC"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14:paraId="48D1147C" w14:textId="77777777" w:rsidR="007759AC" w:rsidRDefault="007759AC" w:rsidP="007759AC">
      <w:pPr>
        <w:ind w:left="720" w:firstLine="720"/>
        <w:rPr>
          <w:rFonts w:ascii="Candara" w:hAnsi="Candara"/>
          <w:b/>
        </w:rPr>
      </w:pPr>
      <w:r w:rsidRPr="00D935BC">
        <w:rPr>
          <w:rFonts w:ascii="Candara" w:hAnsi="Candara"/>
          <w:b/>
        </w:rPr>
        <w:t>…………………………………………………………………….//END</w:t>
      </w:r>
    </w:p>
    <w:p w14:paraId="180BAE05" w14:textId="77777777" w:rsidR="007759AC" w:rsidRDefault="007759AC" w:rsidP="007759AC">
      <w:pPr>
        <w:ind w:left="720" w:firstLine="720"/>
        <w:rPr>
          <w:rFonts w:ascii="Candara" w:hAnsi="Candara"/>
          <w:b/>
        </w:rPr>
      </w:pPr>
    </w:p>
    <w:p w14:paraId="131FA88C" w14:textId="77777777" w:rsidR="007759AC" w:rsidRDefault="007759AC" w:rsidP="007759AC">
      <w:pPr>
        <w:ind w:left="720" w:firstLine="720"/>
        <w:rPr>
          <w:rFonts w:ascii="Candara" w:hAnsi="Candara"/>
          <w:b/>
        </w:rPr>
      </w:pPr>
    </w:p>
    <w:p w14:paraId="4091B536"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b/>
        </w:rPr>
        <w:t>orderdetails</w:t>
      </w:r>
      <w:r>
        <w:rPr>
          <w:rFonts w:ascii="Times New Roman" w:hAnsi="Times New Roman" w:cs="Times New Roman"/>
          <w:b/>
        </w:rPr>
        <w:t>.isml</w:t>
      </w:r>
      <w:proofErr w:type="gramEnd"/>
    </w:p>
    <w:p w14:paraId="30E1B4DB"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5DE40009" w14:textId="77777777" w:rsidR="007759AC" w:rsidRDefault="007759AC" w:rsidP="007759AC">
      <w:pPr>
        <w:pStyle w:val="ListParagraph"/>
        <w:ind w:left="1080"/>
        <w:rPr>
          <w:rFonts w:ascii="Times New Roman" w:hAnsi="Times New Roman" w:cs="Times New Roman"/>
          <w:b/>
        </w:rPr>
      </w:pPr>
      <w:proofErr w:type="gramStart"/>
      <w:r>
        <w:t>orderdetails</w:t>
      </w:r>
      <w:proofErr w:type="gramEnd"/>
      <w:r w:rsidRPr="00AA13F3">
        <w:t>_</w:t>
      </w:r>
      <w:r>
        <w:t>sample.isml</w:t>
      </w:r>
    </w:p>
    <w:p w14:paraId="0EE2483E"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19FA2660" w14:textId="77777777"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14:paraId="2C9EFF07"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isminiaddressp</w:t>
      </w:r>
      <w:proofErr w:type="gramEnd"/>
      <w:r w:rsidRPr="007759AC">
        <w:rPr>
          <w:rFonts w:ascii="Candara" w:hAnsi="Candara" w:cs="Consolas"/>
          <w:i/>
          <w:color w:val="FF0000"/>
          <w:sz w:val="20"/>
          <w:szCs w:val="20"/>
          <w:highlight w:val="lightGray"/>
        </w:rPr>
        <w:t>_address="${Order.billingAddress}"/&gt;</w:t>
      </w:r>
    </w:p>
    <w:p w14:paraId="6AAA7453"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283D8A9E" w14:textId="77777777"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5BFB898B" w14:textId="77777777" w:rsidR="007759AC" w:rsidRPr="00FE326A" w:rsidRDefault="007759AC" w:rsidP="007759AC">
      <w:pPr>
        <w:ind w:left="720" w:firstLine="720"/>
        <w:rPr>
          <w:b/>
        </w:rPr>
      </w:pPr>
      <w:r w:rsidRPr="00FE326A">
        <w:rPr>
          <w:b/>
        </w:rPr>
        <w:t>//BEGIN--------------------------------------------------------------------------</w:t>
      </w:r>
      <w:r>
        <w:rPr>
          <w:b/>
        </w:rPr>
        <w:t>-------</w:t>
      </w:r>
    </w:p>
    <w:p w14:paraId="5BD87189"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isset</w:t>
      </w:r>
      <w:proofErr w:type="gramEnd"/>
      <w:r w:rsidRPr="003A6853">
        <w:rPr>
          <w:rFonts w:ascii="Candara" w:hAnsi="Candara" w:cs="Consolas"/>
          <w:i/>
          <w:sz w:val="20"/>
          <w:szCs w:val="20"/>
          <w:highlight w:val="lightGray"/>
        </w:rPr>
        <w:t xml:space="preserve">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14:paraId="19887F05" w14:textId="77777777"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isloop</w:t>
      </w:r>
      <w:proofErr w:type="gramEnd"/>
      <w:r w:rsidRPr="003A6853">
        <w:rPr>
          <w:rFonts w:ascii="Candara" w:hAnsi="Candara" w:cs="Consolas"/>
          <w:i/>
          <w:sz w:val="20"/>
          <w:szCs w:val="20"/>
          <w:highlight w:val="lightGray"/>
        </w:rPr>
        <w:t xml:space="preserve"> items="${Order.getPaymentInstruments()}" var="paymentInstr" status="piloopstate"&gt;</w:t>
      </w:r>
      <w:r w:rsidRPr="003A6853">
        <w:rPr>
          <w:rFonts w:ascii="Candara" w:hAnsi="Candara" w:cs="Consolas"/>
          <w:i/>
          <w:sz w:val="20"/>
          <w:szCs w:val="20"/>
          <w:highlight w:val="lightGray"/>
        </w:rPr>
        <w:tab/>
      </w:r>
    </w:p>
    <w:p w14:paraId="247DAC06" w14:textId="77777777"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isif</w:t>
      </w:r>
      <w:proofErr w:type="gramEnd"/>
      <w:r w:rsidRPr="003A6853">
        <w:rPr>
          <w:rFonts w:ascii="Candara" w:hAnsi="Candara" w:cs="Consolas"/>
          <w:i/>
          <w:sz w:val="20"/>
          <w:szCs w:val="20"/>
          <w:highlight w:val="lightGray"/>
        </w:rPr>
        <w:t xml:space="preserve"> condition="${dw.order.PaymentMgr.getPaymentMethod(paymentInstr.paymentMethod).ID =='VISA_VME' &amp;&amp;paymentInstr.paymentTransaction.amount&gt; 0}"&gt;</w:t>
      </w:r>
    </w:p>
    <w:p w14:paraId="043D276B"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img</w:t>
      </w:r>
      <w:proofErr w:type="gramEnd"/>
      <w:r w:rsidRPr="003A6853">
        <w:rPr>
          <w:rFonts w:ascii="Candara" w:hAnsi="Candara" w:cs="Consolas"/>
          <w:i/>
          <w:sz w:val="20"/>
          <w:szCs w:val="20"/>
          <w:highlight w:val="lightGray"/>
        </w:rPr>
        <w:t xml:space="preserve"> alt="Payment_mark_small" src="${dw.system.Site.current.getCustomPreferenceValue('VmeAcceptLogo')}"&gt;</w:t>
      </w:r>
    </w:p>
    <w:p w14:paraId="391DE10E"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iselse</w:t>
      </w:r>
      <w:proofErr w:type="gramEnd"/>
      <w:r w:rsidRPr="003A6853">
        <w:rPr>
          <w:rFonts w:ascii="Candara" w:hAnsi="Candara" w:cs="Consolas"/>
          <w:i/>
          <w:sz w:val="20"/>
          <w:szCs w:val="20"/>
          <w:highlight w:val="lightGray"/>
        </w:rPr>
        <w:t>/&gt;</w:t>
      </w:r>
    </w:p>
    <w:p w14:paraId="4A4F9DDE"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isif</w:t>
      </w:r>
      <w:proofErr w:type="gramEnd"/>
      <w:r w:rsidRPr="003A6853">
        <w:rPr>
          <w:rFonts w:ascii="Candara" w:hAnsi="Candara" w:cs="Consolas"/>
          <w:i/>
          <w:sz w:val="20"/>
          <w:szCs w:val="20"/>
          <w:highlight w:val="lightGray"/>
        </w:rPr>
        <w:t xml:space="preserve"> condition="${addressPrinted != 'true'}"&gt;</w:t>
      </w:r>
    </w:p>
    <w:p w14:paraId="6B6827EF" w14:textId="77777777"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gramStart"/>
      <w:r w:rsidRPr="003A6853">
        <w:rPr>
          <w:rFonts w:ascii="Candara" w:hAnsi="Candara" w:cs="Consolas"/>
          <w:i/>
          <w:sz w:val="20"/>
          <w:szCs w:val="20"/>
          <w:highlight w:val="lightGray"/>
        </w:rPr>
        <w:t>isset</w:t>
      </w:r>
      <w:proofErr w:type="gramEnd"/>
      <w:r w:rsidRPr="003A6853">
        <w:rPr>
          <w:rFonts w:ascii="Candara" w:hAnsi="Candara" w:cs="Consolas"/>
          <w:i/>
          <w:sz w:val="20"/>
          <w:szCs w:val="20"/>
          <w:highlight w:val="lightGray"/>
        </w:rPr>
        <w:t xml:space="preserve"> name="addressPrinted" value="true" scope="page"/&gt;</w:t>
      </w:r>
    </w:p>
    <w:p w14:paraId="15D0F74F" w14:textId="77777777" w:rsidR="007759AC" w:rsidRPr="007759AC" w:rsidRDefault="007759AC" w:rsidP="007667AF">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isminiaddressp</w:t>
      </w:r>
      <w:proofErr w:type="gramEnd"/>
      <w:r w:rsidRPr="007759AC">
        <w:rPr>
          <w:rFonts w:ascii="Candara" w:hAnsi="Candara" w:cs="Consolas"/>
          <w:i/>
          <w:sz w:val="20"/>
          <w:szCs w:val="20"/>
          <w:highlight w:val="lightGray"/>
        </w:rPr>
        <w:t>_address="${Order.billingAddress}"/&gt;</w:t>
      </w:r>
      <w:r w:rsidRPr="007759AC">
        <w:rPr>
          <w:rFonts w:ascii="Candara" w:hAnsi="Candara" w:cs="Consolas"/>
          <w:i/>
          <w:sz w:val="20"/>
          <w:szCs w:val="20"/>
          <w:highlight w:val="lightGray"/>
        </w:rPr>
        <w:tab/>
      </w:r>
    </w:p>
    <w:p w14:paraId="0CAC525E" w14:textId="77777777"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14:paraId="49E08A42" w14:textId="77777777" w:rsidR="003A6853" w:rsidRDefault="003A6853" w:rsidP="003A6853">
      <w:pPr>
        <w:pStyle w:val="ListParagraph"/>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14:paraId="4624E2F6" w14:textId="77777777"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14:paraId="1023E12B" w14:textId="77777777" w:rsidR="007759AC" w:rsidRDefault="007759AC" w:rsidP="007667AF">
      <w:pPr>
        <w:pStyle w:val="ListParagraph"/>
        <w:ind w:left="1440"/>
        <w:rPr>
          <w:b/>
        </w:rPr>
      </w:pPr>
      <w:r w:rsidRPr="00FE326A">
        <w:rPr>
          <w:b/>
        </w:rPr>
        <w:t>---------------------------------------------------------------</w:t>
      </w:r>
      <w:r>
        <w:rPr>
          <w:b/>
        </w:rPr>
        <w:t>-----------------------</w:t>
      </w:r>
      <w:r w:rsidRPr="00FE326A">
        <w:rPr>
          <w:b/>
        </w:rPr>
        <w:t>-//END</w:t>
      </w:r>
    </w:p>
    <w:p w14:paraId="4B81F461" w14:textId="77777777" w:rsidR="007759AC" w:rsidRDefault="007759AC" w:rsidP="007759AC">
      <w:pPr>
        <w:pStyle w:val="ListParagraph"/>
        <w:ind w:left="1440"/>
        <w:rPr>
          <w:rFonts w:ascii="Times New Roman" w:hAnsi="Times New Roman" w:cs="Times New Roman"/>
        </w:rPr>
      </w:pPr>
    </w:p>
    <w:p w14:paraId="53890B33" w14:textId="77777777"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14:paraId="4B7F74D3"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class="payment-type"&gt;&lt;isprint value="${dw.order.PaymentMgr.getPaymentMethod(paymentInstr.paymentMethod).name}" /&gt;&lt;/div&gt;</w:t>
      </w:r>
    </w:p>
    <w:p w14:paraId="73B19F90"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isminicreditcardp</w:t>
      </w:r>
      <w:proofErr w:type="gramEnd"/>
      <w:r w:rsidRPr="007759AC">
        <w:rPr>
          <w:rFonts w:ascii="Candara" w:hAnsi="Candara" w:cs="Consolas"/>
          <w:i/>
          <w:color w:val="FF0000"/>
          <w:sz w:val="20"/>
          <w:szCs w:val="20"/>
          <w:highlight w:val="lightGray"/>
        </w:rPr>
        <w:t>_card="${paymentInstr}" p_show_expiration="${false}"/&gt;</w:t>
      </w:r>
    </w:p>
    <w:p w14:paraId="00433A26"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class="payment-amount"&gt;</w:t>
      </w:r>
    </w:p>
    <w:p w14:paraId="2E1A6766"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span</w:t>
      </w:r>
      <w:proofErr w:type="gramEnd"/>
      <w:r w:rsidRPr="007759AC">
        <w:rPr>
          <w:rFonts w:ascii="Candara" w:hAnsi="Candara" w:cs="Consolas"/>
          <w:i/>
          <w:color w:val="FF0000"/>
          <w:sz w:val="20"/>
          <w:szCs w:val="20"/>
          <w:highlight w:val="lightGray"/>
        </w:rPr>
        <w:t xml:space="preserve"> class="label"&gt;${Resource.msg('global.amount','locale',null)}:</w:t>
      </w:r>
    </w:p>
    <w:p w14:paraId="45FD723F"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14:paraId="2714B9F9"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span</w:t>
      </w:r>
      <w:proofErr w:type="gramEnd"/>
      <w:r w:rsidRPr="007759AC">
        <w:rPr>
          <w:rFonts w:ascii="Candara" w:hAnsi="Candara" w:cs="Consolas"/>
          <w:i/>
          <w:color w:val="FF0000"/>
          <w:sz w:val="20"/>
          <w:szCs w:val="20"/>
          <w:highlight w:val="lightGray"/>
        </w:rPr>
        <w:t xml:space="preserve"> class="value"&gt;&lt;isprint value="${paymentInstr.paymentTransaction.amount}"/&gt;</w:t>
      </w:r>
    </w:p>
    <w:p w14:paraId="612F4C30"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14:paraId="6E8AB942"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END: payment-amount --&gt;</w:t>
      </w:r>
    </w:p>
    <w:p w14:paraId="5AF2016D"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112D9488" w14:textId="77777777" w:rsidR="007759AC" w:rsidRDefault="007759AC" w:rsidP="007759AC">
      <w:pPr>
        <w:ind w:left="1440"/>
        <w:rPr>
          <w:rFonts w:ascii="Times New Roman" w:hAnsi="Times New Roman" w:cs="Times New Roman"/>
        </w:rPr>
      </w:pPr>
      <w:r>
        <w:rPr>
          <w:rFonts w:ascii="Times New Roman" w:hAnsi="Times New Roman" w:cs="Times New Roman"/>
        </w:rPr>
        <w:t>With the following code block</w:t>
      </w:r>
    </w:p>
    <w:p w14:paraId="1CA7E865" w14:textId="77777777" w:rsidR="007759AC" w:rsidRPr="00FE326A" w:rsidRDefault="007759AC" w:rsidP="007759AC">
      <w:pPr>
        <w:ind w:left="720" w:firstLine="720"/>
        <w:rPr>
          <w:b/>
        </w:rPr>
      </w:pPr>
      <w:r w:rsidRPr="00FE326A">
        <w:rPr>
          <w:b/>
        </w:rPr>
        <w:lastRenderedPageBreak/>
        <w:t>//BEGIN--------------------------------------------------------------------</w:t>
      </w:r>
      <w:r>
        <w:rPr>
          <w:b/>
        </w:rPr>
        <w:t>-------------</w:t>
      </w:r>
    </w:p>
    <w:p w14:paraId="708B2D00"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isif</w:t>
      </w:r>
      <w:proofErr w:type="gramEnd"/>
      <w:r w:rsidRPr="004717EA">
        <w:rPr>
          <w:rFonts w:ascii="Candara" w:hAnsi="Candara" w:cs="Consolas"/>
          <w:i/>
          <w:sz w:val="20"/>
          <w:szCs w:val="20"/>
          <w:highlight w:val="lightGray"/>
        </w:rPr>
        <w:t xml:space="preserve"> condition="${dw.order.PaymentMgr.getPaymentMethod(paymentInstr.paymentMethod).ID =='VISA_VME' &amp;&amp;paymentInstr.paymentTransaction.amount&gt; 0}"&gt;</w:t>
      </w:r>
    </w:p>
    <w:p w14:paraId="264A4FB0" w14:textId="77777777"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 xml:space="preserve">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0BDFE1FE"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iselse</w:t>
      </w:r>
      <w:proofErr w:type="gramEnd"/>
      <w:r w:rsidRPr="004717EA">
        <w:rPr>
          <w:rFonts w:ascii="Candara" w:hAnsi="Candara" w:cs="Consolas"/>
          <w:i/>
          <w:sz w:val="20"/>
          <w:szCs w:val="20"/>
          <w:highlight w:val="lightGray"/>
        </w:rPr>
        <w:t>/&gt;</w:t>
      </w:r>
    </w:p>
    <w:p w14:paraId="26ED7297"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 xml:space="preserve"> class="payment-type"&gt;&lt;isprint value="${dw.order.PaymentMgr.getPaymentMethod(paymentInstr.paymentMethod).name}" /&gt;&lt;/div&gt;</w:t>
      </w:r>
    </w:p>
    <w:p w14:paraId="7E51CFDC" w14:textId="77777777"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isminicreditcardp</w:t>
      </w:r>
      <w:proofErr w:type="gramEnd"/>
      <w:r w:rsidRPr="004717EA">
        <w:rPr>
          <w:rFonts w:ascii="Candara" w:hAnsi="Candara" w:cs="Consolas"/>
          <w:i/>
          <w:sz w:val="20"/>
          <w:szCs w:val="20"/>
          <w:highlight w:val="lightGray"/>
        </w:rPr>
        <w:t>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3A0364A"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 xml:space="preserve"> class="payment-amount"&gt;&lt;span class="label"&gt;${Resource.msg('global.amount','locale',null)}:&lt;/span&gt;</w:t>
      </w:r>
    </w:p>
    <w:p w14:paraId="544F8907"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span</w:t>
      </w:r>
      <w:proofErr w:type="gramEnd"/>
      <w:r w:rsidRPr="004717EA">
        <w:rPr>
          <w:rFonts w:ascii="Candara" w:hAnsi="Candara" w:cs="Consolas"/>
          <w:i/>
          <w:sz w:val="20"/>
          <w:szCs w:val="20"/>
          <w:highlight w:val="lightGray"/>
        </w:rPr>
        <w:t xml:space="preserve"> class="value"&gt;&lt;isprint value="${paymentInstr.paymentTransaction.amount}"/&gt;&lt;/span&gt;</w:t>
      </w:r>
    </w:p>
    <w:p w14:paraId="0A48AAB6"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0C9C171" w14:textId="77777777"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770EBDCD" w14:textId="77777777" w:rsidR="007759AC" w:rsidRPr="00990773" w:rsidRDefault="00F91A41" w:rsidP="00F91A41">
      <w:pPr>
        <w:autoSpaceDE w:val="0"/>
        <w:autoSpaceDN w:val="0"/>
        <w:adjustRightInd w:val="0"/>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14:paraId="0B9452B1" w14:textId="77777777" w:rsidR="007759AC" w:rsidRDefault="007759AC" w:rsidP="007759AC">
      <w:pPr>
        <w:pStyle w:val="ListParagraph"/>
        <w:ind w:left="1800"/>
        <w:rPr>
          <w:b/>
        </w:rPr>
      </w:pPr>
      <w:r w:rsidRPr="00FE326A">
        <w:rPr>
          <w:b/>
        </w:rPr>
        <w:t>--------------------------------------------------------------------------</w:t>
      </w:r>
      <w:r>
        <w:rPr>
          <w:b/>
        </w:rPr>
        <w:t>-----------</w:t>
      </w:r>
      <w:r w:rsidRPr="00FE326A">
        <w:rPr>
          <w:b/>
        </w:rPr>
        <w:t>//END</w:t>
      </w:r>
    </w:p>
    <w:p w14:paraId="54351575" w14:textId="77777777" w:rsidR="007759AC" w:rsidRPr="00FE326A" w:rsidRDefault="007759AC" w:rsidP="007759AC">
      <w:pPr>
        <w:pStyle w:val="ListParagraph"/>
        <w:ind w:left="1080"/>
        <w:rPr>
          <w:b/>
        </w:rPr>
      </w:pPr>
    </w:p>
    <w:p w14:paraId="13851C72" w14:textId="77777777" w:rsidR="007759AC" w:rsidRPr="00630365" w:rsidRDefault="007759AC" w:rsidP="004717EA">
      <w:pPr>
        <w:pStyle w:val="ListParagraph"/>
        <w:numPr>
          <w:ilvl w:val="0"/>
          <w:numId w:val="49"/>
        </w:numPr>
        <w:jc w:val="both"/>
        <w:rPr>
          <w:rFonts w:ascii="Times New Roman" w:hAnsi="Times New Roman" w:cs="Times New Roman"/>
        </w:rPr>
      </w:pPr>
      <w:proofErr w:type="gramStart"/>
      <w:r>
        <w:rPr>
          <w:b/>
        </w:rPr>
        <w:t>orderdetailsemail</w:t>
      </w:r>
      <w:r>
        <w:rPr>
          <w:rFonts w:ascii="Times New Roman" w:hAnsi="Times New Roman" w:cs="Times New Roman"/>
          <w:b/>
        </w:rPr>
        <w:t>.isml</w:t>
      </w:r>
      <w:proofErr w:type="gramEnd"/>
    </w:p>
    <w:p w14:paraId="74A10D50"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188B657" w14:textId="77777777" w:rsidR="007759AC" w:rsidRDefault="007759AC" w:rsidP="007759AC">
      <w:pPr>
        <w:pStyle w:val="ListParagraph"/>
        <w:ind w:left="1080"/>
        <w:rPr>
          <w:rFonts w:ascii="Times New Roman" w:hAnsi="Times New Roman" w:cs="Times New Roman"/>
          <w:b/>
        </w:rPr>
      </w:pPr>
      <w:proofErr w:type="gramStart"/>
      <w:r>
        <w:t>orderdetailsemail</w:t>
      </w:r>
      <w:proofErr w:type="gramEnd"/>
      <w:r w:rsidRPr="00AA13F3">
        <w:t>_</w:t>
      </w:r>
      <w:r>
        <w:t>sample.isml</w:t>
      </w:r>
    </w:p>
    <w:p w14:paraId="54C8003F"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17BE4628" w14:textId="77777777" w:rsidR="007759AC" w:rsidRDefault="007759AC" w:rsidP="00B6458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14:paraId="79963B21"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isminiaddressp</w:t>
      </w:r>
      <w:proofErr w:type="gramEnd"/>
      <w:r w:rsidRPr="007759AC">
        <w:rPr>
          <w:rFonts w:ascii="Candara" w:hAnsi="Candara" w:cs="Consolas"/>
          <w:i/>
          <w:color w:val="FF0000"/>
          <w:sz w:val="20"/>
          <w:szCs w:val="20"/>
          <w:highlight w:val="lightGray"/>
        </w:rPr>
        <w:t>_address="${Order.billingAddress}"/&gt;</w:t>
      </w:r>
    </w:p>
    <w:p w14:paraId="13674F96"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14:paraId="7D64E4DC" w14:textId="77777777"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22ACD50B" w14:textId="77777777" w:rsidR="007759AC" w:rsidRPr="00FE326A" w:rsidRDefault="007759AC" w:rsidP="007759AC">
      <w:pPr>
        <w:tabs>
          <w:tab w:val="left" w:pos="7200"/>
          <w:tab w:val="left" w:pos="7290"/>
          <w:tab w:val="left" w:pos="7560"/>
          <w:tab w:val="left" w:pos="7650"/>
        </w:tabs>
        <w:ind w:left="720" w:firstLine="720"/>
        <w:rPr>
          <w:b/>
        </w:rPr>
      </w:pPr>
      <w:r w:rsidRPr="00FE326A">
        <w:rPr>
          <w:b/>
        </w:rPr>
        <w:t>//BEGIN-----------------------------------------------------------</w:t>
      </w:r>
      <w:r>
        <w:rPr>
          <w:b/>
        </w:rPr>
        <w:t>----------------------</w:t>
      </w:r>
    </w:p>
    <w:p w14:paraId="5B75CA0E" w14:textId="77777777" w:rsidR="00D7721A" w:rsidRPr="00D7721A" w:rsidRDefault="00D7721A" w:rsidP="00D7721A">
      <w:pPr>
        <w:pStyle w:val="ListParagraph"/>
        <w:ind w:left="1440"/>
        <w:rPr>
          <w:rFonts w:ascii="Candara" w:hAnsi="Candara" w:cs="Consolas"/>
          <w:i/>
          <w:sz w:val="20"/>
          <w:szCs w:val="20"/>
        </w:rPr>
      </w:pPr>
      <w:r w:rsidRPr="00D7721A">
        <w:rPr>
          <w:rFonts w:ascii="Candara" w:hAnsi="Candara" w:cs="Consolas"/>
          <w:i/>
          <w:sz w:val="20"/>
          <w:szCs w:val="20"/>
        </w:rPr>
        <w:tab/>
      </w:r>
    </w:p>
    <w:p w14:paraId="50D56ABA"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isset</w:t>
      </w:r>
      <w:proofErr w:type="gramEnd"/>
      <w:r w:rsidRPr="004717EA">
        <w:rPr>
          <w:rFonts w:ascii="Candara" w:hAnsi="Candara" w:cs="Consolas"/>
          <w:i/>
          <w:sz w:val="20"/>
          <w:szCs w:val="20"/>
          <w:highlight w:val="lightGray"/>
        </w:rPr>
        <w:t xml:space="preserve">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266C5423" w14:textId="77777777" w:rsidR="004717E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isloop</w:t>
      </w:r>
      <w:proofErr w:type="gramEnd"/>
      <w:r w:rsidRPr="004717EA">
        <w:rPr>
          <w:rFonts w:ascii="Candara" w:hAnsi="Candara" w:cs="Consolas"/>
          <w:i/>
          <w:sz w:val="20"/>
          <w:szCs w:val="20"/>
          <w:highlight w:val="lightGray"/>
        </w:rPr>
        <w:t xml:space="preserve">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14:paraId="24E49224"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isif</w:t>
      </w:r>
      <w:proofErr w:type="gramEnd"/>
      <w:r w:rsidRPr="004717EA">
        <w:rPr>
          <w:rFonts w:ascii="Candara" w:hAnsi="Candara" w:cs="Consolas"/>
          <w:i/>
          <w:sz w:val="20"/>
          <w:szCs w:val="20"/>
          <w:highlight w:val="lightGray"/>
        </w:rPr>
        <w:t xml:space="preserve">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6FC7373B"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14:paraId="489ECF90"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iselse</w:t>
      </w:r>
      <w:proofErr w:type="gramEnd"/>
      <w:r w:rsidRPr="004717EA">
        <w:rPr>
          <w:rFonts w:ascii="Candara" w:hAnsi="Candara" w:cs="Consolas"/>
          <w:i/>
          <w:sz w:val="20"/>
          <w:szCs w:val="20"/>
          <w:highlight w:val="lightGray"/>
        </w:rPr>
        <w:t>/&gt;</w:t>
      </w:r>
    </w:p>
    <w:p w14:paraId="0F8DAE58"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isif</w:t>
      </w:r>
      <w:proofErr w:type="gramEnd"/>
      <w:r w:rsidRPr="004717EA">
        <w:rPr>
          <w:rFonts w:ascii="Candara" w:hAnsi="Candara" w:cs="Consolas"/>
          <w:i/>
          <w:sz w:val="20"/>
          <w:szCs w:val="20"/>
          <w:highlight w:val="lightGray"/>
        </w:rPr>
        <w:t xml:space="preserve"> condition="${addressPrinted != 'true'}"&gt;</w:t>
      </w:r>
    </w:p>
    <w:p w14:paraId="49661014"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isset</w:t>
      </w:r>
      <w:proofErr w:type="gramEnd"/>
      <w:r w:rsidRPr="004717EA">
        <w:rPr>
          <w:rFonts w:ascii="Candara" w:hAnsi="Candara" w:cs="Consolas"/>
          <w:i/>
          <w:sz w:val="20"/>
          <w:szCs w:val="20"/>
          <w:highlight w:val="lightGray"/>
        </w:rPr>
        <w:t xml:space="preserve"> name="addressPrinted" value="true" scope="page"/&gt;</w:t>
      </w:r>
    </w:p>
    <w:p w14:paraId="6B83AC40"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isminiaddressp</w:t>
      </w:r>
      <w:proofErr w:type="gramEnd"/>
      <w:r w:rsidRPr="004717EA">
        <w:rPr>
          <w:rFonts w:ascii="Candara" w:hAnsi="Candara" w:cs="Consolas"/>
          <w:i/>
          <w:sz w:val="20"/>
          <w:szCs w:val="20"/>
          <w:highlight w:val="lightGray"/>
        </w:rPr>
        <w:t>_address="${Order.billingAddress}"/&gt;</w:t>
      </w:r>
    </w:p>
    <w:p w14:paraId="3573FD0D"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14:paraId="3DBFA17B" w14:textId="77777777"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14:paraId="7BA2C9A4" w14:textId="77777777"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14:paraId="2F1E903D" w14:textId="77777777" w:rsidR="007759AC" w:rsidRDefault="007759AC" w:rsidP="00D7721A">
      <w:pPr>
        <w:pStyle w:val="ListParagraph"/>
        <w:ind w:left="1440"/>
        <w:rPr>
          <w:b/>
        </w:rPr>
      </w:pPr>
      <w:r w:rsidRPr="00FE326A">
        <w:rPr>
          <w:b/>
        </w:rPr>
        <w:t>--------------------------------------------------------------------------------------------//END</w:t>
      </w:r>
    </w:p>
    <w:p w14:paraId="42905125" w14:textId="77777777" w:rsidR="0008656B" w:rsidRDefault="0008656B" w:rsidP="00D7721A">
      <w:pPr>
        <w:pStyle w:val="ListParagraph"/>
        <w:ind w:left="1440"/>
        <w:rPr>
          <w:b/>
        </w:rPr>
      </w:pPr>
    </w:p>
    <w:p w14:paraId="3585E23E" w14:textId="77777777" w:rsidR="0008656B" w:rsidRDefault="0008656B" w:rsidP="0008656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14:paraId="6C452A48"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&gt;&lt;isprint value="${dw.order.PaymentMgr.getPaymentMethod(paymentInstr.paymentMethod).name}" /&gt;&lt;/div&gt;</w:t>
      </w:r>
    </w:p>
    <w:p w14:paraId="3473EA1E"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isif</w:t>
      </w:r>
      <w:proofErr w:type="gramEnd"/>
      <w:r w:rsidRPr="0008656B">
        <w:rPr>
          <w:rFonts w:ascii="Candara" w:hAnsi="Candara" w:cs="Consolas"/>
          <w:i/>
          <w:color w:val="FF0000"/>
          <w:sz w:val="20"/>
          <w:szCs w:val="20"/>
        </w:rPr>
        <w:t xml:space="preserve"> condition="${dw.order.PaymentInstrument.METHOD_GIFT_CERTIFICATE.equals(paymentInstr.paymentMethod)}"&gt;&lt;isprint value="${paymentInstr.maskedGiftCertificateCode}"/&gt;&lt;br /&gt;</w:t>
      </w:r>
    </w:p>
    <w:p w14:paraId="5DE95258" w14:textId="77777777" w:rsidR="001F6FB3"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14:paraId="5B08E4D1" w14:textId="77777777" w:rsidR="001F6FB3"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lastRenderedPageBreak/>
        <w:t>&lt;</w:t>
      </w:r>
      <w:proofErr w:type="gramStart"/>
      <w:r w:rsidRPr="0008656B">
        <w:rPr>
          <w:rFonts w:ascii="Candara" w:hAnsi="Candara" w:cs="Consolas"/>
          <w:i/>
          <w:color w:val="FF0000"/>
          <w:sz w:val="20"/>
          <w:szCs w:val="20"/>
        </w:rPr>
        <w:t>isminicreditcardp</w:t>
      </w:r>
      <w:proofErr w:type="gramEnd"/>
      <w:r w:rsidRPr="0008656B">
        <w:rPr>
          <w:rFonts w:ascii="Candara" w:hAnsi="Candara" w:cs="Consolas"/>
          <w:i/>
          <w:color w:val="FF0000"/>
          <w:sz w:val="20"/>
          <w:szCs w:val="20"/>
        </w:rPr>
        <w:t>_card="${paymentInstr}" p_</w:t>
      </w:r>
      <w:r w:rsidR="001F6FB3">
        <w:rPr>
          <w:rFonts w:ascii="Candara" w:hAnsi="Candara" w:cs="Consolas"/>
          <w:i/>
          <w:color w:val="FF0000"/>
          <w:sz w:val="20"/>
          <w:szCs w:val="20"/>
        </w:rPr>
        <w:t>show_expiration="${false}"/&gt;</w:t>
      </w:r>
    </w:p>
    <w:p w14:paraId="7F3F0083" w14:textId="77777777"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14:paraId="2F039295" w14:textId="77777777" w:rsidR="0008656B"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span</w:t>
      </w:r>
      <w:proofErr w:type="gramEnd"/>
      <w:r w:rsidRPr="0008656B">
        <w:rPr>
          <w:rFonts w:ascii="Candara" w:hAnsi="Candara" w:cs="Consolas"/>
          <w:i/>
          <w:color w:val="FF0000"/>
          <w:sz w:val="20"/>
          <w:szCs w:val="20"/>
        </w:rPr>
        <w:t xml:space="preserve"> class="value"&gt;&lt;isprint value="${paymentInstr.paymentTransaction.amount}"/&gt;&lt;/span&gt;</w:t>
      </w:r>
    </w:p>
    <w:p w14:paraId="371B34AC" w14:textId="77777777" w:rsidR="0008656B" w:rsidRPr="0008656B" w:rsidRDefault="0008656B" w:rsidP="001F6FB3">
      <w:pPr>
        <w:autoSpaceDE w:val="0"/>
        <w:autoSpaceDN w:val="0"/>
        <w:adjustRightInd w:val="0"/>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END: payment-amount --&gt;</w:t>
      </w:r>
    </w:p>
    <w:p w14:paraId="29C07C75" w14:textId="77777777" w:rsidR="0008656B" w:rsidRPr="00E35027" w:rsidRDefault="0008656B" w:rsidP="0008656B">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14:paraId="58736367" w14:textId="77777777" w:rsidR="0008656B" w:rsidRPr="00FE326A" w:rsidRDefault="0008656B" w:rsidP="0008656B">
      <w:pPr>
        <w:tabs>
          <w:tab w:val="left" w:pos="7200"/>
          <w:tab w:val="left" w:pos="7290"/>
          <w:tab w:val="left" w:pos="7560"/>
          <w:tab w:val="left" w:pos="7650"/>
        </w:tabs>
        <w:ind w:left="720" w:firstLine="720"/>
        <w:rPr>
          <w:b/>
        </w:rPr>
      </w:pPr>
      <w:r w:rsidRPr="00FE326A">
        <w:rPr>
          <w:b/>
        </w:rPr>
        <w:t>//BEGIN-----------------------------------------------------------</w:t>
      </w:r>
      <w:r>
        <w:rPr>
          <w:b/>
        </w:rPr>
        <w:t>----------------------</w:t>
      </w:r>
    </w:p>
    <w:p w14:paraId="5DB94A85" w14:textId="77777777" w:rsidR="0008656B" w:rsidRPr="001F6FB3" w:rsidRDefault="0008656B" w:rsidP="0008656B">
      <w:pPr>
        <w:pStyle w:val="ListParagraph"/>
        <w:ind w:left="1440"/>
        <w:rPr>
          <w:rFonts w:ascii="Candara" w:hAnsi="Candara" w:cs="Consolas"/>
          <w:i/>
          <w:sz w:val="20"/>
          <w:szCs w:val="20"/>
          <w:highlight w:val="lightGray"/>
        </w:rPr>
      </w:pPr>
      <w:r w:rsidRPr="00D7721A">
        <w:rPr>
          <w:rFonts w:ascii="Candara" w:hAnsi="Candara" w:cs="Consolas"/>
          <w:i/>
          <w:sz w:val="20"/>
          <w:szCs w:val="20"/>
        </w:rPr>
        <w:tab/>
      </w:r>
    </w:p>
    <w:p w14:paraId="286CC3EF" w14:textId="77777777"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isif</w:t>
      </w:r>
      <w:proofErr w:type="gramEnd"/>
      <w:r w:rsidRPr="001F6FB3">
        <w:rPr>
          <w:rFonts w:ascii="Candara" w:hAnsi="Candara" w:cs="Consolas"/>
          <w:i/>
          <w:sz w:val="20"/>
          <w:szCs w:val="20"/>
          <w:highlight w:val="lightGray"/>
        </w:rPr>
        <w:t xml:space="preserve">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14:paraId="6FA565B6"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&gt;&lt;img alt="Payment_mark_small" src="${dw.system.Site.current.getCustomPreferenceValue('VmeAcceptLogo')}"&gt;&lt;/div&gt;</w:t>
      </w:r>
    </w:p>
    <w:p w14:paraId="373BF8AB"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iselse</w:t>
      </w:r>
      <w:proofErr w:type="gramEnd"/>
      <w:r w:rsidRPr="001F6FB3">
        <w:rPr>
          <w:rFonts w:ascii="Candara" w:hAnsi="Candara" w:cs="Consolas"/>
          <w:i/>
          <w:sz w:val="20"/>
          <w:szCs w:val="20"/>
          <w:highlight w:val="lightGray"/>
        </w:rPr>
        <w:t>/&gt;</w:t>
      </w:r>
    </w:p>
    <w:p w14:paraId="12BF9436"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&gt;&lt;isprint value="${dw.order.PaymentMgr.getPaymentMethod(paymentInstr.paymentMethod).name}" /&gt;&lt;/div&gt;</w:t>
      </w:r>
    </w:p>
    <w:p w14:paraId="5AA59828"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isif</w:t>
      </w:r>
      <w:proofErr w:type="gramEnd"/>
      <w:r w:rsidRPr="001F6FB3">
        <w:rPr>
          <w:rFonts w:ascii="Candara" w:hAnsi="Candara" w:cs="Consolas"/>
          <w:i/>
          <w:sz w:val="20"/>
          <w:szCs w:val="20"/>
          <w:highlight w:val="lightGray"/>
        </w:rPr>
        <w:t xml:space="preserve"> condition="${dw.order.PaymentInstrument.METHOD_GIFT_CERTIFICATE.equals(paymentInstr.paymentMethod)}"&gt;</w:t>
      </w:r>
    </w:p>
    <w:p w14:paraId="1DCB2DBF"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isprint</w:t>
      </w:r>
      <w:proofErr w:type="gramEnd"/>
      <w:r w:rsidRPr="001F6FB3">
        <w:rPr>
          <w:rFonts w:ascii="Candara" w:hAnsi="Candara" w:cs="Consolas"/>
          <w:i/>
          <w:sz w:val="20"/>
          <w:szCs w:val="20"/>
          <w:highlight w:val="lightGray"/>
        </w:rPr>
        <w:t xml:space="preserve"> value="${paymentInstr.maskedGiftCertificateCode}"/&gt;&lt;br /&gt;</w:t>
      </w:r>
    </w:p>
    <w:p w14:paraId="16A6AB7E"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14:paraId="130DAF9B" w14:textId="77777777"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isminicreditcardp</w:t>
      </w:r>
      <w:proofErr w:type="gramEnd"/>
      <w:r w:rsidRPr="001F6FB3">
        <w:rPr>
          <w:rFonts w:ascii="Candara" w:hAnsi="Candara" w:cs="Consolas"/>
          <w:i/>
          <w:sz w:val="20"/>
          <w:szCs w:val="20"/>
          <w:highlight w:val="lightGray"/>
        </w:rPr>
        <w:t>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14:paraId="0F1694F1" w14:textId="77777777" w:rsidR="0008656B" w:rsidRPr="001F6FB3" w:rsidRDefault="0008656B" w:rsidP="001F6FB3">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14:paraId="705CADE6"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span</w:t>
      </w:r>
      <w:proofErr w:type="gramEnd"/>
      <w:r w:rsidRPr="001F6FB3">
        <w:rPr>
          <w:rFonts w:ascii="Candara" w:hAnsi="Candara" w:cs="Consolas"/>
          <w:i/>
          <w:sz w:val="20"/>
          <w:szCs w:val="20"/>
          <w:highlight w:val="lightGray"/>
        </w:rPr>
        <w:t xml:space="preserve"> class="value"&gt;&lt;isprint value="${paymentInstr.paymentTransaction.amount}"/&gt;&lt;/span&gt;</w:t>
      </w:r>
    </w:p>
    <w:p w14:paraId="2E885448" w14:textId="77777777"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END: payment-amount --&gt;</w:t>
      </w:r>
    </w:p>
    <w:p w14:paraId="3F160E38" w14:textId="77777777" w:rsidR="0008656B" w:rsidRPr="00EB72C1" w:rsidRDefault="0008656B" w:rsidP="0008656B">
      <w:pPr>
        <w:pStyle w:val="ListParagraph"/>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14:paraId="4C2C5FCC" w14:textId="77777777" w:rsidR="0008656B" w:rsidRPr="00D7721A" w:rsidRDefault="0008656B" w:rsidP="0008656B">
      <w:pPr>
        <w:pStyle w:val="ListParagraph"/>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14:paraId="5D63ECB3" w14:textId="77777777" w:rsidR="0008656B" w:rsidRDefault="0008656B" w:rsidP="0008656B">
      <w:pPr>
        <w:pStyle w:val="ListParagraph"/>
        <w:ind w:left="1440"/>
        <w:rPr>
          <w:b/>
        </w:rPr>
      </w:pPr>
      <w:r w:rsidRPr="00FE326A">
        <w:rPr>
          <w:b/>
        </w:rPr>
        <w:t>--------------------------------------------------------------------------------------------//END</w:t>
      </w:r>
    </w:p>
    <w:p w14:paraId="5D7C75D4" w14:textId="77777777" w:rsidR="0008656B" w:rsidRDefault="0008656B" w:rsidP="00D7721A">
      <w:pPr>
        <w:pStyle w:val="ListParagraph"/>
        <w:ind w:left="1440"/>
        <w:rPr>
          <w:b/>
        </w:rPr>
      </w:pPr>
    </w:p>
    <w:p w14:paraId="0AC127F3" w14:textId="77777777" w:rsidR="0044424E" w:rsidRDefault="0044424E" w:rsidP="00D7721A">
      <w:pPr>
        <w:pStyle w:val="ListParagraph"/>
        <w:ind w:left="1440"/>
        <w:rPr>
          <w:b/>
        </w:rPr>
      </w:pPr>
    </w:p>
    <w:p w14:paraId="2F265844" w14:textId="77777777" w:rsidR="0044424E" w:rsidRDefault="0044424E" w:rsidP="00D7721A">
      <w:pPr>
        <w:pStyle w:val="ListParagraph"/>
        <w:ind w:left="1440"/>
        <w:rPr>
          <w:b/>
        </w:rPr>
      </w:pPr>
    </w:p>
    <w:p w14:paraId="6D14EB03" w14:textId="77777777" w:rsidR="0044424E" w:rsidRDefault="0044424E" w:rsidP="00D7721A">
      <w:pPr>
        <w:pStyle w:val="ListParagraph"/>
        <w:ind w:left="1440"/>
        <w:rPr>
          <w:b/>
        </w:rPr>
      </w:pPr>
    </w:p>
    <w:p w14:paraId="5688C8C6" w14:textId="77777777" w:rsidR="0044424E" w:rsidRDefault="0044424E" w:rsidP="00D7721A">
      <w:pPr>
        <w:pStyle w:val="ListParagraph"/>
        <w:ind w:left="1440"/>
        <w:rPr>
          <w:b/>
        </w:rPr>
      </w:pPr>
    </w:p>
    <w:p w14:paraId="588B4957" w14:textId="77777777" w:rsidR="0044424E" w:rsidRDefault="0044424E" w:rsidP="0044424E">
      <w:pPr>
        <w:rPr>
          <w:b/>
        </w:rPr>
      </w:pPr>
    </w:p>
    <w:p w14:paraId="728980A5" w14:textId="77777777" w:rsidR="007759AC" w:rsidRDefault="007759AC" w:rsidP="007759AC">
      <w:pPr>
        <w:pStyle w:val="ListParagraph"/>
        <w:ind w:left="1440"/>
        <w:rPr>
          <w:b/>
        </w:rPr>
      </w:pPr>
    </w:p>
    <w:p w14:paraId="20192551" w14:textId="77777777" w:rsidR="007759AC" w:rsidRPr="00CA0EA1" w:rsidRDefault="007759AC" w:rsidP="009D2C87">
      <w:pPr>
        <w:pStyle w:val="BodyText"/>
      </w:pPr>
      <w:bookmarkStart w:id="90" w:name="_Toc351569240"/>
      <w:r w:rsidRPr="00CA0EA1">
        <w:t>Step3: Enable V.me Payment Flow on Payment Page</w:t>
      </w:r>
      <w:bookmarkEnd w:id="90"/>
    </w:p>
    <w:p w14:paraId="7FB95323" w14:textId="77777777" w:rsidR="007759AC" w:rsidRDefault="007759AC" w:rsidP="007759AC">
      <w:pPr>
        <w:pStyle w:val="ListParagraph"/>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14:paraId="03B76732" w14:textId="77777777" w:rsidR="007759AC" w:rsidRDefault="007759AC" w:rsidP="003E39D1"/>
    <w:p w14:paraId="2DFE97D9" w14:textId="77777777" w:rsidR="007759AC" w:rsidRPr="0060501C" w:rsidRDefault="007759AC" w:rsidP="00B6458B">
      <w:pPr>
        <w:pStyle w:val="ListParagraph"/>
        <w:numPr>
          <w:ilvl w:val="0"/>
          <w:numId w:val="36"/>
        </w:numPr>
        <w:rPr>
          <w:b/>
        </w:rPr>
      </w:pPr>
      <w:proofErr w:type="gramStart"/>
      <w:r>
        <w:rPr>
          <w:b/>
        </w:rPr>
        <w:t>billing</w:t>
      </w:r>
      <w:r w:rsidRPr="0060501C">
        <w:rPr>
          <w:b/>
        </w:rPr>
        <w:t>.isml</w:t>
      </w:r>
      <w:proofErr w:type="gramEnd"/>
    </w:p>
    <w:p w14:paraId="1B141988"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6D2424A2" w14:textId="77777777" w:rsidR="007759AC" w:rsidRPr="0060501C" w:rsidRDefault="007759AC" w:rsidP="007759AC">
      <w:pPr>
        <w:pStyle w:val="ListParagraph"/>
        <w:ind w:left="1080"/>
      </w:pPr>
      <w:proofErr w:type="gramStart"/>
      <w:r w:rsidRPr="003364B7">
        <w:t>billing</w:t>
      </w:r>
      <w:proofErr w:type="gramEnd"/>
      <w:r w:rsidRPr="0060501C">
        <w:t>_sample.isml</w:t>
      </w:r>
    </w:p>
    <w:p w14:paraId="1E9E5DD4"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3C8254F9" w14:textId="77777777"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14:paraId="6F02AED1"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fieldset</w:t>
      </w:r>
      <w:proofErr w:type="gramEnd"/>
      <w:r w:rsidRPr="007759AC">
        <w:rPr>
          <w:rFonts w:ascii="Candara" w:hAnsi="Candara" w:cs="Consolas"/>
          <w:i/>
          <w:color w:val="FF0000"/>
          <w:sz w:val="20"/>
          <w:szCs w:val="20"/>
          <w:highlight w:val="lightGray"/>
        </w:rPr>
        <w:t>&gt;</w:t>
      </w:r>
    </w:p>
    <w:p w14:paraId="54F98A60" w14:textId="77777777" w:rsidR="007759AC" w:rsidRDefault="007759AC" w:rsidP="007759AC">
      <w:pPr>
        <w:rPr>
          <w:rFonts w:ascii="Times New Roman" w:hAnsi="Times New Roman" w:cs="Times New Roman"/>
        </w:rPr>
      </w:pPr>
    </w:p>
    <w:p w14:paraId="043E67DC" w14:textId="77777777"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14:paraId="6923145F"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01D17C3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iscomment</w:t>
      </w:r>
      <w:proofErr w:type="gramEnd"/>
      <w:r w:rsidRPr="007759AC">
        <w:rPr>
          <w:rFonts w:ascii="Candara" w:hAnsi="Candara" w:cs="Consolas"/>
          <w:i/>
          <w:sz w:val="20"/>
          <w:szCs w:val="20"/>
          <w:highlight w:val="lightGray"/>
        </w:rPr>
        <w:t>&gt;block of code to display V.me logo with description&lt;/iscomment&gt;</w:t>
      </w:r>
      <w:r w:rsidRPr="007759AC">
        <w:rPr>
          <w:rFonts w:ascii="Candara" w:hAnsi="Candara" w:cs="Consolas"/>
          <w:i/>
          <w:sz w:val="20"/>
          <w:szCs w:val="20"/>
          <w:highlight w:val="lightGray"/>
        </w:rPr>
        <w:tab/>
      </w:r>
    </w:p>
    <w:p w14:paraId="5C9745E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gramStart"/>
      <w:r w:rsidRPr="007759AC">
        <w:rPr>
          <w:rFonts w:ascii="Candara" w:hAnsi="Candara" w:cs="Consolas"/>
          <w:i/>
          <w:sz w:val="20"/>
          <w:szCs w:val="20"/>
          <w:highlight w:val="lightGray"/>
        </w:rPr>
        <w:t>isif</w:t>
      </w:r>
      <w:proofErr w:type="gramEnd"/>
      <w:r w:rsidRPr="007759AC">
        <w:rPr>
          <w:rFonts w:ascii="Candara" w:hAnsi="Candara" w:cs="Consolas"/>
          <w:i/>
          <w:sz w:val="20"/>
          <w:szCs w:val="20"/>
          <w:highlight w:val="lightGray"/>
        </w:rPr>
        <w:t xml:space="preserve"> condition="${pdict.CurrentForms.billing.paymentMethods.selectedPaymentMethodID.value==</w:t>
      </w:r>
    </w:p>
    <w:p w14:paraId="3261E61F"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14:paraId="70C6020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id="vme-legend"&gt;</w:t>
      </w:r>
    </w:p>
    <w:p w14:paraId="77480341"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14:paraId="20B1D09F"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14:paraId="609D2EE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14:paraId="091DA7F8"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14:paraId="51C18A38"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class="details"&gt;</w:t>
      </w:r>
    </w:p>
    <w:p w14:paraId="08E057DF" w14:textId="77777777"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img</w:t>
      </w:r>
      <w:proofErr w:type="gramEnd"/>
      <w:r w:rsidRPr="007759AC">
        <w:rPr>
          <w:rFonts w:ascii="Candara" w:hAnsi="Candara" w:cs="Consolas"/>
          <w:i/>
          <w:sz w:val="20"/>
          <w:szCs w:val="20"/>
          <w:highlight w:val="lightGray"/>
        </w:rPr>
        <w:t xml:space="preserve"> alt="Payment_mark_small" src="${dw.system.Site.current.getCustomPreferenceValue('VmeAcceptLogo')}"&gt;</w:t>
      </w:r>
    </w:p>
    <w:p w14:paraId="2197AB1A"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528BDAE9"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14:paraId="5A5A0E02"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4BD85C1C"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14:paraId="465281E7"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14:paraId="664E4BB0" w14:textId="77777777"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fieldset</w:t>
      </w:r>
      <w:proofErr w:type="gramEnd"/>
      <w:r w:rsidRPr="007759AC">
        <w:rPr>
          <w:rFonts w:ascii="Candara" w:hAnsi="Candara" w:cs="Consolas"/>
          <w:i/>
          <w:sz w:val="20"/>
          <w:szCs w:val="20"/>
          <w:highlight w:val="lightGray"/>
        </w:rPr>
        <w:t xml:space="preserve"> id="billing-form"&gt;</w:t>
      </w:r>
    </w:p>
    <w:p w14:paraId="64BA97CB" w14:textId="77777777" w:rsidR="007759AC"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655E466C" w14:textId="77777777" w:rsidR="007759AC" w:rsidRPr="009B00BC" w:rsidRDefault="007759AC" w:rsidP="007759AC">
      <w:pPr>
        <w:ind w:left="720" w:firstLine="720"/>
        <w:rPr>
          <w:rFonts w:ascii="Times New Roman" w:hAnsi="Times New Roman" w:cs="Times New Roman"/>
        </w:rPr>
      </w:pPr>
    </w:p>
    <w:p w14:paraId="6CC08ADA" w14:textId="77777777"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14:paraId="319BC36F" w14:textId="77777777"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div</w:t>
      </w:r>
      <w:proofErr w:type="gramEnd"/>
      <w:r w:rsidRPr="007759AC">
        <w:rPr>
          <w:rFonts w:ascii="Candara" w:hAnsi="Candara" w:cs="Consolas"/>
          <w:i/>
          <w:color w:val="FF0000"/>
          <w:sz w:val="20"/>
          <w:szCs w:val="20"/>
          <w:highlight w:val="lightGray"/>
        </w:rPr>
        <w:t xml:space="preserve"> class="form-row form-row-button"&gt;</w:t>
      </w:r>
    </w:p>
    <w:p w14:paraId="3FA54514" w14:textId="77777777"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14:paraId="4257DC3E" w14:textId="77777777" w:rsidR="007759AC" w:rsidRPr="0043165B" w:rsidRDefault="007759AC" w:rsidP="007759AC">
      <w:pPr>
        <w:pStyle w:val="ListParagraph"/>
        <w:ind w:left="1080" w:firstLine="360"/>
        <w:rPr>
          <w:b/>
        </w:rPr>
      </w:pPr>
      <w:r w:rsidRPr="00FE326A">
        <w:rPr>
          <w:b/>
        </w:rPr>
        <w:t>//BEGIN--------------------------------------------------------------------------</w:t>
      </w:r>
      <w:r>
        <w:rPr>
          <w:b/>
        </w:rPr>
        <w:t>----</w:t>
      </w:r>
    </w:p>
    <w:p w14:paraId="3FA91768" w14:textId="77777777" w:rsidR="007759AC" w:rsidRPr="00360FB8" w:rsidRDefault="007759AC" w:rsidP="007759AC">
      <w:pPr>
        <w:autoSpaceDE w:val="0"/>
        <w:autoSpaceDN w:val="0"/>
        <w:adjustRightInd w:val="0"/>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class="form-row form-row-button" id="continue-button"&gt;</w:t>
      </w:r>
    </w:p>
    <w:p w14:paraId="54F3C54D" w14:textId="77777777" w:rsidR="007759AC" w:rsidRDefault="007759AC" w:rsidP="007759AC">
      <w:pPr>
        <w:ind w:left="720" w:firstLine="720"/>
        <w:rPr>
          <w:b/>
        </w:rPr>
      </w:pPr>
      <w:r w:rsidRPr="00FE326A">
        <w:rPr>
          <w:b/>
        </w:rPr>
        <w:t>-----------------------------------------------------------------------------</w:t>
      </w:r>
      <w:r>
        <w:rPr>
          <w:b/>
        </w:rPr>
        <w:t>------</w:t>
      </w:r>
      <w:r w:rsidRPr="00FE326A">
        <w:rPr>
          <w:b/>
        </w:rPr>
        <w:t>//END</w:t>
      </w:r>
    </w:p>
    <w:p w14:paraId="26E4F09E" w14:textId="77777777" w:rsidR="007759AC" w:rsidRDefault="007759AC" w:rsidP="007759AC">
      <w:pPr>
        <w:ind w:left="720" w:firstLine="720"/>
        <w:rPr>
          <w:b/>
        </w:rPr>
      </w:pPr>
    </w:p>
    <w:p w14:paraId="37EFA87A" w14:textId="77777777" w:rsidR="007759AC" w:rsidRDefault="007759AC" w:rsidP="007759AC">
      <w:pPr>
        <w:pStyle w:val="ListParagraph"/>
        <w:ind w:left="1080"/>
      </w:pPr>
    </w:p>
    <w:p w14:paraId="001F2A50" w14:textId="77777777" w:rsidR="007759AC" w:rsidRPr="0060501C" w:rsidRDefault="007759AC" w:rsidP="00B6458B">
      <w:pPr>
        <w:pStyle w:val="ListParagraph"/>
        <w:numPr>
          <w:ilvl w:val="0"/>
          <w:numId w:val="36"/>
        </w:numPr>
        <w:rPr>
          <w:b/>
        </w:rPr>
      </w:pPr>
      <w:proofErr w:type="gramStart"/>
      <w:r>
        <w:rPr>
          <w:b/>
        </w:rPr>
        <w:t>paymentmethods</w:t>
      </w:r>
      <w:r w:rsidRPr="0060501C">
        <w:rPr>
          <w:b/>
        </w:rPr>
        <w:t>.isml</w:t>
      </w:r>
      <w:proofErr w:type="gramEnd"/>
    </w:p>
    <w:p w14:paraId="46A6F84F"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0E90BFDA" w14:textId="77777777" w:rsidR="007759AC" w:rsidRPr="0060501C" w:rsidRDefault="007759AC" w:rsidP="007759AC">
      <w:pPr>
        <w:pStyle w:val="ListParagraph"/>
        <w:ind w:left="1080"/>
      </w:pPr>
      <w:proofErr w:type="gramStart"/>
      <w:r w:rsidRPr="00563B59">
        <w:t>paymentmethods</w:t>
      </w:r>
      <w:proofErr w:type="gramEnd"/>
      <w:r w:rsidRPr="0060501C">
        <w:t>_sample.isml</w:t>
      </w:r>
    </w:p>
    <w:p w14:paraId="621CC531"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04C5CF15" w14:textId="77777777" w:rsidR="007759AC" w:rsidRPr="00563B59" w:rsidRDefault="007759AC" w:rsidP="00B6458B">
      <w:pPr>
        <w:pStyle w:val="ListParagraph"/>
        <w:numPr>
          <w:ilvl w:val="0"/>
          <w:numId w:val="48"/>
        </w:numPr>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14:paraId="33A609C8" w14:textId="77777777" w:rsidR="007759AC" w:rsidRDefault="007759AC" w:rsidP="007759AC">
      <w:pPr>
        <w:pStyle w:val="ListParagraph"/>
        <w:ind w:left="1440"/>
        <w:rPr>
          <w:rFonts w:ascii="Times New Roman" w:hAnsi="Times New Roman" w:cs="Times New Roman"/>
        </w:rPr>
      </w:pPr>
    </w:p>
    <w:p w14:paraId="03D21D7E"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2EC22A77"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 xml:space="preserve"> id="PaymentMethod_VISA_VME" class="payment-method &lt;isif condition="${!empty(pdict.selectedPaymentID) &amp;&amp;</w:t>
      </w:r>
    </w:p>
    <w:p w14:paraId="69E3D9D7" w14:textId="77777777" w:rsidR="007759AC" w:rsidRPr="007759AC" w:rsidRDefault="007759AC" w:rsidP="007759AC">
      <w:pPr>
        <w:pStyle w:val="ListParagraph"/>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pdict.selectedPaymentID</w:t>
      </w:r>
      <w:proofErr w:type="gramEnd"/>
      <w:r w:rsidRPr="007759AC">
        <w:rPr>
          <w:rFonts w:ascii="Candara" w:hAnsi="Candara" w:cs="Consolas"/>
          <w:i/>
          <w:sz w:val="20"/>
          <w:szCs w:val="20"/>
          <w:highlight w:val="lightGray"/>
        </w:rPr>
        <w:t>=='VISA_VME'}"&gt;payment-method-expanded&lt;/isif&gt;"&gt;</w:t>
      </w:r>
    </w:p>
    <w:p w14:paraId="6528F94D"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isvisaBuycollect</w:t>
      </w:r>
      <w:proofErr w:type="gramEnd"/>
      <w:r w:rsidRPr="007759AC">
        <w:rPr>
          <w:rFonts w:ascii="Candara" w:hAnsi="Candara" w:cs="Consolas"/>
          <w:i/>
          <w:sz w:val="20"/>
          <w:szCs w:val="20"/>
          <w:highlight w:val="lightGray"/>
        </w:rPr>
        <w:t>_shipping="false" callback="vmeWidgetUIEventHandler" /&gt;</w:t>
      </w:r>
    </w:p>
    <w:p w14:paraId="6FF0E3E6"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14:paraId="0763E219" w14:textId="77777777"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1DE59028" w14:textId="77777777" w:rsidR="007759AC" w:rsidRPr="0060501C" w:rsidRDefault="007759AC" w:rsidP="00B6458B">
      <w:pPr>
        <w:pStyle w:val="ListParagraph"/>
        <w:numPr>
          <w:ilvl w:val="0"/>
          <w:numId w:val="36"/>
        </w:numPr>
        <w:rPr>
          <w:b/>
        </w:rPr>
      </w:pPr>
      <w:proofErr w:type="gramStart"/>
      <w:r w:rsidRPr="007005C5">
        <w:rPr>
          <w:b/>
        </w:rPr>
        <w:t>app</w:t>
      </w:r>
      <w:r w:rsidRPr="0060501C">
        <w:rPr>
          <w:b/>
        </w:rPr>
        <w:t>.</w:t>
      </w:r>
      <w:r>
        <w:rPr>
          <w:b/>
        </w:rPr>
        <w:t>js</w:t>
      </w:r>
      <w:proofErr w:type="gramEnd"/>
    </w:p>
    <w:p w14:paraId="0AD8156B" w14:textId="77777777"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14:paraId="1EBA56E8" w14:textId="77777777" w:rsidR="007759AC" w:rsidRPr="00220D75" w:rsidRDefault="007759AC" w:rsidP="007759AC">
      <w:pPr>
        <w:pStyle w:val="ListParagraph"/>
        <w:ind w:left="1080"/>
        <w:rPr>
          <w:rFonts w:ascii="Times New Roman" w:hAnsi="Times New Roman" w:cs="Times New Roman"/>
          <w:b/>
        </w:rPr>
      </w:pPr>
      <w:proofErr w:type="gramStart"/>
      <w:r>
        <w:t>app</w:t>
      </w:r>
      <w:proofErr w:type="gramEnd"/>
      <w:r w:rsidRPr="007731A3">
        <w:t xml:space="preserve"> _</w:t>
      </w:r>
      <w:r>
        <w:t xml:space="preserve">sample.js </w:t>
      </w:r>
    </w:p>
    <w:p w14:paraId="6DA4BC20" w14:textId="77777777"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14:paraId="63D1FA27" w14:textId="77777777"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gramStart"/>
      <w:r w:rsidRPr="00220D75">
        <w:rPr>
          <w:rFonts w:ascii="Times New Roman" w:hAnsi="Times New Roman" w:cs="Times New Roman"/>
        </w:rPr>
        <w:t>changePaymentMethod(</w:t>
      </w:r>
      <w:proofErr w:type="gramEnd"/>
      <w:r w:rsidRPr="00220D75">
        <w:rPr>
          <w:rFonts w:ascii="Times New Roman" w:hAnsi="Times New Roman" w:cs="Times New Roman"/>
        </w:rPr>
        <w:t>paymentMethodID) after line pmc.addClass("payment-method-expanded")</w:t>
      </w:r>
    </w:p>
    <w:p w14:paraId="0976A4FB" w14:textId="77777777" w:rsidR="007759AC" w:rsidRPr="00220D75" w:rsidRDefault="007759AC" w:rsidP="007759AC">
      <w:pPr>
        <w:pStyle w:val="ListParagraph"/>
        <w:ind w:left="1440"/>
        <w:rPr>
          <w:rFonts w:ascii="Times New Roman" w:hAnsi="Times New Roman" w:cs="Times New Roman"/>
        </w:rPr>
      </w:pPr>
    </w:p>
    <w:p w14:paraId="27A3D97F" w14:textId="77777777" w:rsidR="007759AC" w:rsidRPr="00FE326A" w:rsidRDefault="007759AC" w:rsidP="007759AC">
      <w:pPr>
        <w:pStyle w:val="ListParagraph"/>
        <w:tabs>
          <w:tab w:val="left" w:pos="7560"/>
          <w:tab w:val="left" w:pos="7650"/>
        </w:tabs>
        <w:ind w:left="1080" w:firstLine="360"/>
        <w:rPr>
          <w:b/>
        </w:rPr>
      </w:pPr>
      <w:r w:rsidRPr="00FE326A">
        <w:rPr>
          <w:b/>
        </w:rPr>
        <w:lastRenderedPageBreak/>
        <w:t>//BEGIN----------------------------------------------------------</w:t>
      </w:r>
      <w:r>
        <w:rPr>
          <w:b/>
        </w:rPr>
        <w:t>-----------------------</w:t>
      </w:r>
    </w:p>
    <w:p w14:paraId="53DBAC56"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("#billing-form").show();</w:t>
      </w:r>
    </w:p>
    <w:p w14:paraId="2D6F38DC"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("#continue-button").show();</w:t>
      </w:r>
    </w:p>
    <w:p w14:paraId="1EE50CB1"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("#vme-continue-button").hide();</w:t>
      </w:r>
    </w:p>
    <w:p w14:paraId="5424A1B0"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("#vme-legend").hide();</w:t>
      </w:r>
    </w:p>
    <w:p w14:paraId="1C5BD068" w14:textId="77777777" w:rsidR="007759AC" w:rsidRDefault="007759AC" w:rsidP="007759AC">
      <w:pPr>
        <w:ind w:left="720" w:firstLine="720"/>
        <w:rPr>
          <w:b/>
        </w:rPr>
      </w:pPr>
      <w:r w:rsidRPr="00FE326A">
        <w:rPr>
          <w:b/>
        </w:rPr>
        <w:t>-------------------------------------------------------------------------</w:t>
      </w:r>
      <w:r>
        <w:rPr>
          <w:b/>
        </w:rPr>
        <w:t>---------</w:t>
      </w:r>
      <w:r w:rsidRPr="00FE326A">
        <w:rPr>
          <w:b/>
        </w:rPr>
        <w:t>//END</w:t>
      </w:r>
    </w:p>
    <w:p w14:paraId="0956D5BD" w14:textId="77777777"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gramStart"/>
      <w:r w:rsidRPr="00220D75">
        <w:rPr>
          <w:rFonts w:ascii="Times New Roman" w:hAnsi="Times New Roman" w:cs="Times New Roman"/>
        </w:rPr>
        <w:t>changePaymentMethod(</w:t>
      </w:r>
      <w:proofErr w:type="gramEnd"/>
      <w:r w:rsidRPr="00220D75">
        <w:rPr>
          <w:rFonts w:ascii="Times New Roman" w:hAnsi="Times New Roman" w:cs="Times New Roman"/>
        </w:rPr>
        <w:t>paymentMethodID) after condition if (paymentMethodID</w:t>
      </w:r>
      <w:r>
        <w:rPr>
          <w:rFonts w:ascii="Times New Roman" w:hAnsi="Times New Roman" w:cs="Times New Roman"/>
        </w:rPr>
        <w:t>==</w:t>
      </w:r>
      <w:r w:rsidRPr="00220D75">
        <w:rPr>
          <w:rFonts w:ascii="Times New Roman" w:hAnsi="Times New Roman" w:cs="Times New Roman"/>
        </w:rPr>
        <w:t>"BML")</w:t>
      </w:r>
    </w:p>
    <w:p w14:paraId="635270BA" w14:textId="77777777" w:rsidR="007759AC" w:rsidRPr="00220D75" w:rsidRDefault="007759AC" w:rsidP="007759AC">
      <w:pPr>
        <w:pStyle w:val="ListParagraph"/>
        <w:ind w:left="1440"/>
        <w:rPr>
          <w:rFonts w:ascii="Times New Roman" w:hAnsi="Times New Roman" w:cs="Times New Roman"/>
        </w:rPr>
      </w:pPr>
    </w:p>
    <w:p w14:paraId="6CBB6AD5" w14:textId="77777777"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14:paraId="6CFE505B" w14:textId="77777777" w:rsidR="007759AC" w:rsidRPr="007759AC" w:rsidRDefault="007759AC" w:rsidP="007759AC">
      <w:pPr>
        <w:pStyle w:val="ListParagraph"/>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gramEnd"/>
      <w:r w:rsidRPr="007759AC">
        <w:rPr>
          <w:rFonts w:ascii="Candara" w:hAnsi="Candara" w:cs="Consolas"/>
          <w:i/>
          <w:sz w:val="20"/>
          <w:szCs w:val="20"/>
          <w:highlight w:val="lightGray"/>
        </w:rPr>
        <w:t>(paymentMethodID==="VISA_VME")</w:t>
      </w:r>
    </w:p>
    <w:p w14:paraId="735DB14F"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14:paraId="6C682672"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("#billing-form").hide();</w:t>
      </w:r>
    </w:p>
    <w:p w14:paraId="7297E244"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("#continue-button").hide();</w:t>
      </w:r>
    </w:p>
    <w:p w14:paraId="47D03879"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("#vme-continue-button").show();</w:t>
      </w:r>
    </w:p>
    <w:p w14:paraId="1A1357D8"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cache.checkoutForm.find</w:t>
      </w:r>
      <w:proofErr w:type="gramEnd"/>
      <w:r w:rsidRPr="007759AC">
        <w:rPr>
          <w:rFonts w:ascii="Candara" w:hAnsi="Candara" w:cs="Consolas"/>
          <w:i/>
          <w:sz w:val="20"/>
          <w:szCs w:val="20"/>
          <w:highlight w:val="lightGray"/>
        </w:rPr>
        <w:t>("#vme-legend").show();</w:t>
      </w:r>
    </w:p>
    <w:p w14:paraId="731DC3CB" w14:textId="77777777"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14:paraId="57ED4A24" w14:textId="77777777"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14:paraId="4542299C" w14:textId="77777777" w:rsidR="007759AC" w:rsidRPr="000F3722" w:rsidRDefault="007759AC" w:rsidP="009D2C87">
      <w:pPr>
        <w:pStyle w:val="BodyText"/>
      </w:pPr>
    </w:p>
    <w:p w14:paraId="16431A0B" w14:textId="77777777" w:rsidR="007759AC" w:rsidRPr="00F33DB0" w:rsidRDefault="007759AC" w:rsidP="007759AC">
      <w:pPr>
        <w:pStyle w:val="Heading3"/>
      </w:pPr>
      <w:bookmarkStart w:id="91" w:name="_Toc352582749"/>
      <w:bookmarkStart w:id="92" w:name="_Toc353399425"/>
      <w:bookmarkStart w:id="93" w:name="_Toc368651154"/>
      <w:bookmarkStart w:id="94" w:name="_Toc391039071"/>
      <w:r w:rsidRPr="00F33DB0">
        <w:t>Clickjacking Prevention</w:t>
      </w:r>
      <w:bookmarkEnd w:id="91"/>
      <w:bookmarkEnd w:id="92"/>
      <w:bookmarkEnd w:id="93"/>
      <w:bookmarkEnd w:id="94"/>
    </w:p>
    <w:p w14:paraId="274ADFB4" w14:textId="77777777" w:rsidR="007C28AF" w:rsidRDefault="007C28AF" w:rsidP="009D2C87">
      <w:pPr>
        <w:pStyle w:val="BodyText"/>
      </w:pPr>
      <w:bookmarkStart w:id="95" w:name="_Toc352582750"/>
    </w:p>
    <w:p w14:paraId="7E74CFB5" w14:textId="77777777" w:rsidR="007759AC" w:rsidRDefault="007759AC" w:rsidP="009D2C87">
      <w:pPr>
        <w:pStyle w:val="BodyText"/>
      </w:pPr>
      <w:r w:rsidRPr="00F33DB0">
        <w:t xml:space="preserve">What is </w:t>
      </w:r>
      <w:proofErr w:type="gramStart"/>
      <w:r w:rsidRPr="00F33DB0">
        <w:t>Clickjacking</w:t>
      </w:r>
      <w:bookmarkEnd w:id="95"/>
      <w:proofErr w:type="gramEnd"/>
    </w:p>
    <w:p w14:paraId="6251525B" w14:textId="77777777" w:rsidR="007C28AF" w:rsidRPr="00F33DB0" w:rsidRDefault="007C28AF" w:rsidP="009D2C87">
      <w:pPr>
        <w:pStyle w:val="BodyText"/>
      </w:pPr>
    </w:p>
    <w:p w14:paraId="64D153C9" w14:textId="77777777" w:rsidR="007759AC" w:rsidRDefault="007759AC" w:rsidP="007759AC">
      <w:pPr>
        <w:jc w:val="both"/>
        <w:rPr>
          <w:rFonts w:ascii="Times New Roman" w:hAnsi="Times New Roman" w:cs="Times New Roman"/>
        </w:rPr>
      </w:pPr>
      <w:r w:rsidRPr="001D7FEF">
        <w:rPr>
          <w:rFonts w:ascii="Times New Roman" w:hAnsi="Times New Roman" w:cs="Times New Roman"/>
        </w:rPr>
        <w:t>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14:paraId="4D8820FB" w14:textId="77777777" w:rsidR="007759AC" w:rsidRPr="00F33DB0" w:rsidRDefault="007759AC" w:rsidP="009D2C87">
      <w:pPr>
        <w:pStyle w:val="BodyText"/>
      </w:pPr>
      <w:bookmarkStart w:id="96" w:name="_Toc352582751"/>
      <w:r w:rsidRPr="00F33DB0">
        <w:t>Prevention</w:t>
      </w:r>
      <w:bookmarkEnd w:id="96"/>
    </w:p>
    <w:p w14:paraId="7A662AA7" w14:textId="77777777" w:rsidR="007759AC" w:rsidRDefault="007759AC" w:rsidP="007759AC">
      <w:pPr>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14:paraId="3C7F30F8" w14:textId="77777777" w:rsidR="007759AC" w:rsidRPr="001D7FEF" w:rsidRDefault="007759AC" w:rsidP="00B6458B">
      <w:pPr>
        <w:pStyle w:val="ListParagraph"/>
        <w:numPr>
          <w:ilvl w:val="0"/>
          <w:numId w:val="50"/>
        </w:numPr>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14:paraId="76866DEF"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14:paraId="1E3473D8"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&gt;</w:t>
      </w:r>
    </w:p>
    <w:p w14:paraId="5D4CEF6C"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6B89E6C9"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style</w:t>
      </w:r>
      <w:proofErr w:type="gramEnd"/>
      <w:r w:rsidRPr="007759AC">
        <w:rPr>
          <w:rFonts w:ascii="Candara" w:hAnsi="Candara" w:cs="Consolas"/>
          <w:i/>
          <w:color w:val="FF0000"/>
          <w:sz w:val="20"/>
          <w:szCs w:val="20"/>
          <w:highlight w:val="lightGray"/>
        </w:rPr>
        <w:t xml:space="preserve"> id=”antiClickjack”&gt;body{display:none;}&lt;/style&gt;</w:t>
      </w:r>
    </w:p>
    <w:p w14:paraId="2467A415"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gramStart"/>
      <w:r w:rsidRPr="007759AC">
        <w:rPr>
          <w:rFonts w:ascii="Candara" w:hAnsi="Candara" w:cs="Consolas"/>
          <w:i/>
          <w:color w:val="FF0000"/>
          <w:sz w:val="20"/>
          <w:szCs w:val="20"/>
          <w:highlight w:val="lightGray"/>
        </w:rPr>
        <w:t>script</w:t>
      </w:r>
      <w:proofErr w:type="gramEnd"/>
      <w:r w:rsidRPr="007759AC">
        <w:rPr>
          <w:rFonts w:ascii="Candara" w:hAnsi="Candara" w:cs="Consolas"/>
          <w:i/>
          <w:color w:val="FF0000"/>
          <w:sz w:val="20"/>
          <w:szCs w:val="20"/>
          <w:highlight w:val="lightGray"/>
        </w:rPr>
        <w:t xml:space="preserve"> type=”text/javascript”&gt;</w:t>
      </w:r>
    </w:p>
    <w:p w14:paraId="370E853C"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14:paraId="431A0CD6"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varantiClickjack</w:t>
      </w:r>
      <w:proofErr w:type="gramEnd"/>
      <w:r w:rsidRPr="007759AC">
        <w:rPr>
          <w:rFonts w:ascii="Candara" w:hAnsi="Candara" w:cs="Consolas"/>
          <w:i/>
          <w:color w:val="FF0000"/>
          <w:sz w:val="20"/>
          <w:szCs w:val="20"/>
          <w:highlight w:val="lightGray"/>
        </w:rPr>
        <w:t xml:space="preserve"> = document.getElementById(“antiClickjack”); </w:t>
      </w:r>
    </w:p>
    <w:p w14:paraId="596B56DE"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antiClickjack.parentNode.removeChild</w:t>
      </w:r>
      <w:proofErr w:type="gramEnd"/>
      <w:r w:rsidRPr="007759AC">
        <w:rPr>
          <w:rFonts w:ascii="Candara" w:hAnsi="Candara" w:cs="Consolas"/>
          <w:i/>
          <w:color w:val="FF0000"/>
          <w:sz w:val="20"/>
          <w:szCs w:val="20"/>
          <w:highlight w:val="lightGray"/>
        </w:rPr>
        <w:t xml:space="preserve">(antiClickjack); </w:t>
      </w:r>
    </w:p>
    <w:p w14:paraId="05F0566C"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roofErr w:type="gramStart"/>
      <w:r w:rsidRPr="007759AC">
        <w:rPr>
          <w:rFonts w:ascii="Candara" w:hAnsi="Candara" w:cs="Consolas"/>
          <w:i/>
          <w:color w:val="FF0000"/>
          <w:sz w:val="20"/>
          <w:szCs w:val="20"/>
          <w:highlight w:val="lightGray"/>
        </w:rPr>
        <w:t>else</w:t>
      </w:r>
      <w:proofErr w:type="gramEnd"/>
      <w:r w:rsidRPr="007759AC">
        <w:rPr>
          <w:rFonts w:ascii="Candara" w:hAnsi="Candara" w:cs="Consolas"/>
          <w:i/>
          <w:color w:val="FF0000"/>
          <w:sz w:val="20"/>
          <w:szCs w:val="20"/>
          <w:highlight w:val="lightGray"/>
        </w:rPr>
        <w:t xml:space="preserve"> { </w:t>
      </w:r>
    </w:p>
    <w:p w14:paraId="7030238E"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top.location</w:t>
      </w:r>
      <w:proofErr w:type="gramEnd"/>
      <w:r w:rsidRPr="007759AC">
        <w:rPr>
          <w:rFonts w:ascii="Candara" w:hAnsi="Candara" w:cs="Consolas"/>
          <w:i/>
          <w:color w:val="FF0000"/>
          <w:sz w:val="20"/>
          <w:szCs w:val="20"/>
          <w:highlight w:val="lightGray"/>
        </w:rPr>
        <w:t xml:space="preserve"> = self.location; </w:t>
      </w:r>
    </w:p>
    <w:p w14:paraId="01D0F2E1" w14:textId="77777777"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14:paraId="4802519E"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14:paraId="1C01F6DD"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12684C50"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&lt;/head&gt;</w:t>
      </w:r>
    </w:p>
    <w:p w14:paraId="46444C3D"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14:paraId="452D9C52"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14:paraId="01D2DFAB" w14:textId="77777777"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11DB497D" w14:textId="77777777" w:rsidR="007759AC" w:rsidRDefault="007759AC" w:rsidP="007759AC">
      <w:pPr>
        <w:autoSpaceDE w:val="0"/>
        <w:autoSpaceDN w:val="0"/>
        <w:adjustRightInd w:val="0"/>
        <w:ind w:firstLine="720"/>
        <w:rPr>
          <w:rFonts w:ascii="Candara" w:hAnsi="Candara" w:cs="Consolas"/>
          <w:i/>
          <w:sz w:val="20"/>
          <w:szCs w:val="20"/>
        </w:rPr>
      </w:pPr>
      <w:r w:rsidRPr="007759AC">
        <w:rPr>
          <w:rFonts w:ascii="Candara" w:hAnsi="Candara" w:cs="Consolas"/>
          <w:i/>
          <w:sz w:val="20"/>
          <w:szCs w:val="20"/>
          <w:highlight w:val="lightGray"/>
        </w:rPr>
        <w:t>&lt;/html&gt;</w:t>
      </w:r>
    </w:p>
    <w:p w14:paraId="249EF3E4" w14:textId="77777777" w:rsidR="007759AC" w:rsidRDefault="007759AC" w:rsidP="007759AC">
      <w:pPr>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proofErr w:type="gramStart"/>
      <w:r w:rsidRPr="00EB0F65">
        <w:rPr>
          <w:rFonts w:ascii="Times New Roman" w:hAnsi="Times New Roman" w:cs="Times New Roman"/>
          <w:b/>
          <w:color w:val="FF0000"/>
          <w:u w:val="single"/>
        </w:rPr>
        <w:t>:</w:t>
      </w:r>
      <w:r>
        <w:rPr>
          <w:rFonts w:ascii="Times New Roman" w:hAnsi="Times New Roman" w:cs="Times New Roman"/>
          <w:color w:val="FF0000"/>
        </w:rPr>
        <w:t>The</w:t>
      </w:r>
      <w:proofErr w:type="gramEnd"/>
      <w:r>
        <w:rPr>
          <w:rFonts w:ascii="Times New Roman" w:hAnsi="Times New Roman" w:cs="Times New Roman"/>
          <w:color w:val="FF0000"/>
        </w:rPr>
        <w:t xml:space="preserve"> cartridge code already constitutes Client side code for Clickjacking prevention. Merchant does not need to perform any extra tasks in order to enable Client side Clickjacking prevention.</w:t>
      </w:r>
    </w:p>
    <w:p w14:paraId="00FF3425" w14:textId="77777777" w:rsidR="007759AC" w:rsidRDefault="007759AC" w:rsidP="00B6458B">
      <w:pPr>
        <w:pStyle w:val="ListParagraph"/>
        <w:numPr>
          <w:ilvl w:val="0"/>
          <w:numId w:val="50"/>
        </w:numPr>
        <w:jc w:val="both"/>
        <w:rPr>
          <w:rFonts w:ascii="Times New Roman" w:hAnsi="Times New Roman" w:cs="Times New Roman"/>
          <w:b/>
          <w:u w:val="single"/>
        </w:rPr>
      </w:pPr>
      <w:r>
        <w:rPr>
          <w:rFonts w:ascii="Times New Roman" w:hAnsi="Times New Roman" w:cs="Times New Roman"/>
          <w:b/>
          <w:u w:val="single"/>
        </w:rPr>
        <w:t>Server Side</w:t>
      </w:r>
    </w:p>
    <w:p w14:paraId="59801966" w14:textId="77777777" w:rsidR="007759AC" w:rsidRDefault="007759AC" w:rsidP="007759AC">
      <w:pPr>
        <w:pStyle w:val="ListParagraph"/>
        <w:jc w:val="both"/>
        <w:rPr>
          <w:rFonts w:ascii="Candara" w:hAnsi="Candara" w:cs="Consolas"/>
          <w:i/>
          <w:sz w:val="20"/>
          <w:szCs w:val="20"/>
        </w:rPr>
      </w:pPr>
      <w:r>
        <w:t>Merchant must implement X-FRAME-OPTIONS with either “X-FRAME-OPTIONS DENY” OR “X-FRAME-OPTIONS SAMEORIGIN” on all pages wheretheV.me Payment Widget is hosted.</w:t>
      </w:r>
    </w:p>
    <w:p w14:paraId="225B5378" w14:textId="77777777" w:rsidR="007759AC" w:rsidRDefault="007759AC" w:rsidP="007759AC">
      <w:pPr>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14:paraId="249DF9BD" w14:textId="77777777"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14:paraId="5B8284A7" w14:textId="77777777" w:rsidR="000B522B" w:rsidRDefault="000B522B" w:rsidP="007759AC">
      <w:pPr>
        <w:ind w:left="360"/>
        <w:jc w:val="both"/>
        <w:rPr>
          <w:rFonts w:ascii="Times New Roman" w:hAnsi="Times New Roman" w:cs="Times New Roman"/>
          <w:color w:val="FF0000"/>
        </w:rPr>
      </w:pPr>
    </w:p>
    <w:p w14:paraId="3927CEF7" w14:textId="77777777" w:rsidR="006C2B38" w:rsidRDefault="006C2B38" w:rsidP="007759AC">
      <w:pPr>
        <w:ind w:left="360"/>
        <w:jc w:val="both"/>
        <w:rPr>
          <w:rFonts w:ascii="Times New Roman" w:hAnsi="Times New Roman" w:cs="Times New Roman"/>
          <w:color w:val="FF0000"/>
        </w:rPr>
      </w:pPr>
    </w:p>
    <w:p w14:paraId="473B9A78" w14:textId="77777777"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proofErr w:type="gramStart"/>
      <w:r w:rsidRPr="000B522B">
        <w:rPr>
          <w:rFonts w:ascii="Times New Roman" w:hAnsi="Times New Roman" w:cs="Times New Roman"/>
          <w:b/>
          <w:color w:val="FF0000"/>
          <w:u w:val="single"/>
        </w:rPr>
        <w:t>:</w:t>
      </w:r>
      <w:r w:rsidR="006C2B38">
        <w:rPr>
          <w:rFonts w:ascii="Times New Roman" w:hAnsi="Times New Roman" w:cs="Times New Roman"/>
          <w:color w:val="FF0000"/>
        </w:rPr>
        <w:t>For</w:t>
      </w:r>
      <w:proofErr w:type="gramEnd"/>
      <w:r w:rsidR="006C2B38">
        <w:rPr>
          <w:rFonts w:ascii="Times New Roman" w:hAnsi="Times New Roman" w:cs="Times New Roman"/>
          <w:color w:val="FF0000"/>
        </w:rPr>
        <w:t xml:space="preserve">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14:paraId="54A1C509" w14:textId="77777777"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14:paraId="5D10C322" w14:textId="77777777" w:rsidR="0092187C" w:rsidRPr="00705B56" w:rsidRDefault="00BD6C5B" w:rsidP="00705B56">
      <w:pPr>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14:paraId="671AD986" w14:textId="77777777" w:rsidR="006C2B38" w:rsidRDefault="006C2B38" w:rsidP="007759AC">
      <w:pPr>
        <w:ind w:left="360"/>
        <w:jc w:val="both"/>
        <w:rPr>
          <w:rFonts w:ascii="Times New Roman" w:hAnsi="Times New Roman" w:cs="Times New Roman"/>
          <w:color w:val="FF0000"/>
        </w:rPr>
      </w:pPr>
      <w:r>
        <w:rPr>
          <w:rFonts w:ascii="Times New Roman" w:hAnsi="Times New Roman" w:cs="Times New Roman"/>
          <w:color w:val="FF0000"/>
        </w:rPr>
        <w:tab/>
      </w:r>
    </w:p>
    <w:p w14:paraId="0C17D248" w14:textId="77777777" w:rsidR="006C2B38" w:rsidRPr="009068E9" w:rsidRDefault="006C2B38" w:rsidP="007759AC">
      <w:pPr>
        <w:ind w:left="360"/>
        <w:jc w:val="both"/>
        <w:rPr>
          <w:rFonts w:ascii="Times New Roman" w:hAnsi="Times New Roman" w:cs="Times New Roman"/>
          <w:color w:val="FF0000"/>
        </w:rPr>
      </w:pPr>
    </w:p>
    <w:p w14:paraId="08EADD84" w14:textId="77777777" w:rsidR="007759AC" w:rsidRPr="00F33DB0" w:rsidRDefault="007759AC" w:rsidP="009D2C87">
      <w:pPr>
        <w:pStyle w:val="BodyText"/>
      </w:pPr>
      <w:bookmarkStart w:id="97" w:name="_Toc352582752"/>
      <w:r w:rsidRPr="00F33DB0">
        <w:t>Testing Clickjacking Prevention Code</w:t>
      </w:r>
      <w:bookmarkEnd w:id="97"/>
    </w:p>
    <w:p w14:paraId="3540BDC3" w14:textId="77777777" w:rsidR="007759AC" w:rsidRDefault="007759AC" w:rsidP="007759AC">
      <w:pPr>
        <w:pStyle w:val="ListParagraph"/>
        <w:ind w:left="0"/>
        <w:jc w:val="both"/>
      </w:pPr>
      <w:r>
        <w:t>Follow these steps to test your Clickjacking prevention code implementation:</w:t>
      </w:r>
    </w:p>
    <w:p w14:paraId="0FBCAD25" w14:textId="77777777" w:rsidR="007759AC" w:rsidRPr="00D06EBD" w:rsidRDefault="007759AC" w:rsidP="007759AC">
      <w:pPr>
        <w:autoSpaceDE w:val="0"/>
        <w:autoSpaceDN w:val="0"/>
        <w:adjustRightInd w:val="0"/>
        <w:rPr>
          <w:rFonts w:ascii="Georgia" w:hAnsi="Georgia" w:cs="Georgia"/>
          <w:color w:val="000000"/>
        </w:rPr>
      </w:pPr>
    </w:p>
    <w:p w14:paraId="544B2CF9" w14:textId="77777777" w:rsidR="007759AC" w:rsidRDefault="007759AC" w:rsidP="00B6458B">
      <w:pPr>
        <w:pStyle w:val="ListParagraph"/>
        <w:numPr>
          <w:ilvl w:val="0"/>
          <w:numId w:val="51"/>
        </w:numPr>
        <w:autoSpaceDE w:val="0"/>
        <w:autoSpaceDN w:val="0"/>
        <w:adjustRightInd w:val="0"/>
        <w:spacing w:after="26"/>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14:paraId="63091FB3" w14:textId="77777777" w:rsidR="007759AC" w:rsidRPr="00D06EBD"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14:paraId="70120EA9" w14:textId="77777777" w:rsidR="007759AC" w:rsidRPr="00D06EBD" w:rsidRDefault="007759AC" w:rsidP="00B6458B">
      <w:pPr>
        <w:pStyle w:val="ListParagraph"/>
        <w:numPr>
          <w:ilvl w:val="1"/>
          <w:numId w:val="51"/>
        </w:numPr>
        <w:autoSpaceDE w:val="0"/>
        <w:autoSpaceDN w:val="0"/>
        <w:adjustRightInd w:val="0"/>
        <w:rPr>
          <w:rFonts w:ascii="Georgia" w:hAnsi="Georgia" w:cs="Georgia"/>
          <w:color w:val="000000"/>
        </w:rPr>
      </w:pPr>
      <w:r w:rsidRPr="00D06EBD">
        <w:rPr>
          <w:rFonts w:ascii="Times New Roman" w:hAnsi="Times New Roman" w:cs="Times New Roman"/>
          <w:color w:val="000000"/>
        </w:rPr>
        <w:t>Create an HTML page, such as the following:</w:t>
      </w:r>
    </w:p>
    <w:p w14:paraId="7FC9542A"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14:paraId="69AEC950"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14:paraId="716DFE37"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iframesrc</w:t>
      </w:r>
      <w:proofErr w:type="gramEnd"/>
      <w:r w:rsidRPr="007759AC">
        <w:rPr>
          <w:rFonts w:ascii="Candara" w:hAnsi="Candara" w:cs="Consolas"/>
          <w:i/>
          <w:sz w:val="20"/>
          <w:szCs w:val="20"/>
          <w:highlight w:val="lightGray"/>
        </w:rPr>
        <w:t>="https://www.yoursite.com/" width=100% height=100%&gt;</w:t>
      </w:r>
    </w:p>
    <w:p w14:paraId="23BE835C"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p</w:t>
      </w:r>
      <w:proofErr w:type="gramEnd"/>
      <w:r w:rsidRPr="007759AC">
        <w:rPr>
          <w:rFonts w:ascii="Candara" w:hAnsi="Candara" w:cs="Consolas"/>
          <w:i/>
          <w:sz w:val="20"/>
          <w:szCs w:val="20"/>
          <w:highlight w:val="lightGray"/>
        </w:rPr>
        <w:t>&gt;Your browser does not support iframes.&lt;/p&gt;</w:t>
      </w:r>
    </w:p>
    <w:p w14:paraId="5EC2322B"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14:paraId="5B0B7BFA" w14:textId="77777777"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14:paraId="62A01649" w14:textId="77777777" w:rsidR="007759AC" w:rsidRPr="00D06EBD" w:rsidRDefault="007759AC" w:rsidP="007759AC">
      <w:pPr>
        <w:autoSpaceDE w:val="0"/>
        <w:autoSpaceDN w:val="0"/>
        <w:adjustRightInd w:val="0"/>
        <w:ind w:left="720" w:firstLine="720"/>
        <w:rPr>
          <w:rFonts w:ascii="Courier New" w:hAnsi="Courier New" w:cs="Courier New"/>
          <w:color w:val="000000"/>
        </w:rPr>
      </w:pPr>
      <w:r w:rsidRPr="007759AC">
        <w:rPr>
          <w:rFonts w:ascii="Candara" w:hAnsi="Candara" w:cs="Consolas"/>
          <w:i/>
          <w:sz w:val="20"/>
          <w:szCs w:val="20"/>
          <w:highlight w:val="lightGray"/>
        </w:rPr>
        <w:t>&lt;/html&gt;</w:t>
      </w:r>
    </w:p>
    <w:p w14:paraId="3283E103" w14:textId="77777777" w:rsidR="007759AC" w:rsidRPr="00D06EBD"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 xml:space="preserve">The iFramesrc in the test HTML page should point to your customer’s </w:t>
      </w:r>
      <w:proofErr w:type="gramStart"/>
      <w:r w:rsidRPr="00D06EBD">
        <w:rPr>
          <w:rFonts w:ascii="Times New Roman" w:hAnsi="Times New Roman" w:cs="Times New Roman"/>
          <w:color w:val="000000"/>
        </w:rPr>
        <w:t>page which</w:t>
      </w:r>
      <w:proofErr w:type="gramEnd"/>
      <w:r w:rsidRPr="00D06EBD">
        <w:rPr>
          <w:rFonts w:ascii="Times New Roman" w:hAnsi="Times New Roman" w:cs="Times New Roman"/>
          <w:color w:val="000000"/>
        </w:rPr>
        <w:t xml:space="preserve"> hosts the V.me lightbox.</w:t>
      </w:r>
    </w:p>
    <w:p w14:paraId="085BF88D" w14:textId="77777777" w:rsidR="007759AC"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14:paraId="4B5ADF23" w14:textId="77777777" w:rsidR="007759AC"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IE8+</w:t>
      </w:r>
    </w:p>
    <w:p w14:paraId="782F181B" w14:textId="77777777" w:rsidR="007759AC" w:rsidRDefault="007759AC" w:rsidP="007759AC">
      <w:pPr>
        <w:pStyle w:val="ListParagraph"/>
        <w:autoSpaceDE w:val="0"/>
        <w:autoSpaceDN w:val="0"/>
        <w:adjustRightInd w:val="0"/>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14:paraId="41BCAE35" w14:textId="77777777" w:rsidR="007759AC" w:rsidRPr="00D06EBD" w:rsidRDefault="007759AC" w:rsidP="007759AC">
      <w:pPr>
        <w:pStyle w:val="ListParagraph"/>
        <w:autoSpaceDE w:val="0"/>
        <w:autoSpaceDN w:val="0"/>
        <w:adjustRightInd w:val="0"/>
        <w:ind w:firstLine="720"/>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194E263" wp14:editId="77BDE2FA">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14:paraId="7E73FE64" w14:textId="77777777"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14:paraId="42F34C0C" w14:textId="77777777"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14:paraId="0AB93CCF" w14:textId="77777777" w:rsidR="007759AC" w:rsidRDefault="007759AC" w:rsidP="007759AC">
      <w:pPr>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14:paraId="7F5E7982" w14:textId="77777777" w:rsidR="00526024" w:rsidRDefault="00526024" w:rsidP="007759AC">
      <w:pPr>
        <w:ind w:firstLine="360"/>
        <w:jc w:val="both"/>
        <w:rPr>
          <w:rFonts w:ascii="Times New Roman" w:hAnsi="Times New Roman" w:cs="Times New Roman"/>
          <w:color w:val="FF0000"/>
        </w:rPr>
      </w:pPr>
    </w:p>
    <w:p w14:paraId="666865C9" w14:textId="77777777" w:rsidR="00526024" w:rsidRDefault="00526024" w:rsidP="007759AC">
      <w:pPr>
        <w:ind w:firstLine="360"/>
        <w:jc w:val="both"/>
        <w:rPr>
          <w:rFonts w:ascii="Times New Roman" w:hAnsi="Times New Roman" w:cs="Times New Roman"/>
          <w:color w:val="FF0000"/>
        </w:rPr>
      </w:pPr>
    </w:p>
    <w:p w14:paraId="4E15D012" w14:textId="77777777" w:rsidR="007759AC" w:rsidRDefault="007759AC" w:rsidP="007759AC">
      <w:pPr>
        <w:pStyle w:val="Heading3"/>
      </w:pPr>
      <w:bookmarkStart w:id="98" w:name="_Toc352582737"/>
      <w:bookmarkStart w:id="99" w:name="_Toc353399426"/>
      <w:bookmarkStart w:id="100" w:name="_Toc368651155"/>
      <w:bookmarkStart w:id="101" w:name="_Toc391039072"/>
      <w:r>
        <w:t>Order Export XML – New Fields</w:t>
      </w:r>
      <w:bookmarkEnd w:id="98"/>
      <w:bookmarkEnd w:id="99"/>
      <w:bookmarkEnd w:id="100"/>
      <w:bookmarkEnd w:id="101"/>
    </w:p>
    <w:p w14:paraId="35DC2CA3" w14:textId="77777777" w:rsidR="007759AC" w:rsidRDefault="007759AC" w:rsidP="007759AC">
      <w:pPr>
        <w:jc w:val="both"/>
      </w:pPr>
      <w:r>
        <w:t>After successful integration of the cartridge, Merchants can use the V.me button on Cart page and Payment page to process the Checkout flow.</w:t>
      </w:r>
    </w:p>
    <w:p w14:paraId="5AA94AD8" w14:textId="77777777" w:rsidR="007759AC" w:rsidRDefault="007759AC" w:rsidP="007759AC">
      <w:pPr>
        <w:jc w:val="both"/>
      </w:pPr>
      <w:r>
        <w:t>On successful Order Checkout, using V.me as payment instrument, merchants can verify the V.me call Id and V.me Authorization ID by referring Order object created in Demandware Business Manager. Refer to the screen below for Order Object impact:</w:t>
      </w:r>
    </w:p>
    <w:p w14:paraId="2BA9344F" w14:textId="77777777" w:rsidR="007759AC" w:rsidRDefault="007759AC" w:rsidP="007759AC">
      <w:r>
        <w:rPr>
          <w:noProof/>
        </w:rPr>
        <w:lastRenderedPageBreak/>
        <w:drawing>
          <wp:inline distT="0" distB="0" distL="0" distR="0" wp14:anchorId="4AB98A21" wp14:editId="4AF4F0D3">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14:paraId="15488D7F" w14:textId="77777777" w:rsidR="007759AC" w:rsidRDefault="007759AC" w:rsidP="007759AC">
      <w:pPr>
        <w:jc w:val="both"/>
      </w:pPr>
      <w:r>
        <w:t>Note two important changes in Payment Tab of the Order Object:</w:t>
      </w:r>
    </w:p>
    <w:p w14:paraId="1B690FF7" w14:textId="77777777" w:rsidR="007759AC" w:rsidRDefault="007759AC" w:rsidP="00B6458B">
      <w:pPr>
        <w:pStyle w:val="ListParagraph"/>
        <w:numPr>
          <w:ilvl w:val="0"/>
          <w:numId w:val="52"/>
        </w:numPr>
        <w:jc w:val="both"/>
      </w:pPr>
      <w:r w:rsidRPr="000739C4">
        <w:rPr>
          <w:b/>
          <w:u w:val="single"/>
        </w:rPr>
        <w:t>Processor:</w:t>
      </w:r>
      <w:r>
        <w:t xml:space="preserve"> CYBSERCOURCE_VME</w:t>
      </w:r>
    </w:p>
    <w:p w14:paraId="28962D81" w14:textId="77777777"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14:paraId="245C7F3D" w14:textId="77777777" w:rsidR="007759AC" w:rsidRDefault="007759AC" w:rsidP="007759AC">
      <w:pPr>
        <w:pStyle w:val="ListParagraph"/>
        <w:jc w:val="both"/>
      </w:pPr>
      <w:r>
        <w:t>{Cybersource Tx ID} - {Call Id} - {Authorization Id}-{Risk Advice}</w:t>
      </w:r>
    </w:p>
    <w:p w14:paraId="0B8A04AE" w14:textId="77777777"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14:paraId="48E23F8F" w14:textId="77777777"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14:paraId="2AAD1B34" w14:textId="77777777"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14:paraId="4DF973F4" w14:textId="77777777" w:rsidR="007759AC" w:rsidRPr="0000717D" w:rsidRDefault="007759AC" w:rsidP="007759AC">
      <w:pPr>
        <w:pStyle w:val="Default"/>
        <w:rPr>
          <w:rFonts w:asciiTheme="minorHAnsi" w:hAnsiTheme="minorHAnsi" w:cstheme="minorBidi"/>
          <w:b/>
          <w:color w:val="auto"/>
          <w:sz w:val="22"/>
          <w:szCs w:val="22"/>
        </w:rPr>
      </w:pPr>
    </w:p>
    <w:p w14:paraId="75E23E37" w14:textId="77777777" w:rsidR="007759AC" w:rsidRDefault="007759AC" w:rsidP="007759AC">
      <w:pPr>
        <w:ind w:left="360"/>
      </w:pPr>
    </w:p>
    <w:p w14:paraId="0379B760" w14:textId="77777777" w:rsidR="007759AC" w:rsidRDefault="007759AC" w:rsidP="007759AC"/>
    <w:p w14:paraId="6F7C86DC" w14:textId="77777777" w:rsidR="007759AC" w:rsidRDefault="007759AC" w:rsidP="007759AC"/>
    <w:p w14:paraId="174E8D7A" w14:textId="77777777" w:rsidR="007759AC" w:rsidRDefault="007759AC" w:rsidP="007759AC">
      <w:pPr>
        <w:jc w:val="both"/>
      </w:pPr>
      <w:r>
        <w:t>Refer to the sample Order XML for new fields in Order Export</w:t>
      </w:r>
    </w:p>
    <w:p w14:paraId="3B9635F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?xml</w:t>
      </w:r>
      <w:proofErr w:type="gramEnd"/>
      <w:r w:rsidRPr="007759AC">
        <w:rPr>
          <w:rFonts w:ascii="Verdana" w:eastAsia="Times New Roman" w:hAnsi="Verdana" w:cs="Times New Roman"/>
          <w:color w:val="0000FF"/>
          <w:sz w:val="20"/>
          <w:szCs w:val="20"/>
          <w:highlight w:val="lightGray"/>
        </w:rPr>
        <w:t xml:space="preserve"> version="1.0" encoding="UTF-8" ?&gt;</w:t>
      </w:r>
    </w:p>
    <w:p w14:paraId="0CA245B7"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orders</w:t>
      </w:r>
      <w:proofErr w:type="gramEnd"/>
      <w:r w:rsidRPr="007759AC">
        <w:rPr>
          <w:rFonts w:ascii="Verdana" w:eastAsia="Times New Roman" w:hAnsi="Verdana" w:cs="Times New Roman"/>
          <w:color w:val="0000FF"/>
          <w:sz w:val="20"/>
          <w:szCs w:val="20"/>
          <w:highlight w:val="lightGray"/>
        </w:rPr>
        <w:t xml:space="preserve"> xmlns="http://www.demandware.com/xml/impex/order/2006-10-31"&gt;</w:t>
      </w:r>
    </w:p>
    <w:p w14:paraId="48593B4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w:t>
      </w:r>
      <w:proofErr w:type="gramEnd"/>
      <w:r w:rsidRPr="007759AC">
        <w:rPr>
          <w:rFonts w:ascii="Verdana" w:eastAsia="Times New Roman" w:hAnsi="Verdana" w:cs="Times New Roman"/>
          <w:color w:val="0000FF"/>
          <w:sz w:val="20"/>
          <w:szCs w:val="20"/>
          <w:highlight w:val="lightGray"/>
        </w:rPr>
        <w:t xml:space="preserve"> order-no="00001251"&gt;</w:t>
      </w:r>
    </w:p>
    <w:p w14:paraId="2244A6D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w:t>
      </w:r>
      <w:proofErr w:type="gramEnd"/>
      <w:r w:rsidRPr="007759AC">
        <w:rPr>
          <w:rFonts w:ascii="Verdana" w:eastAsia="Times New Roman" w:hAnsi="Verdana" w:cs="Times New Roman"/>
          <w:color w:val="0000FF"/>
          <w:sz w:val="20"/>
          <w:szCs w:val="20"/>
          <w:highlight w:val="lightGray"/>
        </w:rPr>
        <w:t>-date&gt;2013-03-26T09:38:25.627Z&lt;/order-date&gt;</w:t>
      </w:r>
    </w:p>
    <w:p w14:paraId="3EC0F32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created</w:t>
      </w:r>
      <w:proofErr w:type="gramEnd"/>
      <w:r w:rsidRPr="007759AC">
        <w:rPr>
          <w:rFonts w:ascii="Verdana" w:eastAsia="Times New Roman" w:hAnsi="Verdana" w:cs="Times New Roman"/>
          <w:color w:val="0000FF"/>
          <w:sz w:val="20"/>
          <w:szCs w:val="20"/>
          <w:highlight w:val="lightGray"/>
        </w:rPr>
        <w:t>-by&gt;storefront&lt;/created-by&gt;</w:t>
      </w:r>
    </w:p>
    <w:p w14:paraId="0B3CD45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original</w:t>
      </w:r>
      <w:proofErr w:type="gramEnd"/>
      <w:r w:rsidRPr="007759AC">
        <w:rPr>
          <w:rFonts w:ascii="Verdana" w:eastAsia="Times New Roman" w:hAnsi="Verdana" w:cs="Times New Roman"/>
          <w:color w:val="0000FF"/>
          <w:sz w:val="20"/>
          <w:szCs w:val="20"/>
          <w:highlight w:val="lightGray"/>
        </w:rPr>
        <w:t>-order-no&gt;00001251&lt;/original-order-no&gt;</w:t>
      </w:r>
    </w:p>
    <w:p w14:paraId="37ABF2A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currency</w:t>
      </w:r>
      <w:proofErr w:type="gramEnd"/>
      <w:r w:rsidRPr="007759AC">
        <w:rPr>
          <w:rFonts w:ascii="Verdana" w:eastAsia="Times New Roman" w:hAnsi="Verdana" w:cs="Times New Roman"/>
          <w:color w:val="0000FF"/>
          <w:sz w:val="20"/>
          <w:szCs w:val="20"/>
          <w:highlight w:val="lightGray"/>
        </w:rPr>
        <w:t>&gt;USD&lt;/currency&gt;</w:t>
      </w:r>
    </w:p>
    <w:p w14:paraId="5A8844E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-locale&gt;default&lt;/customer-locale&gt;</w:t>
      </w:r>
    </w:p>
    <w:p w14:paraId="38C8757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-no&gt;00013101&lt;/invoice-no&gt;</w:t>
      </w:r>
    </w:p>
    <w:p w14:paraId="7D5003E3"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14:paraId="01B2269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-no&gt;00007501&lt;/customer-no&gt;</w:t>
      </w:r>
    </w:p>
    <w:p w14:paraId="2A7FEDF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-name&gt;Pankaj A Tester&lt;/customer-name&gt;</w:t>
      </w:r>
    </w:p>
    <w:p w14:paraId="08D9C90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-email&gt;pankajtester9@gmail.com&lt;/customer-email&gt;</w:t>
      </w:r>
    </w:p>
    <w:p w14:paraId="26029C70"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w:t>
      </w:r>
      <w:proofErr w:type="gramEnd"/>
      <w:r w:rsidRPr="007759AC">
        <w:rPr>
          <w:rFonts w:ascii="Verdana" w:eastAsia="Times New Roman" w:hAnsi="Verdana" w:cs="Times New Roman"/>
          <w:color w:val="0000FF"/>
          <w:sz w:val="20"/>
          <w:szCs w:val="20"/>
          <w:highlight w:val="lightGray"/>
        </w:rPr>
        <w:t>-address&gt;</w:t>
      </w:r>
    </w:p>
    <w:p w14:paraId="4D384EA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first</w:t>
      </w:r>
      <w:proofErr w:type="gramEnd"/>
      <w:r w:rsidRPr="007759AC">
        <w:rPr>
          <w:rFonts w:ascii="Verdana" w:eastAsia="Times New Roman" w:hAnsi="Verdana" w:cs="Times New Roman"/>
          <w:color w:val="0000FF"/>
          <w:sz w:val="20"/>
          <w:szCs w:val="20"/>
          <w:highlight w:val="lightGray"/>
        </w:rPr>
        <w:t>-name&gt;Pankaj A&lt;/first-name&gt;</w:t>
      </w:r>
    </w:p>
    <w:p w14:paraId="042F227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last</w:t>
      </w:r>
      <w:proofErr w:type="gramEnd"/>
      <w:r w:rsidRPr="007759AC">
        <w:rPr>
          <w:rFonts w:ascii="Verdana" w:eastAsia="Times New Roman" w:hAnsi="Verdana" w:cs="Times New Roman"/>
          <w:color w:val="0000FF"/>
          <w:sz w:val="20"/>
          <w:szCs w:val="20"/>
          <w:highlight w:val="lightGray"/>
        </w:rPr>
        <w:t>-name&gt;Tester&lt;/last-name&gt;</w:t>
      </w:r>
    </w:p>
    <w:p w14:paraId="1F49B3A7"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phone</w:t>
      </w:r>
      <w:proofErr w:type="gramEnd"/>
      <w:r w:rsidRPr="007759AC">
        <w:rPr>
          <w:rFonts w:ascii="Verdana" w:eastAsia="Times New Roman" w:hAnsi="Verdana" w:cs="Times New Roman"/>
          <w:color w:val="0000FF"/>
          <w:sz w:val="20"/>
          <w:szCs w:val="20"/>
          <w:highlight w:val="lightGray"/>
        </w:rPr>
        <w:t>&gt;2039121212&lt;/phone&gt;</w:t>
      </w:r>
    </w:p>
    <w:p w14:paraId="697DDCA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14:paraId="1C866AA7"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&lt;/customer&gt;</w:t>
      </w:r>
    </w:p>
    <w:p w14:paraId="6BB651C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14:paraId="4C6CE3B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order</w:t>
      </w:r>
      <w:proofErr w:type="gramEnd"/>
      <w:r w:rsidRPr="007759AC">
        <w:rPr>
          <w:rFonts w:ascii="Verdana" w:eastAsia="Times New Roman" w:hAnsi="Verdana" w:cs="Times New Roman"/>
          <w:color w:val="0000FF"/>
          <w:sz w:val="20"/>
          <w:szCs w:val="20"/>
          <w:highlight w:val="lightGray"/>
        </w:rPr>
        <w:t>-status&gt;OPEN&lt;/order-status&gt;</w:t>
      </w:r>
    </w:p>
    <w:p w14:paraId="0869A16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gramEnd"/>
      <w:r w:rsidRPr="007759AC">
        <w:rPr>
          <w:rFonts w:ascii="Verdana" w:eastAsia="Times New Roman" w:hAnsi="Verdana" w:cs="Times New Roman"/>
          <w:color w:val="0000FF"/>
          <w:sz w:val="20"/>
          <w:szCs w:val="20"/>
          <w:highlight w:val="lightGray"/>
        </w:rPr>
        <w:t>-status&gt;NOT_SHIPPED&lt;/shipping-status&gt;</w:t>
      </w:r>
    </w:p>
    <w:p w14:paraId="5761BACB"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confirmation</w:t>
      </w:r>
      <w:proofErr w:type="gramEnd"/>
      <w:r w:rsidRPr="007759AC">
        <w:rPr>
          <w:rFonts w:ascii="Verdana" w:eastAsia="Times New Roman" w:hAnsi="Verdana" w:cs="Times New Roman"/>
          <w:color w:val="0000FF"/>
          <w:sz w:val="20"/>
          <w:szCs w:val="20"/>
          <w:highlight w:val="lightGray"/>
        </w:rPr>
        <w:t>-status&gt;CONFIRMED&lt;/confirmation-status&gt;</w:t>
      </w:r>
    </w:p>
    <w:p w14:paraId="5B47D76F"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-status&gt;NOT_PAID&lt;/payment-status&gt;</w:t>
      </w:r>
    </w:p>
    <w:p w14:paraId="6E20A76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14:paraId="75C3BBDD"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current</w:t>
      </w:r>
      <w:proofErr w:type="gramEnd"/>
      <w:r w:rsidRPr="007759AC">
        <w:rPr>
          <w:rFonts w:ascii="Verdana" w:eastAsia="Times New Roman" w:hAnsi="Verdana" w:cs="Times New Roman"/>
          <w:color w:val="0000FF"/>
          <w:sz w:val="20"/>
          <w:szCs w:val="20"/>
          <w:highlight w:val="lightGray"/>
        </w:rPr>
        <w:t>-order-no&gt;00001251&lt;/current-order-no&gt;</w:t>
      </w:r>
    </w:p>
    <w:p w14:paraId="710B0132"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w:t>
      </w:r>
      <w:proofErr w:type="gramEnd"/>
      <w:r w:rsidRPr="007759AC">
        <w:rPr>
          <w:rFonts w:ascii="Verdana" w:eastAsia="Times New Roman" w:hAnsi="Verdana" w:cs="Times New Roman"/>
          <w:color w:val="0000FF"/>
          <w:sz w:val="20"/>
          <w:szCs w:val="20"/>
          <w:highlight w:val="lightGray"/>
        </w:rPr>
        <w:t>-lineitems&gt;</w:t>
      </w:r>
    </w:p>
    <w:p w14:paraId="4E39DB5E"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gramEnd"/>
      <w:r w:rsidRPr="007759AC">
        <w:rPr>
          <w:rFonts w:ascii="Verdana" w:eastAsia="Times New Roman" w:hAnsi="Verdana" w:cs="Times New Roman"/>
          <w:color w:val="0000FF"/>
          <w:sz w:val="20"/>
          <w:szCs w:val="20"/>
          <w:highlight w:val="lightGray"/>
        </w:rPr>
        <w:t>-lineitems&gt;</w:t>
      </w:r>
    </w:p>
    <w:p w14:paraId="1CA176E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14:paraId="795B0F8C"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14:paraId="35705E54"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14:paraId="32DF88B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14:paraId="448CCA4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w:t>
      </w:r>
      <w:proofErr w:type="gramEnd"/>
      <w:r w:rsidRPr="007759AC">
        <w:rPr>
          <w:rFonts w:ascii="Verdana" w:eastAsia="Times New Roman" w:hAnsi="Verdana" w:cs="Times New Roman"/>
          <w:color w:val="0000FF"/>
          <w:sz w:val="20"/>
          <w:szCs w:val="20"/>
          <w:highlight w:val="lightGray"/>
        </w:rPr>
        <w:t>-method&gt;</w:t>
      </w:r>
    </w:p>
    <w:p w14:paraId="68388138"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method</w:t>
      </w:r>
      <w:proofErr w:type="gramEnd"/>
      <w:r w:rsidRPr="007759AC">
        <w:rPr>
          <w:rFonts w:ascii="Verdana" w:eastAsia="Times New Roman" w:hAnsi="Verdana" w:cs="Times New Roman"/>
          <w:color w:val="0000FF"/>
          <w:sz w:val="20"/>
          <w:szCs w:val="20"/>
          <w:highlight w:val="lightGray"/>
        </w:rPr>
        <w:t>-name&gt;VISA_VME&lt;/method-name&gt;</w:t>
      </w:r>
    </w:p>
    <w:p w14:paraId="5AC23E7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14:paraId="68E38ED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amount</w:t>
      </w:r>
      <w:proofErr w:type="gramEnd"/>
      <w:r w:rsidRPr="007759AC">
        <w:rPr>
          <w:rFonts w:ascii="Verdana" w:eastAsia="Times New Roman" w:hAnsi="Verdana" w:cs="Times New Roman"/>
          <w:color w:val="0000FF"/>
          <w:sz w:val="20"/>
          <w:szCs w:val="20"/>
          <w:highlight w:val="lightGray"/>
        </w:rPr>
        <w:t>&gt;227.84&lt;/amount&gt;</w:t>
      </w:r>
    </w:p>
    <w:p w14:paraId="7CEB6A4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processor</w:t>
      </w:r>
      <w:proofErr w:type="gramEnd"/>
      <w:r w:rsidRPr="007759AC">
        <w:rPr>
          <w:rFonts w:ascii="Verdana" w:eastAsia="Times New Roman" w:hAnsi="Verdana" w:cs="Times New Roman"/>
          <w:color w:val="0000FF"/>
          <w:sz w:val="20"/>
          <w:szCs w:val="20"/>
          <w:highlight w:val="lightGray"/>
        </w:rPr>
        <w:t>-id&gt;CYBERSOURCE_VME&lt;/processor-id&gt;</w:t>
      </w:r>
    </w:p>
    <w:p w14:paraId="6E590B05"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transaction</w:t>
      </w:r>
      <w:proofErr w:type="gramEnd"/>
      <w:r w:rsidRPr="007759AC">
        <w:rPr>
          <w:rFonts w:ascii="Verdana" w:eastAsia="Times New Roman" w:hAnsi="Verdana" w:cs="Times New Roman"/>
          <w:color w:val="0000FF"/>
          <w:sz w:val="20"/>
          <w:szCs w:val="20"/>
          <w:highlight w:val="lightGray"/>
        </w:rPr>
        <w:t>-id&gt;  3648126425680176056428-100960155-100501997-HIGH&lt;/transaction-id&gt;</w:t>
      </w:r>
    </w:p>
    <w:p w14:paraId="6908A7F0"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14:paraId="0C1F9C66"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14:paraId="33BFB259"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remoteHost</w:t>
      </w:r>
      <w:proofErr w:type="gramEnd"/>
      <w:r w:rsidRPr="007759AC">
        <w:rPr>
          <w:rFonts w:ascii="Verdana" w:eastAsia="Times New Roman" w:hAnsi="Verdana" w:cs="Times New Roman"/>
          <w:color w:val="0000FF"/>
          <w:sz w:val="20"/>
          <w:szCs w:val="20"/>
          <w:highlight w:val="lightGray"/>
        </w:rPr>
        <w:t>&gt;14.140.116.135&lt;/remoteHost&gt;</w:t>
      </w:r>
    </w:p>
    <w:p w14:paraId="5C29CA23" w14:textId="77777777"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14:paraId="4A3C7755" w14:textId="77777777" w:rsidR="008D55DE" w:rsidRDefault="001E4060" w:rsidP="001E4060">
      <w:pPr>
        <w:ind w:left="240" w:hanging="240"/>
        <w:rPr>
          <w:rFonts w:ascii="Verdana" w:eastAsia="Times New Roman" w:hAnsi="Verdana" w:cs="Times New Roman"/>
          <w:color w:val="0000FF"/>
          <w:sz w:val="20"/>
          <w:szCs w:val="20"/>
          <w:highlight w:val="lightGray"/>
        </w:rPr>
      </w:pPr>
      <w:bookmarkStart w:id="102" w:name="_Toc391039073"/>
      <w:r>
        <w:rPr>
          <w:rFonts w:ascii="Verdana" w:eastAsia="Times New Roman" w:hAnsi="Verdana" w:cs="Times New Roman"/>
          <w:color w:val="0000FF"/>
          <w:sz w:val="20"/>
          <w:szCs w:val="20"/>
          <w:highlight w:val="lightGray"/>
        </w:rPr>
        <w:t>&lt;/orders&gt;</w:t>
      </w:r>
    </w:p>
    <w:p w14:paraId="0CBAD0D2" w14:textId="77777777" w:rsidR="00B6116D" w:rsidRDefault="00B6116D" w:rsidP="001E4060">
      <w:pPr>
        <w:ind w:left="240" w:hanging="240"/>
        <w:rPr>
          <w:rFonts w:ascii="Verdana" w:eastAsia="Times New Roman" w:hAnsi="Verdana" w:cs="Times New Roman"/>
          <w:color w:val="0000FF"/>
          <w:sz w:val="20"/>
          <w:szCs w:val="20"/>
          <w:highlight w:val="lightGray"/>
        </w:rPr>
      </w:pPr>
    </w:p>
    <w:p w14:paraId="75E9D311" w14:textId="77777777" w:rsidR="00B6116D" w:rsidRDefault="00B6116D" w:rsidP="001E4060">
      <w:pPr>
        <w:ind w:left="240" w:hanging="240"/>
        <w:rPr>
          <w:rFonts w:ascii="Verdana" w:eastAsia="Times New Roman" w:hAnsi="Verdana" w:cs="Times New Roman"/>
          <w:color w:val="0000FF"/>
          <w:sz w:val="20"/>
          <w:szCs w:val="20"/>
          <w:highlight w:val="lightGray"/>
        </w:rPr>
      </w:pPr>
    </w:p>
    <w:p w14:paraId="265317A8" w14:textId="77777777" w:rsidR="00B6116D" w:rsidRDefault="00B6116D" w:rsidP="001E4060">
      <w:pPr>
        <w:ind w:left="240" w:hanging="240"/>
        <w:rPr>
          <w:rFonts w:ascii="Verdana" w:eastAsia="Times New Roman" w:hAnsi="Verdana" w:cs="Times New Roman"/>
          <w:color w:val="0000FF"/>
          <w:sz w:val="20"/>
          <w:szCs w:val="20"/>
          <w:highlight w:val="lightGray"/>
        </w:rPr>
      </w:pPr>
    </w:p>
    <w:p w14:paraId="5CBF51D6" w14:textId="77777777" w:rsidR="00B6116D" w:rsidRDefault="00B6116D" w:rsidP="001E4060">
      <w:pPr>
        <w:ind w:left="240" w:hanging="240"/>
        <w:rPr>
          <w:rFonts w:ascii="Verdana" w:eastAsia="Times New Roman" w:hAnsi="Verdana" w:cs="Times New Roman"/>
          <w:color w:val="0000FF"/>
          <w:sz w:val="20"/>
          <w:szCs w:val="20"/>
          <w:highlight w:val="lightGray"/>
        </w:rPr>
      </w:pPr>
    </w:p>
    <w:p w14:paraId="32B3555C" w14:textId="77777777" w:rsidR="00B6116D" w:rsidRDefault="00B6116D" w:rsidP="001E4060">
      <w:pPr>
        <w:ind w:left="240" w:hanging="240"/>
        <w:rPr>
          <w:rFonts w:ascii="Verdana" w:eastAsia="Times New Roman" w:hAnsi="Verdana" w:cs="Times New Roman"/>
          <w:color w:val="0000FF"/>
          <w:sz w:val="20"/>
          <w:szCs w:val="20"/>
          <w:highlight w:val="lightGray"/>
        </w:rPr>
      </w:pPr>
    </w:p>
    <w:p w14:paraId="24DE835D" w14:textId="77777777" w:rsidR="00B6116D" w:rsidRDefault="00B6116D" w:rsidP="001E4060">
      <w:pPr>
        <w:ind w:left="240" w:hanging="240"/>
        <w:rPr>
          <w:rFonts w:ascii="Verdana" w:eastAsia="Times New Roman" w:hAnsi="Verdana" w:cs="Times New Roman"/>
          <w:color w:val="0000FF"/>
          <w:sz w:val="20"/>
          <w:szCs w:val="20"/>
          <w:highlight w:val="lightGray"/>
        </w:rPr>
      </w:pPr>
    </w:p>
    <w:p w14:paraId="07625191" w14:textId="77777777" w:rsidR="00B6116D" w:rsidRPr="001E4060" w:rsidRDefault="00B6116D" w:rsidP="001E4060">
      <w:pPr>
        <w:ind w:left="240" w:hanging="240"/>
        <w:rPr>
          <w:rFonts w:ascii="Verdana" w:eastAsia="Times New Roman" w:hAnsi="Verdana" w:cs="Times New Roman"/>
          <w:color w:val="0000FF"/>
          <w:sz w:val="20"/>
          <w:szCs w:val="20"/>
          <w:highlight w:val="lightGray"/>
        </w:rPr>
      </w:pPr>
    </w:p>
    <w:p w14:paraId="61DFE5CA" w14:textId="77777777" w:rsidR="005452AC" w:rsidRDefault="005452AC" w:rsidP="005452AC">
      <w:pPr>
        <w:pStyle w:val="Heading3"/>
      </w:pPr>
      <w:r>
        <w:t>Retail POS</w:t>
      </w:r>
      <w:bookmarkEnd w:id="102"/>
    </w:p>
    <w:p w14:paraId="657F6679" w14:textId="77777777" w:rsidR="00F52816" w:rsidRDefault="009D4D1F" w:rsidP="009D2C87">
      <w:pPr>
        <w:pStyle w:val="BodyText"/>
        <w:rPr>
          <w:b/>
        </w:rPr>
      </w:pPr>
      <w:r>
        <w:t xml:space="preserve">This integration requires only one sub-pipeline to be integrated to </w:t>
      </w:r>
      <w:r w:rsidR="00FA4003">
        <w:t xml:space="preserve">your </w:t>
      </w:r>
      <w:r>
        <w:t>project. The pipeline screenshot is shown below which needs to be called in your project as required:</w:t>
      </w:r>
    </w:p>
    <w:p w14:paraId="638B25F8" w14:textId="77777777" w:rsidR="00FA4003" w:rsidRDefault="00FA4003" w:rsidP="009D2C87">
      <w:pPr>
        <w:pStyle w:val="BodyText"/>
      </w:pPr>
      <w:r>
        <w:rPr>
          <w:noProof/>
        </w:rPr>
        <w:lastRenderedPageBreak/>
        <w:drawing>
          <wp:inline distT="0" distB="0" distL="0" distR="0" wp14:anchorId="31C7AA84" wp14:editId="53E557F4">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79" cstate="print"/>
                    <a:stretch>
                      <a:fillRect/>
                    </a:stretch>
                  </pic:blipFill>
                  <pic:spPr>
                    <a:xfrm>
                      <a:off x="0" y="0"/>
                      <a:ext cx="4874007" cy="3056581"/>
                    </a:xfrm>
                    <a:prstGeom prst="rect">
                      <a:avLst/>
                    </a:prstGeom>
                    <a:ln>
                      <a:solidFill>
                        <a:schemeClr val="accent1"/>
                      </a:solidFill>
                    </a:ln>
                  </pic:spPr>
                </pic:pic>
              </a:graphicData>
            </a:graphic>
          </wp:inline>
        </w:drawing>
      </w:r>
    </w:p>
    <w:p w14:paraId="6C3C7827" w14:textId="77777777" w:rsidR="004B6875" w:rsidRDefault="004B6875" w:rsidP="009D2C87">
      <w:pPr>
        <w:pStyle w:val="BodyText"/>
      </w:pPr>
    </w:p>
    <w:p w14:paraId="66DA60EF" w14:textId="77777777" w:rsidR="00DD31AA" w:rsidRDefault="00DD31AA" w:rsidP="009D2C87">
      <w:pPr>
        <w:pStyle w:val="BodyText"/>
      </w:pPr>
    </w:p>
    <w:p w14:paraId="62C598E6" w14:textId="77777777" w:rsidR="001F4EA7" w:rsidRDefault="001F4EA7" w:rsidP="009D2C87">
      <w:pPr>
        <w:pStyle w:val="BodyText"/>
      </w:pPr>
    </w:p>
    <w:p w14:paraId="518794DB" w14:textId="77777777" w:rsidR="001F4EA7" w:rsidRDefault="001F4EA7" w:rsidP="009D2C87">
      <w:pPr>
        <w:pStyle w:val="BodyText"/>
      </w:pPr>
    </w:p>
    <w:p w14:paraId="59668593" w14:textId="77777777" w:rsidR="001F4EA7" w:rsidRDefault="001F4EA7" w:rsidP="009D2C87">
      <w:pPr>
        <w:pStyle w:val="BodyText"/>
      </w:pPr>
    </w:p>
    <w:p w14:paraId="4D1F4772" w14:textId="77777777" w:rsidR="001F4EA7" w:rsidRDefault="001F4EA7" w:rsidP="009D2C87">
      <w:pPr>
        <w:pStyle w:val="BodyText"/>
      </w:pPr>
    </w:p>
    <w:p w14:paraId="4404C199" w14:textId="77777777" w:rsidR="001F4EA7" w:rsidRDefault="001F4EA7" w:rsidP="009D2C87">
      <w:pPr>
        <w:pStyle w:val="BodyText"/>
      </w:pPr>
    </w:p>
    <w:p w14:paraId="0583D49D" w14:textId="77777777" w:rsidR="001F4EA7" w:rsidRDefault="001F4EA7" w:rsidP="009D2C87">
      <w:pPr>
        <w:pStyle w:val="BodyText"/>
      </w:pPr>
    </w:p>
    <w:p w14:paraId="2D805032" w14:textId="77777777" w:rsidR="001F4EA7" w:rsidRDefault="001F4EA7" w:rsidP="009D2C87">
      <w:pPr>
        <w:pStyle w:val="BodyText"/>
      </w:pPr>
    </w:p>
    <w:p w14:paraId="2E915ABE" w14:textId="77777777" w:rsidR="001F4EA7" w:rsidRDefault="001F4EA7" w:rsidP="009D2C87">
      <w:pPr>
        <w:pStyle w:val="BodyText"/>
      </w:pPr>
    </w:p>
    <w:p w14:paraId="1952F6EE" w14:textId="77777777" w:rsidR="001F4EA7" w:rsidRDefault="001F4EA7" w:rsidP="009D2C87">
      <w:pPr>
        <w:pStyle w:val="BodyText"/>
      </w:pPr>
    </w:p>
    <w:p w14:paraId="1ED7BC04" w14:textId="77777777" w:rsidR="001F4EA7" w:rsidRDefault="001F4EA7" w:rsidP="009D2C87">
      <w:pPr>
        <w:pStyle w:val="BodyText"/>
      </w:pPr>
    </w:p>
    <w:p w14:paraId="555497BB" w14:textId="77777777" w:rsidR="001F4EA7" w:rsidRDefault="001F4EA7" w:rsidP="009D2C87">
      <w:pPr>
        <w:pStyle w:val="BodyText"/>
      </w:pPr>
    </w:p>
    <w:p w14:paraId="294DB634" w14:textId="77777777" w:rsidR="001F4EA7" w:rsidRDefault="001F4EA7" w:rsidP="009D2C87">
      <w:pPr>
        <w:pStyle w:val="BodyText"/>
      </w:pPr>
    </w:p>
    <w:p w14:paraId="2553B77E" w14:textId="77777777" w:rsidR="001F4EA7" w:rsidRDefault="001F4EA7" w:rsidP="009D2C87">
      <w:pPr>
        <w:pStyle w:val="BodyText"/>
      </w:pPr>
    </w:p>
    <w:p w14:paraId="17B32502" w14:textId="77777777" w:rsidR="001F4EA7" w:rsidRDefault="001F4EA7" w:rsidP="009D2C87">
      <w:pPr>
        <w:pStyle w:val="BodyText"/>
      </w:pPr>
    </w:p>
    <w:p w14:paraId="4E9F7519" w14:textId="77777777" w:rsidR="001F4EA7" w:rsidRDefault="001F4EA7" w:rsidP="009D2C87">
      <w:pPr>
        <w:pStyle w:val="BodyText"/>
      </w:pPr>
    </w:p>
    <w:p w14:paraId="565C22D6" w14:textId="77777777" w:rsidR="001F4EA7" w:rsidRDefault="001F4EA7" w:rsidP="009D2C87">
      <w:pPr>
        <w:pStyle w:val="BodyText"/>
      </w:pPr>
    </w:p>
    <w:p w14:paraId="27B15505" w14:textId="77777777" w:rsidR="001F4EA7" w:rsidRDefault="001F4EA7" w:rsidP="009D2C87">
      <w:pPr>
        <w:pStyle w:val="BodyText"/>
      </w:pPr>
      <w:r>
        <w:t>This required call node should be integrated at EACreditCard-Authorize pipeline of DSS app as show below.</w:t>
      </w:r>
      <w:ins w:id="103" w:author="Christy Thomas" w:date="2014-07-01T22:46:00Z">
        <w:r w:rsidR="00BD6C5B">
          <w:t xml:space="preserve">  The track data</w:t>
        </w:r>
      </w:ins>
      <w:ins w:id="104" w:author="Christy Thomas" w:date="2014-07-01T22:48:00Z">
        <w:r w:rsidR="00BD6C5B">
          <w:t>, expiration date</w:t>
        </w:r>
      </w:ins>
      <w:ins w:id="105" w:author="Christy Thomas" w:date="2014-07-01T22:46:00Z">
        <w:r w:rsidR="00BD6C5B">
          <w:t xml:space="preserve"> or </w:t>
        </w:r>
      </w:ins>
      <w:ins w:id="106" w:author="Christy Thomas" w:date="2014-07-01T22:47:00Z">
        <w:r w:rsidR="00BD6C5B">
          <w:t>account number should not be encrypted and may need to be decrypted prior to calling Cybersource_POS-Authorize</w:t>
        </w:r>
      </w:ins>
      <w:ins w:id="107" w:author="Christy Thomas" w:date="2014-07-01T22:48:00Z">
        <w:r w:rsidR="00BD6C5B">
          <w:t>POS depending on the payment terminal used.</w:t>
        </w:r>
      </w:ins>
    </w:p>
    <w:p w14:paraId="59175C29" w14:textId="77777777" w:rsidR="00DD31AA" w:rsidRDefault="00A42A01" w:rsidP="009D2C87">
      <w:pPr>
        <w:pStyle w:val="BodyText"/>
      </w:pPr>
      <w:r>
        <w:rPr>
          <w:noProof/>
        </w:rPr>
        <w:lastRenderedPageBreak/>
        <w:drawing>
          <wp:inline distT="0" distB="0" distL="0" distR="0" wp14:anchorId="206C08DB" wp14:editId="6B9C6B89">
            <wp:extent cx="4305901" cy="6487431"/>
            <wp:effectExtent l="19050" t="1905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80">
                      <a:extLst>
                        <a:ext uri="{28A0092B-C50C-407E-A947-70E740481C1C}">
                          <a14:useLocalDpi xmlns:a14="http://schemas.microsoft.com/office/drawing/2010/main" val="0"/>
                        </a:ext>
                      </a:extLst>
                    </a:blip>
                    <a:stretch>
                      <a:fillRect/>
                    </a:stretch>
                  </pic:blipFill>
                  <pic:spPr>
                    <a:xfrm>
                      <a:off x="0" y="0"/>
                      <a:ext cx="4305901" cy="6487431"/>
                    </a:xfrm>
                    <a:prstGeom prst="rect">
                      <a:avLst/>
                    </a:prstGeom>
                    <a:ln>
                      <a:solidFill>
                        <a:schemeClr val="accent1"/>
                      </a:solidFill>
                    </a:ln>
                  </pic:spPr>
                </pic:pic>
              </a:graphicData>
            </a:graphic>
          </wp:inline>
        </w:drawing>
      </w:r>
    </w:p>
    <w:p w14:paraId="70376556" w14:textId="77777777" w:rsidR="004B6875" w:rsidRDefault="00A42A01" w:rsidP="009D2C87">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Assuming that object.attribute variable used in Assign node will be replaced by actual object/variable to get the required values</w:t>
      </w:r>
      <w:r w:rsidR="00E52F1A">
        <w:t>:</w:t>
      </w:r>
    </w:p>
    <w:p w14:paraId="18378948" w14:textId="77777777" w:rsidR="00BD6C5B" w:rsidRDefault="00BD6C5B" w:rsidP="009819CC">
      <w:pPr>
        <w:pStyle w:val="BodyText"/>
        <w:rPr>
          <w:ins w:id="108" w:author="Christy Thomas" w:date="2014-07-01T22:49:00Z"/>
        </w:rPr>
      </w:pPr>
      <w:ins w:id="109" w:author="Christy Thomas" w:date="2014-07-01T22:49:00Z">
        <w:r>
          <w:t xml:space="preserve">POS terminal entry mode can be set </w:t>
        </w:r>
      </w:ins>
      <w:ins w:id="110" w:author="Christy Thomas" w:date="2014-07-01T22:50:00Z">
        <w:r>
          <w:t xml:space="preserve">in </w:t>
        </w:r>
      </w:ins>
      <w:ins w:id="111" w:author="Christy Thomas" w:date="2014-07-01T22:51:00Z">
        <w:r>
          <w:t>int_ocapi_ext/cartridge/scripts/actions/</w:t>
        </w:r>
      </w:ins>
      <w:proofErr w:type="gramStart"/>
      <w:ins w:id="112" w:author="Christy Thomas" w:date="2014-07-01T22:50:00Z">
        <w:r>
          <w:t xml:space="preserve">CaptureCreditCardDetails.ds </w:t>
        </w:r>
      </w:ins>
      <w:ins w:id="113" w:author="Christy Thomas" w:date="2014-07-01T22:51:00Z">
        <w:r>
          <w:t xml:space="preserve"> as</w:t>
        </w:r>
        <w:proofErr w:type="gramEnd"/>
        <w:r>
          <w:t xml:space="preserve"> shown below.</w:t>
        </w:r>
      </w:ins>
      <w:ins w:id="114" w:author="Christy Thomas" w:date="2014-07-01T22:50:00Z">
        <w:r>
          <w:rPr>
            <w:noProof/>
          </w:rPr>
          <w:lastRenderedPageBreak/>
          <w:drawing>
            <wp:inline distT="0" distB="0" distL="0" distR="0" wp14:anchorId="6AD64687" wp14:editId="395C8847">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ins>
    </w:p>
    <w:p w14:paraId="259A5E82" w14:textId="77777777" w:rsidR="004A0102" w:rsidRPr="009819CC" w:rsidRDefault="009819CC" w:rsidP="009819CC">
      <w:pPr>
        <w:pStyle w:val="BodyText"/>
        <w:rPr>
          <w:b/>
        </w:rPr>
      </w:pPr>
      <w:r>
        <w:t>1.</w:t>
      </w:r>
      <w:r w:rsidR="004956A8">
        <w:t xml:space="preserve"> </w:t>
      </w:r>
      <w:r w:rsidR="00A42A01" w:rsidRPr="009819CC">
        <w:t xml:space="preserve">Use of Assign node labeled as “Assign node 1” above. This will set the common variables for the transaction irrespective of entry mode used. Below is the screenshot of variables used in this assign </w:t>
      </w:r>
      <w:proofErr w:type="gramStart"/>
      <w:r w:rsidR="00A42A01" w:rsidRPr="009819CC">
        <w:t>node:</w:t>
      </w:r>
      <w:proofErr w:type="gramEnd"/>
      <w:r w:rsidR="004A0102" w:rsidRPr="009819CC">
        <w:rPr>
          <w:b/>
        </w:rPr>
        <w:t xml:space="preserve"> </w:t>
      </w:r>
    </w:p>
    <w:p w14:paraId="2E28626A" w14:textId="77777777" w:rsidR="00DD31AA" w:rsidRDefault="004A0102" w:rsidP="004A0102">
      <w:pPr>
        <w:pStyle w:val="BodyText"/>
        <w:rPr>
          <w:ins w:id="115" w:author="Christy Thomas" w:date="2014-07-01T22:56:00Z"/>
        </w:rPr>
      </w:pPr>
      <w:r>
        <w:rPr>
          <w:noProof/>
        </w:rPr>
        <w:lastRenderedPageBreak/>
        <w:drawing>
          <wp:inline distT="0" distB="0" distL="0" distR="0" wp14:anchorId="2DE4E08A" wp14:editId="4086D251">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82">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14:paraId="5E545765" w14:textId="77777777" w:rsidR="00AE3C79" w:rsidRDefault="00AE3C79" w:rsidP="004A0102">
      <w:pPr>
        <w:pStyle w:val="BodyText"/>
        <w:rPr>
          <w:ins w:id="116" w:author="Christy Thomas" w:date="2014-07-01T22:56:00Z"/>
        </w:rPr>
      </w:pPr>
    </w:p>
    <w:p w14:paraId="64A9A431" w14:textId="77777777" w:rsidR="00AE3C79" w:rsidRDefault="00AE3C79" w:rsidP="004A0102">
      <w:pPr>
        <w:pStyle w:val="BodyText"/>
      </w:pPr>
    </w:p>
    <w:p w14:paraId="5B0CD838" w14:textId="77777777" w:rsidR="009819CC" w:rsidRDefault="009819CC" w:rsidP="009819CC">
      <w:pPr>
        <w:pStyle w:val="BodyText"/>
      </w:pPr>
    </w:p>
    <w:p w14:paraId="16CFD62E" w14:textId="77777777" w:rsidR="009819CC" w:rsidRDefault="009819CC" w:rsidP="009819CC">
      <w:pPr>
        <w:pStyle w:val="BodyText"/>
      </w:pPr>
    </w:p>
    <w:p w14:paraId="3E586386" w14:textId="77777777" w:rsidR="009819CC" w:rsidRDefault="009819CC" w:rsidP="009819CC">
      <w:pPr>
        <w:pStyle w:val="BodyText"/>
      </w:pPr>
    </w:p>
    <w:p w14:paraId="5FEEEA16" w14:textId="77777777" w:rsidR="009819CC" w:rsidRDefault="009819CC" w:rsidP="009819CC">
      <w:pPr>
        <w:pStyle w:val="BodyText"/>
      </w:pPr>
    </w:p>
    <w:p w14:paraId="6B974919" w14:textId="77777777" w:rsidR="009819CC" w:rsidRDefault="009819CC" w:rsidP="009819CC">
      <w:pPr>
        <w:pStyle w:val="BodyText"/>
      </w:pPr>
    </w:p>
    <w:p w14:paraId="25DC2EA2" w14:textId="77777777" w:rsidR="009819CC" w:rsidRDefault="00AE3C79" w:rsidP="009819CC">
      <w:pPr>
        <w:pStyle w:val="BodyText"/>
      </w:pPr>
      <w:ins w:id="117" w:author="Christy Thomas" w:date="2014-07-01T22:57:00Z">
        <w:r>
          <w:t>Example input variables from DSS:</w:t>
        </w:r>
      </w:ins>
    </w:p>
    <w:p w14:paraId="0AF5BBB8" w14:textId="77777777" w:rsidR="009819CC" w:rsidRDefault="00AE3C79" w:rsidP="009819CC">
      <w:pPr>
        <w:pStyle w:val="BodyText"/>
      </w:pPr>
      <w:ins w:id="118" w:author="Christy Thomas" w:date="2014-07-01T22:57:00Z">
        <w:r>
          <w:rPr>
            <w:noProof/>
          </w:rPr>
          <w:lastRenderedPageBreak/>
          <w:drawing>
            <wp:inline distT="0" distB="0" distL="0" distR="0" wp14:anchorId="0F3F5282" wp14:editId="0B4CF9FB">
              <wp:extent cx="5657769" cy="4351655"/>
              <wp:effectExtent l="0" t="0" r="0"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769" cy="4351655"/>
                      </a:xfrm>
                      <a:prstGeom prst="rect">
                        <a:avLst/>
                      </a:prstGeom>
                      <a:noFill/>
                      <a:ln>
                        <a:noFill/>
                      </a:ln>
                    </pic:spPr>
                  </pic:pic>
                </a:graphicData>
              </a:graphic>
            </wp:inline>
          </w:drawing>
        </w:r>
      </w:ins>
    </w:p>
    <w:p w14:paraId="102F4488" w14:textId="77777777" w:rsidR="00A42A01" w:rsidRDefault="009819CC" w:rsidP="009819CC">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14:paraId="0064E236" w14:textId="77777777" w:rsidR="005858F2" w:rsidRDefault="005858F2" w:rsidP="005858F2">
      <w:pPr>
        <w:pStyle w:val="BodyText"/>
      </w:pPr>
      <w:r>
        <w:rPr>
          <w:noProof/>
        </w:rPr>
        <w:lastRenderedPageBreak/>
        <w:drawing>
          <wp:inline distT="0" distB="0" distL="0" distR="0" wp14:anchorId="231EC0DE" wp14:editId="6DD9BE57">
            <wp:extent cx="6400800" cy="6326505"/>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84">
                      <a:extLst>
                        <a:ext uri="{28A0092B-C50C-407E-A947-70E740481C1C}">
                          <a14:useLocalDpi xmlns:a14="http://schemas.microsoft.com/office/drawing/2010/main" val="0"/>
                        </a:ext>
                      </a:extLst>
                    </a:blip>
                    <a:stretch>
                      <a:fillRect/>
                    </a:stretch>
                  </pic:blipFill>
                  <pic:spPr>
                    <a:xfrm>
                      <a:off x="0" y="0"/>
                      <a:ext cx="6400800" cy="6326505"/>
                    </a:xfrm>
                    <a:prstGeom prst="rect">
                      <a:avLst/>
                    </a:prstGeom>
                    <a:ln>
                      <a:solidFill>
                        <a:schemeClr val="accent1"/>
                      </a:solidFill>
                    </a:ln>
                  </pic:spPr>
                </pic:pic>
              </a:graphicData>
            </a:graphic>
          </wp:inline>
        </w:drawing>
      </w:r>
    </w:p>
    <w:p w14:paraId="3946EC10" w14:textId="77777777" w:rsidR="009819CC" w:rsidRDefault="009819CC" w:rsidP="009819CC">
      <w:pPr>
        <w:pStyle w:val="BodyText"/>
      </w:pPr>
    </w:p>
    <w:p w14:paraId="70DAEF5D" w14:textId="77777777" w:rsidR="009819CC" w:rsidRDefault="00AE3C79" w:rsidP="009819CC">
      <w:pPr>
        <w:pStyle w:val="BodyText"/>
      </w:pPr>
      <w:ins w:id="119" w:author="Christy Thomas" w:date="2014-07-01T22:58:00Z">
        <w:r>
          <w:t>Example input variables from DSS:</w:t>
        </w:r>
      </w:ins>
    </w:p>
    <w:p w14:paraId="1A1DAAF0" w14:textId="77777777" w:rsidR="009819CC" w:rsidRDefault="009819CC" w:rsidP="009819CC">
      <w:pPr>
        <w:pStyle w:val="BodyText"/>
      </w:pPr>
    </w:p>
    <w:p w14:paraId="7F337F3E" w14:textId="77777777" w:rsidR="009819CC" w:rsidRDefault="00AE3C79" w:rsidP="009819CC">
      <w:pPr>
        <w:pStyle w:val="BodyText"/>
      </w:pPr>
      <w:ins w:id="120" w:author="Christy Thomas" w:date="2014-07-01T23:00:00Z">
        <w:r>
          <w:rPr>
            <w:noProof/>
          </w:rPr>
          <w:lastRenderedPageBreak/>
          <w:drawing>
            <wp:inline distT="0" distB="0" distL="0" distR="0" wp14:anchorId="55680A90" wp14:editId="136A1300">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ins>
    </w:p>
    <w:p w14:paraId="75A5675B" w14:textId="77777777" w:rsidR="005858F2" w:rsidRDefault="005858F2" w:rsidP="009819CC">
      <w:pPr>
        <w:pStyle w:val="BodyText"/>
        <w:numPr>
          <w:ilvl w:val="0"/>
          <w:numId w:val="33"/>
        </w:numPr>
      </w:pPr>
      <w:r>
        <w:t xml:space="preserve">Use of Assign node labeled as “Assign node 3” if swiped entry mode is used on the POS terminal device. See below screenshot for the </w:t>
      </w:r>
      <w:r w:rsidR="00E95FBB">
        <w:t>variable</w:t>
      </w:r>
      <w:r>
        <w:t xml:space="preserve"> to set:</w:t>
      </w:r>
    </w:p>
    <w:p w14:paraId="657AF562" w14:textId="77777777" w:rsidR="005858F2" w:rsidRDefault="005858F2" w:rsidP="00E95FBB">
      <w:pPr>
        <w:pStyle w:val="BodyText"/>
      </w:pPr>
      <w:r>
        <w:rPr>
          <w:noProof/>
        </w:rPr>
        <w:lastRenderedPageBreak/>
        <w:drawing>
          <wp:inline distT="0" distB="0" distL="0" distR="0" wp14:anchorId="6767B4EC" wp14:editId="1094BE58">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14:paraId="39249D06" w14:textId="77777777" w:rsidR="00222CC0" w:rsidRDefault="00222CC0" w:rsidP="00E95FBB">
      <w:pPr>
        <w:pStyle w:val="BodyText"/>
      </w:pPr>
    </w:p>
    <w:p w14:paraId="4CA8C2A6" w14:textId="77777777" w:rsidR="00222CC0" w:rsidRDefault="00AE3C79" w:rsidP="00E95FBB">
      <w:pPr>
        <w:pStyle w:val="BodyText"/>
      </w:pPr>
      <w:ins w:id="121" w:author="Christy Thomas" w:date="2014-07-01T23:00:00Z">
        <w:r>
          <w:t>Example of input variables from DSS:</w:t>
        </w:r>
      </w:ins>
      <w:ins w:id="122" w:author="Christy Thomas" w:date="2014-07-01T23:01:00Z">
        <w:r>
          <w:rPr>
            <w:noProof/>
          </w:rPr>
          <w:lastRenderedPageBreak/>
          <w:drawing>
            <wp:inline distT="0" distB="0" distL="0" distR="0" wp14:anchorId="3556EC11" wp14:editId="62AB278F">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ins>
    </w:p>
    <w:p w14:paraId="0140417C" w14:textId="77777777" w:rsidR="00222CC0" w:rsidRDefault="00222CC0" w:rsidP="00E95FBB">
      <w:pPr>
        <w:pStyle w:val="BodyText"/>
      </w:pPr>
    </w:p>
    <w:p w14:paraId="191CEA19" w14:textId="77777777" w:rsidR="00222CC0" w:rsidRDefault="00222CC0" w:rsidP="00E95FBB">
      <w:pPr>
        <w:pStyle w:val="BodyText"/>
      </w:pPr>
    </w:p>
    <w:p w14:paraId="054D6F78" w14:textId="77777777" w:rsidR="00222CC0" w:rsidRDefault="00222CC0" w:rsidP="00E95FBB">
      <w:pPr>
        <w:pStyle w:val="BodyText"/>
      </w:pPr>
    </w:p>
    <w:p w14:paraId="06B9F7EC" w14:textId="77777777" w:rsidR="00222CC0" w:rsidRDefault="00222CC0" w:rsidP="00E95FBB">
      <w:pPr>
        <w:pStyle w:val="BodyText"/>
      </w:pPr>
    </w:p>
    <w:p w14:paraId="2768BFBD" w14:textId="77777777" w:rsidR="00222CC0" w:rsidRDefault="00222CC0" w:rsidP="00E95FBB">
      <w:pPr>
        <w:pStyle w:val="BodyText"/>
      </w:pPr>
      <w:r>
        <w:t>Below is the snapshot of required pipeline.</w:t>
      </w:r>
    </w:p>
    <w:p w14:paraId="78906AD2" w14:textId="77777777" w:rsidR="009D4D1F" w:rsidRPr="009D4D1F" w:rsidRDefault="0021700F" w:rsidP="009D2C87">
      <w:pPr>
        <w:pStyle w:val="BodyText"/>
      </w:pPr>
      <w:r>
        <w:rPr>
          <w:noProof/>
        </w:rPr>
        <w:lastRenderedPageBreak/>
        <w:drawing>
          <wp:inline distT="0" distB="0" distL="0" distR="0" wp14:anchorId="5B197B8E" wp14:editId="7BA5D1EC">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8" cstate="print"/>
                    <a:stretch>
                      <a:fillRect/>
                    </a:stretch>
                  </pic:blipFill>
                  <pic:spPr>
                    <a:xfrm>
                      <a:off x="0" y="0"/>
                      <a:ext cx="5876925" cy="6972300"/>
                    </a:xfrm>
                    <a:prstGeom prst="rect">
                      <a:avLst/>
                    </a:prstGeom>
                    <a:ln>
                      <a:solidFill>
                        <a:schemeClr val="accent1"/>
                      </a:solidFill>
                    </a:ln>
                  </pic:spPr>
                </pic:pic>
              </a:graphicData>
            </a:graphic>
          </wp:inline>
        </w:drawing>
      </w:r>
    </w:p>
    <w:p w14:paraId="575EE27A" w14:textId="77777777" w:rsidR="007759AC" w:rsidRDefault="007759AC" w:rsidP="009D2C87">
      <w:pPr>
        <w:pStyle w:val="BodyText"/>
      </w:pPr>
    </w:p>
    <w:p w14:paraId="6E233F01" w14:textId="77777777" w:rsidR="00FA4003" w:rsidRDefault="00B250A6" w:rsidP="009D2C87">
      <w:pPr>
        <w:pStyle w:val="BodyText"/>
        <w:rPr>
          <w:b/>
        </w:rPr>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14:paraId="4034B169" w14:textId="77777777" w:rsidTr="007F28C8">
        <w:tc>
          <w:tcPr>
            <w:tcW w:w="828" w:type="dxa"/>
          </w:tcPr>
          <w:p w14:paraId="5934FDA7" w14:textId="77777777" w:rsidR="009D2C87" w:rsidRPr="00FE67E5" w:rsidRDefault="009D2C87" w:rsidP="00ED4799">
            <w:pPr>
              <w:pStyle w:val="BodyText"/>
              <w:jc w:val="right"/>
              <w:rPr>
                <w:b/>
              </w:rPr>
            </w:pPr>
            <w:r w:rsidRPr="00FE67E5">
              <w:rPr>
                <w:b/>
              </w:rPr>
              <w:t>S. No.</w:t>
            </w:r>
          </w:p>
        </w:tc>
        <w:tc>
          <w:tcPr>
            <w:tcW w:w="1890" w:type="dxa"/>
          </w:tcPr>
          <w:p w14:paraId="60F3C5E9" w14:textId="77777777" w:rsidR="009D2C87" w:rsidRPr="00FE67E5" w:rsidRDefault="009D2C87" w:rsidP="009D2C87">
            <w:pPr>
              <w:pStyle w:val="BodyText"/>
              <w:rPr>
                <w:b/>
              </w:rPr>
            </w:pPr>
            <w:r w:rsidRPr="00FE67E5">
              <w:rPr>
                <w:b/>
              </w:rPr>
              <w:t>Variable name</w:t>
            </w:r>
          </w:p>
        </w:tc>
        <w:tc>
          <w:tcPr>
            <w:tcW w:w="5670" w:type="dxa"/>
          </w:tcPr>
          <w:p w14:paraId="02FC581C" w14:textId="77777777" w:rsidR="009D2C87" w:rsidRPr="00FE67E5" w:rsidRDefault="009D2C87" w:rsidP="009D2C87">
            <w:pPr>
              <w:pStyle w:val="BodyText"/>
              <w:rPr>
                <w:b/>
              </w:rPr>
            </w:pPr>
            <w:r w:rsidRPr="00FE67E5">
              <w:rPr>
                <w:b/>
              </w:rPr>
              <w:t>Description</w:t>
            </w:r>
          </w:p>
        </w:tc>
        <w:tc>
          <w:tcPr>
            <w:tcW w:w="2070" w:type="dxa"/>
          </w:tcPr>
          <w:p w14:paraId="25CCE332" w14:textId="77777777" w:rsidR="009D2C87" w:rsidRPr="00FE67E5" w:rsidRDefault="009D2C87" w:rsidP="009D2C87">
            <w:pPr>
              <w:pStyle w:val="BodyText"/>
              <w:rPr>
                <w:b/>
              </w:rPr>
            </w:pPr>
            <w:r w:rsidRPr="00FE67E5">
              <w:rPr>
                <w:b/>
              </w:rPr>
              <w:t>Note</w:t>
            </w:r>
          </w:p>
        </w:tc>
      </w:tr>
      <w:tr w:rsidR="00030821" w14:paraId="3D456D16" w14:textId="77777777" w:rsidTr="007F28C8">
        <w:tc>
          <w:tcPr>
            <w:tcW w:w="828" w:type="dxa"/>
          </w:tcPr>
          <w:p w14:paraId="4086D51F" w14:textId="77777777" w:rsidR="009D2C87" w:rsidRPr="009D2C87" w:rsidRDefault="009D2C87" w:rsidP="00ED4799">
            <w:pPr>
              <w:pStyle w:val="BodyText"/>
              <w:jc w:val="right"/>
            </w:pPr>
            <w:r>
              <w:t>1</w:t>
            </w:r>
          </w:p>
        </w:tc>
        <w:tc>
          <w:tcPr>
            <w:tcW w:w="1890" w:type="dxa"/>
          </w:tcPr>
          <w:p w14:paraId="0FAAE726" w14:textId="77777777" w:rsidR="009D2C87" w:rsidRPr="009D2C87" w:rsidRDefault="009D2C87" w:rsidP="009D2C87">
            <w:pPr>
              <w:pStyle w:val="BodyText"/>
            </w:pPr>
            <w:proofErr w:type="gramStart"/>
            <w:r w:rsidRPr="009D2C87">
              <w:t>cardPresent</w:t>
            </w:r>
            <w:proofErr w:type="gramEnd"/>
          </w:p>
        </w:tc>
        <w:tc>
          <w:tcPr>
            <w:tcW w:w="5670" w:type="dxa"/>
          </w:tcPr>
          <w:p w14:paraId="2A724AF6" w14:textId="77777777" w:rsidR="009D2C87" w:rsidRDefault="009D2C87" w:rsidP="009D2C87">
            <w:pPr>
              <w:pStyle w:val="BodyText"/>
            </w:pPr>
            <w:r>
              <w:t xml:space="preserve">Indicates </w:t>
            </w:r>
            <w:r w:rsidRPr="00F24B6A">
              <w:t xml:space="preserve">whether the card is present at the time of retail </w:t>
            </w:r>
            <w:r w:rsidRPr="00F24B6A">
              <w:lastRenderedPageBreak/>
              <w:t>POS transaction. Possible values</w:t>
            </w:r>
            <w:r>
              <w:t>:</w:t>
            </w:r>
          </w:p>
          <w:p w14:paraId="7DB29502" w14:textId="77777777" w:rsidR="009D2C87" w:rsidRDefault="009D2C87" w:rsidP="009D2C87">
            <w:pPr>
              <w:pStyle w:val="BodyText"/>
            </w:pPr>
            <w:r w:rsidRPr="00ED4799">
              <w:rPr>
                <w:b/>
              </w:rPr>
              <w:t>N</w:t>
            </w:r>
            <w:r>
              <w:t xml:space="preserve"> </w:t>
            </w:r>
            <w:r w:rsidRPr="00F24B6A">
              <w:t>– card not present</w:t>
            </w:r>
          </w:p>
          <w:p w14:paraId="470B5F2B" w14:textId="77777777" w:rsidR="009D2C87" w:rsidRPr="00F24B6A" w:rsidRDefault="009D2C87" w:rsidP="009D2C87">
            <w:pPr>
              <w:pStyle w:val="BodyText"/>
            </w:pPr>
            <w:r w:rsidRPr="00ED4799">
              <w:rPr>
                <w:b/>
              </w:rPr>
              <w:t>Y</w:t>
            </w:r>
            <w:r>
              <w:t xml:space="preserve"> </w:t>
            </w:r>
            <w:r w:rsidRPr="00F24B6A">
              <w:t>– card is present</w:t>
            </w:r>
          </w:p>
          <w:p w14:paraId="1A4ECEC3" w14:textId="77777777" w:rsidR="009D2C87" w:rsidRDefault="009D2C87" w:rsidP="009D2C87">
            <w:pPr>
              <w:pStyle w:val="BodyText"/>
            </w:pPr>
          </w:p>
        </w:tc>
        <w:tc>
          <w:tcPr>
            <w:tcW w:w="2070" w:type="dxa"/>
          </w:tcPr>
          <w:p w14:paraId="5C5ED605" w14:textId="77777777" w:rsidR="009D2C87" w:rsidRDefault="00737BF8" w:rsidP="009D2C87">
            <w:pPr>
              <w:pStyle w:val="BodyText"/>
            </w:pPr>
            <w:r>
              <w:lastRenderedPageBreak/>
              <w:t>Required.</w:t>
            </w:r>
          </w:p>
        </w:tc>
      </w:tr>
      <w:tr w:rsidR="00030821" w14:paraId="4CDFE660" w14:textId="77777777" w:rsidTr="007F28C8">
        <w:tc>
          <w:tcPr>
            <w:tcW w:w="828" w:type="dxa"/>
          </w:tcPr>
          <w:p w14:paraId="2B76B4B8" w14:textId="77777777" w:rsidR="009D2C87" w:rsidRDefault="009D2C87" w:rsidP="00ED4799">
            <w:pPr>
              <w:pStyle w:val="BodyText"/>
              <w:jc w:val="right"/>
            </w:pPr>
            <w:r>
              <w:lastRenderedPageBreak/>
              <w:t>2</w:t>
            </w:r>
          </w:p>
        </w:tc>
        <w:tc>
          <w:tcPr>
            <w:tcW w:w="1890" w:type="dxa"/>
          </w:tcPr>
          <w:p w14:paraId="03FFB484" w14:textId="77777777" w:rsidR="009D2C87" w:rsidRDefault="009D2C87" w:rsidP="009D2C87">
            <w:pPr>
              <w:pStyle w:val="BodyText"/>
            </w:pPr>
            <w:proofErr w:type="gramStart"/>
            <w:r>
              <w:t>catLevel</w:t>
            </w:r>
            <w:proofErr w:type="gramEnd"/>
          </w:p>
        </w:tc>
        <w:tc>
          <w:tcPr>
            <w:tcW w:w="5670" w:type="dxa"/>
          </w:tcPr>
          <w:p w14:paraId="03BCCBE0" w14:textId="77777777" w:rsidR="009D2C87" w:rsidRPr="00F24B6A" w:rsidRDefault="009D2C87" w:rsidP="009D2C87">
            <w:pPr>
              <w:pStyle w:val="BodyText"/>
            </w:pPr>
            <w:r>
              <w:t xml:space="preserve">Type </w:t>
            </w:r>
            <w:r w:rsidRPr="00F24B6A">
              <w:t>of cardholder activated terminal. Possible values:</w:t>
            </w:r>
          </w:p>
          <w:p w14:paraId="7CE61262" w14:textId="77777777" w:rsidR="009D2C87" w:rsidRDefault="009D2C87" w:rsidP="009D2C87">
            <w:pPr>
              <w:pStyle w:val="BodyText"/>
            </w:pPr>
            <w:r w:rsidRPr="00ED4799">
              <w:rPr>
                <w:b/>
              </w:rPr>
              <w:t>1</w:t>
            </w:r>
            <w:r w:rsidRPr="00F24B6A">
              <w:t xml:space="preserve"> </w:t>
            </w:r>
            <w:r>
              <w:t>– A</w:t>
            </w:r>
            <w:r w:rsidRPr="00F24B6A">
              <w:t>utomated dispensing machine</w:t>
            </w:r>
          </w:p>
          <w:p w14:paraId="215C3AC8" w14:textId="77777777" w:rsidR="009D2C87" w:rsidRDefault="009D2C87" w:rsidP="009D2C87">
            <w:pPr>
              <w:pStyle w:val="BodyText"/>
            </w:pPr>
            <w:r w:rsidRPr="00ED4799">
              <w:rPr>
                <w:b/>
              </w:rPr>
              <w:t>2</w:t>
            </w:r>
            <w:r>
              <w:t xml:space="preserve"> – Self</w:t>
            </w:r>
            <w:r w:rsidRPr="00F24B6A">
              <w:t>-service terminal</w:t>
            </w:r>
          </w:p>
          <w:p w14:paraId="6A47C3D3" w14:textId="77777777" w:rsidR="009D2C87" w:rsidRPr="00F24B6A" w:rsidRDefault="009D2C87" w:rsidP="009D2C87">
            <w:pPr>
              <w:pStyle w:val="BodyText"/>
              <w:rPr>
                <w:b/>
              </w:rPr>
            </w:pPr>
            <w:r w:rsidRPr="00ED4799">
              <w:rPr>
                <w:b/>
              </w:rPr>
              <w:t>3</w:t>
            </w:r>
            <w:r>
              <w:t xml:space="preserve"> – L</w:t>
            </w:r>
            <w:r w:rsidRPr="00F24B6A">
              <w:t>imited amount terminal</w:t>
            </w:r>
          </w:p>
          <w:p w14:paraId="5E306631" w14:textId="77777777" w:rsidR="009D2C87" w:rsidRPr="00F24B6A" w:rsidRDefault="009D2C87" w:rsidP="009D2C87">
            <w:pPr>
              <w:pStyle w:val="BodyText"/>
              <w:rPr>
                <w:b/>
              </w:rPr>
            </w:pPr>
            <w:r w:rsidRPr="00ED4799">
              <w:rPr>
                <w:b/>
              </w:rPr>
              <w:t>4</w:t>
            </w:r>
            <w:r>
              <w:t xml:space="preserve"> – I</w:t>
            </w:r>
            <w:r w:rsidRPr="00F24B6A">
              <w:t>n-flight commerce (IFC) terminal</w:t>
            </w:r>
          </w:p>
          <w:p w14:paraId="01CD5F43" w14:textId="77777777" w:rsidR="009D2C87" w:rsidRPr="00F24B6A" w:rsidRDefault="009D2C87" w:rsidP="009D2C87">
            <w:pPr>
              <w:pStyle w:val="BodyText"/>
              <w:rPr>
                <w:b/>
              </w:rPr>
            </w:pPr>
            <w:r w:rsidRPr="00ED4799">
              <w:rPr>
                <w:b/>
              </w:rPr>
              <w:t>5</w:t>
            </w:r>
            <w:r>
              <w:t xml:space="preserve"> – R</w:t>
            </w:r>
            <w:r w:rsidRPr="00F24B6A">
              <w:t>adio frequency device</w:t>
            </w:r>
          </w:p>
          <w:p w14:paraId="3ECC51AD" w14:textId="77777777" w:rsidR="009D2C87" w:rsidRDefault="009D2C87" w:rsidP="009D2C87">
            <w:pPr>
              <w:pStyle w:val="BodyText"/>
            </w:pPr>
            <w:r w:rsidRPr="00ED4799">
              <w:rPr>
                <w:b/>
              </w:rPr>
              <w:t>6</w:t>
            </w:r>
            <w:r>
              <w:t xml:space="preserve"> – M</w:t>
            </w:r>
            <w:r w:rsidRPr="00F24B6A">
              <w:t>obile acceptance terminal</w:t>
            </w:r>
          </w:p>
        </w:tc>
        <w:tc>
          <w:tcPr>
            <w:tcW w:w="2070" w:type="dxa"/>
          </w:tcPr>
          <w:p w14:paraId="3F662681" w14:textId="77777777" w:rsidR="009D2C87" w:rsidRDefault="00737BF8" w:rsidP="009D2C87">
            <w:pPr>
              <w:pStyle w:val="BodyText"/>
            </w:pPr>
            <w:r>
              <w:t>Optional.</w:t>
            </w:r>
            <w:r w:rsidR="00AD4087">
              <w:t xml:space="preserve"> This variable becomes required if </w:t>
            </w:r>
            <w:r w:rsidR="00AD4087" w:rsidRPr="00AD4087">
              <w:rPr>
                <w:b/>
              </w:rPr>
              <w:t>terminalID</w:t>
            </w:r>
            <w:r w:rsidR="00AD4087">
              <w:t xml:space="preserve"> variable is set to a value.</w:t>
            </w:r>
          </w:p>
        </w:tc>
      </w:tr>
      <w:tr w:rsidR="00030821" w14:paraId="0E9111E1" w14:textId="77777777" w:rsidTr="007F28C8">
        <w:tc>
          <w:tcPr>
            <w:tcW w:w="828" w:type="dxa"/>
          </w:tcPr>
          <w:p w14:paraId="4495BD9A" w14:textId="77777777" w:rsidR="009D2C87" w:rsidRDefault="009D2C87" w:rsidP="00ED4799">
            <w:pPr>
              <w:pStyle w:val="BodyText"/>
              <w:jc w:val="right"/>
            </w:pPr>
            <w:r>
              <w:t>3</w:t>
            </w:r>
          </w:p>
        </w:tc>
        <w:tc>
          <w:tcPr>
            <w:tcW w:w="1890" w:type="dxa"/>
          </w:tcPr>
          <w:p w14:paraId="3F9796C9" w14:textId="77777777" w:rsidR="009D2C87" w:rsidRDefault="009D2C87" w:rsidP="009D2C87">
            <w:pPr>
              <w:pStyle w:val="BodyText"/>
            </w:pPr>
            <w:proofErr w:type="gramStart"/>
            <w:r>
              <w:t>entryMode</w:t>
            </w:r>
            <w:proofErr w:type="gramEnd"/>
          </w:p>
        </w:tc>
        <w:tc>
          <w:tcPr>
            <w:tcW w:w="5670" w:type="dxa"/>
          </w:tcPr>
          <w:p w14:paraId="35806EB1" w14:textId="77777777" w:rsidR="009D2C87" w:rsidRPr="00F24B6A" w:rsidRDefault="009D2C87" w:rsidP="009D2C87">
            <w:pPr>
              <w:pStyle w:val="BodyText"/>
            </w:pPr>
            <w:r>
              <w:t xml:space="preserve">Method </w:t>
            </w:r>
            <w:r w:rsidRPr="00F24B6A">
              <w:t>of entering credit card information into the POS terminal. Possible values:</w:t>
            </w:r>
          </w:p>
          <w:p w14:paraId="1B2355B1" w14:textId="77777777" w:rsidR="009D2C87" w:rsidRPr="00F24B6A" w:rsidRDefault="009D2C87" w:rsidP="009D2C87">
            <w:pPr>
              <w:pStyle w:val="BodyText"/>
            </w:pPr>
            <w:proofErr w:type="gramStart"/>
            <w:r w:rsidRPr="00ED4799">
              <w:rPr>
                <w:b/>
              </w:rPr>
              <w:t>keyed</w:t>
            </w:r>
            <w:proofErr w:type="gramEnd"/>
            <w:r>
              <w:t xml:space="preserve"> – M</w:t>
            </w:r>
            <w:r w:rsidRPr="00F24B6A">
              <w:t>anually keyed into POS terminal.</w:t>
            </w:r>
          </w:p>
          <w:p w14:paraId="359B3587" w14:textId="77777777" w:rsidR="009D2C87" w:rsidRPr="00F24B6A" w:rsidRDefault="009D2C87" w:rsidP="009D2C87">
            <w:pPr>
              <w:pStyle w:val="BodyText"/>
            </w:pPr>
            <w:proofErr w:type="gramStart"/>
            <w:r w:rsidRPr="00ED4799">
              <w:rPr>
                <w:b/>
              </w:rPr>
              <w:t>swiped</w:t>
            </w:r>
            <w:proofErr w:type="gramEnd"/>
            <w:r>
              <w:t xml:space="preserve"> – R</w:t>
            </w:r>
            <w:r w:rsidRPr="00F24B6A">
              <w:t>ead from credit card magnetic stripe.</w:t>
            </w:r>
          </w:p>
          <w:p w14:paraId="1E6147CC" w14:textId="77777777" w:rsidR="009D2C87" w:rsidRDefault="009D2C87" w:rsidP="009D2C87">
            <w:pPr>
              <w:pStyle w:val="BodyText"/>
            </w:pPr>
          </w:p>
        </w:tc>
        <w:tc>
          <w:tcPr>
            <w:tcW w:w="2070" w:type="dxa"/>
          </w:tcPr>
          <w:p w14:paraId="150C2917" w14:textId="77777777" w:rsidR="009D2C87" w:rsidRDefault="00737BF8" w:rsidP="009D2C87">
            <w:pPr>
              <w:pStyle w:val="BodyText"/>
            </w:pPr>
            <w:r>
              <w:t>Required.</w:t>
            </w:r>
          </w:p>
        </w:tc>
      </w:tr>
      <w:tr w:rsidR="00030821" w14:paraId="1310029B" w14:textId="77777777" w:rsidTr="007F28C8">
        <w:tc>
          <w:tcPr>
            <w:tcW w:w="828" w:type="dxa"/>
          </w:tcPr>
          <w:p w14:paraId="6E6792E4" w14:textId="77777777" w:rsidR="009D2C87" w:rsidRDefault="00F74261" w:rsidP="00ED4799">
            <w:pPr>
              <w:pStyle w:val="BodyText"/>
              <w:jc w:val="right"/>
            </w:pPr>
            <w:r>
              <w:t>4</w:t>
            </w:r>
          </w:p>
        </w:tc>
        <w:tc>
          <w:tcPr>
            <w:tcW w:w="1890" w:type="dxa"/>
          </w:tcPr>
          <w:p w14:paraId="167B30D6" w14:textId="77777777" w:rsidR="009D2C87" w:rsidRDefault="009D2C87" w:rsidP="009D2C87">
            <w:pPr>
              <w:pStyle w:val="BodyText"/>
            </w:pPr>
            <w:proofErr w:type="gramStart"/>
            <w:r w:rsidRPr="00F24B6A">
              <w:t>terminalCapability</w:t>
            </w:r>
            <w:proofErr w:type="gramEnd"/>
          </w:p>
        </w:tc>
        <w:tc>
          <w:tcPr>
            <w:tcW w:w="5670" w:type="dxa"/>
          </w:tcPr>
          <w:p w14:paraId="0F0D4CE6" w14:textId="77777777" w:rsidR="009D2C87" w:rsidRPr="00F24B6A" w:rsidRDefault="009D2C87" w:rsidP="009D2C87">
            <w:pPr>
              <w:pStyle w:val="BodyText"/>
            </w:pPr>
            <w:r>
              <w:t xml:space="preserve">POS </w:t>
            </w:r>
            <w:r w:rsidRPr="00F24B6A">
              <w:t>terminal’s capability. Possible values:</w:t>
            </w:r>
          </w:p>
          <w:p w14:paraId="0C4BCE27" w14:textId="77777777"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14:paraId="5330634B" w14:textId="77777777"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14:paraId="025E05C6" w14:textId="77777777"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14:paraId="6C102204" w14:textId="77777777" w:rsidR="009D2C87" w:rsidRDefault="009D2C87" w:rsidP="009D2C87">
            <w:pPr>
              <w:pStyle w:val="BodyText"/>
            </w:pPr>
          </w:p>
        </w:tc>
        <w:tc>
          <w:tcPr>
            <w:tcW w:w="2070" w:type="dxa"/>
          </w:tcPr>
          <w:p w14:paraId="41F5F049" w14:textId="77777777" w:rsidR="009D2C87" w:rsidRDefault="00737BF8" w:rsidP="009D2C87">
            <w:pPr>
              <w:pStyle w:val="BodyText"/>
            </w:pPr>
            <w:r>
              <w:t>Required.</w:t>
            </w:r>
          </w:p>
        </w:tc>
      </w:tr>
      <w:tr w:rsidR="00030821" w14:paraId="4883CC38" w14:textId="77777777" w:rsidTr="007F28C8">
        <w:tc>
          <w:tcPr>
            <w:tcW w:w="828" w:type="dxa"/>
          </w:tcPr>
          <w:p w14:paraId="68409EDE" w14:textId="77777777" w:rsidR="009D2C87" w:rsidRDefault="00F74261" w:rsidP="00ED4799">
            <w:pPr>
              <w:pStyle w:val="BodyText"/>
              <w:jc w:val="right"/>
            </w:pPr>
            <w:r>
              <w:t>5</w:t>
            </w:r>
          </w:p>
        </w:tc>
        <w:tc>
          <w:tcPr>
            <w:tcW w:w="1890" w:type="dxa"/>
          </w:tcPr>
          <w:p w14:paraId="121B8B16" w14:textId="77777777" w:rsidR="009D2C87" w:rsidRDefault="009D2C87" w:rsidP="009D2C87">
            <w:pPr>
              <w:pStyle w:val="BodyText"/>
            </w:pPr>
            <w:proofErr w:type="gramStart"/>
            <w:r w:rsidRPr="003E2EC1">
              <w:t>terminalID</w:t>
            </w:r>
            <w:proofErr w:type="gramEnd"/>
          </w:p>
        </w:tc>
        <w:tc>
          <w:tcPr>
            <w:tcW w:w="5670" w:type="dxa"/>
          </w:tcPr>
          <w:p w14:paraId="45B375B4" w14:textId="77777777"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rPr>
                <w:b/>
              </w:rPr>
              <w:t>POS_Terminal</w:t>
            </w:r>
            <w:r w:rsidR="00737BF8">
              <w:rPr>
                <w:b/>
              </w:rPr>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14:paraId="10B74266" w14:textId="77777777" w:rsidR="009D2C87" w:rsidRDefault="009D2C87" w:rsidP="009D2C87">
            <w:pPr>
              <w:pStyle w:val="BodyText"/>
            </w:pPr>
          </w:p>
        </w:tc>
        <w:tc>
          <w:tcPr>
            <w:tcW w:w="2070" w:type="dxa"/>
          </w:tcPr>
          <w:p w14:paraId="617B0BE2" w14:textId="77777777" w:rsidR="009D2C87" w:rsidRDefault="00737BF8" w:rsidP="009D2C87">
            <w:pPr>
              <w:pStyle w:val="BodyText"/>
            </w:pPr>
            <w:r>
              <w:t>Optional.</w:t>
            </w:r>
          </w:p>
        </w:tc>
      </w:tr>
      <w:tr w:rsidR="00030821" w14:paraId="5418BA85" w14:textId="77777777" w:rsidTr="007F28C8">
        <w:tc>
          <w:tcPr>
            <w:tcW w:w="828" w:type="dxa"/>
          </w:tcPr>
          <w:p w14:paraId="033E6880" w14:textId="77777777" w:rsidR="009D2C87" w:rsidRDefault="00F74261" w:rsidP="00ED4799">
            <w:pPr>
              <w:pStyle w:val="BodyText"/>
              <w:jc w:val="right"/>
            </w:pPr>
            <w:r>
              <w:t>6</w:t>
            </w:r>
          </w:p>
        </w:tc>
        <w:tc>
          <w:tcPr>
            <w:tcW w:w="1890" w:type="dxa"/>
          </w:tcPr>
          <w:p w14:paraId="0C3B960C" w14:textId="77777777" w:rsidR="009D2C87" w:rsidRDefault="009D2C87" w:rsidP="009D2C87">
            <w:pPr>
              <w:pStyle w:val="BodyText"/>
            </w:pPr>
            <w:proofErr w:type="gramStart"/>
            <w:r w:rsidRPr="003E2EC1">
              <w:t>trackData</w:t>
            </w:r>
            <w:proofErr w:type="gramEnd"/>
          </w:p>
        </w:tc>
        <w:tc>
          <w:tcPr>
            <w:tcW w:w="5670" w:type="dxa"/>
          </w:tcPr>
          <w:p w14:paraId="64F80FE5" w14:textId="77777777"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1B86A43E" w14:textId="77777777"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w:t>
            </w:r>
            <w:proofErr w:type="gramStart"/>
            <w:r w:rsidRPr="003E2EC1">
              <w:rPr>
                <w:highlight w:val="lightGray"/>
              </w:rPr>
              <w:t>?;</w:t>
            </w:r>
            <w:proofErr w:type="gramEnd"/>
            <w:r w:rsidRPr="003E2EC1">
              <w:rPr>
                <w:highlight w:val="lightGray"/>
              </w:rPr>
              <w:t>4111111111111111=16121019761186800000?</w:t>
            </w:r>
          </w:p>
          <w:p w14:paraId="1757A3D6" w14:textId="77777777" w:rsidR="009D2C87" w:rsidRPr="003E2EC1" w:rsidRDefault="009D2C87" w:rsidP="009D2C87">
            <w:pPr>
              <w:pStyle w:val="BodyText"/>
            </w:pPr>
            <w:r>
              <w:t>Track 1 – t</w:t>
            </w:r>
            <w:r w:rsidRPr="003E2EC1">
              <w:t>he track 1 data precedes the semicolon (;)</w:t>
            </w:r>
          </w:p>
          <w:p w14:paraId="1834FCE5" w14:textId="77777777" w:rsidR="009D2C87" w:rsidRPr="00E63AF2" w:rsidRDefault="009D2C87" w:rsidP="009D2C87">
            <w:pPr>
              <w:pStyle w:val="BodyText"/>
            </w:pPr>
            <w:r>
              <w:t>Track 2 – t</w:t>
            </w:r>
            <w:r w:rsidRPr="003E2EC1">
              <w:t>he track 2 data follows the semicolon</w:t>
            </w:r>
            <w:r>
              <w:t xml:space="preserve"> (;)</w:t>
            </w:r>
          </w:p>
          <w:p w14:paraId="43D6A0DA" w14:textId="77777777" w:rsidR="009D2C87" w:rsidRDefault="009D2C87" w:rsidP="009D2C87">
            <w:pPr>
              <w:pStyle w:val="BodyText"/>
            </w:pPr>
          </w:p>
        </w:tc>
        <w:tc>
          <w:tcPr>
            <w:tcW w:w="2070" w:type="dxa"/>
          </w:tcPr>
          <w:p w14:paraId="1BE5A5DC" w14:textId="77777777" w:rsidR="009D2C87" w:rsidRDefault="00221C07" w:rsidP="009D2C87">
            <w:pPr>
              <w:pStyle w:val="BodyText"/>
            </w:pPr>
            <w:r>
              <w:lastRenderedPageBreak/>
              <w:t xml:space="preserve">Required if </w:t>
            </w:r>
            <w:r w:rsidRPr="00221C07">
              <w:rPr>
                <w:b/>
              </w:rPr>
              <w:t>entryMode=swiped</w:t>
            </w:r>
            <w:r>
              <w:t>.</w:t>
            </w:r>
          </w:p>
        </w:tc>
      </w:tr>
      <w:tr w:rsidR="00030821" w14:paraId="30E0EC4D" w14:textId="77777777" w:rsidTr="007F28C8">
        <w:tc>
          <w:tcPr>
            <w:tcW w:w="828" w:type="dxa"/>
          </w:tcPr>
          <w:p w14:paraId="53B852BD" w14:textId="77777777" w:rsidR="009D2C87" w:rsidRDefault="00F74261" w:rsidP="00ED4799">
            <w:pPr>
              <w:pStyle w:val="BodyText"/>
              <w:jc w:val="right"/>
            </w:pPr>
            <w:r>
              <w:lastRenderedPageBreak/>
              <w:t>7</w:t>
            </w:r>
          </w:p>
        </w:tc>
        <w:tc>
          <w:tcPr>
            <w:tcW w:w="1890" w:type="dxa"/>
          </w:tcPr>
          <w:p w14:paraId="614AEF01" w14:textId="77777777" w:rsidR="009D2C87" w:rsidRDefault="009D2C87" w:rsidP="009D2C87">
            <w:pPr>
              <w:pStyle w:val="BodyText"/>
            </w:pPr>
            <w:proofErr w:type="gramStart"/>
            <w:r>
              <w:t>c</w:t>
            </w:r>
            <w:r w:rsidRPr="00E63AF2">
              <w:t>urrency</w:t>
            </w:r>
            <w:proofErr w:type="gramEnd"/>
          </w:p>
        </w:tc>
        <w:tc>
          <w:tcPr>
            <w:tcW w:w="5670" w:type="dxa"/>
          </w:tcPr>
          <w:p w14:paraId="12BFEB1C" w14:textId="77777777" w:rsidR="009D2C87" w:rsidRPr="00E63AF2" w:rsidRDefault="009D2C87" w:rsidP="009D2C87">
            <w:pPr>
              <w:pStyle w:val="BodyText"/>
            </w:pPr>
            <w:r>
              <w:t>C</w:t>
            </w:r>
            <w:r w:rsidRPr="00E63AF2">
              <w:t>urrency used for order. For possible values</w:t>
            </w:r>
            <w:r>
              <w:t xml:space="preserve"> refer </w:t>
            </w:r>
            <w:hyperlink r:id="rId89" w:history="1">
              <w:r w:rsidRPr="00E63AF2">
                <w:rPr>
                  <w:rStyle w:val="Hyperlink"/>
                </w:rPr>
                <w:t>ISO Standard Currency Codes</w:t>
              </w:r>
            </w:hyperlink>
          </w:p>
          <w:p w14:paraId="67AB3A4E" w14:textId="77777777" w:rsidR="009D2C87" w:rsidRDefault="009D2C87" w:rsidP="009D2C87">
            <w:pPr>
              <w:pStyle w:val="BodyText"/>
            </w:pPr>
          </w:p>
        </w:tc>
        <w:tc>
          <w:tcPr>
            <w:tcW w:w="2070" w:type="dxa"/>
          </w:tcPr>
          <w:p w14:paraId="2EE8B7D3" w14:textId="77777777" w:rsidR="009D2C87" w:rsidRDefault="00F53E81" w:rsidP="009D2C87">
            <w:pPr>
              <w:pStyle w:val="BodyText"/>
            </w:pPr>
            <w:r>
              <w:t>If this variable is not set with any currency code then default currency code is retrieved configured for web store in Business Manager.</w:t>
            </w:r>
          </w:p>
        </w:tc>
      </w:tr>
      <w:tr w:rsidR="00030821" w14:paraId="784F20B8" w14:textId="77777777" w:rsidTr="007F28C8">
        <w:tc>
          <w:tcPr>
            <w:tcW w:w="828" w:type="dxa"/>
          </w:tcPr>
          <w:p w14:paraId="3FD606DC" w14:textId="77777777" w:rsidR="009D2C87" w:rsidRDefault="00F74261" w:rsidP="00ED4799">
            <w:pPr>
              <w:pStyle w:val="BodyText"/>
              <w:jc w:val="right"/>
            </w:pPr>
            <w:r>
              <w:t>8</w:t>
            </w:r>
          </w:p>
        </w:tc>
        <w:tc>
          <w:tcPr>
            <w:tcW w:w="1890" w:type="dxa"/>
          </w:tcPr>
          <w:p w14:paraId="10D20B4E" w14:textId="77777777" w:rsidR="009D2C87" w:rsidRDefault="009D2C87" w:rsidP="009D2C87">
            <w:pPr>
              <w:pStyle w:val="BodyText"/>
            </w:pPr>
            <w:proofErr w:type="gramStart"/>
            <w:r>
              <w:t>amount</w:t>
            </w:r>
            <w:proofErr w:type="gramEnd"/>
          </w:p>
        </w:tc>
        <w:tc>
          <w:tcPr>
            <w:tcW w:w="5670" w:type="dxa"/>
          </w:tcPr>
          <w:p w14:paraId="65085998" w14:textId="77777777" w:rsidR="009D2C87" w:rsidRPr="00B23D0D" w:rsidRDefault="009D2C87" w:rsidP="009D2C87">
            <w:pPr>
              <w:pStyle w:val="BodyText"/>
            </w:pPr>
            <w:r>
              <w:t xml:space="preserve">Grand </w:t>
            </w:r>
            <w:r w:rsidRPr="00E63AF2">
              <w:t>total for the order</w:t>
            </w:r>
            <w:r>
              <w:t>.</w:t>
            </w:r>
          </w:p>
          <w:p w14:paraId="0C620725" w14:textId="77777777" w:rsidR="009D2C87" w:rsidRDefault="009D2C87" w:rsidP="009D2C87">
            <w:pPr>
              <w:pStyle w:val="BodyText"/>
            </w:pPr>
          </w:p>
        </w:tc>
        <w:tc>
          <w:tcPr>
            <w:tcW w:w="2070" w:type="dxa"/>
          </w:tcPr>
          <w:p w14:paraId="27B8D1A3" w14:textId="77777777" w:rsidR="009D2C87" w:rsidRDefault="009D2C87" w:rsidP="009D2C87">
            <w:pPr>
              <w:pStyle w:val="BodyText"/>
            </w:pPr>
          </w:p>
        </w:tc>
      </w:tr>
      <w:tr w:rsidR="00030821" w14:paraId="6E36D5C3" w14:textId="77777777" w:rsidTr="007F28C8">
        <w:tc>
          <w:tcPr>
            <w:tcW w:w="828" w:type="dxa"/>
          </w:tcPr>
          <w:p w14:paraId="0EA73021" w14:textId="77777777" w:rsidR="009D2C87" w:rsidRDefault="00F74261" w:rsidP="00ED4799">
            <w:pPr>
              <w:pStyle w:val="BodyText"/>
              <w:jc w:val="right"/>
            </w:pPr>
            <w:r>
              <w:t>9</w:t>
            </w:r>
          </w:p>
        </w:tc>
        <w:tc>
          <w:tcPr>
            <w:tcW w:w="1890" w:type="dxa"/>
          </w:tcPr>
          <w:p w14:paraId="3EEE0A13" w14:textId="77777777" w:rsidR="009D2C87" w:rsidRDefault="009D2C87" w:rsidP="009D2C87">
            <w:pPr>
              <w:pStyle w:val="BodyText"/>
            </w:pPr>
            <w:proofErr w:type="gramStart"/>
            <w:r w:rsidRPr="00B23D0D">
              <w:t>accountNumber</w:t>
            </w:r>
            <w:proofErr w:type="gramEnd"/>
          </w:p>
        </w:tc>
        <w:tc>
          <w:tcPr>
            <w:tcW w:w="5670" w:type="dxa"/>
          </w:tcPr>
          <w:p w14:paraId="4D055B8F" w14:textId="77777777" w:rsidR="009D2C87" w:rsidRPr="00B23D0D" w:rsidRDefault="009D2C87" w:rsidP="009D2C87">
            <w:pPr>
              <w:pStyle w:val="BodyText"/>
            </w:pPr>
            <w:r w:rsidRPr="00B23D0D">
              <w:t>Customer’s credit card number.</w:t>
            </w:r>
          </w:p>
          <w:p w14:paraId="619662ED" w14:textId="77777777" w:rsidR="009D2C87" w:rsidRDefault="009D2C87" w:rsidP="009D2C87">
            <w:pPr>
              <w:pStyle w:val="BodyText"/>
            </w:pPr>
          </w:p>
        </w:tc>
        <w:tc>
          <w:tcPr>
            <w:tcW w:w="2070" w:type="dxa"/>
          </w:tcPr>
          <w:p w14:paraId="615E001A" w14:textId="77777777" w:rsidR="009D2C87" w:rsidRDefault="00474DDB" w:rsidP="00162115">
            <w:pPr>
              <w:pStyle w:val="BodyText"/>
            </w:pPr>
            <w:r>
              <w:t xml:space="preserve">This variable becomes mandatory if </w:t>
            </w:r>
            <w:r w:rsidRPr="00474DDB">
              <w:rPr>
                <w:b/>
              </w:rPr>
              <w:t>entryMode=keyed</w:t>
            </w:r>
            <w:r>
              <w:t>.</w:t>
            </w:r>
          </w:p>
        </w:tc>
      </w:tr>
      <w:tr w:rsidR="00030821" w14:paraId="662C2AAD" w14:textId="77777777" w:rsidTr="007F28C8">
        <w:tc>
          <w:tcPr>
            <w:tcW w:w="828" w:type="dxa"/>
          </w:tcPr>
          <w:p w14:paraId="48B37E65" w14:textId="77777777" w:rsidR="009D2C87" w:rsidRDefault="00F74261" w:rsidP="00ED4799">
            <w:pPr>
              <w:pStyle w:val="BodyText"/>
              <w:jc w:val="right"/>
            </w:pPr>
            <w:r>
              <w:t>10</w:t>
            </w:r>
          </w:p>
        </w:tc>
        <w:tc>
          <w:tcPr>
            <w:tcW w:w="1890" w:type="dxa"/>
          </w:tcPr>
          <w:p w14:paraId="2904B98A" w14:textId="77777777" w:rsidR="009D2C87" w:rsidRDefault="009D2C87" w:rsidP="009D2C87">
            <w:pPr>
              <w:pStyle w:val="BodyText"/>
            </w:pPr>
            <w:proofErr w:type="gramStart"/>
            <w:r w:rsidRPr="00B23D0D">
              <w:t>cardType</w:t>
            </w:r>
            <w:proofErr w:type="gramEnd"/>
          </w:p>
        </w:tc>
        <w:tc>
          <w:tcPr>
            <w:tcW w:w="5670" w:type="dxa"/>
          </w:tcPr>
          <w:p w14:paraId="354EBC99" w14:textId="77777777" w:rsidR="009D2C87" w:rsidRPr="00B23D0D" w:rsidRDefault="009D2C87" w:rsidP="009D2C87">
            <w:pPr>
              <w:pStyle w:val="BodyText"/>
            </w:pPr>
            <w:r>
              <w:t>T</w:t>
            </w:r>
            <w:r w:rsidRPr="00B23D0D">
              <w:t>ype of card to authorize. Possible values:</w:t>
            </w:r>
          </w:p>
          <w:p w14:paraId="28A60EC7" w14:textId="77777777" w:rsidR="009D2C87" w:rsidRPr="00B23D0D" w:rsidRDefault="009D2C87" w:rsidP="009D2C87">
            <w:pPr>
              <w:pStyle w:val="BodyText"/>
              <w:rPr>
                <w:b/>
              </w:rPr>
            </w:pPr>
            <w:r w:rsidRPr="00ED4799">
              <w:rPr>
                <w:b/>
              </w:rPr>
              <w:t>001</w:t>
            </w:r>
            <w:r>
              <w:t xml:space="preserve"> – V</w:t>
            </w:r>
            <w:r w:rsidRPr="00B23D0D">
              <w:t>isa</w:t>
            </w:r>
          </w:p>
          <w:p w14:paraId="0591AFEE" w14:textId="77777777" w:rsidR="009D2C87" w:rsidRPr="00B23D0D" w:rsidRDefault="009D2C87" w:rsidP="009D2C87">
            <w:pPr>
              <w:pStyle w:val="BodyText"/>
              <w:rPr>
                <w:b/>
              </w:rPr>
            </w:pPr>
            <w:r w:rsidRPr="00ED4799">
              <w:rPr>
                <w:b/>
              </w:rPr>
              <w:t>002</w:t>
            </w:r>
            <w:r>
              <w:t xml:space="preserve"> – M</w:t>
            </w:r>
            <w:r w:rsidRPr="00B23D0D">
              <w:t>asterCard</w:t>
            </w:r>
          </w:p>
          <w:p w14:paraId="4116E373" w14:textId="77777777" w:rsidR="009D2C87" w:rsidRPr="00B23D0D" w:rsidRDefault="009D2C87" w:rsidP="009D2C87">
            <w:pPr>
              <w:pStyle w:val="BodyText"/>
              <w:rPr>
                <w:b/>
              </w:rPr>
            </w:pPr>
            <w:r w:rsidRPr="00ED4799">
              <w:rPr>
                <w:b/>
              </w:rPr>
              <w:t>003</w:t>
            </w:r>
            <w:r>
              <w:t xml:space="preserve"> – A</w:t>
            </w:r>
            <w:r w:rsidRPr="00B23D0D">
              <w:t>merican Express</w:t>
            </w:r>
          </w:p>
          <w:p w14:paraId="26209024" w14:textId="77777777" w:rsidR="009D2C87" w:rsidRPr="00B23D0D" w:rsidRDefault="009D2C87" w:rsidP="009D2C87">
            <w:pPr>
              <w:pStyle w:val="BodyText"/>
              <w:rPr>
                <w:b/>
              </w:rPr>
            </w:pPr>
            <w:r w:rsidRPr="00ED4799">
              <w:rPr>
                <w:b/>
              </w:rPr>
              <w:t>004</w:t>
            </w:r>
            <w:r>
              <w:t xml:space="preserve"> – D</w:t>
            </w:r>
            <w:r w:rsidRPr="00B23D0D">
              <w:t>iscover</w:t>
            </w:r>
          </w:p>
          <w:p w14:paraId="4A4674FE" w14:textId="77777777" w:rsidR="009D2C87" w:rsidRPr="00B23D0D" w:rsidRDefault="009D2C87" w:rsidP="009D2C87">
            <w:pPr>
              <w:pStyle w:val="BodyText"/>
              <w:rPr>
                <w:b/>
              </w:rPr>
            </w:pPr>
            <w:r w:rsidRPr="00ED4799">
              <w:rPr>
                <w:b/>
              </w:rPr>
              <w:t>005</w:t>
            </w:r>
            <w:r>
              <w:t xml:space="preserve"> – D</w:t>
            </w:r>
            <w:r w:rsidRPr="00B23D0D">
              <w:t>iners Club</w:t>
            </w:r>
          </w:p>
          <w:p w14:paraId="0C030BCB" w14:textId="77777777" w:rsidR="009D2C87" w:rsidRPr="00B23D0D" w:rsidRDefault="009D2C87" w:rsidP="009D2C87">
            <w:pPr>
              <w:pStyle w:val="BodyText"/>
              <w:rPr>
                <w:b/>
              </w:rPr>
            </w:pPr>
            <w:r w:rsidRPr="00ED4799">
              <w:rPr>
                <w:b/>
              </w:rPr>
              <w:t>006</w:t>
            </w:r>
            <w:r>
              <w:t xml:space="preserve"> – C</w:t>
            </w:r>
            <w:r w:rsidRPr="00B23D0D">
              <w:t>arte Blanche</w:t>
            </w:r>
          </w:p>
          <w:p w14:paraId="6BE82437" w14:textId="77777777" w:rsidR="009D2C87" w:rsidRDefault="009D2C87" w:rsidP="009D2C87">
            <w:pPr>
              <w:pStyle w:val="BodyText"/>
              <w:rPr>
                <w:b/>
              </w:rPr>
            </w:pPr>
            <w:r w:rsidRPr="00ED4799">
              <w:rPr>
                <w:b/>
              </w:rPr>
              <w:t>007</w:t>
            </w:r>
            <w:r>
              <w:t xml:space="preserve"> – J</w:t>
            </w:r>
            <w:r w:rsidRPr="00B23D0D">
              <w:t>CB</w:t>
            </w:r>
          </w:p>
          <w:p w14:paraId="43C23808" w14:textId="77777777" w:rsidR="009D2C87" w:rsidRDefault="009D2C87" w:rsidP="009D2C87">
            <w:pPr>
              <w:pStyle w:val="BodyText"/>
            </w:pPr>
          </w:p>
        </w:tc>
        <w:tc>
          <w:tcPr>
            <w:tcW w:w="2070" w:type="dxa"/>
          </w:tcPr>
          <w:p w14:paraId="0CEC7409" w14:textId="77777777" w:rsidR="009D2C87" w:rsidRDefault="00FA494E" w:rsidP="009D2C87">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14:paraId="236EEE21" w14:textId="77777777" w:rsidTr="007F28C8">
        <w:tc>
          <w:tcPr>
            <w:tcW w:w="828" w:type="dxa"/>
          </w:tcPr>
          <w:p w14:paraId="476E0B89" w14:textId="77777777" w:rsidR="009D2C87" w:rsidRDefault="00F74261" w:rsidP="00ED4799">
            <w:pPr>
              <w:pStyle w:val="BodyText"/>
              <w:jc w:val="right"/>
            </w:pPr>
            <w:r>
              <w:t>11</w:t>
            </w:r>
          </w:p>
        </w:tc>
        <w:tc>
          <w:tcPr>
            <w:tcW w:w="1890" w:type="dxa"/>
          </w:tcPr>
          <w:p w14:paraId="63BD54B1" w14:textId="77777777" w:rsidR="009D2C87" w:rsidRDefault="009D2C87" w:rsidP="009D2C87">
            <w:pPr>
              <w:pStyle w:val="BodyText"/>
            </w:pPr>
            <w:proofErr w:type="gramStart"/>
            <w:r w:rsidRPr="004F402A">
              <w:t>cvnNumber</w:t>
            </w:r>
            <w:proofErr w:type="gramEnd"/>
          </w:p>
        </w:tc>
        <w:tc>
          <w:tcPr>
            <w:tcW w:w="5670" w:type="dxa"/>
          </w:tcPr>
          <w:p w14:paraId="716706E7" w14:textId="77777777" w:rsidR="009D2C87" w:rsidRPr="0062035B" w:rsidRDefault="009D2C87" w:rsidP="009D2C87">
            <w:pPr>
              <w:pStyle w:val="BodyText"/>
              <w:rPr>
                <w:b/>
              </w:rPr>
            </w:pPr>
            <w:r w:rsidRPr="00CA61FF">
              <w:t>This number is never transferred during card swipes</w:t>
            </w:r>
            <w:r>
              <w:rPr>
                <w:b/>
              </w:rPr>
              <w:t>.</w:t>
            </w:r>
          </w:p>
          <w:p w14:paraId="1880CEBF" w14:textId="77777777" w:rsidR="009D2C87" w:rsidRDefault="009D2C87" w:rsidP="009D2C87">
            <w:pPr>
              <w:pStyle w:val="BodyText"/>
            </w:pPr>
          </w:p>
        </w:tc>
        <w:tc>
          <w:tcPr>
            <w:tcW w:w="2070" w:type="dxa"/>
          </w:tcPr>
          <w:p w14:paraId="20882E8F" w14:textId="77777777" w:rsidR="009D2C87" w:rsidRDefault="006F1954" w:rsidP="009D2C87">
            <w:pPr>
              <w:pStyle w:val="BodyText"/>
            </w:pPr>
            <w:r>
              <w:t>O</w:t>
            </w:r>
            <w:r w:rsidR="008D535D" w:rsidRPr="00ED4799">
              <w:t>ptional</w:t>
            </w:r>
            <w:r w:rsidR="008D535D" w:rsidRPr="00CA61FF">
              <w:t>.</w:t>
            </w:r>
          </w:p>
        </w:tc>
      </w:tr>
      <w:tr w:rsidR="00030821" w14:paraId="25DF10B1" w14:textId="77777777" w:rsidTr="007F28C8">
        <w:tc>
          <w:tcPr>
            <w:tcW w:w="828" w:type="dxa"/>
          </w:tcPr>
          <w:p w14:paraId="71B23B15" w14:textId="77777777" w:rsidR="009D2C87" w:rsidRDefault="00F74261" w:rsidP="00ED4799">
            <w:pPr>
              <w:pStyle w:val="BodyText"/>
              <w:jc w:val="right"/>
            </w:pPr>
            <w:r>
              <w:t>12</w:t>
            </w:r>
          </w:p>
        </w:tc>
        <w:tc>
          <w:tcPr>
            <w:tcW w:w="1890" w:type="dxa"/>
          </w:tcPr>
          <w:p w14:paraId="5D917F53" w14:textId="77777777" w:rsidR="009D2C87" w:rsidRDefault="009D2C87" w:rsidP="009D2C87">
            <w:pPr>
              <w:pStyle w:val="BodyText"/>
            </w:pPr>
            <w:proofErr w:type="gramStart"/>
            <w:r w:rsidRPr="0062035B">
              <w:t>expiryMonth</w:t>
            </w:r>
            <w:proofErr w:type="gramEnd"/>
          </w:p>
        </w:tc>
        <w:tc>
          <w:tcPr>
            <w:tcW w:w="5670" w:type="dxa"/>
          </w:tcPr>
          <w:p w14:paraId="31CE862B" w14:textId="77777777"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14:paraId="5AFDF27E" w14:textId="77777777" w:rsidR="009D2C87" w:rsidRDefault="009D2C87" w:rsidP="009D2C87">
            <w:pPr>
              <w:pStyle w:val="BodyText"/>
            </w:pPr>
          </w:p>
        </w:tc>
        <w:tc>
          <w:tcPr>
            <w:tcW w:w="2070" w:type="dxa"/>
          </w:tcPr>
          <w:p w14:paraId="5B4CA191" w14:textId="77777777"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D2C87" w14:paraId="699C1004" w14:textId="77777777" w:rsidTr="007F28C8">
        <w:tc>
          <w:tcPr>
            <w:tcW w:w="828" w:type="dxa"/>
          </w:tcPr>
          <w:p w14:paraId="7990280B" w14:textId="77777777" w:rsidR="009D2C87" w:rsidRDefault="00F74261" w:rsidP="00ED4799">
            <w:pPr>
              <w:pStyle w:val="BodyText"/>
              <w:jc w:val="right"/>
            </w:pPr>
            <w:r>
              <w:t>13</w:t>
            </w:r>
          </w:p>
        </w:tc>
        <w:tc>
          <w:tcPr>
            <w:tcW w:w="1890" w:type="dxa"/>
          </w:tcPr>
          <w:p w14:paraId="2A5D34B8" w14:textId="77777777" w:rsidR="009D2C87" w:rsidRPr="0062035B" w:rsidRDefault="009D2C87" w:rsidP="009D2C87">
            <w:pPr>
              <w:pStyle w:val="BodyText"/>
            </w:pPr>
            <w:proofErr w:type="gramStart"/>
            <w:r w:rsidRPr="0062035B">
              <w:t>expiryYear</w:t>
            </w:r>
            <w:proofErr w:type="gramEnd"/>
          </w:p>
        </w:tc>
        <w:tc>
          <w:tcPr>
            <w:tcW w:w="5670" w:type="dxa"/>
          </w:tcPr>
          <w:p w14:paraId="54BC4119" w14:textId="77777777"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14:paraId="551A3625" w14:textId="77777777"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B569A" w14:paraId="2D287F3E" w14:textId="77777777" w:rsidTr="007F28C8">
        <w:tc>
          <w:tcPr>
            <w:tcW w:w="828" w:type="dxa"/>
          </w:tcPr>
          <w:p w14:paraId="231F5CD8" w14:textId="77777777" w:rsidR="009B569A" w:rsidRDefault="009B569A" w:rsidP="00ED4799">
            <w:pPr>
              <w:pStyle w:val="BodyText"/>
              <w:jc w:val="right"/>
            </w:pPr>
            <w:r>
              <w:t>14</w:t>
            </w:r>
          </w:p>
        </w:tc>
        <w:tc>
          <w:tcPr>
            <w:tcW w:w="1890" w:type="dxa"/>
          </w:tcPr>
          <w:p w14:paraId="053999D2" w14:textId="77777777" w:rsidR="009B569A" w:rsidRPr="0062035B" w:rsidRDefault="009B569A" w:rsidP="009D2C87">
            <w:pPr>
              <w:pStyle w:val="BodyText"/>
            </w:pPr>
            <w:proofErr w:type="gramStart"/>
            <w:r>
              <w:t>storeLocation</w:t>
            </w:r>
            <w:proofErr w:type="gramEnd"/>
          </w:p>
        </w:tc>
        <w:tc>
          <w:tcPr>
            <w:tcW w:w="5670" w:type="dxa"/>
          </w:tcPr>
          <w:p w14:paraId="0DCECE7B" w14:textId="77777777" w:rsidR="009B569A" w:rsidRPr="0062035B" w:rsidRDefault="009B569A" w:rsidP="00151F06">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r w:rsidR="005F2624" w:rsidRPr="006938D2">
              <w:rPr>
                <w:b/>
              </w:rPr>
              <w:t>POS_MerchantIDs</w:t>
            </w:r>
            <w:r w:rsidR="005F2624">
              <w:t xml:space="preserve"> custom object in Business Manager after import.</w:t>
            </w:r>
          </w:p>
        </w:tc>
        <w:tc>
          <w:tcPr>
            <w:tcW w:w="2070" w:type="dxa"/>
          </w:tcPr>
          <w:p w14:paraId="51D3F935" w14:textId="77777777" w:rsidR="009B569A" w:rsidRDefault="00691E1B" w:rsidP="00691E1B">
            <w:pPr>
              <w:pStyle w:val="BodyText"/>
            </w:pPr>
            <w:r>
              <w:t>Location can be set as State code or Zip code or city</w:t>
            </w:r>
            <w:r w:rsidR="00A941A2">
              <w:t xml:space="preserve"> etc.</w:t>
            </w:r>
            <w:r>
              <w:t xml:space="preserve"> For e.g. </w:t>
            </w:r>
            <w:r w:rsidRPr="00691E1B">
              <w:rPr>
                <w:b/>
              </w:rPr>
              <w:t>MA</w:t>
            </w:r>
            <w:r>
              <w:t xml:space="preserve"> </w:t>
            </w:r>
            <w:r w:rsidR="00AC2E1C">
              <w:t>(Massachusetts)</w:t>
            </w:r>
            <w:r w:rsidR="007B6ED8">
              <w:t xml:space="preserve"> or</w:t>
            </w:r>
          </w:p>
          <w:p w14:paraId="4C0C4CC1" w14:textId="77777777"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14:paraId="0EE9748A" w14:textId="77777777" w:rsidR="00AC2E1C" w:rsidRPr="00AC2E1C" w:rsidRDefault="00AC2E1C" w:rsidP="00691E1B">
            <w:pPr>
              <w:pStyle w:val="BodyText"/>
              <w:rPr>
                <w:b/>
              </w:rPr>
            </w:pPr>
            <w:r w:rsidRPr="00AC2E1C">
              <w:rPr>
                <w:b/>
              </w:rPr>
              <w:t>Burlington</w:t>
            </w:r>
          </w:p>
        </w:tc>
      </w:tr>
      <w:tr w:rsidR="007F28C8" w:rsidRPr="007F28C8" w14:paraId="5011FF61" w14:textId="77777777" w:rsidTr="007F28C8">
        <w:tc>
          <w:tcPr>
            <w:tcW w:w="828" w:type="dxa"/>
            <w:hideMark/>
          </w:tcPr>
          <w:p w14:paraId="05A62E57" w14:textId="77777777" w:rsidR="007F28C8" w:rsidRPr="007F28C8" w:rsidRDefault="007F28C8" w:rsidP="007F28C8">
            <w:pPr>
              <w:spacing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14:paraId="534C77A7" w14:textId="77777777" w:rsidR="007F28C8" w:rsidRPr="007F28C8" w:rsidRDefault="007F28C8" w:rsidP="007F28C8">
            <w:pPr>
              <w:spacing w:line="260" w:lineRule="atLeast"/>
              <w:rPr>
                <w:rFonts w:ascii="Calibri" w:eastAsia="Times New Roman" w:hAnsi="Calibri" w:cs="Times New Roman"/>
                <w:color w:val="000000"/>
              </w:rPr>
            </w:pPr>
            <w:proofErr w:type="gramStart"/>
            <w:r w:rsidRPr="007F28C8">
              <w:rPr>
                <w:rFonts w:ascii="Calibri" w:eastAsia="Times New Roman" w:hAnsi="Calibri" w:cs="Times New Roman"/>
                <w:color w:val="000000"/>
              </w:rPr>
              <w:t>pos</w:t>
            </w:r>
            <w:proofErr w:type="gramEnd"/>
            <w:r w:rsidRPr="007F28C8">
              <w:rPr>
                <w:rFonts w:ascii="Calibri" w:eastAsia="Times New Roman" w:hAnsi="Calibri" w:cs="Times New Roman"/>
                <w:color w:val="000000"/>
              </w:rPr>
              <w:t>_ordernumber</w:t>
            </w:r>
          </w:p>
        </w:tc>
        <w:tc>
          <w:tcPr>
            <w:tcW w:w="5670" w:type="dxa"/>
            <w:hideMark/>
          </w:tcPr>
          <w:p w14:paraId="3797166A" w14:textId="77777777"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14:paraId="3A43A4B1" w14:textId="77777777"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14:paraId="5D7F075A" w14:textId="77777777" w:rsidR="009D2C87" w:rsidRDefault="009D2C87" w:rsidP="009D2C87">
      <w:pPr>
        <w:pStyle w:val="BodyText"/>
      </w:pPr>
    </w:p>
    <w:p w14:paraId="6D49DCBD" w14:textId="77777777" w:rsidR="00FA4003" w:rsidRDefault="00AE3C79" w:rsidP="009D2C87">
      <w:pPr>
        <w:pStyle w:val="BodyText"/>
        <w:rPr>
          <w:ins w:id="123" w:author="Christy Thomas" w:date="2014-07-01T23:05:00Z"/>
        </w:rPr>
      </w:pPr>
      <w:ins w:id="124" w:author="Christy Thomas" w:date="2014-07-01T23:02:00Z">
        <w:r>
          <w:t xml:space="preserve">In order to obtain messages in DSS based on failures from Cybersource changes will need to be made to </w:t>
        </w:r>
      </w:ins>
      <w:ins w:id="125" w:author="Christy Thomas" w:date="2014-07-01T23:04:00Z">
        <w:r w:rsidR="00490B31">
          <w:t>int_cybersource/cartridge/scripts/cybersource/</w:t>
        </w:r>
      </w:ins>
      <w:ins w:id="126" w:author="Christy Thomas" w:date="2014-07-01T23:03:00Z">
        <w:r>
          <w:t>POSAuthRequest</w:t>
        </w:r>
        <w:r w:rsidR="00490B31">
          <w:t>.ds</w:t>
        </w:r>
      </w:ins>
      <w:ins w:id="127" w:author="Christy Thomas" w:date="2014-07-01T23:04:00Z">
        <w:r w:rsidR="00490B31">
          <w:t xml:space="preserve"> in order to output a Status.  Add a @output </w:t>
        </w:r>
      </w:ins>
      <w:proofErr w:type="gramStart"/>
      <w:ins w:id="128" w:author="Christy Thomas" w:date="2014-07-01T23:05:00Z">
        <w:r w:rsidR="00490B31">
          <w:t>Status :</w:t>
        </w:r>
        <w:proofErr w:type="gramEnd"/>
        <w:r w:rsidR="00490B31">
          <w:t xml:space="preserve"> dw.system.Status to the beginning comment </w:t>
        </w:r>
      </w:ins>
      <w:ins w:id="129" w:author="Christy Thomas" w:date="2014-07-01T23:06:00Z">
        <w:r w:rsidR="00490B31">
          <w:t xml:space="preserve">of the file </w:t>
        </w:r>
      </w:ins>
      <w:ins w:id="130" w:author="Christy Thomas" w:date="2014-07-01T23:05:00Z">
        <w:r w:rsidR="00490B31">
          <w:t xml:space="preserve">and then </w:t>
        </w:r>
      </w:ins>
      <w:ins w:id="131" w:author="Christy Thomas" w:date="2014-07-01T23:06:00Z">
        <w:r w:rsidR="00490B31">
          <w:t>set</w:t>
        </w:r>
      </w:ins>
      <w:ins w:id="132" w:author="Christy Thomas" w:date="2014-07-01T23:05:00Z">
        <w:r w:rsidR="00490B31">
          <w:t xml:space="preserve"> the following</w:t>
        </w:r>
      </w:ins>
      <w:ins w:id="133" w:author="Christy Thomas" w:date="2014-07-01T23:06:00Z">
        <w:r w:rsidR="00490B31">
          <w:t xml:space="preserve"> Status values</w:t>
        </w:r>
      </w:ins>
      <w:ins w:id="134" w:author="Christy Thomas" w:date="2014-07-01T23:05:00Z">
        <w:r w:rsidR="00490B31">
          <w:t>:</w:t>
        </w:r>
      </w:ins>
    </w:p>
    <w:p w14:paraId="45A61EB8" w14:textId="77777777" w:rsidR="00490B31" w:rsidRDefault="00490B31" w:rsidP="009D2C87">
      <w:pPr>
        <w:pStyle w:val="BodyText"/>
        <w:rPr>
          <w:ins w:id="135" w:author="Christy Thomas" w:date="2014-07-01T23:05:00Z"/>
        </w:rPr>
      </w:pPr>
    </w:p>
    <w:p w14:paraId="10F54D97" w14:textId="77777777" w:rsidR="00490B31" w:rsidRDefault="00490B31" w:rsidP="009D2C87">
      <w:pPr>
        <w:pStyle w:val="BodyText"/>
        <w:rPr>
          <w:ins w:id="136" w:author="Christy Thomas" w:date="2014-07-01T23:06:00Z"/>
        </w:rPr>
      </w:pPr>
      <w:ins w:id="137" w:author="Christy Thomas" w:date="2014-07-01T23:06:00Z">
        <w:r>
          <w:rPr>
            <w:noProof/>
          </w:rPr>
          <w:drawing>
            <wp:inline distT="0" distB="0" distL="0" distR="0" wp14:anchorId="237334AF" wp14:editId="15B8F16C">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ins>
    </w:p>
    <w:p w14:paraId="2DAE5E0B" w14:textId="77777777" w:rsidR="00490B31" w:rsidRDefault="00490B31" w:rsidP="009D2C87">
      <w:pPr>
        <w:pStyle w:val="BodyText"/>
        <w:rPr>
          <w:ins w:id="138" w:author="Christy Thomas" w:date="2014-07-01T23:06:00Z"/>
        </w:rPr>
      </w:pPr>
    </w:p>
    <w:p w14:paraId="155A8AB7" w14:textId="77777777" w:rsidR="00490B31" w:rsidRDefault="00490B31" w:rsidP="009D2C87">
      <w:pPr>
        <w:pStyle w:val="BodyText"/>
        <w:rPr>
          <w:ins w:id="139" w:author="Christy Thomas" w:date="2014-07-01T23:08:00Z"/>
        </w:rPr>
      </w:pPr>
      <w:ins w:id="140" w:author="Christy Thomas" w:date="2014-07-01T23:07:00Z">
        <w:r>
          <w:t>Then add these lines to the int_ocapi_ext/cartridge/templates/resources/eastatus.properties file</w:t>
        </w:r>
      </w:ins>
    </w:p>
    <w:p w14:paraId="4D88433B" w14:textId="77777777" w:rsidR="00490B31" w:rsidRDefault="00490B31" w:rsidP="00490B31">
      <w:pPr>
        <w:pStyle w:val="BodyText"/>
        <w:rPr>
          <w:ins w:id="141" w:author="Christy Thomas" w:date="2014-07-01T23:08:00Z"/>
        </w:rPr>
      </w:pPr>
      <w:ins w:id="142" w:author="Christy Thomas" w:date="2014-07-01T23:08:00Z">
        <w:r>
          <w:t xml:space="preserve">CREDITCARD_INVALID_USERDENIED=400|InvalidCreditCardExpception|User Denied|User has been </w:t>
        </w:r>
        <w:r>
          <w:lastRenderedPageBreak/>
          <w:t>denied.</w:t>
        </w:r>
      </w:ins>
    </w:p>
    <w:p w14:paraId="7F880379" w14:textId="77777777" w:rsidR="00490B31" w:rsidRDefault="00490B31" w:rsidP="00490B31">
      <w:pPr>
        <w:pStyle w:val="BodyText"/>
        <w:rPr>
          <w:ins w:id="143" w:author="Christy Thomas" w:date="2014-07-01T23:08:00Z"/>
        </w:rPr>
      </w:pPr>
      <w:ins w:id="144" w:author="Christy Thomas" w:date="2014-07-01T23:08:00Z">
        <w:r>
          <w:t>CREDITCARD_INVALID_AUTH=400|InvalidCreditCardException|Credit Card Declined|Authorization Denied.</w:t>
        </w:r>
      </w:ins>
    </w:p>
    <w:p w14:paraId="1FFA3F61" w14:textId="77777777" w:rsidR="00490B31" w:rsidRDefault="00490B31" w:rsidP="00490B31">
      <w:pPr>
        <w:pStyle w:val="BodyText"/>
        <w:rPr>
          <w:ins w:id="145" w:author="Christy Thomas" w:date="2014-07-01T23:08:00Z"/>
        </w:rPr>
      </w:pPr>
      <w:ins w:id="146" w:author="Christy Thomas" w:date="2014-07-01T23:08:00Z">
        <w:r>
          <w:t>CREDITCARD_INVALID_UNABLEPROCESS=400|InvalidCreditCardException|Unable to Process|Call Customer Service.</w:t>
        </w:r>
      </w:ins>
    </w:p>
    <w:p w14:paraId="5E5E40FB" w14:textId="77777777" w:rsidR="00490B31" w:rsidRDefault="00490B31" w:rsidP="00490B31">
      <w:pPr>
        <w:pStyle w:val="BodyText"/>
        <w:rPr>
          <w:ins w:id="147" w:author="Christy Thomas" w:date="2014-07-01T23:08:00Z"/>
        </w:rPr>
      </w:pPr>
      <w:ins w:id="148" w:author="Christy Thomas" w:date="2014-07-01T23:08:00Z">
        <w:r>
          <w:t>CREDITCARD_UNCONFIRMED=400|InvalidCreditCardException|Unconfirmed|Unconfirmed</w:t>
        </w:r>
      </w:ins>
    </w:p>
    <w:p w14:paraId="60EFC7BB" w14:textId="77777777" w:rsidR="00490B31" w:rsidRPr="009D4D1F" w:rsidRDefault="00490B31" w:rsidP="009D2C87">
      <w:pPr>
        <w:pStyle w:val="BodyText"/>
      </w:pPr>
      <w:bookmarkStart w:id="149" w:name="_GoBack"/>
      <w:bookmarkEnd w:id="149"/>
    </w:p>
    <w:p w14:paraId="69CE3602" w14:textId="77777777" w:rsidR="003D49FF" w:rsidRDefault="003D49FF" w:rsidP="003D49FF">
      <w:pPr>
        <w:pStyle w:val="Heading2"/>
      </w:pPr>
      <w:bookmarkStart w:id="150" w:name="_Toc368651156"/>
      <w:bookmarkStart w:id="151" w:name="_Toc391039074"/>
      <w:r>
        <w:t>Site Configuration</w:t>
      </w:r>
      <w:bookmarkEnd w:id="150"/>
      <w:bookmarkEnd w:id="151"/>
    </w:p>
    <w:p w14:paraId="26FAEC34" w14:textId="77777777" w:rsidR="003D49FF" w:rsidRDefault="003D49FF" w:rsidP="003D49FF">
      <w:pPr>
        <w:pStyle w:val="Heading3"/>
      </w:pPr>
      <w:bookmarkStart w:id="152" w:name="_Toc368651157"/>
      <w:bookmarkStart w:id="153" w:name="_Toc391039075"/>
      <w:r>
        <w:t>Import Meta Data</w:t>
      </w:r>
      <w:bookmarkEnd w:id="152"/>
      <w:bookmarkEnd w:id="153"/>
    </w:p>
    <w:p w14:paraId="03445BF0" w14:textId="77777777" w:rsidR="003D49FF" w:rsidRDefault="003D49FF" w:rsidP="003D49FF">
      <w:r>
        <w:t>Import following site configuration meta-data through Business Manager:</w:t>
      </w:r>
    </w:p>
    <w:p w14:paraId="7087BFE1" w14:textId="77777777"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14:paraId="22D915B3" w14:textId="77777777" w:rsidR="003D49FF" w:rsidRDefault="003D49FF" w:rsidP="003D49FF">
      <w:pPr>
        <w:pStyle w:val="Listenabsatz"/>
        <w:ind w:left="360"/>
      </w:pPr>
    </w:p>
    <w:p w14:paraId="7D224146" w14:textId="77777777"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14:paraId="262F250D" w14:textId="77777777" w:rsidR="00472076" w:rsidRDefault="00472076" w:rsidP="00472076">
      <w:pPr>
        <w:pStyle w:val="Listenabsatz"/>
        <w:ind w:left="0"/>
      </w:pPr>
    </w:p>
    <w:p w14:paraId="79AD18B2" w14:textId="77777777"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14:paraId="00994E9E" w14:textId="77777777" w:rsidR="00E36D56" w:rsidRDefault="00E36D56" w:rsidP="00B6458B">
      <w:pPr>
        <w:pStyle w:val="Listenabsatz"/>
        <w:numPr>
          <w:ilvl w:val="0"/>
          <w:numId w:val="26"/>
        </w:numPr>
      </w:pPr>
      <w:r>
        <w:t>/int_cybersource/configuration/Vme_Payment_Method.xml – add new payment method as VISA_VME</w:t>
      </w:r>
    </w:p>
    <w:p w14:paraId="1469B0E2" w14:textId="77777777" w:rsidR="00E36D56" w:rsidRDefault="00E36D56" w:rsidP="00B6458B">
      <w:pPr>
        <w:pStyle w:val="Listenabsatz"/>
        <w:numPr>
          <w:ilvl w:val="0"/>
          <w:numId w:val="26"/>
        </w:numPr>
      </w:pPr>
      <w:r>
        <w:t>/int_cybersource/configuration/Vme_Metadata.xml – set all site preferences for VISA_VME</w:t>
      </w:r>
    </w:p>
    <w:p w14:paraId="35B38B65" w14:textId="77777777"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14:paraId="43F776FF" w14:textId="77777777" w:rsidR="00E36D56" w:rsidRDefault="00E36D56" w:rsidP="00E36D56">
      <w:pPr>
        <w:pStyle w:val="Listenabsatz"/>
        <w:ind w:left="360"/>
      </w:pPr>
    </w:p>
    <w:p w14:paraId="079CF9F2" w14:textId="77777777" w:rsidR="00FB007F" w:rsidRDefault="00FB007F" w:rsidP="00FB007F">
      <w:pPr>
        <w:pStyle w:val="ListParagraph"/>
      </w:pPr>
    </w:p>
    <w:p w14:paraId="2C2D5C35" w14:textId="77777777" w:rsidR="003D49FF" w:rsidRDefault="003D49FF" w:rsidP="003D49FF">
      <w:r>
        <w:t xml:space="preserve">The following Business Manager </w:t>
      </w:r>
      <w:r w:rsidR="000664B0">
        <w:t>Screenshot</w:t>
      </w:r>
      <w:r>
        <w:t xml:space="preserve"> depicts the import / Export functionality:</w:t>
      </w:r>
    </w:p>
    <w:p w14:paraId="633725EF" w14:textId="77777777" w:rsidR="003D49FF" w:rsidRDefault="003D49FF" w:rsidP="003D49FF">
      <w:pPr>
        <w:pStyle w:val="Listenabsatz"/>
        <w:ind w:left="0"/>
      </w:pPr>
      <w:r>
        <w:rPr>
          <w:noProof/>
        </w:rPr>
        <w:lastRenderedPageBreak/>
        <w:drawing>
          <wp:inline distT="0" distB="0" distL="0" distR="0" wp14:anchorId="73127986" wp14:editId="26CCF9D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14:paraId="55B72301" w14:textId="77777777" w:rsidR="003D49FF" w:rsidRDefault="003D49FF" w:rsidP="003D49FF">
      <w:pPr>
        <w:pStyle w:val="Heading3"/>
      </w:pPr>
      <w:bookmarkStart w:id="154" w:name="_Toc368651158"/>
      <w:bookmarkStart w:id="155" w:name="_Toc391039076"/>
      <w:r>
        <w:t>Configure Site Preferences</w:t>
      </w:r>
      <w:bookmarkEnd w:id="154"/>
      <w:bookmarkEnd w:id="155"/>
    </w:p>
    <w:p w14:paraId="6DC6CDC1" w14:textId="77777777" w:rsidR="000664B0" w:rsidRDefault="003D49FF" w:rsidP="009D2C87">
      <w:pPr>
        <w:pStyle w:val="BodyText"/>
      </w:pPr>
      <w:proofErr w:type="gramStart"/>
      <w:r>
        <w:t>Update CyberSource site preference through Business Manager &gt;StoreFront Site&gt; Site Preferences.</w:t>
      </w:r>
      <w:proofErr w:type="gramEnd"/>
      <w:r>
        <w:t xml:space="preserve">  </w:t>
      </w:r>
    </w:p>
    <w:p w14:paraId="7ED050A2" w14:textId="77777777" w:rsidR="003D49FF" w:rsidRDefault="003D49FF" w:rsidP="009D2C87">
      <w:pPr>
        <w:pStyle w:val="BodyText"/>
      </w:pPr>
      <w:r>
        <w:t>The screen shot below depicts the site preferences configuration:</w:t>
      </w:r>
    </w:p>
    <w:p w14:paraId="18B249DF" w14:textId="77777777" w:rsidR="003D49FF" w:rsidRDefault="003D49FF" w:rsidP="003D49FF">
      <w:r>
        <w:rPr>
          <w:noProof/>
        </w:rPr>
        <w:lastRenderedPageBreak/>
        <w:drawing>
          <wp:inline distT="0" distB="0" distL="0" distR="0" wp14:anchorId="2099D087" wp14:editId="47E18496">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14:paraId="0AC89C99" w14:textId="77777777" w:rsidR="003D49FF" w:rsidRDefault="003D49FF" w:rsidP="009D2C87">
      <w:pPr>
        <w:pStyle w:val="BodyText"/>
      </w:pPr>
      <w:r>
        <w:rPr>
          <w:noProof/>
        </w:rPr>
        <w:drawing>
          <wp:inline distT="0" distB="0" distL="0" distR="0" wp14:anchorId="31A85B84" wp14:editId="22CB9572">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93"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14:paraId="4D2C4FFB" w14:textId="77777777" w:rsidR="000664B0" w:rsidRDefault="000664B0" w:rsidP="009D2C87">
      <w:pPr>
        <w:pStyle w:val="BodyText"/>
      </w:pPr>
    </w:p>
    <w:p w14:paraId="38052514" w14:textId="77777777" w:rsidR="00F3611A" w:rsidRDefault="00F3611A" w:rsidP="009D2C87">
      <w:pPr>
        <w:pStyle w:val="BodyText"/>
      </w:pPr>
    </w:p>
    <w:p w14:paraId="386C4263" w14:textId="77777777" w:rsidR="00F3611A" w:rsidRDefault="00F3611A" w:rsidP="009D2C87">
      <w:pPr>
        <w:pStyle w:val="BodyText"/>
      </w:pPr>
    </w:p>
    <w:p w14:paraId="2C3BACCD" w14:textId="77777777" w:rsidR="00F3611A" w:rsidRDefault="00F3611A" w:rsidP="009D2C87">
      <w:pPr>
        <w:pStyle w:val="BodyText"/>
      </w:pPr>
    </w:p>
    <w:p w14:paraId="08611057" w14:textId="77777777" w:rsidR="00F3611A" w:rsidRDefault="00F3611A" w:rsidP="009D2C87">
      <w:pPr>
        <w:pStyle w:val="BodyText"/>
      </w:pPr>
    </w:p>
    <w:p w14:paraId="0EBC813F" w14:textId="77777777" w:rsidR="00F3611A" w:rsidRDefault="00F3611A" w:rsidP="009D2C87">
      <w:pPr>
        <w:pStyle w:val="BodyText"/>
      </w:pPr>
    </w:p>
    <w:p w14:paraId="70B704BB" w14:textId="77777777" w:rsidR="00F3611A" w:rsidRDefault="00F3611A" w:rsidP="009D2C87">
      <w:pPr>
        <w:pStyle w:val="BodyText"/>
      </w:pPr>
    </w:p>
    <w:p w14:paraId="383D78A3" w14:textId="77777777" w:rsidR="00F3611A" w:rsidRDefault="00F3611A" w:rsidP="009D2C87">
      <w:pPr>
        <w:pStyle w:val="BodyText"/>
      </w:pPr>
    </w:p>
    <w:p w14:paraId="2949E50D" w14:textId="77777777" w:rsidR="00F3611A" w:rsidRDefault="00F3611A" w:rsidP="009D2C87">
      <w:pPr>
        <w:pStyle w:val="BodyText"/>
      </w:pPr>
    </w:p>
    <w:p w14:paraId="12E4E36A" w14:textId="77777777" w:rsidR="00F3611A" w:rsidRDefault="00F3611A" w:rsidP="009D2C87">
      <w:pPr>
        <w:pStyle w:val="BodyText"/>
      </w:pPr>
    </w:p>
    <w:p w14:paraId="71F51C1E" w14:textId="77777777" w:rsidR="00F3611A" w:rsidRDefault="00F3611A" w:rsidP="009D2C87">
      <w:pPr>
        <w:pStyle w:val="BodyText"/>
      </w:pPr>
    </w:p>
    <w:p w14:paraId="63449718" w14:textId="77777777" w:rsidR="00F3611A" w:rsidRDefault="00F3611A" w:rsidP="009D2C87">
      <w:pPr>
        <w:pStyle w:val="BodyText"/>
      </w:pPr>
    </w:p>
    <w:p w14:paraId="596558A5" w14:textId="77777777" w:rsidR="00F3611A" w:rsidRDefault="00F3611A" w:rsidP="009D2C87">
      <w:pPr>
        <w:pStyle w:val="BodyText"/>
      </w:pPr>
    </w:p>
    <w:p w14:paraId="2006A57C" w14:textId="77777777" w:rsidR="00F3611A" w:rsidRDefault="00F3611A" w:rsidP="009D2C87">
      <w:pPr>
        <w:pStyle w:val="BodyText"/>
      </w:pPr>
    </w:p>
    <w:p w14:paraId="3A073CF8" w14:textId="77777777" w:rsidR="00F3611A" w:rsidRDefault="00F3611A" w:rsidP="009D2C87">
      <w:pPr>
        <w:pStyle w:val="BodyText"/>
      </w:pPr>
    </w:p>
    <w:p w14:paraId="42BAD567" w14:textId="77777777" w:rsidR="00F3611A" w:rsidRDefault="00F3611A" w:rsidP="009D2C87">
      <w:pPr>
        <w:pStyle w:val="BodyText"/>
      </w:pPr>
    </w:p>
    <w:p w14:paraId="1499AC0F" w14:textId="77777777" w:rsidR="000664B0" w:rsidRDefault="000664B0" w:rsidP="009D2C87">
      <w:pPr>
        <w:pStyle w:val="BodyText"/>
      </w:pPr>
      <w:r>
        <w:t xml:space="preserve">Update credit card preference through Business Manager &gt;StoreFront Site&gt; Ordering&gt; Payment Methods&gt; Credit Card/Debit Cards &gt; Enable Payer Authentication  </w:t>
      </w:r>
    </w:p>
    <w:p w14:paraId="666A748B" w14:textId="77777777" w:rsidR="00F3611A" w:rsidRDefault="00F3611A" w:rsidP="009D2C87">
      <w:pPr>
        <w:pStyle w:val="BodyText"/>
      </w:pPr>
      <w:r>
        <w:t>The screen shot below depicts the site preferences configuration:</w:t>
      </w:r>
    </w:p>
    <w:p w14:paraId="1D05E213" w14:textId="77777777" w:rsidR="00F3611A" w:rsidRDefault="00F3611A" w:rsidP="009D2C87">
      <w:pPr>
        <w:pStyle w:val="BodyText"/>
      </w:pPr>
      <w:r>
        <w:rPr>
          <w:noProof/>
        </w:rPr>
        <w:lastRenderedPageBreak/>
        <w:drawing>
          <wp:inline distT="0" distB="0" distL="0" distR="0" wp14:anchorId="7730FC9E" wp14:editId="2D58412C">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05BEA3C2" w14:textId="77777777" w:rsidR="000664B0" w:rsidRDefault="000664B0" w:rsidP="009D2C87">
      <w:pPr>
        <w:pStyle w:val="BodyText"/>
      </w:pPr>
    </w:p>
    <w:p w14:paraId="7D9D0D6F" w14:textId="77777777" w:rsidR="00F3611A" w:rsidRDefault="00F3611A" w:rsidP="009D2C87">
      <w:pPr>
        <w:pStyle w:val="BodyText"/>
      </w:pPr>
    </w:p>
    <w:p w14:paraId="0D1951DD" w14:textId="77777777" w:rsidR="00F3611A" w:rsidRDefault="00F3611A" w:rsidP="009D2C87">
      <w:pPr>
        <w:pStyle w:val="BodyText"/>
      </w:pPr>
    </w:p>
    <w:p w14:paraId="1F664C8D" w14:textId="77777777" w:rsidR="00BA04F3" w:rsidRDefault="00BA04F3" w:rsidP="009D2C87">
      <w:pPr>
        <w:pStyle w:val="BodyText"/>
      </w:pPr>
    </w:p>
    <w:p w14:paraId="329378B8" w14:textId="77777777" w:rsidR="00BA04F3" w:rsidRDefault="00BA04F3" w:rsidP="009D2C87">
      <w:pPr>
        <w:pStyle w:val="BodyText"/>
      </w:pPr>
    </w:p>
    <w:p w14:paraId="5E8AE6DC" w14:textId="77777777" w:rsidR="00BA04F3" w:rsidRDefault="00BA04F3" w:rsidP="009D2C87">
      <w:pPr>
        <w:pStyle w:val="BodyText"/>
      </w:pPr>
    </w:p>
    <w:p w14:paraId="11C772B9" w14:textId="77777777" w:rsidR="00BA04F3" w:rsidRDefault="00BA04F3" w:rsidP="009D2C87">
      <w:pPr>
        <w:pStyle w:val="BodyText"/>
      </w:pPr>
      <w:r>
        <w:t xml:space="preserve">Update shipping method preference through Business Manager &gt;StoreFront Site&gt; Ordering&gt; Shipping Methods &gt; Name &gt; Cybersource Shipping ID </w:t>
      </w:r>
    </w:p>
    <w:p w14:paraId="2B88CCCB" w14:textId="77777777" w:rsidR="00BA04F3" w:rsidRDefault="00BA04F3" w:rsidP="009D2C87">
      <w:pPr>
        <w:pStyle w:val="BodyText"/>
      </w:pPr>
      <w:r>
        <w:t>The screen shot below depicts the site preferences configuration:</w:t>
      </w:r>
    </w:p>
    <w:p w14:paraId="3A255A51" w14:textId="77777777" w:rsidR="00F3611A" w:rsidRPr="0023233A" w:rsidRDefault="00BA04F3" w:rsidP="009D2C87">
      <w:pPr>
        <w:pStyle w:val="BodyText"/>
      </w:pPr>
      <w:r>
        <w:rPr>
          <w:noProof/>
        </w:rPr>
        <w:lastRenderedPageBreak/>
        <w:drawing>
          <wp:inline distT="0" distB="0" distL="0" distR="0" wp14:anchorId="2DC8ED8F" wp14:editId="104E3FC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4606B5B5" w14:textId="77777777" w:rsidR="00BA04F3" w:rsidRDefault="00BA04F3" w:rsidP="009D2C87">
      <w:pPr>
        <w:pStyle w:val="BodyText"/>
      </w:pPr>
    </w:p>
    <w:p w14:paraId="0A75CA42" w14:textId="77777777" w:rsidR="00BA04F3" w:rsidRDefault="00BA04F3" w:rsidP="009D2C87">
      <w:pPr>
        <w:pStyle w:val="BodyText"/>
      </w:pPr>
    </w:p>
    <w:p w14:paraId="63DCEFDC" w14:textId="77777777" w:rsidR="00BA04F3" w:rsidRDefault="00BA04F3" w:rsidP="009D2C87">
      <w:pPr>
        <w:pStyle w:val="BodyText"/>
      </w:pPr>
    </w:p>
    <w:p w14:paraId="2DEAB95E" w14:textId="77777777" w:rsidR="00BA04F3" w:rsidRDefault="00BA04F3" w:rsidP="009D2C87">
      <w:pPr>
        <w:pStyle w:val="BodyText"/>
      </w:pPr>
    </w:p>
    <w:p w14:paraId="20D61AF3" w14:textId="77777777" w:rsidR="00BA04F3" w:rsidRDefault="00BA04F3" w:rsidP="009D2C87">
      <w:pPr>
        <w:pStyle w:val="BodyText"/>
      </w:pPr>
    </w:p>
    <w:p w14:paraId="50D4A0E9" w14:textId="77777777" w:rsidR="0023233A" w:rsidRDefault="0023233A" w:rsidP="009D2C87">
      <w:pPr>
        <w:pStyle w:val="BodyText"/>
      </w:pPr>
    </w:p>
    <w:p w14:paraId="082DF32C" w14:textId="77777777" w:rsidR="00A0741E" w:rsidRDefault="00A0741E" w:rsidP="009D2C87">
      <w:pPr>
        <w:pStyle w:val="BodyText"/>
      </w:pPr>
    </w:p>
    <w:p w14:paraId="65D6A15E" w14:textId="77777777" w:rsidR="00A0741E" w:rsidRDefault="00A0741E" w:rsidP="009D2C87">
      <w:pPr>
        <w:pStyle w:val="BodyText"/>
      </w:pPr>
    </w:p>
    <w:p w14:paraId="75F990CD" w14:textId="77777777" w:rsidR="00A0741E" w:rsidRDefault="00A0741E" w:rsidP="009D2C87">
      <w:pPr>
        <w:pStyle w:val="BodyText"/>
      </w:pPr>
    </w:p>
    <w:p w14:paraId="0234F9C5" w14:textId="77777777" w:rsidR="00A0741E" w:rsidRDefault="00A0741E" w:rsidP="009D2C87">
      <w:pPr>
        <w:pStyle w:val="BodyText"/>
      </w:pPr>
    </w:p>
    <w:p w14:paraId="455EA041" w14:textId="77777777" w:rsidR="00A0741E" w:rsidRDefault="00A0741E" w:rsidP="009D2C87">
      <w:pPr>
        <w:pStyle w:val="BodyText"/>
      </w:pPr>
    </w:p>
    <w:p w14:paraId="5A36C577" w14:textId="77777777" w:rsidR="00A0741E" w:rsidRDefault="00A0741E" w:rsidP="009D2C87">
      <w:pPr>
        <w:pStyle w:val="BodyText"/>
      </w:pPr>
    </w:p>
    <w:p w14:paraId="02424DA3" w14:textId="77777777" w:rsidR="00A0741E" w:rsidRDefault="00A0741E" w:rsidP="009D2C87">
      <w:pPr>
        <w:pStyle w:val="BodyText"/>
      </w:pPr>
    </w:p>
    <w:p w14:paraId="44A90CCE" w14:textId="77777777" w:rsidR="00A0741E" w:rsidRDefault="00A0741E" w:rsidP="009D2C87">
      <w:pPr>
        <w:pStyle w:val="BodyText"/>
      </w:pPr>
    </w:p>
    <w:p w14:paraId="245D0339" w14:textId="77777777" w:rsidR="00A0741E" w:rsidRDefault="00A0741E" w:rsidP="009D2C87">
      <w:pPr>
        <w:pStyle w:val="BodyText"/>
      </w:pPr>
    </w:p>
    <w:p w14:paraId="1F5157A8" w14:textId="77777777" w:rsidR="00A0741E" w:rsidRDefault="00A0741E" w:rsidP="00A0741E">
      <w:pPr>
        <w:pStyle w:val="Heading3"/>
      </w:pPr>
      <w:bookmarkStart w:id="156" w:name="_Toc353399430"/>
      <w:bookmarkStart w:id="157" w:name="_Toc368651159"/>
      <w:bookmarkStart w:id="158" w:name="_Toc391039077"/>
      <w:r>
        <w:t>Configure Site Preferences for V.me</w:t>
      </w:r>
      <w:bookmarkEnd w:id="156"/>
      <w:bookmarkEnd w:id="157"/>
      <w:bookmarkEnd w:id="158"/>
    </w:p>
    <w:p w14:paraId="0E9C997B" w14:textId="77777777"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14:paraId="28B8C82B" w14:textId="77777777" w:rsidR="008A7497" w:rsidRPr="003144CB" w:rsidRDefault="008A7497" w:rsidP="00A0741E">
      <w:pPr>
        <w:jc w:val="both"/>
      </w:pPr>
    </w:p>
    <w:p w14:paraId="53E3F435" w14:textId="77777777" w:rsidR="00A0741E" w:rsidRDefault="00705B56" w:rsidP="009D2C87">
      <w:pPr>
        <w:pStyle w:val="BodyText"/>
      </w:pPr>
      <w:r>
        <w:rPr>
          <w:noProof/>
        </w:rPr>
        <w:drawing>
          <wp:inline distT="0" distB="0" distL="0" distR="0" wp14:anchorId="24F05017" wp14:editId="323D43B2">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14:paraId="6B1C863E" w14:textId="77777777" w:rsidR="00A0741E" w:rsidRDefault="00A0741E" w:rsidP="009D2C87">
      <w:pPr>
        <w:pStyle w:val="BodyText"/>
      </w:pPr>
    </w:p>
    <w:p w14:paraId="4056F56E" w14:textId="77777777" w:rsidR="00475513" w:rsidRPr="00BA04F3" w:rsidRDefault="00475513" w:rsidP="009D2C87">
      <w:pPr>
        <w:pStyle w:val="BodyText"/>
      </w:pPr>
    </w:p>
    <w:p w14:paraId="63124F01" w14:textId="77777777" w:rsidR="003D49FF" w:rsidRDefault="003D49FF" w:rsidP="003D49FF">
      <w:pPr>
        <w:pStyle w:val="Heading3"/>
      </w:pPr>
      <w:bookmarkStart w:id="159" w:name="_Toc368651160"/>
      <w:bookmarkStart w:id="160" w:name="_Toc391039078"/>
      <w:r>
        <w:t>Applying CyberSource Cartridge to the Site</w:t>
      </w:r>
      <w:bookmarkEnd w:id="159"/>
      <w:bookmarkEnd w:id="160"/>
    </w:p>
    <w:p w14:paraId="506DD598" w14:textId="77777777" w:rsidR="003D49FF" w:rsidRDefault="003D49FF" w:rsidP="003D49FF"/>
    <w:p w14:paraId="20A80834" w14:textId="77777777" w:rsidR="003D49FF" w:rsidRDefault="003D49FF" w:rsidP="003D49FF">
      <w:proofErr w:type="gramStart"/>
      <w:r>
        <w:t>Go to the “Administration” in the left hand list to expand the menu and select Sites &gt; Manage Sites link.</w:t>
      </w:r>
      <w:proofErr w:type="gramEnd"/>
      <w:r>
        <w:t xml:space="preserve"> This will open a list of the active sites on the Demandware platform in your account. Click on the site for which you wish to add the CyberSource cartridge. This will open the General Settings page for that site. </w:t>
      </w:r>
    </w:p>
    <w:p w14:paraId="694F8084" w14:textId="77777777" w:rsidR="003D49FF" w:rsidRDefault="003D49FF" w:rsidP="003D49FF">
      <w:r>
        <w:t>Add int_cybersource cartridge to the cartridge path as depicted in the following screen:</w:t>
      </w:r>
    </w:p>
    <w:p w14:paraId="2A0228B0" w14:textId="77777777" w:rsidR="003D49FF" w:rsidRDefault="003D49FF" w:rsidP="003D49FF"/>
    <w:p w14:paraId="2FDFAE85" w14:textId="77777777" w:rsidR="003D49FF" w:rsidRDefault="003D49FF" w:rsidP="003D49FF">
      <w:r>
        <w:rPr>
          <w:noProof/>
        </w:rPr>
        <w:lastRenderedPageBreak/>
        <w:drawing>
          <wp:inline distT="0" distB="0" distL="0" distR="0" wp14:anchorId="735AC61F" wp14:editId="7C6F97E2">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14:paraId="33370234" w14:textId="77777777" w:rsidR="002E162F" w:rsidRDefault="002E162F" w:rsidP="003D49FF"/>
    <w:p w14:paraId="605C4F38" w14:textId="77777777" w:rsidR="002E162F" w:rsidRDefault="002E162F" w:rsidP="003D49FF"/>
    <w:p w14:paraId="5057F860" w14:textId="77777777" w:rsidR="002E162F" w:rsidRDefault="002E162F" w:rsidP="003D49FF"/>
    <w:p w14:paraId="59E05D54" w14:textId="77777777" w:rsidR="002E162F" w:rsidRDefault="002E162F" w:rsidP="003D49FF"/>
    <w:p w14:paraId="0F695348" w14:textId="77777777" w:rsidR="002E162F" w:rsidRDefault="002E162F" w:rsidP="002E162F">
      <w:pPr>
        <w:pStyle w:val="Heading3"/>
      </w:pPr>
      <w:bookmarkStart w:id="161" w:name="_Toc353399432"/>
      <w:bookmarkStart w:id="162" w:name="_Toc368651161"/>
      <w:bookmarkStart w:id="163" w:name="_Toc391039079"/>
      <w:r>
        <w:t>Applying V.me Cartridge to the Site</w:t>
      </w:r>
      <w:bookmarkEnd w:id="161"/>
      <w:bookmarkEnd w:id="162"/>
      <w:bookmarkEnd w:id="163"/>
    </w:p>
    <w:p w14:paraId="56ACBCFC" w14:textId="77777777" w:rsidR="002E162F" w:rsidRDefault="002E162F" w:rsidP="002E162F">
      <w:proofErr w:type="gramStart"/>
      <w:r>
        <w:t>Go to the “Administration” in the left hand list to expand the menu and select Sites &gt; Manage Sites link.</w:t>
      </w:r>
      <w:proofErr w:type="gramEnd"/>
      <w:r>
        <w:t xml:space="preserve"> This will open a list of the active sites on the Demandware platform in your account. Click on the site for which you wish to add the V.me cartridge. This will open the General Settings page for that site. </w:t>
      </w:r>
    </w:p>
    <w:p w14:paraId="3BDAE27E" w14:textId="77777777" w:rsidR="002E162F" w:rsidRDefault="002E162F" w:rsidP="002E162F">
      <w:r>
        <w:t>Add int_visa_VME cartridge to the cartridge path as depicted in the following screen:</w:t>
      </w:r>
    </w:p>
    <w:p w14:paraId="572FD889" w14:textId="77777777" w:rsidR="002E162F" w:rsidRDefault="002E162F" w:rsidP="002E162F">
      <w:r>
        <w:rPr>
          <w:noProof/>
        </w:rPr>
        <w:lastRenderedPageBreak/>
        <w:drawing>
          <wp:inline distT="0" distB="0" distL="0" distR="0" wp14:anchorId="6022A66C" wp14:editId="2C5757A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14:paraId="6192D4A9" w14:textId="77777777" w:rsidR="002E162F" w:rsidRDefault="002E162F" w:rsidP="002E162F"/>
    <w:p w14:paraId="58F54FE1" w14:textId="77777777" w:rsidR="002E162F" w:rsidRPr="00BF2843" w:rsidRDefault="00A27DF4" w:rsidP="00BF2843">
      <w:pPr>
        <w:pStyle w:val="Heading3"/>
      </w:pPr>
      <w:bookmarkStart w:id="164" w:name="_Toc391039080"/>
      <w:r w:rsidRPr="00A27DF4">
        <w:t xml:space="preserve">Configure </w:t>
      </w:r>
      <w:r w:rsidR="00B95841">
        <w:t>Custom Objects</w:t>
      </w:r>
      <w:r w:rsidRPr="00A27DF4">
        <w:t xml:space="preserve"> for </w:t>
      </w:r>
      <w:r>
        <w:t>Retail POS</w:t>
      </w:r>
      <w:bookmarkEnd w:id="164"/>
    </w:p>
    <w:p w14:paraId="56064793" w14:textId="77777777"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14:paraId="49F4AE44" w14:textId="77777777" w:rsidR="00B3731E" w:rsidRDefault="00B3731E" w:rsidP="009819CC">
      <w:pPr>
        <w:pStyle w:val="ListParagraph"/>
        <w:numPr>
          <w:ilvl w:val="1"/>
          <w:numId w:val="33"/>
        </w:numPr>
      </w:pPr>
      <w:r>
        <w:t>POS_MerchantIDs</w:t>
      </w:r>
    </w:p>
    <w:p w14:paraId="4ACE34B4" w14:textId="77777777" w:rsidR="00B3731E" w:rsidRDefault="00B3731E" w:rsidP="00B3731E">
      <w:pPr>
        <w:ind w:left="720"/>
      </w:pPr>
      <w:r>
        <w:rPr>
          <w:noProof/>
        </w:rPr>
        <w:drawing>
          <wp:inline distT="0" distB="0" distL="0" distR="0" wp14:anchorId="2DCB448A" wp14:editId="6A1140EA">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9" cstate="print"/>
                    <a:stretch>
                      <a:fillRect/>
                    </a:stretch>
                  </pic:blipFill>
                  <pic:spPr>
                    <a:xfrm>
                      <a:off x="0" y="0"/>
                      <a:ext cx="5842610" cy="2273307"/>
                    </a:xfrm>
                    <a:prstGeom prst="rect">
                      <a:avLst/>
                    </a:prstGeom>
                    <a:ln>
                      <a:solidFill>
                        <a:schemeClr val="accent1"/>
                      </a:solidFill>
                    </a:ln>
                  </pic:spPr>
                </pic:pic>
              </a:graphicData>
            </a:graphic>
          </wp:inline>
        </w:drawing>
      </w:r>
    </w:p>
    <w:p w14:paraId="63C8BA99" w14:textId="77777777" w:rsidR="009D484B" w:rsidRDefault="00B3731E" w:rsidP="009D484B">
      <w:pPr>
        <w:ind w:left="720"/>
      </w:pPr>
      <w:r>
        <w:rPr>
          <w:noProof/>
        </w:rPr>
        <w:drawing>
          <wp:inline distT="0" distB="0" distL="0" distR="0" wp14:anchorId="32F44898" wp14:editId="6091C529">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0" cstate="print"/>
                    <a:stretch>
                      <a:fillRect/>
                    </a:stretch>
                  </pic:blipFill>
                  <pic:spPr>
                    <a:xfrm>
                      <a:off x="0" y="0"/>
                      <a:ext cx="5875728" cy="1962150"/>
                    </a:xfrm>
                    <a:prstGeom prst="rect">
                      <a:avLst/>
                    </a:prstGeom>
                    <a:ln>
                      <a:solidFill>
                        <a:schemeClr val="accent1"/>
                      </a:solidFill>
                    </a:ln>
                  </pic:spPr>
                </pic:pic>
              </a:graphicData>
            </a:graphic>
          </wp:inline>
        </w:drawing>
      </w:r>
    </w:p>
    <w:p w14:paraId="26AB7E4A" w14:textId="77777777" w:rsidR="00236A80" w:rsidRDefault="00236A80" w:rsidP="009819CC">
      <w:pPr>
        <w:pStyle w:val="ListParagraph"/>
        <w:numPr>
          <w:ilvl w:val="1"/>
          <w:numId w:val="33"/>
        </w:numPr>
      </w:pPr>
      <w:r>
        <w:lastRenderedPageBreak/>
        <w:t>POS_TerminalMapping</w:t>
      </w:r>
    </w:p>
    <w:p w14:paraId="1C189648" w14:textId="77777777" w:rsidR="00236A80" w:rsidRDefault="00236A80" w:rsidP="00236A80">
      <w:pPr>
        <w:ind w:left="720"/>
      </w:pPr>
      <w:r>
        <w:rPr>
          <w:noProof/>
        </w:rPr>
        <w:drawing>
          <wp:inline distT="0" distB="0" distL="0" distR="0" wp14:anchorId="53459CD8" wp14:editId="309EFA57">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1" cstate="print"/>
                    <a:stretch>
                      <a:fillRect/>
                    </a:stretch>
                  </pic:blipFill>
                  <pic:spPr>
                    <a:xfrm>
                      <a:off x="0" y="0"/>
                      <a:ext cx="5826642" cy="2317750"/>
                    </a:xfrm>
                    <a:prstGeom prst="rect">
                      <a:avLst/>
                    </a:prstGeom>
                    <a:ln>
                      <a:solidFill>
                        <a:schemeClr val="accent1"/>
                      </a:solidFill>
                    </a:ln>
                  </pic:spPr>
                </pic:pic>
              </a:graphicData>
            </a:graphic>
          </wp:inline>
        </w:drawing>
      </w:r>
    </w:p>
    <w:p w14:paraId="764A00E0" w14:textId="77777777" w:rsidR="001D3510" w:rsidRDefault="00236A80" w:rsidP="00A27DF4">
      <w:pPr>
        <w:ind w:left="720" w:hanging="720"/>
      </w:pPr>
      <w:r>
        <w:tab/>
      </w:r>
      <w:r>
        <w:rPr>
          <w:noProof/>
        </w:rPr>
        <w:drawing>
          <wp:inline distT="0" distB="0" distL="0" distR="0" wp14:anchorId="5DF69659" wp14:editId="57F2BDC1">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2" cstate="print"/>
                    <a:stretch>
                      <a:fillRect/>
                    </a:stretch>
                  </pic:blipFill>
                  <pic:spPr>
                    <a:xfrm>
                      <a:off x="0" y="0"/>
                      <a:ext cx="5883888" cy="1830070"/>
                    </a:xfrm>
                    <a:prstGeom prst="rect">
                      <a:avLst/>
                    </a:prstGeom>
                    <a:ln>
                      <a:solidFill>
                        <a:schemeClr val="accent1"/>
                      </a:solidFill>
                    </a:ln>
                  </pic:spPr>
                </pic:pic>
              </a:graphicData>
            </a:graphic>
          </wp:inline>
        </w:drawing>
      </w:r>
    </w:p>
    <w:p w14:paraId="10107E79" w14:textId="77777777" w:rsidR="002E162F" w:rsidRDefault="002E162F" w:rsidP="003D49FF"/>
    <w:p w14:paraId="63D0AD6A" w14:textId="77777777" w:rsidR="003D49FF" w:rsidRDefault="003D49FF" w:rsidP="003D49FF">
      <w:pPr>
        <w:pStyle w:val="Heading2"/>
      </w:pPr>
      <w:bookmarkStart w:id="165" w:name="_Toc368651162"/>
      <w:bookmarkStart w:id="166" w:name="_Toc391039081"/>
      <w:r>
        <w:t>Testing</w:t>
      </w:r>
      <w:bookmarkEnd w:id="165"/>
      <w:bookmarkEnd w:id="166"/>
    </w:p>
    <w:p w14:paraId="5799A3F5" w14:textId="77777777" w:rsidR="003D49FF" w:rsidRDefault="003D49FF" w:rsidP="00086A75">
      <w:r>
        <w:t>Use CybersourceUnitTest pipeline to test all the services as follows:</w:t>
      </w:r>
    </w:p>
    <w:p w14:paraId="3C33CFC9" w14:textId="77777777" w:rsidR="003D49FF" w:rsidRDefault="003D49FF" w:rsidP="003D49FF">
      <w:pPr>
        <w:pStyle w:val="Heading3"/>
      </w:pPr>
      <w:bookmarkStart w:id="167" w:name="_Toc368651163"/>
      <w:bookmarkStart w:id="168" w:name="_Toc391039082"/>
      <w:r>
        <w:t>Authorize Credit Card</w:t>
      </w:r>
      <w:bookmarkEnd w:id="167"/>
      <w:bookmarkEnd w:id="168"/>
    </w:p>
    <w:p w14:paraId="2AB72D6F" w14:textId="77777777" w:rsidR="003D49FF" w:rsidRDefault="003D49FF" w:rsidP="003D49FF">
      <w:r>
        <w:t xml:space="preserve">Use and modify the CybersourceUnitTest-TestCCAuth pipeline and associated scripts and sub-pipelines.  The end node of the unit test pipeline is a </w:t>
      </w:r>
      <w:proofErr w:type="gramStart"/>
      <w:r>
        <w:t>template which</w:t>
      </w:r>
      <w:proofErr w:type="gramEnd"/>
      <w:r>
        <w:t xml:space="preserve"> displays all relevant request/response information in an easy to digest manner. User can change static credit card and address data to observe various responses.</w:t>
      </w:r>
    </w:p>
    <w:p w14:paraId="5056C5E1" w14:textId="77777777" w:rsidR="004D44AE" w:rsidRPr="004D44AE" w:rsidRDefault="004D44AE" w:rsidP="003D49FF">
      <w:pPr>
        <w:rPr>
          <w:color w:val="FF0000"/>
        </w:rPr>
      </w:pPr>
      <w:r w:rsidRPr="004D44AE">
        <w:rPr>
          <w:color w:val="FF0000"/>
        </w:rPr>
        <w:t>Note: Mark the start node as “PUBLIC” before executing the test case</w:t>
      </w:r>
    </w:p>
    <w:p w14:paraId="2BF21850" w14:textId="77777777" w:rsidR="003D49FF" w:rsidRDefault="003D49FF" w:rsidP="003D49FF">
      <w:pPr>
        <w:pStyle w:val="Heading3"/>
      </w:pPr>
      <w:bookmarkStart w:id="169" w:name="_Toc368651164"/>
      <w:bookmarkStart w:id="170" w:name="_Toc391039083"/>
      <w:r>
        <w:t>Tax Service</w:t>
      </w:r>
      <w:bookmarkEnd w:id="169"/>
      <w:bookmarkEnd w:id="170"/>
    </w:p>
    <w:p w14:paraId="019B8B29" w14:textId="77777777"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w:t>
      </w:r>
      <w:r w:rsidR="00086A75">
        <w:lastRenderedPageBreak/>
        <w:t xml:space="preserve">bindings to produce </w:t>
      </w:r>
      <w:r>
        <w:t xml:space="preserve">valid </w:t>
      </w:r>
      <w:r w:rsidR="00086A75">
        <w:t>results</w:t>
      </w:r>
      <w:r>
        <w:t>, but otherwise can be manually modified to test against any domestic or international address.</w:t>
      </w:r>
    </w:p>
    <w:p w14:paraId="47364C0E" w14:textId="77777777"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14:paraId="09109CB7" w14:textId="77777777" w:rsidR="004D44AE" w:rsidRDefault="004D44AE" w:rsidP="003D49FF">
      <w:r w:rsidRPr="004D44AE">
        <w:rPr>
          <w:color w:val="FF0000"/>
        </w:rPr>
        <w:t>Note: Mark the start node as “PUBLIC” before executing the test case</w:t>
      </w:r>
    </w:p>
    <w:p w14:paraId="5D58DF70" w14:textId="77777777" w:rsidR="003D49FF" w:rsidRDefault="003D49FF" w:rsidP="003D49FF">
      <w:pPr>
        <w:pStyle w:val="Heading3"/>
      </w:pPr>
      <w:bookmarkStart w:id="171" w:name="_Toc368651165"/>
      <w:bookmarkStart w:id="172" w:name="_Toc391039084"/>
      <w:r>
        <w:t>Address Verification Service (AVS)</w:t>
      </w:r>
      <w:bookmarkEnd w:id="171"/>
      <w:bookmarkEnd w:id="172"/>
    </w:p>
    <w:p w14:paraId="3580A60D" w14:textId="77777777"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14:paraId="236F1CD0" w14:textId="77777777" w:rsidR="004D44AE" w:rsidRDefault="004D44AE" w:rsidP="003D49FF">
      <w:r w:rsidRPr="004D44AE">
        <w:rPr>
          <w:color w:val="FF0000"/>
        </w:rPr>
        <w:t>Note: Mark the start node as “PUBLIC” before executing the test case</w:t>
      </w:r>
    </w:p>
    <w:p w14:paraId="78B1141A" w14:textId="77777777" w:rsidR="003D49FF" w:rsidRDefault="003D49FF" w:rsidP="003D49FF">
      <w:pPr>
        <w:pStyle w:val="Heading3"/>
      </w:pPr>
      <w:bookmarkStart w:id="173" w:name="_Toc368651166"/>
      <w:bookmarkStart w:id="174" w:name="_Toc391039085"/>
      <w:r>
        <w:t>Delivery Address Verification Service (DAV)</w:t>
      </w:r>
      <w:bookmarkEnd w:id="173"/>
      <w:bookmarkEnd w:id="174"/>
    </w:p>
    <w:p w14:paraId="3C5D20A8" w14:textId="77777777" w:rsidR="003D49FF" w:rsidRDefault="003D49FF" w:rsidP="003D49FF">
      <w:r>
        <w:t xml:space="preserve">To test the stand-alone DAV service, use and/or modify the CybersourceUnitTest-TestDAVCheck pipeline and associated scripts and sub-pipelines.  Like </w:t>
      </w:r>
      <w:r w:rsidR="000D4247">
        <w:t>other test pipelines</w:t>
      </w:r>
      <w:proofErr w:type="gramStart"/>
      <w:r>
        <w:t>,</w:t>
      </w:r>
      <w:r w:rsidR="000D4247">
        <w:t>test</w:t>
      </w:r>
      <w:proofErr w:type="gramEnd"/>
      <w:r w:rsidR="000D4247">
        <w:t xml:space="preserve"> data can be </w:t>
      </w:r>
      <w:r>
        <w:t>customize to simulate various situations that need to be handled.</w:t>
      </w:r>
    </w:p>
    <w:p w14:paraId="5BBAA692" w14:textId="77777777" w:rsidR="004D44AE" w:rsidRDefault="004D44AE" w:rsidP="003D49FF">
      <w:r w:rsidRPr="004D44AE">
        <w:rPr>
          <w:color w:val="FF0000"/>
        </w:rPr>
        <w:t>Note: Mark the start node as “PUBLIC” before executing the test case</w:t>
      </w:r>
    </w:p>
    <w:p w14:paraId="22950B34" w14:textId="77777777"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14:paraId="4ADB8D67" w14:textId="77777777" w:rsidR="004D44AE" w:rsidRDefault="004D44AE" w:rsidP="003D49FF">
      <w:r w:rsidRPr="004D44AE">
        <w:rPr>
          <w:color w:val="FF0000"/>
        </w:rPr>
        <w:t>Note: Mark the start node as “PUBLIC” before executing the test case</w:t>
      </w:r>
    </w:p>
    <w:p w14:paraId="63CC7525" w14:textId="77777777" w:rsidR="00E944D2" w:rsidRPr="00EF13B0" w:rsidRDefault="00E944D2" w:rsidP="00E944D2">
      <w:pPr>
        <w:pStyle w:val="Heading3"/>
      </w:pPr>
      <w:bookmarkStart w:id="175" w:name="_Toc368651167"/>
      <w:bookmarkStart w:id="176" w:name="_Toc391039086"/>
      <w:r w:rsidRPr="00EF13B0">
        <w:t>Payment Tokenization</w:t>
      </w:r>
      <w:bookmarkEnd w:id="175"/>
      <w:bookmarkEnd w:id="176"/>
    </w:p>
    <w:p w14:paraId="35B6E648" w14:textId="77777777" w:rsidR="00E944D2" w:rsidRDefault="00E944D2" w:rsidP="00E944D2">
      <w:r w:rsidRPr="00EF13B0">
        <w:t xml:space="preserve">Use the Cybersource_Subscription-Start pipeline to start Subscription creation test suite. By entering test data you can use the </w:t>
      </w:r>
      <w:r w:rsidR="0080208A" w:rsidRPr="00EF13B0">
        <w:t xml:space="preserve">various Payment Tokenization related services like Create Subscription, View Subscription, Update Subscription, Delete Subscription, </w:t>
      </w:r>
      <w:proofErr w:type="gramStart"/>
      <w:r w:rsidR="0080208A" w:rsidRPr="00EF13B0">
        <w:t>Use</w:t>
      </w:r>
      <w:proofErr w:type="gramEnd"/>
      <w:r w:rsidR="0080208A" w:rsidRPr="00EF13B0">
        <w:t xml:space="preserve"> Subscription for One Time Payment.</w:t>
      </w:r>
    </w:p>
    <w:p w14:paraId="44AD29D4" w14:textId="77777777" w:rsidR="004D44AE" w:rsidRDefault="004D44AE" w:rsidP="00E944D2">
      <w:r w:rsidRPr="004D44AE">
        <w:rPr>
          <w:color w:val="FF0000"/>
        </w:rPr>
        <w:t>Note: Mark the start node as “PUBLIC” before executing the test case</w:t>
      </w:r>
    </w:p>
    <w:p w14:paraId="422A8368" w14:textId="77777777" w:rsidR="00714FFF" w:rsidRPr="00EF13B0" w:rsidRDefault="00714FFF" w:rsidP="00714FFF">
      <w:pPr>
        <w:pStyle w:val="Heading3"/>
      </w:pPr>
      <w:bookmarkStart w:id="177" w:name="_Toc368651168"/>
      <w:bookmarkStart w:id="178" w:name="_Toc391039087"/>
      <w:r>
        <w:t>Full Authorization reversal</w:t>
      </w:r>
      <w:bookmarkEnd w:id="177"/>
      <w:bookmarkEnd w:id="178"/>
    </w:p>
    <w:p w14:paraId="73FFFB01" w14:textId="77777777"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14:paraId="3E4D477B" w14:textId="77777777" w:rsidR="004D44AE" w:rsidRDefault="004D44AE" w:rsidP="00714FFF">
      <w:r w:rsidRPr="004D44AE">
        <w:rPr>
          <w:color w:val="FF0000"/>
        </w:rPr>
        <w:t>Note: Mark the start node as “PUBLIC” before executing the test case</w:t>
      </w:r>
    </w:p>
    <w:p w14:paraId="35BC05BD" w14:textId="77777777" w:rsidR="003D49FF" w:rsidRDefault="003D49FF" w:rsidP="003D49FF">
      <w:pPr>
        <w:pStyle w:val="Heading3"/>
      </w:pPr>
      <w:bookmarkStart w:id="179" w:name="_Toc368651169"/>
      <w:bookmarkStart w:id="180" w:name="_Toc391039088"/>
      <w:r>
        <w:t>Device Fingerprint</w:t>
      </w:r>
      <w:bookmarkEnd w:id="179"/>
      <w:bookmarkEnd w:id="180"/>
    </w:p>
    <w:p w14:paraId="0934E527" w14:textId="77777777"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14:paraId="4D47B334" w14:textId="77777777" w:rsidR="004D44AE" w:rsidRDefault="004D44AE" w:rsidP="000D4247">
      <w:r w:rsidRPr="004D44AE">
        <w:rPr>
          <w:color w:val="FF0000"/>
        </w:rPr>
        <w:t>Note: Mark the start node as “PUBLIC” before executing the test case</w:t>
      </w:r>
    </w:p>
    <w:p w14:paraId="52B2A7E8" w14:textId="77777777" w:rsidR="00744731" w:rsidRDefault="00744731" w:rsidP="00744731">
      <w:pPr>
        <w:pStyle w:val="Heading3"/>
      </w:pPr>
      <w:bookmarkStart w:id="181" w:name="_Toc368651170"/>
      <w:bookmarkStart w:id="182" w:name="_Toc391039089"/>
      <w:r>
        <w:lastRenderedPageBreak/>
        <w:t>Payer Authentication</w:t>
      </w:r>
      <w:bookmarkEnd w:id="181"/>
      <w:bookmarkEnd w:id="182"/>
    </w:p>
    <w:p w14:paraId="2AE05D34" w14:textId="77777777" w:rsidR="00744731" w:rsidRDefault="00744731" w:rsidP="000D4247">
      <w:r>
        <w:t>Call the pipeline CybersourceUnitTest-TestPA to test the Payer Authentication Service.</w:t>
      </w:r>
    </w:p>
    <w:p w14:paraId="7C645945" w14:textId="77777777" w:rsidR="004D44AE" w:rsidRDefault="004D44AE" w:rsidP="000D4247">
      <w:r w:rsidRPr="004D44AE">
        <w:rPr>
          <w:color w:val="FF0000"/>
        </w:rPr>
        <w:t>Note: Mark the start node as “PUBLIC” before executing the test case</w:t>
      </w:r>
    </w:p>
    <w:p w14:paraId="30C1B3EA" w14:textId="77777777" w:rsidR="0093605E" w:rsidRDefault="0093605E" w:rsidP="0093605E">
      <w:pPr>
        <w:pStyle w:val="Heading3"/>
      </w:pPr>
      <w:bookmarkStart w:id="183" w:name="_Toc353399442"/>
      <w:bookmarkStart w:id="184" w:name="_Toc368651171"/>
      <w:bookmarkStart w:id="185" w:name="_Toc391039090"/>
      <w:r>
        <w:t>V.me Authorization</w:t>
      </w:r>
      <w:bookmarkEnd w:id="183"/>
      <w:bookmarkEnd w:id="184"/>
      <w:bookmarkEnd w:id="185"/>
    </w:p>
    <w:p w14:paraId="121FD7A0" w14:textId="77777777" w:rsidR="0093605E" w:rsidRDefault="0093605E" w:rsidP="0093605E">
      <w:r>
        <w:t>Call the pipeline CybersourceUnitTest-TestVmeAuth to test the V.me Authorization Service.</w:t>
      </w:r>
    </w:p>
    <w:p w14:paraId="6A9FD0C4" w14:textId="77777777" w:rsidR="0093605E" w:rsidRDefault="0093605E" w:rsidP="0093605E">
      <w:pPr>
        <w:rPr>
          <w:color w:val="FF0000"/>
        </w:rPr>
      </w:pPr>
      <w:r w:rsidRPr="004D44AE">
        <w:rPr>
          <w:color w:val="FF0000"/>
        </w:rPr>
        <w:t>Note: Mark the start node as “PUBLIC” before executing the test case</w:t>
      </w:r>
    </w:p>
    <w:p w14:paraId="1018DF86" w14:textId="77777777" w:rsidR="0093605E" w:rsidRDefault="0093605E" w:rsidP="0093605E">
      <w:pPr>
        <w:pStyle w:val="Heading3"/>
      </w:pPr>
      <w:bookmarkStart w:id="186" w:name="_Toc353399443"/>
      <w:bookmarkStart w:id="187" w:name="_Toc368651172"/>
      <w:bookmarkStart w:id="188" w:name="_Toc391039091"/>
      <w:r>
        <w:t>V.me Get Checkout Details</w:t>
      </w:r>
      <w:bookmarkEnd w:id="186"/>
      <w:bookmarkEnd w:id="187"/>
      <w:bookmarkEnd w:id="188"/>
    </w:p>
    <w:p w14:paraId="2543D5DF" w14:textId="77777777" w:rsidR="0093605E" w:rsidRDefault="0093605E" w:rsidP="0093605E">
      <w:r>
        <w:t>Call the pipeline CybersourceUnitTest-TestVmeGetCheckoutDetails to test the V.me Get Checkout Details Service.</w:t>
      </w:r>
    </w:p>
    <w:p w14:paraId="36709CB6" w14:textId="77777777" w:rsidR="0093605E" w:rsidRDefault="0093605E" w:rsidP="0093605E">
      <w:pPr>
        <w:rPr>
          <w:color w:val="FF0000"/>
        </w:rPr>
      </w:pPr>
      <w:r w:rsidRPr="004D44AE">
        <w:rPr>
          <w:color w:val="FF0000"/>
        </w:rPr>
        <w:t>Note: Mark the start node as “PUBLIC” before executing the test case</w:t>
      </w:r>
    </w:p>
    <w:p w14:paraId="1938BDA6" w14:textId="77777777" w:rsidR="0093605E" w:rsidRDefault="0093605E" w:rsidP="0093605E">
      <w:pPr>
        <w:pStyle w:val="Heading3"/>
      </w:pPr>
      <w:bookmarkStart w:id="189" w:name="_Toc353399445"/>
      <w:bookmarkStart w:id="190" w:name="_Toc368651173"/>
      <w:bookmarkStart w:id="191" w:name="_Toc391039092"/>
      <w:r>
        <w:t>V.me Confirm Purchase</w:t>
      </w:r>
      <w:bookmarkEnd w:id="189"/>
      <w:bookmarkEnd w:id="190"/>
      <w:bookmarkEnd w:id="191"/>
    </w:p>
    <w:p w14:paraId="30D04061" w14:textId="77777777" w:rsidR="0093605E" w:rsidRDefault="0093605E" w:rsidP="0093605E">
      <w:r>
        <w:t>Call the pipeline CybersourceUnitTest-TestVmeConfirmPurchase to test the V.me Confirm Purchase Service.</w:t>
      </w:r>
    </w:p>
    <w:p w14:paraId="4042901F" w14:textId="77777777" w:rsidR="0093605E" w:rsidRDefault="0093605E" w:rsidP="0093605E">
      <w:r w:rsidRPr="004D44AE">
        <w:rPr>
          <w:color w:val="FF0000"/>
        </w:rPr>
        <w:t>Note: Mark the start node as “PUBLIC” before executing the test case</w:t>
      </w:r>
    </w:p>
    <w:p w14:paraId="549FC8A8" w14:textId="77777777" w:rsidR="0093605E" w:rsidRDefault="0093605E" w:rsidP="0093605E">
      <w:pPr>
        <w:pStyle w:val="Heading3"/>
      </w:pPr>
      <w:bookmarkStart w:id="192" w:name="_Toc353399446"/>
      <w:bookmarkStart w:id="193" w:name="_Toc368651174"/>
      <w:bookmarkStart w:id="194" w:name="_Toc391039093"/>
      <w:r>
        <w:t>V.me Authorization Reversal</w:t>
      </w:r>
      <w:bookmarkEnd w:id="192"/>
      <w:bookmarkEnd w:id="193"/>
      <w:bookmarkEnd w:id="194"/>
    </w:p>
    <w:p w14:paraId="10E1B53E" w14:textId="77777777" w:rsidR="0093605E" w:rsidRDefault="0093605E" w:rsidP="0093605E">
      <w:r>
        <w:t>Call the pipeline CybersourceUnitTest-TestVmeAuthReversalRequest to test the V.me Authorization Reversal Service.</w:t>
      </w:r>
    </w:p>
    <w:p w14:paraId="3DF2C7B1" w14:textId="77777777" w:rsidR="0093605E" w:rsidRDefault="0093605E" w:rsidP="0093605E">
      <w:pPr>
        <w:rPr>
          <w:color w:val="FF0000"/>
        </w:rPr>
      </w:pPr>
      <w:r w:rsidRPr="004D44AE">
        <w:rPr>
          <w:color w:val="FF0000"/>
        </w:rPr>
        <w:t>Note: Mark the start node as “PUBLIC” before executing the test case</w:t>
      </w:r>
    </w:p>
    <w:p w14:paraId="25E3A5AC" w14:textId="77777777" w:rsidR="0093605E" w:rsidRDefault="0093605E" w:rsidP="0093605E">
      <w:pPr>
        <w:pStyle w:val="Heading3"/>
      </w:pPr>
      <w:bookmarkStart w:id="195" w:name="_Toc353399447"/>
      <w:bookmarkStart w:id="196" w:name="_Toc368651175"/>
      <w:bookmarkStart w:id="197" w:name="_Toc391039094"/>
      <w:r>
        <w:t>V.me Capture</w:t>
      </w:r>
      <w:bookmarkEnd w:id="195"/>
      <w:bookmarkEnd w:id="196"/>
      <w:bookmarkEnd w:id="197"/>
    </w:p>
    <w:p w14:paraId="29577F31" w14:textId="77777777" w:rsidR="0093605E" w:rsidRDefault="0093605E" w:rsidP="0093605E">
      <w:r>
        <w:t>Call the pipeline CybersourceUnitTest-TestVmeCaptureRequest to test the V.me Capture Service.</w:t>
      </w:r>
    </w:p>
    <w:p w14:paraId="1CB74E20" w14:textId="77777777" w:rsidR="0093605E" w:rsidRDefault="0093605E" w:rsidP="0093605E">
      <w:pPr>
        <w:rPr>
          <w:color w:val="FF0000"/>
        </w:rPr>
      </w:pPr>
      <w:r w:rsidRPr="004D44AE">
        <w:rPr>
          <w:color w:val="FF0000"/>
        </w:rPr>
        <w:t>Note: Mark the start node as “PUBLIC” before executing the test case</w:t>
      </w:r>
    </w:p>
    <w:p w14:paraId="3F3CD480" w14:textId="77777777" w:rsidR="0093605E" w:rsidRDefault="0093605E" w:rsidP="0093605E">
      <w:pPr>
        <w:pStyle w:val="Heading3"/>
      </w:pPr>
      <w:bookmarkStart w:id="198" w:name="_Toc353399448"/>
      <w:bookmarkStart w:id="199" w:name="_Toc368651176"/>
      <w:bookmarkStart w:id="200" w:name="_Toc391039095"/>
      <w:r>
        <w:t>V.me Refund</w:t>
      </w:r>
      <w:bookmarkEnd w:id="198"/>
      <w:bookmarkEnd w:id="199"/>
      <w:bookmarkEnd w:id="200"/>
    </w:p>
    <w:p w14:paraId="1BB11928" w14:textId="77777777" w:rsidR="0093605E" w:rsidRDefault="0093605E" w:rsidP="0093605E">
      <w:r>
        <w:t>Call the pipeline CybersourceUnitTest-TestVmeRefundRequest to test the V.me Refund Service.</w:t>
      </w:r>
    </w:p>
    <w:p w14:paraId="741EC129" w14:textId="77777777" w:rsidR="0093605E" w:rsidRDefault="0093605E" w:rsidP="0093605E">
      <w:pPr>
        <w:rPr>
          <w:color w:val="FF0000"/>
        </w:rPr>
      </w:pPr>
      <w:r w:rsidRPr="004D44AE">
        <w:rPr>
          <w:color w:val="FF0000"/>
        </w:rPr>
        <w:t>Note: Mark the start node as “PUBLIC” before executing the test case</w:t>
      </w:r>
    </w:p>
    <w:p w14:paraId="5AE5337C" w14:textId="77777777" w:rsidR="0093605E" w:rsidRDefault="0093605E" w:rsidP="0093605E">
      <w:pPr>
        <w:pStyle w:val="Heading3"/>
      </w:pPr>
      <w:bookmarkStart w:id="201" w:name="_Toc353399449"/>
      <w:bookmarkStart w:id="202" w:name="_Toc368651177"/>
      <w:bookmarkStart w:id="203" w:name="_Toc391039096"/>
      <w:r>
        <w:t>V.me Initiate Request</w:t>
      </w:r>
      <w:bookmarkEnd w:id="201"/>
      <w:bookmarkEnd w:id="202"/>
      <w:bookmarkEnd w:id="203"/>
    </w:p>
    <w:p w14:paraId="25F503F9" w14:textId="77777777" w:rsidR="0093605E" w:rsidRDefault="0093605E" w:rsidP="0093605E">
      <w:r>
        <w:t>Call the pipeline CybersourceUnitTest</w:t>
      </w:r>
      <w:r w:rsidR="00E76745">
        <w:t>ing</w:t>
      </w:r>
      <w:r>
        <w:t>-TestVmeInitiateService to test the V.me Initiate Service.</w:t>
      </w:r>
    </w:p>
    <w:p w14:paraId="43A63ED3" w14:textId="77777777" w:rsidR="0093605E" w:rsidRDefault="0093605E" w:rsidP="0093605E">
      <w:pPr>
        <w:rPr>
          <w:color w:val="FF0000"/>
        </w:rPr>
      </w:pPr>
      <w:r w:rsidRPr="004D44AE">
        <w:rPr>
          <w:color w:val="FF0000"/>
        </w:rPr>
        <w:t>Note: Mark the start node as “PUBLIC” before executing the test case</w:t>
      </w:r>
    </w:p>
    <w:p w14:paraId="5BC4F68C" w14:textId="77777777" w:rsidR="00BB4792" w:rsidRDefault="00BB4792" w:rsidP="00BB4792">
      <w:pPr>
        <w:pStyle w:val="Heading3"/>
      </w:pPr>
      <w:bookmarkStart w:id="204" w:name="_Toc391039097"/>
      <w:r>
        <w:lastRenderedPageBreak/>
        <w:t>Retail POS Authorization Request</w:t>
      </w:r>
      <w:bookmarkEnd w:id="204"/>
    </w:p>
    <w:p w14:paraId="2E334728" w14:textId="77777777"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14:paraId="003D8B66" w14:textId="77777777" w:rsidR="00BB4792" w:rsidRDefault="00BB4792" w:rsidP="00BB4792">
      <w:r w:rsidRPr="004D44AE">
        <w:rPr>
          <w:color w:val="FF0000"/>
        </w:rPr>
        <w:t>Note: Mark the start node as “PUBLIC” before executing the test case</w:t>
      </w:r>
    </w:p>
    <w:p w14:paraId="54196E91" w14:textId="77777777" w:rsidR="00744731" w:rsidRDefault="00744731" w:rsidP="009D2C87">
      <w:pPr>
        <w:pStyle w:val="BodyText"/>
      </w:pPr>
    </w:p>
    <w:p w14:paraId="6EB39873" w14:textId="77777777" w:rsidR="003D49FF" w:rsidRDefault="003D49FF" w:rsidP="003D49FF">
      <w:r>
        <w:br w:type="page"/>
      </w:r>
    </w:p>
    <w:p w14:paraId="7AEC71F4" w14:textId="77777777" w:rsidR="003D49FF" w:rsidRDefault="003D49FF" w:rsidP="003D49FF">
      <w:pPr>
        <w:pStyle w:val="Heading1"/>
        <w:framePr w:wrap="notBeside"/>
      </w:pPr>
      <w:bookmarkStart w:id="205" w:name="_Toc368651178"/>
      <w:bookmarkStart w:id="206" w:name="_Toc391039098"/>
      <w:r>
        <w:lastRenderedPageBreak/>
        <w:t>Cartridges Structure and Reference</w:t>
      </w:r>
      <w:bookmarkEnd w:id="205"/>
      <w:bookmarkEnd w:id="206"/>
    </w:p>
    <w:p w14:paraId="5BDC9959" w14:textId="77777777" w:rsidR="003D49FF" w:rsidRDefault="003D49FF" w:rsidP="003D49FF">
      <w:pPr>
        <w:pStyle w:val="Heading3"/>
      </w:pPr>
      <w:bookmarkStart w:id="207" w:name="_Toc368651179"/>
      <w:bookmarkStart w:id="208" w:name="_Toc391039099"/>
      <w:r>
        <w:t>Pipelines</w:t>
      </w:r>
      <w:bookmarkEnd w:id="207"/>
      <w:bookmarkEnd w:id="208"/>
    </w:p>
    <w:p w14:paraId="38F3C0FA" w14:textId="77777777" w:rsidR="003D49FF" w:rsidRPr="00FE0EAF" w:rsidRDefault="003D49FF" w:rsidP="003D49FF">
      <w:pPr>
        <w:pStyle w:val="Heading5"/>
        <w:rPr>
          <w:u w:val="single"/>
        </w:rPr>
      </w:pPr>
      <w:r w:rsidRPr="00FE0EAF">
        <w:rPr>
          <w:u w:val="single"/>
        </w:rPr>
        <w:t>Cybersource</w:t>
      </w:r>
    </w:p>
    <w:p w14:paraId="7A3F01E5" w14:textId="77777777" w:rsidR="003D49FF" w:rsidRDefault="003D49FF" w:rsidP="009D2C87">
      <w:pPr>
        <w:pStyle w:val="BodyText"/>
      </w:pPr>
      <w:r>
        <w:t>This contains the nodes that make the actual call to CyberSource based on what is needed, cc auth, bml, tax or address verification.</w:t>
      </w:r>
    </w:p>
    <w:p w14:paraId="5E38AE8B" w14:textId="77777777" w:rsidR="003D49FF" w:rsidRPr="00FE0EAF" w:rsidRDefault="003D49FF" w:rsidP="003D49FF">
      <w:pPr>
        <w:pStyle w:val="Heading5"/>
        <w:rPr>
          <w:u w:val="single"/>
        </w:rPr>
      </w:pPr>
      <w:r w:rsidRPr="00FE0EAF">
        <w:rPr>
          <w:u w:val="single"/>
        </w:rPr>
        <w:t>CybersourceData</w:t>
      </w:r>
    </w:p>
    <w:p w14:paraId="3F8CEA2E" w14:textId="77777777" w:rsidR="003D49FF" w:rsidRDefault="003D49FF" w:rsidP="009D2C87">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14:paraId="1C00BED4" w14:textId="77777777" w:rsidR="003D49FF" w:rsidRDefault="003D49FF" w:rsidP="003D49FF">
      <w:pPr>
        <w:pStyle w:val="Heading5"/>
      </w:pPr>
      <w:r w:rsidRPr="00FE0EAF">
        <w:rPr>
          <w:u w:val="single"/>
        </w:rPr>
        <w:t>CybersourceUnitTesting</w:t>
      </w:r>
    </w:p>
    <w:p w14:paraId="63A595DE" w14:textId="77777777" w:rsidR="003D49FF" w:rsidRDefault="003D49FF" w:rsidP="009D2C87">
      <w:pPr>
        <w:pStyle w:val="BodyText"/>
      </w:pPr>
      <w:r>
        <w:t>Used for testing.</w:t>
      </w:r>
    </w:p>
    <w:p w14:paraId="62735118" w14:textId="77777777" w:rsidR="00EB5CCB" w:rsidRPr="00EF13B0" w:rsidRDefault="00EB5CCB" w:rsidP="00EB5CCB">
      <w:pPr>
        <w:pStyle w:val="Heading5"/>
        <w:rPr>
          <w:u w:val="single"/>
        </w:rPr>
      </w:pPr>
      <w:r w:rsidRPr="00EF13B0">
        <w:rPr>
          <w:u w:val="single"/>
        </w:rPr>
        <w:t>Cybersource_Subscription</w:t>
      </w:r>
    </w:p>
    <w:p w14:paraId="7CFAF1B0" w14:textId="77777777" w:rsidR="00EB5CCB" w:rsidRDefault="00EB5CCB" w:rsidP="009D2C87">
      <w:pPr>
        <w:pStyle w:val="BodyText"/>
      </w:pPr>
      <w:r w:rsidRPr="00EF13B0">
        <w:t xml:space="preserve">This contains the </w:t>
      </w:r>
      <w:proofErr w:type="gramStart"/>
      <w:r w:rsidRPr="00EF13B0">
        <w:t>nodes that makes</w:t>
      </w:r>
      <w:proofErr w:type="gramEnd"/>
      <w:r w:rsidRPr="00EF13B0">
        <w:t xml:space="preserve"> call to different Subscription related services. This is the pipeline that will be referred and modified by the merchants, as each merchant may need to pass different information based on their needs.</w:t>
      </w:r>
    </w:p>
    <w:p w14:paraId="4216E353" w14:textId="77777777" w:rsidR="00506692" w:rsidRDefault="00506692" w:rsidP="00506692">
      <w:pPr>
        <w:pStyle w:val="Heading5"/>
        <w:rPr>
          <w:u w:val="single"/>
        </w:rPr>
      </w:pPr>
      <w:r w:rsidRPr="00EF13B0">
        <w:rPr>
          <w:u w:val="single"/>
        </w:rPr>
        <w:t>Cybersource_</w:t>
      </w:r>
      <w:r>
        <w:rPr>
          <w:u w:val="single"/>
        </w:rPr>
        <w:t>POS</w:t>
      </w:r>
    </w:p>
    <w:p w14:paraId="031BC0B2" w14:textId="77777777"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14:paraId="5ABC2276" w14:textId="77777777" w:rsidR="00506692" w:rsidRDefault="00506692" w:rsidP="009D2C87">
      <w:pPr>
        <w:pStyle w:val="BodyText"/>
      </w:pPr>
    </w:p>
    <w:p w14:paraId="7E82F2BD" w14:textId="77777777" w:rsidR="003D49FF" w:rsidRDefault="003D49FF" w:rsidP="003D49FF">
      <w:pPr>
        <w:pStyle w:val="Heading3"/>
      </w:pPr>
      <w:bookmarkStart w:id="209" w:name="_Toc368651180"/>
      <w:bookmarkStart w:id="210" w:name="_Toc391039100"/>
      <w:r>
        <w:t>Scripts</w:t>
      </w:r>
      <w:bookmarkEnd w:id="209"/>
      <w:bookmarkEnd w:id="210"/>
    </w:p>
    <w:p w14:paraId="00A746C2" w14:textId="77777777" w:rsidR="003D49FF" w:rsidRDefault="003D49FF" w:rsidP="009D2C87">
      <w:pPr>
        <w:pStyle w:val="BodyText"/>
      </w:pPr>
      <w:r>
        <w:t>There is a JS object for each request data elements. List of DS objects used:</w:t>
      </w:r>
    </w:p>
    <w:p w14:paraId="2C522AF6" w14:textId="77777777" w:rsidR="003D49FF" w:rsidRDefault="003D49FF" w:rsidP="00B6458B">
      <w:pPr>
        <w:pStyle w:val="Listenabsatz"/>
        <w:numPr>
          <w:ilvl w:val="0"/>
          <w:numId w:val="16"/>
        </w:numPr>
      </w:pPr>
      <w:r>
        <w:t>Cybersource_BillTo_Object.ds</w:t>
      </w:r>
    </w:p>
    <w:p w14:paraId="6746F8D5" w14:textId="77777777" w:rsidR="003D49FF" w:rsidRDefault="003D49FF" w:rsidP="00B6458B">
      <w:pPr>
        <w:pStyle w:val="Listenabsatz"/>
        <w:numPr>
          <w:ilvl w:val="0"/>
          <w:numId w:val="16"/>
        </w:numPr>
      </w:pPr>
      <w:r>
        <w:t>Cybersource_BML_Object.ds</w:t>
      </w:r>
    </w:p>
    <w:p w14:paraId="28C4E413" w14:textId="77777777" w:rsidR="003D49FF" w:rsidRDefault="003D49FF" w:rsidP="00B6458B">
      <w:pPr>
        <w:pStyle w:val="Listenabsatz"/>
        <w:numPr>
          <w:ilvl w:val="0"/>
          <w:numId w:val="16"/>
        </w:numPr>
      </w:pPr>
      <w:r>
        <w:t>Cybersource_Card_Object.ds</w:t>
      </w:r>
    </w:p>
    <w:p w14:paraId="246E8339" w14:textId="77777777" w:rsidR="003D49FF" w:rsidRDefault="003D49FF" w:rsidP="00B6458B">
      <w:pPr>
        <w:pStyle w:val="Listenabsatz"/>
        <w:numPr>
          <w:ilvl w:val="0"/>
          <w:numId w:val="16"/>
        </w:numPr>
      </w:pPr>
      <w:r>
        <w:t>Cybersource_Item_Object.ds</w:t>
      </w:r>
    </w:p>
    <w:p w14:paraId="3EACDEC6" w14:textId="77777777" w:rsidR="003D49FF" w:rsidRDefault="003D49FF" w:rsidP="00B6458B">
      <w:pPr>
        <w:pStyle w:val="Listenabsatz"/>
        <w:numPr>
          <w:ilvl w:val="0"/>
          <w:numId w:val="16"/>
        </w:numPr>
      </w:pPr>
      <w:r>
        <w:t>Cybersource_PurchaseTotals_Object.ds</w:t>
      </w:r>
    </w:p>
    <w:p w14:paraId="08EB2D32" w14:textId="77777777" w:rsidR="003D49FF" w:rsidRDefault="003D49FF" w:rsidP="00B6458B">
      <w:pPr>
        <w:pStyle w:val="Listenabsatz"/>
        <w:numPr>
          <w:ilvl w:val="0"/>
          <w:numId w:val="16"/>
        </w:numPr>
      </w:pPr>
      <w:r>
        <w:t>Cybersource_ShipFrom_Object.ds</w:t>
      </w:r>
    </w:p>
    <w:p w14:paraId="413193C8" w14:textId="77777777" w:rsidR="003D49FF" w:rsidRDefault="003D49FF" w:rsidP="00B6458B">
      <w:pPr>
        <w:pStyle w:val="Listenabsatz"/>
        <w:numPr>
          <w:ilvl w:val="0"/>
          <w:numId w:val="16"/>
        </w:numPr>
      </w:pPr>
      <w:r>
        <w:t>Cybersource_ShipTo_Object.ds</w:t>
      </w:r>
    </w:p>
    <w:p w14:paraId="25FF3779" w14:textId="77777777" w:rsidR="003D49FF" w:rsidRDefault="003D49FF" w:rsidP="00B6458B">
      <w:pPr>
        <w:pStyle w:val="Listenabsatz"/>
        <w:numPr>
          <w:ilvl w:val="0"/>
          <w:numId w:val="16"/>
        </w:numPr>
      </w:pPr>
      <w:r>
        <w:t>Cybersource_TaxRequest_Object.ds</w:t>
      </w:r>
    </w:p>
    <w:p w14:paraId="4AFFF24D" w14:textId="77777777" w:rsidR="009903B0" w:rsidRPr="00EF13B0" w:rsidRDefault="009903B0" w:rsidP="00B6458B">
      <w:pPr>
        <w:pStyle w:val="Listenabsatz"/>
        <w:numPr>
          <w:ilvl w:val="0"/>
          <w:numId w:val="16"/>
        </w:numPr>
      </w:pPr>
      <w:r w:rsidRPr="00EF13B0">
        <w:t>CreateCyberSourceBillToObject_UserData.ds</w:t>
      </w:r>
    </w:p>
    <w:p w14:paraId="57FF498A" w14:textId="77777777" w:rsidR="009903B0" w:rsidRPr="00EF13B0" w:rsidRDefault="009903B0" w:rsidP="00B6458B">
      <w:pPr>
        <w:pStyle w:val="Listenabsatz"/>
        <w:numPr>
          <w:ilvl w:val="0"/>
          <w:numId w:val="16"/>
        </w:numPr>
      </w:pPr>
      <w:r w:rsidRPr="00EF13B0">
        <w:t>CreateCyberSourcePaymentCardObject_UserData.ds</w:t>
      </w:r>
    </w:p>
    <w:p w14:paraId="77B51D9A" w14:textId="77777777" w:rsidR="009903B0" w:rsidRPr="00EF13B0" w:rsidRDefault="009903B0" w:rsidP="00B6458B">
      <w:pPr>
        <w:pStyle w:val="Listenabsatz"/>
        <w:numPr>
          <w:ilvl w:val="0"/>
          <w:numId w:val="16"/>
        </w:numPr>
      </w:pPr>
      <w:r w:rsidRPr="00EF13B0">
        <w:t>CreateCyberSourcePurchaseTotalsObject_UserData.ds</w:t>
      </w:r>
    </w:p>
    <w:p w14:paraId="7A3DA16A" w14:textId="77777777" w:rsidR="003D49FF" w:rsidRDefault="003D49FF" w:rsidP="003D49FF">
      <w:r>
        <w:t>The following scripts are used in CyberSource pipeline to make the CyberSource web service calls.</w:t>
      </w:r>
      <w:r>
        <w:tab/>
      </w:r>
    </w:p>
    <w:p w14:paraId="2966651B" w14:textId="77777777" w:rsidR="003D49FF" w:rsidRDefault="003D49FF" w:rsidP="00B6458B">
      <w:pPr>
        <w:pStyle w:val="Listenabsatz"/>
        <w:numPr>
          <w:ilvl w:val="0"/>
          <w:numId w:val="15"/>
        </w:numPr>
      </w:pPr>
      <w:r>
        <w:t>TaxationRequest.ds</w:t>
      </w:r>
    </w:p>
    <w:p w14:paraId="5841918D" w14:textId="77777777" w:rsidR="003D49FF" w:rsidRDefault="003D49FF" w:rsidP="00B6458B">
      <w:pPr>
        <w:pStyle w:val="Listenabsatz"/>
        <w:numPr>
          <w:ilvl w:val="0"/>
          <w:numId w:val="15"/>
        </w:numPr>
      </w:pPr>
      <w:r>
        <w:t>BMLAuthRequest.ds</w:t>
      </w:r>
    </w:p>
    <w:p w14:paraId="6679B8C5" w14:textId="77777777" w:rsidR="003D49FF" w:rsidRDefault="003D49FF" w:rsidP="00B6458B">
      <w:pPr>
        <w:pStyle w:val="Listenabsatz"/>
        <w:numPr>
          <w:ilvl w:val="0"/>
          <w:numId w:val="15"/>
        </w:numPr>
      </w:pPr>
      <w:r>
        <w:t>CCAuthRequest.ds</w:t>
      </w:r>
    </w:p>
    <w:p w14:paraId="66B242A5" w14:textId="77777777" w:rsidR="003D49FF" w:rsidRDefault="003D49FF" w:rsidP="00B6458B">
      <w:pPr>
        <w:pStyle w:val="Listenabsatz"/>
        <w:numPr>
          <w:ilvl w:val="0"/>
          <w:numId w:val="15"/>
        </w:numPr>
      </w:pPr>
      <w:r>
        <w:t>DAVRequest.ds</w:t>
      </w:r>
    </w:p>
    <w:p w14:paraId="5FB38F0D" w14:textId="77777777" w:rsidR="004B782B" w:rsidRPr="00EF13B0" w:rsidRDefault="004B782B" w:rsidP="00B6458B">
      <w:pPr>
        <w:pStyle w:val="Listenabsatz"/>
        <w:numPr>
          <w:ilvl w:val="0"/>
          <w:numId w:val="15"/>
        </w:numPr>
      </w:pPr>
      <w:r w:rsidRPr="00EF13B0">
        <w:lastRenderedPageBreak/>
        <w:t>PayerAuthEnrollCheck.ds</w:t>
      </w:r>
    </w:p>
    <w:p w14:paraId="0683E122" w14:textId="77777777" w:rsidR="004B782B" w:rsidRPr="00EF13B0" w:rsidRDefault="004B782B" w:rsidP="00B6458B">
      <w:pPr>
        <w:pStyle w:val="Listenabsatz"/>
        <w:numPr>
          <w:ilvl w:val="0"/>
          <w:numId w:val="15"/>
        </w:numPr>
      </w:pPr>
      <w:r w:rsidRPr="00EF13B0">
        <w:t>PayerAuthValidation.ds</w:t>
      </w:r>
    </w:p>
    <w:p w14:paraId="0C608F0D" w14:textId="77777777" w:rsidR="00BA51E2" w:rsidRPr="00EF13B0" w:rsidRDefault="00BA51E2" w:rsidP="00BA51E2">
      <w:pPr>
        <w:pStyle w:val="Listenabsatz"/>
        <w:ind w:left="360"/>
      </w:pPr>
    </w:p>
    <w:p w14:paraId="6F5C93F3" w14:textId="77777777"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14:paraId="4DA4D440" w14:textId="77777777" w:rsidR="00BA51E2" w:rsidRPr="00EF13B0" w:rsidRDefault="006C65E0" w:rsidP="00B6458B">
      <w:pPr>
        <w:pStyle w:val="Listenabsatz"/>
        <w:numPr>
          <w:ilvl w:val="0"/>
          <w:numId w:val="15"/>
        </w:numPr>
      </w:pPr>
      <w:r w:rsidRPr="00EF13B0">
        <w:t>CreateSubscription</w:t>
      </w:r>
      <w:r w:rsidR="00BA51E2" w:rsidRPr="00EF13B0">
        <w:t>.ds</w:t>
      </w:r>
    </w:p>
    <w:p w14:paraId="476F8892" w14:textId="77777777" w:rsidR="00BA51E2" w:rsidRPr="00EF13B0" w:rsidRDefault="006C65E0" w:rsidP="00B6458B">
      <w:pPr>
        <w:pStyle w:val="Listenabsatz"/>
        <w:numPr>
          <w:ilvl w:val="0"/>
          <w:numId w:val="15"/>
        </w:numPr>
      </w:pPr>
      <w:r w:rsidRPr="00EF13B0">
        <w:t>DeleteSubscription</w:t>
      </w:r>
      <w:r w:rsidR="00BA51E2" w:rsidRPr="00EF13B0">
        <w:t>.ds</w:t>
      </w:r>
    </w:p>
    <w:p w14:paraId="1CD72368" w14:textId="77777777" w:rsidR="00BA51E2" w:rsidRPr="00EF13B0" w:rsidRDefault="006C65E0" w:rsidP="00B6458B">
      <w:pPr>
        <w:pStyle w:val="Listenabsatz"/>
        <w:numPr>
          <w:ilvl w:val="0"/>
          <w:numId w:val="15"/>
        </w:numPr>
      </w:pPr>
      <w:r w:rsidRPr="00EF13B0">
        <w:t>OnDemandSubscription</w:t>
      </w:r>
      <w:r w:rsidR="00BA51E2" w:rsidRPr="00EF13B0">
        <w:t>.ds</w:t>
      </w:r>
    </w:p>
    <w:p w14:paraId="04760282" w14:textId="77777777" w:rsidR="00BA51E2" w:rsidRPr="00EF13B0" w:rsidRDefault="006C65E0" w:rsidP="00B6458B">
      <w:pPr>
        <w:pStyle w:val="Listenabsatz"/>
        <w:numPr>
          <w:ilvl w:val="0"/>
          <w:numId w:val="15"/>
        </w:numPr>
      </w:pPr>
      <w:r w:rsidRPr="00EF13B0">
        <w:t>UpdateSubscription</w:t>
      </w:r>
      <w:r w:rsidR="00BA51E2" w:rsidRPr="00EF13B0">
        <w:t>.ds</w:t>
      </w:r>
    </w:p>
    <w:p w14:paraId="3E4AF1C5" w14:textId="77777777" w:rsidR="006C65E0" w:rsidRPr="00EF13B0" w:rsidRDefault="006C65E0" w:rsidP="00B6458B">
      <w:pPr>
        <w:pStyle w:val="Listenabsatz"/>
        <w:numPr>
          <w:ilvl w:val="0"/>
          <w:numId w:val="15"/>
        </w:numPr>
      </w:pPr>
      <w:r w:rsidRPr="00EF13B0">
        <w:t>ViewSubscription.ds</w:t>
      </w:r>
    </w:p>
    <w:p w14:paraId="5C29E36A" w14:textId="77777777" w:rsidR="003D49FF" w:rsidRDefault="003D49FF" w:rsidP="009D2C87">
      <w:pPr>
        <w:pStyle w:val="BodyText"/>
      </w:pPr>
      <w:r>
        <w:t>The following scripts are used to create the objects needed. These are the scripts that customers would change to fit their needs</w:t>
      </w:r>
    </w:p>
    <w:p w14:paraId="4E0632F9" w14:textId="77777777" w:rsidR="003D49FF" w:rsidRDefault="003D49FF" w:rsidP="00B6458B">
      <w:pPr>
        <w:pStyle w:val="Listenabsatz"/>
        <w:numPr>
          <w:ilvl w:val="0"/>
          <w:numId w:val="14"/>
        </w:numPr>
      </w:pPr>
      <w:r>
        <w:t>CreateCybersourceBillToObject.ds</w:t>
      </w:r>
    </w:p>
    <w:p w14:paraId="5EDE4FA6" w14:textId="77777777" w:rsidR="003D49FF" w:rsidRDefault="003D49FF" w:rsidP="00B6458B">
      <w:pPr>
        <w:pStyle w:val="Listenabsatz"/>
        <w:numPr>
          <w:ilvl w:val="0"/>
          <w:numId w:val="14"/>
        </w:numPr>
      </w:pPr>
      <w:r>
        <w:t>CreateCybersourceBMLObject.ds</w:t>
      </w:r>
    </w:p>
    <w:p w14:paraId="11A2814D" w14:textId="77777777" w:rsidR="003D49FF" w:rsidRDefault="003D49FF" w:rsidP="00B6458B">
      <w:pPr>
        <w:pStyle w:val="Listenabsatz"/>
        <w:numPr>
          <w:ilvl w:val="0"/>
          <w:numId w:val="14"/>
        </w:numPr>
      </w:pPr>
      <w:r>
        <w:t>CreateCybersourceBMLPaymentCardObject.ds</w:t>
      </w:r>
    </w:p>
    <w:p w14:paraId="22473354" w14:textId="77777777" w:rsidR="003D49FF" w:rsidRDefault="003D49FF" w:rsidP="00B6458B">
      <w:pPr>
        <w:pStyle w:val="Listenabsatz"/>
        <w:numPr>
          <w:ilvl w:val="0"/>
          <w:numId w:val="14"/>
        </w:numPr>
      </w:pPr>
      <w:r>
        <w:t>CreateCybersourcePaymentCardObject.ds</w:t>
      </w:r>
    </w:p>
    <w:p w14:paraId="2088D484" w14:textId="77777777" w:rsidR="003D49FF" w:rsidRDefault="003D49FF" w:rsidP="00B6458B">
      <w:pPr>
        <w:pStyle w:val="Listenabsatz"/>
        <w:numPr>
          <w:ilvl w:val="0"/>
          <w:numId w:val="14"/>
        </w:numPr>
      </w:pPr>
      <w:r>
        <w:t>CreateCybersourcePurchaseTotalsObject.ds</w:t>
      </w:r>
    </w:p>
    <w:p w14:paraId="3C4D8BDE" w14:textId="77777777" w:rsidR="003D49FF" w:rsidRDefault="003D49FF" w:rsidP="00B6458B">
      <w:pPr>
        <w:pStyle w:val="Listenabsatz"/>
        <w:numPr>
          <w:ilvl w:val="0"/>
          <w:numId w:val="14"/>
        </w:numPr>
      </w:pPr>
      <w:r>
        <w:t>CreateCybersourceShipFromObject.ds</w:t>
      </w:r>
    </w:p>
    <w:p w14:paraId="05FB9B2B" w14:textId="77777777" w:rsidR="003D49FF" w:rsidRDefault="003D49FF" w:rsidP="00B6458B">
      <w:pPr>
        <w:pStyle w:val="Listenabsatz"/>
        <w:numPr>
          <w:ilvl w:val="0"/>
          <w:numId w:val="14"/>
        </w:numPr>
      </w:pPr>
      <w:r>
        <w:t>CreateCybersourceShipToObject.ds</w:t>
      </w:r>
    </w:p>
    <w:p w14:paraId="207C7A18" w14:textId="77777777" w:rsidR="003D49FF" w:rsidRDefault="003D49FF" w:rsidP="00B6458B">
      <w:pPr>
        <w:pStyle w:val="Listenabsatz"/>
        <w:numPr>
          <w:ilvl w:val="0"/>
          <w:numId w:val="14"/>
        </w:numPr>
      </w:pPr>
      <w:r>
        <w:t>CreateCybersourceTaxationItemsObject.ds</w:t>
      </w:r>
    </w:p>
    <w:p w14:paraId="6264AA68" w14:textId="77777777" w:rsidR="003D49FF" w:rsidRDefault="003D49FF" w:rsidP="00B6458B">
      <w:pPr>
        <w:pStyle w:val="Listenabsatz"/>
        <w:numPr>
          <w:ilvl w:val="0"/>
          <w:numId w:val="14"/>
        </w:numPr>
      </w:pPr>
      <w:r>
        <w:t>CreateCybersourceTaxationPurchaseTotalsObject.ds</w:t>
      </w:r>
    </w:p>
    <w:p w14:paraId="4AEA40C1" w14:textId="77777777" w:rsidR="003D49FF" w:rsidRDefault="003D49FF" w:rsidP="00B6458B">
      <w:pPr>
        <w:pStyle w:val="Listenabsatz"/>
        <w:numPr>
          <w:ilvl w:val="0"/>
          <w:numId w:val="14"/>
        </w:numPr>
      </w:pPr>
      <w:r>
        <w:t>CreateCyberSourceTaxRequestObject.ds</w:t>
      </w:r>
    </w:p>
    <w:p w14:paraId="17C31850" w14:textId="77777777" w:rsidR="003D49FF" w:rsidRDefault="003D49FF" w:rsidP="009D2C87">
      <w:pPr>
        <w:pStyle w:val="BodyText"/>
      </w:pPr>
    </w:p>
    <w:p w14:paraId="328873A1" w14:textId="77777777" w:rsidR="003D49FF" w:rsidRDefault="003D49FF" w:rsidP="009D2C87">
      <w:pPr>
        <w:pStyle w:val="BodyText"/>
      </w:pPr>
      <w:r>
        <w:t>These are the pipelines that use the scripts from above and may have need storefront specific integration:</w:t>
      </w:r>
    </w:p>
    <w:p w14:paraId="37C8B4AA" w14:textId="77777777" w:rsidR="003D49FF" w:rsidRDefault="003D49FF" w:rsidP="00B6458B">
      <w:pPr>
        <w:pStyle w:val="Listenabsatz"/>
        <w:numPr>
          <w:ilvl w:val="0"/>
          <w:numId w:val="14"/>
        </w:numPr>
      </w:pPr>
      <w:r>
        <w:t>CybersourceData</w:t>
      </w:r>
      <w:proofErr w:type="gramStart"/>
      <w:r>
        <w:t>:CreateBillTo</w:t>
      </w:r>
      <w:proofErr w:type="gramEnd"/>
    </w:p>
    <w:p w14:paraId="29C7BB0C" w14:textId="77777777" w:rsidR="003D49FF" w:rsidRDefault="003D49FF" w:rsidP="00B6458B">
      <w:pPr>
        <w:pStyle w:val="Listenabsatz"/>
        <w:numPr>
          <w:ilvl w:val="0"/>
          <w:numId w:val="14"/>
        </w:numPr>
      </w:pPr>
      <w:r>
        <w:t>CybersourceData</w:t>
      </w:r>
      <w:proofErr w:type="gramStart"/>
      <w:r>
        <w:t>:CreateShipTo</w:t>
      </w:r>
      <w:proofErr w:type="gramEnd"/>
    </w:p>
    <w:p w14:paraId="6E5F744D" w14:textId="77777777" w:rsidR="003D49FF" w:rsidRDefault="003D49FF" w:rsidP="00B6458B">
      <w:pPr>
        <w:pStyle w:val="Listenabsatz"/>
        <w:numPr>
          <w:ilvl w:val="0"/>
          <w:numId w:val="14"/>
        </w:numPr>
      </w:pPr>
      <w:r>
        <w:t>CybersourceData</w:t>
      </w:r>
      <w:proofErr w:type="gramStart"/>
      <w:r>
        <w:t>:CreatePaymentCard</w:t>
      </w:r>
      <w:proofErr w:type="gramEnd"/>
    </w:p>
    <w:p w14:paraId="5EFDAFF9" w14:textId="77777777" w:rsidR="003D49FF" w:rsidRDefault="003D49FF" w:rsidP="00B6458B">
      <w:pPr>
        <w:pStyle w:val="Listenabsatz"/>
        <w:numPr>
          <w:ilvl w:val="0"/>
          <w:numId w:val="14"/>
        </w:numPr>
      </w:pPr>
      <w:r>
        <w:t>CybersourceData</w:t>
      </w:r>
      <w:proofErr w:type="gramStart"/>
      <w:r>
        <w:t>:CreatePurchaseTotals</w:t>
      </w:r>
      <w:proofErr w:type="gramEnd"/>
    </w:p>
    <w:p w14:paraId="4554C2FE" w14:textId="77777777" w:rsidR="003D49FF" w:rsidRDefault="003D49FF" w:rsidP="00B6458B">
      <w:pPr>
        <w:pStyle w:val="Listenabsatz"/>
        <w:numPr>
          <w:ilvl w:val="0"/>
          <w:numId w:val="14"/>
        </w:numPr>
      </w:pPr>
      <w:r>
        <w:t>CybersourceData: CreateShipFrom</w:t>
      </w:r>
    </w:p>
    <w:p w14:paraId="5FC95473" w14:textId="77777777" w:rsidR="003D49FF" w:rsidRDefault="003D49FF" w:rsidP="00B6458B">
      <w:pPr>
        <w:pStyle w:val="Listenabsatz"/>
        <w:numPr>
          <w:ilvl w:val="0"/>
          <w:numId w:val="14"/>
        </w:numPr>
      </w:pPr>
      <w:r>
        <w:t>CybersourceData: CreateTaxItems</w:t>
      </w:r>
    </w:p>
    <w:p w14:paraId="49B9B93C" w14:textId="77777777" w:rsidR="003D49FF" w:rsidRDefault="003D49FF" w:rsidP="00B6458B">
      <w:pPr>
        <w:pStyle w:val="Listenabsatz"/>
        <w:numPr>
          <w:ilvl w:val="0"/>
          <w:numId w:val="14"/>
        </w:numPr>
      </w:pPr>
      <w:r>
        <w:t>CybersourceData: CreateTaxService</w:t>
      </w:r>
    </w:p>
    <w:p w14:paraId="75041D7E" w14:textId="77777777" w:rsidR="003D49FF" w:rsidRDefault="003D49FF" w:rsidP="009D2C87">
      <w:pPr>
        <w:pStyle w:val="BodyText"/>
      </w:pPr>
    </w:p>
    <w:p w14:paraId="39EC5DCA" w14:textId="77777777"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14:paraId="3BD6E154" w14:textId="77777777" w:rsidR="003D49FF" w:rsidRDefault="003D49FF" w:rsidP="009D2C87">
      <w:pPr>
        <w:pStyle w:val="BodyText"/>
      </w:pPr>
      <w:proofErr w:type="gramStart"/>
      <w:r>
        <w:t>libCybersource.ds</w:t>
      </w:r>
      <w:proofErr w:type="gramEnd"/>
    </w:p>
    <w:p w14:paraId="3D8F3047" w14:textId="77777777" w:rsidR="003D49FF" w:rsidRPr="00EF13B0" w:rsidRDefault="003D49FF" w:rsidP="003D49FF">
      <w:pPr>
        <w:pStyle w:val="Heading3"/>
      </w:pPr>
      <w:bookmarkStart w:id="211" w:name="_Toc368651181"/>
      <w:bookmarkStart w:id="212" w:name="_Toc391039101"/>
      <w:r w:rsidRPr="00EF13B0">
        <w:t>Templates</w:t>
      </w:r>
      <w:bookmarkEnd w:id="211"/>
      <w:bookmarkEnd w:id="212"/>
    </w:p>
    <w:p w14:paraId="393BE8B0" w14:textId="77777777" w:rsidR="00FA662E" w:rsidRPr="00EF13B0" w:rsidRDefault="00FA662E" w:rsidP="00B6458B">
      <w:pPr>
        <w:pStyle w:val="Listenabsatz"/>
        <w:numPr>
          <w:ilvl w:val="0"/>
          <w:numId w:val="14"/>
        </w:numPr>
      </w:pPr>
      <w:proofErr w:type="gramStart"/>
      <w:r w:rsidRPr="00EF13B0">
        <w:t>payerauthentication.isml</w:t>
      </w:r>
      <w:proofErr w:type="gramEnd"/>
    </w:p>
    <w:p w14:paraId="4A5A7A0F" w14:textId="77777777" w:rsidR="00FA662E" w:rsidRPr="00EF13B0" w:rsidRDefault="00FA662E" w:rsidP="00B6458B">
      <w:pPr>
        <w:pStyle w:val="Listenabsatz"/>
        <w:numPr>
          <w:ilvl w:val="0"/>
          <w:numId w:val="14"/>
        </w:numPr>
      </w:pPr>
      <w:proofErr w:type="gramStart"/>
      <w:r w:rsidRPr="00EF13B0">
        <w:t>payerauthenticationredirect.isml</w:t>
      </w:r>
      <w:proofErr w:type="gramEnd"/>
    </w:p>
    <w:p w14:paraId="0C096E4A" w14:textId="77777777" w:rsidR="00FA662E" w:rsidRPr="00EF13B0" w:rsidRDefault="00FA662E" w:rsidP="00B6458B">
      <w:pPr>
        <w:pStyle w:val="Listenabsatz"/>
        <w:numPr>
          <w:ilvl w:val="0"/>
          <w:numId w:val="14"/>
        </w:numPr>
      </w:pPr>
      <w:proofErr w:type="gramStart"/>
      <w:r w:rsidRPr="00EF13B0">
        <w:t>pt</w:t>
      </w:r>
      <w:proofErr w:type="gramEnd"/>
      <w:r w:rsidRPr="00EF13B0">
        <w:t>_payerauthentication.isml</w:t>
      </w:r>
    </w:p>
    <w:p w14:paraId="60D8C261" w14:textId="77777777" w:rsidR="00FA662E" w:rsidRPr="00EF13B0" w:rsidRDefault="00FA662E" w:rsidP="00B6458B">
      <w:pPr>
        <w:pStyle w:val="Listenabsatz"/>
        <w:numPr>
          <w:ilvl w:val="0"/>
          <w:numId w:val="14"/>
        </w:numPr>
      </w:pPr>
      <w:r w:rsidRPr="00EF13B0">
        <w:lastRenderedPageBreak/>
        <w:t>Contains templates used by unit test pipeline</w:t>
      </w:r>
    </w:p>
    <w:p w14:paraId="76A5F799" w14:textId="77777777" w:rsidR="003D49FF" w:rsidRDefault="003D49FF" w:rsidP="003D49FF">
      <w:pPr>
        <w:pStyle w:val="Heading3"/>
      </w:pPr>
      <w:bookmarkStart w:id="213" w:name="_Toc368651182"/>
      <w:bookmarkStart w:id="214" w:name="_Toc391039102"/>
      <w:r>
        <w:t>Configuration Files</w:t>
      </w:r>
      <w:bookmarkEnd w:id="213"/>
      <w:bookmarkEnd w:id="214"/>
    </w:p>
    <w:p w14:paraId="5818AC28" w14:textId="77777777" w:rsidR="003D49FF" w:rsidRDefault="003D49FF" w:rsidP="003D49FF">
      <w:r>
        <w:t>Contains two configuration file as follows:</w:t>
      </w:r>
    </w:p>
    <w:p w14:paraId="459152DF" w14:textId="77777777" w:rsidR="003D49FF" w:rsidRDefault="003D49FF" w:rsidP="00B6458B">
      <w:pPr>
        <w:pStyle w:val="Listenabsatz"/>
        <w:numPr>
          <w:ilvl w:val="0"/>
          <w:numId w:val="27"/>
        </w:numPr>
      </w:pPr>
      <w:r>
        <w:t xml:space="preserve">Cybersource_PaymentTransaction_update.xml  </w:t>
      </w:r>
    </w:p>
    <w:p w14:paraId="732514C4" w14:textId="77777777" w:rsidR="003D49FF" w:rsidRDefault="003D49FF" w:rsidP="003D49FF">
      <w:pPr>
        <w:ind w:firstLine="360"/>
      </w:pPr>
      <w:r>
        <w:t>Contains custom attributes added to the “PaymentTransaction</w:t>
      </w:r>
      <w:proofErr w:type="gramStart"/>
      <w:r>
        <w:t>”  object</w:t>
      </w:r>
      <w:proofErr w:type="gramEnd"/>
      <w:r>
        <w:t>.</w:t>
      </w:r>
    </w:p>
    <w:p w14:paraId="709AA8A6" w14:textId="77777777" w:rsidR="00652BB3" w:rsidRDefault="00652BB3" w:rsidP="00B6458B">
      <w:pPr>
        <w:pStyle w:val="Listenabsatz"/>
        <w:numPr>
          <w:ilvl w:val="0"/>
          <w:numId w:val="27"/>
        </w:numPr>
      </w:pPr>
      <w:r>
        <w:t>Cybersource-metadata.xml</w:t>
      </w:r>
    </w:p>
    <w:p w14:paraId="7844D579" w14:textId="77777777" w:rsidR="00652BB3" w:rsidRDefault="00652BB3" w:rsidP="00652BB3">
      <w:pPr>
        <w:ind w:firstLine="360"/>
      </w:pPr>
      <w:r>
        <w:t>Contains CyberSource specific site preferences.</w:t>
      </w:r>
    </w:p>
    <w:p w14:paraId="03BE75D3" w14:textId="77777777" w:rsidR="00652BB3" w:rsidRDefault="00652BB3" w:rsidP="00652BB3">
      <w:pPr>
        <w:ind w:firstLine="360"/>
      </w:pPr>
    </w:p>
    <w:p w14:paraId="3CBAE4A9" w14:textId="77777777" w:rsidR="00B917D5" w:rsidRDefault="00B917D5" w:rsidP="00B917D5">
      <w:pPr>
        <w:pStyle w:val="Heading3"/>
      </w:pPr>
      <w:bookmarkStart w:id="215" w:name="_Toc353399455"/>
      <w:bookmarkStart w:id="216" w:name="_Toc368651183"/>
      <w:bookmarkStart w:id="217" w:name="_Toc391039103"/>
      <w:r>
        <w:t>V.me Cartridge Structure</w:t>
      </w:r>
      <w:bookmarkEnd w:id="215"/>
      <w:bookmarkEnd w:id="216"/>
      <w:bookmarkEnd w:id="217"/>
    </w:p>
    <w:p w14:paraId="68E30C65" w14:textId="77777777" w:rsidR="00B917D5" w:rsidRDefault="00B917D5" w:rsidP="00B917D5">
      <w:pPr>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14:paraId="695F7932" w14:textId="77777777" w:rsidR="00B917D5" w:rsidRPr="00EB0F65" w:rsidRDefault="00B917D5" w:rsidP="00B6458B">
      <w:pPr>
        <w:pStyle w:val="ListParagraph"/>
        <w:numPr>
          <w:ilvl w:val="0"/>
          <w:numId w:val="49"/>
        </w:numPr>
        <w:jc w:val="both"/>
        <w:rPr>
          <w:rFonts w:ascii="Times New Roman" w:hAnsi="Times New Roman" w:cs="Times New Roman"/>
        </w:rPr>
      </w:pPr>
      <w:proofErr w:type="gramStart"/>
      <w:r w:rsidRPr="00EB0F65">
        <w:rPr>
          <w:rFonts w:ascii="Times New Roman" w:hAnsi="Times New Roman" w:cs="Times New Roman"/>
          <w:b/>
        </w:rPr>
        <w:t>int</w:t>
      </w:r>
      <w:proofErr w:type="gramEnd"/>
      <w:r w:rsidRPr="00EB0F65">
        <w:rPr>
          <w:rFonts w:ascii="Times New Roman" w:hAnsi="Times New Roman" w:cs="Times New Roman"/>
          <w:b/>
        </w:rPr>
        <w:t>_visa_VME</w:t>
      </w:r>
    </w:p>
    <w:p w14:paraId="0EB972B2" w14:textId="77777777" w:rsidR="00B917D5" w:rsidRPr="006212CC" w:rsidRDefault="00B917D5" w:rsidP="00B6458B">
      <w:pPr>
        <w:pStyle w:val="ListParagraph"/>
        <w:numPr>
          <w:ilvl w:val="1"/>
          <w:numId w:val="49"/>
        </w:numPr>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14:paraId="62B91A9C" w14:textId="77777777" w:rsidTr="00FF1FE6">
        <w:tc>
          <w:tcPr>
            <w:tcW w:w="4788" w:type="dxa"/>
          </w:tcPr>
          <w:p w14:paraId="7B71CFFB" w14:textId="77777777"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14:paraId="5844CEA9" w14:textId="77777777"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14:paraId="3AB6D81F" w14:textId="77777777" w:rsidTr="00FF1FE6">
        <w:tc>
          <w:tcPr>
            <w:tcW w:w="4788" w:type="dxa"/>
          </w:tcPr>
          <w:p w14:paraId="723EBE1E"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14:paraId="6C1070DE"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COShippingVisa</w:t>
            </w:r>
          </w:p>
          <w:p w14:paraId="4DC6EB1C"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Hashing</w:t>
            </w:r>
          </w:p>
          <w:p w14:paraId="633671C1" w14:textId="77777777"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VISA_VME</w:t>
            </w:r>
          </w:p>
        </w:tc>
      </w:tr>
      <w:tr w:rsidR="00B917D5" w14:paraId="2050C05D" w14:textId="77777777" w:rsidTr="00FF1FE6">
        <w:tc>
          <w:tcPr>
            <w:tcW w:w="4788" w:type="dxa"/>
          </w:tcPr>
          <w:p w14:paraId="138E0364"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14:paraId="4A24DCE8"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vme.xml</w:t>
            </w:r>
          </w:p>
          <w:p w14:paraId="033B985C" w14:textId="77777777"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vMeBilling.xml</w:t>
            </w:r>
          </w:p>
        </w:tc>
      </w:tr>
      <w:tr w:rsidR="00B917D5" w14:paraId="30BF97B4" w14:textId="77777777" w:rsidTr="00FF1FE6">
        <w:tc>
          <w:tcPr>
            <w:tcW w:w="4788" w:type="dxa"/>
          </w:tcPr>
          <w:p w14:paraId="54F07971"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14:paraId="286FC3B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ValidateCartForCheckout.ds</w:t>
            </w:r>
          </w:p>
          <w:p w14:paraId="62B4DB69"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14:paraId="4F523C5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CreateShipmentShippingAddress.ds</w:t>
            </w:r>
          </w:p>
          <w:p w14:paraId="20E280D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libStringUtilsExt.ds</w:t>
            </w:r>
          </w:p>
          <w:p w14:paraId="2C76B09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UpdateFormInformation.ds</w:t>
            </w:r>
          </w:p>
          <w:p w14:paraId="606293C9"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Utils.ds</w:t>
            </w:r>
          </w:p>
          <w:p w14:paraId="40CC5F8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CheckoutDetailObject.ds</w:t>
            </w:r>
          </w:p>
          <w:p w14:paraId="7B7ACD1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hash.ds</w:t>
            </w:r>
          </w:p>
          <w:p w14:paraId="311B950C" w14:textId="77777777" w:rsidR="00B917D5" w:rsidRDefault="00B917D5" w:rsidP="00FF1FE6">
            <w:pPr>
              <w:rPr>
                <w:rFonts w:ascii="Times New Roman" w:hAnsi="Times New Roman" w:cs="Times New Roman"/>
                <w:i/>
                <w:noProof/>
              </w:rPr>
            </w:pPr>
            <w:r w:rsidRPr="00EC2A7C">
              <w:rPr>
                <w:rFonts w:ascii="Times New Roman" w:hAnsi="Times New Roman" w:cs="Times New Roman"/>
                <w:i/>
                <w:noProof/>
              </w:rPr>
              <w:t>HashUtils.ds</w:t>
            </w:r>
          </w:p>
          <w:p w14:paraId="0A31BA2A" w14:textId="77777777" w:rsidR="007743A4" w:rsidRPr="00EC2A7C" w:rsidRDefault="007743A4" w:rsidP="00FF1FE6">
            <w:pPr>
              <w:rPr>
                <w:rFonts w:ascii="Times New Roman" w:hAnsi="Times New Roman" w:cs="Times New Roman"/>
                <w:i/>
              </w:rPr>
            </w:pPr>
            <w:r w:rsidRPr="007743A4">
              <w:rPr>
                <w:rFonts w:ascii="Times New Roman" w:hAnsi="Times New Roman" w:cs="Times New Roman"/>
                <w:i/>
              </w:rPr>
              <w:t>SetResponseHeader.ds</w:t>
            </w:r>
          </w:p>
        </w:tc>
      </w:tr>
      <w:tr w:rsidR="00B917D5" w14:paraId="498048E3" w14:textId="77777777" w:rsidTr="00FF1FE6">
        <w:tc>
          <w:tcPr>
            <w:tcW w:w="4788" w:type="dxa"/>
          </w:tcPr>
          <w:p w14:paraId="412BA1F1"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Templates</w:t>
            </w:r>
          </w:p>
        </w:tc>
        <w:tc>
          <w:tcPr>
            <w:tcW w:w="4788" w:type="dxa"/>
          </w:tcPr>
          <w:p w14:paraId="41F07451"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hash.isml</w:t>
            </w:r>
          </w:p>
          <w:p w14:paraId="40AB1221"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shippingResponse.isml</w:t>
            </w:r>
          </w:p>
          <w:p w14:paraId="7DE3597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visa_buy.isml</w:t>
            </w:r>
          </w:p>
          <w:p w14:paraId="15ED515A"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visa_callback.isml</w:t>
            </w:r>
          </w:p>
          <w:p w14:paraId="4C56B90B"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visa_form.isml</w:t>
            </w:r>
          </w:p>
          <w:p w14:paraId="3605C28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visa_init.isml</w:t>
            </w:r>
          </w:p>
          <w:p w14:paraId="16054FC0"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visa_modules.isml</w:t>
            </w:r>
          </w:p>
          <w:p w14:paraId="64D138E3" w14:textId="77777777" w:rsidR="00B917D5" w:rsidRPr="00EC2A7C" w:rsidRDefault="00B917D5" w:rsidP="00FF1FE6">
            <w:pPr>
              <w:rPr>
                <w:rFonts w:ascii="Times New Roman" w:hAnsi="Times New Roman" w:cs="Times New Roman"/>
                <w:i/>
              </w:rPr>
            </w:pPr>
            <w:r w:rsidRPr="00EC2A7C">
              <w:rPr>
                <w:rFonts w:ascii="Times New Roman" w:hAnsi="Times New Roman" w:cs="Times New Roman"/>
                <w:i/>
                <w:noProof/>
              </w:rPr>
              <w:t>visa_root.isml</w:t>
            </w:r>
          </w:p>
        </w:tc>
      </w:tr>
      <w:tr w:rsidR="00B917D5" w14:paraId="0C52ED6A" w14:textId="77777777" w:rsidTr="00FF1FE6">
        <w:tc>
          <w:tcPr>
            <w:tcW w:w="4788" w:type="dxa"/>
          </w:tcPr>
          <w:p w14:paraId="5978FFEF"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14:paraId="11FF5B01" w14:textId="77777777"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int_visa_VME.properties</w:t>
            </w:r>
          </w:p>
        </w:tc>
      </w:tr>
      <w:tr w:rsidR="00B917D5" w14:paraId="43AD5DFF" w14:textId="77777777" w:rsidTr="00FF1FE6">
        <w:tc>
          <w:tcPr>
            <w:tcW w:w="4788" w:type="dxa"/>
          </w:tcPr>
          <w:p w14:paraId="646AA9E3" w14:textId="77777777"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14:paraId="6B045403"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Cart_sample.xml</w:t>
            </w:r>
          </w:p>
          <w:p w14:paraId="2017DC2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COBilling_sample.xml</w:t>
            </w:r>
          </w:p>
          <w:p w14:paraId="4E6638CF"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billing_sample.isml</w:t>
            </w:r>
          </w:p>
          <w:p w14:paraId="429E3936"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minibillinginfo_sample.isml</w:t>
            </w:r>
          </w:p>
          <w:p w14:paraId="4B05A88E"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paymentmethods_sample.isml</w:t>
            </w:r>
          </w:p>
          <w:p w14:paraId="3320248E"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orderdetails_sample.isml</w:t>
            </w:r>
          </w:p>
          <w:p w14:paraId="732734A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lastRenderedPageBreak/>
              <w:t>orderdetailsemail_sample.isml</w:t>
            </w:r>
          </w:p>
          <w:p w14:paraId="421CA990" w14:textId="77777777" w:rsidR="000D511A" w:rsidRDefault="000D511A" w:rsidP="00FF1FE6">
            <w:pPr>
              <w:jc w:val="both"/>
              <w:rPr>
                <w:rFonts w:ascii="Times New Roman" w:hAnsi="Times New Roman" w:cs="Times New Roman"/>
                <w:i/>
                <w:noProof/>
              </w:rPr>
            </w:pPr>
            <w:r>
              <w:rPr>
                <w:rFonts w:ascii="Times New Roman" w:hAnsi="Times New Roman" w:cs="Times New Roman"/>
                <w:i/>
                <w:noProof/>
              </w:rPr>
              <w:t>modules_sample.isml</w:t>
            </w:r>
          </w:p>
          <w:p w14:paraId="60A1D58C"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cart_sample.isml</w:t>
            </w:r>
          </w:p>
          <w:p w14:paraId="3B8A4CB4" w14:textId="77777777"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app_sample.js</w:t>
            </w:r>
          </w:p>
        </w:tc>
      </w:tr>
    </w:tbl>
    <w:p w14:paraId="6CFBD9D9" w14:textId="77777777" w:rsidR="00652BB3" w:rsidRDefault="00652BB3" w:rsidP="00652BB3">
      <w:pPr>
        <w:ind w:firstLine="360"/>
      </w:pPr>
    </w:p>
    <w:p w14:paraId="14E14E59" w14:textId="77777777" w:rsidR="00652BB3" w:rsidRDefault="00652BB3" w:rsidP="00652BB3">
      <w:pPr>
        <w:ind w:firstLine="360"/>
      </w:pPr>
    </w:p>
    <w:p w14:paraId="22877131" w14:textId="77777777" w:rsidR="00652BB3" w:rsidRPr="00273E28" w:rsidRDefault="00506692" w:rsidP="00273E28">
      <w:pPr>
        <w:pStyle w:val="Heading3"/>
      </w:pPr>
      <w:bookmarkStart w:id="218" w:name="_Toc391039104"/>
      <w:r w:rsidRPr="00273E28">
        <w:t xml:space="preserve">Retail POS Cartridge </w:t>
      </w:r>
      <w:r w:rsidR="00B176F1" w:rsidRPr="00273E28">
        <w:t>Components</w:t>
      </w:r>
      <w:bookmarkEnd w:id="218"/>
    </w:p>
    <w:tbl>
      <w:tblPr>
        <w:tblStyle w:val="TableGrid"/>
        <w:tblW w:w="0" w:type="auto"/>
        <w:tblLook w:val="04A0" w:firstRow="1" w:lastRow="0" w:firstColumn="1" w:lastColumn="0" w:noHBand="0" w:noVBand="1"/>
      </w:tblPr>
      <w:tblGrid>
        <w:gridCol w:w="4672"/>
        <w:gridCol w:w="5624"/>
      </w:tblGrid>
      <w:tr w:rsidR="00B176F1" w14:paraId="6E7181AF" w14:textId="77777777" w:rsidTr="00B176F1">
        <w:tc>
          <w:tcPr>
            <w:tcW w:w="4788" w:type="dxa"/>
          </w:tcPr>
          <w:p w14:paraId="410E3BDE" w14:textId="77777777"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14:paraId="5A1B9009" w14:textId="77777777"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14:paraId="78970A6F" w14:textId="77777777" w:rsidTr="00B176F1">
        <w:tc>
          <w:tcPr>
            <w:tcW w:w="4788" w:type="dxa"/>
          </w:tcPr>
          <w:p w14:paraId="1388FD4E"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14:paraId="096A4E04" w14:textId="77777777" w:rsidR="00B176F1" w:rsidRPr="00EC2A7C" w:rsidRDefault="00B176F1" w:rsidP="00F52816">
            <w:pPr>
              <w:rPr>
                <w:rFonts w:ascii="Times New Roman" w:hAnsi="Times New Roman" w:cs="Times New Roman"/>
                <w:i/>
                <w:noProof/>
              </w:rPr>
            </w:pPr>
            <w:r w:rsidRPr="00B176F1">
              <w:rPr>
                <w:rFonts w:ascii="Times New Roman" w:hAnsi="Times New Roman" w:cs="Times New Roman"/>
                <w:i/>
                <w:noProof/>
              </w:rPr>
              <w:t>Cybersource_POS.xml</w:t>
            </w:r>
          </w:p>
          <w:p w14:paraId="4E3F972A" w14:textId="77777777" w:rsidR="00B176F1" w:rsidRPr="00EC2A7C" w:rsidRDefault="00B176F1" w:rsidP="00B176F1">
            <w:pPr>
              <w:rPr>
                <w:rFonts w:ascii="Times New Roman" w:hAnsi="Times New Roman" w:cs="Times New Roman"/>
                <w:i/>
                <w:noProof/>
              </w:rPr>
            </w:pPr>
            <w:r w:rsidRPr="00B176F1">
              <w:rPr>
                <w:rFonts w:ascii="Times New Roman" w:hAnsi="Times New Roman" w:cs="Times New Roman"/>
                <w:i/>
                <w:noProof/>
              </w:rPr>
              <w:t>CybersourceUnitTesting.xml</w:t>
            </w:r>
          </w:p>
        </w:tc>
      </w:tr>
      <w:tr w:rsidR="00B176F1" w14:paraId="30F20012" w14:textId="77777777" w:rsidTr="00B176F1">
        <w:tc>
          <w:tcPr>
            <w:tcW w:w="4788" w:type="dxa"/>
          </w:tcPr>
          <w:p w14:paraId="55783EE8"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14:paraId="01122A6B" w14:textId="77777777" w:rsidR="00B176F1" w:rsidRPr="00EC2A7C" w:rsidRDefault="00B176F1" w:rsidP="00F52816">
            <w:pPr>
              <w:jc w:val="both"/>
              <w:rPr>
                <w:rFonts w:ascii="Times New Roman" w:hAnsi="Times New Roman" w:cs="Times New Roman"/>
                <w:i/>
              </w:rPr>
            </w:pPr>
            <w:proofErr w:type="gramStart"/>
            <w:r w:rsidRPr="00B176F1">
              <w:rPr>
                <w:rFonts w:ascii="Times New Roman" w:hAnsi="Times New Roman" w:cs="Times New Roman"/>
                <w:i/>
              </w:rPr>
              <w:t>pos.xml</w:t>
            </w:r>
            <w:proofErr w:type="gramEnd"/>
          </w:p>
        </w:tc>
      </w:tr>
      <w:tr w:rsidR="00B176F1" w14:paraId="0BE7B443" w14:textId="77777777" w:rsidTr="00B176F1">
        <w:tc>
          <w:tcPr>
            <w:tcW w:w="4788" w:type="dxa"/>
          </w:tcPr>
          <w:p w14:paraId="4EF98B08"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14:paraId="565784BD" w14:textId="77777777" w:rsidR="00B176F1" w:rsidRDefault="00B176F1" w:rsidP="00F52816">
            <w:pPr>
              <w:rPr>
                <w:rFonts w:ascii="Times New Roman" w:hAnsi="Times New Roman" w:cs="Times New Roman"/>
                <w:i/>
              </w:rPr>
            </w:pPr>
            <w:proofErr w:type="gramStart"/>
            <w:r>
              <w:rPr>
                <w:rFonts w:ascii="Times New Roman" w:hAnsi="Times New Roman" w:cs="Times New Roman"/>
                <w:i/>
              </w:rPr>
              <w:t>cybersource</w:t>
            </w:r>
            <w:proofErr w:type="gramEnd"/>
            <w:r>
              <w:rPr>
                <w:rFonts w:ascii="Times New Roman" w:hAnsi="Times New Roman" w:cs="Times New Roman"/>
                <w:i/>
              </w:rPr>
              <w:t>/</w:t>
            </w:r>
            <w:r w:rsidRPr="00B176F1">
              <w:rPr>
                <w:rFonts w:ascii="Times New Roman" w:hAnsi="Times New Roman" w:cs="Times New Roman"/>
                <w:i/>
              </w:rPr>
              <w:t>Cybersource_POS_Object.ds</w:t>
            </w:r>
          </w:p>
          <w:p w14:paraId="768C2C1C" w14:textId="77777777" w:rsidR="00B176F1" w:rsidRDefault="00B176F1" w:rsidP="00F52816">
            <w:pPr>
              <w:rPr>
                <w:rFonts w:ascii="Times New Roman" w:hAnsi="Times New Roman" w:cs="Times New Roman"/>
                <w:i/>
              </w:rPr>
            </w:pPr>
            <w:proofErr w:type="gramStart"/>
            <w:r>
              <w:rPr>
                <w:rFonts w:ascii="Times New Roman" w:hAnsi="Times New Roman" w:cs="Times New Roman"/>
                <w:i/>
              </w:rPr>
              <w:t>cybersource</w:t>
            </w:r>
            <w:proofErr w:type="gramEnd"/>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14:paraId="7A852C20" w14:textId="77777777" w:rsidR="00EE3398" w:rsidRDefault="00EE3398" w:rsidP="00F52816">
            <w:pPr>
              <w:rPr>
                <w:rFonts w:ascii="Times New Roman" w:hAnsi="Times New Roman" w:cs="Times New Roman"/>
                <w:i/>
              </w:rPr>
            </w:pPr>
            <w:proofErr w:type="gramStart"/>
            <w:r>
              <w:rPr>
                <w:rFonts w:ascii="Times New Roman" w:hAnsi="Times New Roman" w:cs="Times New Roman"/>
                <w:i/>
              </w:rPr>
              <w:t>cybersource</w:t>
            </w:r>
            <w:proofErr w:type="gramEnd"/>
            <w:r>
              <w:rPr>
                <w:rFonts w:ascii="Times New Roman" w:hAnsi="Times New Roman" w:cs="Times New Roman"/>
                <w:i/>
              </w:rPr>
              <w:t>/</w:t>
            </w:r>
            <w:r w:rsidRPr="00B176F1">
              <w:rPr>
                <w:rFonts w:ascii="Times New Roman" w:hAnsi="Times New Roman" w:cs="Times New Roman"/>
                <w:i/>
              </w:rPr>
              <w:t>POSAuthRequest.ds</w:t>
            </w:r>
          </w:p>
          <w:p w14:paraId="61FAAE80" w14:textId="77777777"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14:paraId="69054D79" w14:textId="77777777"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14:paraId="0B7A0728" w14:textId="77777777"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14:paraId="63714818" w14:textId="77777777" w:rsidR="00681BFA" w:rsidRPr="00EC2A7C" w:rsidRDefault="00681BFA" w:rsidP="00681BFA">
            <w:pPr>
              <w:rPr>
                <w:rFonts w:ascii="Times New Roman" w:hAnsi="Times New Roman" w:cs="Times New Roman"/>
                <w:i/>
              </w:rPr>
            </w:pPr>
            <w:r>
              <w:rPr>
                <w:rFonts w:ascii="Times New Roman" w:hAnsi="Times New Roman" w:cs="Times New Roman"/>
                <w:i/>
              </w:rPr>
              <w:t>Cybersource_UnitTesting/</w:t>
            </w:r>
            <w:r w:rsidRPr="00B176F1">
              <w:rPr>
                <w:rFonts w:ascii="Times New Roman" w:hAnsi="Times New Roman" w:cs="Times New Roman"/>
                <w:i/>
              </w:rPr>
              <w:t>TestPOSAuth.ds</w:t>
            </w:r>
          </w:p>
        </w:tc>
      </w:tr>
      <w:tr w:rsidR="00B176F1" w14:paraId="557CB44D" w14:textId="77777777" w:rsidTr="00B176F1">
        <w:tc>
          <w:tcPr>
            <w:tcW w:w="4788" w:type="dxa"/>
          </w:tcPr>
          <w:p w14:paraId="52FB2543" w14:textId="77777777" w:rsidR="00B176F1" w:rsidRPr="00EC2A7C" w:rsidRDefault="00B176F1" w:rsidP="00F52816">
            <w:pPr>
              <w:rPr>
                <w:rFonts w:ascii="Times New Roman" w:hAnsi="Times New Roman" w:cs="Times New Roman"/>
                <w:b/>
              </w:rPr>
            </w:pPr>
            <w:r w:rsidRPr="00EC2A7C">
              <w:rPr>
                <w:rFonts w:ascii="Times New Roman" w:hAnsi="Times New Roman" w:cs="Times New Roman"/>
                <w:b/>
              </w:rPr>
              <w:t>Templates</w:t>
            </w:r>
          </w:p>
        </w:tc>
        <w:tc>
          <w:tcPr>
            <w:tcW w:w="5160" w:type="dxa"/>
          </w:tcPr>
          <w:p w14:paraId="07D15AA7" w14:textId="77777777" w:rsidR="00B176F1" w:rsidRDefault="00B176F1" w:rsidP="00F52816">
            <w:pPr>
              <w:rPr>
                <w:rFonts w:ascii="Times New Roman" w:hAnsi="Times New Roman" w:cs="Times New Roman"/>
                <w:i/>
              </w:rPr>
            </w:pPr>
            <w:proofErr w:type="gramStart"/>
            <w:r>
              <w:rPr>
                <w:rFonts w:ascii="Times New Roman" w:hAnsi="Times New Roman" w:cs="Times New Roman"/>
                <w:i/>
              </w:rPr>
              <w:t>custom</w:t>
            </w:r>
            <w:proofErr w:type="gramEnd"/>
            <w:r>
              <w:rPr>
                <w:rFonts w:ascii="Times New Roman" w:hAnsi="Times New Roman" w:cs="Times New Roman"/>
                <w:i/>
              </w:rPr>
              <w:t>/</w:t>
            </w:r>
            <w:r w:rsidRPr="00B176F1">
              <w:rPr>
                <w:rFonts w:ascii="Times New Roman" w:hAnsi="Times New Roman" w:cs="Times New Roman"/>
                <w:i/>
              </w:rPr>
              <w:t>pos_scripterror.isml</w:t>
            </w:r>
          </w:p>
          <w:p w14:paraId="058F6DF2" w14:textId="77777777" w:rsidR="00B176F1" w:rsidRDefault="00B176F1" w:rsidP="00F52816">
            <w:pPr>
              <w:rPr>
                <w:rFonts w:ascii="Times New Roman" w:hAnsi="Times New Roman" w:cs="Times New Roman"/>
                <w:i/>
              </w:rPr>
            </w:pPr>
            <w:proofErr w:type="gramStart"/>
            <w:r>
              <w:rPr>
                <w:rFonts w:ascii="Times New Roman" w:hAnsi="Times New Roman" w:cs="Times New Roman"/>
                <w:i/>
              </w:rPr>
              <w:t>pos</w:t>
            </w:r>
            <w:proofErr w:type="gramEnd"/>
            <w:r>
              <w:rPr>
                <w:rFonts w:ascii="Times New Roman" w:hAnsi="Times New Roman" w:cs="Times New Roman"/>
                <w:i/>
              </w:rPr>
              <w:t>/</w:t>
            </w:r>
            <w:r w:rsidRPr="00B176F1">
              <w:rPr>
                <w:rFonts w:ascii="Times New Roman" w:hAnsi="Times New Roman" w:cs="Times New Roman"/>
                <w:i/>
              </w:rPr>
              <w:t>createpos.isml</w:t>
            </w:r>
          </w:p>
          <w:p w14:paraId="6A799602" w14:textId="77777777" w:rsidR="00B176F1" w:rsidRPr="00EC2A7C" w:rsidRDefault="00B176F1" w:rsidP="00F52816">
            <w:pPr>
              <w:rPr>
                <w:rFonts w:ascii="Times New Roman" w:hAnsi="Times New Roman" w:cs="Times New Roman"/>
                <w:i/>
              </w:rPr>
            </w:pPr>
            <w:proofErr w:type="gramStart"/>
            <w:r>
              <w:rPr>
                <w:rFonts w:ascii="Times New Roman" w:hAnsi="Times New Roman" w:cs="Times New Roman"/>
                <w:i/>
              </w:rPr>
              <w:t>pos</w:t>
            </w:r>
            <w:proofErr w:type="gramEnd"/>
            <w:r>
              <w:rPr>
                <w:rFonts w:ascii="Times New Roman" w:hAnsi="Times New Roman" w:cs="Times New Roman"/>
                <w:i/>
              </w:rPr>
              <w:t>/</w:t>
            </w:r>
            <w:r w:rsidRPr="00B176F1">
              <w:rPr>
                <w:rFonts w:ascii="Times New Roman" w:hAnsi="Times New Roman" w:cs="Times New Roman"/>
                <w:i/>
              </w:rPr>
              <w:t>postransactionresult.isml</w:t>
            </w:r>
          </w:p>
        </w:tc>
      </w:tr>
      <w:tr w:rsidR="00377ACE" w14:paraId="064A8504" w14:textId="77777777" w:rsidTr="00B176F1">
        <w:tc>
          <w:tcPr>
            <w:tcW w:w="4788" w:type="dxa"/>
          </w:tcPr>
          <w:p w14:paraId="2C1DC531" w14:textId="77777777"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14:paraId="0D22ACC4" w14:textId="77777777" w:rsidR="001349E4" w:rsidRDefault="00D53E96" w:rsidP="00F52816">
            <w:pPr>
              <w:rPr>
                <w:rFonts w:ascii="Times New Roman" w:hAnsi="Times New Roman" w:cs="Times New Roman"/>
                <w:i/>
              </w:rPr>
            </w:pPr>
            <w:r w:rsidRPr="00D53E96">
              <w:rPr>
                <w:rFonts w:ascii="Times New Roman" w:hAnsi="Times New Roman" w:cs="Times New Roman"/>
                <w:i/>
              </w:rPr>
              <w:t>CyberSource_POS_CustomObjectDefinitions.xml</w:t>
            </w:r>
          </w:p>
        </w:tc>
      </w:tr>
    </w:tbl>
    <w:p w14:paraId="73DDAB90" w14:textId="77777777" w:rsidR="00B176F1" w:rsidRDefault="00B176F1" w:rsidP="00506692"/>
    <w:p w14:paraId="1A0BAD99" w14:textId="77777777" w:rsidR="00652BB3" w:rsidRDefault="00652BB3" w:rsidP="00652BB3">
      <w:pPr>
        <w:ind w:firstLine="360"/>
      </w:pPr>
    </w:p>
    <w:p w14:paraId="4D0F8AD7" w14:textId="77777777" w:rsidR="00652BB3" w:rsidRDefault="00652BB3" w:rsidP="00652BB3">
      <w:pPr>
        <w:ind w:firstLine="360"/>
      </w:pPr>
    </w:p>
    <w:p w14:paraId="684E4626" w14:textId="77777777" w:rsidR="00652BB3" w:rsidRDefault="00652BB3" w:rsidP="00652BB3">
      <w:pPr>
        <w:ind w:firstLine="360"/>
      </w:pPr>
    </w:p>
    <w:p w14:paraId="1DE61D2A" w14:textId="77777777" w:rsidR="00652BB3" w:rsidRDefault="00652BB3" w:rsidP="00652BB3">
      <w:pPr>
        <w:ind w:firstLine="360"/>
      </w:pPr>
    </w:p>
    <w:p w14:paraId="1FF98351" w14:textId="77777777" w:rsidR="00652BB3" w:rsidRDefault="00652BB3" w:rsidP="00652BB3">
      <w:pPr>
        <w:ind w:firstLine="360"/>
      </w:pPr>
    </w:p>
    <w:p w14:paraId="422F7099" w14:textId="77777777" w:rsidR="00652BB3" w:rsidRDefault="00652BB3" w:rsidP="00652BB3">
      <w:pPr>
        <w:ind w:firstLine="360"/>
      </w:pPr>
    </w:p>
    <w:p w14:paraId="30FF83EF" w14:textId="77777777" w:rsidR="00652BB3" w:rsidRDefault="00652BB3" w:rsidP="00652BB3">
      <w:pPr>
        <w:ind w:firstLine="360"/>
      </w:pPr>
    </w:p>
    <w:p w14:paraId="5575464F" w14:textId="77777777" w:rsidR="00652BB3" w:rsidRDefault="00652BB3" w:rsidP="00652BB3">
      <w:pPr>
        <w:pStyle w:val="Heading1"/>
        <w:framePr w:wrap="auto" w:vAnchor="margin" w:yAlign="inline"/>
      </w:pPr>
      <w:bookmarkStart w:id="219" w:name="_Toc368651184"/>
      <w:bookmarkStart w:id="220" w:name="_Toc391039105"/>
      <w:r>
        <w:t>Typical Project Plan</w:t>
      </w:r>
      <w:bookmarkEnd w:id="219"/>
      <w:bookmarkEnd w:id="220"/>
    </w:p>
    <w:p w14:paraId="0F17206A" w14:textId="77777777" w:rsidR="003D49FF" w:rsidRDefault="003D49FF" w:rsidP="003D49FF">
      <w:pPr>
        <w:pStyle w:val="Heading2"/>
      </w:pPr>
      <w:bookmarkStart w:id="221" w:name="_Toc368651185"/>
      <w:bookmarkStart w:id="222" w:name="_Toc391039106"/>
      <w:r>
        <w:t>Roles, Responsibilities</w:t>
      </w:r>
      <w:bookmarkEnd w:id="221"/>
      <w:bookmarkEnd w:id="222"/>
    </w:p>
    <w:p w14:paraId="05434293" w14:textId="77777777" w:rsidR="003D49FF" w:rsidRDefault="003D49FF" w:rsidP="009D2C87">
      <w:pPr>
        <w:pStyle w:val="BodyText"/>
      </w:pPr>
      <w:r>
        <w:t xml:space="preserve">Typically </w:t>
      </w:r>
      <w:proofErr w:type="gramStart"/>
      <w:r>
        <w:t>most of the integration works is done by the backend developer</w:t>
      </w:r>
      <w:proofErr w:type="gramEnd"/>
      <w:r>
        <w:t xml:space="preserve">. We expect that the person doing this integration is familiar with the web service, xml processing and has hands on experience with the Demandware platform. </w:t>
      </w:r>
    </w:p>
    <w:p w14:paraId="005DC07F" w14:textId="77777777" w:rsidR="003D49FF" w:rsidRDefault="003D49FF" w:rsidP="003D49FF">
      <w:pPr>
        <w:pStyle w:val="Heading2"/>
      </w:pPr>
      <w:bookmarkStart w:id="223" w:name="_Toc368651186"/>
      <w:bookmarkStart w:id="224" w:name="_Toc391039107"/>
      <w:r>
        <w:lastRenderedPageBreak/>
        <w:t>Typical Efforts and Timelines</w:t>
      </w:r>
      <w:bookmarkEnd w:id="223"/>
      <w:bookmarkEnd w:id="224"/>
    </w:p>
    <w:p w14:paraId="27AE795E" w14:textId="77777777" w:rsidR="003D49FF" w:rsidRDefault="003D49FF" w:rsidP="009D2C87">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14:paraId="219C72AF" w14:textId="77777777" w:rsidTr="00FE3227">
        <w:trPr>
          <w:trHeight w:val="323"/>
        </w:trPr>
        <w:tc>
          <w:tcPr>
            <w:tcW w:w="2700" w:type="dxa"/>
            <w:shd w:val="clear" w:color="auto" w:fill="EEECE1"/>
          </w:tcPr>
          <w:p w14:paraId="6B72CB96" w14:textId="77777777" w:rsidR="003D49FF" w:rsidRDefault="003D49FF" w:rsidP="00F10D1C">
            <w:pPr>
              <w:rPr>
                <w:b/>
              </w:rPr>
            </w:pPr>
            <w:r>
              <w:rPr>
                <w:b/>
              </w:rPr>
              <w:t xml:space="preserve">CyberSource Service </w:t>
            </w:r>
          </w:p>
        </w:tc>
        <w:tc>
          <w:tcPr>
            <w:tcW w:w="3641" w:type="dxa"/>
            <w:shd w:val="clear" w:color="auto" w:fill="EEECE1"/>
          </w:tcPr>
          <w:p w14:paraId="2DF929D0" w14:textId="77777777" w:rsidR="003D49FF" w:rsidRDefault="003D49FF" w:rsidP="00F10D1C">
            <w:pPr>
              <w:rPr>
                <w:b/>
              </w:rPr>
            </w:pPr>
            <w:r>
              <w:rPr>
                <w:b/>
              </w:rPr>
              <w:t>Level of Effort (LOE)</w:t>
            </w:r>
          </w:p>
        </w:tc>
        <w:tc>
          <w:tcPr>
            <w:tcW w:w="3780" w:type="dxa"/>
            <w:shd w:val="clear" w:color="auto" w:fill="EEECE1"/>
          </w:tcPr>
          <w:p w14:paraId="4AC5CED4" w14:textId="77777777" w:rsidR="003D49FF" w:rsidRDefault="003D49FF" w:rsidP="00F10D1C">
            <w:pPr>
              <w:rPr>
                <w:b/>
              </w:rPr>
            </w:pPr>
            <w:r>
              <w:rPr>
                <w:b/>
              </w:rPr>
              <w:t>Dependencies</w:t>
            </w:r>
          </w:p>
        </w:tc>
      </w:tr>
      <w:tr w:rsidR="003D49FF" w14:paraId="7D3EA26B" w14:textId="77777777" w:rsidTr="00FE3227">
        <w:tc>
          <w:tcPr>
            <w:tcW w:w="2700" w:type="dxa"/>
          </w:tcPr>
          <w:p w14:paraId="09E86AFC" w14:textId="77777777" w:rsidR="003D49FF" w:rsidRDefault="003D49FF" w:rsidP="00F10D1C">
            <w:r>
              <w:t>Initial Cartridge Setup</w:t>
            </w:r>
          </w:p>
        </w:tc>
        <w:tc>
          <w:tcPr>
            <w:tcW w:w="3641" w:type="dxa"/>
          </w:tcPr>
          <w:p w14:paraId="345CFCFF" w14:textId="77777777" w:rsidR="003D49FF" w:rsidRDefault="003D49FF" w:rsidP="00F10D1C">
            <w:r>
              <w:rPr>
                <w:b/>
              </w:rPr>
              <w:t>0.5</w:t>
            </w:r>
            <w:r w:rsidR="00C5387E">
              <w:t>–</w:t>
            </w:r>
            <w:r>
              <w:t xml:space="preserve"> Person Day</w:t>
            </w:r>
          </w:p>
          <w:p w14:paraId="6E6285FF" w14:textId="77777777" w:rsidR="003D49FF" w:rsidRDefault="003D49FF" w:rsidP="00F10D1C">
            <w:pPr>
              <w:rPr>
                <w:sz w:val="18"/>
              </w:rPr>
            </w:pPr>
            <w:r>
              <w:rPr>
                <w:sz w:val="18"/>
              </w:rPr>
              <w:t>List of tasks involved:</w:t>
            </w:r>
          </w:p>
          <w:p w14:paraId="54BB6CCA" w14:textId="77777777" w:rsidR="003D49FF" w:rsidRDefault="003D49FF" w:rsidP="00B6458B">
            <w:pPr>
              <w:pStyle w:val="Listenabsatz"/>
              <w:numPr>
                <w:ilvl w:val="0"/>
                <w:numId w:val="23"/>
              </w:numPr>
              <w:rPr>
                <w:sz w:val="18"/>
              </w:rPr>
            </w:pPr>
            <w:proofErr w:type="gramStart"/>
            <w:r>
              <w:rPr>
                <w:sz w:val="18"/>
              </w:rPr>
              <w:t>Add  CyberSource</w:t>
            </w:r>
            <w:proofErr w:type="gramEnd"/>
            <w:r>
              <w:rPr>
                <w:sz w:val="18"/>
              </w:rPr>
              <w:t xml:space="preserve"> Cartridge to the project</w:t>
            </w:r>
          </w:p>
          <w:p w14:paraId="3549639D" w14:textId="77777777" w:rsidR="003D49FF" w:rsidRDefault="003D49FF" w:rsidP="00B6458B">
            <w:pPr>
              <w:pStyle w:val="Listenabsatz"/>
              <w:numPr>
                <w:ilvl w:val="0"/>
                <w:numId w:val="21"/>
              </w:numPr>
              <w:spacing w:before="240"/>
              <w:rPr>
                <w:sz w:val="18"/>
              </w:rPr>
            </w:pPr>
            <w:r>
              <w:rPr>
                <w:sz w:val="18"/>
              </w:rPr>
              <w:t>Import Cybersource-metadata.xml</w:t>
            </w:r>
          </w:p>
          <w:p w14:paraId="5B7F5CE5" w14:textId="77777777" w:rsidR="003D49FF" w:rsidRDefault="003D49FF" w:rsidP="00B6458B">
            <w:pPr>
              <w:pStyle w:val="Listenabsatz"/>
              <w:numPr>
                <w:ilvl w:val="0"/>
                <w:numId w:val="21"/>
              </w:numPr>
            </w:pPr>
            <w:r>
              <w:rPr>
                <w:sz w:val="18"/>
              </w:rPr>
              <w:t xml:space="preserve">Import Cybersource_PaymentTransaction_update.xml </w:t>
            </w:r>
          </w:p>
        </w:tc>
        <w:tc>
          <w:tcPr>
            <w:tcW w:w="3780" w:type="dxa"/>
          </w:tcPr>
          <w:p w14:paraId="401B9562" w14:textId="77777777" w:rsidR="003D49FF" w:rsidRDefault="003D49FF" w:rsidP="00B6458B">
            <w:pPr>
              <w:pStyle w:val="Listenabsatz"/>
              <w:numPr>
                <w:ilvl w:val="0"/>
                <w:numId w:val="20"/>
              </w:numPr>
            </w:pPr>
            <w:r>
              <w:t xml:space="preserve">Cartridge is available </w:t>
            </w:r>
          </w:p>
        </w:tc>
      </w:tr>
      <w:tr w:rsidR="003D49FF" w14:paraId="310603D0" w14:textId="77777777" w:rsidTr="00FE3227">
        <w:tc>
          <w:tcPr>
            <w:tcW w:w="2700" w:type="dxa"/>
          </w:tcPr>
          <w:p w14:paraId="66E9F08F" w14:textId="77777777" w:rsidR="003D49FF" w:rsidRDefault="003D49FF" w:rsidP="00F10D1C">
            <w:r>
              <w:t>Authorize Credit Card</w:t>
            </w:r>
          </w:p>
        </w:tc>
        <w:tc>
          <w:tcPr>
            <w:tcW w:w="3641" w:type="dxa"/>
          </w:tcPr>
          <w:p w14:paraId="37BE8A5F" w14:textId="77777777" w:rsidR="003D49FF" w:rsidRDefault="003D49FF" w:rsidP="00F10D1C">
            <w:r>
              <w:rPr>
                <w:b/>
              </w:rPr>
              <w:t>0.5</w:t>
            </w:r>
            <w:r w:rsidR="00C5387E">
              <w:t>–</w:t>
            </w:r>
            <w:r>
              <w:t xml:space="preserve"> Person Day</w:t>
            </w:r>
          </w:p>
          <w:p w14:paraId="23CF31FC" w14:textId="77777777" w:rsidR="003D49FF" w:rsidRDefault="003D49FF" w:rsidP="00F10D1C">
            <w:pPr>
              <w:rPr>
                <w:sz w:val="18"/>
              </w:rPr>
            </w:pPr>
            <w:r>
              <w:rPr>
                <w:sz w:val="18"/>
              </w:rPr>
              <w:t>List of tasks involved:</w:t>
            </w:r>
          </w:p>
          <w:p w14:paraId="5EBD515C" w14:textId="77777777"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14:paraId="1FE714D5" w14:textId="77777777"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14:paraId="7F17041F" w14:textId="77777777" w:rsidR="003D49FF" w:rsidRDefault="003D49FF" w:rsidP="00B6458B">
            <w:pPr>
              <w:pStyle w:val="Listenabsatz"/>
              <w:numPr>
                <w:ilvl w:val="0"/>
                <w:numId w:val="20"/>
              </w:numPr>
            </w:pPr>
            <w:r>
              <w:t xml:space="preserve">Site Preferences for authorization configured with above ID and Key. </w:t>
            </w:r>
          </w:p>
        </w:tc>
      </w:tr>
      <w:tr w:rsidR="003D49FF" w14:paraId="126712F4" w14:textId="77777777" w:rsidTr="00FE3227">
        <w:tc>
          <w:tcPr>
            <w:tcW w:w="2700" w:type="dxa"/>
          </w:tcPr>
          <w:p w14:paraId="4ECD016D" w14:textId="77777777" w:rsidR="003D49FF" w:rsidRDefault="003D49FF" w:rsidP="00F10D1C">
            <w:r>
              <w:t>Device Fingerprint (as addition to Authorize Credit Card)</w:t>
            </w:r>
          </w:p>
        </w:tc>
        <w:tc>
          <w:tcPr>
            <w:tcW w:w="3641" w:type="dxa"/>
          </w:tcPr>
          <w:p w14:paraId="29BC9BA6" w14:textId="77777777" w:rsidR="003D49FF" w:rsidRDefault="003D49FF" w:rsidP="00F10D1C">
            <w:pPr>
              <w:rPr>
                <w:b/>
              </w:rPr>
            </w:pPr>
            <w:r>
              <w:rPr>
                <w:b/>
              </w:rPr>
              <w:t xml:space="preserve">0.5 </w:t>
            </w:r>
            <w:r>
              <w:rPr>
                <w:bCs/>
              </w:rPr>
              <w:t>Person Day</w:t>
            </w:r>
          </w:p>
        </w:tc>
        <w:tc>
          <w:tcPr>
            <w:tcW w:w="3780" w:type="dxa"/>
          </w:tcPr>
          <w:p w14:paraId="43ABFC1B" w14:textId="77777777" w:rsidR="003D49FF" w:rsidRDefault="003D49FF" w:rsidP="00B6458B">
            <w:pPr>
              <w:pStyle w:val="Listenabsatz"/>
              <w:numPr>
                <w:ilvl w:val="0"/>
                <w:numId w:val="20"/>
              </w:numPr>
            </w:pPr>
            <w:r>
              <w:t>Enable Device Fingerprint, set Organization ID</w:t>
            </w:r>
          </w:p>
          <w:p w14:paraId="37F3789E" w14:textId="77777777" w:rsidR="003D49FF" w:rsidRDefault="003D49FF" w:rsidP="00B6458B">
            <w:pPr>
              <w:pStyle w:val="Listenabsatz"/>
              <w:numPr>
                <w:ilvl w:val="0"/>
                <w:numId w:val="20"/>
              </w:numPr>
            </w:pPr>
            <w:r>
              <w:t>Add include at billing page.</w:t>
            </w:r>
          </w:p>
        </w:tc>
      </w:tr>
      <w:tr w:rsidR="003D49FF" w14:paraId="78B7CFD1" w14:textId="77777777" w:rsidTr="00FE3227">
        <w:tc>
          <w:tcPr>
            <w:tcW w:w="2700" w:type="dxa"/>
          </w:tcPr>
          <w:p w14:paraId="174ECE0B" w14:textId="77777777" w:rsidR="003D49FF" w:rsidRDefault="003D49FF" w:rsidP="00F10D1C">
            <w:r>
              <w:t>Address Verification Service (AVS)*</w:t>
            </w:r>
          </w:p>
        </w:tc>
        <w:tc>
          <w:tcPr>
            <w:tcW w:w="3641" w:type="dxa"/>
          </w:tcPr>
          <w:p w14:paraId="454346B3" w14:textId="77777777" w:rsidR="003D49FF" w:rsidRDefault="003D49FF" w:rsidP="00F10D1C">
            <w:r>
              <w:rPr>
                <w:b/>
              </w:rPr>
              <w:t>0.5</w:t>
            </w:r>
            <w:r w:rsidR="00C5387E">
              <w:t>–</w:t>
            </w:r>
            <w:r>
              <w:t xml:space="preserve"> Person Day</w:t>
            </w:r>
          </w:p>
          <w:p w14:paraId="40FC1E8A" w14:textId="77777777" w:rsidR="003D49FF" w:rsidRDefault="003D49FF" w:rsidP="00F10D1C"/>
        </w:tc>
        <w:tc>
          <w:tcPr>
            <w:tcW w:w="3780" w:type="dxa"/>
          </w:tcPr>
          <w:p w14:paraId="232C61FC" w14:textId="77777777" w:rsidR="003D49FF" w:rsidRDefault="003D49FF" w:rsidP="00B6458B">
            <w:pPr>
              <w:pStyle w:val="Listenabsatz"/>
              <w:numPr>
                <w:ilvl w:val="0"/>
                <w:numId w:val="20"/>
              </w:numPr>
            </w:pPr>
            <w:r>
              <w:t>Initial Cartridge Setup</w:t>
            </w:r>
          </w:p>
        </w:tc>
      </w:tr>
      <w:tr w:rsidR="003D49FF" w14:paraId="6CD9CD80" w14:textId="77777777" w:rsidTr="00FE3227">
        <w:tc>
          <w:tcPr>
            <w:tcW w:w="2700" w:type="dxa"/>
          </w:tcPr>
          <w:p w14:paraId="3EAC8BDF" w14:textId="77777777" w:rsidR="003D49FF" w:rsidRDefault="003D49FF" w:rsidP="00F10D1C">
            <w:r>
              <w:t>Delivery Address Verification (DAV)*</w:t>
            </w:r>
          </w:p>
        </w:tc>
        <w:tc>
          <w:tcPr>
            <w:tcW w:w="3641" w:type="dxa"/>
          </w:tcPr>
          <w:p w14:paraId="7C7EC918" w14:textId="77777777" w:rsidR="003D49FF" w:rsidRDefault="003D49FF" w:rsidP="00F10D1C">
            <w:r>
              <w:rPr>
                <w:b/>
              </w:rPr>
              <w:t>0.5</w:t>
            </w:r>
            <w:r w:rsidR="00C5387E">
              <w:t>–</w:t>
            </w:r>
            <w:r>
              <w:t xml:space="preserve"> Person Day</w:t>
            </w:r>
          </w:p>
        </w:tc>
        <w:tc>
          <w:tcPr>
            <w:tcW w:w="3780" w:type="dxa"/>
          </w:tcPr>
          <w:p w14:paraId="26F58AD1" w14:textId="77777777" w:rsidR="003D49FF" w:rsidRDefault="003D49FF" w:rsidP="00B6458B">
            <w:pPr>
              <w:pStyle w:val="Listenabsatz"/>
              <w:numPr>
                <w:ilvl w:val="0"/>
                <w:numId w:val="20"/>
              </w:numPr>
            </w:pPr>
            <w:r>
              <w:t>Initial Cartridge Setup</w:t>
            </w:r>
          </w:p>
          <w:p w14:paraId="34DB3963" w14:textId="77777777" w:rsidR="003D49FF" w:rsidRDefault="003D49FF" w:rsidP="00F10D1C">
            <w:pPr>
              <w:pStyle w:val="Listenabsatz"/>
              <w:ind w:left="360"/>
            </w:pPr>
          </w:p>
          <w:p w14:paraId="59354D0D" w14:textId="77777777" w:rsidR="003D49FF" w:rsidRDefault="003D49FF" w:rsidP="00F10D1C">
            <w:pPr>
              <w:pStyle w:val="Listenabsatz"/>
              <w:ind w:left="360"/>
            </w:pPr>
          </w:p>
        </w:tc>
      </w:tr>
      <w:tr w:rsidR="003D49FF" w14:paraId="508E9929" w14:textId="77777777" w:rsidTr="00FE3227">
        <w:tc>
          <w:tcPr>
            <w:tcW w:w="2700" w:type="dxa"/>
          </w:tcPr>
          <w:p w14:paraId="7AADA946" w14:textId="77777777" w:rsidR="003D49FF" w:rsidRDefault="003D49FF" w:rsidP="00F10D1C">
            <w:r>
              <w:t>Bill Me Later (BML)</w:t>
            </w:r>
          </w:p>
        </w:tc>
        <w:tc>
          <w:tcPr>
            <w:tcW w:w="3641" w:type="dxa"/>
          </w:tcPr>
          <w:p w14:paraId="7343D358" w14:textId="77777777" w:rsidR="003D49FF" w:rsidRDefault="003D49FF" w:rsidP="00F10D1C">
            <w:r>
              <w:rPr>
                <w:b/>
              </w:rPr>
              <w:t>0.5</w:t>
            </w:r>
            <w:r w:rsidR="00C5387E">
              <w:t>–</w:t>
            </w:r>
            <w:r>
              <w:t xml:space="preserve"> Person Day</w:t>
            </w:r>
          </w:p>
        </w:tc>
        <w:tc>
          <w:tcPr>
            <w:tcW w:w="3780" w:type="dxa"/>
          </w:tcPr>
          <w:p w14:paraId="0C0FCCFC" w14:textId="77777777" w:rsidR="003D49FF" w:rsidRDefault="003D49FF" w:rsidP="00B6458B">
            <w:pPr>
              <w:pStyle w:val="Listenabsatz"/>
              <w:numPr>
                <w:ilvl w:val="0"/>
                <w:numId w:val="24"/>
              </w:numPr>
            </w:pPr>
            <w:r>
              <w:t>Setup Account with Bill Me Later.</w:t>
            </w:r>
          </w:p>
          <w:p w14:paraId="55379652" w14:textId="77777777" w:rsidR="003D49FF" w:rsidRDefault="003D49FF" w:rsidP="00F10D1C">
            <w:pPr>
              <w:pStyle w:val="Listenabsatz"/>
              <w:ind w:left="360"/>
            </w:pPr>
          </w:p>
        </w:tc>
      </w:tr>
      <w:tr w:rsidR="003D49FF" w14:paraId="746ADA51" w14:textId="77777777" w:rsidTr="00FE3227">
        <w:tc>
          <w:tcPr>
            <w:tcW w:w="2700" w:type="dxa"/>
          </w:tcPr>
          <w:p w14:paraId="09969DC7" w14:textId="77777777" w:rsidR="003D49FF" w:rsidRDefault="003D49FF" w:rsidP="00F10D1C">
            <w:r>
              <w:t>Decision Manager</w:t>
            </w:r>
          </w:p>
        </w:tc>
        <w:tc>
          <w:tcPr>
            <w:tcW w:w="3641" w:type="dxa"/>
          </w:tcPr>
          <w:p w14:paraId="722F93A3" w14:textId="77777777" w:rsidR="003D49FF" w:rsidRDefault="003D49FF" w:rsidP="00F10D1C">
            <w:r>
              <w:rPr>
                <w:b/>
              </w:rPr>
              <w:t>0.5</w:t>
            </w:r>
            <w:r w:rsidR="00C5387E">
              <w:t>–</w:t>
            </w:r>
            <w:r>
              <w:t xml:space="preserve"> Person Day</w:t>
            </w:r>
          </w:p>
          <w:p w14:paraId="263FC4D5" w14:textId="77777777" w:rsidR="003D49FF" w:rsidRDefault="003D49FF" w:rsidP="00F10D1C"/>
        </w:tc>
        <w:tc>
          <w:tcPr>
            <w:tcW w:w="3780" w:type="dxa"/>
          </w:tcPr>
          <w:p w14:paraId="776EF984" w14:textId="77777777" w:rsidR="003D49FF" w:rsidRDefault="003D49FF" w:rsidP="00B6458B">
            <w:pPr>
              <w:pStyle w:val="Listenabsatz"/>
              <w:numPr>
                <w:ilvl w:val="0"/>
                <w:numId w:val="19"/>
              </w:numPr>
            </w:pPr>
            <w:r>
              <w:t>Access to Decision Manager.</w:t>
            </w:r>
          </w:p>
          <w:p w14:paraId="77672A7F" w14:textId="77777777" w:rsidR="003D49FF" w:rsidRDefault="003D49FF" w:rsidP="00B6458B">
            <w:pPr>
              <w:pStyle w:val="Listenabsatz"/>
              <w:numPr>
                <w:ilvl w:val="0"/>
                <w:numId w:val="19"/>
              </w:numPr>
            </w:pPr>
            <w:r>
              <w:t>Business rules are defined.</w:t>
            </w:r>
          </w:p>
          <w:p w14:paraId="4BD6398E" w14:textId="77777777" w:rsidR="003D49FF" w:rsidRDefault="003D49FF" w:rsidP="00B6458B">
            <w:pPr>
              <w:pStyle w:val="Listenabsatz"/>
              <w:numPr>
                <w:ilvl w:val="0"/>
                <w:numId w:val="19"/>
              </w:numPr>
            </w:pPr>
            <w:r>
              <w:t xml:space="preserve">Order status notification URL pointing to Cybersource-NewDecision pipeline is defined. </w:t>
            </w:r>
          </w:p>
        </w:tc>
      </w:tr>
      <w:tr w:rsidR="00C13640" w14:paraId="28943FA9" w14:textId="77777777" w:rsidTr="00FE3227">
        <w:tc>
          <w:tcPr>
            <w:tcW w:w="2700" w:type="dxa"/>
          </w:tcPr>
          <w:p w14:paraId="42465E8B" w14:textId="77777777" w:rsidR="00C13640" w:rsidRPr="00EF13B0" w:rsidRDefault="00C13640" w:rsidP="00F10D1C">
            <w:r w:rsidRPr="00EF13B0">
              <w:t>Payment Tokenization</w:t>
            </w:r>
            <w:r w:rsidR="00FD2BE9" w:rsidRPr="00EF13B0">
              <w:t>*</w:t>
            </w:r>
          </w:p>
        </w:tc>
        <w:tc>
          <w:tcPr>
            <w:tcW w:w="3641" w:type="dxa"/>
          </w:tcPr>
          <w:p w14:paraId="20A5E3EC" w14:textId="77777777" w:rsidR="00C13640" w:rsidRPr="00EF13B0" w:rsidRDefault="00C13640" w:rsidP="00F10D1C">
            <w:r w:rsidRPr="00EF13B0">
              <w:rPr>
                <w:b/>
              </w:rPr>
              <w:t>0.5</w:t>
            </w:r>
            <w:r w:rsidR="00C5387E">
              <w:t>–</w:t>
            </w:r>
            <w:r w:rsidRPr="00EF13B0">
              <w:t xml:space="preserve"> Person Day</w:t>
            </w:r>
          </w:p>
          <w:p w14:paraId="17259E04" w14:textId="77777777" w:rsidR="00C13640" w:rsidRPr="00EF13B0" w:rsidRDefault="00C13640" w:rsidP="00F10D1C">
            <w:r w:rsidRPr="00EF13B0">
              <w:t>+</w:t>
            </w:r>
          </w:p>
          <w:p w14:paraId="192BCBA8" w14:textId="77777777" w:rsidR="00C13640" w:rsidRPr="00EF13B0" w:rsidRDefault="00C13640" w:rsidP="00F10D1C">
            <w:pPr>
              <w:rPr>
                <w:b/>
              </w:rPr>
            </w:pPr>
            <w:r w:rsidRPr="00EF13B0">
              <w:t>Depends on customization needs</w:t>
            </w:r>
          </w:p>
        </w:tc>
        <w:tc>
          <w:tcPr>
            <w:tcW w:w="3780" w:type="dxa"/>
          </w:tcPr>
          <w:p w14:paraId="4030BB75" w14:textId="77777777" w:rsidR="00C13640" w:rsidRPr="00EF13B0" w:rsidRDefault="00C13640" w:rsidP="00B6458B">
            <w:pPr>
              <w:pStyle w:val="Listenabsatz"/>
              <w:numPr>
                <w:ilvl w:val="0"/>
                <w:numId w:val="19"/>
              </w:numPr>
            </w:pPr>
            <w:r w:rsidRPr="00EF13B0">
              <w:t>Initial Cartridge Setup</w:t>
            </w:r>
          </w:p>
        </w:tc>
      </w:tr>
      <w:tr w:rsidR="00030D59" w14:paraId="0FFD5564" w14:textId="77777777" w:rsidTr="00FE3227">
        <w:tc>
          <w:tcPr>
            <w:tcW w:w="2700" w:type="dxa"/>
          </w:tcPr>
          <w:p w14:paraId="5A5B0D29" w14:textId="77777777" w:rsidR="00030D59" w:rsidRPr="00EF13B0" w:rsidRDefault="00030D59" w:rsidP="00F10D1C">
            <w:r w:rsidRPr="00EF13B0">
              <w:t>Payer Authentication</w:t>
            </w:r>
          </w:p>
        </w:tc>
        <w:tc>
          <w:tcPr>
            <w:tcW w:w="3641" w:type="dxa"/>
          </w:tcPr>
          <w:p w14:paraId="7214C4C5" w14:textId="77777777"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14:paraId="21CDA278" w14:textId="77777777" w:rsidR="00030D59" w:rsidRPr="00EF13B0" w:rsidRDefault="00030D59" w:rsidP="00B6458B">
            <w:pPr>
              <w:pStyle w:val="Listenabsatz"/>
              <w:numPr>
                <w:ilvl w:val="0"/>
                <w:numId w:val="19"/>
              </w:numPr>
            </w:pPr>
            <w:r w:rsidRPr="00EF13B0">
              <w:t>Initial Cartridge setup</w:t>
            </w:r>
          </w:p>
          <w:p w14:paraId="68DE9475" w14:textId="77777777" w:rsidR="00030D59" w:rsidRPr="00EF13B0" w:rsidRDefault="00030D59" w:rsidP="00B6458B">
            <w:pPr>
              <w:pStyle w:val="Listenabsatz"/>
              <w:numPr>
                <w:ilvl w:val="0"/>
                <w:numId w:val="19"/>
              </w:numPr>
            </w:pPr>
            <w:r w:rsidRPr="00EF13B0">
              <w:t>Update CoPlaceOrder-HandlePayments pipeline</w:t>
            </w:r>
          </w:p>
          <w:p w14:paraId="3DF2358E" w14:textId="77777777" w:rsidR="009B4297" w:rsidRPr="00EF13B0" w:rsidRDefault="009B4297" w:rsidP="00B6458B">
            <w:pPr>
              <w:pStyle w:val="Listenabsatz"/>
              <w:numPr>
                <w:ilvl w:val="0"/>
                <w:numId w:val="19"/>
              </w:numPr>
            </w:pPr>
            <w:r w:rsidRPr="00EF13B0">
              <w:t>Handle error scenarios in merchant specific ways</w:t>
            </w:r>
          </w:p>
        </w:tc>
      </w:tr>
      <w:tr w:rsidR="00FE3227" w14:paraId="1CCCA632" w14:textId="77777777" w:rsidTr="00FE3227">
        <w:tc>
          <w:tcPr>
            <w:tcW w:w="2700" w:type="dxa"/>
          </w:tcPr>
          <w:p w14:paraId="04C197C7" w14:textId="77777777" w:rsidR="00FE3227" w:rsidRPr="00EF13B0" w:rsidRDefault="00FE3227" w:rsidP="00FF1FE6">
            <w:r>
              <w:lastRenderedPageBreak/>
              <w:t>V.me Initial Cartridge setup</w:t>
            </w:r>
          </w:p>
        </w:tc>
        <w:tc>
          <w:tcPr>
            <w:tcW w:w="3641" w:type="dxa"/>
          </w:tcPr>
          <w:p w14:paraId="11E8547C" w14:textId="77777777" w:rsidR="00FE3227" w:rsidRPr="00EF13B0" w:rsidRDefault="00FE3227" w:rsidP="00FF1FE6">
            <w:pPr>
              <w:rPr>
                <w:b/>
              </w:rPr>
            </w:pPr>
            <w:r w:rsidRPr="00EF13B0">
              <w:rPr>
                <w:b/>
              </w:rPr>
              <w:t>0.5</w:t>
            </w:r>
            <w:r>
              <w:t>–</w:t>
            </w:r>
            <w:r w:rsidRPr="00EF13B0">
              <w:t xml:space="preserve"> Person Day</w:t>
            </w:r>
          </w:p>
        </w:tc>
        <w:tc>
          <w:tcPr>
            <w:tcW w:w="3780" w:type="dxa"/>
          </w:tcPr>
          <w:p w14:paraId="18FDCC73" w14:textId="77777777" w:rsidR="00FE3227" w:rsidRDefault="00FE3227" w:rsidP="00B6458B">
            <w:pPr>
              <w:pStyle w:val="Listenabsatz"/>
              <w:numPr>
                <w:ilvl w:val="0"/>
                <w:numId w:val="19"/>
              </w:numPr>
            </w:pPr>
            <w:r>
              <w:t>Cartridge is available</w:t>
            </w:r>
          </w:p>
          <w:p w14:paraId="5B99227B" w14:textId="77777777" w:rsidR="00FE3227" w:rsidRPr="00EF13B0" w:rsidRDefault="00FE3227" w:rsidP="00B6458B">
            <w:pPr>
              <w:pStyle w:val="Listenabsatz"/>
              <w:numPr>
                <w:ilvl w:val="0"/>
                <w:numId w:val="19"/>
              </w:numPr>
            </w:pPr>
            <w:r>
              <w:t>Merchant account on CyberSource servers is setup for V.me integration</w:t>
            </w:r>
          </w:p>
        </w:tc>
      </w:tr>
      <w:tr w:rsidR="00FE3227" w14:paraId="6157E0EB" w14:textId="77777777" w:rsidTr="00FE3227">
        <w:tc>
          <w:tcPr>
            <w:tcW w:w="2700" w:type="dxa"/>
          </w:tcPr>
          <w:p w14:paraId="72109A03" w14:textId="77777777" w:rsidR="00FE3227" w:rsidRDefault="00FE3227" w:rsidP="00FF1FE6">
            <w:r>
              <w:t>V.me integration on Cart Page</w:t>
            </w:r>
          </w:p>
        </w:tc>
        <w:tc>
          <w:tcPr>
            <w:tcW w:w="3641" w:type="dxa"/>
          </w:tcPr>
          <w:p w14:paraId="01F15ABB" w14:textId="77777777" w:rsidR="00FE3227" w:rsidRPr="00EF13B0" w:rsidRDefault="00FE3227" w:rsidP="00FF1FE6">
            <w:pPr>
              <w:rPr>
                <w:b/>
              </w:rPr>
            </w:pPr>
            <w:r>
              <w:rPr>
                <w:b/>
              </w:rPr>
              <w:t>1.0</w:t>
            </w:r>
            <w:r>
              <w:t>–</w:t>
            </w:r>
            <w:r w:rsidRPr="00EF13B0">
              <w:t xml:space="preserve"> Person Day</w:t>
            </w:r>
          </w:p>
        </w:tc>
        <w:tc>
          <w:tcPr>
            <w:tcW w:w="3780" w:type="dxa"/>
          </w:tcPr>
          <w:p w14:paraId="2332724E" w14:textId="77777777" w:rsidR="00FE3227" w:rsidRDefault="00FE3227" w:rsidP="00B6458B">
            <w:pPr>
              <w:pStyle w:val="Listenabsatz"/>
              <w:numPr>
                <w:ilvl w:val="0"/>
                <w:numId w:val="19"/>
              </w:numPr>
            </w:pPr>
            <w:r w:rsidRPr="00EF13B0">
              <w:t>Initial Cartridge Setup</w:t>
            </w:r>
          </w:p>
        </w:tc>
      </w:tr>
      <w:tr w:rsidR="00FE3227" w14:paraId="1D8CBADB" w14:textId="77777777" w:rsidTr="00FE3227">
        <w:tc>
          <w:tcPr>
            <w:tcW w:w="2700" w:type="dxa"/>
          </w:tcPr>
          <w:p w14:paraId="035C8C43" w14:textId="77777777" w:rsidR="00FE3227" w:rsidRDefault="00FE3227" w:rsidP="00FF1FE6">
            <w:r>
              <w:t>V.me integration on Payment Page</w:t>
            </w:r>
          </w:p>
        </w:tc>
        <w:tc>
          <w:tcPr>
            <w:tcW w:w="3641" w:type="dxa"/>
          </w:tcPr>
          <w:p w14:paraId="107DA79B" w14:textId="77777777" w:rsidR="00FE3227" w:rsidRPr="00EF13B0" w:rsidRDefault="00FE3227" w:rsidP="00FF1FE6">
            <w:pPr>
              <w:rPr>
                <w:b/>
              </w:rPr>
            </w:pPr>
            <w:r>
              <w:rPr>
                <w:b/>
              </w:rPr>
              <w:t>1.0</w:t>
            </w:r>
            <w:r>
              <w:t>–</w:t>
            </w:r>
            <w:r w:rsidRPr="00EF13B0">
              <w:t xml:space="preserve"> Person Day</w:t>
            </w:r>
          </w:p>
        </w:tc>
        <w:tc>
          <w:tcPr>
            <w:tcW w:w="3780" w:type="dxa"/>
          </w:tcPr>
          <w:p w14:paraId="3F93A0CD" w14:textId="77777777" w:rsidR="00FE3227" w:rsidRDefault="00FE3227" w:rsidP="00B6458B">
            <w:pPr>
              <w:pStyle w:val="Listenabsatz"/>
              <w:numPr>
                <w:ilvl w:val="0"/>
                <w:numId w:val="19"/>
              </w:numPr>
            </w:pPr>
            <w:r w:rsidRPr="00EF13B0">
              <w:t>Initial Cartridge Setup</w:t>
            </w:r>
          </w:p>
        </w:tc>
      </w:tr>
    </w:tbl>
    <w:p w14:paraId="3AE929FE" w14:textId="77777777" w:rsidR="003D49FF" w:rsidRDefault="003D49FF" w:rsidP="003D49FF"/>
    <w:p w14:paraId="1DFCC539" w14:textId="77777777" w:rsidR="003D49FF" w:rsidRDefault="003D49FF" w:rsidP="003D49FF">
      <w:pPr>
        <w:rPr>
          <w:b/>
        </w:rPr>
      </w:pPr>
      <w:r>
        <w:t>*</w:t>
      </w:r>
      <w:r>
        <w:rPr>
          <w:b/>
        </w:rPr>
        <w:t>Note that because customized user interface elements are completely dependent on merchant specification, the time required to interact with the customer to correct address information or confirm standardized address format corrections, is not included</w:t>
      </w:r>
      <w:proofErr w:type="gramStart"/>
      <w:r>
        <w:rPr>
          <w:b/>
        </w:rPr>
        <w:t>;  only</w:t>
      </w:r>
      <w:proofErr w:type="gramEnd"/>
      <w:r>
        <w:rPr>
          <w:b/>
        </w:rPr>
        <w:t xml:space="preserve"> the time required to integrate with the web services is included, with minimal testing and simplified validation handling, ie. </w:t>
      </w:r>
      <w:r w:rsidR="00C5387E">
        <w:rPr>
          <w:b/>
        </w:rPr>
        <w:t>A</w:t>
      </w:r>
      <w:r>
        <w:rPr>
          <w:b/>
        </w:rPr>
        <w:t>utomatically make correction to a customer address, as per validation response.</w:t>
      </w:r>
    </w:p>
    <w:p w14:paraId="0526EE48" w14:textId="77777777" w:rsidR="001E2C08" w:rsidRDefault="0087333B" w:rsidP="001E2C08">
      <w:pPr>
        <w:pStyle w:val="Heading2"/>
      </w:pPr>
      <w:bookmarkStart w:id="225" w:name="_Toc368651187"/>
      <w:bookmarkStart w:id="226" w:name="_Toc391039108"/>
      <w:r>
        <w:t>Pre Production Steps</w:t>
      </w:r>
      <w:bookmarkEnd w:id="225"/>
      <w:bookmarkEnd w:id="226"/>
    </w:p>
    <w:p w14:paraId="418FFA13" w14:textId="77777777"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14:paraId="4B799467" w14:textId="77777777" w:rsidR="000762E7" w:rsidRDefault="000762E7" w:rsidP="009D2C87">
      <w:pPr>
        <w:pStyle w:val="BodyText"/>
      </w:pPr>
      <w:r>
        <w:t>CybersourceUnitTesting-TestBMLAuth</w:t>
      </w:r>
    </w:p>
    <w:p w14:paraId="123F03AB" w14:textId="77777777" w:rsidR="000762E7" w:rsidRDefault="000762E7" w:rsidP="009D2C87">
      <w:pPr>
        <w:pStyle w:val="BodyText"/>
      </w:pPr>
      <w:r>
        <w:t>CybersourceUnitTesting-TestCCAuth</w:t>
      </w:r>
    </w:p>
    <w:p w14:paraId="167C7F34" w14:textId="77777777" w:rsidR="000762E7" w:rsidRDefault="000762E7" w:rsidP="009D2C87">
      <w:pPr>
        <w:pStyle w:val="BodyText"/>
      </w:pPr>
      <w:r>
        <w:t>CybersourceUnitTesting-TestTax</w:t>
      </w:r>
    </w:p>
    <w:p w14:paraId="4128BDB1" w14:textId="77777777" w:rsidR="000762E7" w:rsidRDefault="000762E7" w:rsidP="009D2C87">
      <w:pPr>
        <w:pStyle w:val="BodyText"/>
      </w:pPr>
      <w:r>
        <w:t>CybersourceUnitTesting-TestDAVCheck</w:t>
      </w:r>
    </w:p>
    <w:p w14:paraId="5301F3EF" w14:textId="77777777" w:rsidR="000762E7" w:rsidRDefault="000762E7" w:rsidP="009D2C87">
      <w:pPr>
        <w:pStyle w:val="BodyText"/>
      </w:pPr>
      <w:r>
        <w:t>CybersourceUnitTesting-TestPA</w:t>
      </w:r>
    </w:p>
    <w:p w14:paraId="0CF8005A" w14:textId="77777777" w:rsidR="000762E7" w:rsidRDefault="000762E7" w:rsidP="009D2C87">
      <w:pPr>
        <w:pStyle w:val="BodyText"/>
      </w:pPr>
      <w:r>
        <w:t>CybersourceUnitTesting-TestFingerprint</w:t>
      </w:r>
    </w:p>
    <w:p w14:paraId="21323F16" w14:textId="77777777" w:rsidR="000762E7" w:rsidRDefault="001B2571" w:rsidP="009D2C87">
      <w:pPr>
        <w:pStyle w:val="BodyText"/>
      </w:pPr>
      <w:r>
        <w:t>Cybersource_Subscription-Start</w:t>
      </w:r>
    </w:p>
    <w:p w14:paraId="1FAADFEC" w14:textId="77777777" w:rsidR="001B2571" w:rsidRDefault="001B2571" w:rsidP="009D2C87">
      <w:pPr>
        <w:pStyle w:val="BodyText"/>
      </w:pPr>
      <w:r>
        <w:t>Cybersource_Subscription-</w:t>
      </w:r>
      <w:r w:rsidR="001C4A36">
        <w:t>CreateSubscription</w:t>
      </w:r>
    </w:p>
    <w:p w14:paraId="795D2BA9" w14:textId="77777777" w:rsidR="001C4A36" w:rsidRDefault="001C4A36" w:rsidP="009D2C87">
      <w:pPr>
        <w:pStyle w:val="BodyText"/>
      </w:pPr>
      <w:r>
        <w:t>Cybersource_Subscription-ViewSubscription</w:t>
      </w:r>
    </w:p>
    <w:p w14:paraId="0660E4D0" w14:textId="77777777" w:rsidR="001C4A36" w:rsidRDefault="001C4A36" w:rsidP="009D2C87">
      <w:pPr>
        <w:pStyle w:val="BodyText"/>
      </w:pPr>
      <w:r>
        <w:t>Cybersource_Subscription-UpdateSubscription</w:t>
      </w:r>
    </w:p>
    <w:p w14:paraId="4E36C120" w14:textId="77777777" w:rsidR="001C4A36" w:rsidRDefault="001C4A36" w:rsidP="009D2C87">
      <w:pPr>
        <w:pStyle w:val="BodyText"/>
      </w:pPr>
      <w:r>
        <w:t>Cybersource_Subscription-DeleteSubscription</w:t>
      </w:r>
    </w:p>
    <w:p w14:paraId="259BBFFE" w14:textId="77777777" w:rsidR="001C4A36" w:rsidRDefault="001C4A36" w:rsidP="009D2C87">
      <w:pPr>
        <w:pStyle w:val="BodyText"/>
      </w:pPr>
      <w:r>
        <w:t>Cybersource_Subscription-OnDemandPayment</w:t>
      </w:r>
    </w:p>
    <w:p w14:paraId="6321452B" w14:textId="77777777" w:rsidR="001C4A36" w:rsidRDefault="001C4A36" w:rsidP="009D2C87">
      <w:pPr>
        <w:pStyle w:val="BodyText"/>
      </w:pPr>
      <w:r>
        <w:t>Cybersource_Services-Start</w:t>
      </w:r>
    </w:p>
    <w:p w14:paraId="0E6770EB" w14:textId="77777777" w:rsidR="00545819" w:rsidRDefault="001C4A36" w:rsidP="009D2C87">
      <w:pPr>
        <w:pStyle w:val="BodyText"/>
      </w:pPr>
      <w:r>
        <w:t>Cybersource_Services-Reversal</w:t>
      </w:r>
    </w:p>
    <w:p w14:paraId="3163A93C" w14:textId="77777777" w:rsidR="00545819" w:rsidRDefault="00545819">
      <w:pPr>
        <w:rPr>
          <w:b/>
          <w:bCs/>
          <w:color w:val="000000" w:themeColor="text1"/>
        </w:rPr>
      </w:pPr>
      <w:r>
        <w:br w:type="page"/>
      </w:r>
    </w:p>
    <w:p w14:paraId="57602FAC" w14:textId="77777777" w:rsidR="00545819" w:rsidRDefault="00545819" w:rsidP="009D2C87">
      <w:pPr>
        <w:pStyle w:val="BodyText"/>
      </w:pPr>
      <w:r>
        <w:lastRenderedPageBreak/>
        <w:t>CybersourceUnitTesting-</w:t>
      </w:r>
      <w:r w:rsidRPr="00C10DE6">
        <w:t>TestVmeAuth</w:t>
      </w:r>
    </w:p>
    <w:p w14:paraId="2011C143" w14:textId="77777777" w:rsidR="00545819" w:rsidRDefault="00545819" w:rsidP="009D2C87">
      <w:pPr>
        <w:pStyle w:val="BodyText"/>
      </w:pPr>
      <w:r>
        <w:t>CybersourceUnitTesting-</w:t>
      </w:r>
      <w:r w:rsidRPr="00C10DE6">
        <w:t>TestVmeGetCheckoutDetails</w:t>
      </w:r>
    </w:p>
    <w:p w14:paraId="642FF0C5" w14:textId="77777777" w:rsidR="00545819" w:rsidRDefault="00545819" w:rsidP="009D2C87">
      <w:pPr>
        <w:pStyle w:val="BodyText"/>
      </w:pPr>
      <w:r>
        <w:t>CybersourceUnitTesting-</w:t>
      </w:r>
      <w:r w:rsidRPr="00C10DE6">
        <w:t>TestVmeConfirmPurchase</w:t>
      </w:r>
    </w:p>
    <w:p w14:paraId="1E348FB5" w14:textId="77777777" w:rsidR="00545819" w:rsidRDefault="00545819" w:rsidP="009D2C87">
      <w:pPr>
        <w:pStyle w:val="BodyText"/>
      </w:pPr>
      <w:r>
        <w:t>CybersourceUnitTesting-</w:t>
      </w:r>
      <w:r w:rsidRPr="00C10DE6">
        <w:t>StartVme</w:t>
      </w:r>
    </w:p>
    <w:p w14:paraId="6179D9EF" w14:textId="77777777" w:rsidR="00545819" w:rsidRDefault="00545819" w:rsidP="009D2C87">
      <w:pPr>
        <w:pStyle w:val="BodyText"/>
      </w:pPr>
      <w:r>
        <w:t>CybersourceUnitTesting-</w:t>
      </w:r>
      <w:r w:rsidRPr="00C10DE6">
        <w:t>TestVmeAuthReversalRequest</w:t>
      </w:r>
    </w:p>
    <w:p w14:paraId="1AAA9518" w14:textId="77777777" w:rsidR="00545819" w:rsidRDefault="00545819" w:rsidP="009D2C87">
      <w:pPr>
        <w:pStyle w:val="BodyText"/>
      </w:pPr>
      <w:r>
        <w:t>CybersourceUnitTesting-</w:t>
      </w:r>
      <w:r w:rsidRPr="00C10DE6">
        <w:t>TestVmeCaptureRequest</w:t>
      </w:r>
    </w:p>
    <w:p w14:paraId="1D268972" w14:textId="77777777" w:rsidR="00545819" w:rsidRDefault="00545819" w:rsidP="009D2C87">
      <w:pPr>
        <w:pStyle w:val="BodyText"/>
      </w:pPr>
      <w:r>
        <w:t>CybersourceUnitTesting-</w:t>
      </w:r>
      <w:r w:rsidRPr="00C10DE6">
        <w:t>TestVmeRefundRequest</w:t>
      </w:r>
    </w:p>
    <w:p w14:paraId="6A739814" w14:textId="77777777" w:rsidR="00545819" w:rsidRDefault="00545819" w:rsidP="009D2C87">
      <w:pPr>
        <w:pStyle w:val="BodyText"/>
      </w:pPr>
      <w:r>
        <w:t>CybersourceUnitTesting-</w:t>
      </w:r>
      <w:r w:rsidRPr="00C10DE6">
        <w:t>TestVmeInitiateService</w:t>
      </w:r>
    </w:p>
    <w:p w14:paraId="6F9E23E9" w14:textId="77777777" w:rsidR="003258DA" w:rsidRDefault="003258DA" w:rsidP="009D2C87">
      <w:pPr>
        <w:pStyle w:val="BodyText"/>
      </w:pPr>
      <w:r>
        <w:t>CybersourceUnitTesting-</w:t>
      </w:r>
      <w:r w:rsidRPr="003258DA">
        <w:t>StartPOS</w:t>
      </w:r>
    </w:p>
    <w:p w14:paraId="20D48A06" w14:textId="77777777" w:rsidR="001C4A36" w:rsidRPr="001E2C08" w:rsidRDefault="001C4A36" w:rsidP="009D2C87">
      <w:pPr>
        <w:pStyle w:val="BodyText"/>
      </w:pPr>
    </w:p>
    <w:p w14:paraId="14BFBCB5" w14:textId="77777777" w:rsidR="003D49FF" w:rsidRDefault="003D49FF" w:rsidP="003D49FF">
      <w:pPr>
        <w:rPr>
          <w:b/>
        </w:rPr>
      </w:pPr>
    </w:p>
    <w:p w14:paraId="1AB72BE5" w14:textId="77777777" w:rsidR="003D49FF" w:rsidRDefault="003D49FF" w:rsidP="003D49FF">
      <w:r>
        <w:rPr>
          <w:b/>
        </w:rPr>
        <w:br w:type="page"/>
      </w:r>
    </w:p>
    <w:p w14:paraId="001BB641" w14:textId="77777777" w:rsidR="003D49FF" w:rsidRDefault="003D49FF" w:rsidP="003D49FF">
      <w:pPr>
        <w:pStyle w:val="Heading1"/>
        <w:framePr w:wrap="notBeside"/>
      </w:pPr>
      <w:bookmarkStart w:id="227" w:name="_Toc368651188"/>
      <w:bookmarkStart w:id="228" w:name="_Toc391039109"/>
      <w:r>
        <w:lastRenderedPageBreak/>
        <w:t>CyberSource Site Preferences</w:t>
      </w:r>
      <w:bookmarkEnd w:id="227"/>
      <w:bookmarkEnd w:id="228"/>
    </w:p>
    <w:p w14:paraId="422B88B8" w14:textId="77777777"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14:paraId="169744FD" w14:textId="77777777" w:rsidTr="00F10D1C">
        <w:trPr>
          <w:trHeight w:val="197"/>
        </w:trPr>
        <w:tc>
          <w:tcPr>
            <w:tcW w:w="3420" w:type="dxa"/>
            <w:shd w:val="clear" w:color="auto" w:fill="EEECE1"/>
          </w:tcPr>
          <w:p w14:paraId="1B28E206" w14:textId="77777777"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14:paraId="0A73C69E" w14:textId="77777777" w:rsidR="003D49FF" w:rsidRDefault="003D49FF" w:rsidP="00F10D1C">
            <w:pPr>
              <w:pStyle w:val="Heading4"/>
              <w:spacing w:before="0" w:after="0"/>
              <w:rPr>
                <w:rFonts w:ascii="Calibri" w:hAnsi="Calibri"/>
                <w:sz w:val="22"/>
              </w:rPr>
            </w:pPr>
            <w:r>
              <w:rPr>
                <w:rFonts w:ascii="Calibri" w:hAnsi="Calibri"/>
                <w:sz w:val="22"/>
              </w:rPr>
              <w:t>Description</w:t>
            </w:r>
          </w:p>
        </w:tc>
      </w:tr>
      <w:tr w:rsidR="003D49FF" w14:paraId="4C076B36" w14:textId="77777777" w:rsidTr="00F10D1C">
        <w:tc>
          <w:tcPr>
            <w:tcW w:w="3420" w:type="dxa"/>
          </w:tcPr>
          <w:p w14:paraId="443E4A1E"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14:paraId="24AE412F"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14:paraId="545CA7BB" w14:textId="77777777" w:rsidTr="00F10D1C">
        <w:tc>
          <w:tcPr>
            <w:tcW w:w="3420" w:type="dxa"/>
          </w:tcPr>
          <w:p w14:paraId="53A8C6DD"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Key(</w:t>
            </w:r>
            <w:proofErr w:type="gramEnd"/>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14:paraId="0CE1FAB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14:paraId="045DFBA2" w14:textId="77777777" w:rsidTr="00F10D1C">
        <w:tc>
          <w:tcPr>
            <w:tcW w:w="3420" w:type="dxa"/>
          </w:tcPr>
          <w:p w14:paraId="019B9BEF"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CyberSourceEndpoint(</w:t>
            </w:r>
            <w:proofErr w:type="gramEnd"/>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14:paraId="49B9E1FC" w14:textId="77777777" w:rsidR="003D49FF" w:rsidRPr="00DA1750" w:rsidRDefault="003D49FF" w:rsidP="009D2C87">
            <w:pPr>
              <w:pStyle w:val="BodyText"/>
            </w:pPr>
            <w:r w:rsidRPr="00DA1750">
              <w:t xml:space="preserve">CyberSource Web service End points: </w:t>
            </w:r>
          </w:p>
          <w:p w14:paraId="7B1F694B" w14:textId="77777777" w:rsidR="003D49FF" w:rsidRPr="00DA1750" w:rsidRDefault="003D49FF" w:rsidP="009D2C87">
            <w:pPr>
              <w:pStyle w:val="BodyText"/>
            </w:pPr>
          </w:p>
          <w:p w14:paraId="7F176B5D" w14:textId="77777777"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103" w:history="1">
              <w:r w:rsidR="00C5387E" w:rsidRPr="00DA1750">
                <w:rPr>
                  <w:rFonts w:ascii="Courier New" w:eastAsia="Times New Roman" w:hAnsi="Courier New" w:cs="Courier New"/>
                  <w:iCs/>
                  <w:sz w:val="20"/>
                  <w:szCs w:val="20"/>
                </w:rPr>
                <w:t>https://ics2wstest.ic3.com/commerce/1.x/transactionProcessor</w:t>
              </w:r>
            </w:hyperlink>
          </w:p>
          <w:p w14:paraId="407EB836" w14:textId="77777777" w:rsidR="003D49FF" w:rsidRPr="00DA1750" w:rsidRDefault="003D49FF" w:rsidP="009D2C87">
            <w:pPr>
              <w:pStyle w:val="BodyText"/>
            </w:pPr>
          </w:p>
          <w:p w14:paraId="586DB8F9" w14:textId="77777777"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104" w:history="1">
              <w:r w:rsidRPr="00DA1750">
                <w:rPr>
                  <w:rFonts w:ascii="Courier New" w:eastAsia="Times New Roman" w:hAnsi="Courier New" w:cs="Courier New"/>
                  <w:iCs/>
                  <w:sz w:val="20"/>
                  <w:szCs w:val="20"/>
                </w:rPr>
                <w:t>https://ics2ws.ic3.com/commerce/1.x/transactionProcessor</w:t>
              </w:r>
            </w:hyperlink>
          </w:p>
        </w:tc>
      </w:tr>
      <w:tr w:rsidR="003D49FF" w14:paraId="2CEAC50A" w14:textId="77777777" w:rsidTr="00F10D1C">
        <w:tc>
          <w:tcPr>
            <w:tcW w:w="3420" w:type="dxa"/>
          </w:tcPr>
          <w:p w14:paraId="248B1ACB"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CyberSourceShipFromCity(</w:t>
            </w:r>
            <w:proofErr w:type="gramEnd"/>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14:paraId="078FA64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722433EB" w14:textId="77777777" w:rsidTr="00F10D1C">
        <w:tc>
          <w:tcPr>
            <w:tcW w:w="3420" w:type="dxa"/>
          </w:tcPr>
          <w:p w14:paraId="4595E2E7"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CyberSourceShipFromStateCode(</w:t>
            </w:r>
            <w:proofErr w:type="gramEnd"/>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14:paraId="222EA2B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683F5D6B" w14:textId="77777777" w:rsidTr="00F10D1C">
        <w:tc>
          <w:tcPr>
            <w:tcW w:w="3420" w:type="dxa"/>
          </w:tcPr>
          <w:p w14:paraId="71E8B37B" w14:textId="77777777" w:rsidR="003D49FF" w:rsidRPr="00DA1750" w:rsidRDefault="000D4247"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CyberSourceShipFromZipCode(</w:t>
            </w:r>
            <w:proofErr w:type="gramEnd"/>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14:paraId="073A724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4780D083" w14:textId="77777777" w:rsidTr="00F10D1C">
        <w:tc>
          <w:tcPr>
            <w:tcW w:w="3420" w:type="dxa"/>
          </w:tcPr>
          <w:p w14:paraId="61EFB839" w14:textId="77777777"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CyberSourceShipFrom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14:paraId="447B413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14:paraId="30C139E0" w14:textId="77777777" w:rsidTr="00F10D1C">
        <w:tc>
          <w:tcPr>
            <w:tcW w:w="3420" w:type="dxa"/>
          </w:tcPr>
          <w:p w14:paraId="33CC1805"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14:paraId="37C236E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14:paraId="5F873A32" w14:textId="77777777" w:rsidTr="00F10D1C">
        <w:tc>
          <w:tcPr>
            <w:tcW w:w="3420" w:type="dxa"/>
          </w:tcPr>
          <w:p w14:paraId="7FD606CF"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CsBmlPassword</w:t>
            </w:r>
          </w:p>
        </w:tc>
        <w:tc>
          <w:tcPr>
            <w:tcW w:w="6660" w:type="dxa"/>
          </w:tcPr>
          <w:p w14:paraId="50D03B7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14:paraId="7683E2D7" w14:textId="77777777" w:rsidTr="00F10D1C">
        <w:tc>
          <w:tcPr>
            <w:tcW w:w="3420" w:type="dxa"/>
          </w:tcPr>
          <w:p w14:paraId="61D07FCE"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Item </w:t>
            </w:r>
            <w:proofErr w:type="gramStart"/>
            <w:r w:rsidRPr="00DA1750">
              <w:rPr>
                <w:rFonts w:ascii="Courier New" w:hAnsi="Courier New" w:cs="Courier New"/>
                <w:b w:val="0"/>
                <w:iCs/>
                <w:sz w:val="20"/>
              </w:rPr>
              <w:t>Category(</w:t>
            </w:r>
            <w:proofErr w:type="gramEnd"/>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14:paraId="16C3F46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14:paraId="1315C194" w14:textId="77777777" w:rsidTr="00F10D1C">
        <w:tc>
          <w:tcPr>
            <w:tcW w:w="3420" w:type="dxa"/>
          </w:tcPr>
          <w:p w14:paraId="3CA240A0"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14:paraId="379610F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14:paraId="7D215596" w14:textId="77777777" w:rsidTr="00F10D1C">
        <w:tc>
          <w:tcPr>
            <w:tcW w:w="3420" w:type="dxa"/>
          </w:tcPr>
          <w:p w14:paraId="44B0092E"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14:paraId="305D0F5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14:paraId="097BC47E" w14:textId="77777777" w:rsidTr="00F10D1C">
        <w:tc>
          <w:tcPr>
            <w:tcW w:w="3420" w:type="dxa"/>
          </w:tcPr>
          <w:p w14:paraId="02DD606B"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Promotion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14:paraId="01C8A558"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14:paraId="2E957A94" w14:textId="77777777" w:rsidTr="00F10D1C">
        <w:tc>
          <w:tcPr>
            <w:tcW w:w="3420" w:type="dxa"/>
          </w:tcPr>
          <w:p w14:paraId="6C2DBDA1"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14:paraId="31D0B3F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14:paraId="18C8F865" w14:textId="77777777" w:rsidTr="00F10D1C">
        <w:tc>
          <w:tcPr>
            <w:tcW w:w="3420" w:type="dxa"/>
          </w:tcPr>
          <w:p w14:paraId="378C43CD"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14:paraId="1B11E69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14:paraId="5234AFBA" w14:textId="77777777" w:rsidTr="00F10D1C">
        <w:tc>
          <w:tcPr>
            <w:tcW w:w="3420" w:type="dxa"/>
          </w:tcPr>
          <w:p w14:paraId="70EDE89F"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Promotion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14:paraId="720202D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14:paraId="717A19A0" w14:textId="77777777" w:rsidTr="00F10D1C">
        <w:tc>
          <w:tcPr>
            <w:tcW w:w="3420" w:type="dxa"/>
          </w:tcPr>
          <w:p w14:paraId="4A464B83"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Ignore AVS </w:t>
            </w:r>
            <w:proofErr w:type="gramStart"/>
            <w:r w:rsidRPr="00DA1750">
              <w:rPr>
                <w:rFonts w:ascii="Courier New" w:hAnsi="Courier New" w:cs="Courier New"/>
                <w:b w:val="0"/>
                <w:iCs/>
                <w:sz w:val="20"/>
              </w:rPr>
              <w:lastRenderedPageBreak/>
              <w:t>Result(</w:t>
            </w:r>
            <w:proofErr w:type="gramEnd"/>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14:paraId="05CBAB5F"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AVS ignore results</w:t>
            </w:r>
          </w:p>
        </w:tc>
      </w:tr>
      <w:tr w:rsidR="003D49FF" w14:paraId="7420AB68" w14:textId="77777777" w:rsidTr="00F10D1C">
        <w:tc>
          <w:tcPr>
            <w:tcW w:w="3420" w:type="dxa"/>
          </w:tcPr>
          <w:p w14:paraId="7435FF37"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AVS Decline </w:t>
            </w:r>
            <w:proofErr w:type="gramStart"/>
            <w:r w:rsidRPr="00DA1750">
              <w:rPr>
                <w:rFonts w:ascii="Courier New" w:hAnsi="Courier New" w:cs="Courier New"/>
                <w:b w:val="0"/>
                <w:iCs/>
                <w:sz w:val="20"/>
              </w:rPr>
              <w:t>Flags(</w:t>
            </w:r>
            <w:proofErr w:type="gramEnd"/>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14:paraId="568CD6FE" w14:textId="77777777" w:rsidR="003D49FF" w:rsidRDefault="003D49FF" w:rsidP="00F10D1C">
            <w:pPr>
              <w:pStyle w:val="Heading4"/>
              <w:spacing w:before="0" w:after="0"/>
              <w:rPr>
                <w:rFonts w:ascii="Courier New" w:hAnsi="Courier New" w:cs="Courier New"/>
                <w:b w:val="0"/>
                <w:iCs/>
                <w:sz w:val="20"/>
              </w:rPr>
            </w:pPr>
          </w:p>
        </w:tc>
      </w:tr>
      <w:tr w:rsidR="003D49FF" w14:paraId="1B31B4D5" w14:textId="77777777" w:rsidTr="00F10D1C">
        <w:tc>
          <w:tcPr>
            <w:tcW w:w="3420" w:type="dxa"/>
          </w:tcPr>
          <w:p w14:paraId="245CAC85"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gramEnd"/>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14:paraId="125327FC" w14:textId="77777777" w:rsidR="003D49FF" w:rsidRDefault="003D49FF" w:rsidP="00F10D1C">
            <w:pPr>
              <w:pStyle w:val="Heading4"/>
              <w:spacing w:before="0" w:after="0"/>
              <w:rPr>
                <w:rFonts w:ascii="Courier New" w:hAnsi="Courier New" w:cs="Courier New"/>
                <w:b w:val="0"/>
                <w:iCs/>
                <w:sz w:val="20"/>
              </w:rPr>
            </w:pPr>
          </w:p>
        </w:tc>
      </w:tr>
      <w:tr w:rsidR="003D49FF" w14:paraId="337EB89D" w14:textId="77777777" w:rsidTr="00F10D1C">
        <w:tc>
          <w:tcPr>
            <w:tcW w:w="3420" w:type="dxa"/>
          </w:tcPr>
          <w:p w14:paraId="5CF31164"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gramEnd"/>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14:paraId="73EF0423"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14:paraId="380D8B7E" w14:textId="77777777" w:rsidTr="00F10D1C">
        <w:tc>
          <w:tcPr>
            <w:tcW w:w="3420" w:type="dxa"/>
          </w:tcPr>
          <w:p w14:paraId="1F7D294B"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ID(</w:t>
            </w:r>
            <w:proofErr w:type="gramEnd"/>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14:paraId="1FA5D5F3"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14:paraId="2F37BFEB" w14:textId="77777777" w:rsidTr="00F10D1C">
        <w:tc>
          <w:tcPr>
            <w:tcW w:w="3420" w:type="dxa"/>
          </w:tcPr>
          <w:p w14:paraId="7AAD2DCC"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Password(</w:t>
            </w:r>
            <w:proofErr w:type="gramEnd"/>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14:paraId="60C2E0D2"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14:paraId="017A238F" w14:textId="77777777" w:rsidTr="00F10D1C">
        <w:tc>
          <w:tcPr>
            <w:tcW w:w="3420" w:type="dxa"/>
          </w:tcPr>
          <w:p w14:paraId="08CA55DE" w14:textId="77777777"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Merchant </w:t>
            </w:r>
            <w:proofErr w:type="gramStart"/>
            <w:r w:rsidRPr="00DA1750">
              <w:rPr>
                <w:rFonts w:ascii="Courier New" w:hAnsi="Courier New" w:cs="Courier New"/>
                <w:b w:val="0"/>
                <w:iCs/>
                <w:sz w:val="20"/>
              </w:rPr>
              <w:t>Name(</w:t>
            </w:r>
            <w:proofErr w:type="gramEnd"/>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14:paraId="554CE1AA"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14:paraId="570D655A" w14:textId="77777777" w:rsidTr="00F10D1C">
        <w:tc>
          <w:tcPr>
            <w:tcW w:w="3420" w:type="dxa"/>
          </w:tcPr>
          <w:p w14:paraId="45B2CE89"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w:t>
            </w:r>
            <w:proofErr w:type="gramStart"/>
            <w:r w:rsidRPr="00DA1750">
              <w:rPr>
                <w:rFonts w:ascii="Courier New" w:hAnsi="Courier New" w:cs="Courier New"/>
                <w:b w:val="0"/>
                <w:iCs/>
                <w:sz w:val="20"/>
              </w:rPr>
              <w:t>City(</w:t>
            </w:r>
            <w:proofErr w:type="gramEnd"/>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14:paraId="77AA305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0262A113" w14:textId="77777777" w:rsidTr="00F10D1C">
        <w:tc>
          <w:tcPr>
            <w:tcW w:w="3420" w:type="dxa"/>
          </w:tcPr>
          <w:p w14:paraId="37F60F5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State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14:paraId="75B6D6FD" w14:textId="77777777"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19993A01" w14:textId="77777777" w:rsidTr="00F10D1C">
        <w:tc>
          <w:tcPr>
            <w:tcW w:w="3420" w:type="dxa"/>
          </w:tcPr>
          <w:p w14:paraId="1CC9FE7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Zip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14:paraId="0C32F2C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0E69E5B8" w14:textId="77777777" w:rsidTr="00F10D1C">
        <w:tc>
          <w:tcPr>
            <w:tcW w:w="3420" w:type="dxa"/>
          </w:tcPr>
          <w:p w14:paraId="2652ED3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Acceptance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14:paraId="56622673"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14:paraId="37A4E35D" w14:textId="77777777" w:rsidTr="00F10D1C">
        <w:tc>
          <w:tcPr>
            <w:tcW w:w="3420" w:type="dxa"/>
          </w:tcPr>
          <w:p w14:paraId="0F9E727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City(</w:t>
            </w:r>
            <w:proofErr w:type="gramEnd"/>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14:paraId="4C997EDE"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3C75A700" w14:textId="77777777" w:rsidTr="00F10D1C">
        <w:tc>
          <w:tcPr>
            <w:tcW w:w="3420" w:type="dxa"/>
          </w:tcPr>
          <w:p w14:paraId="4BB34306"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StateCode(</w:t>
            </w:r>
            <w:proofErr w:type="gramEnd"/>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14:paraId="371F07A9"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2F4CA623" w14:textId="77777777" w:rsidTr="00F10D1C">
        <w:tc>
          <w:tcPr>
            <w:tcW w:w="3420" w:type="dxa"/>
          </w:tcPr>
          <w:p w14:paraId="08948538"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w:t>
            </w:r>
            <w:proofErr w:type="gramStart"/>
            <w:r w:rsidRPr="00DA1750">
              <w:rPr>
                <w:rFonts w:ascii="Courier New" w:hAnsi="Courier New" w:cs="Courier New"/>
                <w:b w:val="0"/>
                <w:iCs/>
                <w:sz w:val="20"/>
              </w:rPr>
              <w:t>ZipCode(</w:t>
            </w:r>
            <w:proofErr w:type="gramEnd"/>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14:paraId="44C75D21"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2B8A2295" w14:textId="77777777" w:rsidTr="00F10D1C">
        <w:tc>
          <w:tcPr>
            <w:tcW w:w="3420" w:type="dxa"/>
          </w:tcPr>
          <w:p w14:paraId="2A8E5CD1"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Purchase Order Origin Country </w:t>
            </w:r>
            <w:proofErr w:type="gramStart"/>
            <w:r w:rsidRPr="00DA1750">
              <w:rPr>
                <w:rFonts w:ascii="Courier New" w:hAnsi="Courier New" w:cs="Courier New"/>
                <w:b w:val="0"/>
                <w:iCs/>
                <w:sz w:val="20"/>
              </w:rPr>
              <w:t>Code(</w:t>
            </w:r>
            <w:proofErr w:type="gramEnd"/>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14:paraId="328B7812"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14:paraId="551734B4" w14:textId="77777777" w:rsidTr="00F10D1C">
        <w:tc>
          <w:tcPr>
            <w:tcW w:w="3420" w:type="dxa"/>
          </w:tcPr>
          <w:p w14:paraId="6D5D7203"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Nexus States </w:t>
            </w:r>
            <w:proofErr w:type="gramStart"/>
            <w:r w:rsidRPr="00DA1750">
              <w:rPr>
                <w:rFonts w:ascii="Courier New" w:hAnsi="Courier New" w:cs="Courier New"/>
                <w:b w:val="0"/>
                <w:iCs/>
                <w:sz w:val="20"/>
              </w:rPr>
              <w:t>List(</w:t>
            </w:r>
            <w:proofErr w:type="gramEnd"/>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14:paraId="34EBCCA9"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14:paraId="559EB24A" w14:textId="77777777" w:rsidTr="00F10D1C">
        <w:tc>
          <w:tcPr>
            <w:tcW w:w="3420" w:type="dxa"/>
          </w:tcPr>
          <w:p w14:paraId="764DB7E7"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No Nexus States </w:t>
            </w:r>
            <w:proofErr w:type="gramStart"/>
            <w:r w:rsidRPr="00DA1750">
              <w:rPr>
                <w:rFonts w:ascii="Courier New" w:hAnsi="Courier New" w:cs="Courier New"/>
                <w:b w:val="0"/>
                <w:iCs/>
                <w:sz w:val="20"/>
              </w:rPr>
              <w:t>List(</w:t>
            </w:r>
            <w:proofErr w:type="gramEnd"/>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14:paraId="1E9502F2" w14:textId="77777777"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14:paraId="09DC94FD" w14:textId="77777777" w:rsidTr="00F10D1C">
        <w:tc>
          <w:tcPr>
            <w:tcW w:w="3420" w:type="dxa"/>
          </w:tcPr>
          <w:p w14:paraId="442A9973"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gramEnd"/>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14:paraId="314D9F14"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14:paraId="16609D04" w14:textId="77777777" w:rsidTr="00F10D1C">
        <w:tc>
          <w:tcPr>
            <w:tcW w:w="3420" w:type="dxa"/>
          </w:tcPr>
          <w:p w14:paraId="6E4C75C4"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gramStart"/>
            <w:r w:rsidRPr="00DA1750">
              <w:rPr>
                <w:rFonts w:ascii="Courier New" w:hAnsi="Courier New" w:cs="Courier New"/>
                <w:b w:val="0"/>
                <w:iCs/>
                <w:sz w:val="20"/>
              </w:rPr>
              <w:t>Fingeprintenabled(</w:t>
            </w:r>
            <w:proofErr w:type="gramEnd"/>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14:paraId="064EC177"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14:paraId="5920889D" w14:textId="77777777" w:rsidTr="00F10D1C">
        <w:tc>
          <w:tcPr>
            <w:tcW w:w="3420" w:type="dxa"/>
          </w:tcPr>
          <w:p w14:paraId="1374716E" w14:textId="77777777" w:rsidR="003D49FF" w:rsidRPr="00DA1750" w:rsidRDefault="00DA1750"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JetmetrixLocation(</w:t>
            </w:r>
            <w:proofErr w:type="gramEnd"/>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14:paraId="75304DAB"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14:paraId="6F883500" w14:textId="77777777" w:rsidTr="00F10D1C">
        <w:tc>
          <w:tcPr>
            <w:tcW w:w="3420" w:type="dxa"/>
          </w:tcPr>
          <w:p w14:paraId="5025D3AA" w14:textId="77777777" w:rsidR="003D49FF" w:rsidRDefault="00DA1750" w:rsidP="00F10D1C">
            <w:pPr>
              <w:pStyle w:val="Heading4"/>
              <w:spacing w:before="0" w:after="0"/>
              <w:rPr>
                <w:rFonts w:ascii="Courier New" w:hAnsi="Courier New" w:cs="Courier New"/>
                <w:b w:val="0"/>
                <w:iCs/>
                <w:sz w:val="20"/>
              </w:rPr>
            </w:pPr>
            <w:proofErr w:type="gramStart"/>
            <w:r w:rsidRPr="00DA1750">
              <w:rPr>
                <w:rFonts w:ascii="Courier New" w:hAnsi="Courier New" w:cs="Courier New"/>
                <w:b w:val="0"/>
                <w:iCs/>
                <w:sz w:val="20"/>
              </w:rPr>
              <w:t>CsDeviceFingerprintOrgId(</w:t>
            </w:r>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14:paraId="5635F86C"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14:paraId="71A10EE8" w14:textId="77777777" w:rsidTr="00F10D1C">
        <w:tc>
          <w:tcPr>
            <w:tcW w:w="3420" w:type="dxa"/>
          </w:tcPr>
          <w:p w14:paraId="5766452C" w14:textId="77777777"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gramEnd"/>
            <w:r w:rsidR="003D49FF">
              <w:rPr>
                <w:rFonts w:ascii="Courier New" w:hAnsi="Courier New" w:cs="Courier New"/>
                <w:b w:val="0"/>
                <w:iCs/>
                <w:sz w:val="20"/>
              </w:rPr>
              <w:t>CsDeviceFinger</w:t>
            </w:r>
            <w:r w:rsidR="003D49FF">
              <w:rPr>
                <w:rFonts w:ascii="Courier New" w:hAnsi="Courier New" w:cs="Courier New"/>
                <w:b w:val="0"/>
                <w:iCs/>
                <w:sz w:val="20"/>
              </w:rPr>
              <w:lastRenderedPageBreak/>
              <w:t>printRedirectionType</w:t>
            </w:r>
            <w:r>
              <w:rPr>
                <w:rFonts w:ascii="Courier New" w:hAnsi="Courier New" w:cs="Courier New"/>
                <w:b w:val="0"/>
                <w:iCs/>
                <w:sz w:val="20"/>
              </w:rPr>
              <w:t>)</w:t>
            </w:r>
          </w:p>
        </w:tc>
        <w:tc>
          <w:tcPr>
            <w:tcW w:w="6660" w:type="dxa"/>
          </w:tcPr>
          <w:p w14:paraId="097892B6" w14:textId="77777777"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None</w:t>
            </w:r>
            <w:proofErr w:type="gramStart"/>
            <w:r>
              <w:rPr>
                <w:rFonts w:ascii="Courier New" w:hAnsi="Courier New" w:cs="Courier New"/>
                <w:b w:val="0"/>
                <w:iCs/>
                <w:sz w:val="20"/>
              </w:rPr>
              <w:t>,static</w:t>
            </w:r>
            <w:proofErr w:type="gramEnd"/>
            <w:r>
              <w:rPr>
                <w:rFonts w:ascii="Courier New" w:hAnsi="Courier New" w:cs="Courier New"/>
                <w:b w:val="0"/>
                <w:iCs/>
                <w:sz w:val="20"/>
              </w:rPr>
              <w:t xml:space="preserve"> or dynamic for type of redirection.</w:t>
            </w:r>
          </w:p>
        </w:tc>
      </w:tr>
      <w:tr w:rsidR="00FD2BE9" w14:paraId="616F3C0E" w14:textId="77777777" w:rsidTr="00F10D1C">
        <w:tc>
          <w:tcPr>
            <w:tcW w:w="3420" w:type="dxa"/>
          </w:tcPr>
          <w:p w14:paraId="4AC5BC5D" w14:textId="77777777"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gramEnd"/>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14:paraId="1ED80CC9" w14:textId="77777777"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14:paraId="354E10C8" w14:textId="77777777" w:rsidTr="00F10D1C">
        <w:tc>
          <w:tcPr>
            <w:tcW w:w="3420" w:type="dxa"/>
          </w:tcPr>
          <w:p w14:paraId="035FD868" w14:textId="77777777"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Save </w:t>
            </w:r>
            <w:proofErr w:type="gramStart"/>
            <w:r w:rsidRPr="00DA1750">
              <w:rPr>
                <w:rFonts w:ascii="Courier New" w:hAnsi="Courier New" w:cs="Courier New"/>
                <w:b w:val="0"/>
                <w:iCs/>
                <w:sz w:val="20"/>
              </w:rPr>
              <w:t>Proof.xml(</w:t>
            </w:r>
            <w:proofErr w:type="gramEnd"/>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14:paraId="0EFDAFCD" w14:textId="77777777"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14:paraId="0EE6A32C" w14:textId="77777777" w:rsidR="00A24319" w:rsidRDefault="00A24319" w:rsidP="009D2C87">
      <w:pPr>
        <w:pStyle w:val="BodyText"/>
      </w:pPr>
    </w:p>
    <w:p w14:paraId="410E92A5" w14:textId="77777777" w:rsidR="00A24319" w:rsidRDefault="00A24319" w:rsidP="00A24319">
      <w:pPr>
        <w:pStyle w:val="Heading1"/>
        <w:framePr w:wrap="auto" w:vAnchor="margin" w:yAlign="inline"/>
      </w:pPr>
      <w:bookmarkStart w:id="229" w:name="_Toc353399461"/>
      <w:bookmarkStart w:id="230" w:name="_Toc368651189"/>
      <w:bookmarkStart w:id="231" w:name="_Toc391039110"/>
      <w:r>
        <w:t>V.me Site Preferences</w:t>
      </w:r>
      <w:bookmarkEnd w:id="229"/>
      <w:bookmarkEnd w:id="230"/>
      <w:bookmarkEnd w:id="231"/>
    </w:p>
    <w:p w14:paraId="671C9E9A" w14:textId="77777777"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14:paraId="7815D809" w14:textId="77777777" w:rsidTr="00FF1FE6">
        <w:tc>
          <w:tcPr>
            <w:tcW w:w="3125" w:type="dxa"/>
          </w:tcPr>
          <w:p w14:paraId="4FFD71E8" w14:textId="77777777"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14:paraId="4907A3B4" w14:textId="77777777"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14:paraId="452002BD" w14:textId="77777777"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14:paraId="78F9E8BD" w14:textId="77777777" w:rsidTr="00FF1FE6">
        <w:tc>
          <w:tcPr>
            <w:tcW w:w="3125" w:type="dxa"/>
          </w:tcPr>
          <w:p w14:paraId="790DC721"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14:paraId="209D328E"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14:paraId="49A924E9"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14:paraId="6484E8E5" w14:textId="77777777" w:rsidTr="00FF1FE6">
        <w:tc>
          <w:tcPr>
            <w:tcW w:w="3125" w:type="dxa"/>
          </w:tcPr>
          <w:p w14:paraId="2662A2A8"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14:paraId="3106D495"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14:paraId="6E1631E4"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14:paraId="3E1064E5" w14:textId="77777777" w:rsidTr="00FF1FE6">
        <w:tc>
          <w:tcPr>
            <w:tcW w:w="3125" w:type="dxa"/>
          </w:tcPr>
          <w:p w14:paraId="59E776C7"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14:paraId="1FC4851D"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14:paraId="513374B0"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14:paraId="1B7BDB4B" w14:textId="77777777" w:rsidTr="00FF1FE6">
        <w:tc>
          <w:tcPr>
            <w:tcW w:w="3125" w:type="dxa"/>
          </w:tcPr>
          <w:p w14:paraId="15FB80A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14:paraId="6C8464BB"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14:paraId="2E194BC0"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14:paraId="09C1A4B0" w14:textId="77777777" w:rsidTr="00FF1FE6">
        <w:tc>
          <w:tcPr>
            <w:tcW w:w="3125" w:type="dxa"/>
          </w:tcPr>
          <w:p w14:paraId="79989E37"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14:paraId="6EFA993E"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14:paraId="1ED5C3B4"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14:paraId="054FC490" w14:textId="77777777" w:rsidTr="00FF1FE6">
        <w:tc>
          <w:tcPr>
            <w:tcW w:w="3125" w:type="dxa"/>
          </w:tcPr>
          <w:p w14:paraId="64D7B4AC"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14:paraId="423B284A"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14:paraId="728577B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14:paraId="37A237AD" w14:textId="77777777" w:rsidTr="00FF1FE6">
        <w:tc>
          <w:tcPr>
            <w:tcW w:w="3125" w:type="dxa"/>
          </w:tcPr>
          <w:p w14:paraId="60348A9F"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14:paraId="5AB6EC72" w14:textId="77777777"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14:paraId="3699C6D4" w14:textId="77777777"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14:paraId="446D7EB1" w14:textId="77777777" w:rsidR="002163D4" w:rsidRPr="002163D4" w:rsidRDefault="002163D4" w:rsidP="009D2C87">
            <w:pPr>
              <w:pStyle w:val="BodyText"/>
            </w:pPr>
          </w:p>
        </w:tc>
      </w:tr>
      <w:tr w:rsidR="002163D4" w14:paraId="0E92CA70" w14:textId="77777777" w:rsidTr="00FF1FE6">
        <w:tc>
          <w:tcPr>
            <w:tcW w:w="3125" w:type="dxa"/>
          </w:tcPr>
          <w:p w14:paraId="653EA67C" w14:textId="77777777"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14:paraId="2F85DD8E" w14:textId="77777777"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14:paraId="3D9169C0" w14:textId="77777777"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14:paraId="1EA12DC2" w14:textId="77777777" w:rsidTr="00FF1FE6">
        <w:tc>
          <w:tcPr>
            <w:tcW w:w="3125" w:type="dxa"/>
          </w:tcPr>
          <w:p w14:paraId="306CDC71" w14:textId="77777777"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14:paraId="5B51A5E7"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14:paraId="66567A5D"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14:paraId="7C04D39E" w14:textId="77777777" w:rsidTr="00FF1FE6">
        <w:tc>
          <w:tcPr>
            <w:tcW w:w="3125" w:type="dxa"/>
          </w:tcPr>
          <w:p w14:paraId="28653B80"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14:paraId="4EA8770A"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14:paraId="2FEB96CC"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14:paraId="231D5F20" w14:textId="77777777" w:rsidTr="00FF1FE6">
        <w:tc>
          <w:tcPr>
            <w:tcW w:w="3125" w:type="dxa"/>
          </w:tcPr>
          <w:p w14:paraId="6037477D"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14:paraId="43BE6040"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14:paraId="797F48EB"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14:paraId="7C2ABEB2" w14:textId="77777777" w:rsidTr="00FF1FE6">
        <w:tc>
          <w:tcPr>
            <w:tcW w:w="3125" w:type="dxa"/>
          </w:tcPr>
          <w:p w14:paraId="38D71CED"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14:paraId="2F7D82D2"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14:paraId="7D107A24"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14:paraId="01043C4F" w14:textId="77777777" w:rsidTr="00FF1FE6">
        <w:tc>
          <w:tcPr>
            <w:tcW w:w="3125" w:type="dxa"/>
          </w:tcPr>
          <w:p w14:paraId="0EE2AA2E"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14:paraId="28A74F66"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14:paraId="359DC7BC"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14:paraId="7E6EFCCC" w14:textId="77777777" w:rsidTr="00FF1FE6">
        <w:tc>
          <w:tcPr>
            <w:tcW w:w="3125" w:type="dxa"/>
          </w:tcPr>
          <w:p w14:paraId="1A8A6158" w14:textId="77777777"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14:paraId="49C51AC0" w14:textId="77777777"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14:paraId="29A01C6B" w14:textId="77777777"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14:paraId="02E52CB4" w14:textId="77777777" w:rsidR="00A24319" w:rsidRDefault="00A24319" w:rsidP="00A24319"/>
    <w:p w14:paraId="2CF09BFB" w14:textId="77777777" w:rsidR="00A24319" w:rsidRDefault="00A24319" w:rsidP="00A24319"/>
    <w:p w14:paraId="259CB492" w14:textId="77777777" w:rsidR="00A24319" w:rsidRDefault="00A24319" w:rsidP="00A24319"/>
    <w:p w14:paraId="07C7FAFE" w14:textId="77777777" w:rsidR="00A24319" w:rsidRPr="00A24319" w:rsidRDefault="00A24319" w:rsidP="009D2C87">
      <w:pPr>
        <w:pStyle w:val="BodyText"/>
      </w:pPr>
    </w:p>
    <w:p w14:paraId="1DF48D5C" w14:textId="77777777" w:rsidR="003D49FF" w:rsidRDefault="003D49FF" w:rsidP="003D49FF"/>
    <w:p w14:paraId="49DFC6E8" w14:textId="77777777" w:rsidR="003D49FF" w:rsidRDefault="003D49FF" w:rsidP="003D49FF"/>
    <w:p w14:paraId="28DE8CDF" w14:textId="77777777" w:rsidR="003D49FF" w:rsidRDefault="003D49FF" w:rsidP="003D49FF">
      <w:pPr>
        <w:pStyle w:val="Heading1"/>
        <w:framePr w:wrap="notBeside"/>
      </w:pPr>
      <w:bookmarkStart w:id="232" w:name="_Toc368651190"/>
      <w:bookmarkStart w:id="233" w:name="_Toc391039111"/>
      <w:r>
        <w:lastRenderedPageBreak/>
        <w:t>Device Fingerprint</w:t>
      </w:r>
      <w:bookmarkEnd w:id="232"/>
      <w:bookmarkEnd w:id="233"/>
    </w:p>
    <w:p w14:paraId="7CCF11A3" w14:textId="77777777" w:rsidR="003D49FF" w:rsidRDefault="003D49FF" w:rsidP="003D49FF">
      <w:r>
        <w:t>The device fingerprint enables CyberSource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14:paraId="2EE4971F" w14:textId="77777777" w:rsidR="003D49FF" w:rsidRDefault="003D49FF" w:rsidP="003D49FF">
      <w:pPr>
        <w:pStyle w:val="Heading2"/>
      </w:pPr>
      <w:bookmarkStart w:id="234" w:name="_Toc368651191"/>
      <w:bookmarkStart w:id="235" w:name="_Toc391039112"/>
      <w:r>
        <w:t>How does it work?</w:t>
      </w:r>
      <w:bookmarkEnd w:id="234"/>
      <w:bookmarkEnd w:id="235"/>
    </w:p>
    <w:p w14:paraId="12865250" w14:textId="77777777" w:rsidR="003D49FF" w:rsidRDefault="003D49FF" w:rsidP="003D49FF"/>
    <w:p w14:paraId="46107691" w14:textId="77777777" w:rsidR="003D49FF" w:rsidRDefault="003D49FF" w:rsidP="003D49FF">
      <w:r>
        <w:t>During/before checkout three (invisible) ‘beacons’ at the checkout page (a javascript, an image and a flash object) would collect and transmit several client-specific parameters to CyberSource partner.</w:t>
      </w:r>
    </w:p>
    <w:p w14:paraId="00A178AA" w14:textId="77777777" w:rsidR="003D49FF" w:rsidRDefault="003D49FF" w:rsidP="003D49FF">
      <w:r>
        <w:t>Those beacons contain the session Id.</w:t>
      </w:r>
    </w:p>
    <w:p w14:paraId="4D9EB905" w14:textId="77777777" w:rsidR="003D49FF" w:rsidRDefault="003D49FF" w:rsidP="003D49FF"/>
    <w:p w14:paraId="5D2CD58C" w14:textId="77777777" w:rsidR="003D49FF" w:rsidRDefault="003D49FF" w:rsidP="003D49FF">
      <w:r>
        <w:t>With the Credit Card Payment, this session Id is transmitted again and Cybersource is able to combine the data for advanced fraud detection.</w:t>
      </w:r>
    </w:p>
    <w:p w14:paraId="1C095446" w14:textId="77777777" w:rsidR="003D49FF" w:rsidRDefault="003D49FF" w:rsidP="003D49FF"/>
    <w:p w14:paraId="2CF2B0F0" w14:textId="77777777" w:rsidR="003D49FF" w:rsidRDefault="003D49FF" w:rsidP="003D49FF">
      <w:pPr>
        <w:pStyle w:val="Heading2"/>
      </w:pPr>
      <w:bookmarkStart w:id="236" w:name="_Toc368651192"/>
      <w:bookmarkStart w:id="237" w:name="_Toc391039113"/>
      <w:r>
        <w:t>Setup:</w:t>
      </w:r>
      <w:bookmarkEnd w:id="236"/>
      <w:bookmarkEnd w:id="237"/>
    </w:p>
    <w:p w14:paraId="757AA0CE" w14:textId="77777777" w:rsidR="003D49FF" w:rsidRDefault="003D49FF" w:rsidP="003D49FF">
      <w:r>
        <w:t>(Prerequisites: CyberSource cartridge is already installed).</w:t>
      </w:r>
      <w:r>
        <w:br/>
      </w:r>
    </w:p>
    <w:p w14:paraId="7C77F2D2" w14:textId="77777777"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14:paraId="20AB6963" w14:textId="77777777" w:rsidR="003D49FF" w:rsidRDefault="003D49FF" w:rsidP="003D49FF"/>
    <w:p w14:paraId="6AF6C19F" w14:textId="77777777" w:rsidR="003D49FF" w:rsidRDefault="003D49FF" w:rsidP="00B6458B">
      <w:pPr>
        <w:pStyle w:val="ListParagraph"/>
        <w:numPr>
          <w:ilvl w:val="0"/>
          <w:numId w:val="28"/>
        </w:numPr>
      </w:pPr>
      <w:r>
        <w:t>Include following snippet i.e. at the billing.isml page (Recommended: at bottom of page to have no visual impacts)</w:t>
      </w:r>
    </w:p>
    <w:p w14:paraId="176ED59E" w14:textId="77777777" w:rsidR="003D49FF" w:rsidRDefault="003D49FF" w:rsidP="003D49FF"/>
    <w:p w14:paraId="1205D4C2" w14:textId="77777777"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isif</w:t>
      </w:r>
      <w:r>
        <w:rPr>
          <w:rFonts w:ascii="Courier New" w:hAnsi="Courier New" w:cs="Courier New"/>
          <w:color w:val="7F007F"/>
          <w:sz w:val="20"/>
          <w:szCs w:val="20"/>
        </w:rPr>
        <w:t>condition</w:t>
      </w:r>
      <w:proofErr w:type="gramEnd"/>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14:paraId="04BFDF76" w14:textId="77777777" w:rsidR="003D49FF" w:rsidRDefault="003D49FF" w:rsidP="003D49FF">
      <w:pPr>
        <w:autoSpaceDE w:val="0"/>
        <w:autoSpaceDN w:val="0"/>
        <w:adjustRightInd w:val="0"/>
        <w:rPr>
          <w:rFonts w:ascii="Courier New" w:hAnsi="Courier New" w:cs="Courier New"/>
          <w:sz w:val="20"/>
          <w:szCs w:val="20"/>
        </w:rPr>
      </w:pPr>
    </w:p>
    <w:p w14:paraId="4FEC6232" w14:textId="77777777"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proofErr w:type="gramStart"/>
      <w:r>
        <w:rPr>
          <w:rFonts w:ascii="Courier New" w:hAnsi="Courier New" w:cs="Courier New"/>
          <w:color w:val="3F7F7F"/>
          <w:sz w:val="20"/>
          <w:szCs w:val="20"/>
        </w:rPr>
        <w:t>isinclude</w:t>
      </w:r>
      <w:r>
        <w:rPr>
          <w:rFonts w:ascii="Courier New" w:hAnsi="Courier New" w:cs="Courier New"/>
          <w:color w:val="7F007F"/>
          <w:sz w:val="20"/>
          <w:szCs w:val="20"/>
        </w:rPr>
        <w:t>url</w:t>
      </w:r>
      <w:proofErr w:type="gramEnd"/>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14:paraId="3A7FF813" w14:textId="77777777"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14:paraId="5A5CB78F" w14:textId="77777777" w:rsidR="003D49FF" w:rsidRDefault="003D49FF" w:rsidP="003D49FF"/>
    <w:p w14:paraId="31FACDCE" w14:textId="77777777" w:rsidR="003D49FF" w:rsidRDefault="003D49FF" w:rsidP="003D49FF">
      <w:r>
        <w:t>Do a checkout with Credit Card payment. After this checkout, at the CyberSource Business Manager you will see (at the Transaction Manager):</w:t>
      </w:r>
    </w:p>
    <w:p w14:paraId="7DB61E0A" w14:textId="77777777" w:rsidR="003D49FF" w:rsidRDefault="003D49FF" w:rsidP="003D49FF">
      <w:pPr>
        <w:rPr>
          <w:i/>
          <w:iCs/>
        </w:rPr>
      </w:pPr>
      <w:r>
        <w:rPr>
          <w:i/>
          <w:iCs/>
        </w:rPr>
        <w:t>Device Fingerprint: submitted</w:t>
      </w:r>
    </w:p>
    <w:p w14:paraId="4EAB6D67" w14:textId="77777777" w:rsidR="003D49FF" w:rsidRDefault="003D49FF" w:rsidP="003D49FF"/>
    <w:p w14:paraId="2190E75B" w14:textId="77777777" w:rsidR="003D49FF" w:rsidRDefault="003D49FF" w:rsidP="003D49FF">
      <w:pPr>
        <w:pStyle w:val="Heading3"/>
      </w:pPr>
      <w:bookmarkStart w:id="238" w:name="_Toc368651193"/>
      <w:bookmarkStart w:id="239" w:name="_Toc391039114"/>
      <w:r>
        <w:lastRenderedPageBreak/>
        <w:t>Hints for the CsDeviceFingerprintRedirectionType:</w:t>
      </w:r>
      <w:bookmarkEnd w:id="238"/>
      <w:bookmarkEnd w:id="239"/>
    </w:p>
    <w:p w14:paraId="4F0846DB" w14:textId="77777777" w:rsidR="003D49FF" w:rsidRDefault="003D49FF" w:rsidP="003D49FF"/>
    <w:p w14:paraId="0B930D43" w14:textId="77777777" w:rsidR="003D49FF" w:rsidRDefault="003D49FF" w:rsidP="003D49FF">
      <w:r>
        <w:t>To get improved deviceFingerprint results, Cybersource recommends redirecting the included code (loading a image, a flash and a javascript) pointing to the CsJetmetrixLocation, to a local domain.</w:t>
      </w:r>
    </w:p>
    <w:p w14:paraId="237084AE" w14:textId="77777777" w:rsidR="003D49FF" w:rsidRDefault="003D49FF" w:rsidP="009D2C87">
      <w:pPr>
        <w:pStyle w:val="Figures"/>
      </w:pPr>
    </w:p>
    <w:p w14:paraId="2E9EC9AC" w14:textId="77777777" w:rsidR="003D49FF" w:rsidRDefault="003D49FF" w:rsidP="003D49FF">
      <w:r>
        <w:t>There are three possible settings for this redirection: ‘none’, static’ and dynamic.</w:t>
      </w:r>
      <w:r>
        <w:br/>
      </w:r>
    </w:p>
    <w:p w14:paraId="1CABA9BF" w14:textId="77777777"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14:paraId="009BCB33" w14:textId="77777777" w:rsidR="003D49FF" w:rsidRDefault="003D49FF" w:rsidP="003D49FF">
      <w:r>
        <w:rPr>
          <w:i/>
          <w:iCs/>
        </w:rPr>
        <w:t>Static</w:t>
      </w:r>
      <w:r>
        <w:t xml:space="preserve"> The beacons are included with </w:t>
      </w:r>
      <w:proofErr w:type="gramStart"/>
      <w:r>
        <w:t>a</w:t>
      </w:r>
      <w:proofErr w:type="gramEnd"/>
      <w:r w:rsidR="00C5387E">
        <w:pgNum/>
      </w:r>
      <w:r w:rsidR="00C5387E">
        <w:t>emandware</w:t>
      </w:r>
      <w:r>
        <w:t xml:space="preserve"> pipeline call. The pipelinecall will redirect to the CsJetmetrixLocation.</w:t>
      </w:r>
      <w:r>
        <w:br/>
      </w:r>
    </w:p>
    <w:p w14:paraId="73CF0997" w14:textId="77777777" w:rsidR="003D49FF" w:rsidRDefault="003D49FF" w:rsidP="003D49FF">
      <w:pPr>
        <w:pStyle w:val="Footer"/>
        <w:tabs>
          <w:tab w:val="clear" w:pos="9072"/>
        </w:tabs>
        <w:spacing w:before="0"/>
        <w:rPr>
          <w:i w:val="0"/>
          <w:iCs/>
        </w:rPr>
      </w:pPr>
      <w:r>
        <w:rPr>
          <w:iCs/>
        </w:rPr>
        <w:t xml:space="preserve">Dynamic </w:t>
      </w:r>
      <w:r>
        <w:rPr>
          <w:i w:val="0"/>
          <w:iCs/>
        </w:rPr>
        <w:t xml:space="preserve">If set </w:t>
      </w:r>
      <w:proofErr w:type="gramStart"/>
      <w:r>
        <w:rPr>
          <w:i w:val="0"/>
          <w:iCs/>
        </w:rPr>
        <w:t>to</w:t>
      </w:r>
      <w:proofErr w:type="gramEnd"/>
      <w:r>
        <w:rPr>
          <w:i w:val="0"/>
          <w:iCs/>
        </w:rPr>
        <w:t xml:space="preserve"> dynamic, you have to specify a mapping rule at SiteUrls-&gt;Static Mappings.</w:t>
      </w:r>
    </w:p>
    <w:p w14:paraId="68AFCA2F" w14:textId="77777777" w:rsidR="003D49FF" w:rsidRDefault="003D49FF" w:rsidP="003D49FF">
      <w:r>
        <w:t xml:space="preserve">All URLs matching the pattern will be redirected by the </w:t>
      </w:r>
      <w:r w:rsidR="00C5387E">
        <w:pgNum/>
      </w:r>
      <w:r w:rsidR="00C5387E">
        <w:t>emandware</w:t>
      </w:r>
      <w:r>
        <w:t xml:space="preserve"> Server.</w:t>
      </w:r>
    </w:p>
    <w:p w14:paraId="3AEC5AD8" w14:textId="77777777" w:rsidR="003D49FF" w:rsidRDefault="003D49FF" w:rsidP="003D49FF"/>
    <w:p w14:paraId="1865EE48" w14:textId="77777777" w:rsidR="003D49FF" w:rsidRDefault="003D49FF" w:rsidP="003D49FF">
      <w:pPr>
        <w:tabs>
          <w:tab w:val="left" w:pos="8010"/>
        </w:tabs>
      </w:pPr>
      <w:r>
        <w:tab/>
      </w:r>
    </w:p>
    <w:p w14:paraId="19730385" w14:textId="77777777" w:rsidR="003D49FF" w:rsidRDefault="003D49FF" w:rsidP="003D49FF">
      <w:pPr>
        <w:tabs>
          <w:tab w:val="left" w:pos="8010"/>
        </w:tabs>
      </w:pPr>
    </w:p>
    <w:p w14:paraId="6C5AC41B" w14:textId="77777777" w:rsidR="003D49FF" w:rsidRDefault="003D49FF" w:rsidP="003D49FF">
      <w:r>
        <w:rPr>
          <w:noProof/>
        </w:rPr>
        <w:lastRenderedPageBreak/>
        <w:drawing>
          <wp:inline distT="0" distB="0" distL="0" distR="0" wp14:anchorId="166684C2" wp14:editId="75FFD2AD">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0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712221E3" w14:textId="77777777" w:rsidR="003D49FF" w:rsidRDefault="003D49FF" w:rsidP="003D49FF">
      <w:r>
        <w:t>Example for a matching mapping rule for the device fingerprint redirection</w:t>
      </w:r>
    </w:p>
    <w:p w14:paraId="457AF8D3" w14:textId="77777777" w:rsidR="003D49FF" w:rsidRDefault="003D49FF" w:rsidP="003D49FF"/>
    <w:p w14:paraId="19A89E22" w14:textId="77777777" w:rsidR="003D49FF" w:rsidRDefault="003D49FF" w:rsidP="003D49FF">
      <w:pPr>
        <w:pStyle w:val="Heading3"/>
      </w:pPr>
      <w:bookmarkStart w:id="240" w:name="_Toc368651194"/>
      <w:bookmarkStart w:id="241" w:name="_Toc391039115"/>
      <w:r>
        <w:t>Modified Scripts and pipelines for the device fingerprint</w:t>
      </w:r>
      <w:bookmarkEnd w:id="240"/>
      <w:bookmarkEnd w:id="241"/>
    </w:p>
    <w:p w14:paraId="74C72BE8" w14:textId="77777777" w:rsidR="003D49FF" w:rsidRDefault="003D49FF" w:rsidP="009D2C87">
      <w:pPr>
        <w:pStyle w:val="BodyText"/>
      </w:pPr>
      <w:r>
        <w:t>Scripts:</w:t>
      </w:r>
    </w:p>
    <w:p w14:paraId="17EC4DE8" w14:textId="77777777" w:rsidR="003D49FF" w:rsidRDefault="003D49FF" w:rsidP="009D2C87">
      <w:pPr>
        <w:pStyle w:val="BodyText"/>
      </w:pPr>
      <w:proofErr w:type="gramStart"/>
      <w:r>
        <w:t>libCybersource</w:t>
      </w:r>
      <w:proofErr w:type="gramEnd"/>
      <w:r>
        <w:t xml:space="preserve"> .ds-&gt;addCCAuthRequestInfo modified.</w:t>
      </w:r>
    </w:p>
    <w:p w14:paraId="5F75830A" w14:textId="77777777" w:rsidR="003D49FF" w:rsidRDefault="003D49FF" w:rsidP="009D2C87">
      <w:pPr>
        <w:pStyle w:val="BodyText"/>
      </w:pPr>
      <w:r>
        <w:t>CCAuthRequest.ds (updated WSDL reference)</w:t>
      </w:r>
    </w:p>
    <w:p w14:paraId="3A30F498" w14:textId="77777777" w:rsidR="003D49FF" w:rsidRDefault="003D49FF" w:rsidP="009D2C87">
      <w:pPr>
        <w:pStyle w:val="BodyText"/>
      </w:pPr>
      <w:r>
        <w:t>TestCCAuth (Testcases plus added ‘response object’ dumping for developers)</w:t>
      </w:r>
    </w:p>
    <w:p w14:paraId="03243C85" w14:textId="77777777"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14:paraId="203270DE" w14:textId="77777777" w:rsidR="003D49FF" w:rsidRDefault="003D49FF" w:rsidP="003D49FF">
      <w:r>
        <w:t>CybersourceUnitTesting (new test case)</w:t>
      </w:r>
    </w:p>
    <w:p w14:paraId="4A20B11E" w14:textId="77777777" w:rsidR="003D49FF" w:rsidRDefault="003D49FF" w:rsidP="003D49FF">
      <w:pPr>
        <w:pStyle w:val="Heading1"/>
        <w:framePr w:wrap="notBeside"/>
      </w:pPr>
      <w:bookmarkStart w:id="242" w:name="_Toc368651195"/>
      <w:bookmarkStart w:id="243" w:name="_Toc391039116"/>
      <w:r>
        <w:t>Known Issues</w:t>
      </w:r>
      <w:bookmarkEnd w:id="242"/>
      <w:bookmarkEnd w:id="243"/>
    </w:p>
    <w:p w14:paraId="6337ACC7" w14:textId="77777777" w:rsidR="00D22EB3" w:rsidRPr="00D22EB3" w:rsidRDefault="00D22EB3" w:rsidP="00B6458B">
      <w:pPr>
        <w:pStyle w:val="ListParagraph"/>
        <w:numPr>
          <w:ilvl w:val="0"/>
          <w:numId w:val="30"/>
        </w:numPr>
      </w:pPr>
      <w:r>
        <w:rPr>
          <w:b/>
        </w:rPr>
        <w:lastRenderedPageBreak/>
        <w:t>In case of setting Ignore AVS Result custom preference to true, there can be a known issue as described below:</w:t>
      </w:r>
    </w:p>
    <w:p w14:paraId="69EC492C" w14:textId="77777777"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14:paraId="28C018FE" w14:textId="77777777" w:rsidR="003D49FF" w:rsidRDefault="003D49FF" w:rsidP="003D49FF">
      <w:pPr>
        <w:pStyle w:val="Heading1"/>
        <w:framePr w:wrap="notBeside"/>
      </w:pPr>
      <w:bookmarkStart w:id="244" w:name="_Toc368651196"/>
      <w:bookmarkStart w:id="245" w:name="_Toc391039117"/>
      <w:r>
        <w:lastRenderedPageBreak/>
        <w:t>CyberSource document links</w:t>
      </w:r>
      <w:bookmarkEnd w:id="244"/>
      <w:bookmarkEnd w:id="245"/>
    </w:p>
    <w:p w14:paraId="6C8B9359" w14:textId="77777777" w:rsidR="003D49FF" w:rsidRPr="00790234" w:rsidRDefault="00BD6C5B"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http://www.cybersource.com/support_center/implementation/testing_info/simple_order_api/General_testing_info/soapi_general_test.html</w:t>
        </w:r>
      </w:hyperlink>
    </w:p>
    <w:p w14:paraId="41A0BDAF" w14:textId="77777777" w:rsidR="003D49FF" w:rsidRPr="00790234" w:rsidRDefault="00BD6C5B"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http://www.cybersource.com/support_center/support_documentation/quick_references/view.php?page_id=422</w:t>
        </w:r>
      </w:hyperlink>
    </w:p>
    <w:p w14:paraId="4E99C242" w14:textId="77777777" w:rsidR="003D49FF" w:rsidRPr="00790234" w:rsidRDefault="00BD6C5B" w:rsidP="00B6458B">
      <w:pPr>
        <w:pStyle w:val="Listenabsatz"/>
        <w:numPr>
          <w:ilvl w:val="0"/>
          <w:numId w:val="17"/>
        </w:numPr>
        <w:rPr>
          <w:color w:val="0070C0"/>
          <w:sz w:val="16"/>
          <w:szCs w:val="16"/>
        </w:rPr>
      </w:pPr>
      <w:hyperlink r:id="rId108"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14:paraId="7BBE3617" w14:textId="77777777" w:rsidR="003D49FF" w:rsidRPr="00790234" w:rsidRDefault="00BD6C5B" w:rsidP="00B6458B">
      <w:pPr>
        <w:pStyle w:val="Listenabsatz"/>
        <w:numPr>
          <w:ilvl w:val="0"/>
          <w:numId w:val="17"/>
        </w:numPr>
        <w:rPr>
          <w:color w:val="0070C0"/>
          <w:sz w:val="16"/>
          <w:szCs w:val="16"/>
        </w:rPr>
      </w:pPr>
      <w:hyperlink r:id="rId109" w:history="1">
        <w:r w:rsidR="003D49FF" w:rsidRPr="00790234">
          <w:rPr>
            <w:rStyle w:val="Hyperlink"/>
            <w:color w:val="0070C0"/>
            <w:sz w:val="16"/>
            <w:szCs w:val="16"/>
          </w:rPr>
          <w:t>http://apps.cybersource.com/library/documentation/dev_guides/Getting_Started/Getting_Started_Advanced.pdf</w:t>
        </w:r>
      </w:hyperlink>
    </w:p>
    <w:p w14:paraId="4B2E0192" w14:textId="77777777" w:rsidR="003D49FF" w:rsidRPr="00790234" w:rsidRDefault="00BD6C5B" w:rsidP="00B6458B">
      <w:pPr>
        <w:pStyle w:val="Listenabsatz"/>
        <w:numPr>
          <w:ilvl w:val="0"/>
          <w:numId w:val="17"/>
        </w:numPr>
        <w:rPr>
          <w:color w:val="0070C0"/>
          <w:sz w:val="16"/>
          <w:szCs w:val="16"/>
        </w:rPr>
      </w:pPr>
      <w:hyperlink r:id="rId110" w:history="1">
        <w:r w:rsidR="003D49FF" w:rsidRPr="00790234">
          <w:rPr>
            <w:rStyle w:val="Hyperlink"/>
            <w:color w:val="0070C0"/>
            <w:sz w:val="16"/>
            <w:szCs w:val="16"/>
          </w:rPr>
          <w:t>http://www.cybersource.com/support_center/support_documentation/quick_references/</w:t>
        </w:r>
      </w:hyperlink>
    </w:p>
    <w:p w14:paraId="3EFF2990" w14:textId="77777777" w:rsidR="003D49FF" w:rsidRPr="00790234" w:rsidRDefault="00BD6C5B" w:rsidP="00B6458B">
      <w:pPr>
        <w:pStyle w:val="Listenabsatz"/>
        <w:numPr>
          <w:ilvl w:val="0"/>
          <w:numId w:val="17"/>
        </w:numPr>
        <w:rPr>
          <w:color w:val="0070C0"/>
          <w:sz w:val="16"/>
          <w:szCs w:val="16"/>
        </w:rPr>
      </w:pPr>
      <w:hyperlink r:id="rId111" w:history="1">
        <w:r w:rsidR="003D49FF" w:rsidRPr="00790234">
          <w:rPr>
            <w:rStyle w:val="Hyperlink"/>
            <w:color w:val="0070C0"/>
            <w:sz w:val="16"/>
            <w:szCs w:val="16"/>
          </w:rPr>
          <w:t>http://apps.cybersource.com/library/documentation/dev_guides/Payer_Authentication_IG/20090928_Payauth_IG.pdf</w:t>
        </w:r>
      </w:hyperlink>
    </w:p>
    <w:p w14:paraId="5DEA45E3" w14:textId="77777777" w:rsidR="003D49FF" w:rsidRPr="00790234" w:rsidRDefault="00BD6C5B" w:rsidP="00B6458B">
      <w:pPr>
        <w:pStyle w:val="Listenabsatz"/>
        <w:numPr>
          <w:ilvl w:val="0"/>
          <w:numId w:val="17"/>
        </w:numPr>
        <w:rPr>
          <w:color w:val="0070C0"/>
          <w:sz w:val="16"/>
          <w:szCs w:val="16"/>
        </w:rPr>
      </w:pPr>
      <w:hyperlink r:id="rId112" w:history="1">
        <w:r w:rsidR="003D49FF" w:rsidRPr="00790234">
          <w:rPr>
            <w:rStyle w:val="Hyperlink"/>
            <w:color w:val="0070C0"/>
            <w:sz w:val="16"/>
            <w:szCs w:val="16"/>
          </w:rPr>
          <w:t>http://apps.cybersource.com/library/documentation/dev_guides/Payer_Authentication_IG/html/</w:t>
        </w:r>
      </w:hyperlink>
    </w:p>
    <w:p w14:paraId="7F8807BA" w14:textId="77777777" w:rsidR="003D49FF" w:rsidRPr="00790234" w:rsidRDefault="00BD6C5B" w:rsidP="00B6458B">
      <w:pPr>
        <w:pStyle w:val="Listenabsatz"/>
        <w:numPr>
          <w:ilvl w:val="0"/>
          <w:numId w:val="17"/>
        </w:numPr>
        <w:rPr>
          <w:color w:val="0070C0"/>
          <w:sz w:val="16"/>
          <w:szCs w:val="16"/>
        </w:rPr>
      </w:pPr>
      <w:hyperlink r:id="rId113" w:history="1">
        <w:r w:rsidR="003D49FF" w:rsidRPr="00790234">
          <w:rPr>
            <w:rStyle w:val="Hyperlink"/>
            <w:color w:val="0070C0"/>
            <w:sz w:val="16"/>
            <w:szCs w:val="16"/>
          </w:rPr>
          <w:t>http://apps.cybersource.com/library/documentation/dev_guides/CC_Svcs_IG_BML_Supplement/html/</w:t>
        </w:r>
      </w:hyperlink>
    </w:p>
    <w:p w14:paraId="209D6ADA" w14:textId="77777777" w:rsidR="003D49FF" w:rsidRPr="00790234" w:rsidRDefault="00BD6C5B" w:rsidP="00B6458B">
      <w:pPr>
        <w:pStyle w:val="Listenabsatz"/>
        <w:numPr>
          <w:ilvl w:val="0"/>
          <w:numId w:val="17"/>
        </w:numPr>
        <w:rPr>
          <w:color w:val="0070C0"/>
          <w:sz w:val="16"/>
          <w:szCs w:val="16"/>
        </w:rPr>
      </w:pPr>
      <w:hyperlink r:id="rId114" w:history="1">
        <w:r w:rsidR="003D49FF" w:rsidRPr="00790234">
          <w:rPr>
            <w:rStyle w:val="Hyperlink"/>
            <w:color w:val="0070C0"/>
            <w:sz w:val="16"/>
            <w:szCs w:val="16"/>
          </w:rPr>
          <w:t>http://apps.cybersource.com/library/documentation/dev_guides/Verification_Svcs_IG/20091012_Verification_IG.pdf</w:t>
        </w:r>
      </w:hyperlink>
    </w:p>
    <w:p w14:paraId="5218DF79" w14:textId="77777777" w:rsidR="003D49FF" w:rsidRPr="00790234" w:rsidRDefault="00BD6C5B" w:rsidP="00B6458B">
      <w:pPr>
        <w:pStyle w:val="Listenabsatz"/>
        <w:numPr>
          <w:ilvl w:val="0"/>
          <w:numId w:val="17"/>
        </w:numPr>
        <w:rPr>
          <w:color w:val="0070C0"/>
          <w:sz w:val="16"/>
          <w:szCs w:val="16"/>
        </w:rPr>
      </w:pPr>
      <w:hyperlink r:id="rId115" w:history="1">
        <w:r w:rsidR="003D49FF" w:rsidRPr="00790234">
          <w:rPr>
            <w:rStyle w:val="Hyperlink"/>
            <w:color w:val="0070C0"/>
            <w:sz w:val="16"/>
            <w:szCs w:val="16"/>
          </w:rPr>
          <w:t>http://www.cybersource.com/support_center/support_documentation/services_documentation/tax.php</w:t>
        </w:r>
      </w:hyperlink>
    </w:p>
    <w:p w14:paraId="1F41FA3A" w14:textId="77777777" w:rsidR="003D49FF" w:rsidRPr="00981F66" w:rsidRDefault="00BD6C5B" w:rsidP="00B6458B">
      <w:pPr>
        <w:pStyle w:val="Listenabsatz"/>
        <w:numPr>
          <w:ilvl w:val="0"/>
          <w:numId w:val="17"/>
        </w:numPr>
        <w:rPr>
          <w:color w:val="0070C0"/>
          <w:sz w:val="16"/>
          <w:szCs w:val="16"/>
        </w:rPr>
      </w:pPr>
      <w:hyperlink r:id="rId116" w:history="1">
        <w:r w:rsidR="003D49FF" w:rsidRPr="00790234">
          <w:rPr>
            <w:rStyle w:val="Hyperlink"/>
            <w:color w:val="0070C0"/>
            <w:sz w:val="16"/>
            <w:szCs w:val="16"/>
          </w:rPr>
          <w:t>http://apps.cybersource.com/library/documentation/dev_guides/Tax_IG/Tax_Guide.pdf</w:t>
        </w:r>
      </w:hyperlink>
    </w:p>
    <w:p w14:paraId="412951AC" w14:textId="77777777" w:rsidR="00981F66" w:rsidRPr="00790234" w:rsidRDefault="00BD6C5B" w:rsidP="00B6458B">
      <w:pPr>
        <w:pStyle w:val="Listenabsatz"/>
        <w:numPr>
          <w:ilvl w:val="0"/>
          <w:numId w:val="17"/>
        </w:numPr>
        <w:rPr>
          <w:color w:val="0070C0"/>
          <w:sz w:val="16"/>
          <w:szCs w:val="16"/>
        </w:rPr>
      </w:pPr>
      <w:hyperlink r:id="rId117"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14:paraId="692EFBB7" w14:textId="77777777" w:rsidR="003D49FF" w:rsidRDefault="003D49FF" w:rsidP="003D49FF">
      <w:r>
        <w:br w:type="page"/>
      </w:r>
    </w:p>
    <w:p w14:paraId="4A7B7937" w14:textId="77777777" w:rsidR="003D49FF" w:rsidRDefault="003D49FF" w:rsidP="003D49FF">
      <w:pPr>
        <w:pStyle w:val="Heading1"/>
        <w:framePr w:wrap="notBeside"/>
      </w:pPr>
      <w:bookmarkStart w:id="246" w:name="_Toc368651197"/>
      <w:bookmarkStart w:id="247" w:name="_Toc391039118"/>
      <w:r>
        <w:lastRenderedPageBreak/>
        <w:t>Release History</w:t>
      </w:r>
      <w:bookmarkEnd w:id="246"/>
      <w:bookmarkEnd w:id="2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14:paraId="7741B3C6" w14:textId="77777777" w:rsidTr="000E2BA5">
        <w:tc>
          <w:tcPr>
            <w:tcW w:w="1634" w:type="dxa"/>
          </w:tcPr>
          <w:p w14:paraId="7DE615BC" w14:textId="77777777" w:rsidR="003D49FF" w:rsidRDefault="003D49FF" w:rsidP="009D2C87">
            <w:pPr>
              <w:pStyle w:val="BodyText"/>
            </w:pPr>
            <w:r>
              <w:t>Version</w:t>
            </w:r>
          </w:p>
        </w:tc>
        <w:tc>
          <w:tcPr>
            <w:tcW w:w="2018" w:type="dxa"/>
          </w:tcPr>
          <w:p w14:paraId="7EDCB691" w14:textId="77777777" w:rsidR="003D49FF" w:rsidRDefault="003D49FF" w:rsidP="009D2C87">
            <w:pPr>
              <w:pStyle w:val="BodyText"/>
            </w:pPr>
            <w:r>
              <w:t>Date</w:t>
            </w:r>
          </w:p>
        </w:tc>
        <w:tc>
          <w:tcPr>
            <w:tcW w:w="6644" w:type="dxa"/>
          </w:tcPr>
          <w:p w14:paraId="7454E0D1" w14:textId="77777777" w:rsidR="003D49FF" w:rsidRDefault="003D49FF" w:rsidP="009D2C87">
            <w:pPr>
              <w:pStyle w:val="BodyText"/>
            </w:pPr>
            <w:r>
              <w:t>Changes</w:t>
            </w:r>
          </w:p>
        </w:tc>
      </w:tr>
      <w:tr w:rsidR="003D49FF" w14:paraId="5BA73ED9" w14:textId="77777777" w:rsidTr="000E2BA5">
        <w:tc>
          <w:tcPr>
            <w:tcW w:w="1634" w:type="dxa"/>
          </w:tcPr>
          <w:p w14:paraId="2E9AAAE4" w14:textId="77777777" w:rsidR="003D49FF" w:rsidRDefault="00790234" w:rsidP="009D2C87">
            <w:pPr>
              <w:pStyle w:val="BodyText"/>
            </w:pPr>
            <w:r>
              <w:t>1.0.0.1</w:t>
            </w:r>
          </w:p>
        </w:tc>
        <w:tc>
          <w:tcPr>
            <w:tcW w:w="2018" w:type="dxa"/>
          </w:tcPr>
          <w:p w14:paraId="7E9ABF52" w14:textId="77777777" w:rsidR="003D49FF" w:rsidRDefault="003D49FF" w:rsidP="009D2C87">
            <w:pPr>
              <w:pStyle w:val="BodyText"/>
            </w:pPr>
            <w:r>
              <w:t>02/02/2010</w:t>
            </w:r>
          </w:p>
        </w:tc>
        <w:tc>
          <w:tcPr>
            <w:tcW w:w="6644" w:type="dxa"/>
          </w:tcPr>
          <w:p w14:paraId="11AAAC78" w14:textId="77777777" w:rsidR="003D49FF" w:rsidRDefault="003D49FF" w:rsidP="009D2C87">
            <w:pPr>
              <w:pStyle w:val="BodyText"/>
            </w:pPr>
            <w:r>
              <w:t>Initial release</w:t>
            </w:r>
          </w:p>
        </w:tc>
      </w:tr>
      <w:tr w:rsidR="003D49FF" w14:paraId="2740CFCF" w14:textId="77777777" w:rsidTr="000E2BA5">
        <w:tc>
          <w:tcPr>
            <w:tcW w:w="1634" w:type="dxa"/>
          </w:tcPr>
          <w:p w14:paraId="3A230112" w14:textId="77777777" w:rsidR="003D49FF" w:rsidRDefault="003D49FF" w:rsidP="009D2C87">
            <w:pPr>
              <w:pStyle w:val="BodyText"/>
            </w:pPr>
            <w:r>
              <w:t>1.0.0.2</w:t>
            </w:r>
          </w:p>
        </w:tc>
        <w:tc>
          <w:tcPr>
            <w:tcW w:w="2018" w:type="dxa"/>
          </w:tcPr>
          <w:p w14:paraId="6BECDB24" w14:textId="77777777" w:rsidR="003D49FF" w:rsidRDefault="003D49FF" w:rsidP="009D2C87">
            <w:pPr>
              <w:pStyle w:val="BodyText"/>
            </w:pPr>
            <w:r>
              <w:t>02/08/2010</w:t>
            </w:r>
          </w:p>
        </w:tc>
        <w:tc>
          <w:tcPr>
            <w:tcW w:w="6644" w:type="dxa"/>
          </w:tcPr>
          <w:p w14:paraId="789FD87B" w14:textId="77777777" w:rsidR="003D49FF" w:rsidRDefault="003D49FF" w:rsidP="009D2C87">
            <w:pPr>
              <w:pStyle w:val="BodyText"/>
            </w:pPr>
            <w:r>
              <w:t>Device Fingerprint Feature added</w:t>
            </w:r>
          </w:p>
        </w:tc>
      </w:tr>
      <w:tr w:rsidR="003D49FF" w14:paraId="68E51550" w14:textId="77777777" w:rsidTr="000E2BA5">
        <w:tc>
          <w:tcPr>
            <w:tcW w:w="1634" w:type="dxa"/>
          </w:tcPr>
          <w:p w14:paraId="7C710C0A" w14:textId="77777777" w:rsidR="003D49FF" w:rsidRDefault="003D49FF" w:rsidP="009D2C87">
            <w:pPr>
              <w:pStyle w:val="BodyText"/>
            </w:pPr>
            <w:r>
              <w:t>1.0.0.3</w:t>
            </w:r>
          </w:p>
        </w:tc>
        <w:tc>
          <w:tcPr>
            <w:tcW w:w="2018" w:type="dxa"/>
          </w:tcPr>
          <w:p w14:paraId="17E7E5A7" w14:textId="77777777" w:rsidR="003D49FF" w:rsidRDefault="003D49FF" w:rsidP="009D2C87">
            <w:pPr>
              <w:pStyle w:val="BodyText"/>
            </w:pPr>
            <w:r>
              <w:t>03/01/2012</w:t>
            </w:r>
          </w:p>
        </w:tc>
        <w:tc>
          <w:tcPr>
            <w:tcW w:w="6644" w:type="dxa"/>
          </w:tcPr>
          <w:p w14:paraId="366201A0" w14:textId="77777777" w:rsidR="003D49FF" w:rsidRDefault="003D49FF" w:rsidP="009D2C87">
            <w:pPr>
              <w:pStyle w:val="BodyText"/>
            </w:pPr>
            <w:r>
              <w:t xml:space="preserve">Updated Tax pipeline to remove unnecessary / redundant tax requests to reduce tax service charges. </w:t>
            </w:r>
          </w:p>
        </w:tc>
      </w:tr>
      <w:tr w:rsidR="00C5387E" w14:paraId="2EAE3A31" w14:textId="77777777" w:rsidTr="000E2BA5">
        <w:tc>
          <w:tcPr>
            <w:tcW w:w="1634" w:type="dxa"/>
          </w:tcPr>
          <w:p w14:paraId="376F9520" w14:textId="77777777" w:rsidR="00C5387E" w:rsidRDefault="00C5387E" w:rsidP="009D2C87">
            <w:pPr>
              <w:pStyle w:val="BodyText"/>
            </w:pPr>
            <w:r>
              <w:t>1.0.0.4</w:t>
            </w:r>
          </w:p>
        </w:tc>
        <w:tc>
          <w:tcPr>
            <w:tcW w:w="2018" w:type="dxa"/>
          </w:tcPr>
          <w:p w14:paraId="4EB8B827" w14:textId="77777777" w:rsidR="00C5387E" w:rsidRDefault="00C5387E" w:rsidP="009D2C87">
            <w:pPr>
              <w:pStyle w:val="BodyText"/>
            </w:pPr>
            <w:r>
              <w:t>12/18/2012</w:t>
            </w:r>
          </w:p>
        </w:tc>
        <w:tc>
          <w:tcPr>
            <w:tcW w:w="6644" w:type="dxa"/>
          </w:tcPr>
          <w:p w14:paraId="1F7D8D9B" w14:textId="77777777" w:rsidR="00C5387E" w:rsidRDefault="00C5387E" w:rsidP="009D2C87">
            <w:pPr>
              <w:pStyle w:val="BodyText"/>
            </w:pPr>
            <w:r>
              <w:t>Updated Tax pipeline to remove redundant tax requests by using SkipTaxCalculation parameter</w:t>
            </w:r>
          </w:p>
        </w:tc>
      </w:tr>
      <w:tr w:rsidR="00790234" w14:paraId="1876BC71" w14:textId="77777777" w:rsidTr="000E2BA5">
        <w:tc>
          <w:tcPr>
            <w:tcW w:w="1634" w:type="dxa"/>
          </w:tcPr>
          <w:p w14:paraId="6CFB3D32" w14:textId="77777777" w:rsidR="00790234" w:rsidRDefault="00790234" w:rsidP="009D2C87">
            <w:pPr>
              <w:pStyle w:val="BodyText"/>
            </w:pPr>
            <w:r>
              <w:t>1.1.0</w:t>
            </w:r>
          </w:p>
        </w:tc>
        <w:tc>
          <w:tcPr>
            <w:tcW w:w="2018" w:type="dxa"/>
          </w:tcPr>
          <w:p w14:paraId="7D67875E" w14:textId="77777777" w:rsidR="00790234" w:rsidRDefault="00790234" w:rsidP="009D2C87">
            <w:pPr>
              <w:pStyle w:val="BodyText"/>
            </w:pPr>
            <w:r>
              <w:t>01/16/2013</w:t>
            </w:r>
          </w:p>
        </w:tc>
        <w:tc>
          <w:tcPr>
            <w:tcW w:w="6644" w:type="dxa"/>
          </w:tcPr>
          <w:p w14:paraId="07C12A0C" w14:textId="77777777" w:rsidR="00790234" w:rsidRDefault="00790234" w:rsidP="009D2C87">
            <w:pPr>
              <w:pStyle w:val="BodyText"/>
            </w:pPr>
            <w:r>
              <w:t>Incorporated review comments from Demandware team</w:t>
            </w:r>
          </w:p>
        </w:tc>
      </w:tr>
      <w:tr w:rsidR="00FB007F" w14:paraId="39C915D8" w14:textId="77777777" w:rsidTr="000E2BA5">
        <w:tc>
          <w:tcPr>
            <w:tcW w:w="1634" w:type="dxa"/>
          </w:tcPr>
          <w:p w14:paraId="1E2809BA" w14:textId="77777777" w:rsidR="00FB007F" w:rsidRDefault="00FB007F" w:rsidP="009D2C87">
            <w:pPr>
              <w:pStyle w:val="BodyText"/>
            </w:pPr>
            <w:r>
              <w:t>1.1.0</w:t>
            </w:r>
          </w:p>
        </w:tc>
        <w:tc>
          <w:tcPr>
            <w:tcW w:w="2018" w:type="dxa"/>
          </w:tcPr>
          <w:p w14:paraId="0109F3C6" w14:textId="77777777" w:rsidR="00FB007F" w:rsidRDefault="00FB007F" w:rsidP="009D2C87">
            <w:pPr>
              <w:pStyle w:val="BodyText"/>
            </w:pPr>
            <w:r>
              <w:t>02/06/2013</w:t>
            </w:r>
          </w:p>
        </w:tc>
        <w:tc>
          <w:tcPr>
            <w:tcW w:w="6644" w:type="dxa"/>
          </w:tcPr>
          <w:p w14:paraId="75D9A62D" w14:textId="77777777" w:rsidR="00FB007F" w:rsidRDefault="00FB007F" w:rsidP="009D2C87">
            <w:pPr>
              <w:pStyle w:val="BodyText"/>
            </w:pPr>
            <w:r>
              <w:t>Incorporated New changes as per new Site Genesis code</w:t>
            </w:r>
          </w:p>
        </w:tc>
      </w:tr>
      <w:tr w:rsidR="000E2BA5" w14:paraId="76C129FE"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7257CA78" w14:textId="77777777" w:rsidR="000E2BA5" w:rsidRDefault="000E2BA5" w:rsidP="009D2C87">
            <w:pPr>
              <w:pStyle w:val="BodyText"/>
            </w:pPr>
            <w:bookmarkStart w:id="248" w:name="O_5531"/>
            <w:bookmarkEnd w:id="248"/>
            <w:r>
              <w:t>2.0.0</w:t>
            </w:r>
          </w:p>
        </w:tc>
        <w:tc>
          <w:tcPr>
            <w:tcW w:w="2018" w:type="dxa"/>
            <w:tcBorders>
              <w:top w:val="single" w:sz="4" w:space="0" w:color="000000"/>
              <w:left w:val="single" w:sz="4" w:space="0" w:color="000000"/>
              <w:bottom w:val="single" w:sz="4" w:space="0" w:color="000000"/>
              <w:right w:val="single" w:sz="4" w:space="0" w:color="000000"/>
            </w:tcBorders>
          </w:tcPr>
          <w:p w14:paraId="2CFF56FB" w14:textId="77777777"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14:paraId="5AB8988C" w14:textId="77777777" w:rsidR="000E2BA5" w:rsidRDefault="000E2BA5" w:rsidP="009D2C87">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14:paraId="05DDECF4"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6B74EE21" w14:textId="77777777"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14:paraId="7FE067BD" w14:textId="77777777"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14:paraId="5EF8B252" w14:textId="77777777" w:rsidR="00FC55C3" w:rsidRDefault="00FC55C3" w:rsidP="009D2C87">
            <w:pPr>
              <w:pStyle w:val="BodyText"/>
            </w:pPr>
            <w:r>
              <w:t>V.me Clickjacking changes added</w:t>
            </w:r>
          </w:p>
        </w:tc>
      </w:tr>
      <w:tr w:rsidR="007D232C" w14:paraId="17649E6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DD7F51A" w14:textId="77777777"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14:paraId="50E2C395" w14:textId="77777777"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14:paraId="2675FC81" w14:textId="77777777" w:rsidR="007D232C" w:rsidRDefault="007F28C8" w:rsidP="009D2C87">
            <w:pPr>
              <w:pStyle w:val="BodyText"/>
            </w:pPr>
            <w:r>
              <w:t>Removed unsued code from pipeline</w:t>
            </w:r>
          </w:p>
        </w:tc>
      </w:tr>
      <w:tr w:rsidR="007D232C" w14:paraId="07B1262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0A1CCDF4" w14:textId="77777777"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14:paraId="0E15AD89" w14:textId="77777777"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14:paraId="70AF1478" w14:textId="77777777"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14:paraId="60A11053"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2123316" w14:textId="77777777"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14:paraId="7F3EA94E" w14:textId="77777777"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14:paraId="21F21F22" w14:textId="77777777" w:rsidR="008740B5" w:rsidRDefault="008740B5" w:rsidP="009D2C87">
            <w:pPr>
              <w:pStyle w:val="BodyText"/>
            </w:pPr>
            <w:r>
              <w:t>Retail Point of Sale (POS) API added</w:t>
            </w:r>
          </w:p>
        </w:tc>
      </w:tr>
    </w:tbl>
    <w:p w14:paraId="1DFC2A1A" w14:textId="77777777" w:rsidR="003D49FF" w:rsidRDefault="003D49FF" w:rsidP="003D49FF"/>
    <w:p w14:paraId="6DE7FB23" w14:textId="77777777" w:rsidR="003D49FF" w:rsidRDefault="003D49FF" w:rsidP="003D49FF"/>
    <w:p w14:paraId="779A69CB" w14:textId="77777777" w:rsidR="00F70829" w:rsidRPr="003D49FF" w:rsidRDefault="00F70829" w:rsidP="003D49FF"/>
    <w:sectPr w:rsidR="00F70829" w:rsidRPr="003D49FF" w:rsidSect="00943188">
      <w:headerReference w:type="even" r:id="rId118"/>
      <w:headerReference w:type="default" r:id="rId119"/>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19DD4C9" w14:textId="77777777" w:rsidR="00AE3C79" w:rsidRDefault="00AE3C79">
      <w:r>
        <w:separator/>
      </w:r>
    </w:p>
  </w:endnote>
  <w:endnote w:type="continuationSeparator" w:id="0">
    <w:p w14:paraId="4C748A5C" w14:textId="77777777" w:rsidR="00AE3C79" w:rsidRDefault="00AE3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Palatino-Roman">
    <w:altName w:val="Palatino"/>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12A8B" w14:textId="77777777"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2AD9D6A3" w14:textId="77777777" w:rsidR="00AE3C79" w:rsidRDefault="00AE3C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3DDE7" w14:textId="77777777" w:rsidR="00AE3C79" w:rsidRDefault="00AE3C79">
    <w:pPr>
      <w:pStyle w:val="Footer"/>
      <w:pBdr>
        <w:top w:val="single" w:sz="4" w:space="0" w:color="auto"/>
      </w:pBdr>
    </w:pPr>
    <w:r>
      <w:t>Demandware – CyberSource Cartridge</w:t>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2E81A" w14:textId="77777777"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727EEC15" w14:textId="77777777" w:rsidR="00AE3C79" w:rsidRDefault="00AE3C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2422CA2" w14:textId="77777777" w:rsidR="00AE3C79" w:rsidRDefault="00AE3C79">
      <w:r>
        <w:separator/>
      </w:r>
    </w:p>
  </w:footnote>
  <w:footnote w:type="continuationSeparator" w:id="0">
    <w:p w14:paraId="61EDE05A" w14:textId="77777777" w:rsidR="00AE3C79" w:rsidRDefault="00AE3C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3755A" w14:textId="77777777" w:rsidR="00AE3C79" w:rsidRDefault="00AE3C79">
    <w:pPr>
      <w:pStyle w:val="Header"/>
      <w:framePr w:wrap="aroun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246FF" w14:textId="77777777" w:rsidR="00AE3C79" w:rsidRDefault="00AE3C79">
    <w:pPr>
      <w:pStyle w:val="Header"/>
      <w:framePr w:wrap="aroun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3A659" w14:textId="77777777" w:rsidR="00AE3C79" w:rsidRDefault="00AE3C79">
    <w:pPr>
      <w:pStyle w:val="Header"/>
      <w:framePr w:wrap="around"/>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103F5" w14:textId="77777777" w:rsidR="00AE3C79" w:rsidRDefault="00AE3C7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14:paraId="10518E4C" w14:textId="77777777" w:rsidR="00AE3C79" w:rsidRDefault="00AE3C79">
    <w:pPr>
      <w:pStyle w:val="Header"/>
      <w:framePr w:wrap="around"/>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8D7C0" w14:textId="77777777" w:rsidR="00AE3C79" w:rsidRDefault="00AE3C79">
    <w:pPr>
      <w:pStyle w:val="Header"/>
      <w:framePr w:w="9720" w:wrap="around"/>
      <w:jc w:val="right"/>
    </w:pPr>
    <w:fldSimple w:instr=" STYLEREF  &quot;Heading 1&quot;  \* MERGEFORMAT ">
      <w:r w:rsidR="00490B31">
        <w:rPr>
          <w:noProof/>
        </w:rPr>
        <w:t>Implementation Guide</w:t>
      </w:r>
    </w:fldSimple>
    <w:r>
      <w:rPr>
        <w:rStyle w:val="PageNumber"/>
      </w:rPr>
      <w:fldChar w:fldCharType="begin"/>
    </w:r>
    <w:r>
      <w:rPr>
        <w:rStyle w:val="PageNumber"/>
        <w:lang w:val="de-DE"/>
      </w:rPr>
      <w:instrText xml:space="preserve"> PAGE </w:instrText>
    </w:r>
    <w:r>
      <w:rPr>
        <w:rStyle w:val="PageNumber"/>
      </w:rPr>
      <w:fldChar w:fldCharType="separate"/>
    </w:r>
    <w:r w:rsidR="00490B31">
      <w:rPr>
        <w:rStyle w:val="PageNumber"/>
        <w:noProof/>
        <w:lang w:val="de-DE"/>
      </w:rPr>
      <w:t>83</w:t>
    </w:r>
    <w:r>
      <w:rPr>
        <w:rStyle w:val="PageNumber"/>
      </w:rPr>
      <w:fldChar w:fldCharType="end"/>
    </w:r>
  </w:p>
  <w:p w14:paraId="08B9E5FA" w14:textId="77777777" w:rsidR="00AE3C79" w:rsidRDefault="00AE3C79">
    <w:pPr>
      <w:pStyle w:val="Header"/>
      <w:framePr w:w="9720" w:wrap="aroun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37542"/>
    <w:rsid w:val="00141435"/>
    <w:rsid w:val="001513DE"/>
    <w:rsid w:val="00151F06"/>
    <w:rsid w:val="0015592F"/>
    <w:rsid w:val="00160E90"/>
    <w:rsid w:val="00162115"/>
    <w:rsid w:val="00182568"/>
    <w:rsid w:val="00183EB8"/>
    <w:rsid w:val="00195EA9"/>
    <w:rsid w:val="001A14B0"/>
    <w:rsid w:val="001A339F"/>
    <w:rsid w:val="001A71E0"/>
    <w:rsid w:val="001B2571"/>
    <w:rsid w:val="001B28E8"/>
    <w:rsid w:val="001C2F58"/>
    <w:rsid w:val="001C32EE"/>
    <w:rsid w:val="001C4A36"/>
    <w:rsid w:val="001C51A3"/>
    <w:rsid w:val="001C5BDD"/>
    <w:rsid w:val="001D3510"/>
    <w:rsid w:val="001E0D43"/>
    <w:rsid w:val="001E2C08"/>
    <w:rsid w:val="001E4060"/>
    <w:rsid w:val="001E6730"/>
    <w:rsid w:val="001F18B2"/>
    <w:rsid w:val="001F287F"/>
    <w:rsid w:val="001F4EA7"/>
    <w:rsid w:val="001F6FB3"/>
    <w:rsid w:val="002002E6"/>
    <w:rsid w:val="0020034B"/>
    <w:rsid w:val="00215EE7"/>
    <w:rsid w:val="002163D4"/>
    <w:rsid w:val="0021700F"/>
    <w:rsid w:val="00221C07"/>
    <w:rsid w:val="00222CC0"/>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6DCB"/>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42C6"/>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0B31"/>
    <w:rsid w:val="004956A8"/>
    <w:rsid w:val="00496685"/>
    <w:rsid w:val="00497F0C"/>
    <w:rsid w:val="004A0102"/>
    <w:rsid w:val="004A2B09"/>
    <w:rsid w:val="004A7F6B"/>
    <w:rsid w:val="004B13DF"/>
    <w:rsid w:val="004B5CE8"/>
    <w:rsid w:val="004B6875"/>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653E3"/>
    <w:rsid w:val="005704E1"/>
    <w:rsid w:val="00571900"/>
    <w:rsid w:val="005858F2"/>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086A"/>
    <w:rsid w:val="007D232C"/>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55DE"/>
    <w:rsid w:val="008D7379"/>
    <w:rsid w:val="008E67BE"/>
    <w:rsid w:val="0090254A"/>
    <w:rsid w:val="00904F38"/>
    <w:rsid w:val="0092187C"/>
    <w:rsid w:val="00933373"/>
    <w:rsid w:val="0093605E"/>
    <w:rsid w:val="00943188"/>
    <w:rsid w:val="00951560"/>
    <w:rsid w:val="0096061D"/>
    <w:rsid w:val="00967CF9"/>
    <w:rsid w:val="009741FD"/>
    <w:rsid w:val="00974857"/>
    <w:rsid w:val="009819CC"/>
    <w:rsid w:val="00981F66"/>
    <w:rsid w:val="00982917"/>
    <w:rsid w:val="009858ED"/>
    <w:rsid w:val="009903B0"/>
    <w:rsid w:val="009921CE"/>
    <w:rsid w:val="009A10F5"/>
    <w:rsid w:val="009A659A"/>
    <w:rsid w:val="009B3CBD"/>
    <w:rsid w:val="009B4297"/>
    <w:rsid w:val="009B569A"/>
    <w:rsid w:val="009C377E"/>
    <w:rsid w:val="009D2C87"/>
    <w:rsid w:val="009D484B"/>
    <w:rsid w:val="009D4D1F"/>
    <w:rsid w:val="009E57F0"/>
    <w:rsid w:val="009F3506"/>
    <w:rsid w:val="009F4B1C"/>
    <w:rsid w:val="009F7DDE"/>
    <w:rsid w:val="00A019D2"/>
    <w:rsid w:val="00A0741E"/>
    <w:rsid w:val="00A24319"/>
    <w:rsid w:val="00A27DF4"/>
    <w:rsid w:val="00A42A01"/>
    <w:rsid w:val="00A42E16"/>
    <w:rsid w:val="00A46FEE"/>
    <w:rsid w:val="00A6159A"/>
    <w:rsid w:val="00A641DA"/>
    <w:rsid w:val="00A658A4"/>
    <w:rsid w:val="00A707D9"/>
    <w:rsid w:val="00A718F1"/>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E3C79"/>
    <w:rsid w:val="00AF19B8"/>
    <w:rsid w:val="00AF498F"/>
    <w:rsid w:val="00B176F1"/>
    <w:rsid w:val="00B23D0D"/>
    <w:rsid w:val="00B250A6"/>
    <w:rsid w:val="00B3035F"/>
    <w:rsid w:val="00B352F0"/>
    <w:rsid w:val="00B3731E"/>
    <w:rsid w:val="00B40DB4"/>
    <w:rsid w:val="00B41EC8"/>
    <w:rsid w:val="00B420DD"/>
    <w:rsid w:val="00B42509"/>
    <w:rsid w:val="00B44FBF"/>
    <w:rsid w:val="00B541B1"/>
    <w:rsid w:val="00B57CB7"/>
    <w:rsid w:val="00B6116D"/>
    <w:rsid w:val="00B63A8B"/>
    <w:rsid w:val="00B6458B"/>
    <w:rsid w:val="00B66518"/>
    <w:rsid w:val="00B70409"/>
    <w:rsid w:val="00B70A56"/>
    <w:rsid w:val="00B73587"/>
    <w:rsid w:val="00B74633"/>
    <w:rsid w:val="00B80AA9"/>
    <w:rsid w:val="00B917D5"/>
    <w:rsid w:val="00B925AF"/>
    <w:rsid w:val="00B930BA"/>
    <w:rsid w:val="00B95247"/>
    <w:rsid w:val="00B95841"/>
    <w:rsid w:val="00BA04F3"/>
    <w:rsid w:val="00BA51E2"/>
    <w:rsid w:val="00BB4792"/>
    <w:rsid w:val="00BB7B34"/>
    <w:rsid w:val="00BC4FB5"/>
    <w:rsid w:val="00BD1355"/>
    <w:rsid w:val="00BD1994"/>
    <w:rsid w:val="00BD1A8B"/>
    <w:rsid w:val="00BD55DF"/>
    <w:rsid w:val="00BD66E5"/>
    <w:rsid w:val="00BD6C5B"/>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31AA"/>
    <w:rsid w:val="00DD6309"/>
    <w:rsid w:val="00DE00CE"/>
    <w:rsid w:val="00DE3764"/>
    <w:rsid w:val="00DE6251"/>
    <w:rsid w:val="00DF0A08"/>
    <w:rsid w:val="00DF32A8"/>
    <w:rsid w:val="00E21628"/>
    <w:rsid w:val="00E33BDF"/>
    <w:rsid w:val="00E35023"/>
    <w:rsid w:val="00E353C0"/>
    <w:rsid w:val="00E35903"/>
    <w:rsid w:val="00E36D56"/>
    <w:rsid w:val="00E52F1A"/>
    <w:rsid w:val="00E548CF"/>
    <w:rsid w:val="00E63606"/>
    <w:rsid w:val="00E63AF2"/>
    <w:rsid w:val="00E70D2F"/>
    <w:rsid w:val="00E74DA0"/>
    <w:rsid w:val="00E76745"/>
    <w:rsid w:val="00E76F54"/>
    <w:rsid w:val="00E7791F"/>
    <w:rsid w:val="00E77BC6"/>
    <w:rsid w:val="00E909DB"/>
    <w:rsid w:val="00E942C8"/>
    <w:rsid w:val="00E944D2"/>
    <w:rsid w:val="00E95FBB"/>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993"/>
    <w:rsid w:val="00F132FE"/>
    <w:rsid w:val="00F1695F"/>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6"/>
    <o:shapelayout v:ext="edit">
      <o:idmap v:ext="edit" data="1"/>
    </o:shapelayout>
  </w:shapeDefaults>
  <w:decimalSymbol w:val="."/>
  <w:listSeparator w:val=","/>
  <w14:docId w14:val="6A12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C5B"/>
    <w:rPr>
      <w:rFonts w:asciiTheme="minorHAnsi" w:eastAsiaTheme="minorEastAsia" w:hAnsiTheme="minorHAnsi" w:cstheme="minorBidi"/>
      <w:sz w:val="24"/>
      <w:szCs w:val="24"/>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BD6C5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6C5B"/>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hyperlink" Target="http://www.cybersource.com/support_center/support_documentation/services_documentation/payment.php" TargetMode="External"/><Relationship Id="rId18" Type="http://schemas.openxmlformats.org/officeDocument/2006/relationships/hyperlink" Target="http://www.cybersource.com/products_and_services/payment_security/hosted_payment_acceptance/" TargetMode="External"/><Relationship Id="rId19" Type="http://schemas.openxmlformats.org/officeDocument/2006/relationships/image" Target="media/image4.emf"/><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hyperlink" Target="https://ics2wstest.ic3.com/commerce/1.x/transactionProcessor" TargetMode="External"/><Relationship Id="rId104" Type="http://schemas.openxmlformats.org/officeDocument/2006/relationships/hyperlink" Target="https://ics2ws.ic3.com/commerce/1.x/transactionProcessor" TargetMode="External"/><Relationship Id="rId105" Type="http://schemas.openxmlformats.org/officeDocument/2006/relationships/image" Target="media/image85.png"/><Relationship Id="rId106" Type="http://schemas.openxmlformats.org/officeDocument/2006/relationships/hyperlink" Target="http://www.cybersource.com/support_center/implementation/testing_info/simple_order_api/General_testing_info/soapi_general_test.html" TargetMode="External"/><Relationship Id="rId107" Type="http://schemas.openxmlformats.org/officeDocument/2006/relationships/hyperlink" Target="http://www.cybersource.com/support_center/support_documentation/quick_references/view.php?page_id=422" TargetMode="External"/><Relationship Id="rId108" Type="http://schemas.openxmlformats.org/officeDocument/2006/relationships/hyperlink" Target="http://apps.cybersource.com/library/documentation/dev_guides/CC_Svcs_SO_API/Credit_Cards_SO_API.pdf" TargetMode="External"/><Relationship Id="rId109" Type="http://schemas.openxmlformats.org/officeDocument/2006/relationships/hyperlink" Target="http://apps.cybersource.com/library/documentation/dev_guides/Getting_Started/Getting_Started_Advanced.pdf" TargetMode="External"/><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00" Type="http://schemas.openxmlformats.org/officeDocument/2006/relationships/image" Target="media/image82.png"/><Relationship Id="rId20" Type="http://schemas.openxmlformats.org/officeDocument/2006/relationships/image" Target="media/image5.emf"/><Relationship Id="rId21" Type="http://schemas.openxmlformats.org/officeDocument/2006/relationships/image" Target="media/image6.png"/><Relationship Id="rId22" Type="http://schemas.openxmlformats.org/officeDocument/2006/relationships/image" Target="media/image7.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jpeg"/><Relationship Id="rId75" Type="http://schemas.openxmlformats.org/officeDocument/2006/relationships/hyperlink" Target="https://documentation.demandware.com/display/ReleaseNotes/DW+Platform+13.3" TargetMode="External"/><Relationship Id="rId76" Type="http://schemas.openxmlformats.org/officeDocument/2006/relationships/hyperlink" Target="http://tomcat.apache.org/index.html" TargetMode="External"/><Relationship Id="rId77" Type="http://schemas.openxmlformats.org/officeDocument/2006/relationships/image" Target="media/image60.emf"/><Relationship Id="rId78" Type="http://schemas.openxmlformats.org/officeDocument/2006/relationships/image" Target="media/image61.png"/><Relationship Id="rId79" Type="http://schemas.openxmlformats.org/officeDocument/2006/relationships/image" Target="media/image62.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110" Type="http://schemas.openxmlformats.org/officeDocument/2006/relationships/hyperlink" Target="http://www.cybersource.com/support_center/support_documentation/quick_references/" TargetMode="External"/><Relationship Id="rId111" Type="http://schemas.openxmlformats.org/officeDocument/2006/relationships/hyperlink" Target="http://apps.cybersource.com/library/documentation/dev_guides/Payer_Authentication_IG/20090928_Payauth_IG.pdf" TargetMode="External"/><Relationship Id="rId112" Type="http://schemas.openxmlformats.org/officeDocument/2006/relationships/hyperlink" Target="http://apps.cybersource.com/library/documentation/dev_guides/Payer_Authentication_IG/html/" TargetMode="External"/><Relationship Id="rId113" Type="http://schemas.openxmlformats.org/officeDocument/2006/relationships/hyperlink" Target="http://apps.cybersource.com/library/documentation/dev_guides/CC_Svcs_IG_BML_Supplement/html/" TargetMode="External"/><Relationship Id="rId114" Type="http://schemas.openxmlformats.org/officeDocument/2006/relationships/hyperlink" Target="http://apps.cybersource.com/library/documentation/dev_guides/Verification_Svcs_IG/20091012_Verification_IG.pdf" TargetMode="External"/><Relationship Id="rId115" Type="http://schemas.openxmlformats.org/officeDocument/2006/relationships/hyperlink" Target="http://www.cybersource.com/support_center/support_documentation/services_documentation/tax.php" TargetMode="External"/><Relationship Id="rId116" Type="http://schemas.openxmlformats.org/officeDocument/2006/relationships/hyperlink" Target="http://apps.cybersource.com/library/documentation/dev_guides/Tax_IG/Tax_Guide.pdf" TargetMode="External"/><Relationship Id="rId117" Type="http://schemas.openxmlformats.org/officeDocument/2006/relationships/hyperlink" Target="http://apps.cybersource.com/library/documentation/dev_guides/Retail_SO_API/Retail_SO_API.pdf" TargetMode="External"/><Relationship Id="rId118" Type="http://schemas.openxmlformats.org/officeDocument/2006/relationships/header" Target="header4.xml"/><Relationship Id="rId119" Type="http://schemas.openxmlformats.org/officeDocument/2006/relationships/header" Target="header5.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hyperlink" Target="http://apps.cybersource.com/library/documentation/sbc/quickref/currencies.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A3E00-FEB0-BC45-946C-47A7A0D43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10982</TotalTime>
  <Pages>112</Pages>
  <Words>16305</Words>
  <Characters>92945</Characters>
  <Application>Microsoft Macintosh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109032</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Christy Thomas</cp:lastModifiedBy>
  <cp:revision>409</cp:revision>
  <dcterms:created xsi:type="dcterms:W3CDTF">2012-10-12T11:13:00Z</dcterms:created>
  <dcterms:modified xsi:type="dcterms:W3CDTF">2014-07-02T03:09:00Z</dcterms:modified>
</cp:coreProperties>
</file>