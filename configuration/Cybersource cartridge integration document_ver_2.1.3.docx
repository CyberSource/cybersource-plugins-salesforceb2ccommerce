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AF65E36" w14:textId="77777777" w:rsidR="003D49FF" w:rsidRDefault="003D49FF" w:rsidP="00D47329">
      <w:pPr>
        <w:pStyle w:val="SuperTitle"/>
        <w:jc w:val="left"/>
      </w:pPr>
    </w:p>
    <w:p w14:paraId="68890E9D" w14:textId="77777777" w:rsidR="003D49FF" w:rsidRDefault="003D49FF" w:rsidP="00B3035F">
      <w:pPr>
        <w:pStyle w:val="Title"/>
        <w:jc w:val="center"/>
      </w:pPr>
      <w:r>
        <w:t>CyberSourceCartridge</w:t>
      </w:r>
    </w:p>
    <w:p w14:paraId="6D02846F" w14:textId="77777777" w:rsidR="003D49FF" w:rsidRDefault="0009037C" w:rsidP="00B3035F">
      <w:pPr>
        <w:pStyle w:val="Version"/>
        <w:jc w:val="center"/>
      </w:pPr>
      <w:r>
        <w:t xml:space="preserve">Version </w:t>
      </w:r>
      <w:r w:rsidR="00A90DC2">
        <w:t>2</w:t>
      </w:r>
      <w:r>
        <w:t>.</w:t>
      </w:r>
      <w:r w:rsidR="00247B37">
        <w:t>1</w:t>
      </w:r>
      <w:r w:rsidR="007E299D">
        <w:t>.</w:t>
      </w:r>
      <w:r w:rsidR="009C377E">
        <w:t>3</w:t>
      </w:r>
    </w:p>
    <w:p w14:paraId="149F89A4" w14:textId="77777777" w:rsidR="003D49FF" w:rsidRDefault="003D49FF" w:rsidP="00B3035F">
      <w:pPr>
        <w:pStyle w:val="Version"/>
        <w:keepNext w:val="0"/>
        <w:jc w:val="center"/>
      </w:pPr>
      <w:r>
        <w:rPr>
          <w:b w:val="0"/>
          <w:noProof/>
        </w:rPr>
        <w:drawing>
          <wp:inline distT="0" distB="0" distL="0" distR="0" wp14:anchorId="79D98927" wp14:editId="296F997A">
            <wp:extent cx="5810250" cy="1143000"/>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810250" cy="1143000"/>
                    </a:xfrm>
                    <a:prstGeom prst="rect">
                      <a:avLst/>
                    </a:prstGeom>
                    <a:noFill/>
                    <a:ln w="9525">
                      <a:noFill/>
                      <a:miter lim="800000"/>
                      <a:headEnd/>
                      <a:tailEnd/>
                    </a:ln>
                  </pic:spPr>
                </pic:pic>
              </a:graphicData>
            </a:graphic>
          </wp:inline>
        </w:drawing>
      </w:r>
    </w:p>
    <w:p w14:paraId="47702109" w14:textId="77777777" w:rsidR="00B74633" w:rsidRDefault="00B74633" w:rsidP="00B3035F">
      <w:pPr>
        <w:pStyle w:val="Version"/>
        <w:keepNext w:val="0"/>
        <w:jc w:val="center"/>
        <w:rPr>
          <w:sz w:val="56"/>
          <w:szCs w:val="56"/>
        </w:rPr>
      </w:pPr>
    </w:p>
    <w:p w14:paraId="33B0228C" w14:textId="77777777" w:rsidR="003D49FF" w:rsidRPr="00045B72" w:rsidRDefault="004872E7" w:rsidP="00045B72">
      <w:pPr>
        <w:pStyle w:val="Version"/>
        <w:keepNext w:val="0"/>
        <w:jc w:val="center"/>
        <w:rPr>
          <w:sz w:val="56"/>
          <w:szCs w:val="56"/>
        </w:rPr>
        <w:sectPr w:rsidR="003D49FF" w:rsidRPr="00045B72">
          <w:type w:val="oddPage"/>
          <w:pgSz w:w="12240" w:h="15840"/>
          <w:pgMar w:top="1080" w:right="1080" w:bottom="1440" w:left="1080" w:header="980" w:footer="980" w:gutter="0"/>
          <w:cols w:space="720"/>
          <w:noEndnote/>
          <w:docGrid w:linePitch="299"/>
        </w:sectPr>
      </w:pPr>
      <w:r>
        <w:rPr>
          <w:sz w:val="56"/>
          <w:szCs w:val="56"/>
        </w:rPr>
        <w:t>0</w:t>
      </w:r>
      <w:r w:rsidR="009819CC">
        <w:rPr>
          <w:sz w:val="56"/>
          <w:szCs w:val="56"/>
        </w:rPr>
        <w:t>6</w:t>
      </w:r>
      <w:r w:rsidR="001F287F" w:rsidRPr="00B74633">
        <w:rPr>
          <w:sz w:val="56"/>
          <w:szCs w:val="56"/>
        </w:rPr>
        <w:t>/</w:t>
      </w:r>
      <w:r w:rsidR="009819CC">
        <w:rPr>
          <w:sz w:val="56"/>
          <w:szCs w:val="56"/>
        </w:rPr>
        <w:t>20</w:t>
      </w:r>
      <w:r w:rsidR="001F287F" w:rsidRPr="00B74633">
        <w:rPr>
          <w:sz w:val="56"/>
          <w:szCs w:val="56"/>
        </w:rPr>
        <w:t>/201</w:t>
      </w:r>
      <w:bookmarkStart w:id="0" w:name="O_109"/>
      <w:bookmarkEnd w:id="0"/>
      <w:r w:rsidR="00045B72">
        <w:rPr>
          <w:sz w:val="56"/>
          <w:szCs w:val="56"/>
        </w:rPr>
        <w:t>4</w:t>
      </w:r>
    </w:p>
    <w:p w14:paraId="072A2B41" w14:textId="77777777" w:rsidR="003D49FF" w:rsidRDefault="003D49FF" w:rsidP="003D49FF"/>
    <w:sdt>
      <w:sdtPr>
        <w:rPr>
          <w:rFonts w:asciiTheme="minorHAnsi" w:eastAsiaTheme="minorHAnsi" w:hAnsiTheme="minorHAnsi" w:cstheme="minorBidi"/>
          <w:b w:val="0"/>
          <w:bCs w:val="0"/>
          <w:color w:val="auto"/>
          <w:sz w:val="22"/>
          <w:szCs w:val="22"/>
          <w:lang w:eastAsia="en-US"/>
        </w:rPr>
        <w:id w:val="-1658682210"/>
        <w:docPartObj>
          <w:docPartGallery w:val="Table of Contents"/>
          <w:docPartUnique/>
        </w:docPartObj>
      </w:sdtPr>
      <w:sdtEndPr>
        <w:rPr>
          <w:rFonts w:eastAsiaTheme="minorEastAsia"/>
          <w:noProof/>
          <w:sz w:val="24"/>
          <w:szCs w:val="24"/>
        </w:rPr>
      </w:sdtEndPr>
      <w:sdtContent>
        <w:p w14:paraId="77CA20A5" w14:textId="77777777" w:rsidR="004029E8" w:rsidRDefault="004029E8">
          <w:pPr>
            <w:pStyle w:val="TOCHeading"/>
          </w:pPr>
          <w:r>
            <w:t>Contents</w:t>
          </w:r>
        </w:p>
        <w:p w14:paraId="20535773" w14:textId="77777777" w:rsidR="009819CC" w:rsidRDefault="00633487">
          <w:pPr>
            <w:pStyle w:val="TOC1"/>
            <w:rPr>
              <w:rFonts w:asciiTheme="minorHAnsi" w:eastAsiaTheme="minorEastAsia" w:hAnsiTheme="minorHAnsi" w:cstheme="minorBidi"/>
              <w:b w:val="0"/>
              <w:noProof/>
              <w:sz w:val="22"/>
              <w:szCs w:val="22"/>
            </w:rPr>
          </w:pPr>
          <w:r>
            <w:fldChar w:fldCharType="begin"/>
          </w:r>
          <w:r w:rsidR="004029E8">
            <w:instrText xml:space="preserve"> TOC \o "1-3" \h \z \u </w:instrText>
          </w:r>
          <w:r>
            <w:fldChar w:fldCharType="separate"/>
          </w:r>
          <w:hyperlink w:anchor="_Toc391039032" w:history="1">
            <w:r w:rsidR="009819CC" w:rsidRPr="00D62CCD">
              <w:rPr>
                <w:rStyle w:val="Hyperlink"/>
                <w:noProof/>
              </w:rPr>
              <w:t>Summary</w:t>
            </w:r>
            <w:r w:rsidR="009819CC">
              <w:rPr>
                <w:noProof/>
                <w:webHidden/>
              </w:rPr>
              <w:tab/>
            </w:r>
            <w:r w:rsidR="009819CC">
              <w:rPr>
                <w:noProof/>
                <w:webHidden/>
              </w:rPr>
              <w:fldChar w:fldCharType="begin"/>
            </w:r>
            <w:r w:rsidR="009819CC">
              <w:rPr>
                <w:noProof/>
                <w:webHidden/>
              </w:rPr>
              <w:instrText xml:space="preserve"> PAGEREF _Toc391039032 \h </w:instrText>
            </w:r>
            <w:r w:rsidR="009819CC">
              <w:rPr>
                <w:noProof/>
                <w:webHidden/>
              </w:rPr>
            </w:r>
            <w:r w:rsidR="009819CC">
              <w:rPr>
                <w:noProof/>
                <w:webHidden/>
              </w:rPr>
              <w:fldChar w:fldCharType="separate"/>
            </w:r>
            <w:r w:rsidR="009819CC">
              <w:rPr>
                <w:noProof/>
                <w:webHidden/>
              </w:rPr>
              <w:t>5</w:t>
            </w:r>
            <w:r w:rsidR="009819CC">
              <w:rPr>
                <w:noProof/>
                <w:webHidden/>
              </w:rPr>
              <w:fldChar w:fldCharType="end"/>
            </w:r>
          </w:hyperlink>
        </w:p>
        <w:p w14:paraId="384E93D8" w14:textId="77777777" w:rsidR="009819CC" w:rsidRDefault="00BD6C5B">
          <w:pPr>
            <w:pStyle w:val="TOC1"/>
            <w:rPr>
              <w:rFonts w:asciiTheme="minorHAnsi" w:eastAsiaTheme="minorEastAsia" w:hAnsiTheme="minorHAnsi" w:cstheme="minorBidi"/>
              <w:b w:val="0"/>
              <w:noProof/>
              <w:sz w:val="22"/>
              <w:szCs w:val="22"/>
            </w:rPr>
          </w:pPr>
          <w:hyperlink w:anchor="_Toc391039033" w:history="1">
            <w:r w:rsidR="009819CC" w:rsidRPr="00D62CCD">
              <w:rPr>
                <w:rStyle w:val="Hyperlink"/>
                <w:noProof/>
              </w:rPr>
              <w:t>Component Overview</w:t>
            </w:r>
            <w:r w:rsidR="009819CC">
              <w:rPr>
                <w:noProof/>
                <w:webHidden/>
              </w:rPr>
              <w:tab/>
            </w:r>
            <w:r w:rsidR="009819CC">
              <w:rPr>
                <w:noProof/>
                <w:webHidden/>
              </w:rPr>
              <w:fldChar w:fldCharType="begin"/>
            </w:r>
            <w:r w:rsidR="009819CC">
              <w:rPr>
                <w:noProof/>
                <w:webHidden/>
              </w:rPr>
              <w:instrText xml:space="preserve"> PAGEREF _Toc391039033 \h </w:instrText>
            </w:r>
            <w:r w:rsidR="009819CC">
              <w:rPr>
                <w:noProof/>
                <w:webHidden/>
              </w:rPr>
            </w:r>
            <w:r w:rsidR="009819CC">
              <w:rPr>
                <w:noProof/>
                <w:webHidden/>
              </w:rPr>
              <w:fldChar w:fldCharType="separate"/>
            </w:r>
            <w:r w:rsidR="009819CC">
              <w:rPr>
                <w:noProof/>
                <w:webHidden/>
              </w:rPr>
              <w:t>7</w:t>
            </w:r>
            <w:r w:rsidR="009819CC">
              <w:rPr>
                <w:noProof/>
                <w:webHidden/>
              </w:rPr>
              <w:fldChar w:fldCharType="end"/>
            </w:r>
          </w:hyperlink>
        </w:p>
        <w:p w14:paraId="398AA0BB" w14:textId="77777777" w:rsidR="009819CC" w:rsidRDefault="00BD6C5B">
          <w:pPr>
            <w:pStyle w:val="TOC2"/>
            <w:rPr>
              <w:rFonts w:asciiTheme="minorHAnsi" w:eastAsiaTheme="minorEastAsia" w:hAnsiTheme="minorHAnsi" w:cstheme="minorBidi"/>
              <w:noProof/>
              <w:sz w:val="22"/>
              <w:szCs w:val="22"/>
            </w:rPr>
          </w:pPr>
          <w:hyperlink w:anchor="_Toc391039034" w:history="1">
            <w:r w:rsidR="009819CC" w:rsidRPr="00D62CCD">
              <w:rPr>
                <w:rStyle w:val="Hyperlink"/>
                <w:noProof/>
              </w:rPr>
              <w:t>Functional Overview</w:t>
            </w:r>
            <w:r w:rsidR="009819CC">
              <w:rPr>
                <w:noProof/>
                <w:webHidden/>
              </w:rPr>
              <w:tab/>
            </w:r>
            <w:r w:rsidR="009819CC">
              <w:rPr>
                <w:noProof/>
                <w:webHidden/>
              </w:rPr>
              <w:fldChar w:fldCharType="begin"/>
            </w:r>
            <w:r w:rsidR="009819CC">
              <w:rPr>
                <w:noProof/>
                <w:webHidden/>
              </w:rPr>
              <w:instrText xml:space="preserve"> PAGEREF _Toc391039034 \h </w:instrText>
            </w:r>
            <w:r w:rsidR="009819CC">
              <w:rPr>
                <w:noProof/>
                <w:webHidden/>
              </w:rPr>
            </w:r>
            <w:r w:rsidR="009819CC">
              <w:rPr>
                <w:noProof/>
                <w:webHidden/>
              </w:rPr>
              <w:fldChar w:fldCharType="separate"/>
            </w:r>
            <w:r w:rsidR="009819CC">
              <w:rPr>
                <w:noProof/>
                <w:webHidden/>
              </w:rPr>
              <w:t>7</w:t>
            </w:r>
            <w:r w:rsidR="009819CC">
              <w:rPr>
                <w:noProof/>
                <w:webHidden/>
              </w:rPr>
              <w:fldChar w:fldCharType="end"/>
            </w:r>
          </w:hyperlink>
        </w:p>
        <w:p w14:paraId="164508EB" w14:textId="77777777" w:rsidR="009819CC" w:rsidRDefault="00BD6C5B">
          <w:pPr>
            <w:pStyle w:val="TOC3"/>
            <w:rPr>
              <w:rFonts w:asciiTheme="minorHAnsi" w:eastAsiaTheme="minorEastAsia" w:hAnsiTheme="minorHAnsi" w:cstheme="minorBidi"/>
              <w:noProof/>
              <w:sz w:val="22"/>
              <w:szCs w:val="22"/>
            </w:rPr>
          </w:pPr>
          <w:hyperlink w:anchor="_Toc391039035" w:history="1">
            <w:r w:rsidR="009819CC" w:rsidRPr="00D62CCD">
              <w:rPr>
                <w:rStyle w:val="Hyperlink"/>
                <w:noProof/>
              </w:rPr>
              <w:t>Credit Card Authorization Service</w:t>
            </w:r>
            <w:r w:rsidR="009819CC">
              <w:rPr>
                <w:noProof/>
                <w:webHidden/>
              </w:rPr>
              <w:tab/>
            </w:r>
            <w:r w:rsidR="009819CC">
              <w:rPr>
                <w:noProof/>
                <w:webHidden/>
              </w:rPr>
              <w:fldChar w:fldCharType="begin"/>
            </w:r>
            <w:r w:rsidR="009819CC">
              <w:rPr>
                <w:noProof/>
                <w:webHidden/>
              </w:rPr>
              <w:instrText xml:space="preserve"> PAGEREF _Toc391039035 \h </w:instrText>
            </w:r>
            <w:r w:rsidR="009819CC">
              <w:rPr>
                <w:noProof/>
                <w:webHidden/>
              </w:rPr>
            </w:r>
            <w:r w:rsidR="009819CC">
              <w:rPr>
                <w:noProof/>
                <w:webHidden/>
              </w:rPr>
              <w:fldChar w:fldCharType="separate"/>
            </w:r>
            <w:r w:rsidR="009819CC">
              <w:rPr>
                <w:noProof/>
                <w:webHidden/>
              </w:rPr>
              <w:t>7</w:t>
            </w:r>
            <w:r w:rsidR="009819CC">
              <w:rPr>
                <w:noProof/>
                <w:webHidden/>
              </w:rPr>
              <w:fldChar w:fldCharType="end"/>
            </w:r>
          </w:hyperlink>
        </w:p>
        <w:p w14:paraId="7173D0D2" w14:textId="77777777" w:rsidR="009819CC" w:rsidRDefault="00BD6C5B">
          <w:pPr>
            <w:pStyle w:val="TOC3"/>
            <w:rPr>
              <w:rFonts w:asciiTheme="minorHAnsi" w:eastAsiaTheme="minorEastAsia" w:hAnsiTheme="minorHAnsi" w:cstheme="minorBidi"/>
              <w:noProof/>
              <w:sz w:val="22"/>
              <w:szCs w:val="22"/>
            </w:rPr>
          </w:pPr>
          <w:hyperlink w:anchor="_Toc391039036" w:history="1">
            <w:r w:rsidR="009819CC" w:rsidRPr="00D62CCD">
              <w:rPr>
                <w:rStyle w:val="Hyperlink"/>
                <w:noProof/>
              </w:rPr>
              <w:t>Taxes</w:t>
            </w:r>
            <w:r w:rsidR="009819CC">
              <w:rPr>
                <w:noProof/>
                <w:webHidden/>
              </w:rPr>
              <w:tab/>
            </w:r>
            <w:r w:rsidR="009819CC">
              <w:rPr>
                <w:noProof/>
                <w:webHidden/>
              </w:rPr>
              <w:fldChar w:fldCharType="begin"/>
            </w:r>
            <w:r w:rsidR="009819CC">
              <w:rPr>
                <w:noProof/>
                <w:webHidden/>
              </w:rPr>
              <w:instrText xml:space="preserve"> PAGEREF _Toc391039036 \h </w:instrText>
            </w:r>
            <w:r w:rsidR="009819CC">
              <w:rPr>
                <w:noProof/>
                <w:webHidden/>
              </w:rPr>
            </w:r>
            <w:r w:rsidR="009819CC">
              <w:rPr>
                <w:noProof/>
                <w:webHidden/>
              </w:rPr>
              <w:fldChar w:fldCharType="separate"/>
            </w:r>
            <w:r w:rsidR="009819CC">
              <w:rPr>
                <w:noProof/>
                <w:webHidden/>
              </w:rPr>
              <w:t>8</w:t>
            </w:r>
            <w:r w:rsidR="009819CC">
              <w:rPr>
                <w:noProof/>
                <w:webHidden/>
              </w:rPr>
              <w:fldChar w:fldCharType="end"/>
            </w:r>
          </w:hyperlink>
        </w:p>
        <w:p w14:paraId="031F0400" w14:textId="77777777" w:rsidR="009819CC" w:rsidRDefault="00BD6C5B">
          <w:pPr>
            <w:pStyle w:val="TOC3"/>
            <w:rPr>
              <w:rFonts w:asciiTheme="minorHAnsi" w:eastAsiaTheme="minorEastAsia" w:hAnsiTheme="minorHAnsi" w:cstheme="minorBidi"/>
              <w:noProof/>
              <w:sz w:val="22"/>
              <w:szCs w:val="22"/>
            </w:rPr>
          </w:pPr>
          <w:hyperlink w:anchor="_Toc391039037" w:history="1">
            <w:r w:rsidR="009819CC" w:rsidRPr="00D62CCD">
              <w:rPr>
                <w:rStyle w:val="Hyperlink"/>
                <w:noProof/>
              </w:rPr>
              <w:t>Address Verification Service (AVS)</w:t>
            </w:r>
            <w:r w:rsidR="009819CC">
              <w:rPr>
                <w:noProof/>
                <w:webHidden/>
              </w:rPr>
              <w:tab/>
            </w:r>
            <w:r w:rsidR="009819CC">
              <w:rPr>
                <w:noProof/>
                <w:webHidden/>
              </w:rPr>
              <w:fldChar w:fldCharType="begin"/>
            </w:r>
            <w:r w:rsidR="009819CC">
              <w:rPr>
                <w:noProof/>
                <w:webHidden/>
              </w:rPr>
              <w:instrText xml:space="preserve"> PAGEREF _Toc391039037 \h </w:instrText>
            </w:r>
            <w:r w:rsidR="009819CC">
              <w:rPr>
                <w:noProof/>
                <w:webHidden/>
              </w:rPr>
            </w:r>
            <w:r w:rsidR="009819CC">
              <w:rPr>
                <w:noProof/>
                <w:webHidden/>
              </w:rPr>
              <w:fldChar w:fldCharType="separate"/>
            </w:r>
            <w:r w:rsidR="009819CC">
              <w:rPr>
                <w:noProof/>
                <w:webHidden/>
              </w:rPr>
              <w:t>9</w:t>
            </w:r>
            <w:r w:rsidR="009819CC">
              <w:rPr>
                <w:noProof/>
                <w:webHidden/>
              </w:rPr>
              <w:fldChar w:fldCharType="end"/>
            </w:r>
          </w:hyperlink>
        </w:p>
        <w:p w14:paraId="57E92347" w14:textId="77777777" w:rsidR="009819CC" w:rsidRDefault="00BD6C5B">
          <w:pPr>
            <w:pStyle w:val="TOC3"/>
            <w:rPr>
              <w:rFonts w:asciiTheme="minorHAnsi" w:eastAsiaTheme="minorEastAsia" w:hAnsiTheme="minorHAnsi" w:cstheme="minorBidi"/>
              <w:noProof/>
              <w:sz w:val="22"/>
              <w:szCs w:val="22"/>
            </w:rPr>
          </w:pPr>
          <w:hyperlink w:anchor="_Toc391039038" w:history="1">
            <w:r w:rsidR="009819CC" w:rsidRPr="00D62CCD">
              <w:rPr>
                <w:rStyle w:val="Hyperlink"/>
                <w:noProof/>
              </w:rPr>
              <w:t>Delivery Address Verification Service (DAV)</w:t>
            </w:r>
            <w:r w:rsidR="009819CC">
              <w:rPr>
                <w:noProof/>
                <w:webHidden/>
              </w:rPr>
              <w:tab/>
            </w:r>
            <w:r w:rsidR="009819CC">
              <w:rPr>
                <w:noProof/>
                <w:webHidden/>
              </w:rPr>
              <w:fldChar w:fldCharType="begin"/>
            </w:r>
            <w:r w:rsidR="009819CC">
              <w:rPr>
                <w:noProof/>
                <w:webHidden/>
              </w:rPr>
              <w:instrText xml:space="preserve"> PAGEREF _Toc391039038 \h </w:instrText>
            </w:r>
            <w:r w:rsidR="009819CC">
              <w:rPr>
                <w:noProof/>
                <w:webHidden/>
              </w:rPr>
            </w:r>
            <w:r w:rsidR="009819CC">
              <w:rPr>
                <w:noProof/>
                <w:webHidden/>
              </w:rPr>
              <w:fldChar w:fldCharType="separate"/>
            </w:r>
            <w:r w:rsidR="009819CC">
              <w:rPr>
                <w:noProof/>
                <w:webHidden/>
              </w:rPr>
              <w:t>9</w:t>
            </w:r>
            <w:r w:rsidR="009819CC">
              <w:rPr>
                <w:noProof/>
                <w:webHidden/>
              </w:rPr>
              <w:fldChar w:fldCharType="end"/>
            </w:r>
          </w:hyperlink>
        </w:p>
        <w:p w14:paraId="25FB4C3D" w14:textId="77777777" w:rsidR="009819CC" w:rsidRDefault="00BD6C5B">
          <w:pPr>
            <w:pStyle w:val="TOC3"/>
            <w:rPr>
              <w:rFonts w:asciiTheme="minorHAnsi" w:eastAsiaTheme="minorEastAsia" w:hAnsiTheme="minorHAnsi" w:cstheme="minorBidi"/>
              <w:noProof/>
              <w:sz w:val="22"/>
              <w:szCs w:val="22"/>
            </w:rPr>
          </w:pPr>
          <w:hyperlink w:anchor="_Toc391039039" w:history="1">
            <w:r w:rsidR="009819CC" w:rsidRPr="00D62CCD">
              <w:rPr>
                <w:rStyle w:val="Hyperlink"/>
                <w:noProof/>
              </w:rPr>
              <w:t>Bill Me Later (BML)</w:t>
            </w:r>
            <w:r w:rsidR="009819CC">
              <w:rPr>
                <w:noProof/>
                <w:webHidden/>
              </w:rPr>
              <w:tab/>
            </w:r>
            <w:r w:rsidR="009819CC">
              <w:rPr>
                <w:noProof/>
                <w:webHidden/>
              </w:rPr>
              <w:fldChar w:fldCharType="begin"/>
            </w:r>
            <w:r w:rsidR="009819CC">
              <w:rPr>
                <w:noProof/>
                <w:webHidden/>
              </w:rPr>
              <w:instrText xml:space="preserve"> PAGEREF _Toc391039039 \h </w:instrText>
            </w:r>
            <w:r w:rsidR="009819CC">
              <w:rPr>
                <w:noProof/>
                <w:webHidden/>
              </w:rPr>
            </w:r>
            <w:r w:rsidR="009819CC">
              <w:rPr>
                <w:noProof/>
                <w:webHidden/>
              </w:rPr>
              <w:fldChar w:fldCharType="separate"/>
            </w:r>
            <w:r w:rsidR="009819CC">
              <w:rPr>
                <w:noProof/>
                <w:webHidden/>
              </w:rPr>
              <w:t>9</w:t>
            </w:r>
            <w:r w:rsidR="009819CC">
              <w:rPr>
                <w:noProof/>
                <w:webHidden/>
              </w:rPr>
              <w:fldChar w:fldCharType="end"/>
            </w:r>
          </w:hyperlink>
        </w:p>
        <w:p w14:paraId="34A88ACA" w14:textId="77777777" w:rsidR="009819CC" w:rsidRDefault="00BD6C5B">
          <w:pPr>
            <w:pStyle w:val="TOC3"/>
            <w:rPr>
              <w:rFonts w:asciiTheme="minorHAnsi" w:eastAsiaTheme="minorEastAsia" w:hAnsiTheme="minorHAnsi" w:cstheme="minorBidi"/>
              <w:noProof/>
              <w:sz w:val="22"/>
              <w:szCs w:val="22"/>
            </w:rPr>
          </w:pPr>
          <w:hyperlink w:anchor="_Toc391039040" w:history="1">
            <w:r w:rsidR="009819CC" w:rsidRPr="00D62CCD">
              <w:rPr>
                <w:rStyle w:val="Hyperlink"/>
                <w:noProof/>
              </w:rPr>
              <w:t>Decision Manager</w:t>
            </w:r>
            <w:r w:rsidR="009819CC">
              <w:rPr>
                <w:noProof/>
                <w:webHidden/>
              </w:rPr>
              <w:tab/>
            </w:r>
            <w:r w:rsidR="009819CC">
              <w:rPr>
                <w:noProof/>
                <w:webHidden/>
              </w:rPr>
              <w:fldChar w:fldCharType="begin"/>
            </w:r>
            <w:r w:rsidR="009819CC">
              <w:rPr>
                <w:noProof/>
                <w:webHidden/>
              </w:rPr>
              <w:instrText xml:space="preserve"> PAGEREF _Toc391039040 \h </w:instrText>
            </w:r>
            <w:r w:rsidR="009819CC">
              <w:rPr>
                <w:noProof/>
                <w:webHidden/>
              </w:rPr>
            </w:r>
            <w:r w:rsidR="009819CC">
              <w:rPr>
                <w:noProof/>
                <w:webHidden/>
              </w:rPr>
              <w:fldChar w:fldCharType="separate"/>
            </w:r>
            <w:r w:rsidR="009819CC">
              <w:rPr>
                <w:noProof/>
                <w:webHidden/>
              </w:rPr>
              <w:t>10</w:t>
            </w:r>
            <w:r w:rsidR="009819CC">
              <w:rPr>
                <w:noProof/>
                <w:webHidden/>
              </w:rPr>
              <w:fldChar w:fldCharType="end"/>
            </w:r>
          </w:hyperlink>
        </w:p>
        <w:p w14:paraId="40E13DED" w14:textId="77777777" w:rsidR="009819CC" w:rsidRDefault="00BD6C5B">
          <w:pPr>
            <w:pStyle w:val="TOC3"/>
            <w:rPr>
              <w:rFonts w:asciiTheme="minorHAnsi" w:eastAsiaTheme="minorEastAsia" w:hAnsiTheme="minorHAnsi" w:cstheme="minorBidi"/>
              <w:noProof/>
              <w:sz w:val="22"/>
              <w:szCs w:val="22"/>
            </w:rPr>
          </w:pPr>
          <w:hyperlink w:anchor="_Toc391039041" w:history="1">
            <w:r w:rsidR="009819CC" w:rsidRPr="00D62CCD">
              <w:rPr>
                <w:rStyle w:val="Hyperlink"/>
                <w:noProof/>
              </w:rPr>
              <w:t>Payment Tokenization</w:t>
            </w:r>
            <w:r w:rsidR="009819CC">
              <w:rPr>
                <w:noProof/>
                <w:webHidden/>
              </w:rPr>
              <w:tab/>
            </w:r>
            <w:r w:rsidR="009819CC">
              <w:rPr>
                <w:noProof/>
                <w:webHidden/>
              </w:rPr>
              <w:fldChar w:fldCharType="begin"/>
            </w:r>
            <w:r w:rsidR="009819CC">
              <w:rPr>
                <w:noProof/>
                <w:webHidden/>
              </w:rPr>
              <w:instrText xml:space="preserve"> PAGEREF _Toc391039041 \h </w:instrText>
            </w:r>
            <w:r w:rsidR="009819CC">
              <w:rPr>
                <w:noProof/>
                <w:webHidden/>
              </w:rPr>
            </w:r>
            <w:r w:rsidR="009819CC">
              <w:rPr>
                <w:noProof/>
                <w:webHidden/>
              </w:rPr>
              <w:fldChar w:fldCharType="separate"/>
            </w:r>
            <w:r w:rsidR="009819CC">
              <w:rPr>
                <w:noProof/>
                <w:webHidden/>
              </w:rPr>
              <w:t>12</w:t>
            </w:r>
            <w:r w:rsidR="009819CC">
              <w:rPr>
                <w:noProof/>
                <w:webHidden/>
              </w:rPr>
              <w:fldChar w:fldCharType="end"/>
            </w:r>
          </w:hyperlink>
        </w:p>
        <w:p w14:paraId="1C117F12" w14:textId="77777777" w:rsidR="009819CC" w:rsidRDefault="00BD6C5B">
          <w:pPr>
            <w:pStyle w:val="TOC3"/>
            <w:rPr>
              <w:rFonts w:asciiTheme="minorHAnsi" w:eastAsiaTheme="minorEastAsia" w:hAnsiTheme="minorHAnsi" w:cstheme="minorBidi"/>
              <w:noProof/>
              <w:sz w:val="22"/>
              <w:szCs w:val="22"/>
            </w:rPr>
          </w:pPr>
          <w:hyperlink w:anchor="_Toc391039042" w:history="1">
            <w:r w:rsidR="009819CC" w:rsidRPr="00D62CCD">
              <w:rPr>
                <w:rStyle w:val="Hyperlink"/>
                <w:noProof/>
              </w:rPr>
              <w:t>Payer Authentication</w:t>
            </w:r>
            <w:r w:rsidR="009819CC">
              <w:rPr>
                <w:noProof/>
                <w:webHidden/>
              </w:rPr>
              <w:tab/>
            </w:r>
            <w:r w:rsidR="009819CC">
              <w:rPr>
                <w:noProof/>
                <w:webHidden/>
              </w:rPr>
              <w:fldChar w:fldCharType="begin"/>
            </w:r>
            <w:r w:rsidR="009819CC">
              <w:rPr>
                <w:noProof/>
                <w:webHidden/>
              </w:rPr>
              <w:instrText xml:space="preserve"> PAGEREF _Toc391039042 \h </w:instrText>
            </w:r>
            <w:r w:rsidR="009819CC">
              <w:rPr>
                <w:noProof/>
                <w:webHidden/>
              </w:rPr>
            </w:r>
            <w:r w:rsidR="009819CC">
              <w:rPr>
                <w:noProof/>
                <w:webHidden/>
              </w:rPr>
              <w:fldChar w:fldCharType="separate"/>
            </w:r>
            <w:r w:rsidR="009819CC">
              <w:rPr>
                <w:noProof/>
                <w:webHidden/>
              </w:rPr>
              <w:t>12</w:t>
            </w:r>
            <w:r w:rsidR="009819CC">
              <w:rPr>
                <w:noProof/>
                <w:webHidden/>
              </w:rPr>
              <w:fldChar w:fldCharType="end"/>
            </w:r>
          </w:hyperlink>
        </w:p>
        <w:p w14:paraId="6644A470" w14:textId="77777777" w:rsidR="009819CC" w:rsidRDefault="00BD6C5B">
          <w:pPr>
            <w:pStyle w:val="TOC3"/>
            <w:rPr>
              <w:rFonts w:asciiTheme="minorHAnsi" w:eastAsiaTheme="minorEastAsia" w:hAnsiTheme="minorHAnsi" w:cstheme="minorBidi"/>
              <w:noProof/>
              <w:sz w:val="22"/>
              <w:szCs w:val="22"/>
            </w:rPr>
          </w:pPr>
          <w:hyperlink w:anchor="_Toc391039043" w:history="1">
            <w:r w:rsidR="009819CC" w:rsidRPr="00D62CCD">
              <w:rPr>
                <w:rStyle w:val="Hyperlink"/>
                <w:noProof/>
              </w:rPr>
              <w:t>Full Authorization Reversal</w:t>
            </w:r>
            <w:r w:rsidR="009819CC">
              <w:rPr>
                <w:noProof/>
                <w:webHidden/>
              </w:rPr>
              <w:tab/>
            </w:r>
            <w:r w:rsidR="009819CC">
              <w:rPr>
                <w:noProof/>
                <w:webHidden/>
              </w:rPr>
              <w:fldChar w:fldCharType="begin"/>
            </w:r>
            <w:r w:rsidR="009819CC">
              <w:rPr>
                <w:noProof/>
                <w:webHidden/>
              </w:rPr>
              <w:instrText xml:space="preserve"> PAGEREF _Toc391039043 \h </w:instrText>
            </w:r>
            <w:r w:rsidR="009819CC">
              <w:rPr>
                <w:noProof/>
                <w:webHidden/>
              </w:rPr>
            </w:r>
            <w:r w:rsidR="009819CC">
              <w:rPr>
                <w:noProof/>
                <w:webHidden/>
              </w:rPr>
              <w:fldChar w:fldCharType="separate"/>
            </w:r>
            <w:r w:rsidR="009819CC">
              <w:rPr>
                <w:noProof/>
                <w:webHidden/>
              </w:rPr>
              <w:t>13</w:t>
            </w:r>
            <w:r w:rsidR="009819CC">
              <w:rPr>
                <w:noProof/>
                <w:webHidden/>
              </w:rPr>
              <w:fldChar w:fldCharType="end"/>
            </w:r>
          </w:hyperlink>
        </w:p>
        <w:p w14:paraId="726540CA" w14:textId="77777777" w:rsidR="009819CC" w:rsidRDefault="00BD6C5B">
          <w:pPr>
            <w:pStyle w:val="TOC3"/>
            <w:rPr>
              <w:rFonts w:asciiTheme="minorHAnsi" w:eastAsiaTheme="minorEastAsia" w:hAnsiTheme="minorHAnsi" w:cstheme="minorBidi"/>
              <w:noProof/>
              <w:sz w:val="22"/>
              <w:szCs w:val="22"/>
            </w:rPr>
          </w:pPr>
          <w:hyperlink w:anchor="_Toc391039044" w:history="1">
            <w:r w:rsidR="009819CC" w:rsidRPr="00D62CCD">
              <w:rPr>
                <w:rStyle w:val="Hyperlink"/>
                <w:noProof/>
              </w:rPr>
              <w:t>V.me by Visa</w:t>
            </w:r>
            <w:r w:rsidR="009819CC">
              <w:rPr>
                <w:noProof/>
                <w:webHidden/>
              </w:rPr>
              <w:tab/>
            </w:r>
            <w:r w:rsidR="009819CC">
              <w:rPr>
                <w:noProof/>
                <w:webHidden/>
              </w:rPr>
              <w:fldChar w:fldCharType="begin"/>
            </w:r>
            <w:r w:rsidR="009819CC">
              <w:rPr>
                <w:noProof/>
                <w:webHidden/>
              </w:rPr>
              <w:instrText xml:space="preserve"> PAGEREF _Toc391039044 \h </w:instrText>
            </w:r>
            <w:r w:rsidR="009819CC">
              <w:rPr>
                <w:noProof/>
                <w:webHidden/>
              </w:rPr>
            </w:r>
            <w:r w:rsidR="009819CC">
              <w:rPr>
                <w:noProof/>
                <w:webHidden/>
              </w:rPr>
              <w:fldChar w:fldCharType="separate"/>
            </w:r>
            <w:r w:rsidR="009819CC">
              <w:rPr>
                <w:noProof/>
                <w:webHidden/>
              </w:rPr>
              <w:t>13</w:t>
            </w:r>
            <w:r w:rsidR="009819CC">
              <w:rPr>
                <w:noProof/>
                <w:webHidden/>
              </w:rPr>
              <w:fldChar w:fldCharType="end"/>
            </w:r>
          </w:hyperlink>
        </w:p>
        <w:p w14:paraId="31737900" w14:textId="77777777" w:rsidR="009819CC" w:rsidRDefault="00BD6C5B">
          <w:pPr>
            <w:pStyle w:val="TOC3"/>
            <w:rPr>
              <w:rFonts w:asciiTheme="minorHAnsi" w:eastAsiaTheme="minorEastAsia" w:hAnsiTheme="minorHAnsi" w:cstheme="minorBidi"/>
              <w:noProof/>
              <w:sz w:val="22"/>
              <w:szCs w:val="22"/>
            </w:rPr>
          </w:pPr>
          <w:hyperlink w:anchor="_Toc391039045" w:history="1">
            <w:r w:rsidR="009819CC" w:rsidRPr="00D62CCD">
              <w:rPr>
                <w:rStyle w:val="Hyperlink"/>
                <w:noProof/>
              </w:rPr>
              <w:t>Retail Point-of-Sale (POS)</w:t>
            </w:r>
            <w:r w:rsidR="009819CC">
              <w:rPr>
                <w:noProof/>
                <w:webHidden/>
              </w:rPr>
              <w:tab/>
            </w:r>
            <w:r w:rsidR="009819CC">
              <w:rPr>
                <w:noProof/>
                <w:webHidden/>
              </w:rPr>
              <w:fldChar w:fldCharType="begin"/>
            </w:r>
            <w:r w:rsidR="009819CC">
              <w:rPr>
                <w:noProof/>
                <w:webHidden/>
              </w:rPr>
              <w:instrText xml:space="preserve"> PAGEREF _Toc391039045 \h </w:instrText>
            </w:r>
            <w:r w:rsidR="009819CC">
              <w:rPr>
                <w:noProof/>
                <w:webHidden/>
              </w:rPr>
            </w:r>
            <w:r w:rsidR="009819CC">
              <w:rPr>
                <w:noProof/>
                <w:webHidden/>
              </w:rPr>
              <w:fldChar w:fldCharType="separate"/>
            </w:r>
            <w:r w:rsidR="009819CC">
              <w:rPr>
                <w:noProof/>
                <w:webHidden/>
              </w:rPr>
              <w:t>14</w:t>
            </w:r>
            <w:r w:rsidR="009819CC">
              <w:rPr>
                <w:noProof/>
                <w:webHidden/>
              </w:rPr>
              <w:fldChar w:fldCharType="end"/>
            </w:r>
          </w:hyperlink>
        </w:p>
        <w:p w14:paraId="35F5B2F7" w14:textId="77777777" w:rsidR="009819CC" w:rsidRDefault="00BD6C5B">
          <w:pPr>
            <w:pStyle w:val="TOC2"/>
            <w:rPr>
              <w:rFonts w:asciiTheme="minorHAnsi" w:eastAsiaTheme="minorEastAsia" w:hAnsiTheme="minorHAnsi" w:cstheme="minorBidi"/>
              <w:noProof/>
              <w:sz w:val="22"/>
              <w:szCs w:val="22"/>
            </w:rPr>
          </w:pPr>
          <w:hyperlink w:anchor="_Toc391039046" w:history="1">
            <w:r w:rsidR="009819CC" w:rsidRPr="00D62CCD">
              <w:rPr>
                <w:rStyle w:val="Hyperlink"/>
                <w:noProof/>
              </w:rPr>
              <w:t>Use Cases Scenarios</w:t>
            </w:r>
            <w:r w:rsidR="009819CC">
              <w:rPr>
                <w:noProof/>
                <w:webHidden/>
              </w:rPr>
              <w:tab/>
            </w:r>
            <w:r w:rsidR="009819CC">
              <w:rPr>
                <w:noProof/>
                <w:webHidden/>
              </w:rPr>
              <w:fldChar w:fldCharType="begin"/>
            </w:r>
            <w:r w:rsidR="009819CC">
              <w:rPr>
                <w:noProof/>
                <w:webHidden/>
              </w:rPr>
              <w:instrText xml:space="preserve"> PAGEREF _Toc391039046 \h </w:instrText>
            </w:r>
            <w:r w:rsidR="009819CC">
              <w:rPr>
                <w:noProof/>
                <w:webHidden/>
              </w:rPr>
            </w:r>
            <w:r w:rsidR="009819CC">
              <w:rPr>
                <w:noProof/>
                <w:webHidden/>
              </w:rPr>
              <w:fldChar w:fldCharType="separate"/>
            </w:r>
            <w:r w:rsidR="009819CC">
              <w:rPr>
                <w:noProof/>
                <w:webHidden/>
              </w:rPr>
              <w:t>15</w:t>
            </w:r>
            <w:r w:rsidR="009819CC">
              <w:rPr>
                <w:noProof/>
                <w:webHidden/>
              </w:rPr>
              <w:fldChar w:fldCharType="end"/>
            </w:r>
          </w:hyperlink>
        </w:p>
        <w:p w14:paraId="2DDF8FE3" w14:textId="77777777" w:rsidR="009819CC" w:rsidRDefault="00BD6C5B">
          <w:pPr>
            <w:pStyle w:val="TOC3"/>
            <w:rPr>
              <w:rFonts w:asciiTheme="minorHAnsi" w:eastAsiaTheme="minorEastAsia" w:hAnsiTheme="minorHAnsi" w:cstheme="minorBidi"/>
              <w:noProof/>
              <w:sz w:val="22"/>
              <w:szCs w:val="22"/>
            </w:rPr>
          </w:pPr>
          <w:hyperlink w:anchor="_Toc391039047" w:history="1">
            <w:r w:rsidR="009819CC" w:rsidRPr="00D62CCD">
              <w:rPr>
                <w:rStyle w:val="Hyperlink"/>
                <w:noProof/>
              </w:rPr>
              <w:t>Credit Card Authorization</w:t>
            </w:r>
            <w:r w:rsidR="009819CC">
              <w:rPr>
                <w:noProof/>
                <w:webHidden/>
              </w:rPr>
              <w:tab/>
            </w:r>
            <w:r w:rsidR="009819CC">
              <w:rPr>
                <w:noProof/>
                <w:webHidden/>
              </w:rPr>
              <w:fldChar w:fldCharType="begin"/>
            </w:r>
            <w:r w:rsidR="009819CC">
              <w:rPr>
                <w:noProof/>
                <w:webHidden/>
              </w:rPr>
              <w:instrText xml:space="preserve"> PAGEREF _Toc391039047 \h </w:instrText>
            </w:r>
            <w:r w:rsidR="009819CC">
              <w:rPr>
                <w:noProof/>
                <w:webHidden/>
              </w:rPr>
            </w:r>
            <w:r w:rsidR="009819CC">
              <w:rPr>
                <w:noProof/>
                <w:webHidden/>
              </w:rPr>
              <w:fldChar w:fldCharType="separate"/>
            </w:r>
            <w:r w:rsidR="009819CC">
              <w:rPr>
                <w:noProof/>
                <w:webHidden/>
              </w:rPr>
              <w:t>15</w:t>
            </w:r>
            <w:r w:rsidR="009819CC">
              <w:rPr>
                <w:noProof/>
                <w:webHidden/>
              </w:rPr>
              <w:fldChar w:fldCharType="end"/>
            </w:r>
          </w:hyperlink>
        </w:p>
        <w:p w14:paraId="749FCF5A" w14:textId="77777777" w:rsidR="009819CC" w:rsidRDefault="00BD6C5B">
          <w:pPr>
            <w:pStyle w:val="TOC3"/>
            <w:rPr>
              <w:rFonts w:asciiTheme="minorHAnsi" w:eastAsiaTheme="minorEastAsia" w:hAnsiTheme="minorHAnsi" w:cstheme="minorBidi"/>
              <w:noProof/>
              <w:sz w:val="22"/>
              <w:szCs w:val="22"/>
            </w:rPr>
          </w:pPr>
          <w:hyperlink w:anchor="_Toc391039048" w:history="1">
            <w:r w:rsidR="009819CC" w:rsidRPr="00D62CCD">
              <w:rPr>
                <w:rStyle w:val="Hyperlink"/>
                <w:noProof/>
              </w:rPr>
              <w:t>Taxes</w:t>
            </w:r>
            <w:r w:rsidR="009819CC">
              <w:rPr>
                <w:noProof/>
                <w:webHidden/>
              </w:rPr>
              <w:tab/>
            </w:r>
            <w:r w:rsidR="009819CC">
              <w:rPr>
                <w:noProof/>
                <w:webHidden/>
              </w:rPr>
              <w:fldChar w:fldCharType="begin"/>
            </w:r>
            <w:r w:rsidR="009819CC">
              <w:rPr>
                <w:noProof/>
                <w:webHidden/>
              </w:rPr>
              <w:instrText xml:space="preserve"> PAGEREF _Toc391039048 \h </w:instrText>
            </w:r>
            <w:r w:rsidR="009819CC">
              <w:rPr>
                <w:noProof/>
                <w:webHidden/>
              </w:rPr>
            </w:r>
            <w:r w:rsidR="009819CC">
              <w:rPr>
                <w:noProof/>
                <w:webHidden/>
              </w:rPr>
              <w:fldChar w:fldCharType="separate"/>
            </w:r>
            <w:r w:rsidR="009819CC">
              <w:rPr>
                <w:noProof/>
                <w:webHidden/>
              </w:rPr>
              <w:t>17</w:t>
            </w:r>
            <w:r w:rsidR="009819CC">
              <w:rPr>
                <w:noProof/>
                <w:webHidden/>
              </w:rPr>
              <w:fldChar w:fldCharType="end"/>
            </w:r>
          </w:hyperlink>
        </w:p>
        <w:p w14:paraId="31E2B25F" w14:textId="77777777" w:rsidR="009819CC" w:rsidRDefault="00BD6C5B">
          <w:pPr>
            <w:pStyle w:val="TOC3"/>
            <w:rPr>
              <w:rFonts w:asciiTheme="minorHAnsi" w:eastAsiaTheme="minorEastAsia" w:hAnsiTheme="minorHAnsi" w:cstheme="minorBidi"/>
              <w:noProof/>
              <w:sz w:val="22"/>
              <w:szCs w:val="22"/>
            </w:rPr>
          </w:pPr>
          <w:hyperlink w:anchor="_Toc391039049" w:history="1">
            <w:r w:rsidR="009819CC" w:rsidRPr="00D62CCD">
              <w:rPr>
                <w:rStyle w:val="Hyperlink"/>
                <w:noProof/>
              </w:rPr>
              <w:t>Address Validation Service (AVS)</w:t>
            </w:r>
            <w:r w:rsidR="009819CC">
              <w:rPr>
                <w:noProof/>
                <w:webHidden/>
              </w:rPr>
              <w:tab/>
            </w:r>
            <w:r w:rsidR="009819CC">
              <w:rPr>
                <w:noProof/>
                <w:webHidden/>
              </w:rPr>
              <w:fldChar w:fldCharType="begin"/>
            </w:r>
            <w:r w:rsidR="009819CC">
              <w:rPr>
                <w:noProof/>
                <w:webHidden/>
              </w:rPr>
              <w:instrText xml:space="preserve"> PAGEREF _Toc391039049 \h </w:instrText>
            </w:r>
            <w:r w:rsidR="009819CC">
              <w:rPr>
                <w:noProof/>
                <w:webHidden/>
              </w:rPr>
            </w:r>
            <w:r w:rsidR="009819CC">
              <w:rPr>
                <w:noProof/>
                <w:webHidden/>
              </w:rPr>
              <w:fldChar w:fldCharType="separate"/>
            </w:r>
            <w:r w:rsidR="009819CC">
              <w:rPr>
                <w:noProof/>
                <w:webHidden/>
              </w:rPr>
              <w:t>18</w:t>
            </w:r>
            <w:r w:rsidR="009819CC">
              <w:rPr>
                <w:noProof/>
                <w:webHidden/>
              </w:rPr>
              <w:fldChar w:fldCharType="end"/>
            </w:r>
          </w:hyperlink>
        </w:p>
        <w:p w14:paraId="60E1B7F5" w14:textId="77777777" w:rsidR="009819CC" w:rsidRDefault="00BD6C5B">
          <w:pPr>
            <w:pStyle w:val="TOC3"/>
            <w:rPr>
              <w:rFonts w:asciiTheme="minorHAnsi" w:eastAsiaTheme="minorEastAsia" w:hAnsiTheme="minorHAnsi" w:cstheme="minorBidi"/>
              <w:noProof/>
              <w:sz w:val="22"/>
              <w:szCs w:val="22"/>
            </w:rPr>
          </w:pPr>
          <w:hyperlink w:anchor="_Toc391039050" w:history="1">
            <w:r w:rsidR="009819CC" w:rsidRPr="00D62CCD">
              <w:rPr>
                <w:rStyle w:val="Hyperlink"/>
                <w:noProof/>
              </w:rPr>
              <w:t>Delivery Address Verification Service (DAV)</w:t>
            </w:r>
            <w:r w:rsidR="009819CC">
              <w:rPr>
                <w:noProof/>
                <w:webHidden/>
              </w:rPr>
              <w:tab/>
            </w:r>
            <w:r w:rsidR="009819CC">
              <w:rPr>
                <w:noProof/>
                <w:webHidden/>
              </w:rPr>
              <w:fldChar w:fldCharType="begin"/>
            </w:r>
            <w:r w:rsidR="009819CC">
              <w:rPr>
                <w:noProof/>
                <w:webHidden/>
              </w:rPr>
              <w:instrText xml:space="preserve"> PAGEREF _Toc391039050 \h </w:instrText>
            </w:r>
            <w:r w:rsidR="009819CC">
              <w:rPr>
                <w:noProof/>
                <w:webHidden/>
              </w:rPr>
            </w:r>
            <w:r w:rsidR="009819CC">
              <w:rPr>
                <w:noProof/>
                <w:webHidden/>
              </w:rPr>
              <w:fldChar w:fldCharType="separate"/>
            </w:r>
            <w:r w:rsidR="009819CC">
              <w:rPr>
                <w:noProof/>
                <w:webHidden/>
              </w:rPr>
              <w:t>18</w:t>
            </w:r>
            <w:r w:rsidR="009819CC">
              <w:rPr>
                <w:noProof/>
                <w:webHidden/>
              </w:rPr>
              <w:fldChar w:fldCharType="end"/>
            </w:r>
          </w:hyperlink>
        </w:p>
        <w:p w14:paraId="4E5B1CDA" w14:textId="77777777" w:rsidR="009819CC" w:rsidRDefault="00BD6C5B">
          <w:pPr>
            <w:pStyle w:val="TOC3"/>
            <w:rPr>
              <w:rFonts w:asciiTheme="minorHAnsi" w:eastAsiaTheme="minorEastAsia" w:hAnsiTheme="minorHAnsi" w:cstheme="minorBidi"/>
              <w:noProof/>
              <w:sz w:val="22"/>
              <w:szCs w:val="22"/>
            </w:rPr>
          </w:pPr>
          <w:hyperlink w:anchor="_Toc391039051" w:history="1">
            <w:r w:rsidR="009819CC" w:rsidRPr="00D62CCD">
              <w:rPr>
                <w:rStyle w:val="Hyperlink"/>
                <w:noProof/>
              </w:rPr>
              <w:t>BML</w:t>
            </w:r>
            <w:r w:rsidR="009819CC">
              <w:rPr>
                <w:noProof/>
                <w:webHidden/>
              </w:rPr>
              <w:tab/>
            </w:r>
            <w:r w:rsidR="009819CC">
              <w:rPr>
                <w:noProof/>
                <w:webHidden/>
              </w:rPr>
              <w:fldChar w:fldCharType="begin"/>
            </w:r>
            <w:r w:rsidR="009819CC">
              <w:rPr>
                <w:noProof/>
                <w:webHidden/>
              </w:rPr>
              <w:instrText xml:space="preserve"> PAGEREF _Toc391039051 \h </w:instrText>
            </w:r>
            <w:r w:rsidR="009819CC">
              <w:rPr>
                <w:noProof/>
                <w:webHidden/>
              </w:rPr>
            </w:r>
            <w:r w:rsidR="009819CC">
              <w:rPr>
                <w:noProof/>
                <w:webHidden/>
              </w:rPr>
              <w:fldChar w:fldCharType="separate"/>
            </w:r>
            <w:r w:rsidR="009819CC">
              <w:rPr>
                <w:noProof/>
                <w:webHidden/>
              </w:rPr>
              <w:t>19</w:t>
            </w:r>
            <w:r w:rsidR="009819CC">
              <w:rPr>
                <w:noProof/>
                <w:webHidden/>
              </w:rPr>
              <w:fldChar w:fldCharType="end"/>
            </w:r>
          </w:hyperlink>
        </w:p>
        <w:p w14:paraId="186EB1C9" w14:textId="77777777" w:rsidR="009819CC" w:rsidRDefault="00BD6C5B">
          <w:pPr>
            <w:pStyle w:val="TOC3"/>
            <w:rPr>
              <w:rFonts w:asciiTheme="minorHAnsi" w:eastAsiaTheme="minorEastAsia" w:hAnsiTheme="minorHAnsi" w:cstheme="minorBidi"/>
              <w:noProof/>
              <w:sz w:val="22"/>
              <w:szCs w:val="22"/>
            </w:rPr>
          </w:pPr>
          <w:hyperlink w:anchor="_Toc391039052" w:history="1">
            <w:r w:rsidR="009819CC" w:rsidRPr="00D62CCD">
              <w:rPr>
                <w:rStyle w:val="Hyperlink"/>
                <w:noProof/>
              </w:rPr>
              <w:t>Decision Manager</w:t>
            </w:r>
            <w:r w:rsidR="009819CC">
              <w:rPr>
                <w:noProof/>
                <w:webHidden/>
              </w:rPr>
              <w:tab/>
            </w:r>
            <w:r w:rsidR="009819CC">
              <w:rPr>
                <w:noProof/>
                <w:webHidden/>
              </w:rPr>
              <w:fldChar w:fldCharType="begin"/>
            </w:r>
            <w:r w:rsidR="009819CC">
              <w:rPr>
                <w:noProof/>
                <w:webHidden/>
              </w:rPr>
              <w:instrText xml:space="preserve"> PAGEREF _Toc391039052 \h </w:instrText>
            </w:r>
            <w:r w:rsidR="009819CC">
              <w:rPr>
                <w:noProof/>
                <w:webHidden/>
              </w:rPr>
            </w:r>
            <w:r w:rsidR="009819CC">
              <w:rPr>
                <w:noProof/>
                <w:webHidden/>
              </w:rPr>
              <w:fldChar w:fldCharType="separate"/>
            </w:r>
            <w:r w:rsidR="009819CC">
              <w:rPr>
                <w:noProof/>
                <w:webHidden/>
              </w:rPr>
              <w:t>19</w:t>
            </w:r>
            <w:r w:rsidR="009819CC">
              <w:rPr>
                <w:noProof/>
                <w:webHidden/>
              </w:rPr>
              <w:fldChar w:fldCharType="end"/>
            </w:r>
          </w:hyperlink>
        </w:p>
        <w:p w14:paraId="69A736A5" w14:textId="77777777" w:rsidR="009819CC" w:rsidRDefault="00BD6C5B">
          <w:pPr>
            <w:pStyle w:val="TOC3"/>
            <w:rPr>
              <w:rFonts w:asciiTheme="minorHAnsi" w:eastAsiaTheme="minorEastAsia" w:hAnsiTheme="minorHAnsi" w:cstheme="minorBidi"/>
              <w:noProof/>
              <w:sz w:val="22"/>
              <w:szCs w:val="22"/>
            </w:rPr>
          </w:pPr>
          <w:hyperlink w:anchor="_Toc391039053" w:history="1">
            <w:r w:rsidR="009819CC" w:rsidRPr="00D62CCD">
              <w:rPr>
                <w:rStyle w:val="Hyperlink"/>
                <w:noProof/>
              </w:rPr>
              <w:t>Payment Tokenization</w:t>
            </w:r>
            <w:r w:rsidR="009819CC">
              <w:rPr>
                <w:noProof/>
                <w:webHidden/>
              </w:rPr>
              <w:tab/>
            </w:r>
            <w:r w:rsidR="009819CC">
              <w:rPr>
                <w:noProof/>
                <w:webHidden/>
              </w:rPr>
              <w:fldChar w:fldCharType="begin"/>
            </w:r>
            <w:r w:rsidR="009819CC">
              <w:rPr>
                <w:noProof/>
                <w:webHidden/>
              </w:rPr>
              <w:instrText xml:space="preserve"> PAGEREF _Toc391039053 \h </w:instrText>
            </w:r>
            <w:r w:rsidR="009819CC">
              <w:rPr>
                <w:noProof/>
                <w:webHidden/>
              </w:rPr>
            </w:r>
            <w:r w:rsidR="009819CC">
              <w:rPr>
                <w:noProof/>
                <w:webHidden/>
              </w:rPr>
              <w:fldChar w:fldCharType="separate"/>
            </w:r>
            <w:r w:rsidR="009819CC">
              <w:rPr>
                <w:noProof/>
                <w:webHidden/>
              </w:rPr>
              <w:t>20</w:t>
            </w:r>
            <w:r w:rsidR="009819CC">
              <w:rPr>
                <w:noProof/>
                <w:webHidden/>
              </w:rPr>
              <w:fldChar w:fldCharType="end"/>
            </w:r>
          </w:hyperlink>
        </w:p>
        <w:p w14:paraId="4EE854D9" w14:textId="77777777" w:rsidR="009819CC" w:rsidRDefault="00BD6C5B">
          <w:pPr>
            <w:pStyle w:val="TOC3"/>
            <w:rPr>
              <w:rFonts w:asciiTheme="minorHAnsi" w:eastAsiaTheme="minorEastAsia" w:hAnsiTheme="minorHAnsi" w:cstheme="minorBidi"/>
              <w:noProof/>
              <w:sz w:val="22"/>
              <w:szCs w:val="22"/>
            </w:rPr>
          </w:pPr>
          <w:hyperlink w:anchor="_Toc391039054" w:history="1">
            <w:r w:rsidR="009819CC" w:rsidRPr="00D62CCD">
              <w:rPr>
                <w:rStyle w:val="Hyperlink"/>
                <w:noProof/>
              </w:rPr>
              <w:t>Payer Authorization</w:t>
            </w:r>
            <w:r w:rsidR="009819CC">
              <w:rPr>
                <w:noProof/>
                <w:webHidden/>
              </w:rPr>
              <w:tab/>
            </w:r>
            <w:r w:rsidR="009819CC">
              <w:rPr>
                <w:noProof/>
                <w:webHidden/>
              </w:rPr>
              <w:fldChar w:fldCharType="begin"/>
            </w:r>
            <w:r w:rsidR="009819CC">
              <w:rPr>
                <w:noProof/>
                <w:webHidden/>
              </w:rPr>
              <w:instrText xml:space="preserve"> PAGEREF _Toc391039054 \h </w:instrText>
            </w:r>
            <w:r w:rsidR="009819CC">
              <w:rPr>
                <w:noProof/>
                <w:webHidden/>
              </w:rPr>
            </w:r>
            <w:r w:rsidR="009819CC">
              <w:rPr>
                <w:noProof/>
                <w:webHidden/>
              </w:rPr>
              <w:fldChar w:fldCharType="separate"/>
            </w:r>
            <w:r w:rsidR="009819CC">
              <w:rPr>
                <w:noProof/>
                <w:webHidden/>
              </w:rPr>
              <w:t>20</w:t>
            </w:r>
            <w:r w:rsidR="009819CC">
              <w:rPr>
                <w:noProof/>
                <w:webHidden/>
              </w:rPr>
              <w:fldChar w:fldCharType="end"/>
            </w:r>
          </w:hyperlink>
        </w:p>
        <w:p w14:paraId="420BDACE" w14:textId="77777777" w:rsidR="009819CC" w:rsidRDefault="00BD6C5B">
          <w:pPr>
            <w:pStyle w:val="TOC3"/>
            <w:rPr>
              <w:rFonts w:asciiTheme="minorHAnsi" w:eastAsiaTheme="minorEastAsia" w:hAnsiTheme="minorHAnsi" w:cstheme="minorBidi"/>
              <w:noProof/>
              <w:sz w:val="22"/>
              <w:szCs w:val="22"/>
            </w:rPr>
          </w:pPr>
          <w:hyperlink w:anchor="_Toc391039055" w:history="1">
            <w:r w:rsidR="009819CC" w:rsidRPr="00D62CCD">
              <w:rPr>
                <w:rStyle w:val="Hyperlink"/>
                <w:noProof/>
              </w:rPr>
              <w:t>V.me by Visa</w:t>
            </w:r>
            <w:r w:rsidR="009819CC">
              <w:rPr>
                <w:noProof/>
                <w:webHidden/>
              </w:rPr>
              <w:tab/>
            </w:r>
            <w:r w:rsidR="009819CC">
              <w:rPr>
                <w:noProof/>
                <w:webHidden/>
              </w:rPr>
              <w:fldChar w:fldCharType="begin"/>
            </w:r>
            <w:r w:rsidR="009819CC">
              <w:rPr>
                <w:noProof/>
                <w:webHidden/>
              </w:rPr>
              <w:instrText xml:space="preserve"> PAGEREF _Toc391039055 \h </w:instrText>
            </w:r>
            <w:r w:rsidR="009819CC">
              <w:rPr>
                <w:noProof/>
                <w:webHidden/>
              </w:rPr>
            </w:r>
            <w:r w:rsidR="009819CC">
              <w:rPr>
                <w:noProof/>
                <w:webHidden/>
              </w:rPr>
              <w:fldChar w:fldCharType="separate"/>
            </w:r>
            <w:r w:rsidR="009819CC">
              <w:rPr>
                <w:noProof/>
                <w:webHidden/>
              </w:rPr>
              <w:t>21</w:t>
            </w:r>
            <w:r w:rsidR="009819CC">
              <w:rPr>
                <w:noProof/>
                <w:webHidden/>
              </w:rPr>
              <w:fldChar w:fldCharType="end"/>
            </w:r>
          </w:hyperlink>
        </w:p>
        <w:p w14:paraId="5BD5DFBC" w14:textId="77777777" w:rsidR="009819CC" w:rsidRDefault="00BD6C5B">
          <w:pPr>
            <w:pStyle w:val="TOC3"/>
            <w:rPr>
              <w:rFonts w:asciiTheme="minorHAnsi" w:eastAsiaTheme="minorEastAsia" w:hAnsiTheme="minorHAnsi" w:cstheme="minorBidi"/>
              <w:noProof/>
              <w:sz w:val="22"/>
              <w:szCs w:val="22"/>
            </w:rPr>
          </w:pPr>
          <w:hyperlink w:anchor="_Toc391039056" w:history="1">
            <w:r w:rsidR="009819CC" w:rsidRPr="00D62CCD">
              <w:rPr>
                <w:rStyle w:val="Hyperlink"/>
                <w:noProof/>
              </w:rPr>
              <w:t>Retail Point-of-Sale (POS)</w:t>
            </w:r>
            <w:r w:rsidR="009819CC">
              <w:rPr>
                <w:noProof/>
                <w:webHidden/>
              </w:rPr>
              <w:tab/>
            </w:r>
            <w:r w:rsidR="009819CC">
              <w:rPr>
                <w:noProof/>
                <w:webHidden/>
              </w:rPr>
              <w:fldChar w:fldCharType="begin"/>
            </w:r>
            <w:r w:rsidR="009819CC">
              <w:rPr>
                <w:noProof/>
                <w:webHidden/>
              </w:rPr>
              <w:instrText xml:space="preserve"> PAGEREF _Toc391039056 \h </w:instrText>
            </w:r>
            <w:r w:rsidR="009819CC">
              <w:rPr>
                <w:noProof/>
                <w:webHidden/>
              </w:rPr>
            </w:r>
            <w:r w:rsidR="009819CC">
              <w:rPr>
                <w:noProof/>
                <w:webHidden/>
              </w:rPr>
              <w:fldChar w:fldCharType="separate"/>
            </w:r>
            <w:r w:rsidR="009819CC">
              <w:rPr>
                <w:noProof/>
                <w:webHidden/>
              </w:rPr>
              <w:t>25</w:t>
            </w:r>
            <w:r w:rsidR="009819CC">
              <w:rPr>
                <w:noProof/>
                <w:webHidden/>
              </w:rPr>
              <w:fldChar w:fldCharType="end"/>
            </w:r>
          </w:hyperlink>
        </w:p>
        <w:p w14:paraId="36F51367" w14:textId="77777777" w:rsidR="009819CC" w:rsidRDefault="00BD6C5B">
          <w:pPr>
            <w:pStyle w:val="TOC2"/>
            <w:rPr>
              <w:rFonts w:asciiTheme="minorHAnsi" w:eastAsiaTheme="minorEastAsia" w:hAnsiTheme="minorHAnsi" w:cstheme="minorBidi"/>
              <w:noProof/>
              <w:sz w:val="22"/>
              <w:szCs w:val="22"/>
            </w:rPr>
          </w:pPr>
          <w:hyperlink w:anchor="_Toc391039057" w:history="1">
            <w:r w:rsidR="009819CC" w:rsidRPr="00D62CCD">
              <w:rPr>
                <w:rStyle w:val="Hyperlink"/>
                <w:noProof/>
              </w:rPr>
              <w:t>Limitations, Constraints</w:t>
            </w:r>
            <w:r w:rsidR="009819CC">
              <w:rPr>
                <w:noProof/>
                <w:webHidden/>
              </w:rPr>
              <w:tab/>
            </w:r>
            <w:r w:rsidR="009819CC">
              <w:rPr>
                <w:noProof/>
                <w:webHidden/>
              </w:rPr>
              <w:fldChar w:fldCharType="begin"/>
            </w:r>
            <w:r w:rsidR="009819CC">
              <w:rPr>
                <w:noProof/>
                <w:webHidden/>
              </w:rPr>
              <w:instrText xml:space="preserve"> PAGEREF _Toc391039057 \h </w:instrText>
            </w:r>
            <w:r w:rsidR="009819CC">
              <w:rPr>
                <w:noProof/>
                <w:webHidden/>
              </w:rPr>
            </w:r>
            <w:r w:rsidR="009819CC">
              <w:rPr>
                <w:noProof/>
                <w:webHidden/>
              </w:rPr>
              <w:fldChar w:fldCharType="separate"/>
            </w:r>
            <w:r w:rsidR="009819CC">
              <w:rPr>
                <w:noProof/>
                <w:webHidden/>
              </w:rPr>
              <w:t>26</w:t>
            </w:r>
            <w:r w:rsidR="009819CC">
              <w:rPr>
                <w:noProof/>
                <w:webHidden/>
              </w:rPr>
              <w:fldChar w:fldCharType="end"/>
            </w:r>
          </w:hyperlink>
        </w:p>
        <w:p w14:paraId="72F623AB" w14:textId="77777777" w:rsidR="009819CC" w:rsidRDefault="00BD6C5B">
          <w:pPr>
            <w:pStyle w:val="TOC2"/>
            <w:rPr>
              <w:rFonts w:asciiTheme="minorHAnsi" w:eastAsiaTheme="minorEastAsia" w:hAnsiTheme="minorHAnsi" w:cstheme="minorBidi"/>
              <w:noProof/>
              <w:sz w:val="22"/>
              <w:szCs w:val="22"/>
            </w:rPr>
          </w:pPr>
          <w:hyperlink w:anchor="_Toc391039058" w:history="1">
            <w:r w:rsidR="009819CC" w:rsidRPr="00D62CCD">
              <w:rPr>
                <w:rStyle w:val="Hyperlink"/>
                <w:noProof/>
              </w:rPr>
              <w:t>Compatibility</w:t>
            </w:r>
            <w:r w:rsidR="009819CC">
              <w:rPr>
                <w:noProof/>
                <w:webHidden/>
              </w:rPr>
              <w:tab/>
            </w:r>
            <w:r w:rsidR="009819CC">
              <w:rPr>
                <w:noProof/>
                <w:webHidden/>
              </w:rPr>
              <w:fldChar w:fldCharType="begin"/>
            </w:r>
            <w:r w:rsidR="009819CC">
              <w:rPr>
                <w:noProof/>
                <w:webHidden/>
              </w:rPr>
              <w:instrText xml:space="preserve"> PAGEREF _Toc391039058 \h </w:instrText>
            </w:r>
            <w:r w:rsidR="009819CC">
              <w:rPr>
                <w:noProof/>
                <w:webHidden/>
              </w:rPr>
            </w:r>
            <w:r w:rsidR="009819CC">
              <w:rPr>
                <w:noProof/>
                <w:webHidden/>
              </w:rPr>
              <w:fldChar w:fldCharType="separate"/>
            </w:r>
            <w:r w:rsidR="009819CC">
              <w:rPr>
                <w:noProof/>
                <w:webHidden/>
              </w:rPr>
              <w:t>26</w:t>
            </w:r>
            <w:r w:rsidR="009819CC">
              <w:rPr>
                <w:noProof/>
                <w:webHidden/>
              </w:rPr>
              <w:fldChar w:fldCharType="end"/>
            </w:r>
          </w:hyperlink>
        </w:p>
        <w:p w14:paraId="67C33B60" w14:textId="77777777" w:rsidR="009819CC" w:rsidRDefault="00BD6C5B">
          <w:pPr>
            <w:pStyle w:val="TOC1"/>
            <w:rPr>
              <w:rFonts w:asciiTheme="minorHAnsi" w:eastAsiaTheme="minorEastAsia" w:hAnsiTheme="minorHAnsi" w:cstheme="minorBidi"/>
              <w:b w:val="0"/>
              <w:noProof/>
              <w:sz w:val="22"/>
              <w:szCs w:val="22"/>
            </w:rPr>
          </w:pPr>
          <w:hyperlink w:anchor="_Toc391039059" w:history="1">
            <w:r w:rsidR="009819CC" w:rsidRPr="00D62CCD">
              <w:rPr>
                <w:rStyle w:val="Hyperlink"/>
                <w:noProof/>
              </w:rPr>
              <w:t>Implementation Guide</w:t>
            </w:r>
            <w:r w:rsidR="009819CC">
              <w:rPr>
                <w:noProof/>
                <w:webHidden/>
              </w:rPr>
              <w:tab/>
            </w:r>
            <w:r w:rsidR="009819CC">
              <w:rPr>
                <w:noProof/>
                <w:webHidden/>
              </w:rPr>
              <w:fldChar w:fldCharType="begin"/>
            </w:r>
            <w:r w:rsidR="009819CC">
              <w:rPr>
                <w:noProof/>
                <w:webHidden/>
              </w:rPr>
              <w:instrText xml:space="preserve"> PAGEREF _Toc391039059 \h </w:instrText>
            </w:r>
            <w:r w:rsidR="009819CC">
              <w:rPr>
                <w:noProof/>
                <w:webHidden/>
              </w:rPr>
            </w:r>
            <w:r w:rsidR="009819CC">
              <w:rPr>
                <w:noProof/>
                <w:webHidden/>
              </w:rPr>
              <w:fldChar w:fldCharType="separate"/>
            </w:r>
            <w:r w:rsidR="009819CC">
              <w:rPr>
                <w:noProof/>
                <w:webHidden/>
              </w:rPr>
              <w:t>27</w:t>
            </w:r>
            <w:r w:rsidR="009819CC">
              <w:rPr>
                <w:noProof/>
                <w:webHidden/>
              </w:rPr>
              <w:fldChar w:fldCharType="end"/>
            </w:r>
          </w:hyperlink>
        </w:p>
        <w:p w14:paraId="47C9AD36" w14:textId="77777777" w:rsidR="009819CC" w:rsidRDefault="00BD6C5B">
          <w:pPr>
            <w:pStyle w:val="TOC2"/>
            <w:tabs>
              <w:tab w:val="left" w:pos="1134"/>
            </w:tabs>
            <w:rPr>
              <w:rFonts w:asciiTheme="minorHAnsi" w:eastAsiaTheme="minorEastAsia" w:hAnsiTheme="minorHAnsi" w:cstheme="minorBidi"/>
              <w:noProof/>
              <w:sz w:val="22"/>
              <w:szCs w:val="22"/>
            </w:rPr>
          </w:pPr>
          <w:hyperlink w:anchor="_Toc391039060" w:history="1">
            <w:r w:rsidR="009819CC" w:rsidRPr="00D62CCD">
              <w:rPr>
                <w:rStyle w:val="Hyperlink"/>
                <w:rFonts w:ascii="Wingdings" w:hAnsi="Wingdings"/>
                <w:noProof/>
              </w:rPr>
              <w:t></w:t>
            </w:r>
            <w:r w:rsidR="009819CC">
              <w:rPr>
                <w:rFonts w:asciiTheme="minorHAnsi" w:eastAsiaTheme="minorEastAsia" w:hAnsiTheme="minorHAnsi" w:cstheme="minorBidi"/>
                <w:noProof/>
                <w:sz w:val="22"/>
                <w:szCs w:val="22"/>
              </w:rPr>
              <w:tab/>
            </w:r>
            <w:r w:rsidR="009819CC" w:rsidRPr="00D62CCD">
              <w:rPr>
                <w:rStyle w:val="Hyperlink"/>
                <w:noProof/>
              </w:rPr>
              <w:t>Before Integration</w:t>
            </w:r>
            <w:r w:rsidR="009819CC">
              <w:rPr>
                <w:noProof/>
                <w:webHidden/>
              </w:rPr>
              <w:tab/>
            </w:r>
            <w:r w:rsidR="009819CC">
              <w:rPr>
                <w:noProof/>
                <w:webHidden/>
              </w:rPr>
              <w:fldChar w:fldCharType="begin"/>
            </w:r>
            <w:r w:rsidR="009819CC">
              <w:rPr>
                <w:noProof/>
                <w:webHidden/>
              </w:rPr>
              <w:instrText xml:space="preserve"> PAGEREF _Toc391039060 \h </w:instrText>
            </w:r>
            <w:r w:rsidR="009819CC">
              <w:rPr>
                <w:noProof/>
                <w:webHidden/>
              </w:rPr>
            </w:r>
            <w:r w:rsidR="009819CC">
              <w:rPr>
                <w:noProof/>
                <w:webHidden/>
              </w:rPr>
              <w:fldChar w:fldCharType="separate"/>
            </w:r>
            <w:r w:rsidR="009819CC">
              <w:rPr>
                <w:noProof/>
                <w:webHidden/>
              </w:rPr>
              <w:t>27</w:t>
            </w:r>
            <w:r w:rsidR="009819CC">
              <w:rPr>
                <w:noProof/>
                <w:webHidden/>
              </w:rPr>
              <w:fldChar w:fldCharType="end"/>
            </w:r>
          </w:hyperlink>
        </w:p>
        <w:p w14:paraId="1F06DA91" w14:textId="77777777" w:rsidR="009819CC" w:rsidRDefault="00BD6C5B">
          <w:pPr>
            <w:pStyle w:val="TOC2"/>
            <w:rPr>
              <w:rFonts w:asciiTheme="minorHAnsi" w:eastAsiaTheme="minorEastAsia" w:hAnsiTheme="minorHAnsi" w:cstheme="minorBidi"/>
              <w:noProof/>
              <w:sz w:val="22"/>
              <w:szCs w:val="22"/>
            </w:rPr>
          </w:pPr>
          <w:hyperlink w:anchor="_Toc391039061" w:history="1">
            <w:r w:rsidR="009819CC" w:rsidRPr="00D62CCD">
              <w:rPr>
                <w:rStyle w:val="Hyperlink"/>
                <w:noProof/>
              </w:rPr>
              <w:t>Custom Code</w:t>
            </w:r>
            <w:r w:rsidR="009819CC">
              <w:rPr>
                <w:noProof/>
                <w:webHidden/>
              </w:rPr>
              <w:tab/>
            </w:r>
            <w:r w:rsidR="009819CC">
              <w:rPr>
                <w:noProof/>
                <w:webHidden/>
              </w:rPr>
              <w:fldChar w:fldCharType="begin"/>
            </w:r>
            <w:r w:rsidR="009819CC">
              <w:rPr>
                <w:noProof/>
                <w:webHidden/>
              </w:rPr>
              <w:instrText xml:space="preserve"> PAGEREF _Toc391039061 \h </w:instrText>
            </w:r>
            <w:r w:rsidR="009819CC">
              <w:rPr>
                <w:noProof/>
                <w:webHidden/>
              </w:rPr>
            </w:r>
            <w:r w:rsidR="009819CC">
              <w:rPr>
                <w:noProof/>
                <w:webHidden/>
              </w:rPr>
              <w:fldChar w:fldCharType="separate"/>
            </w:r>
            <w:r w:rsidR="009819CC">
              <w:rPr>
                <w:noProof/>
                <w:webHidden/>
              </w:rPr>
              <w:t>28</w:t>
            </w:r>
            <w:r w:rsidR="009819CC">
              <w:rPr>
                <w:noProof/>
                <w:webHidden/>
              </w:rPr>
              <w:fldChar w:fldCharType="end"/>
            </w:r>
          </w:hyperlink>
        </w:p>
        <w:p w14:paraId="64FBC05E" w14:textId="77777777" w:rsidR="009819CC" w:rsidRDefault="00BD6C5B">
          <w:pPr>
            <w:pStyle w:val="TOC3"/>
            <w:rPr>
              <w:rFonts w:asciiTheme="minorHAnsi" w:eastAsiaTheme="minorEastAsia" w:hAnsiTheme="minorHAnsi" w:cstheme="minorBidi"/>
              <w:noProof/>
              <w:sz w:val="22"/>
              <w:szCs w:val="22"/>
            </w:rPr>
          </w:pPr>
          <w:hyperlink w:anchor="_Toc391039062" w:history="1">
            <w:r w:rsidR="009819CC" w:rsidRPr="00D62CCD">
              <w:rPr>
                <w:rStyle w:val="Hyperlink"/>
                <w:noProof/>
              </w:rPr>
              <w:t>Credit Card Auth</w:t>
            </w:r>
            <w:r w:rsidR="009819CC">
              <w:rPr>
                <w:noProof/>
                <w:webHidden/>
              </w:rPr>
              <w:tab/>
            </w:r>
            <w:r w:rsidR="009819CC">
              <w:rPr>
                <w:noProof/>
                <w:webHidden/>
              </w:rPr>
              <w:fldChar w:fldCharType="begin"/>
            </w:r>
            <w:r w:rsidR="009819CC">
              <w:rPr>
                <w:noProof/>
                <w:webHidden/>
              </w:rPr>
              <w:instrText xml:space="preserve"> PAGEREF _Toc391039062 \h </w:instrText>
            </w:r>
            <w:r w:rsidR="009819CC">
              <w:rPr>
                <w:noProof/>
                <w:webHidden/>
              </w:rPr>
            </w:r>
            <w:r w:rsidR="009819CC">
              <w:rPr>
                <w:noProof/>
                <w:webHidden/>
              </w:rPr>
              <w:fldChar w:fldCharType="separate"/>
            </w:r>
            <w:r w:rsidR="009819CC">
              <w:rPr>
                <w:noProof/>
                <w:webHidden/>
              </w:rPr>
              <w:t>28</w:t>
            </w:r>
            <w:r w:rsidR="009819CC">
              <w:rPr>
                <w:noProof/>
                <w:webHidden/>
              </w:rPr>
              <w:fldChar w:fldCharType="end"/>
            </w:r>
          </w:hyperlink>
        </w:p>
        <w:p w14:paraId="290FD23B" w14:textId="77777777" w:rsidR="009819CC" w:rsidRDefault="00BD6C5B">
          <w:pPr>
            <w:pStyle w:val="TOC3"/>
            <w:rPr>
              <w:rFonts w:asciiTheme="minorHAnsi" w:eastAsiaTheme="minorEastAsia" w:hAnsiTheme="minorHAnsi" w:cstheme="minorBidi"/>
              <w:noProof/>
              <w:sz w:val="22"/>
              <w:szCs w:val="22"/>
            </w:rPr>
          </w:pPr>
          <w:hyperlink w:anchor="_Toc391039063" w:history="1">
            <w:r w:rsidR="009819CC" w:rsidRPr="00D62CCD">
              <w:rPr>
                <w:rStyle w:val="Hyperlink"/>
                <w:noProof/>
              </w:rPr>
              <w:t>Bill Me Later</w:t>
            </w:r>
            <w:r w:rsidR="009819CC">
              <w:rPr>
                <w:noProof/>
                <w:webHidden/>
              </w:rPr>
              <w:tab/>
            </w:r>
            <w:r w:rsidR="009819CC">
              <w:rPr>
                <w:noProof/>
                <w:webHidden/>
              </w:rPr>
              <w:fldChar w:fldCharType="begin"/>
            </w:r>
            <w:r w:rsidR="009819CC">
              <w:rPr>
                <w:noProof/>
                <w:webHidden/>
              </w:rPr>
              <w:instrText xml:space="preserve"> PAGEREF _Toc391039063 \h </w:instrText>
            </w:r>
            <w:r w:rsidR="009819CC">
              <w:rPr>
                <w:noProof/>
                <w:webHidden/>
              </w:rPr>
            </w:r>
            <w:r w:rsidR="009819CC">
              <w:rPr>
                <w:noProof/>
                <w:webHidden/>
              </w:rPr>
              <w:fldChar w:fldCharType="separate"/>
            </w:r>
            <w:r w:rsidR="009819CC">
              <w:rPr>
                <w:noProof/>
                <w:webHidden/>
              </w:rPr>
              <w:t>33</w:t>
            </w:r>
            <w:r w:rsidR="009819CC">
              <w:rPr>
                <w:noProof/>
                <w:webHidden/>
              </w:rPr>
              <w:fldChar w:fldCharType="end"/>
            </w:r>
          </w:hyperlink>
        </w:p>
        <w:p w14:paraId="5F00F37A" w14:textId="77777777" w:rsidR="009819CC" w:rsidRDefault="00BD6C5B">
          <w:pPr>
            <w:pStyle w:val="TOC3"/>
            <w:rPr>
              <w:rFonts w:asciiTheme="minorHAnsi" w:eastAsiaTheme="minorEastAsia" w:hAnsiTheme="minorHAnsi" w:cstheme="minorBidi"/>
              <w:noProof/>
              <w:sz w:val="22"/>
              <w:szCs w:val="22"/>
            </w:rPr>
          </w:pPr>
          <w:hyperlink w:anchor="_Toc391039064" w:history="1">
            <w:r w:rsidR="009819CC" w:rsidRPr="00D62CCD">
              <w:rPr>
                <w:rStyle w:val="Hyperlink"/>
                <w:noProof/>
              </w:rPr>
              <w:t>Tax Service</w:t>
            </w:r>
            <w:r w:rsidR="009819CC">
              <w:rPr>
                <w:noProof/>
                <w:webHidden/>
              </w:rPr>
              <w:tab/>
            </w:r>
            <w:r w:rsidR="009819CC">
              <w:rPr>
                <w:noProof/>
                <w:webHidden/>
              </w:rPr>
              <w:fldChar w:fldCharType="begin"/>
            </w:r>
            <w:r w:rsidR="009819CC">
              <w:rPr>
                <w:noProof/>
                <w:webHidden/>
              </w:rPr>
              <w:instrText xml:space="preserve"> PAGEREF _Toc391039064 \h </w:instrText>
            </w:r>
            <w:r w:rsidR="009819CC">
              <w:rPr>
                <w:noProof/>
                <w:webHidden/>
              </w:rPr>
            </w:r>
            <w:r w:rsidR="009819CC">
              <w:rPr>
                <w:noProof/>
                <w:webHidden/>
              </w:rPr>
              <w:fldChar w:fldCharType="separate"/>
            </w:r>
            <w:r w:rsidR="009819CC">
              <w:rPr>
                <w:noProof/>
                <w:webHidden/>
              </w:rPr>
              <w:t>34</w:t>
            </w:r>
            <w:r w:rsidR="009819CC">
              <w:rPr>
                <w:noProof/>
                <w:webHidden/>
              </w:rPr>
              <w:fldChar w:fldCharType="end"/>
            </w:r>
          </w:hyperlink>
        </w:p>
        <w:p w14:paraId="42898B8D" w14:textId="77777777" w:rsidR="009819CC" w:rsidRDefault="00BD6C5B">
          <w:pPr>
            <w:pStyle w:val="TOC3"/>
            <w:rPr>
              <w:rFonts w:asciiTheme="minorHAnsi" w:eastAsiaTheme="minorEastAsia" w:hAnsiTheme="minorHAnsi" w:cstheme="minorBidi"/>
              <w:noProof/>
              <w:sz w:val="22"/>
              <w:szCs w:val="22"/>
            </w:rPr>
          </w:pPr>
          <w:hyperlink w:anchor="_Toc391039065" w:history="1">
            <w:r w:rsidR="009819CC" w:rsidRPr="00D62CCD">
              <w:rPr>
                <w:rStyle w:val="Hyperlink"/>
                <w:noProof/>
              </w:rPr>
              <w:t>Address Verification Service</w:t>
            </w:r>
            <w:r w:rsidR="009819CC">
              <w:rPr>
                <w:noProof/>
                <w:webHidden/>
              </w:rPr>
              <w:tab/>
            </w:r>
            <w:r w:rsidR="009819CC">
              <w:rPr>
                <w:noProof/>
                <w:webHidden/>
              </w:rPr>
              <w:fldChar w:fldCharType="begin"/>
            </w:r>
            <w:r w:rsidR="009819CC">
              <w:rPr>
                <w:noProof/>
                <w:webHidden/>
              </w:rPr>
              <w:instrText xml:space="preserve"> PAGEREF _Toc391039065 \h </w:instrText>
            </w:r>
            <w:r w:rsidR="009819CC">
              <w:rPr>
                <w:noProof/>
                <w:webHidden/>
              </w:rPr>
            </w:r>
            <w:r w:rsidR="009819CC">
              <w:rPr>
                <w:noProof/>
                <w:webHidden/>
              </w:rPr>
              <w:fldChar w:fldCharType="separate"/>
            </w:r>
            <w:r w:rsidR="009819CC">
              <w:rPr>
                <w:noProof/>
                <w:webHidden/>
              </w:rPr>
              <w:t>37</w:t>
            </w:r>
            <w:r w:rsidR="009819CC">
              <w:rPr>
                <w:noProof/>
                <w:webHidden/>
              </w:rPr>
              <w:fldChar w:fldCharType="end"/>
            </w:r>
          </w:hyperlink>
        </w:p>
        <w:p w14:paraId="31BB8035" w14:textId="77777777" w:rsidR="009819CC" w:rsidRDefault="00BD6C5B">
          <w:pPr>
            <w:pStyle w:val="TOC3"/>
            <w:rPr>
              <w:rFonts w:asciiTheme="minorHAnsi" w:eastAsiaTheme="minorEastAsia" w:hAnsiTheme="minorHAnsi" w:cstheme="minorBidi"/>
              <w:noProof/>
              <w:sz w:val="22"/>
              <w:szCs w:val="22"/>
            </w:rPr>
          </w:pPr>
          <w:hyperlink w:anchor="_Toc391039066" w:history="1">
            <w:r w:rsidR="009819CC" w:rsidRPr="00D62CCD">
              <w:rPr>
                <w:rStyle w:val="Hyperlink"/>
                <w:noProof/>
              </w:rPr>
              <w:t>Delivery Address Validation Service</w:t>
            </w:r>
            <w:r w:rsidR="009819CC">
              <w:rPr>
                <w:noProof/>
                <w:webHidden/>
              </w:rPr>
              <w:tab/>
            </w:r>
            <w:r w:rsidR="009819CC">
              <w:rPr>
                <w:noProof/>
                <w:webHidden/>
              </w:rPr>
              <w:fldChar w:fldCharType="begin"/>
            </w:r>
            <w:r w:rsidR="009819CC">
              <w:rPr>
                <w:noProof/>
                <w:webHidden/>
              </w:rPr>
              <w:instrText xml:space="preserve"> PAGEREF _Toc391039066 \h </w:instrText>
            </w:r>
            <w:r w:rsidR="009819CC">
              <w:rPr>
                <w:noProof/>
                <w:webHidden/>
              </w:rPr>
            </w:r>
            <w:r w:rsidR="009819CC">
              <w:rPr>
                <w:noProof/>
                <w:webHidden/>
              </w:rPr>
              <w:fldChar w:fldCharType="separate"/>
            </w:r>
            <w:r w:rsidR="009819CC">
              <w:rPr>
                <w:noProof/>
                <w:webHidden/>
              </w:rPr>
              <w:t>37</w:t>
            </w:r>
            <w:r w:rsidR="009819CC">
              <w:rPr>
                <w:noProof/>
                <w:webHidden/>
              </w:rPr>
              <w:fldChar w:fldCharType="end"/>
            </w:r>
          </w:hyperlink>
        </w:p>
        <w:p w14:paraId="01323EE2" w14:textId="77777777" w:rsidR="009819CC" w:rsidRDefault="00BD6C5B">
          <w:pPr>
            <w:pStyle w:val="TOC3"/>
            <w:rPr>
              <w:rFonts w:asciiTheme="minorHAnsi" w:eastAsiaTheme="minorEastAsia" w:hAnsiTheme="minorHAnsi" w:cstheme="minorBidi"/>
              <w:noProof/>
              <w:sz w:val="22"/>
              <w:szCs w:val="22"/>
            </w:rPr>
          </w:pPr>
          <w:hyperlink w:anchor="_Toc391039067" w:history="1">
            <w:r w:rsidR="009819CC" w:rsidRPr="00D62CCD">
              <w:rPr>
                <w:rStyle w:val="Hyperlink"/>
                <w:noProof/>
              </w:rPr>
              <w:t>Full Authorization Reversal</w:t>
            </w:r>
            <w:r w:rsidR="009819CC">
              <w:rPr>
                <w:noProof/>
                <w:webHidden/>
              </w:rPr>
              <w:tab/>
            </w:r>
            <w:r w:rsidR="009819CC">
              <w:rPr>
                <w:noProof/>
                <w:webHidden/>
              </w:rPr>
              <w:fldChar w:fldCharType="begin"/>
            </w:r>
            <w:r w:rsidR="009819CC">
              <w:rPr>
                <w:noProof/>
                <w:webHidden/>
              </w:rPr>
              <w:instrText xml:space="preserve"> PAGEREF _Toc391039067 \h </w:instrText>
            </w:r>
            <w:r w:rsidR="009819CC">
              <w:rPr>
                <w:noProof/>
                <w:webHidden/>
              </w:rPr>
            </w:r>
            <w:r w:rsidR="009819CC">
              <w:rPr>
                <w:noProof/>
                <w:webHidden/>
              </w:rPr>
              <w:fldChar w:fldCharType="separate"/>
            </w:r>
            <w:r w:rsidR="009819CC">
              <w:rPr>
                <w:noProof/>
                <w:webHidden/>
              </w:rPr>
              <w:t>38</w:t>
            </w:r>
            <w:r w:rsidR="009819CC">
              <w:rPr>
                <w:noProof/>
                <w:webHidden/>
              </w:rPr>
              <w:fldChar w:fldCharType="end"/>
            </w:r>
          </w:hyperlink>
        </w:p>
        <w:p w14:paraId="7FA31E78" w14:textId="77777777" w:rsidR="009819CC" w:rsidRDefault="00BD6C5B">
          <w:pPr>
            <w:pStyle w:val="TOC3"/>
            <w:rPr>
              <w:rFonts w:asciiTheme="minorHAnsi" w:eastAsiaTheme="minorEastAsia" w:hAnsiTheme="minorHAnsi" w:cstheme="minorBidi"/>
              <w:noProof/>
              <w:sz w:val="22"/>
              <w:szCs w:val="22"/>
            </w:rPr>
          </w:pPr>
          <w:hyperlink w:anchor="_Toc391039068" w:history="1">
            <w:r w:rsidR="009819CC" w:rsidRPr="00D62CCD">
              <w:rPr>
                <w:rStyle w:val="Hyperlink"/>
                <w:noProof/>
              </w:rPr>
              <w:t>Payer Authentication Service</w:t>
            </w:r>
            <w:r w:rsidR="009819CC">
              <w:rPr>
                <w:noProof/>
                <w:webHidden/>
              </w:rPr>
              <w:tab/>
            </w:r>
            <w:r w:rsidR="009819CC">
              <w:rPr>
                <w:noProof/>
                <w:webHidden/>
              </w:rPr>
              <w:fldChar w:fldCharType="begin"/>
            </w:r>
            <w:r w:rsidR="009819CC">
              <w:rPr>
                <w:noProof/>
                <w:webHidden/>
              </w:rPr>
              <w:instrText xml:space="preserve"> PAGEREF _Toc391039068 \h </w:instrText>
            </w:r>
            <w:r w:rsidR="009819CC">
              <w:rPr>
                <w:noProof/>
                <w:webHidden/>
              </w:rPr>
            </w:r>
            <w:r w:rsidR="009819CC">
              <w:rPr>
                <w:noProof/>
                <w:webHidden/>
              </w:rPr>
              <w:fldChar w:fldCharType="separate"/>
            </w:r>
            <w:r w:rsidR="009819CC">
              <w:rPr>
                <w:noProof/>
                <w:webHidden/>
              </w:rPr>
              <w:t>38</w:t>
            </w:r>
            <w:r w:rsidR="009819CC">
              <w:rPr>
                <w:noProof/>
                <w:webHidden/>
              </w:rPr>
              <w:fldChar w:fldCharType="end"/>
            </w:r>
          </w:hyperlink>
        </w:p>
        <w:p w14:paraId="2FD4CE8B" w14:textId="77777777" w:rsidR="009819CC" w:rsidRDefault="00BD6C5B">
          <w:pPr>
            <w:pStyle w:val="TOC3"/>
            <w:rPr>
              <w:rFonts w:asciiTheme="minorHAnsi" w:eastAsiaTheme="minorEastAsia" w:hAnsiTheme="minorHAnsi" w:cstheme="minorBidi"/>
              <w:noProof/>
              <w:sz w:val="22"/>
              <w:szCs w:val="22"/>
            </w:rPr>
          </w:pPr>
          <w:hyperlink w:anchor="_Toc391039069" w:history="1">
            <w:r w:rsidR="009819CC" w:rsidRPr="00D62CCD">
              <w:rPr>
                <w:rStyle w:val="Hyperlink"/>
                <w:noProof/>
              </w:rPr>
              <w:t>Payment Tokenization Service</w:t>
            </w:r>
            <w:r w:rsidR="009819CC">
              <w:rPr>
                <w:noProof/>
                <w:webHidden/>
              </w:rPr>
              <w:tab/>
            </w:r>
            <w:r w:rsidR="009819CC">
              <w:rPr>
                <w:noProof/>
                <w:webHidden/>
              </w:rPr>
              <w:fldChar w:fldCharType="begin"/>
            </w:r>
            <w:r w:rsidR="009819CC">
              <w:rPr>
                <w:noProof/>
                <w:webHidden/>
              </w:rPr>
              <w:instrText xml:space="preserve"> PAGEREF _Toc391039069 \h </w:instrText>
            </w:r>
            <w:r w:rsidR="009819CC">
              <w:rPr>
                <w:noProof/>
                <w:webHidden/>
              </w:rPr>
            </w:r>
            <w:r w:rsidR="009819CC">
              <w:rPr>
                <w:noProof/>
                <w:webHidden/>
              </w:rPr>
              <w:fldChar w:fldCharType="separate"/>
            </w:r>
            <w:r w:rsidR="009819CC">
              <w:rPr>
                <w:noProof/>
                <w:webHidden/>
              </w:rPr>
              <w:t>39</w:t>
            </w:r>
            <w:r w:rsidR="009819CC">
              <w:rPr>
                <w:noProof/>
                <w:webHidden/>
              </w:rPr>
              <w:fldChar w:fldCharType="end"/>
            </w:r>
          </w:hyperlink>
        </w:p>
        <w:p w14:paraId="12046D8F" w14:textId="77777777" w:rsidR="009819CC" w:rsidRDefault="00BD6C5B">
          <w:pPr>
            <w:pStyle w:val="TOC3"/>
            <w:rPr>
              <w:rFonts w:asciiTheme="minorHAnsi" w:eastAsiaTheme="minorEastAsia" w:hAnsiTheme="minorHAnsi" w:cstheme="minorBidi"/>
              <w:noProof/>
              <w:sz w:val="22"/>
              <w:szCs w:val="22"/>
            </w:rPr>
          </w:pPr>
          <w:hyperlink w:anchor="_Toc391039070" w:history="1">
            <w:r w:rsidR="009819CC" w:rsidRPr="00D62CCD">
              <w:rPr>
                <w:rStyle w:val="Hyperlink"/>
                <w:noProof/>
              </w:rPr>
              <w:t>V.me by Visa</w:t>
            </w:r>
            <w:r w:rsidR="009819CC">
              <w:rPr>
                <w:noProof/>
                <w:webHidden/>
              </w:rPr>
              <w:tab/>
            </w:r>
            <w:r w:rsidR="009819CC">
              <w:rPr>
                <w:noProof/>
                <w:webHidden/>
              </w:rPr>
              <w:fldChar w:fldCharType="begin"/>
            </w:r>
            <w:r w:rsidR="009819CC">
              <w:rPr>
                <w:noProof/>
                <w:webHidden/>
              </w:rPr>
              <w:instrText xml:space="preserve"> PAGEREF _Toc391039070 \h </w:instrText>
            </w:r>
            <w:r w:rsidR="009819CC">
              <w:rPr>
                <w:noProof/>
                <w:webHidden/>
              </w:rPr>
            </w:r>
            <w:r w:rsidR="009819CC">
              <w:rPr>
                <w:noProof/>
                <w:webHidden/>
              </w:rPr>
              <w:fldChar w:fldCharType="separate"/>
            </w:r>
            <w:r w:rsidR="009819CC">
              <w:rPr>
                <w:noProof/>
                <w:webHidden/>
              </w:rPr>
              <w:t>57</w:t>
            </w:r>
            <w:r w:rsidR="009819CC">
              <w:rPr>
                <w:noProof/>
                <w:webHidden/>
              </w:rPr>
              <w:fldChar w:fldCharType="end"/>
            </w:r>
          </w:hyperlink>
        </w:p>
        <w:p w14:paraId="4EEBD03A" w14:textId="77777777" w:rsidR="009819CC" w:rsidRDefault="00BD6C5B">
          <w:pPr>
            <w:pStyle w:val="TOC3"/>
            <w:rPr>
              <w:rFonts w:asciiTheme="minorHAnsi" w:eastAsiaTheme="minorEastAsia" w:hAnsiTheme="minorHAnsi" w:cstheme="minorBidi"/>
              <w:noProof/>
              <w:sz w:val="22"/>
              <w:szCs w:val="22"/>
            </w:rPr>
          </w:pPr>
          <w:hyperlink w:anchor="_Toc391039071" w:history="1">
            <w:r w:rsidR="009819CC" w:rsidRPr="00D62CCD">
              <w:rPr>
                <w:rStyle w:val="Hyperlink"/>
                <w:noProof/>
              </w:rPr>
              <w:t>Clickjacking Prevention</w:t>
            </w:r>
            <w:r w:rsidR="009819CC">
              <w:rPr>
                <w:noProof/>
                <w:webHidden/>
              </w:rPr>
              <w:tab/>
            </w:r>
            <w:r w:rsidR="009819CC">
              <w:rPr>
                <w:noProof/>
                <w:webHidden/>
              </w:rPr>
              <w:fldChar w:fldCharType="begin"/>
            </w:r>
            <w:r w:rsidR="009819CC">
              <w:rPr>
                <w:noProof/>
                <w:webHidden/>
              </w:rPr>
              <w:instrText xml:space="preserve"> PAGEREF _Toc391039071 \h </w:instrText>
            </w:r>
            <w:r w:rsidR="009819CC">
              <w:rPr>
                <w:noProof/>
                <w:webHidden/>
              </w:rPr>
            </w:r>
            <w:r w:rsidR="009819CC">
              <w:rPr>
                <w:noProof/>
                <w:webHidden/>
              </w:rPr>
              <w:fldChar w:fldCharType="separate"/>
            </w:r>
            <w:r w:rsidR="009819CC">
              <w:rPr>
                <w:noProof/>
                <w:webHidden/>
              </w:rPr>
              <w:t>71</w:t>
            </w:r>
            <w:r w:rsidR="009819CC">
              <w:rPr>
                <w:noProof/>
                <w:webHidden/>
              </w:rPr>
              <w:fldChar w:fldCharType="end"/>
            </w:r>
          </w:hyperlink>
        </w:p>
        <w:p w14:paraId="47A033A3" w14:textId="77777777" w:rsidR="009819CC" w:rsidRDefault="00BD6C5B">
          <w:pPr>
            <w:pStyle w:val="TOC3"/>
            <w:rPr>
              <w:rFonts w:asciiTheme="minorHAnsi" w:eastAsiaTheme="minorEastAsia" w:hAnsiTheme="minorHAnsi" w:cstheme="minorBidi"/>
              <w:noProof/>
              <w:sz w:val="22"/>
              <w:szCs w:val="22"/>
            </w:rPr>
          </w:pPr>
          <w:hyperlink w:anchor="_Toc391039072" w:history="1">
            <w:r w:rsidR="009819CC" w:rsidRPr="00D62CCD">
              <w:rPr>
                <w:rStyle w:val="Hyperlink"/>
                <w:noProof/>
              </w:rPr>
              <w:t>Order Export XML – New Fields</w:t>
            </w:r>
            <w:r w:rsidR="009819CC">
              <w:rPr>
                <w:noProof/>
                <w:webHidden/>
              </w:rPr>
              <w:tab/>
            </w:r>
            <w:r w:rsidR="009819CC">
              <w:rPr>
                <w:noProof/>
                <w:webHidden/>
              </w:rPr>
              <w:fldChar w:fldCharType="begin"/>
            </w:r>
            <w:r w:rsidR="009819CC">
              <w:rPr>
                <w:noProof/>
                <w:webHidden/>
              </w:rPr>
              <w:instrText xml:space="preserve"> PAGEREF _Toc391039072 \h </w:instrText>
            </w:r>
            <w:r w:rsidR="009819CC">
              <w:rPr>
                <w:noProof/>
                <w:webHidden/>
              </w:rPr>
            </w:r>
            <w:r w:rsidR="009819CC">
              <w:rPr>
                <w:noProof/>
                <w:webHidden/>
              </w:rPr>
              <w:fldChar w:fldCharType="separate"/>
            </w:r>
            <w:r w:rsidR="009819CC">
              <w:rPr>
                <w:noProof/>
                <w:webHidden/>
              </w:rPr>
              <w:t>73</w:t>
            </w:r>
            <w:r w:rsidR="009819CC">
              <w:rPr>
                <w:noProof/>
                <w:webHidden/>
              </w:rPr>
              <w:fldChar w:fldCharType="end"/>
            </w:r>
          </w:hyperlink>
        </w:p>
        <w:p w14:paraId="67E9C3A3" w14:textId="77777777" w:rsidR="009819CC" w:rsidRDefault="00BD6C5B">
          <w:pPr>
            <w:pStyle w:val="TOC3"/>
            <w:rPr>
              <w:rFonts w:asciiTheme="minorHAnsi" w:eastAsiaTheme="minorEastAsia" w:hAnsiTheme="minorHAnsi" w:cstheme="minorBidi"/>
              <w:noProof/>
              <w:sz w:val="22"/>
              <w:szCs w:val="22"/>
            </w:rPr>
          </w:pPr>
          <w:hyperlink w:anchor="_Toc391039073" w:history="1">
            <w:r w:rsidR="009819CC" w:rsidRPr="00D62CCD">
              <w:rPr>
                <w:rStyle w:val="Hyperlink"/>
                <w:noProof/>
              </w:rPr>
              <w:t>Retail POS</w:t>
            </w:r>
            <w:r w:rsidR="009819CC">
              <w:rPr>
                <w:noProof/>
                <w:webHidden/>
              </w:rPr>
              <w:tab/>
            </w:r>
            <w:r w:rsidR="009819CC">
              <w:rPr>
                <w:noProof/>
                <w:webHidden/>
              </w:rPr>
              <w:fldChar w:fldCharType="begin"/>
            </w:r>
            <w:r w:rsidR="009819CC">
              <w:rPr>
                <w:noProof/>
                <w:webHidden/>
              </w:rPr>
              <w:instrText xml:space="preserve"> PAGEREF _Toc391039073 \h </w:instrText>
            </w:r>
            <w:r w:rsidR="009819CC">
              <w:rPr>
                <w:noProof/>
                <w:webHidden/>
              </w:rPr>
            </w:r>
            <w:r w:rsidR="009819CC">
              <w:rPr>
                <w:noProof/>
                <w:webHidden/>
              </w:rPr>
              <w:fldChar w:fldCharType="separate"/>
            </w:r>
            <w:r w:rsidR="009819CC">
              <w:rPr>
                <w:noProof/>
                <w:webHidden/>
              </w:rPr>
              <w:t>75</w:t>
            </w:r>
            <w:r w:rsidR="009819CC">
              <w:rPr>
                <w:noProof/>
                <w:webHidden/>
              </w:rPr>
              <w:fldChar w:fldCharType="end"/>
            </w:r>
          </w:hyperlink>
        </w:p>
        <w:p w14:paraId="0E0332BD" w14:textId="77777777" w:rsidR="009819CC" w:rsidRDefault="00BD6C5B">
          <w:pPr>
            <w:pStyle w:val="TOC2"/>
            <w:rPr>
              <w:rFonts w:asciiTheme="minorHAnsi" w:eastAsiaTheme="minorEastAsia" w:hAnsiTheme="minorHAnsi" w:cstheme="minorBidi"/>
              <w:noProof/>
              <w:sz w:val="22"/>
              <w:szCs w:val="22"/>
            </w:rPr>
          </w:pPr>
          <w:hyperlink w:anchor="_Toc391039074" w:history="1">
            <w:r w:rsidR="009819CC" w:rsidRPr="00D62CCD">
              <w:rPr>
                <w:rStyle w:val="Hyperlink"/>
                <w:noProof/>
              </w:rPr>
              <w:t>Site Configuration</w:t>
            </w:r>
            <w:r w:rsidR="009819CC">
              <w:rPr>
                <w:noProof/>
                <w:webHidden/>
              </w:rPr>
              <w:tab/>
            </w:r>
            <w:r w:rsidR="009819CC">
              <w:rPr>
                <w:noProof/>
                <w:webHidden/>
              </w:rPr>
              <w:fldChar w:fldCharType="begin"/>
            </w:r>
            <w:r w:rsidR="009819CC">
              <w:rPr>
                <w:noProof/>
                <w:webHidden/>
              </w:rPr>
              <w:instrText xml:space="preserve"> PAGEREF _Toc391039074 \h </w:instrText>
            </w:r>
            <w:r w:rsidR="009819CC">
              <w:rPr>
                <w:noProof/>
                <w:webHidden/>
              </w:rPr>
            </w:r>
            <w:r w:rsidR="009819CC">
              <w:rPr>
                <w:noProof/>
                <w:webHidden/>
              </w:rPr>
              <w:fldChar w:fldCharType="separate"/>
            </w:r>
            <w:r w:rsidR="009819CC">
              <w:rPr>
                <w:noProof/>
                <w:webHidden/>
              </w:rPr>
              <w:t>84</w:t>
            </w:r>
            <w:r w:rsidR="009819CC">
              <w:rPr>
                <w:noProof/>
                <w:webHidden/>
              </w:rPr>
              <w:fldChar w:fldCharType="end"/>
            </w:r>
          </w:hyperlink>
        </w:p>
        <w:p w14:paraId="2BBE2D11" w14:textId="77777777" w:rsidR="009819CC" w:rsidRDefault="00BD6C5B">
          <w:pPr>
            <w:pStyle w:val="TOC3"/>
            <w:rPr>
              <w:rFonts w:asciiTheme="minorHAnsi" w:eastAsiaTheme="minorEastAsia" w:hAnsiTheme="minorHAnsi" w:cstheme="minorBidi"/>
              <w:noProof/>
              <w:sz w:val="22"/>
              <w:szCs w:val="22"/>
            </w:rPr>
          </w:pPr>
          <w:hyperlink w:anchor="_Toc391039075" w:history="1">
            <w:r w:rsidR="009819CC" w:rsidRPr="00D62CCD">
              <w:rPr>
                <w:rStyle w:val="Hyperlink"/>
                <w:noProof/>
              </w:rPr>
              <w:t>Import Meta Data</w:t>
            </w:r>
            <w:r w:rsidR="009819CC">
              <w:rPr>
                <w:noProof/>
                <w:webHidden/>
              </w:rPr>
              <w:tab/>
            </w:r>
            <w:r w:rsidR="009819CC">
              <w:rPr>
                <w:noProof/>
                <w:webHidden/>
              </w:rPr>
              <w:fldChar w:fldCharType="begin"/>
            </w:r>
            <w:r w:rsidR="009819CC">
              <w:rPr>
                <w:noProof/>
                <w:webHidden/>
              </w:rPr>
              <w:instrText xml:space="preserve"> PAGEREF _Toc391039075 \h </w:instrText>
            </w:r>
            <w:r w:rsidR="009819CC">
              <w:rPr>
                <w:noProof/>
                <w:webHidden/>
              </w:rPr>
            </w:r>
            <w:r w:rsidR="009819CC">
              <w:rPr>
                <w:noProof/>
                <w:webHidden/>
              </w:rPr>
              <w:fldChar w:fldCharType="separate"/>
            </w:r>
            <w:r w:rsidR="009819CC">
              <w:rPr>
                <w:noProof/>
                <w:webHidden/>
              </w:rPr>
              <w:t>84</w:t>
            </w:r>
            <w:r w:rsidR="009819CC">
              <w:rPr>
                <w:noProof/>
                <w:webHidden/>
              </w:rPr>
              <w:fldChar w:fldCharType="end"/>
            </w:r>
          </w:hyperlink>
        </w:p>
        <w:p w14:paraId="39D3A5B1" w14:textId="77777777" w:rsidR="009819CC" w:rsidRDefault="00BD6C5B">
          <w:pPr>
            <w:pStyle w:val="TOC3"/>
            <w:rPr>
              <w:rFonts w:asciiTheme="minorHAnsi" w:eastAsiaTheme="minorEastAsia" w:hAnsiTheme="minorHAnsi" w:cstheme="minorBidi"/>
              <w:noProof/>
              <w:sz w:val="22"/>
              <w:szCs w:val="22"/>
            </w:rPr>
          </w:pPr>
          <w:hyperlink w:anchor="_Toc391039076" w:history="1">
            <w:r w:rsidR="009819CC" w:rsidRPr="00D62CCD">
              <w:rPr>
                <w:rStyle w:val="Hyperlink"/>
                <w:noProof/>
              </w:rPr>
              <w:t>Configure Site Preferences</w:t>
            </w:r>
            <w:r w:rsidR="009819CC">
              <w:rPr>
                <w:noProof/>
                <w:webHidden/>
              </w:rPr>
              <w:tab/>
            </w:r>
            <w:r w:rsidR="009819CC">
              <w:rPr>
                <w:noProof/>
                <w:webHidden/>
              </w:rPr>
              <w:fldChar w:fldCharType="begin"/>
            </w:r>
            <w:r w:rsidR="009819CC">
              <w:rPr>
                <w:noProof/>
                <w:webHidden/>
              </w:rPr>
              <w:instrText xml:space="preserve"> PAGEREF _Toc391039076 \h </w:instrText>
            </w:r>
            <w:r w:rsidR="009819CC">
              <w:rPr>
                <w:noProof/>
                <w:webHidden/>
              </w:rPr>
            </w:r>
            <w:r w:rsidR="009819CC">
              <w:rPr>
                <w:noProof/>
                <w:webHidden/>
              </w:rPr>
              <w:fldChar w:fldCharType="separate"/>
            </w:r>
            <w:r w:rsidR="009819CC">
              <w:rPr>
                <w:noProof/>
                <w:webHidden/>
              </w:rPr>
              <w:t>85</w:t>
            </w:r>
            <w:r w:rsidR="009819CC">
              <w:rPr>
                <w:noProof/>
                <w:webHidden/>
              </w:rPr>
              <w:fldChar w:fldCharType="end"/>
            </w:r>
          </w:hyperlink>
        </w:p>
        <w:p w14:paraId="078839D7" w14:textId="77777777" w:rsidR="009819CC" w:rsidRDefault="00BD6C5B">
          <w:pPr>
            <w:pStyle w:val="TOC3"/>
            <w:rPr>
              <w:rFonts w:asciiTheme="minorHAnsi" w:eastAsiaTheme="minorEastAsia" w:hAnsiTheme="minorHAnsi" w:cstheme="minorBidi"/>
              <w:noProof/>
              <w:sz w:val="22"/>
              <w:szCs w:val="22"/>
            </w:rPr>
          </w:pPr>
          <w:hyperlink w:anchor="_Toc391039077" w:history="1">
            <w:r w:rsidR="009819CC" w:rsidRPr="00D62CCD">
              <w:rPr>
                <w:rStyle w:val="Hyperlink"/>
                <w:noProof/>
              </w:rPr>
              <w:t>Configure Site Preferences for V.me</w:t>
            </w:r>
            <w:r w:rsidR="009819CC">
              <w:rPr>
                <w:noProof/>
                <w:webHidden/>
              </w:rPr>
              <w:tab/>
            </w:r>
            <w:r w:rsidR="009819CC">
              <w:rPr>
                <w:noProof/>
                <w:webHidden/>
              </w:rPr>
              <w:fldChar w:fldCharType="begin"/>
            </w:r>
            <w:r w:rsidR="009819CC">
              <w:rPr>
                <w:noProof/>
                <w:webHidden/>
              </w:rPr>
              <w:instrText xml:space="preserve"> PAGEREF _Toc391039077 \h </w:instrText>
            </w:r>
            <w:r w:rsidR="009819CC">
              <w:rPr>
                <w:noProof/>
                <w:webHidden/>
              </w:rPr>
            </w:r>
            <w:r w:rsidR="009819CC">
              <w:rPr>
                <w:noProof/>
                <w:webHidden/>
              </w:rPr>
              <w:fldChar w:fldCharType="separate"/>
            </w:r>
            <w:r w:rsidR="009819CC">
              <w:rPr>
                <w:noProof/>
                <w:webHidden/>
              </w:rPr>
              <w:t>90</w:t>
            </w:r>
            <w:r w:rsidR="009819CC">
              <w:rPr>
                <w:noProof/>
                <w:webHidden/>
              </w:rPr>
              <w:fldChar w:fldCharType="end"/>
            </w:r>
          </w:hyperlink>
        </w:p>
        <w:p w14:paraId="101FABF9" w14:textId="77777777" w:rsidR="009819CC" w:rsidRDefault="00BD6C5B">
          <w:pPr>
            <w:pStyle w:val="TOC3"/>
            <w:rPr>
              <w:rFonts w:asciiTheme="minorHAnsi" w:eastAsiaTheme="minorEastAsia" w:hAnsiTheme="minorHAnsi" w:cstheme="minorBidi"/>
              <w:noProof/>
              <w:sz w:val="22"/>
              <w:szCs w:val="22"/>
            </w:rPr>
          </w:pPr>
          <w:hyperlink w:anchor="_Toc391039078" w:history="1">
            <w:r w:rsidR="009819CC" w:rsidRPr="00D62CCD">
              <w:rPr>
                <w:rStyle w:val="Hyperlink"/>
                <w:noProof/>
              </w:rPr>
              <w:t>Applying CyberSource Cartridge to the Site</w:t>
            </w:r>
            <w:r w:rsidR="009819CC">
              <w:rPr>
                <w:noProof/>
                <w:webHidden/>
              </w:rPr>
              <w:tab/>
            </w:r>
            <w:r w:rsidR="009819CC">
              <w:rPr>
                <w:noProof/>
                <w:webHidden/>
              </w:rPr>
              <w:fldChar w:fldCharType="begin"/>
            </w:r>
            <w:r w:rsidR="009819CC">
              <w:rPr>
                <w:noProof/>
                <w:webHidden/>
              </w:rPr>
              <w:instrText xml:space="preserve"> PAGEREF _Toc391039078 \h </w:instrText>
            </w:r>
            <w:r w:rsidR="009819CC">
              <w:rPr>
                <w:noProof/>
                <w:webHidden/>
              </w:rPr>
            </w:r>
            <w:r w:rsidR="009819CC">
              <w:rPr>
                <w:noProof/>
                <w:webHidden/>
              </w:rPr>
              <w:fldChar w:fldCharType="separate"/>
            </w:r>
            <w:r w:rsidR="009819CC">
              <w:rPr>
                <w:noProof/>
                <w:webHidden/>
              </w:rPr>
              <w:t>90</w:t>
            </w:r>
            <w:r w:rsidR="009819CC">
              <w:rPr>
                <w:noProof/>
                <w:webHidden/>
              </w:rPr>
              <w:fldChar w:fldCharType="end"/>
            </w:r>
          </w:hyperlink>
        </w:p>
        <w:p w14:paraId="2A153225" w14:textId="77777777" w:rsidR="009819CC" w:rsidRDefault="00BD6C5B">
          <w:pPr>
            <w:pStyle w:val="TOC3"/>
            <w:rPr>
              <w:rFonts w:asciiTheme="minorHAnsi" w:eastAsiaTheme="minorEastAsia" w:hAnsiTheme="minorHAnsi" w:cstheme="minorBidi"/>
              <w:noProof/>
              <w:sz w:val="22"/>
              <w:szCs w:val="22"/>
            </w:rPr>
          </w:pPr>
          <w:hyperlink w:anchor="_Toc391039079" w:history="1">
            <w:r w:rsidR="009819CC" w:rsidRPr="00D62CCD">
              <w:rPr>
                <w:rStyle w:val="Hyperlink"/>
                <w:noProof/>
              </w:rPr>
              <w:t>Applying V.me Cartridge to the Site</w:t>
            </w:r>
            <w:r w:rsidR="009819CC">
              <w:rPr>
                <w:noProof/>
                <w:webHidden/>
              </w:rPr>
              <w:tab/>
            </w:r>
            <w:r w:rsidR="009819CC">
              <w:rPr>
                <w:noProof/>
                <w:webHidden/>
              </w:rPr>
              <w:fldChar w:fldCharType="begin"/>
            </w:r>
            <w:r w:rsidR="009819CC">
              <w:rPr>
                <w:noProof/>
                <w:webHidden/>
              </w:rPr>
              <w:instrText xml:space="preserve"> PAGEREF _Toc391039079 \h </w:instrText>
            </w:r>
            <w:r w:rsidR="009819CC">
              <w:rPr>
                <w:noProof/>
                <w:webHidden/>
              </w:rPr>
            </w:r>
            <w:r w:rsidR="009819CC">
              <w:rPr>
                <w:noProof/>
                <w:webHidden/>
              </w:rPr>
              <w:fldChar w:fldCharType="separate"/>
            </w:r>
            <w:r w:rsidR="009819CC">
              <w:rPr>
                <w:noProof/>
                <w:webHidden/>
              </w:rPr>
              <w:t>91</w:t>
            </w:r>
            <w:r w:rsidR="009819CC">
              <w:rPr>
                <w:noProof/>
                <w:webHidden/>
              </w:rPr>
              <w:fldChar w:fldCharType="end"/>
            </w:r>
          </w:hyperlink>
        </w:p>
        <w:p w14:paraId="0A31823F" w14:textId="77777777" w:rsidR="009819CC" w:rsidRDefault="00BD6C5B">
          <w:pPr>
            <w:pStyle w:val="TOC3"/>
            <w:rPr>
              <w:rFonts w:asciiTheme="minorHAnsi" w:eastAsiaTheme="minorEastAsia" w:hAnsiTheme="minorHAnsi" w:cstheme="minorBidi"/>
              <w:noProof/>
              <w:sz w:val="22"/>
              <w:szCs w:val="22"/>
            </w:rPr>
          </w:pPr>
          <w:hyperlink w:anchor="_Toc391039080" w:history="1">
            <w:r w:rsidR="009819CC" w:rsidRPr="00D62CCD">
              <w:rPr>
                <w:rStyle w:val="Hyperlink"/>
                <w:noProof/>
              </w:rPr>
              <w:t>Configure Custom Objects for Retail POS</w:t>
            </w:r>
            <w:r w:rsidR="009819CC">
              <w:rPr>
                <w:noProof/>
                <w:webHidden/>
              </w:rPr>
              <w:tab/>
            </w:r>
            <w:r w:rsidR="009819CC">
              <w:rPr>
                <w:noProof/>
                <w:webHidden/>
              </w:rPr>
              <w:fldChar w:fldCharType="begin"/>
            </w:r>
            <w:r w:rsidR="009819CC">
              <w:rPr>
                <w:noProof/>
                <w:webHidden/>
              </w:rPr>
              <w:instrText xml:space="preserve"> PAGEREF _Toc391039080 \h </w:instrText>
            </w:r>
            <w:r w:rsidR="009819CC">
              <w:rPr>
                <w:noProof/>
                <w:webHidden/>
              </w:rPr>
            </w:r>
            <w:r w:rsidR="009819CC">
              <w:rPr>
                <w:noProof/>
                <w:webHidden/>
              </w:rPr>
              <w:fldChar w:fldCharType="separate"/>
            </w:r>
            <w:r w:rsidR="009819CC">
              <w:rPr>
                <w:noProof/>
                <w:webHidden/>
              </w:rPr>
              <w:t>92</w:t>
            </w:r>
            <w:r w:rsidR="009819CC">
              <w:rPr>
                <w:noProof/>
                <w:webHidden/>
              </w:rPr>
              <w:fldChar w:fldCharType="end"/>
            </w:r>
          </w:hyperlink>
        </w:p>
        <w:p w14:paraId="285E6555" w14:textId="77777777" w:rsidR="009819CC" w:rsidRDefault="00BD6C5B">
          <w:pPr>
            <w:pStyle w:val="TOC2"/>
            <w:rPr>
              <w:rFonts w:asciiTheme="minorHAnsi" w:eastAsiaTheme="minorEastAsia" w:hAnsiTheme="minorHAnsi" w:cstheme="minorBidi"/>
              <w:noProof/>
              <w:sz w:val="22"/>
              <w:szCs w:val="22"/>
            </w:rPr>
          </w:pPr>
          <w:hyperlink w:anchor="_Toc391039081" w:history="1">
            <w:r w:rsidR="009819CC" w:rsidRPr="00D62CCD">
              <w:rPr>
                <w:rStyle w:val="Hyperlink"/>
                <w:noProof/>
              </w:rPr>
              <w:t>Testing</w:t>
            </w:r>
            <w:r w:rsidR="009819CC">
              <w:rPr>
                <w:noProof/>
                <w:webHidden/>
              </w:rPr>
              <w:tab/>
            </w:r>
            <w:r w:rsidR="009819CC">
              <w:rPr>
                <w:noProof/>
                <w:webHidden/>
              </w:rPr>
              <w:fldChar w:fldCharType="begin"/>
            </w:r>
            <w:r w:rsidR="009819CC">
              <w:rPr>
                <w:noProof/>
                <w:webHidden/>
              </w:rPr>
              <w:instrText xml:space="preserve"> PAGEREF _Toc391039081 \h </w:instrText>
            </w:r>
            <w:r w:rsidR="009819CC">
              <w:rPr>
                <w:noProof/>
                <w:webHidden/>
              </w:rPr>
            </w:r>
            <w:r w:rsidR="009819CC">
              <w:rPr>
                <w:noProof/>
                <w:webHidden/>
              </w:rPr>
              <w:fldChar w:fldCharType="separate"/>
            </w:r>
            <w:r w:rsidR="009819CC">
              <w:rPr>
                <w:noProof/>
                <w:webHidden/>
              </w:rPr>
              <w:t>94</w:t>
            </w:r>
            <w:r w:rsidR="009819CC">
              <w:rPr>
                <w:noProof/>
                <w:webHidden/>
              </w:rPr>
              <w:fldChar w:fldCharType="end"/>
            </w:r>
          </w:hyperlink>
        </w:p>
        <w:p w14:paraId="48623B6E" w14:textId="77777777" w:rsidR="009819CC" w:rsidRDefault="00BD6C5B">
          <w:pPr>
            <w:pStyle w:val="TOC3"/>
            <w:rPr>
              <w:rFonts w:asciiTheme="minorHAnsi" w:eastAsiaTheme="minorEastAsia" w:hAnsiTheme="minorHAnsi" w:cstheme="minorBidi"/>
              <w:noProof/>
              <w:sz w:val="22"/>
              <w:szCs w:val="22"/>
            </w:rPr>
          </w:pPr>
          <w:hyperlink w:anchor="_Toc391039082" w:history="1">
            <w:r w:rsidR="009819CC" w:rsidRPr="00D62CCD">
              <w:rPr>
                <w:rStyle w:val="Hyperlink"/>
                <w:noProof/>
              </w:rPr>
              <w:t>Authorize Credit Card</w:t>
            </w:r>
            <w:r w:rsidR="009819CC">
              <w:rPr>
                <w:noProof/>
                <w:webHidden/>
              </w:rPr>
              <w:tab/>
            </w:r>
            <w:r w:rsidR="009819CC">
              <w:rPr>
                <w:noProof/>
                <w:webHidden/>
              </w:rPr>
              <w:fldChar w:fldCharType="begin"/>
            </w:r>
            <w:r w:rsidR="009819CC">
              <w:rPr>
                <w:noProof/>
                <w:webHidden/>
              </w:rPr>
              <w:instrText xml:space="preserve"> PAGEREF _Toc391039082 \h </w:instrText>
            </w:r>
            <w:r w:rsidR="009819CC">
              <w:rPr>
                <w:noProof/>
                <w:webHidden/>
              </w:rPr>
            </w:r>
            <w:r w:rsidR="009819CC">
              <w:rPr>
                <w:noProof/>
                <w:webHidden/>
              </w:rPr>
              <w:fldChar w:fldCharType="separate"/>
            </w:r>
            <w:r w:rsidR="009819CC">
              <w:rPr>
                <w:noProof/>
                <w:webHidden/>
              </w:rPr>
              <w:t>94</w:t>
            </w:r>
            <w:r w:rsidR="009819CC">
              <w:rPr>
                <w:noProof/>
                <w:webHidden/>
              </w:rPr>
              <w:fldChar w:fldCharType="end"/>
            </w:r>
          </w:hyperlink>
        </w:p>
        <w:p w14:paraId="7B8EC4B9" w14:textId="77777777" w:rsidR="009819CC" w:rsidRDefault="00BD6C5B">
          <w:pPr>
            <w:pStyle w:val="TOC3"/>
            <w:rPr>
              <w:rFonts w:asciiTheme="minorHAnsi" w:eastAsiaTheme="minorEastAsia" w:hAnsiTheme="minorHAnsi" w:cstheme="minorBidi"/>
              <w:noProof/>
              <w:sz w:val="22"/>
              <w:szCs w:val="22"/>
            </w:rPr>
          </w:pPr>
          <w:hyperlink w:anchor="_Toc391039083" w:history="1">
            <w:r w:rsidR="009819CC" w:rsidRPr="00D62CCD">
              <w:rPr>
                <w:rStyle w:val="Hyperlink"/>
                <w:noProof/>
              </w:rPr>
              <w:t>Tax Service</w:t>
            </w:r>
            <w:r w:rsidR="009819CC">
              <w:rPr>
                <w:noProof/>
                <w:webHidden/>
              </w:rPr>
              <w:tab/>
            </w:r>
            <w:r w:rsidR="009819CC">
              <w:rPr>
                <w:noProof/>
                <w:webHidden/>
              </w:rPr>
              <w:fldChar w:fldCharType="begin"/>
            </w:r>
            <w:r w:rsidR="009819CC">
              <w:rPr>
                <w:noProof/>
                <w:webHidden/>
              </w:rPr>
              <w:instrText xml:space="preserve"> PAGEREF _Toc391039083 \h </w:instrText>
            </w:r>
            <w:r w:rsidR="009819CC">
              <w:rPr>
                <w:noProof/>
                <w:webHidden/>
              </w:rPr>
            </w:r>
            <w:r w:rsidR="009819CC">
              <w:rPr>
                <w:noProof/>
                <w:webHidden/>
              </w:rPr>
              <w:fldChar w:fldCharType="separate"/>
            </w:r>
            <w:r w:rsidR="009819CC">
              <w:rPr>
                <w:noProof/>
                <w:webHidden/>
              </w:rPr>
              <w:t>94</w:t>
            </w:r>
            <w:r w:rsidR="009819CC">
              <w:rPr>
                <w:noProof/>
                <w:webHidden/>
              </w:rPr>
              <w:fldChar w:fldCharType="end"/>
            </w:r>
          </w:hyperlink>
        </w:p>
        <w:p w14:paraId="2F1DDE46" w14:textId="77777777" w:rsidR="009819CC" w:rsidRDefault="00BD6C5B">
          <w:pPr>
            <w:pStyle w:val="TOC3"/>
            <w:rPr>
              <w:rFonts w:asciiTheme="minorHAnsi" w:eastAsiaTheme="minorEastAsia" w:hAnsiTheme="minorHAnsi" w:cstheme="minorBidi"/>
              <w:noProof/>
              <w:sz w:val="22"/>
              <w:szCs w:val="22"/>
            </w:rPr>
          </w:pPr>
          <w:hyperlink w:anchor="_Toc391039084" w:history="1">
            <w:r w:rsidR="009819CC" w:rsidRPr="00D62CCD">
              <w:rPr>
                <w:rStyle w:val="Hyperlink"/>
                <w:noProof/>
              </w:rPr>
              <w:t>Address Verification Service (AVS)</w:t>
            </w:r>
            <w:r w:rsidR="009819CC">
              <w:rPr>
                <w:noProof/>
                <w:webHidden/>
              </w:rPr>
              <w:tab/>
            </w:r>
            <w:r w:rsidR="009819CC">
              <w:rPr>
                <w:noProof/>
                <w:webHidden/>
              </w:rPr>
              <w:fldChar w:fldCharType="begin"/>
            </w:r>
            <w:r w:rsidR="009819CC">
              <w:rPr>
                <w:noProof/>
                <w:webHidden/>
              </w:rPr>
              <w:instrText xml:space="preserve"> PAGEREF _Toc391039084 \h </w:instrText>
            </w:r>
            <w:r w:rsidR="009819CC">
              <w:rPr>
                <w:noProof/>
                <w:webHidden/>
              </w:rPr>
            </w:r>
            <w:r w:rsidR="009819CC">
              <w:rPr>
                <w:noProof/>
                <w:webHidden/>
              </w:rPr>
              <w:fldChar w:fldCharType="separate"/>
            </w:r>
            <w:r w:rsidR="009819CC">
              <w:rPr>
                <w:noProof/>
                <w:webHidden/>
              </w:rPr>
              <w:t>94</w:t>
            </w:r>
            <w:r w:rsidR="009819CC">
              <w:rPr>
                <w:noProof/>
                <w:webHidden/>
              </w:rPr>
              <w:fldChar w:fldCharType="end"/>
            </w:r>
          </w:hyperlink>
        </w:p>
        <w:p w14:paraId="27E50104" w14:textId="77777777" w:rsidR="009819CC" w:rsidRDefault="00BD6C5B">
          <w:pPr>
            <w:pStyle w:val="TOC3"/>
            <w:rPr>
              <w:rFonts w:asciiTheme="minorHAnsi" w:eastAsiaTheme="minorEastAsia" w:hAnsiTheme="minorHAnsi" w:cstheme="minorBidi"/>
              <w:noProof/>
              <w:sz w:val="22"/>
              <w:szCs w:val="22"/>
            </w:rPr>
          </w:pPr>
          <w:hyperlink w:anchor="_Toc391039085" w:history="1">
            <w:r w:rsidR="009819CC" w:rsidRPr="00D62CCD">
              <w:rPr>
                <w:rStyle w:val="Hyperlink"/>
                <w:noProof/>
              </w:rPr>
              <w:t>Delivery Address Verification Service (DAV)</w:t>
            </w:r>
            <w:r w:rsidR="009819CC">
              <w:rPr>
                <w:noProof/>
                <w:webHidden/>
              </w:rPr>
              <w:tab/>
            </w:r>
            <w:r w:rsidR="009819CC">
              <w:rPr>
                <w:noProof/>
                <w:webHidden/>
              </w:rPr>
              <w:fldChar w:fldCharType="begin"/>
            </w:r>
            <w:r w:rsidR="009819CC">
              <w:rPr>
                <w:noProof/>
                <w:webHidden/>
              </w:rPr>
              <w:instrText xml:space="preserve"> PAGEREF _Toc391039085 \h </w:instrText>
            </w:r>
            <w:r w:rsidR="009819CC">
              <w:rPr>
                <w:noProof/>
                <w:webHidden/>
              </w:rPr>
            </w:r>
            <w:r w:rsidR="009819CC">
              <w:rPr>
                <w:noProof/>
                <w:webHidden/>
              </w:rPr>
              <w:fldChar w:fldCharType="separate"/>
            </w:r>
            <w:r w:rsidR="009819CC">
              <w:rPr>
                <w:noProof/>
                <w:webHidden/>
              </w:rPr>
              <w:t>94</w:t>
            </w:r>
            <w:r w:rsidR="009819CC">
              <w:rPr>
                <w:noProof/>
                <w:webHidden/>
              </w:rPr>
              <w:fldChar w:fldCharType="end"/>
            </w:r>
          </w:hyperlink>
        </w:p>
        <w:p w14:paraId="1764CB46" w14:textId="77777777" w:rsidR="009819CC" w:rsidRDefault="00BD6C5B">
          <w:pPr>
            <w:pStyle w:val="TOC3"/>
            <w:rPr>
              <w:rFonts w:asciiTheme="minorHAnsi" w:eastAsiaTheme="minorEastAsia" w:hAnsiTheme="minorHAnsi" w:cstheme="minorBidi"/>
              <w:noProof/>
              <w:sz w:val="22"/>
              <w:szCs w:val="22"/>
            </w:rPr>
          </w:pPr>
          <w:hyperlink w:anchor="_Toc391039086" w:history="1">
            <w:r w:rsidR="009819CC" w:rsidRPr="00D62CCD">
              <w:rPr>
                <w:rStyle w:val="Hyperlink"/>
                <w:noProof/>
              </w:rPr>
              <w:t>Payment Tokenization</w:t>
            </w:r>
            <w:r w:rsidR="009819CC">
              <w:rPr>
                <w:noProof/>
                <w:webHidden/>
              </w:rPr>
              <w:tab/>
            </w:r>
            <w:r w:rsidR="009819CC">
              <w:rPr>
                <w:noProof/>
                <w:webHidden/>
              </w:rPr>
              <w:fldChar w:fldCharType="begin"/>
            </w:r>
            <w:r w:rsidR="009819CC">
              <w:rPr>
                <w:noProof/>
                <w:webHidden/>
              </w:rPr>
              <w:instrText xml:space="preserve"> PAGEREF _Toc391039086 \h </w:instrText>
            </w:r>
            <w:r w:rsidR="009819CC">
              <w:rPr>
                <w:noProof/>
                <w:webHidden/>
              </w:rPr>
            </w:r>
            <w:r w:rsidR="009819CC">
              <w:rPr>
                <w:noProof/>
                <w:webHidden/>
              </w:rPr>
              <w:fldChar w:fldCharType="separate"/>
            </w:r>
            <w:r w:rsidR="009819CC">
              <w:rPr>
                <w:noProof/>
                <w:webHidden/>
              </w:rPr>
              <w:t>95</w:t>
            </w:r>
            <w:r w:rsidR="009819CC">
              <w:rPr>
                <w:noProof/>
                <w:webHidden/>
              </w:rPr>
              <w:fldChar w:fldCharType="end"/>
            </w:r>
          </w:hyperlink>
        </w:p>
        <w:p w14:paraId="10D70796" w14:textId="77777777" w:rsidR="009819CC" w:rsidRDefault="00BD6C5B">
          <w:pPr>
            <w:pStyle w:val="TOC3"/>
            <w:rPr>
              <w:rFonts w:asciiTheme="minorHAnsi" w:eastAsiaTheme="minorEastAsia" w:hAnsiTheme="minorHAnsi" w:cstheme="minorBidi"/>
              <w:noProof/>
              <w:sz w:val="22"/>
              <w:szCs w:val="22"/>
            </w:rPr>
          </w:pPr>
          <w:hyperlink w:anchor="_Toc391039087" w:history="1">
            <w:r w:rsidR="009819CC" w:rsidRPr="00D62CCD">
              <w:rPr>
                <w:rStyle w:val="Hyperlink"/>
                <w:noProof/>
              </w:rPr>
              <w:t>Full Authorization reversal</w:t>
            </w:r>
            <w:r w:rsidR="009819CC">
              <w:rPr>
                <w:noProof/>
                <w:webHidden/>
              </w:rPr>
              <w:tab/>
            </w:r>
            <w:r w:rsidR="009819CC">
              <w:rPr>
                <w:noProof/>
                <w:webHidden/>
              </w:rPr>
              <w:fldChar w:fldCharType="begin"/>
            </w:r>
            <w:r w:rsidR="009819CC">
              <w:rPr>
                <w:noProof/>
                <w:webHidden/>
              </w:rPr>
              <w:instrText xml:space="preserve"> PAGEREF _Toc391039087 \h </w:instrText>
            </w:r>
            <w:r w:rsidR="009819CC">
              <w:rPr>
                <w:noProof/>
                <w:webHidden/>
              </w:rPr>
            </w:r>
            <w:r w:rsidR="009819CC">
              <w:rPr>
                <w:noProof/>
                <w:webHidden/>
              </w:rPr>
              <w:fldChar w:fldCharType="separate"/>
            </w:r>
            <w:r w:rsidR="009819CC">
              <w:rPr>
                <w:noProof/>
                <w:webHidden/>
              </w:rPr>
              <w:t>95</w:t>
            </w:r>
            <w:r w:rsidR="009819CC">
              <w:rPr>
                <w:noProof/>
                <w:webHidden/>
              </w:rPr>
              <w:fldChar w:fldCharType="end"/>
            </w:r>
          </w:hyperlink>
        </w:p>
        <w:p w14:paraId="244AC017" w14:textId="77777777" w:rsidR="009819CC" w:rsidRDefault="00BD6C5B">
          <w:pPr>
            <w:pStyle w:val="TOC3"/>
            <w:rPr>
              <w:rFonts w:asciiTheme="minorHAnsi" w:eastAsiaTheme="minorEastAsia" w:hAnsiTheme="minorHAnsi" w:cstheme="minorBidi"/>
              <w:noProof/>
              <w:sz w:val="22"/>
              <w:szCs w:val="22"/>
            </w:rPr>
          </w:pPr>
          <w:hyperlink w:anchor="_Toc391039088" w:history="1">
            <w:r w:rsidR="009819CC" w:rsidRPr="00D62CCD">
              <w:rPr>
                <w:rStyle w:val="Hyperlink"/>
                <w:noProof/>
              </w:rPr>
              <w:t>Device Fingerprint</w:t>
            </w:r>
            <w:r w:rsidR="009819CC">
              <w:rPr>
                <w:noProof/>
                <w:webHidden/>
              </w:rPr>
              <w:tab/>
            </w:r>
            <w:r w:rsidR="009819CC">
              <w:rPr>
                <w:noProof/>
                <w:webHidden/>
              </w:rPr>
              <w:fldChar w:fldCharType="begin"/>
            </w:r>
            <w:r w:rsidR="009819CC">
              <w:rPr>
                <w:noProof/>
                <w:webHidden/>
              </w:rPr>
              <w:instrText xml:space="preserve"> PAGEREF _Toc391039088 \h </w:instrText>
            </w:r>
            <w:r w:rsidR="009819CC">
              <w:rPr>
                <w:noProof/>
                <w:webHidden/>
              </w:rPr>
            </w:r>
            <w:r w:rsidR="009819CC">
              <w:rPr>
                <w:noProof/>
                <w:webHidden/>
              </w:rPr>
              <w:fldChar w:fldCharType="separate"/>
            </w:r>
            <w:r w:rsidR="009819CC">
              <w:rPr>
                <w:noProof/>
                <w:webHidden/>
              </w:rPr>
              <w:t>95</w:t>
            </w:r>
            <w:r w:rsidR="009819CC">
              <w:rPr>
                <w:noProof/>
                <w:webHidden/>
              </w:rPr>
              <w:fldChar w:fldCharType="end"/>
            </w:r>
          </w:hyperlink>
        </w:p>
        <w:p w14:paraId="62B7E77A" w14:textId="77777777" w:rsidR="009819CC" w:rsidRDefault="00BD6C5B">
          <w:pPr>
            <w:pStyle w:val="TOC3"/>
            <w:rPr>
              <w:rFonts w:asciiTheme="minorHAnsi" w:eastAsiaTheme="minorEastAsia" w:hAnsiTheme="minorHAnsi" w:cstheme="minorBidi"/>
              <w:noProof/>
              <w:sz w:val="22"/>
              <w:szCs w:val="22"/>
            </w:rPr>
          </w:pPr>
          <w:hyperlink w:anchor="_Toc391039089" w:history="1">
            <w:r w:rsidR="009819CC" w:rsidRPr="00D62CCD">
              <w:rPr>
                <w:rStyle w:val="Hyperlink"/>
                <w:noProof/>
              </w:rPr>
              <w:t>Payer Authentication</w:t>
            </w:r>
            <w:r w:rsidR="009819CC">
              <w:rPr>
                <w:noProof/>
                <w:webHidden/>
              </w:rPr>
              <w:tab/>
            </w:r>
            <w:r w:rsidR="009819CC">
              <w:rPr>
                <w:noProof/>
                <w:webHidden/>
              </w:rPr>
              <w:fldChar w:fldCharType="begin"/>
            </w:r>
            <w:r w:rsidR="009819CC">
              <w:rPr>
                <w:noProof/>
                <w:webHidden/>
              </w:rPr>
              <w:instrText xml:space="preserve"> PAGEREF _Toc391039089 \h </w:instrText>
            </w:r>
            <w:r w:rsidR="009819CC">
              <w:rPr>
                <w:noProof/>
                <w:webHidden/>
              </w:rPr>
            </w:r>
            <w:r w:rsidR="009819CC">
              <w:rPr>
                <w:noProof/>
                <w:webHidden/>
              </w:rPr>
              <w:fldChar w:fldCharType="separate"/>
            </w:r>
            <w:r w:rsidR="009819CC">
              <w:rPr>
                <w:noProof/>
                <w:webHidden/>
              </w:rPr>
              <w:t>95</w:t>
            </w:r>
            <w:r w:rsidR="009819CC">
              <w:rPr>
                <w:noProof/>
                <w:webHidden/>
              </w:rPr>
              <w:fldChar w:fldCharType="end"/>
            </w:r>
          </w:hyperlink>
        </w:p>
        <w:p w14:paraId="44382B35" w14:textId="77777777" w:rsidR="009819CC" w:rsidRDefault="00BD6C5B">
          <w:pPr>
            <w:pStyle w:val="TOC3"/>
            <w:rPr>
              <w:rFonts w:asciiTheme="minorHAnsi" w:eastAsiaTheme="minorEastAsia" w:hAnsiTheme="minorHAnsi" w:cstheme="minorBidi"/>
              <w:noProof/>
              <w:sz w:val="22"/>
              <w:szCs w:val="22"/>
            </w:rPr>
          </w:pPr>
          <w:hyperlink w:anchor="_Toc391039090" w:history="1">
            <w:r w:rsidR="009819CC" w:rsidRPr="00D62CCD">
              <w:rPr>
                <w:rStyle w:val="Hyperlink"/>
                <w:noProof/>
              </w:rPr>
              <w:t>V.me Authorization</w:t>
            </w:r>
            <w:r w:rsidR="009819CC">
              <w:rPr>
                <w:noProof/>
                <w:webHidden/>
              </w:rPr>
              <w:tab/>
            </w:r>
            <w:r w:rsidR="009819CC">
              <w:rPr>
                <w:noProof/>
                <w:webHidden/>
              </w:rPr>
              <w:fldChar w:fldCharType="begin"/>
            </w:r>
            <w:r w:rsidR="009819CC">
              <w:rPr>
                <w:noProof/>
                <w:webHidden/>
              </w:rPr>
              <w:instrText xml:space="preserve"> PAGEREF _Toc391039090 \h </w:instrText>
            </w:r>
            <w:r w:rsidR="009819CC">
              <w:rPr>
                <w:noProof/>
                <w:webHidden/>
              </w:rPr>
            </w:r>
            <w:r w:rsidR="009819CC">
              <w:rPr>
                <w:noProof/>
                <w:webHidden/>
              </w:rPr>
              <w:fldChar w:fldCharType="separate"/>
            </w:r>
            <w:r w:rsidR="009819CC">
              <w:rPr>
                <w:noProof/>
                <w:webHidden/>
              </w:rPr>
              <w:t>95</w:t>
            </w:r>
            <w:r w:rsidR="009819CC">
              <w:rPr>
                <w:noProof/>
                <w:webHidden/>
              </w:rPr>
              <w:fldChar w:fldCharType="end"/>
            </w:r>
          </w:hyperlink>
        </w:p>
        <w:p w14:paraId="39DE5BB5" w14:textId="77777777" w:rsidR="009819CC" w:rsidRDefault="00BD6C5B">
          <w:pPr>
            <w:pStyle w:val="TOC3"/>
            <w:rPr>
              <w:rFonts w:asciiTheme="minorHAnsi" w:eastAsiaTheme="minorEastAsia" w:hAnsiTheme="minorHAnsi" w:cstheme="minorBidi"/>
              <w:noProof/>
              <w:sz w:val="22"/>
              <w:szCs w:val="22"/>
            </w:rPr>
          </w:pPr>
          <w:hyperlink w:anchor="_Toc391039091" w:history="1">
            <w:r w:rsidR="009819CC" w:rsidRPr="00D62CCD">
              <w:rPr>
                <w:rStyle w:val="Hyperlink"/>
                <w:noProof/>
              </w:rPr>
              <w:t>V.me Get Checkout Details</w:t>
            </w:r>
            <w:r w:rsidR="009819CC">
              <w:rPr>
                <w:noProof/>
                <w:webHidden/>
              </w:rPr>
              <w:tab/>
            </w:r>
            <w:r w:rsidR="009819CC">
              <w:rPr>
                <w:noProof/>
                <w:webHidden/>
              </w:rPr>
              <w:fldChar w:fldCharType="begin"/>
            </w:r>
            <w:r w:rsidR="009819CC">
              <w:rPr>
                <w:noProof/>
                <w:webHidden/>
              </w:rPr>
              <w:instrText xml:space="preserve"> PAGEREF _Toc391039091 \h </w:instrText>
            </w:r>
            <w:r w:rsidR="009819CC">
              <w:rPr>
                <w:noProof/>
                <w:webHidden/>
              </w:rPr>
            </w:r>
            <w:r w:rsidR="009819CC">
              <w:rPr>
                <w:noProof/>
                <w:webHidden/>
              </w:rPr>
              <w:fldChar w:fldCharType="separate"/>
            </w:r>
            <w:r w:rsidR="009819CC">
              <w:rPr>
                <w:noProof/>
                <w:webHidden/>
              </w:rPr>
              <w:t>95</w:t>
            </w:r>
            <w:r w:rsidR="009819CC">
              <w:rPr>
                <w:noProof/>
                <w:webHidden/>
              </w:rPr>
              <w:fldChar w:fldCharType="end"/>
            </w:r>
          </w:hyperlink>
        </w:p>
        <w:p w14:paraId="22710539" w14:textId="77777777" w:rsidR="009819CC" w:rsidRDefault="00BD6C5B">
          <w:pPr>
            <w:pStyle w:val="TOC3"/>
            <w:rPr>
              <w:rFonts w:asciiTheme="minorHAnsi" w:eastAsiaTheme="minorEastAsia" w:hAnsiTheme="minorHAnsi" w:cstheme="minorBidi"/>
              <w:noProof/>
              <w:sz w:val="22"/>
              <w:szCs w:val="22"/>
            </w:rPr>
          </w:pPr>
          <w:hyperlink w:anchor="_Toc391039092" w:history="1">
            <w:r w:rsidR="009819CC" w:rsidRPr="00D62CCD">
              <w:rPr>
                <w:rStyle w:val="Hyperlink"/>
                <w:noProof/>
              </w:rPr>
              <w:t>V.me Confirm Purchase</w:t>
            </w:r>
            <w:r w:rsidR="009819CC">
              <w:rPr>
                <w:noProof/>
                <w:webHidden/>
              </w:rPr>
              <w:tab/>
            </w:r>
            <w:r w:rsidR="009819CC">
              <w:rPr>
                <w:noProof/>
                <w:webHidden/>
              </w:rPr>
              <w:fldChar w:fldCharType="begin"/>
            </w:r>
            <w:r w:rsidR="009819CC">
              <w:rPr>
                <w:noProof/>
                <w:webHidden/>
              </w:rPr>
              <w:instrText xml:space="preserve"> PAGEREF _Toc391039092 \h </w:instrText>
            </w:r>
            <w:r w:rsidR="009819CC">
              <w:rPr>
                <w:noProof/>
                <w:webHidden/>
              </w:rPr>
            </w:r>
            <w:r w:rsidR="009819CC">
              <w:rPr>
                <w:noProof/>
                <w:webHidden/>
              </w:rPr>
              <w:fldChar w:fldCharType="separate"/>
            </w:r>
            <w:r w:rsidR="009819CC">
              <w:rPr>
                <w:noProof/>
                <w:webHidden/>
              </w:rPr>
              <w:t>96</w:t>
            </w:r>
            <w:r w:rsidR="009819CC">
              <w:rPr>
                <w:noProof/>
                <w:webHidden/>
              </w:rPr>
              <w:fldChar w:fldCharType="end"/>
            </w:r>
          </w:hyperlink>
        </w:p>
        <w:p w14:paraId="64E226B5" w14:textId="77777777" w:rsidR="009819CC" w:rsidRDefault="00BD6C5B">
          <w:pPr>
            <w:pStyle w:val="TOC3"/>
            <w:rPr>
              <w:rFonts w:asciiTheme="minorHAnsi" w:eastAsiaTheme="minorEastAsia" w:hAnsiTheme="minorHAnsi" w:cstheme="minorBidi"/>
              <w:noProof/>
              <w:sz w:val="22"/>
              <w:szCs w:val="22"/>
            </w:rPr>
          </w:pPr>
          <w:hyperlink w:anchor="_Toc391039093" w:history="1">
            <w:r w:rsidR="009819CC" w:rsidRPr="00D62CCD">
              <w:rPr>
                <w:rStyle w:val="Hyperlink"/>
                <w:noProof/>
              </w:rPr>
              <w:t>V.me Authorization Reversal</w:t>
            </w:r>
            <w:r w:rsidR="009819CC">
              <w:rPr>
                <w:noProof/>
                <w:webHidden/>
              </w:rPr>
              <w:tab/>
            </w:r>
            <w:r w:rsidR="009819CC">
              <w:rPr>
                <w:noProof/>
                <w:webHidden/>
              </w:rPr>
              <w:fldChar w:fldCharType="begin"/>
            </w:r>
            <w:r w:rsidR="009819CC">
              <w:rPr>
                <w:noProof/>
                <w:webHidden/>
              </w:rPr>
              <w:instrText xml:space="preserve"> PAGEREF _Toc391039093 \h </w:instrText>
            </w:r>
            <w:r w:rsidR="009819CC">
              <w:rPr>
                <w:noProof/>
                <w:webHidden/>
              </w:rPr>
            </w:r>
            <w:r w:rsidR="009819CC">
              <w:rPr>
                <w:noProof/>
                <w:webHidden/>
              </w:rPr>
              <w:fldChar w:fldCharType="separate"/>
            </w:r>
            <w:r w:rsidR="009819CC">
              <w:rPr>
                <w:noProof/>
                <w:webHidden/>
              </w:rPr>
              <w:t>96</w:t>
            </w:r>
            <w:r w:rsidR="009819CC">
              <w:rPr>
                <w:noProof/>
                <w:webHidden/>
              </w:rPr>
              <w:fldChar w:fldCharType="end"/>
            </w:r>
          </w:hyperlink>
        </w:p>
        <w:p w14:paraId="52F3E723" w14:textId="77777777" w:rsidR="009819CC" w:rsidRDefault="00BD6C5B">
          <w:pPr>
            <w:pStyle w:val="TOC3"/>
            <w:rPr>
              <w:rFonts w:asciiTheme="minorHAnsi" w:eastAsiaTheme="minorEastAsia" w:hAnsiTheme="minorHAnsi" w:cstheme="minorBidi"/>
              <w:noProof/>
              <w:sz w:val="22"/>
              <w:szCs w:val="22"/>
            </w:rPr>
          </w:pPr>
          <w:hyperlink w:anchor="_Toc391039094" w:history="1">
            <w:r w:rsidR="009819CC" w:rsidRPr="00D62CCD">
              <w:rPr>
                <w:rStyle w:val="Hyperlink"/>
                <w:noProof/>
              </w:rPr>
              <w:t>V.me Capture</w:t>
            </w:r>
            <w:r w:rsidR="009819CC">
              <w:rPr>
                <w:noProof/>
                <w:webHidden/>
              </w:rPr>
              <w:tab/>
            </w:r>
            <w:r w:rsidR="009819CC">
              <w:rPr>
                <w:noProof/>
                <w:webHidden/>
              </w:rPr>
              <w:fldChar w:fldCharType="begin"/>
            </w:r>
            <w:r w:rsidR="009819CC">
              <w:rPr>
                <w:noProof/>
                <w:webHidden/>
              </w:rPr>
              <w:instrText xml:space="preserve"> PAGEREF _Toc391039094 \h </w:instrText>
            </w:r>
            <w:r w:rsidR="009819CC">
              <w:rPr>
                <w:noProof/>
                <w:webHidden/>
              </w:rPr>
            </w:r>
            <w:r w:rsidR="009819CC">
              <w:rPr>
                <w:noProof/>
                <w:webHidden/>
              </w:rPr>
              <w:fldChar w:fldCharType="separate"/>
            </w:r>
            <w:r w:rsidR="009819CC">
              <w:rPr>
                <w:noProof/>
                <w:webHidden/>
              </w:rPr>
              <w:t>96</w:t>
            </w:r>
            <w:r w:rsidR="009819CC">
              <w:rPr>
                <w:noProof/>
                <w:webHidden/>
              </w:rPr>
              <w:fldChar w:fldCharType="end"/>
            </w:r>
          </w:hyperlink>
        </w:p>
        <w:p w14:paraId="71F70D71" w14:textId="77777777" w:rsidR="009819CC" w:rsidRDefault="00BD6C5B">
          <w:pPr>
            <w:pStyle w:val="TOC3"/>
            <w:rPr>
              <w:rFonts w:asciiTheme="minorHAnsi" w:eastAsiaTheme="minorEastAsia" w:hAnsiTheme="minorHAnsi" w:cstheme="minorBidi"/>
              <w:noProof/>
              <w:sz w:val="22"/>
              <w:szCs w:val="22"/>
            </w:rPr>
          </w:pPr>
          <w:hyperlink w:anchor="_Toc391039095" w:history="1">
            <w:r w:rsidR="009819CC" w:rsidRPr="00D62CCD">
              <w:rPr>
                <w:rStyle w:val="Hyperlink"/>
                <w:noProof/>
              </w:rPr>
              <w:t>V.me Refund</w:t>
            </w:r>
            <w:r w:rsidR="009819CC">
              <w:rPr>
                <w:noProof/>
                <w:webHidden/>
              </w:rPr>
              <w:tab/>
            </w:r>
            <w:r w:rsidR="009819CC">
              <w:rPr>
                <w:noProof/>
                <w:webHidden/>
              </w:rPr>
              <w:fldChar w:fldCharType="begin"/>
            </w:r>
            <w:r w:rsidR="009819CC">
              <w:rPr>
                <w:noProof/>
                <w:webHidden/>
              </w:rPr>
              <w:instrText xml:space="preserve"> PAGEREF _Toc391039095 \h </w:instrText>
            </w:r>
            <w:r w:rsidR="009819CC">
              <w:rPr>
                <w:noProof/>
                <w:webHidden/>
              </w:rPr>
            </w:r>
            <w:r w:rsidR="009819CC">
              <w:rPr>
                <w:noProof/>
                <w:webHidden/>
              </w:rPr>
              <w:fldChar w:fldCharType="separate"/>
            </w:r>
            <w:r w:rsidR="009819CC">
              <w:rPr>
                <w:noProof/>
                <w:webHidden/>
              </w:rPr>
              <w:t>96</w:t>
            </w:r>
            <w:r w:rsidR="009819CC">
              <w:rPr>
                <w:noProof/>
                <w:webHidden/>
              </w:rPr>
              <w:fldChar w:fldCharType="end"/>
            </w:r>
          </w:hyperlink>
        </w:p>
        <w:p w14:paraId="2DCB9F30" w14:textId="77777777" w:rsidR="009819CC" w:rsidRDefault="00BD6C5B">
          <w:pPr>
            <w:pStyle w:val="TOC3"/>
            <w:rPr>
              <w:rFonts w:asciiTheme="minorHAnsi" w:eastAsiaTheme="minorEastAsia" w:hAnsiTheme="minorHAnsi" w:cstheme="minorBidi"/>
              <w:noProof/>
              <w:sz w:val="22"/>
              <w:szCs w:val="22"/>
            </w:rPr>
          </w:pPr>
          <w:hyperlink w:anchor="_Toc391039096" w:history="1">
            <w:r w:rsidR="009819CC" w:rsidRPr="00D62CCD">
              <w:rPr>
                <w:rStyle w:val="Hyperlink"/>
                <w:noProof/>
              </w:rPr>
              <w:t>V.me Initiate Request</w:t>
            </w:r>
            <w:r w:rsidR="009819CC">
              <w:rPr>
                <w:noProof/>
                <w:webHidden/>
              </w:rPr>
              <w:tab/>
            </w:r>
            <w:r w:rsidR="009819CC">
              <w:rPr>
                <w:noProof/>
                <w:webHidden/>
              </w:rPr>
              <w:fldChar w:fldCharType="begin"/>
            </w:r>
            <w:r w:rsidR="009819CC">
              <w:rPr>
                <w:noProof/>
                <w:webHidden/>
              </w:rPr>
              <w:instrText xml:space="preserve"> PAGEREF _Toc391039096 \h </w:instrText>
            </w:r>
            <w:r w:rsidR="009819CC">
              <w:rPr>
                <w:noProof/>
                <w:webHidden/>
              </w:rPr>
            </w:r>
            <w:r w:rsidR="009819CC">
              <w:rPr>
                <w:noProof/>
                <w:webHidden/>
              </w:rPr>
              <w:fldChar w:fldCharType="separate"/>
            </w:r>
            <w:r w:rsidR="009819CC">
              <w:rPr>
                <w:noProof/>
                <w:webHidden/>
              </w:rPr>
              <w:t>96</w:t>
            </w:r>
            <w:r w:rsidR="009819CC">
              <w:rPr>
                <w:noProof/>
                <w:webHidden/>
              </w:rPr>
              <w:fldChar w:fldCharType="end"/>
            </w:r>
          </w:hyperlink>
        </w:p>
        <w:p w14:paraId="77A6C715" w14:textId="77777777" w:rsidR="009819CC" w:rsidRDefault="00BD6C5B">
          <w:pPr>
            <w:pStyle w:val="TOC3"/>
            <w:rPr>
              <w:rFonts w:asciiTheme="minorHAnsi" w:eastAsiaTheme="minorEastAsia" w:hAnsiTheme="minorHAnsi" w:cstheme="minorBidi"/>
              <w:noProof/>
              <w:sz w:val="22"/>
              <w:szCs w:val="22"/>
            </w:rPr>
          </w:pPr>
          <w:hyperlink w:anchor="_Toc391039097" w:history="1">
            <w:r w:rsidR="009819CC" w:rsidRPr="00D62CCD">
              <w:rPr>
                <w:rStyle w:val="Hyperlink"/>
                <w:noProof/>
              </w:rPr>
              <w:t>Retail POS Authorization Request</w:t>
            </w:r>
            <w:r w:rsidR="009819CC">
              <w:rPr>
                <w:noProof/>
                <w:webHidden/>
              </w:rPr>
              <w:tab/>
            </w:r>
            <w:r w:rsidR="009819CC">
              <w:rPr>
                <w:noProof/>
                <w:webHidden/>
              </w:rPr>
              <w:fldChar w:fldCharType="begin"/>
            </w:r>
            <w:r w:rsidR="009819CC">
              <w:rPr>
                <w:noProof/>
                <w:webHidden/>
              </w:rPr>
              <w:instrText xml:space="preserve"> PAGEREF _Toc391039097 \h </w:instrText>
            </w:r>
            <w:r w:rsidR="009819CC">
              <w:rPr>
                <w:noProof/>
                <w:webHidden/>
              </w:rPr>
            </w:r>
            <w:r w:rsidR="009819CC">
              <w:rPr>
                <w:noProof/>
                <w:webHidden/>
              </w:rPr>
              <w:fldChar w:fldCharType="separate"/>
            </w:r>
            <w:r w:rsidR="009819CC">
              <w:rPr>
                <w:noProof/>
                <w:webHidden/>
              </w:rPr>
              <w:t>96</w:t>
            </w:r>
            <w:r w:rsidR="009819CC">
              <w:rPr>
                <w:noProof/>
                <w:webHidden/>
              </w:rPr>
              <w:fldChar w:fldCharType="end"/>
            </w:r>
          </w:hyperlink>
        </w:p>
        <w:p w14:paraId="543057E1" w14:textId="77777777" w:rsidR="009819CC" w:rsidRDefault="00BD6C5B">
          <w:pPr>
            <w:pStyle w:val="TOC1"/>
            <w:rPr>
              <w:rFonts w:asciiTheme="minorHAnsi" w:eastAsiaTheme="minorEastAsia" w:hAnsiTheme="minorHAnsi" w:cstheme="minorBidi"/>
              <w:b w:val="0"/>
              <w:noProof/>
              <w:sz w:val="22"/>
              <w:szCs w:val="22"/>
            </w:rPr>
          </w:pPr>
          <w:hyperlink w:anchor="_Toc391039098" w:history="1">
            <w:r w:rsidR="009819CC" w:rsidRPr="00D62CCD">
              <w:rPr>
                <w:rStyle w:val="Hyperlink"/>
                <w:noProof/>
              </w:rPr>
              <w:t>Cartridges Structure and Reference</w:t>
            </w:r>
            <w:r w:rsidR="009819CC">
              <w:rPr>
                <w:noProof/>
                <w:webHidden/>
              </w:rPr>
              <w:tab/>
            </w:r>
            <w:r w:rsidR="009819CC">
              <w:rPr>
                <w:noProof/>
                <w:webHidden/>
              </w:rPr>
              <w:fldChar w:fldCharType="begin"/>
            </w:r>
            <w:r w:rsidR="009819CC">
              <w:rPr>
                <w:noProof/>
                <w:webHidden/>
              </w:rPr>
              <w:instrText xml:space="preserve"> PAGEREF _Toc391039098 \h </w:instrText>
            </w:r>
            <w:r w:rsidR="009819CC">
              <w:rPr>
                <w:noProof/>
                <w:webHidden/>
              </w:rPr>
            </w:r>
            <w:r w:rsidR="009819CC">
              <w:rPr>
                <w:noProof/>
                <w:webHidden/>
              </w:rPr>
              <w:fldChar w:fldCharType="separate"/>
            </w:r>
            <w:r w:rsidR="009819CC">
              <w:rPr>
                <w:noProof/>
                <w:webHidden/>
              </w:rPr>
              <w:t>97</w:t>
            </w:r>
            <w:r w:rsidR="009819CC">
              <w:rPr>
                <w:noProof/>
                <w:webHidden/>
              </w:rPr>
              <w:fldChar w:fldCharType="end"/>
            </w:r>
          </w:hyperlink>
        </w:p>
        <w:p w14:paraId="5DA83844" w14:textId="77777777" w:rsidR="009819CC" w:rsidRDefault="00BD6C5B">
          <w:pPr>
            <w:pStyle w:val="TOC3"/>
            <w:rPr>
              <w:rFonts w:asciiTheme="minorHAnsi" w:eastAsiaTheme="minorEastAsia" w:hAnsiTheme="minorHAnsi" w:cstheme="minorBidi"/>
              <w:noProof/>
              <w:sz w:val="22"/>
              <w:szCs w:val="22"/>
            </w:rPr>
          </w:pPr>
          <w:hyperlink w:anchor="_Toc391039099" w:history="1">
            <w:r w:rsidR="009819CC" w:rsidRPr="00D62CCD">
              <w:rPr>
                <w:rStyle w:val="Hyperlink"/>
                <w:noProof/>
              </w:rPr>
              <w:t>Pipelines</w:t>
            </w:r>
            <w:r w:rsidR="009819CC">
              <w:rPr>
                <w:noProof/>
                <w:webHidden/>
              </w:rPr>
              <w:tab/>
            </w:r>
            <w:r w:rsidR="009819CC">
              <w:rPr>
                <w:noProof/>
                <w:webHidden/>
              </w:rPr>
              <w:fldChar w:fldCharType="begin"/>
            </w:r>
            <w:r w:rsidR="009819CC">
              <w:rPr>
                <w:noProof/>
                <w:webHidden/>
              </w:rPr>
              <w:instrText xml:space="preserve"> PAGEREF _Toc391039099 \h </w:instrText>
            </w:r>
            <w:r w:rsidR="009819CC">
              <w:rPr>
                <w:noProof/>
                <w:webHidden/>
              </w:rPr>
            </w:r>
            <w:r w:rsidR="009819CC">
              <w:rPr>
                <w:noProof/>
                <w:webHidden/>
              </w:rPr>
              <w:fldChar w:fldCharType="separate"/>
            </w:r>
            <w:r w:rsidR="009819CC">
              <w:rPr>
                <w:noProof/>
                <w:webHidden/>
              </w:rPr>
              <w:t>97</w:t>
            </w:r>
            <w:r w:rsidR="009819CC">
              <w:rPr>
                <w:noProof/>
                <w:webHidden/>
              </w:rPr>
              <w:fldChar w:fldCharType="end"/>
            </w:r>
          </w:hyperlink>
        </w:p>
        <w:p w14:paraId="19836744" w14:textId="77777777" w:rsidR="009819CC" w:rsidRDefault="00BD6C5B">
          <w:pPr>
            <w:pStyle w:val="TOC3"/>
            <w:rPr>
              <w:rFonts w:asciiTheme="minorHAnsi" w:eastAsiaTheme="minorEastAsia" w:hAnsiTheme="minorHAnsi" w:cstheme="minorBidi"/>
              <w:noProof/>
              <w:sz w:val="22"/>
              <w:szCs w:val="22"/>
            </w:rPr>
          </w:pPr>
          <w:hyperlink w:anchor="_Toc391039100" w:history="1">
            <w:r w:rsidR="009819CC" w:rsidRPr="00D62CCD">
              <w:rPr>
                <w:rStyle w:val="Hyperlink"/>
                <w:noProof/>
              </w:rPr>
              <w:t>Scripts</w:t>
            </w:r>
            <w:r w:rsidR="009819CC">
              <w:rPr>
                <w:noProof/>
                <w:webHidden/>
              </w:rPr>
              <w:tab/>
            </w:r>
            <w:r w:rsidR="009819CC">
              <w:rPr>
                <w:noProof/>
                <w:webHidden/>
              </w:rPr>
              <w:fldChar w:fldCharType="begin"/>
            </w:r>
            <w:r w:rsidR="009819CC">
              <w:rPr>
                <w:noProof/>
                <w:webHidden/>
              </w:rPr>
              <w:instrText xml:space="preserve"> PAGEREF _Toc391039100 \h </w:instrText>
            </w:r>
            <w:r w:rsidR="009819CC">
              <w:rPr>
                <w:noProof/>
                <w:webHidden/>
              </w:rPr>
            </w:r>
            <w:r w:rsidR="009819CC">
              <w:rPr>
                <w:noProof/>
                <w:webHidden/>
              </w:rPr>
              <w:fldChar w:fldCharType="separate"/>
            </w:r>
            <w:r w:rsidR="009819CC">
              <w:rPr>
                <w:noProof/>
                <w:webHidden/>
              </w:rPr>
              <w:t>97</w:t>
            </w:r>
            <w:r w:rsidR="009819CC">
              <w:rPr>
                <w:noProof/>
                <w:webHidden/>
              </w:rPr>
              <w:fldChar w:fldCharType="end"/>
            </w:r>
          </w:hyperlink>
        </w:p>
        <w:p w14:paraId="611D5805" w14:textId="77777777" w:rsidR="009819CC" w:rsidRDefault="00BD6C5B">
          <w:pPr>
            <w:pStyle w:val="TOC3"/>
            <w:rPr>
              <w:rFonts w:asciiTheme="minorHAnsi" w:eastAsiaTheme="minorEastAsia" w:hAnsiTheme="minorHAnsi" w:cstheme="minorBidi"/>
              <w:noProof/>
              <w:sz w:val="22"/>
              <w:szCs w:val="22"/>
            </w:rPr>
          </w:pPr>
          <w:hyperlink w:anchor="_Toc391039101" w:history="1">
            <w:r w:rsidR="009819CC" w:rsidRPr="00D62CCD">
              <w:rPr>
                <w:rStyle w:val="Hyperlink"/>
                <w:noProof/>
              </w:rPr>
              <w:t>Templates</w:t>
            </w:r>
            <w:r w:rsidR="009819CC">
              <w:rPr>
                <w:noProof/>
                <w:webHidden/>
              </w:rPr>
              <w:tab/>
            </w:r>
            <w:r w:rsidR="009819CC">
              <w:rPr>
                <w:noProof/>
                <w:webHidden/>
              </w:rPr>
              <w:fldChar w:fldCharType="begin"/>
            </w:r>
            <w:r w:rsidR="009819CC">
              <w:rPr>
                <w:noProof/>
                <w:webHidden/>
              </w:rPr>
              <w:instrText xml:space="preserve"> PAGEREF _Toc391039101 \h </w:instrText>
            </w:r>
            <w:r w:rsidR="009819CC">
              <w:rPr>
                <w:noProof/>
                <w:webHidden/>
              </w:rPr>
            </w:r>
            <w:r w:rsidR="009819CC">
              <w:rPr>
                <w:noProof/>
                <w:webHidden/>
              </w:rPr>
              <w:fldChar w:fldCharType="separate"/>
            </w:r>
            <w:r w:rsidR="009819CC">
              <w:rPr>
                <w:noProof/>
                <w:webHidden/>
              </w:rPr>
              <w:t>99</w:t>
            </w:r>
            <w:r w:rsidR="009819CC">
              <w:rPr>
                <w:noProof/>
                <w:webHidden/>
              </w:rPr>
              <w:fldChar w:fldCharType="end"/>
            </w:r>
          </w:hyperlink>
        </w:p>
        <w:p w14:paraId="3DC69A1F" w14:textId="77777777" w:rsidR="009819CC" w:rsidRDefault="00BD6C5B">
          <w:pPr>
            <w:pStyle w:val="TOC3"/>
            <w:rPr>
              <w:rFonts w:asciiTheme="minorHAnsi" w:eastAsiaTheme="minorEastAsia" w:hAnsiTheme="minorHAnsi" w:cstheme="minorBidi"/>
              <w:noProof/>
              <w:sz w:val="22"/>
              <w:szCs w:val="22"/>
            </w:rPr>
          </w:pPr>
          <w:hyperlink w:anchor="_Toc391039102" w:history="1">
            <w:r w:rsidR="009819CC" w:rsidRPr="00D62CCD">
              <w:rPr>
                <w:rStyle w:val="Hyperlink"/>
                <w:noProof/>
              </w:rPr>
              <w:t>Configuration Files</w:t>
            </w:r>
            <w:r w:rsidR="009819CC">
              <w:rPr>
                <w:noProof/>
                <w:webHidden/>
              </w:rPr>
              <w:tab/>
            </w:r>
            <w:r w:rsidR="009819CC">
              <w:rPr>
                <w:noProof/>
                <w:webHidden/>
              </w:rPr>
              <w:fldChar w:fldCharType="begin"/>
            </w:r>
            <w:r w:rsidR="009819CC">
              <w:rPr>
                <w:noProof/>
                <w:webHidden/>
              </w:rPr>
              <w:instrText xml:space="preserve"> PAGEREF _Toc391039102 \h </w:instrText>
            </w:r>
            <w:r w:rsidR="009819CC">
              <w:rPr>
                <w:noProof/>
                <w:webHidden/>
              </w:rPr>
            </w:r>
            <w:r w:rsidR="009819CC">
              <w:rPr>
                <w:noProof/>
                <w:webHidden/>
              </w:rPr>
              <w:fldChar w:fldCharType="separate"/>
            </w:r>
            <w:r w:rsidR="009819CC">
              <w:rPr>
                <w:noProof/>
                <w:webHidden/>
              </w:rPr>
              <w:t>99</w:t>
            </w:r>
            <w:r w:rsidR="009819CC">
              <w:rPr>
                <w:noProof/>
                <w:webHidden/>
              </w:rPr>
              <w:fldChar w:fldCharType="end"/>
            </w:r>
          </w:hyperlink>
        </w:p>
        <w:p w14:paraId="07137D18" w14:textId="77777777" w:rsidR="009819CC" w:rsidRDefault="00BD6C5B">
          <w:pPr>
            <w:pStyle w:val="TOC3"/>
            <w:rPr>
              <w:rFonts w:asciiTheme="minorHAnsi" w:eastAsiaTheme="minorEastAsia" w:hAnsiTheme="minorHAnsi" w:cstheme="minorBidi"/>
              <w:noProof/>
              <w:sz w:val="22"/>
              <w:szCs w:val="22"/>
            </w:rPr>
          </w:pPr>
          <w:hyperlink w:anchor="_Toc391039103" w:history="1">
            <w:r w:rsidR="009819CC" w:rsidRPr="00D62CCD">
              <w:rPr>
                <w:rStyle w:val="Hyperlink"/>
                <w:noProof/>
              </w:rPr>
              <w:t>V.me Cartridge Structure</w:t>
            </w:r>
            <w:r w:rsidR="009819CC">
              <w:rPr>
                <w:noProof/>
                <w:webHidden/>
              </w:rPr>
              <w:tab/>
            </w:r>
            <w:r w:rsidR="009819CC">
              <w:rPr>
                <w:noProof/>
                <w:webHidden/>
              </w:rPr>
              <w:fldChar w:fldCharType="begin"/>
            </w:r>
            <w:r w:rsidR="009819CC">
              <w:rPr>
                <w:noProof/>
                <w:webHidden/>
              </w:rPr>
              <w:instrText xml:space="preserve"> PAGEREF _Toc391039103 \h </w:instrText>
            </w:r>
            <w:r w:rsidR="009819CC">
              <w:rPr>
                <w:noProof/>
                <w:webHidden/>
              </w:rPr>
            </w:r>
            <w:r w:rsidR="009819CC">
              <w:rPr>
                <w:noProof/>
                <w:webHidden/>
              </w:rPr>
              <w:fldChar w:fldCharType="separate"/>
            </w:r>
            <w:r w:rsidR="009819CC">
              <w:rPr>
                <w:noProof/>
                <w:webHidden/>
              </w:rPr>
              <w:t>99</w:t>
            </w:r>
            <w:r w:rsidR="009819CC">
              <w:rPr>
                <w:noProof/>
                <w:webHidden/>
              </w:rPr>
              <w:fldChar w:fldCharType="end"/>
            </w:r>
          </w:hyperlink>
        </w:p>
        <w:p w14:paraId="11B2AF6E" w14:textId="77777777" w:rsidR="009819CC" w:rsidRDefault="00BD6C5B">
          <w:pPr>
            <w:pStyle w:val="TOC3"/>
            <w:rPr>
              <w:rFonts w:asciiTheme="minorHAnsi" w:eastAsiaTheme="minorEastAsia" w:hAnsiTheme="minorHAnsi" w:cstheme="minorBidi"/>
              <w:noProof/>
              <w:sz w:val="22"/>
              <w:szCs w:val="22"/>
            </w:rPr>
          </w:pPr>
          <w:hyperlink w:anchor="_Toc391039104" w:history="1">
            <w:r w:rsidR="009819CC" w:rsidRPr="00D62CCD">
              <w:rPr>
                <w:rStyle w:val="Hyperlink"/>
                <w:noProof/>
              </w:rPr>
              <w:t>Retail POS Cartridge Components</w:t>
            </w:r>
            <w:r w:rsidR="009819CC">
              <w:rPr>
                <w:noProof/>
                <w:webHidden/>
              </w:rPr>
              <w:tab/>
            </w:r>
            <w:r w:rsidR="009819CC">
              <w:rPr>
                <w:noProof/>
                <w:webHidden/>
              </w:rPr>
              <w:fldChar w:fldCharType="begin"/>
            </w:r>
            <w:r w:rsidR="009819CC">
              <w:rPr>
                <w:noProof/>
                <w:webHidden/>
              </w:rPr>
              <w:instrText xml:space="preserve"> PAGEREF _Toc391039104 \h </w:instrText>
            </w:r>
            <w:r w:rsidR="009819CC">
              <w:rPr>
                <w:noProof/>
                <w:webHidden/>
              </w:rPr>
            </w:r>
            <w:r w:rsidR="009819CC">
              <w:rPr>
                <w:noProof/>
                <w:webHidden/>
              </w:rPr>
              <w:fldChar w:fldCharType="separate"/>
            </w:r>
            <w:r w:rsidR="009819CC">
              <w:rPr>
                <w:noProof/>
                <w:webHidden/>
              </w:rPr>
              <w:t>100</w:t>
            </w:r>
            <w:r w:rsidR="009819CC">
              <w:rPr>
                <w:noProof/>
                <w:webHidden/>
              </w:rPr>
              <w:fldChar w:fldCharType="end"/>
            </w:r>
          </w:hyperlink>
        </w:p>
        <w:p w14:paraId="0F00BACC" w14:textId="77777777" w:rsidR="009819CC" w:rsidRDefault="00BD6C5B">
          <w:pPr>
            <w:pStyle w:val="TOC1"/>
            <w:rPr>
              <w:rFonts w:asciiTheme="minorHAnsi" w:eastAsiaTheme="minorEastAsia" w:hAnsiTheme="minorHAnsi" w:cstheme="minorBidi"/>
              <w:b w:val="0"/>
              <w:noProof/>
              <w:sz w:val="22"/>
              <w:szCs w:val="22"/>
            </w:rPr>
          </w:pPr>
          <w:hyperlink w:anchor="_Toc391039105" w:history="1">
            <w:r w:rsidR="009819CC" w:rsidRPr="00D62CCD">
              <w:rPr>
                <w:rStyle w:val="Hyperlink"/>
                <w:noProof/>
              </w:rPr>
              <w:t>Typical Project Plan</w:t>
            </w:r>
            <w:r w:rsidR="009819CC">
              <w:rPr>
                <w:noProof/>
                <w:webHidden/>
              </w:rPr>
              <w:tab/>
            </w:r>
            <w:r w:rsidR="009819CC">
              <w:rPr>
                <w:noProof/>
                <w:webHidden/>
              </w:rPr>
              <w:fldChar w:fldCharType="begin"/>
            </w:r>
            <w:r w:rsidR="009819CC">
              <w:rPr>
                <w:noProof/>
                <w:webHidden/>
              </w:rPr>
              <w:instrText xml:space="preserve"> PAGEREF _Toc391039105 \h </w:instrText>
            </w:r>
            <w:r w:rsidR="009819CC">
              <w:rPr>
                <w:noProof/>
                <w:webHidden/>
              </w:rPr>
            </w:r>
            <w:r w:rsidR="009819CC">
              <w:rPr>
                <w:noProof/>
                <w:webHidden/>
              </w:rPr>
              <w:fldChar w:fldCharType="separate"/>
            </w:r>
            <w:r w:rsidR="009819CC">
              <w:rPr>
                <w:noProof/>
                <w:webHidden/>
              </w:rPr>
              <w:t>101</w:t>
            </w:r>
            <w:r w:rsidR="009819CC">
              <w:rPr>
                <w:noProof/>
                <w:webHidden/>
              </w:rPr>
              <w:fldChar w:fldCharType="end"/>
            </w:r>
          </w:hyperlink>
        </w:p>
        <w:p w14:paraId="2A0AE18D" w14:textId="77777777" w:rsidR="009819CC" w:rsidRDefault="00BD6C5B">
          <w:pPr>
            <w:pStyle w:val="TOC2"/>
            <w:rPr>
              <w:rFonts w:asciiTheme="minorHAnsi" w:eastAsiaTheme="minorEastAsia" w:hAnsiTheme="minorHAnsi" w:cstheme="minorBidi"/>
              <w:noProof/>
              <w:sz w:val="22"/>
              <w:szCs w:val="22"/>
            </w:rPr>
          </w:pPr>
          <w:hyperlink w:anchor="_Toc391039106" w:history="1">
            <w:r w:rsidR="009819CC" w:rsidRPr="00D62CCD">
              <w:rPr>
                <w:rStyle w:val="Hyperlink"/>
                <w:noProof/>
              </w:rPr>
              <w:t>Roles, Responsibilities</w:t>
            </w:r>
            <w:r w:rsidR="009819CC">
              <w:rPr>
                <w:noProof/>
                <w:webHidden/>
              </w:rPr>
              <w:tab/>
            </w:r>
            <w:r w:rsidR="009819CC">
              <w:rPr>
                <w:noProof/>
                <w:webHidden/>
              </w:rPr>
              <w:fldChar w:fldCharType="begin"/>
            </w:r>
            <w:r w:rsidR="009819CC">
              <w:rPr>
                <w:noProof/>
                <w:webHidden/>
              </w:rPr>
              <w:instrText xml:space="preserve"> PAGEREF _Toc391039106 \h </w:instrText>
            </w:r>
            <w:r w:rsidR="009819CC">
              <w:rPr>
                <w:noProof/>
                <w:webHidden/>
              </w:rPr>
            </w:r>
            <w:r w:rsidR="009819CC">
              <w:rPr>
                <w:noProof/>
                <w:webHidden/>
              </w:rPr>
              <w:fldChar w:fldCharType="separate"/>
            </w:r>
            <w:r w:rsidR="009819CC">
              <w:rPr>
                <w:noProof/>
                <w:webHidden/>
              </w:rPr>
              <w:t>101</w:t>
            </w:r>
            <w:r w:rsidR="009819CC">
              <w:rPr>
                <w:noProof/>
                <w:webHidden/>
              </w:rPr>
              <w:fldChar w:fldCharType="end"/>
            </w:r>
          </w:hyperlink>
        </w:p>
        <w:p w14:paraId="7E7BB5F6" w14:textId="77777777" w:rsidR="009819CC" w:rsidRDefault="00BD6C5B">
          <w:pPr>
            <w:pStyle w:val="TOC2"/>
            <w:rPr>
              <w:rFonts w:asciiTheme="minorHAnsi" w:eastAsiaTheme="minorEastAsia" w:hAnsiTheme="minorHAnsi" w:cstheme="minorBidi"/>
              <w:noProof/>
              <w:sz w:val="22"/>
              <w:szCs w:val="22"/>
            </w:rPr>
          </w:pPr>
          <w:hyperlink w:anchor="_Toc391039107" w:history="1">
            <w:r w:rsidR="009819CC" w:rsidRPr="00D62CCD">
              <w:rPr>
                <w:rStyle w:val="Hyperlink"/>
                <w:noProof/>
              </w:rPr>
              <w:t>Typical Efforts and Timelines</w:t>
            </w:r>
            <w:r w:rsidR="009819CC">
              <w:rPr>
                <w:noProof/>
                <w:webHidden/>
              </w:rPr>
              <w:tab/>
            </w:r>
            <w:r w:rsidR="009819CC">
              <w:rPr>
                <w:noProof/>
                <w:webHidden/>
              </w:rPr>
              <w:fldChar w:fldCharType="begin"/>
            </w:r>
            <w:r w:rsidR="009819CC">
              <w:rPr>
                <w:noProof/>
                <w:webHidden/>
              </w:rPr>
              <w:instrText xml:space="preserve"> PAGEREF _Toc391039107 \h </w:instrText>
            </w:r>
            <w:r w:rsidR="009819CC">
              <w:rPr>
                <w:noProof/>
                <w:webHidden/>
              </w:rPr>
            </w:r>
            <w:r w:rsidR="009819CC">
              <w:rPr>
                <w:noProof/>
                <w:webHidden/>
              </w:rPr>
              <w:fldChar w:fldCharType="separate"/>
            </w:r>
            <w:r w:rsidR="009819CC">
              <w:rPr>
                <w:noProof/>
                <w:webHidden/>
              </w:rPr>
              <w:t>101</w:t>
            </w:r>
            <w:r w:rsidR="009819CC">
              <w:rPr>
                <w:noProof/>
                <w:webHidden/>
              </w:rPr>
              <w:fldChar w:fldCharType="end"/>
            </w:r>
          </w:hyperlink>
        </w:p>
        <w:p w14:paraId="6B00931A" w14:textId="77777777" w:rsidR="009819CC" w:rsidRDefault="00BD6C5B">
          <w:pPr>
            <w:pStyle w:val="TOC2"/>
            <w:rPr>
              <w:rFonts w:asciiTheme="minorHAnsi" w:eastAsiaTheme="minorEastAsia" w:hAnsiTheme="minorHAnsi" w:cstheme="minorBidi"/>
              <w:noProof/>
              <w:sz w:val="22"/>
              <w:szCs w:val="22"/>
            </w:rPr>
          </w:pPr>
          <w:hyperlink w:anchor="_Toc391039108" w:history="1">
            <w:r w:rsidR="009819CC" w:rsidRPr="00D62CCD">
              <w:rPr>
                <w:rStyle w:val="Hyperlink"/>
                <w:noProof/>
              </w:rPr>
              <w:t>Pre Production Steps</w:t>
            </w:r>
            <w:r w:rsidR="009819CC">
              <w:rPr>
                <w:noProof/>
                <w:webHidden/>
              </w:rPr>
              <w:tab/>
            </w:r>
            <w:r w:rsidR="009819CC">
              <w:rPr>
                <w:noProof/>
                <w:webHidden/>
              </w:rPr>
              <w:fldChar w:fldCharType="begin"/>
            </w:r>
            <w:r w:rsidR="009819CC">
              <w:rPr>
                <w:noProof/>
                <w:webHidden/>
              </w:rPr>
              <w:instrText xml:space="preserve"> PAGEREF _Toc391039108 \h </w:instrText>
            </w:r>
            <w:r w:rsidR="009819CC">
              <w:rPr>
                <w:noProof/>
                <w:webHidden/>
              </w:rPr>
            </w:r>
            <w:r w:rsidR="009819CC">
              <w:rPr>
                <w:noProof/>
                <w:webHidden/>
              </w:rPr>
              <w:fldChar w:fldCharType="separate"/>
            </w:r>
            <w:r w:rsidR="009819CC">
              <w:rPr>
                <w:noProof/>
                <w:webHidden/>
              </w:rPr>
              <w:t>103</w:t>
            </w:r>
            <w:r w:rsidR="009819CC">
              <w:rPr>
                <w:noProof/>
                <w:webHidden/>
              </w:rPr>
              <w:fldChar w:fldCharType="end"/>
            </w:r>
          </w:hyperlink>
        </w:p>
        <w:p w14:paraId="10184CA7" w14:textId="77777777" w:rsidR="009819CC" w:rsidRDefault="00BD6C5B">
          <w:pPr>
            <w:pStyle w:val="TOC1"/>
            <w:rPr>
              <w:rFonts w:asciiTheme="minorHAnsi" w:eastAsiaTheme="minorEastAsia" w:hAnsiTheme="minorHAnsi" w:cstheme="minorBidi"/>
              <w:b w:val="0"/>
              <w:noProof/>
              <w:sz w:val="22"/>
              <w:szCs w:val="22"/>
            </w:rPr>
          </w:pPr>
          <w:hyperlink w:anchor="_Toc391039109" w:history="1">
            <w:r w:rsidR="009819CC" w:rsidRPr="00D62CCD">
              <w:rPr>
                <w:rStyle w:val="Hyperlink"/>
                <w:noProof/>
              </w:rPr>
              <w:t>CyberSource Site Preferences</w:t>
            </w:r>
            <w:r w:rsidR="009819CC">
              <w:rPr>
                <w:noProof/>
                <w:webHidden/>
              </w:rPr>
              <w:tab/>
            </w:r>
            <w:r w:rsidR="009819CC">
              <w:rPr>
                <w:noProof/>
                <w:webHidden/>
              </w:rPr>
              <w:fldChar w:fldCharType="begin"/>
            </w:r>
            <w:r w:rsidR="009819CC">
              <w:rPr>
                <w:noProof/>
                <w:webHidden/>
              </w:rPr>
              <w:instrText xml:space="preserve"> PAGEREF _Toc391039109 \h </w:instrText>
            </w:r>
            <w:r w:rsidR="009819CC">
              <w:rPr>
                <w:noProof/>
                <w:webHidden/>
              </w:rPr>
            </w:r>
            <w:r w:rsidR="009819CC">
              <w:rPr>
                <w:noProof/>
                <w:webHidden/>
              </w:rPr>
              <w:fldChar w:fldCharType="separate"/>
            </w:r>
            <w:r w:rsidR="009819CC">
              <w:rPr>
                <w:noProof/>
                <w:webHidden/>
              </w:rPr>
              <w:t>105</w:t>
            </w:r>
            <w:r w:rsidR="009819CC">
              <w:rPr>
                <w:noProof/>
                <w:webHidden/>
              </w:rPr>
              <w:fldChar w:fldCharType="end"/>
            </w:r>
          </w:hyperlink>
        </w:p>
        <w:p w14:paraId="0F414E0E" w14:textId="77777777" w:rsidR="009819CC" w:rsidRDefault="00BD6C5B">
          <w:pPr>
            <w:pStyle w:val="TOC1"/>
            <w:rPr>
              <w:rFonts w:asciiTheme="minorHAnsi" w:eastAsiaTheme="minorEastAsia" w:hAnsiTheme="minorHAnsi" w:cstheme="minorBidi"/>
              <w:b w:val="0"/>
              <w:noProof/>
              <w:sz w:val="22"/>
              <w:szCs w:val="22"/>
            </w:rPr>
          </w:pPr>
          <w:hyperlink w:anchor="_Toc391039110" w:history="1">
            <w:r w:rsidR="009819CC" w:rsidRPr="00D62CCD">
              <w:rPr>
                <w:rStyle w:val="Hyperlink"/>
                <w:noProof/>
              </w:rPr>
              <w:t>V.me Site Preferences</w:t>
            </w:r>
            <w:r w:rsidR="009819CC">
              <w:rPr>
                <w:noProof/>
                <w:webHidden/>
              </w:rPr>
              <w:tab/>
            </w:r>
            <w:r w:rsidR="009819CC">
              <w:rPr>
                <w:noProof/>
                <w:webHidden/>
              </w:rPr>
              <w:fldChar w:fldCharType="begin"/>
            </w:r>
            <w:r w:rsidR="009819CC">
              <w:rPr>
                <w:noProof/>
                <w:webHidden/>
              </w:rPr>
              <w:instrText xml:space="preserve"> PAGEREF _Toc391039110 \h </w:instrText>
            </w:r>
            <w:r w:rsidR="009819CC">
              <w:rPr>
                <w:noProof/>
                <w:webHidden/>
              </w:rPr>
            </w:r>
            <w:r w:rsidR="009819CC">
              <w:rPr>
                <w:noProof/>
                <w:webHidden/>
              </w:rPr>
              <w:fldChar w:fldCharType="separate"/>
            </w:r>
            <w:r w:rsidR="009819CC">
              <w:rPr>
                <w:noProof/>
                <w:webHidden/>
              </w:rPr>
              <w:t>107</w:t>
            </w:r>
            <w:r w:rsidR="009819CC">
              <w:rPr>
                <w:noProof/>
                <w:webHidden/>
              </w:rPr>
              <w:fldChar w:fldCharType="end"/>
            </w:r>
          </w:hyperlink>
        </w:p>
        <w:p w14:paraId="575C2914" w14:textId="77777777" w:rsidR="009819CC" w:rsidRDefault="00BD6C5B">
          <w:pPr>
            <w:pStyle w:val="TOC1"/>
            <w:rPr>
              <w:rFonts w:asciiTheme="minorHAnsi" w:eastAsiaTheme="minorEastAsia" w:hAnsiTheme="minorHAnsi" w:cstheme="minorBidi"/>
              <w:b w:val="0"/>
              <w:noProof/>
              <w:sz w:val="22"/>
              <w:szCs w:val="22"/>
            </w:rPr>
          </w:pPr>
          <w:hyperlink w:anchor="_Toc391039111" w:history="1">
            <w:r w:rsidR="009819CC" w:rsidRPr="00D62CCD">
              <w:rPr>
                <w:rStyle w:val="Hyperlink"/>
                <w:noProof/>
              </w:rPr>
              <w:t>Device Fingerprint</w:t>
            </w:r>
            <w:r w:rsidR="009819CC">
              <w:rPr>
                <w:noProof/>
                <w:webHidden/>
              </w:rPr>
              <w:tab/>
            </w:r>
            <w:r w:rsidR="009819CC">
              <w:rPr>
                <w:noProof/>
                <w:webHidden/>
              </w:rPr>
              <w:fldChar w:fldCharType="begin"/>
            </w:r>
            <w:r w:rsidR="009819CC">
              <w:rPr>
                <w:noProof/>
                <w:webHidden/>
              </w:rPr>
              <w:instrText xml:space="preserve"> PAGEREF _Toc391039111 \h </w:instrText>
            </w:r>
            <w:r w:rsidR="009819CC">
              <w:rPr>
                <w:noProof/>
                <w:webHidden/>
              </w:rPr>
            </w:r>
            <w:r w:rsidR="009819CC">
              <w:rPr>
                <w:noProof/>
                <w:webHidden/>
              </w:rPr>
              <w:fldChar w:fldCharType="separate"/>
            </w:r>
            <w:r w:rsidR="009819CC">
              <w:rPr>
                <w:noProof/>
                <w:webHidden/>
              </w:rPr>
              <w:t>109</w:t>
            </w:r>
            <w:r w:rsidR="009819CC">
              <w:rPr>
                <w:noProof/>
                <w:webHidden/>
              </w:rPr>
              <w:fldChar w:fldCharType="end"/>
            </w:r>
          </w:hyperlink>
        </w:p>
        <w:p w14:paraId="05A0D4BD" w14:textId="77777777" w:rsidR="009819CC" w:rsidRDefault="00BD6C5B">
          <w:pPr>
            <w:pStyle w:val="TOC2"/>
            <w:rPr>
              <w:rFonts w:asciiTheme="minorHAnsi" w:eastAsiaTheme="minorEastAsia" w:hAnsiTheme="minorHAnsi" w:cstheme="minorBidi"/>
              <w:noProof/>
              <w:sz w:val="22"/>
              <w:szCs w:val="22"/>
            </w:rPr>
          </w:pPr>
          <w:hyperlink w:anchor="_Toc391039112" w:history="1">
            <w:r w:rsidR="009819CC" w:rsidRPr="00D62CCD">
              <w:rPr>
                <w:rStyle w:val="Hyperlink"/>
                <w:noProof/>
              </w:rPr>
              <w:t>How does it work?</w:t>
            </w:r>
            <w:r w:rsidR="009819CC">
              <w:rPr>
                <w:noProof/>
                <w:webHidden/>
              </w:rPr>
              <w:tab/>
            </w:r>
            <w:r w:rsidR="009819CC">
              <w:rPr>
                <w:noProof/>
                <w:webHidden/>
              </w:rPr>
              <w:fldChar w:fldCharType="begin"/>
            </w:r>
            <w:r w:rsidR="009819CC">
              <w:rPr>
                <w:noProof/>
                <w:webHidden/>
              </w:rPr>
              <w:instrText xml:space="preserve"> PAGEREF _Toc391039112 \h </w:instrText>
            </w:r>
            <w:r w:rsidR="009819CC">
              <w:rPr>
                <w:noProof/>
                <w:webHidden/>
              </w:rPr>
            </w:r>
            <w:r w:rsidR="009819CC">
              <w:rPr>
                <w:noProof/>
                <w:webHidden/>
              </w:rPr>
              <w:fldChar w:fldCharType="separate"/>
            </w:r>
            <w:r w:rsidR="009819CC">
              <w:rPr>
                <w:noProof/>
                <w:webHidden/>
              </w:rPr>
              <w:t>109</w:t>
            </w:r>
            <w:r w:rsidR="009819CC">
              <w:rPr>
                <w:noProof/>
                <w:webHidden/>
              </w:rPr>
              <w:fldChar w:fldCharType="end"/>
            </w:r>
          </w:hyperlink>
        </w:p>
        <w:p w14:paraId="060DFC6E" w14:textId="77777777" w:rsidR="009819CC" w:rsidRDefault="00BD6C5B">
          <w:pPr>
            <w:pStyle w:val="TOC2"/>
            <w:rPr>
              <w:rFonts w:asciiTheme="minorHAnsi" w:eastAsiaTheme="minorEastAsia" w:hAnsiTheme="minorHAnsi" w:cstheme="minorBidi"/>
              <w:noProof/>
              <w:sz w:val="22"/>
              <w:szCs w:val="22"/>
            </w:rPr>
          </w:pPr>
          <w:hyperlink w:anchor="_Toc391039113" w:history="1">
            <w:r w:rsidR="009819CC" w:rsidRPr="00D62CCD">
              <w:rPr>
                <w:rStyle w:val="Hyperlink"/>
                <w:noProof/>
              </w:rPr>
              <w:t>Setup:</w:t>
            </w:r>
            <w:r w:rsidR="009819CC">
              <w:rPr>
                <w:noProof/>
                <w:webHidden/>
              </w:rPr>
              <w:tab/>
            </w:r>
            <w:r w:rsidR="009819CC">
              <w:rPr>
                <w:noProof/>
                <w:webHidden/>
              </w:rPr>
              <w:fldChar w:fldCharType="begin"/>
            </w:r>
            <w:r w:rsidR="009819CC">
              <w:rPr>
                <w:noProof/>
                <w:webHidden/>
              </w:rPr>
              <w:instrText xml:space="preserve"> PAGEREF _Toc391039113 \h </w:instrText>
            </w:r>
            <w:r w:rsidR="009819CC">
              <w:rPr>
                <w:noProof/>
                <w:webHidden/>
              </w:rPr>
            </w:r>
            <w:r w:rsidR="009819CC">
              <w:rPr>
                <w:noProof/>
                <w:webHidden/>
              </w:rPr>
              <w:fldChar w:fldCharType="separate"/>
            </w:r>
            <w:r w:rsidR="009819CC">
              <w:rPr>
                <w:noProof/>
                <w:webHidden/>
              </w:rPr>
              <w:t>109</w:t>
            </w:r>
            <w:r w:rsidR="009819CC">
              <w:rPr>
                <w:noProof/>
                <w:webHidden/>
              </w:rPr>
              <w:fldChar w:fldCharType="end"/>
            </w:r>
          </w:hyperlink>
        </w:p>
        <w:p w14:paraId="6199AA0D" w14:textId="77777777" w:rsidR="009819CC" w:rsidRDefault="00BD6C5B">
          <w:pPr>
            <w:pStyle w:val="TOC3"/>
            <w:rPr>
              <w:rFonts w:asciiTheme="minorHAnsi" w:eastAsiaTheme="minorEastAsia" w:hAnsiTheme="minorHAnsi" w:cstheme="minorBidi"/>
              <w:noProof/>
              <w:sz w:val="22"/>
              <w:szCs w:val="22"/>
            </w:rPr>
          </w:pPr>
          <w:hyperlink w:anchor="_Toc391039114" w:history="1">
            <w:r w:rsidR="009819CC" w:rsidRPr="00D62CCD">
              <w:rPr>
                <w:rStyle w:val="Hyperlink"/>
                <w:noProof/>
              </w:rPr>
              <w:t>Hints for the CsDeviceFingerprintRedirectionType:</w:t>
            </w:r>
            <w:r w:rsidR="009819CC">
              <w:rPr>
                <w:noProof/>
                <w:webHidden/>
              </w:rPr>
              <w:tab/>
            </w:r>
            <w:r w:rsidR="009819CC">
              <w:rPr>
                <w:noProof/>
                <w:webHidden/>
              </w:rPr>
              <w:fldChar w:fldCharType="begin"/>
            </w:r>
            <w:r w:rsidR="009819CC">
              <w:rPr>
                <w:noProof/>
                <w:webHidden/>
              </w:rPr>
              <w:instrText xml:space="preserve"> PAGEREF _Toc391039114 \h </w:instrText>
            </w:r>
            <w:r w:rsidR="009819CC">
              <w:rPr>
                <w:noProof/>
                <w:webHidden/>
              </w:rPr>
            </w:r>
            <w:r w:rsidR="009819CC">
              <w:rPr>
                <w:noProof/>
                <w:webHidden/>
              </w:rPr>
              <w:fldChar w:fldCharType="separate"/>
            </w:r>
            <w:r w:rsidR="009819CC">
              <w:rPr>
                <w:noProof/>
                <w:webHidden/>
              </w:rPr>
              <w:t>110</w:t>
            </w:r>
            <w:r w:rsidR="009819CC">
              <w:rPr>
                <w:noProof/>
                <w:webHidden/>
              </w:rPr>
              <w:fldChar w:fldCharType="end"/>
            </w:r>
          </w:hyperlink>
        </w:p>
        <w:p w14:paraId="5F1DA75D" w14:textId="77777777" w:rsidR="009819CC" w:rsidRDefault="00BD6C5B">
          <w:pPr>
            <w:pStyle w:val="TOC3"/>
            <w:rPr>
              <w:rFonts w:asciiTheme="minorHAnsi" w:eastAsiaTheme="minorEastAsia" w:hAnsiTheme="minorHAnsi" w:cstheme="minorBidi"/>
              <w:noProof/>
              <w:sz w:val="22"/>
              <w:szCs w:val="22"/>
            </w:rPr>
          </w:pPr>
          <w:hyperlink w:anchor="_Toc391039115" w:history="1">
            <w:r w:rsidR="009819CC" w:rsidRPr="00D62CCD">
              <w:rPr>
                <w:rStyle w:val="Hyperlink"/>
                <w:noProof/>
              </w:rPr>
              <w:t>Modified Scripts and pipelines for the device fingerprint</w:t>
            </w:r>
            <w:r w:rsidR="009819CC">
              <w:rPr>
                <w:noProof/>
                <w:webHidden/>
              </w:rPr>
              <w:tab/>
            </w:r>
            <w:r w:rsidR="009819CC">
              <w:rPr>
                <w:noProof/>
                <w:webHidden/>
              </w:rPr>
              <w:fldChar w:fldCharType="begin"/>
            </w:r>
            <w:r w:rsidR="009819CC">
              <w:rPr>
                <w:noProof/>
                <w:webHidden/>
              </w:rPr>
              <w:instrText xml:space="preserve"> PAGEREF _Toc391039115 \h </w:instrText>
            </w:r>
            <w:r w:rsidR="009819CC">
              <w:rPr>
                <w:noProof/>
                <w:webHidden/>
              </w:rPr>
            </w:r>
            <w:r w:rsidR="009819CC">
              <w:rPr>
                <w:noProof/>
                <w:webHidden/>
              </w:rPr>
              <w:fldChar w:fldCharType="separate"/>
            </w:r>
            <w:r w:rsidR="009819CC">
              <w:rPr>
                <w:noProof/>
                <w:webHidden/>
              </w:rPr>
              <w:t>111</w:t>
            </w:r>
            <w:r w:rsidR="009819CC">
              <w:rPr>
                <w:noProof/>
                <w:webHidden/>
              </w:rPr>
              <w:fldChar w:fldCharType="end"/>
            </w:r>
          </w:hyperlink>
        </w:p>
        <w:p w14:paraId="0FAA712E" w14:textId="77777777" w:rsidR="009819CC" w:rsidRDefault="00BD6C5B">
          <w:pPr>
            <w:pStyle w:val="TOC1"/>
            <w:rPr>
              <w:rFonts w:asciiTheme="minorHAnsi" w:eastAsiaTheme="minorEastAsia" w:hAnsiTheme="minorHAnsi" w:cstheme="minorBidi"/>
              <w:b w:val="0"/>
              <w:noProof/>
              <w:sz w:val="22"/>
              <w:szCs w:val="22"/>
            </w:rPr>
          </w:pPr>
          <w:hyperlink w:anchor="_Toc391039116" w:history="1">
            <w:r w:rsidR="009819CC" w:rsidRPr="00D62CCD">
              <w:rPr>
                <w:rStyle w:val="Hyperlink"/>
                <w:noProof/>
              </w:rPr>
              <w:t>Known Issues</w:t>
            </w:r>
            <w:r w:rsidR="009819CC">
              <w:rPr>
                <w:noProof/>
                <w:webHidden/>
              </w:rPr>
              <w:tab/>
            </w:r>
            <w:r w:rsidR="009819CC">
              <w:rPr>
                <w:noProof/>
                <w:webHidden/>
              </w:rPr>
              <w:fldChar w:fldCharType="begin"/>
            </w:r>
            <w:r w:rsidR="009819CC">
              <w:rPr>
                <w:noProof/>
                <w:webHidden/>
              </w:rPr>
              <w:instrText xml:space="preserve"> PAGEREF _Toc391039116 \h </w:instrText>
            </w:r>
            <w:r w:rsidR="009819CC">
              <w:rPr>
                <w:noProof/>
                <w:webHidden/>
              </w:rPr>
            </w:r>
            <w:r w:rsidR="009819CC">
              <w:rPr>
                <w:noProof/>
                <w:webHidden/>
              </w:rPr>
              <w:fldChar w:fldCharType="separate"/>
            </w:r>
            <w:r w:rsidR="009819CC">
              <w:rPr>
                <w:noProof/>
                <w:webHidden/>
              </w:rPr>
              <w:t>112</w:t>
            </w:r>
            <w:r w:rsidR="009819CC">
              <w:rPr>
                <w:noProof/>
                <w:webHidden/>
              </w:rPr>
              <w:fldChar w:fldCharType="end"/>
            </w:r>
          </w:hyperlink>
        </w:p>
        <w:p w14:paraId="18C4B5C0" w14:textId="77777777" w:rsidR="009819CC" w:rsidRDefault="00BD6C5B">
          <w:pPr>
            <w:pStyle w:val="TOC1"/>
            <w:rPr>
              <w:rFonts w:asciiTheme="minorHAnsi" w:eastAsiaTheme="minorEastAsia" w:hAnsiTheme="minorHAnsi" w:cstheme="minorBidi"/>
              <w:b w:val="0"/>
              <w:noProof/>
              <w:sz w:val="22"/>
              <w:szCs w:val="22"/>
            </w:rPr>
          </w:pPr>
          <w:hyperlink w:anchor="_Toc391039117" w:history="1">
            <w:r w:rsidR="009819CC" w:rsidRPr="00D62CCD">
              <w:rPr>
                <w:rStyle w:val="Hyperlink"/>
                <w:noProof/>
              </w:rPr>
              <w:t>CyberSource document links</w:t>
            </w:r>
            <w:r w:rsidR="009819CC">
              <w:rPr>
                <w:noProof/>
                <w:webHidden/>
              </w:rPr>
              <w:tab/>
            </w:r>
            <w:r w:rsidR="009819CC">
              <w:rPr>
                <w:noProof/>
                <w:webHidden/>
              </w:rPr>
              <w:fldChar w:fldCharType="begin"/>
            </w:r>
            <w:r w:rsidR="009819CC">
              <w:rPr>
                <w:noProof/>
                <w:webHidden/>
              </w:rPr>
              <w:instrText xml:space="preserve"> PAGEREF _Toc391039117 \h </w:instrText>
            </w:r>
            <w:r w:rsidR="009819CC">
              <w:rPr>
                <w:noProof/>
                <w:webHidden/>
              </w:rPr>
            </w:r>
            <w:r w:rsidR="009819CC">
              <w:rPr>
                <w:noProof/>
                <w:webHidden/>
              </w:rPr>
              <w:fldChar w:fldCharType="separate"/>
            </w:r>
            <w:r w:rsidR="009819CC">
              <w:rPr>
                <w:noProof/>
                <w:webHidden/>
              </w:rPr>
              <w:t>113</w:t>
            </w:r>
            <w:r w:rsidR="009819CC">
              <w:rPr>
                <w:noProof/>
                <w:webHidden/>
              </w:rPr>
              <w:fldChar w:fldCharType="end"/>
            </w:r>
          </w:hyperlink>
        </w:p>
        <w:p w14:paraId="4D7D3787" w14:textId="77777777" w:rsidR="009819CC" w:rsidRDefault="00BD6C5B">
          <w:pPr>
            <w:pStyle w:val="TOC1"/>
            <w:rPr>
              <w:rFonts w:asciiTheme="minorHAnsi" w:eastAsiaTheme="minorEastAsia" w:hAnsiTheme="minorHAnsi" w:cstheme="minorBidi"/>
              <w:b w:val="0"/>
              <w:noProof/>
              <w:sz w:val="22"/>
              <w:szCs w:val="22"/>
            </w:rPr>
          </w:pPr>
          <w:hyperlink w:anchor="_Toc391039118" w:history="1">
            <w:r w:rsidR="009819CC" w:rsidRPr="00D62CCD">
              <w:rPr>
                <w:rStyle w:val="Hyperlink"/>
                <w:noProof/>
              </w:rPr>
              <w:t>Release History</w:t>
            </w:r>
            <w:r w:rsidR="009819CC">
              <w:rPr>
                <w:noProof/>
                <w:webHidden/>
              </w:rPr>
              <w:tab/>
            </w:r>
            <w:r w:rsidR="009819CC">
              <w:rPr>
                <w:noProof/>
                <w:webHidden/>
              </w:rPr>
              <w:fldChar w:fldCharType="begin"/>
            </w:r>
            <w:r w:rsidR="009819CC">
              <w:rPr>
                <w:noProof/>
                <w:webHidden/>
              </w:rPr>
              <w:instrText xml:space="preserve"> PAGEREF _Toc391039118 \h </w:instrText>
            </w:r>
            <w:r w:rsidR="009819CC">
              <w:rPr>
                <w:noProof/>
                <w:webHidden/>
              </w:rPr>
            </w:r>
            <w:r w:rsidR="009819CC">
              <w:rPr>
                <w:noProof/>
                <w:webHidden/>
              </w:rPr>
              <w:fldChar w:fldCharType="separate"/>
            </w:r>
            <w:r w:rsidR="009819CC">
              <w:rPr>
                <w:noProof/>
                <w:webHidden/>
              </w:rPr>
              <w:t>114</w:t>
            </w:r>
            <w:r w:rsidR="009819CC">
              <w:rPr>
                <w:noProof/>
                <w:webHidden/>
              </w:rPr>
              <w:fldChar w:fldCharType="end"/>
            </w:r>
          </w:hyperlink>
        </w:p>
        <w:p w14:paraId="57C81966" w14:textId="77777777" w:rsidR="004029E8" w:rsidRDefault="00633487">
          <w:r>
            <w:rPr>
              <w:b/>
              <w:bCs/>
              <w:noProof/>
            </w:rPr>
            <w:fldChar w:fldCharType="end"/>
          </w:r>
        </w:p>
      </w:sdtContent>
    </w:sdt>
    <w:p w14:paraId="3283325A" w14:textId="77777777" w:rsidR="003D49FF" w:rsidRDefault="003D49FF" w:rsidP="003D49FF">
      <w:pPr>
        <w:sectPr w:rsidR="003D49FF">
          <w:headerReference w:type="even" r:id="rId10"/>
          <w:headerReference w:type="default" r:id="rId11"/>
          <w:footerReference w:type="even" r:id="rId12"/>
          <w:footerReference w:type="default" r:id="rId13"/>
          <w:headerReference w:type="first" r:id="rId14"/>
          <w:footerReference w:type="first" r:id="rId15"/>
          <w:pgSz w:w="12240" w:h="15840"/>
          <w:pgMar w:top="1080" w:right="1080" w:bottom="1440" w:left="1080" w:header="980" w:footer="980" w:gutter="0"/>
          <w:pgNumType w:fmt="lowerRoman"/>
          <w:cols w:space="720"/>
          <w:noEndnote/>
          <w:docGrid w:linePitch="299"/>
        </w:sectPr>
      </w:pPr>
    </w:p>
    <w:p w14:paraId="6E2F676E" w14:textId="77777777" w:rsidR="003D49FF" w:rsidRDefault="003D49FF" w:rsidP="003D49FF">
      <w:pPr>
        <w:pStyle w:val="Heading1"/>
        <w:framePr w:wrap="notBeside"/>
      </w:pPr>
      <w:bookmarkStart w:id="1" w:name="O_5623"/>
      <w:bookmarkStart w:id="2" w:name="O_6772"/>
      <w:bookmarkStart w:id="3" w:name="_Toc368651117"/>
      <w:bookmarkStart w:id="4" w:name="_Toc391039032"/>
      <w:bookmarkEnd w:id="1"/>
      <w:bookmarkEnd w:id="2"/>
      <w:r>
        <w:lastRenderedPageBreak/>
        <w:t>Summary</w:t>
      </w:r>
      <w:bookmarkEnd w:id="3"/>
      <w:bookmarkEnd w:id="4"/>
    </w:p>
    <w:p w14:paraId="2B9FE4C4" w14:textId="77777777" w:rsidR="003D49FF" w:rsidRDefault="003D49FF" w:rsidP="009D2C87">
      <w:pPr>
        <w:pStyle w:val="BodyText"/>
      </w:pPr>
      <w:bookmarkStart w:id="5" w:name="O_4437"/>
      <w:bookmarkEnd w:id="5"/>
      <w:r>
        <w:t>This document provides technical overview and implementation details for each CyberSource service integrated within Demandware platform. The CyberSource cartridge extends the functionality of Demandware Storefront, enabling real time access to CyberSource eCommerce transaction services listed below.</w:t>
      </w:r>
    </w:p>
    <w:p w14:paraId="30180C25" w14:textId="77777777" w:rsidR="003D49FF" w:rsidRDefault="003D49FF" w:rsidP="009D2C87">
      <w:pPr>
        <w:pStyle w:val="BodyText"/>
      </w:pPr>
    </w:p>
    <w:p w14:paraId="2596B239" w14:textId="77777777" w:rsidR="003D49FF" w:rsidRDefault="003D49FF" w:rsidP="009D2C87">
      <w:pPr>
        <w:pStyle w:val="BodyText"/>
      </w:pPr>
      <w:r>
        <w:t>Credit Card Authorization – The CyberSource Credit Card Authorization service provides merchant with a mechanism to get authorization for the order amount. The authorization service validates the card based and authorize card for the order amount. For additional spam/fraud detection by Cybersource, a ‘device fingerprint’ could be submitted additionally, if configured.</w:t>
      </w:r>
    </w:p>
    <w:p w14:paraId="213FF2D3" w14:textId="77777777" w:rsidR="00620884" w:rsidRDefault="00620884" w:rsidP="009D2C87">
      <w:pPr>
        <w:pStyle w:val="BodyText"/>
      </w:pPr>
    </w:p>
    <w:p w14:paraId="2D535262" w14:textId="77777777" w:rsidR="003D49FF" w:rsidRDefault="003D49FF" w:rsidP="009D2C87">
      <w:pPr>
        <w:pStyle w:val="BodyText"/>
      </w:pPr>
      <w:r>
        <w:t>CyberSource Address Verification (AVS) – The CyberSource AVS service provides merchants with a mechanism to reduce merchant banking fees, by verifying billing information before authorizing payment for customer purchases.  Although the AVS service is automatically called during the authorization process, the behavior resulting from specific AVS responses and its interaction with the payment process is customizable through storefront configuration.</w:t>
      </w:r>
    </w:p>
    <w:p w14:paraId="708C493F" w14:textId="77777777" w:rsidR="00620884" w:rsidRDefault="00620884" w:rsidP="009D2C87">
      <w:pPr>
        <w:pStyle w:val="BodyText"/>
      </w:pPr>
    </w:p>
    <w:p w14:paraId="50E2F94F" w14:textId="77777777" w:rsidR="003D49FF" w:rsidRDefault="003D49FF" w:rsidP="009D2C87">
      <w:pPr>
        <w:pStyle w:val="BodyText"/>
      </w:pPr>
      <w:r>
        <w:t>Tax Service – The CyberSource tax calculation service provides merchants with a complete tax calculation service according to and pursuant to domestic and international tax regulations, including but not limited to, district, city, county and state levels of governing tax authority.</w:t>
      </w:r>
    </w:p>
    <w:p w14:paraId="2E833C9E" w14:textId="77777777" w:rsidR="00620884" w:rsidRDefault="00620884" w:rsidP="009D2C87">
      <w:pPr>
        <w:pStyle w:val="BodyText"/>
      </w:pPr>
    </w:p>
    <w:p w14:paraId="7BB948F8" w14:textId="77777777" w:rsidR="003D49FF" w:rsidRDefault="003D49FF" w:rsidP="009D2C87">
      <w:pPr>
        <w:pStyle w:val="BodyText"/>
      </w:pPr>
      <w:r>
        <w:t>Delivery Address Verification (DAV) Service – The CyberSource DAV service provides merchants with an optional mechanism to prevent, limit or correct faulty shipping information, related to improperly entered or formatted information from the customer.  This service helps reduce the potential additional costs resulting from undeliverable or returned merchandise.</w:t>
      </w:r>
    </w:p>
    <w:p w14:paraId="0E314E8E" w14:textId="77777777" w:rsidR="00620884" w:rsidRDefault="00620884" w:rsidP="009D2C87">
      <w:pPr>
        <w:pStyle w:val="BodyText"/>
      </w:pPr>
    </w:p>
    <w:p w14:paraId="149F45D3" w14:textId="77777777" w:rsidR="003D49FF" w:rsidRDefault="003D49FF" w:rsidP="009D2C87">
      <w:pPr>
        <w:pStyle w:val="BodyText"/>
      </w:pPr>
      <w:r>
        <w:t>Bill Me Later Service – The Bill Me Later service from Bill Me Later, Inc., and available via your single connection to CyberSource, allows your customers to make purchases using an instant line of credit.</w:t>
      </w:r>
    </w:p>
    <w:p w14:paraId="3D4677E2" w14:textId="77777777" w:rsidR="003D49FF" w:rsidRDefault="003D49FF" w:rsidP="009D2C87">
      <w:pPr>
        <w:pStyle w:val="BodyText"/>
      </w:pPr>
      <w:r>
        <w:t xml:space="preserve">Decision Manager – CyberSource Decision Manager Service provides set of tools that merchant to evaluate rules and chose tool and return a decision of “Accept”, “Reject”, or “Review”. Merchant can also setup process to ignore certain rules when necessary. </w:t>
      </w:r>
    </w:p>
    <w:p w14:paraId="5371F6D6" w14:textId="77777777" w:rsidR="00620884" w:rsidRDefault="00620884" w:rsidP="009D2C87">
      <w:pPr>
        <w:pStyle w:val="BodyText"/>
      </w:pPr>
    </w:p>
    <w:p w14:paraId="5617527F" w14:textId="77777777" w:rsidR="003779FE" w:rsidRDefault="003779FE" w:rsidP="009D2C87">
      <w:pPr>
        <w:pStyle w:val="BodyText"/>
      </w:pPr>
      <w:r w:rsidRPr="00EF13B0">
        <w:t xml:space="preserve">Payment Tokenization – CyberSource Payment Tokenization Service provides set of tools to store customer and payment related sensitive data on secured </w:t>
      </w:r>
      <w:proofErr w:type="gramStart"/>
      <w:r w:rsidRPr="00EF13B0">
        <w:t>cybersource hosted</w:t>
      </w:r>
      <w:proofErr w:type="gramEnd"/>
      <w:r w:rsidRPr="00EF13B0">
        <w:t xml:space="preserve"> servers.</w:t>
      </w:r>
    </w:p>
    <w:p w14:paraId="57C4BB69" w14:textId="77777777" w:rsidR="00620884" w:rsidRPr="00EF13B0" w:rsidRDefault="00620884" w:rsidP="009D2C87">
      <w:pPr>
        <w:pStyle w:val="BodyText"/>
      </w:pPr>
    </w:p>
    <w:p w14:paraId="31568CDA" w14:textId="77777777" w:rsidR="003D49FF" w:rsidRDefault="003779FE" w:rsidP="009D2C87">
      <w:pPr>
        <w:pStyle w:val="BodyText"/>
      </w:pPr>
      <w:r w:rsidRPr="00EF13B0">
        <w:t xml:space="preserve">Payer Authentication – </w:t>
      </w:r>
      <w:r w:rsidR="00063339" w:rsidRPr="00EF13B0">
        <w:t>CyberSource Payer Authentication services enable you to add support to your web store for card authentication services, including Visa Verified by VisaSM, MasterCard® andMaestro® SecureCode™ (UK Domestic and international), American Express SafeKeySM</w:t>
      </w:r>
      <w:r w:rsidRPr="00EF13B0">
        <w:t>.</w:t>
      </w:r>
    </w:p>
    <w:p w14:paraId="60665BA3" w14:textId="77777777" w:rsidR="00620884" w:rsidRDefault="00620884" w:rsidP="009D2C87">
      <w:pPr>
        <w:pStyle w:val="BodyText"/>
      </w:pPr>
    </w:p>
    <w:p w14:paraId="51D67141" w14:textId="77777777" w:rsidR="00D55449" w:rsidRDefault="00D55449" w:rsidP="009D2C87">
      <w:pPr>
        <w:pStyle w:val="BodyText"/>
      </w:pPr>
      <w:r>
        <w:t>V.me by Visa</w:t>
      </w:r>
      <w:r w:rsidRPr="00EF13B0">
        <w:t xml:space="preserve"> – </w:t>
      </w:r>
      <w:r>
        <w:t xml:space="preserve">V.me service by Visa </w:t>
      </w:r>
      <w:r w:rsidRPr="00DD038F">
        <w:t xml:space="preserve">is a service that lets customers easily checkout without entering </w:t>
      </w:r>
      <w:r w:rsidRPr="00DD038F">
        <w:lastRenderedPageBreak/>
        <w:t xml:space="preserve">their payment information. V.me simplifies the payment experience for customers. </w:t>
      </w:r>
      <w:r>
        <w:t xml:space="preserve">Merchants can add </w:t>
      </w:r>
      <w:r w:rsidRPr="00DD038F">
        <w:t xml:space="preserve">the V.me checkout button to </w:t>
      </w:r>
      <w:r>
        <w:t xml:space="preserve">their </w:t>
      </w:r>
      <w:r w:rsidRPr="00DD038F">
        <w:t xml:space="preserve">site, so customers can check out with a user name and password. </w:t>
      </w:r>
      <w:r>
        <w:t>C</w:t>
      </w:r>
      <w:r w:rsidRPr="00DD038F">
        <w:t xml:space="preserve">ustomers store their major credit or debit cards (Visa, MasterCard, American Express, Discover) and shipping addresses in their V.me account. To pay, customers click the V.me checkout button and sign into their account. They confirm their payment details and complete checkout in just a few clicks without leaving </w:t>
      </w:r>
      <w:r>
        <w:t xml:space="preserve">merchant’s </w:t>
      </w:r>
      <w:r w:rsidRPr="00DD038F">
        <w:t>site.</w:t>
      </w:r>
    </w:p>
    <w:p w14:paraId="2AC399D0" w14:textId="77777777" w:rsidR="00D55449" w:rsidRDefault="00D55449" w:rsidP="009D2C87">
      <w:pPr>
        <w:pStyle w:val="BodyText"/>
      </w:pPr>
    </w:p>
    <w:p w14:paraId="2CF09A2E" w14:textId="77777777" w:rsidR="003D49FF" w:rsidRDefault="003D49FF" w:rsidP="003D49FF">
      <w:r>
        <w:rPr>
          <w:b/>
        </w:rPr>
        <w:br w:type="page"/>
      </w:r>
    </w:p>
    <w:p w14:paraId="2557937B" w14:textId="77777777" w:rsidR="003D49FF" w:rsidRDefault="003D49FF" w:rsidP="003D49FF">
      <w:pPr>
        <w:pStyle w:val="Heading1"/>
        <w:framePr w:wrap="notBeside"/>
      </w:pPr>
      <w:r>
        <w:lastRenderedPageBreak/>
        <w:br w:type="page"/>
      </w:r>
      <w:bookmarkStart w:id="6" w:name="_Toc368651118"/>
      <w:bookmarkStart w:id="7" w:name="_Toc391039033"/>
      <w:r>
        <w:t>Component Overview</w:t>
      </w:r>
      <w:bookmarkEnd w:id="6"/>
      <w:bookmarkEnd w:id="7"/>
    </w:p>
    <w:p w14:paraId="2BC19513" w14:textId="77777777" w:rsidR="003D49FF" w:rsidRDefault="003D49FF" w:rsidP="003D49FF">
      <w:pPr>
        <w:pStyle w:val="Heading2"/>
      </w:pPr>
      <w:bookmarkStart w:id="8" w:name="_Toc368651119"/>
      <w:bookmarkStart w:id="9" w:name="_Toc391039034"/>
      <w:r>
        <w:t>Functional Overview</w:t>
      </w:r>
      <w:bookmarkEnd w:id="8"/>
      <w:bookmarkEnd w:id="9"/>
    </w:p>
    <w:p w14:paraId="3C80C701" w14:textId="77777777" w:rsidR="003D49FF" w:rsidRDefault="003D49FF" w:rsidP="003D49FF">
      <w:pPr>
        <w:pStyle w:val="Heading3"/>
      </w:pPr>
      <w:r>
        <w:br/>
      </w:r>
      <w:bookmarkStart w:id="10" w:name="_Toc368651120"/>
      <w:bookmarkStart w:id="11" w:name="_Toc391039035"/>
      <w:r>
        <w:t>Credit Card Authorization Service</w:t>
      </w:r>
      <w:bookmarkEnd w:id="10"/>
      <w:bookmarkEnd w:id="11"/>
    </w:p>
    <w:p w14:paraId="335F47AF" w14:textId="77777777" w:rsidR="003D49FF" w:rsidRDefault="003D49FF" w:rsidP="003D49FF">
      <w:pPr>
        <w:pStyle w:val="pbobodytext"/>
        <w:rPr>
          <w:i/>
          <w:iCs/>
        </w:rPr>
      </w:pPr>
    </w:p>
    <w:p w14:paraId="694DC1A3" w14:textId="77777777" w:rsidR="003D49FF" w:rsidRDefault="003D49FF" w:rsidP="003D49FF">
      <w:pPr>
        <w:pStyle w:val="pbobodytext"/>
        <w:rPr>
          <w:rFonts w:ascii="Calibri" w:hAnsi="Calibri"/>
          <w:sz w:val="22"/>
          <w:szCs w:val="22"/>
        </w:rPr>
      </w:pPr>
      <w:r>
        <w:rPr>
          <w:rFonts w:ascii="Calibri" w:hAnsi="Calibri"/>
          <w:sz w:val="22"/>
          <w:szCs w:val="22"/>
        </w:rPr>
        <w:t xml:space="preserve">The credit card authorization service pipeline allows storefront application to request for credit authorization for the total order amount. The pipeline makes the credit card authorization web service call to CyberSource authorization service and receive confirmation about the availability of the funds.  </w:t>
      </w:r>
    </w:p>
    <w:p w14:paraId="670A8BD7" w14:textId="77777777" w:rsidR="003D49FF" w:rsidRDefault="003D49FF" w:rsidP="003D49FF">
      <w:pPr>
        <w:rPr>
          <w:rFonts w:cs="Arial"/>
          <w:color w:val="000000"/>
        </w:rPr>
      </w:pPr>
      <w:r>
        <w:rPr>
          <w:rFonts w:cs="Arial"/>
          <w:color w:val="000000"/>
        </w:rPr>
        <w:t xml:space="preserve">The Demandware Cybersource–AuthorizeCreditCard pipeline populates the authorization request with ship-to, bill-to, credit card data, and purchase total data from the basket and invokes the authorization web service call using CyberSource web service API.  </w:t>
      </w:r>
    </w:p>
    <w:p w14:paraId="1AA39A17" w14:textId="77777777" w:rsidR="003D49FF" w:rsidRDefault="003D49FF" w:rsidP="003D49FF">
      <w:pPr>
        <w:shd w:val="clear" w:color="auto" w:fill="FFFFFF"/>
        <w:spacing w:after="150"/>
        <w:rPr>
          <w:rFonts w:cs="Arial"/>
          <w:color w:val="000000"/>
        </w:rPr>
      </w:pPr>
      <w:r>
        <w:rPr>
          <w:rFonts w:cs="Arial"/>
          <w:color w:val="000000"/>
        </w:rPr>
        <w:t>Credit Card Authorization sequence flow:</w:t>
      </w:r>
    </w:p>
    <w:p w14:paraId="115B15D0" w14:textId="77777777" w:rsidR="003D49FF" w:rsidRDefault="003D49FF" w:rsidP="00B6458B">
      <w:pPr>
        <w:pStyle w:val="Listenabsatz"/>
        <w:numPr>
          <w:ilvl w:val="0"/>
          <w:numId w:val="13"/>
        </w:numPr>
        <w:rPr>
          <w:rFonts w:cs="Arial"/>
          <w:color w:val="000000"/>
        </w:rPr>
      </w:pPr>
      <w:r>
        <w:rPr>
          <w:rFonts w:cs="Arial"/>
          <w:color w:val="000000"/>
        </w:rPr>
        <w:t xml:space="preserve">Creates CyberSource authorization request using ship-to, bill-to, credit card data, and purchase total data from the current basket.  </w:t>
      </w:r>
    </w:p>
    <w:p w14:paraId="6E607B8A" w14:textId="77777777" w:rsidR="003D49FF" w:rsidRDefault="003D49FF" w:rsidP="00B6458B">
      <w:pPr>
        <w:pStyle w:val="Listenabsatz"/>
        <w:numPr>
          <w:ilvl w:val="0"/>
          <w:numId w:val="13"/>
        </w:numPr>
        <w:rPr>
          <w:rFonts w:cs="Arial"/>
          <w:color w:val="000000"/>
        </w:rPr>
      </w:pPr>
      <w:r>
        <w:rPr>
          <w:rFonts w:cs="Arial"/>
          <w:color w:val="000000"/>
        </w:rPr>
        <w:t>If authorize Payer is configured, then make the authorize payer request, if not ignore and continue with the authorization request.</w:t>
      </w:r>
    </w:p>
    <w:p w14:paraId="06705911" w14:textId="77777777" w:rsidR="003D49FF" w:rsidRDefault="003D49FF" w:rsidP="00B6458B">
      <w:pPr>
        <w:pStyle w:val="Listenabsatz"/>
        <w:numPr>
          <w:ilvl w:val="0"/>
          <w:numId w:val="13"/>
        </w:numPr>
        <w:rPr>
          <w:rFonts w:cs="Arial"/>
          <w:color w:val="000000"/>
        </w:rPr>
      </w:pPr>
      <w:r>
        <w:rPr>
          <w:rFonts w:cs="Arial"/>
          <w:color w:val="000000"/>
        </w:rPr>
        <w:t>Create credit card authorization request.</w:t>
      </w:r>
    </w:p>
    <w:p w14:paraId="1F15A570" w14:textId="77777777" w:rsidR="003D49FF" w:rsidRDefault="003D49FF" w:rsidP="00B6458B">
      <w:pPr>
        <w:pStyle w:val="Listenabsatz"/>
        <w:numPr>
          <w:ilvl w:val="0"/>
          <w:numId w:val="13"/>
        </w:numPr>
        <w:rPr>
          <w:rFonts w:cs="Arial"/>
          <w:color w:val="000000"/>
        </w:rPr>
      </w:pPr>
      <w:r>
        <w:rPr>
          <w:rFonts w:cs="Arial"/>
          <w:color w:val="000000"/>
        </w:rPr>
        <w:t>If DAV is enabled, then set up DAV business rules, as needed.</w:t>
      </w:r>
    </w:p>
    <w:p w14:paraId="1C787F60" w14:textId="77777777" w:rsidR="003D49FF" w:rsidRDefault="003D49FF" w:rsidP="00B6458B">
      <w:pPr>
        <w:pStyle w:val="Listenabsatz"/>
        <w:numPr>
          <w:ilvl w:val="0"/>
          <w:numId w:val="13"/>
        </w:numPr>
        <w:rPr>
          <w:rFonts w:cs="Arial"/>
          <w:color w:val="000000"/>
        </w:rPr>
      </w:pPr>
      <w:r>
        <w:rPr>
          <w:rFonts w:cs="Arial"/>
          <w:color w:val="000000"/>
        </w:rPr>
        <w:t>Set up AVS Ignore Result business rule for request with AVS Ignore Flags specification, as needed.</w:t>
      </w:r>
    </w:p>
    <w:p w14:paraId="55BB3681" w14:textId="77777777" w:rsidR="003D49FF" w:rsidRDefault="003D49FF" w:rsidP="00B6458B">
      <w:pPr>
        <w:pStyle w:val="Listenabsatz"/>
        <w:numPr>
          <w:ilvl w:val="0"/>
          <w:numId w:val="13"/>
        </w:numPr>
        <w:rPr>
          <w:rFonts w:cs="Arial"/>
          <w:color w:val="000000"/>
        </w:rPr>
      </w:pPr>
      <w:r>
        <w:rPr>
          <w:rFonts w:cs="Arial"/>
          <w:color w:val="000000"/>
        </w:rPr>
        <w:t>Make actual service call to CyberSource Simple Order API.</w:t>
      </w:r>
    </w:p>
    <w:p w14:paraId="0A26C849" w14:textId="77777777" w:rsidR="003D49FF" w:rsidRDefault="003D49FF" w:rsidP="00B6458B">
      <w:pPr>
        <w:pStyle w:val="Listenabsatz"/>
        <w:numPr>
          <w:ilvl w:val="0"/>
          <w:numId w:val="13"/>
        </w:numPr>
        <w:rPr>
          <w:rFonts w:cs="Arial"/>
          <w:color w:val="000000"/>
        </w:rPr>
      </w:pPr>
      <w:r>
        <w:rPr>
          <w:rFonts w:cs="Arial"/>
          <w:color w:val="000000"/>
        </w:rPr>
        <w:t>If Delivery Address Verification is enabled, then:</w:t>
      </w:r>
    </w:p>
    <w:p w14:paraId="0CDE4EB2" w14:textId="77777777" w:rsidR="003D49FF" w:rsidRDefault="003D49FF" w:rsidP="00B6458B">
      <w:pPr>
        <w:pStyle w:val="Listenabsatz"/>
        <w:numPr>
          <w:ilvl w:val="1"/>
          <w:numId w:val="13"/>
        </w:numPr>
        <w:rPr>
          <w:rFonts w:cs="Arial"/>
          <w:color w:val="000000"/>
        </w:rPr>
      </w:pPr>
      <w:r>
        <w:rPr>
          <w:rFonts w:cs="Arial"/>
          <w:color w:val="000000"/>
        </w:rPr>
        <w:t>Capture pertinent DAV result information &amp; DAV Reason Code</w:t>
      </w:r>
    </w:p>
    <w:p w14:paraId="477DC2A7" w14:textId="77777777" w:rsidR="003D49FF" w:rsidRDefault="003D49FF" w:rsidP="00B6458B">
      <w:pPr>
        <w:pStyle w:val="Listenabsatz"/>
        <w:numPr>
          <w:ilvl w:val="1"/>
          <w:numId w:val="13"/>
        </w:numPr>
        <w:rPr>
          <w:rFonts w:cs="Arial"/>
          <w:color w:val="000000"/>
        </w:rPr>
      </w:pPr>
      <w:r>
        <w:rPr>
          <w:rFonts w:cs="Arial"/>
          <w:color w:val="000000"/>
        </w:rPr>
        <w:t>If DAV fails and DAV On Failure is set to ‘REJECT’, then exit immediately with rejection response</w:t>
      </w:r>
    </w:p>
    <w:p w14:paraId="3EA15F27" w14:textId="77777777" w:rsidR="003D49FF" w:rsidRDefault="003D49FF" w:rsidP="00B6458B">
      <w:pPr>
        <w:pStyle w:val="Listenabsatz"/>
        <w:numPr>
          <w:ilvl w:val="0"/>
          <w:numId w:val="13"/>
        </w:numPr>
        <w:rPr>
          <w:rFonts w:cs="Arial"/>
          <w:color w:val="000000"/>
        </w:rPr>
      </w:pPr>
      <w:r>
        <w:rPr>
          <w:rFonts w:cs="Arial"/>
          <w:color w:val="000000"/>
        </w:rPr>
        <w:t>If DAV On Failure is set to ‘APPROVE’ and the DAV Reason Code is a fail code (not 100), then:</w:t>
      </w:r>
    </w:p>
    <w:p w14:paraId="4FCC36E1" w14:textId="77777777" w:rsidR="003D49FF" w:rsidRDefault="003D49FF" w:rsidP="00B6458B">
      <w:pPr>
        <w:pStyle w:val="Listenabsatz"/>
        <w:numPr>
          <w:ilvl w:val="1"/>
          <w:numId w:val="13"/>
        </w:numPr>
        <w:rPr>
          <w:rFonts w:cs="Arial"/>
          <w:color w:val="000000"/>
        </w:rPr>
      </w:pPr>
      <w:r>
        <w:rPr>
          <w:rFonts w:cs="Arial"/>
          <w:color w:val="000000"/>
        </w:rPr>
        <w:t>Exit immediately with declined or review response, as merchant defines</w:t>
      </w:r>
    </w:p>
    <w:p w14:paraId="68623C2A" w14:textId="77777777" w:rsidR="003D49FF" w:rsidRDefault="003D49FF" w:rsidP="00B6458B">
      <w:pPr>
        <w:pStyle w:val="Listenabsatz"/>
        <w:numPr>
          <w:ilvl w:val="0"/>
          <w:numId w:val="13"/>
        </w:numPr>
        <w:rPr>
          <w:rFonts w:cs="Arial"/>
          <w:color w:val="000000"/>
        </w:rPr>
      </w:pPr>
      <w:r>
        <w:rPr>
          <w:rFonts w:cs="Arial"/>
          <w:color w:val="000000"/>
        </w:rPr>
        <w:t>Capture pertinent AVS information</w:t>
      </w:r>
    </w:p>
    <w:p w14:paraId="1BAAFCB7" w14:textId="77777777" w:rsidR="003D49FF" w:rsidRDefault="003D49FF" w:rsidP="00B6458B">
      <w:pPr>
        <w:pStyle w:val="Listenabsatz"/>
        <w:numPr>
          <w:ilvl w:val="0"/>
          <w:numId w:val="13"/>
        </w:numPr>
        <w:rPr>
          <w:rFonts w:cs="Arial"/>
          <w:color w:val="000000"/>
        </w:rPr>
      </w:pPr>
      <w:r>
        <w:rPr>
          <w:rFonts w:cs="Arial"/>
          <w:color w:val="000000"/>
        </w:rPr>
        <w:t>Validate authorization reason code and set corresponding end node, based on auth response code.</w:t>
      </w:r>
    </w:p>
    <w:p w14:paraId="09ADA9B6" w14:textId="77777777" w:rsidR="003D49FF" w:rsidRDefault="003D49FF" w:rsidP="003D49FF">
      <w:pPr>
        <w:pStyle w:val="pbobodytext"/>
        <w:rPr>
          <w:rFonts w:ascii="Calibri" w:hAnsi="Calibri"/>
          <w:sz w:val="22"/>
          <w:szCs w:val="22"/>
        </w:rPr>
      </w:pPr>
    </w:p>
    <w:p w14:paraId="66546B8E" w14:textId="77777777" w:rsidR="003D49FF" w:rsidRDefault="003D49FF" w:rsidP="003D49FF">
      <w:pPr>
        <w:pStyle w:val="pbobodytext"/>
        <w:rPr>
          <w:rFonts w:ascii="Calibri" w:hAnsi="Calibri"/>
          <w:sz w:val="22"/>
          <w:szCs w:val="22"/>
        </w:rPr>
      </w:pPr>
      <w:r>
        <w:rPr>
          <w:rFonts w:ascii="Calibri" w:hAnsi="Calibri"/>
          <w:sz w:val="22"/>
          <w:szCs w:val="22"/>
        </w:rPr>
        <w:t>The list of activities depicted in the following diagram take place when API request is made for an online credit card authorization: [</w:t>
      </w:r>
      <w:r>
        <w:rPr>
          <w:rFonts w:ascii="Calibri" w:hAnsi="Calibri"/>
          <w:b/>
          <w:sz w:val="22"/>
          <w:szCs w:val="22"/>
        </w:rPr>
        <w:t>Source, CyberSource Credit Card Service, October 2009</w:t>
      </w:r>
      <w:r>
        <w:rPr>
          <w:rFonts w:ascii="Calibri" w:hAnsi="Calibri"/>
          <w:sz w:val="22"/>
          <w:szCs w:val="22"/>
        </w:rPr>
        <w:t xml:space="preserve">] </w:t>
      </w:r>
    </w:p>
    <w:p w14:paraId="4FAF0884" w14:textId="77777777" w:rsidR="003D49FF" w:rsidRDefault="003D49FF" w:rsidP="003D49FF">
      <w:pPr>
        <w:pStyle w:val="pfifigure"/>
        <w:rPr>
          <w:rFonts w:ascii="Calibri" w:hAnsi="Calibri"/>
          <w:sz w:val="22"/>
          <w:szCs w:val="22"/>
        </w:rPr>
      </w:pPr>
      <w:r>
        <w:rPr>
          <w:rFonts w:ascii="Calibri" w:hAnsi="Calibri"/>
          <w:b/>
          <w:bCs/>
          <w:sz w:val="22"/>
          <w:szCs w:val="22"/>
        </w:rPr>
        <w:t xml:space="preserve">Figure 1 </w:t>
      </w:r>
      <w:r>
        <w:rPr>
          <w:rFonts w:ascii="Calibri" w:hAnsi="Calibri"/>
          <w:sz w:val="22"/>
          <w:szCs w:val="22"/>
        </w:rPr>
        <w:t>Processing an Online Authorization [</w:t>
      </w:r>
      <w:r>
        <w:rPr>
          <w:rFonts w:ascii="Calibri" w:hAnsi="Calibri"/>
          <w:b/>
          <w:sz w:val="22"/>
          <w:szCs w:val="22"/>
        </w:rPr>
        <w:t>Source, CyberSource Credit Card Service, October 2009</w:t>
      </w:r>
      <w:r>
        <w:rPr>
          <w:rFonts w:ascii="Calibri" w:hAnsi="Calibri"/>
          <w:sz w:val="22"/>
          <w:szCs w:val="22"/>
        </w:rPr>
        <w:t>]</w:t>
      </w:r>
    </w:p>
    <w:p w14:paraId="08E6994E" w14:textId="77777777" w:rsidR="003D49FF" w:rsidRDefault="003D49FF" w:rsidP="003D49FF">
      <w:pPr>
        <w:rPr>
          <w:rFonts w:cs="Arial"/>
        </w:rPr>
      </w:pPr>
      <w:r>
        <w:rPr>
          <w:rFonts w:cs="Arial"/>
          <w:noProof/>
        </w:rPr>
        <w:lastRenderedPageBreak/>
        <w:drawing>
          <wp:inline distT="0" distB="0" distL="0" distR="0" wp14:anchorId="395F9DFC" wp14:editId="243C9D06">
            <wp:extent cx="5048250" cy="1152525"/>
            <wp:effectExtent l="19050" t="0" r="0" b="0"/>
            <wp:docPr id="11" name="Picture 2" descr="http://apps.cybersource.com/library/documentation/dev_guides/CC_Svcs_SO_API/html/Resources/cc_auth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pps.cybersource.com/library/documentation/dev_guides/CC_Svcs_SO_API/html/Resources/cc_auth_new.jpg"/>
                    <pic:cNvPicPr>
                      <a:picLocks noChangeAspect="1" noChangeArrowheads="1"/>
                    </pic:cNvPicPr>
                  </pic:nvPicPr>
                  <pic:blipFill>
                    <a:blip r:embed="rId16" cstate="print"/>
                    <a:srcRect/>
                    <a:stretch>
                      <a:fillRect/>
                    </a:stretch>
                  </pic:blipFill>
                  <pic:spPr bwMode="auto">
                    <a:xfrm>
                      <a:off x="0" y="0"/>
                      <a:ext cx="5048250" cy="1152525"/>
                    </a:xfrm>
                    <a:prstGeom prst="rect">
                      <a:avLst/>
                    </a:prstGeom>
                    <a:noFill/>
                    <a:ln w="9525">
                      <a:noFill/>
                      <a:miter lim="800000"/>
                      <a:headEnd/>
                      <a:tailEnd/>
                    </a:ln>
                  </pic:spPr>
                </pic:pic>
              </a:graphicData>
            </a:graphic>
          </wp:inline>
        </w:drawing>
      </w:r>
    </w:p>
    <w:p w14:paraId="119407A7" w14:textId="77777777" w:rsidR="003D49FF" w:rsidRDefault="003D49FF" w:rsidP="00B6458B">
      <w:pPr>
        <w:pStyle w:val="ps1steps1"/>
        <w:numPr>
          <w:ilvl w:val="0"/>
          <w:numId w:val="28"/>
        </w:numPr>
        <w:rPr>
          <w:rFonts w:ascii="Calibri" w:hAnsi="Calibri"/>
          <w:sz w:val="22"/>
          <w:szCs w:val="22"/>
        </w:rPr>
      </w:pPr>
      <w:r>
        <w:rPr>
          <w:rFonts w:ascii="Calibri" w:hAnsi="Calibri"/>
          <w:sz w:val="22"/>
          <w:szCs w:val="22"/>
        </w:rPr>
        <w:t>The customer places an order and provides the credit card number, the card expiration date, and other information about the card.</w:t>
      </w:r>
    </w:p>
    <w:p w14:paraId="76F63BA0" w14:textId="77777777" w:rsidR="003D49FF" w:rsidRDefault="003D49FF" w:rsidP="003D49FF">
      <w:pPr>
        <w:pStyle w:val="ps2steps11"/>
        <w:rPr>
          <w:rFonts w:ascii="Calibri" w:hAnsi="Calibri"/>
          <w:sz w:val="22"/>
          <w:szCs w:val="22"/>
        </w:rPr>
      </w:pPr>
      <w:r>
        <w:rPr>
          <w:rFonts w:ascii="Calibri" w:hAnsi="Calibri"/>
          <w:sz w:val="22"/>
          <w:szCs w:val="22"/>
        </w:rPr>
        <w:t>2   You send a request for authorization over a secure Internet connection. If the customer buys a digitally delivered product or service, you can request both the authorization and the capture at the same time. If the customer buys a physically fulfilled product, do not request the capture until you ship the product.</w:t>
      </w:r>
    </w:p>
    <w:p w14:paraId="5F5A5E89" w14:textId="77777777" w:rsidR="003D49FF" w:rsidRDefault="003D49FF" w:rsidP="003D49FF">
      <w:pPr>
        <w:pStyle w:val="ps2steps11"/>
        <w:rPr>
          <w:rFonts w:ascii="Calibri" w:hAnsi="Calibri"/>
          <w:sz w:val="22"/>
          <w:szCs w:val="22"/>
        </w:rPr>
      </w:pPr>
      <w:r>
        <w:rPr>
          <w:rFonts w:ascii="Calibri" w:hAnsi="Calibri"/>
          <w:sz w:val="22"/>
          <w:szCs w:val="22"/>
        </w:rPr>
        <w:t xml:space="preserve">3   CyberSource validates the order information, </w:t>
      </w:r>
      <w:proofErr w:type="gramStart"/>
      <w:r>
        <w:rPr>
          <w:rFonts w:ascii="Calibri" w:hAnsi="Calibri"/>
          <w:sz w:val="22"/>
          <w:szCs w:val="22"/>
        </w:rPr>
        <w:t>then</w:t>
      </w:r>
      <w:proofErr w:type="gramEnd"/>
      <w:r>
        <w:rPr>
          <w:rFonts w:ascii="Calibri" w:hAnsi="Calibri"/>
          <w:sz w:val="22"/>
          <w:szCs w:val="22"/>
        </w:rPr>
        <w:t xml:space="preserve"> contacts your payment processor and requests authorization.</w:t>
      </w:r>
    </w:p>
    <w:p w14:paraId="28E99FE3" w14:textId="77777777" w:rsidR="003D49FF" w:rsidRDefault="003D49FF" w:rsidP="003D49FF">
      <w:pPr>
        <w:pStyle w:val="ps2steps11"/>
        <w:rPr>
          <w:rFonts w:ascii="Calibri" w:hAnsi="Calibri"/>
          <w:sz w:val="22"/>
          <w:szCs w:val="22"/>
        </w:rPr>
      </w:pPr>
      <w:r>
        <w:rPr>
          <w:rFonts w:ascii="Calibri" w:hAnsi="Calibri"/>
          <w:sz w:val="22"/>
          <w:szCs w:val="22"/>
        </w:rPr>
        <w:t>4   The processor sends the transaction to the card association, which routes it to the issuing bank for the customer’s credit card. Some card companies, including Discover and American Express, act as their own issuing banks.</w:t>
      </w:r>
    </w:p>
    <w:p w14:paraId="25A79372" w14:textId="77777777" w:rsidR="003D49FF" w:rsidRDefault="003D49FF" w:rsidP="003D49FF">
      <w:pPr>
        <w:pStyle w:val="ps2steps11"/>
        <w:rPr>
          <w:rFonts w:ascii="Calibri" w:hAnsi="Calibri"/>
          <w:sz w:val="22"/>
          <w:szCs w:val="22"/>
        </w:rPr>
      </w:pPr>
      <w:r>
        <w:rPr>
          <w:rFonts w:ascii="Calibri" w:hAnsi="Calibri"/>
          <w:sz w:val="22"/>
          <w:szCs w:val="22"/>
        </w:rPr>
        <w:t xml:space="preserve">5   The issuing bank approves or declines the request. Depending on the card type, the bank could also use the Address Verification Service (AVS) to determine whether the customer provided the correct billing address. For more information about AVS, refer to AVS service documents via the CyberSource Services Documentation at </w:t>
      </w:r>
      <w:hyperlink r:id="rId17" w:history="1">
        <w:r>
          <w:rPr>
            <w:rStyle w:val="Hyperlink"/>
            <w:rFonts w:ascii="Calibri" w:hAnsi="Calibri"/>
            <w:sz w:val="22"/>
            <w:szCs w:val="22"/>
          </w:rPr>
          <w:t>http://www.cybersource.com/support_center/support_documentation/services_documentation/payment.php</w:t>
        </w:r>
      </w:hyperlink>
      <w:r>
        <w:rPr>
          <w:rFonts w:ascii="Calibri" w:hAnsi="Calibri"/>
          <w:sz w:val="22"/>
          <w:szCs w:val="22"/>
        </w:rPr>
        <w:t xml:space="preserve"> or as described in this integration guide.</w:t>
      </w:r>
    </w:p>
    <w:p w14:paraId="28D036EF" w14:textId="77777777" w:rsidR="003D49FF" w:rsidRDefault="003D49FF" w:rsidP="003D49FF">
      <w:pPr>
        <w:pStyle w:val="ps2steps11"/>
        <w:rPr>
          <w:rFonts w:ascii="Calibri" w:hAnsi="Calibri"/>
          <w:sz w:val="22"/>
          <w:szCs w:val="22"/>
        </w:rPr>
      </w:pPr>
      <w:r>
        <w:rPr>
          <w:rFonts w:ascii="Calibri" w:hAnsi="Calibri"/>
          <w:sz w:val="22"/>
          <w:szCs w:val="22"/>
        </w:rPr>
        <w:t xml:space="preserve">6   CyberSource runs its own tests, </w:t>
      </w:r>
      <w:proofErr w:type="gramStart"/>
      <w:r>
        <w:rPr>
          <w:rFonts w:ascii="Calibri" w:hAnsi="Calibri"/>
          <w:sz w:val="22"/>
          <w:szCs w:val="22"/>
        </w:rPr>
        <w:t>then</w:t>
      </w:r>
      <w:proofErr w:type="gramEnd"/>
      <w:r>
        <w:rPr>
          <w:rFonts w:ascii="Calibri" w:hAnsi="Calibri"/>
          <w:sz w:val="22"/>
          <w:szCs w:val="22"/>
        </w:rPr>
        <w:t xml:space="preserve"> tells you if the authorization succeeded.</w:t>
      </w:r>
    </w:p>
    <w:p w14:paraId="56D84358" w14:textId="77777777" w:rsidR="003D49FF" w:rsidRDefault="003D49FF" w:rsidP="003D49FF">
      <w:pPr>
        <w:pStyle w:val="ps2steps11"/>
        <w:rPr>
          <w:rFonts w:ascii="Calibri" w:hAnsi="Calibri"/>
          <w:sz w:val="22"/>
          <w:szCs w:val="22"/>
        </w:rPr>
      </w:pPr>
      <w:r>
        <w:rPr>
          <w:rFonts w:ascii="Calibri" w:hAnsi="Calibri"/>
          <w:sz w:val="22"/>
          <w:szCs w:val="22"/>
        </w:rPr>
        <w:t>7   Response is sent back to the client.</w:t>
      </w:r>
    </w:p>
    <w:p w14:paraId="419C5C9D" w14:textId="77777777" w:rsidR="003D49FF" w:rsidRDefault="003D49FF" w:rsidP="003D49FF">
      <w:pPr>
        <w:pStyle w:val="Heading3"/>
      </w:pPr>
      <w:bookmarkStart w:id="12" w:name="_Toc368651121"/>
      <w:bookmarkStart w:id="13" w:name="_Toc391039036"/>
      <w:r>
        <w:t>Taxes</w:t>
      </w:r>
      <w:bookmarkEnd w:id="12"/>
      <w:bookmarkEnd w:id="13"/>
    </w:p>
    <w:p w14:paraId="2699BE1D" w14:textId="77777777" w:rsidR="003D49FF" w:rsidRDefault="003D49FF" w:rsidP="009D2C87">
      <w:pPr>
        <w:pStyle w:val="BodyText"/>
      </w:pPr>
      <w:r>
        <w:t>Online Customer adds Product(s) to Cart and proceeds to Checkout.</w:t>
      </w:r>
    </w:p>
    <w:p w14:paraId="731F3885" w14:textId="77777777" w:rsidR="003D49FF" w:rsidRDefault="003D49FF" w:rsidP="009D2C87">
      <w:pPr>
        <w:pStyle w:val="BodyText"/>
      </w:pPr>
      <w:r>
        <w:t>As soon as shipping information is entered and validated, taxes are updated to reflect current tax rates based on six basic criteria:</w:t>
      </w:r>
    </w:p>
    <w:p w14:paraId="0FC84C4B" w14:textId="77777777" w:rsidR="003D49FF" w:rsidRDefault="003D49FF" w:rsidP="00B6458B">
      <w:pPr>
        <w:pStyle w:val="Listenabsatz"/>
        <w:numPr>
          <w:ilvl w:val="0"/>
          <w:numId w:val="22"/>
        </w:numPr>
        <w:autoSpaceDE w:val="0"/>
        <w:autoSpaceDN w:val="0"/>
        <w:adjustRightInd w:val="0"/>
        <w:rPr>
          <w:rFonts w:cs="Palatino-Bold"/>
          <w:b/>
          <w:bCs/>
        </w:rPr>
      </w:pPr>
      <w:r>
        <w:rPr>
          <w:rFonts w:cs="Palatino-Roman"/>
        </w:rPr>
        <w:t>Customer ship to address</w:t>
      </w:r>
    </w:p>
    <w:p w14:paraId="12238409" w14:textId="77777777" w:rsidR="003D49FF" w:rsidRDefault="003D49FF" w:rsidP="00B6458B">
      <w:pPr>
        <w:pStyle w:val="Listenabsatz"/>
        <w:numPr>
          <w:ilvl w:val="0"/>
          <w:numId w:val="22"/>
        </w:numPr>
        <w:autoSpaceDE w:val="0"/>
        <w:autoSpaceDN w:val="0"/>
        <w:adjustRightInd w:val="0"/>
        <w:rPr>
          <w:rFonts w:cs="Palatino-Bold"/>
          <w:b/>
          <w:bCs/>
        </w:rPr>
      </w:pPr>
      <w:r>
        <w:rPr>
          <w:rFonts w:cs="Palatino-Roman"/>
        </w:rPr>
        <w:t>Merchant ship from address</w:t>
      </w:r>
    </w:p>
    <w:p w14:paraId="778CF5E1" w14:textId="77777777" w:rsidR="003D49FF" w:rsidRDefault="003D49FF" w:rsidP="00B6458B">
      <w:pPr>
        <w:pStyle w:val="Listenabsatz"/>
        <w:numPr>
          <w:ilvl w:val="0"/>
          <w:numId w:val="22"/>
        </w:numPr>
        <w:autoSpaceDE w:val="0"/>
        <w:autoSpaceDN w:val="0"/>
        <w:adjustRightInd w:val="0"/>
        <w:rPr>
          <w:rFonts w:cs="Palatino-Roman"/>
        </w:rPr>
      </w:pPr>
      <w:r>
        <w:rPr>
          <w:rFonts w:cs="Palatino-Roman"/>
        </w:rPr>
        <w:t>Merchant point of order origin (POO)</w:t>
      </w:r>
    </w:p>
    <w:p w14:paraId="75C1A3CF" w14:textId="77777777" w:rsidR="003D49FF" w:rsidRDefault="003D49FF" w:rsidP="00B6458B">
      <w:pPr>
        <w:pStyle w:val="Listenabsatz"/>
        <w:numPr>
          <w:ilvl w:val="0"/>
          <w:numId w:val="22"/>
        </w:numPr>
        <w:autoSpaceDE w:val="0"/>
        <w:autoSpaceDN w:val="0"/>
        <w:adjustRightInd w:val="0"/>
        <w:rPr>
          <w:rFonts w:cs="Palatino-Roman"/>
        </w:rPr>
      </w:pPr>
      <w:r>
        <w:rPr>
          <w:rFonts w:cs="Palatino-Roman"/>
        </w:rPr>
        <w:t>Merchant point of order acceptance (POA)</w:t>
      </w:r>
    </w:p>
    <w:p w14:paraId="20B62BC5" w14:textId="77777777" w:rsidR="003D49FF" w:rsidRDefault="003D49FF" w:rsidP="00B6458B">
      <w:pPr>
        <w:pStyle w:val="Listenabsatz"/>
        <w:numPr>
          <w:ilvl w:val="0"/>
          <w:numId w:val="22"/>
        </w:numPr>
        <w:autoSpaceDE w:val="0"/>
        <w:autoSpaceDN w:val="0"/>
        <w:adjustRightInd w:val="0"/>
        <w:rPr>
          <w:rFonts w:cs="Palatino-Bold"/>
          <w:b/>
          <w:bCs/>
        </w:rPr>
      </w:pPr>
      <w:r>
        <w:rPr>
          <w:rFonts w:cs="Palatino-Roman"/>
        </w:rPr>
        <w:t>Product code</w:t>
      </w:r>
    </w:p>
    <w:p w14:paraId="07B9E9E1" w14:textId="77777777" w:rsidR="003D49FF" w:rsidRDefault="003D49FF" w:rsidP="00B6458B">
      <w:pPr>
        <w:pStyle w:val="Listenabsatz"/>
        <w:numPr>
          <w:ilvl w:val="0"/>
          <w:numId w:val="22"/>
        </w:numPr>
        <w:autoSpaceDE w:val="0"/>
        <w:autoSpaceDN w:val="0"/>
        <w:adjustRightInd w:val="0"/>
        <w:rPr>
          <w:rFonts w:cs="Palatino-Bold"/>
          <w:b/>
          <w:bCs/>
        </w:rPr>
      </w:pPr>
      <w:r>
        <w:rPr>
          <w:rFonts w:cs="Palatino-Roman"/>
        </w:rPr>
        <w:t>Merchant nexus</w:t>
      </w:r>
    </w:p>
    <w:p w14:paraId="024E10E4" w14:textId="77777777" w:rsidR="003D49FF" w:rsidRDefault="003D49FF" w:rsidP="003D49FF">
      <w:pPr>
        <w:autoSpaceDE w:val="0"/>
        <w:autoSpaceDN w:val="0"/>
        <w:adjustRightInd w:val="0"/>
        <w:rPr>
          <w:rFonts w:cs="Palatino-Bold"/>
          <w:bCs/>
        </w:rPr>
      </w:pPr>
    </w:p>
    <w:p w14:paraId="07EABE7E" w14:textId="77777777" w:rsidR="003D49FF" w:rsidRDefault="003D49FF" w:rsidP="003D49FF">
      <w:pPr>
        <w:autoSpaceDE w:val="0"/>
        <w:autoSpaceDN w:val="0"/>
        <w:adjustRightInd w:val="0"/>
        <w:rPr>
          <w:rFonts w:cs="Palatino-Bold"/>
          <w:bCs/>
        </w:rPr>
      </w:pPr>
      <w:r>
        <w:rPr>
          <w:rFonts w:cs="Palatino-Bold"/>
          <w:bCs/>
        </w:rPr>
        <w:t>Product information is provided on an individual line item basis and all merchant/request IDs are captured for future reference.  When the customer enters in shipping information, the Tax Service is called to calculate taxes.</w:t>
      </w:r>
    </w:p>
    <w:p w14:paraId="539A9C13" w14:textId="77777777" w:rsidR="003D49FF" w:rsidRDefault="003D49FF" w:rsidP="003D49FF">
      <w:pPr>
        <w:autoSpaceDE w:val="0"/>
        <w:autoSpaceDN w:val="0"/>
        <w:adjustRightInd w:val="0"/>
        <w:rPr>
          <w:rFonts w:cs="Palatino-Bold"/>
          <w:bCs/>
        </w:rPr>
      </w:pPr>
    </w:p>
    <w:p w14:paraId="6D626D7E" w14:textId="77777777" w:rsidR="003D49FF" w:rsidRDefault="003D49FF" w:rsidP="003D49FF">
      <w:pPr>
        <w:pStyle w:val="Heading3"/>
      </w:pPr>
      <w:bookmarkStart w:id="14" w:name="_Toc368651122"/>
      <w:bookmarkStart w:id="15" w:name="_Toc391039037"/>
      <w:r>
        <w:lastRenderedPageBreak/>
        <w:t>Address Verification Service (AVS)</w:t>
      </w:r>
      <w:bookmarkEnd w:id="14"/>
      <w:bookmarkEnd w:id="15"/>
    </w:p>
    <w:p w14:paraId="740F5B34" w14:textId="77777777" w:rsidR="003D49FF" w:rsidRDefault="003D49FF" w:rsidP="003D49FF">
      <w:pPr>
        <w:shd w:val="clear" w:color="auto" w:fill="FFFFFF"/>
        <w:spacing w:after="150"/>
        <w:rPr>
          <w:rFonts w:cs="Arial"/>
          <w:color w:val="000000"/>
        </w:rPr>
      </w:pPr>
      <w:r>
        <w:rPr>
          <w:rFonts w:cs="Arial"/>
          <w:color w:val="000000"/>
        </w:rPr>
        <w:t xml:space="preserve">AVS does not exist as a stand-alone callable service.  Please refer to the Credit Card Authorization Service walkthrough for </w:t>
      </w:r>
      <w:proofErr w:type="gramStart"/>
      <w:r>
        <w:rPr>
          <w:rFonts w:cs="Arial"/>
          <w:color w:val="000000"/>
        </w:rPr>
        <w:t>high level</w:t>
      </w:r>
      <w:proofErr w:type="gramEnd"/>
      <w:r>
        <w:rPr>
          <w:rFonts w:cs="Arial"/>
          <w:color w:val="000000"/>
        </w:rPr>
        <w:t xml:space="preserve"> walkthrough.</w:t>
      </w:r>
    </w:p>
    <w:p w14:paraId="0C2AD168" w14:textId="77777777" w:rsidR="003D49FF" w:rsidRDefault="003D49FF" w:rsidP="003D49FF">
      <w:pPr>
        <w:shd w:val="clear" w:color="auto" w:fill="FFFFFF"/>
        <w:spacing w:after="150"/>
        <w:rPr>
          <w:rFonts w:cs="Arial"/>
          <w:color w:val="000000"/>
        </w:rPr>
      </w:pPr>
    </w:p>
    <w:p w14:paraId="61B02B77" w14:textId="77777777" w:rsidR="003D49FF" w:rsidRDefault="003D49FF" w:rsidP="003D49FF">
      <w:pPr>
        <w:pStyle w:val="Heading3"/>
      </w:pPr>
      <w:bookmarkStart w:id="16" w:name="_Toc368651123"/>
      <w:bookmarkStart w:id="17" w:name="_Toc391039038"/>
      <w:r>
        <w:t>Delivery Address Verification Service (DAV)</w:t>
      </w:r>
      <w:bookmarkEnd w:id="16"/>
      <w:bookmarkEnd w:id="17"/>
    </w:p>
    <w:p w14:paraId="3E806646" w14:textId="77777777" w:rsidR="003D49FF" w:rsidRDefault="003D49FF" w:rsidP="003D49FF">
      <w:pPr>
        <w:shd w:val="clear" w:color="auto" w:fill="FFFFFF"/>
        <w:spacing w:after="150"/>
        <w:rPr>
          <w:rFonts w:cs="Arial"/>
          <w:color w:val="000000"/>
        </w:rPr>
      </w:pPr>
      <w:r>
        <w:rPr>
          <w:rFonts w:cs="Arial"/>
          <w:color w:val="000000"/>
        </w:rPr>
        <w:t xml:space="preserve">DAV service may be run as a stand-alone callable service, as well as be performed as a part of other services.  Please refer to Credit Card Authorization Service for more information regarding the DAV service, as an integral part of payment auth.  </w:t>
      </w:r>
    </w:p>
    <w:p w14:paraId="5EE05070" w14:textId="77777777" w:rsidR="003D49FF" w:rsidRDefault="003D49FF" w:rsidP="003D49FF">
      <w:pPr>
        <w:shd w:val="clear" w:color="auto" w:fill="FFFFFF"/>
        <w:spacing w:after="150"/>
        <w:rPr>
          <w:rFonts w:cs="Arial"/>
          <w:color w:val="000000"/>
        </w:rPr>
      </w:pPr>
      <w:r>
        <w:rPr>
          <w:rFonts w:cs="Arial"/>
          <w:color w:val="000000"/>
        </w:rPr>
        <w:t>As a stand-alone service, the process is defined as:</w:t>
      </w:r>
    </w:p>
    <w:p w14:paraId="5E7ABDB0" w14:textId="77777777"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Customer enters shipping information</w:t>
      </w:r>
    </w:p>
    <w:p w14:paraId="25CC0372" w14:textId="77777777"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Shipping information passes client-side validation (required elements filled in)</w:t>
      </w:r>
    </w:p>
    <w:p w14:paraId="1EAD0595" w14:textId="77777777"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Shipping information passes basic server-side validation (syntactically correct)</w:t>
      </w:r>
    </w:p>
    <w:p w14:paraId="6EBBDE72" w14:textId="77777777"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Request is made to CyberSource DAV Service</w:t>
      </w:r>
    </w:p>
    <w:p w14:paraId="3851B9E5" w14:textId="77777777"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Response returns DAVReasonCode (100=Success)</w:t>
      </w:r>
    </w:p>
    <w:p w14:paraId="3255510C" w14:textId="77777777"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End node returns either: authorized, declined or error (authorized==success, declined==failure)</w:t>
      </w:r>
    </w:p>
    <w:p w14:paraId="0E12FE72" w14:textId="77777777"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Captured validation information is extracted from pipeline dictionary to present user with choices to correct problems, confirm “standardized” formatting or try again</w:t>
      </w:r>
    </w:p>
    <w:p w14:paraId="09B82107" w14:textId="77777777"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If service is successful, allow ShippingAddress save operation to continue</w:t>
      </w:r>
    </w:p>
    <w:p w14:paraId="77D7B333" w14:textId="77777777" w:rsidR="003D49FF" w:rsidRDefault="003D49FF" w:rsidP="003D49FF">
      <w:pPr>
        <w:pStyle w:val="Heading3"/>
      </w:pPr>
      <w:bookmarkStart w:id="18" w:name="_Toc368651124"/>
      <w:bookmarkStart w:id="19" w:name="_Toc391039039"/>
      <w:r>
        <w:t>Bill Me Later (BML)</w:t>
      </w:r>
      <w:bookmarkEnd w:id="18"/>
      <w:bookmarkEnd w:id="19"/>
    </w:p>
    <w:p w14:paraId="2902AB6F" w14:textId="77777777" w:rsidR="003D49FF" w:rsidRDefault="003D49FF" w:rsidP="003D49FF">
      <w:pPr>
        <w:shd w:val="clear" w:color="auto" w:fill="FFFFFF"/>
        <w:spacing w:after="150"/>
        <w:rPr>
          <w:rFonts w:cs="Arial"/>
          <w:color w:val="000000"/>
        </w:rPr>
      </w:pPr>
      <w:r>
        <w:rPr>
          <w:rFonts w:cs="Arial"/>
          <w:color w:val="000000"/>
        </w:rPr>
        <w:t xml:space="preserve">A customer selects Bill Me Later during the checkout process at your site, similar to selecting the option to pay via Visa or MasterCard.  </w:t>
      </w:r>
    </w:p>
    <w:p w14:paraId="66777732" w14:textId="77777777" w:rsidR="003D49FF" w:rsidRDefault="003D49FF" w:rsidP="003D49FF">
      <w:pPr>
        <w:spacing w:before="100" w:beforeAutospacing="1" w:after="100" w:afterAutospacing="1"/>
        <w:rPr>
          <w:rFonts w:cs="Arial"/>
          <w:color w:val="000000"/>
        </w:rPr>
      </w:pPr>
      <w:r>
        <w:rPr>
          <w:rFonts w:cs="Arial"/>
          <w:color w:val="000000"/>
        </w:rPr>
        <w:t xml:space="preserve">To request a Bill Me Later authorization, Demandware pipeline sends a request for a credit card authorization but instead of including a credit card number in the </w:t>
      </w:r>
      <w:proofErr w:type="gramStart"/>
      <w:r>
        <w:rPr>
          <w:rFonts w:cs="Arial"/>
          <w:color w:val="000000"/>
        </w:rPr>
        <w:t>request,</w:t>
      </w:r>
      <w:proofErr w:type="gramEnd"/>
      <w:r>
        <w:rPr>
          <w:rFonts w:cs="Arial"/>
          <w:color w:val="000000"/>
        </w:rPr>
        <w:t xml:space="preserve"> send the customer’s Bill Me Later account number set in the custom preferences. </w:t>
      </w:r>
    </w:p>
    <w:p w14:paraId="1024AA02" w14:textId="77777777" w:rsidR="003D49FF" w:rsidRDefault="003D49FF" w:rsidP="003D49FF">
      <w:pPr>
        <w:spacing w:before="100" w:beforeAutospacing="1" w:after="100" w:afterAutospacing="1"/>
        <w:rPr>
          <w:rFonts w:cs="Arial"/>
          <w:color w:val="000000"/>
        </w:rPr>
      </w:pPr>
      <w:r>
        <w:rPr>
          <w:rFonts w:cs="Arial"/>
          <w:color w:val="000000"/>
        </w:rPr>
        <w:t xml:space="preserve">To bill the customer, send a request for a credit card capture. No additional capture request fields are required for a Bill Me Later capture, unless you are processing multiple captures. </w:t>
      </w:r>
    </w:p>
    <w:p w14:paraId="699AD754" w14:textId="77777777" w:rsidR="003D49FF" w:rsidRDefault="003D49FF" w:rsidP="003D49FF">
      <w:pPr>
        <w:pStyle w:val="pbobodytext"/>
        <w:rPr>
          <w:rFonts w:ascii="Calibri" w:hAnsi="Calibri"/>
          <w:sz w:val="22"/>
          <w:szCs w:val="22"/>
        </w:rPr>
      </w:pPr>
      <w:r>
        <w:rPr>
          <w:rFonts w:ascii="Calibri" w:hAnsi="Calibri"/>
          <w:sz w:val="22"/>
          <w:szCs w:val="22"/>
        </w:rPr>
        <w:t xml:space="preserve">The Bill Me Later authorization service pipeline allows storefront application to request for credit authorization for the total order amount through the Bill Me Later. </w:t>
      </w:r>
    </w:p>
    <w:p w14:paraId="7443B217" w14:textId="77777777" w:rsidR="003D49FF" w:rsidRDefault="003D49FF" w:rsidP="003D49FF">
      <w:pPr>
        <w:rPr>
          <w:rFonts w:cs="Arial"/>
          <w:color w:val="000000"/>
        </w:rPr>
      </w:pPr>
      <w:r>
        <w:rPr>
          <w:rFonts w:cs="Arial"/>
          <w:color w:val="000000"/>
        </w:rPr>
        <w:t xml:space="preserve">The Demandware Cybersource–AuthorizeBML pipeline populates the authorization request with ship-to, bill-to, credit card data, and purchase total data from the basket and invokes the authorization web service call using CyberSource web service API.  </w:t>
      </w:r>
    </w:p>
    <w:p w14:paraId="641410DE" w14:textId="77777777" w:rsidR="003D49FF" w:rsidRDefault="003D49FF" w:rsidP="003D49FF">
      <w:pPr>
        <w:shd w:val="clear" w:color="auto" w:fill="FFFFFF"/>
        <w:spacing w:after="150"/>
        <w:rPr>
          <w:rFonts w:cs="Arial"/>
          <w:color w:val="000000"/>
        </w:rPr>
      </w:pPr>
      <w:r>
        <w:rPr>
          <w:rFonts w:cs="Arial"/>
          <w:color w:val="000000"/>
        </w:rPr>
        <w:t>Bill Me Later authorization sequence process:</w:t>
      </w:r>
    </w:p>
    <w:p w14:paraId="70D7FFDE" w14:textId="77777777"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lastRenderedPageBreak/>
        <w:t xml:space="preserve">If it is the first time a customer has used Bill Me Later, they are presented with terms and conditions and asked for date of birth and last 4 digits of social security number. </w:t>
      </w:r>
    </w:p>
    <w:p w14:paraId="297FE515" w14:textId="77777777"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Once terms are agreed to, checkout continues as usual. </w:t>
      </w:r>
    </w:p>
    <w:p w14:paraId="2A840CCE" w14:textId="77777777"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A real-time credit decision is made and the consumer is notified within 3-5 seconds. </w:t>
      </w:r>
    </w:p>
    <w:p w14:paraId="26EBFAD4" w14:textId="77777777"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On subsequent purchases, the customer simply chooses Bill Me </w:t>
      </w:r>
      <w:proofErr w:type="gramStart"/>
      <w:r>
        <w:rPr>
          <w:rFonts w:cs="Arial"/>
          <w:color w:val="000000"/>
        </w:rPr>
        <w:t>Later</w:t>
      </w:r>
      <w:proofErr w:type="gramEnd"/>
      <w:r>
        <w:rPr>
          <w:rFonts w:cs="Arial"/>
          <w:color w:val="000000"/>
        </w:rPr>
        <w:t xml:space="preserve">, a real-time credit decision is made and the customer is notified within 3-5 seconds. </w:t>
      </w:r>
    </w:p>
    <w:p w14:paraId="46024F23" w14:textId="77777777"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In rare circumstances, additional verification steps are applied. </w:t>
      </w:r>
    </w:p>
    <w:p w14:paraId="61A2CD6D" w14:textId="77777777"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After completion of the first purchase </w:t>
      </w:r>
      <w:proofErr w:type="gramStart"/>
      <w:r>
        <w:rPr>
          <w:rFonts w:cs="Arial"/>
          <w:color w:val="000000"/>
        </w:rPr>
        <w:t>a welcome email is sent by Bill Me Later</w:t>
      </w:r>
      <w:proofErr w:type="gramEnd"/>
      <w:r>
        <w:rPr>
          <w:rFonts w:cs="Arial"/>
          <w:color w:val="000000"/>
        </w:rPr>
        <w:t xml:space="preserve">. This email contains a secure link for login to the self-service website, as well as a user ID for the customer. </w:t>
      </w:r>
    </w:p>
    <w:p w14:paraId="3DAFB506" w14:textId="77777777"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Your customer typically receives a bill (sent by Bill Me Later, Inc.) in their mailbox within fifteen days of the settlement posting to the customer</w:t>
      </w:r>
      <w:r w:rsidR="00C5387E">
        <w:rPr>
          <w:rFonts w:cs="Arial"/>
          <w:color w:val="000000"/>
        </w:rPr>
        <w:t>’</w:t>
      </w:r>
      <w:r>
        <w:rPr>
          <w:rFonts w:cs="Arial"/>
          <w:color w:val="000000"/>
        </w:rPr>
        <w:t xml:space="preserve">s account. The due date for this bill is 25 days from the date the bill is rendered. </w:t>
      </w:r>
    </w:p>
    <w:p w14:paraId="18C08CA3" w14:textId="77777777"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You submit the transaction for settlement upon shipment of goods or rendering the service—just as you do with a credit card purchase. Funding is received within the same timeframe as that of a purchase made with a credit card.</w:t>
      </w:r>
    </w:p>
    <w:p w14:paraId="2DDFFA72" w14:textId="77777777" w:rsidR="003D49FF" w:rsidRDefault="003D49FF" w:rsidP="003D49FF">
      <w:pPr>
        <w:pStyle w:val="Heading3"/>
      </w:pPr>
      <w:bookmarkStart w:id="20" w:name="_Toc368651125"/>
      <w:bookmarkStart w:id="21" w:name="_Toc391039040"/>
      <w:r>
        <w:t>Decision Manager</w:t>
      </w:r>
      <w:bookmarkEnd w:id="20"/>
      <w:bookmarkEnd w:id="21"/>
    </w:p>
    <w:p w14:paraId="0497A7DB" w14:textId="77777777" w:rsidR="003D49FF" w:rsidRDefault="003D49FF" w:rsidP="009D2C87">
      <w:pPr>
        <w:pStyle w:val="BodyText"/>
      </w:pPr>
      <w:r>
        <w:t xml:space="preserve">The CyberSoruce Decision Manager provides Merchant and ability to set business rules, provide case management, and Reporting.  </w:t>
      </w:r>
    </w:p>
    <w:p w14:paraId="490F3820" w14:textId="77777777" w:rsidR="003D49FF" w:rsidRDefault="003D49FF" w:rsidP="009D2C87">
      <w:pPr>
        <w:pStyle w:val="BodyText"/>
      </w:pPr>
      <w:r>
        <w:t xml:space="preserve">The CyberSource Decision Manager Business rule engine allows Merchant to analyze the order data based on predefined or custom rules. The business rules can be set by orders, by category, or by SKU.  The </w:t>
      </w:r>
    </w:p>
    <w:p w14:paraId="67E90CF9" w14:textId="77777777" w:rsidR="003D49FF" w:rsidRDefault="003D49FF" w:rsidP="009D2C87">
      <w:pPr>
        <w:pStyle w:val="BodyText"/>
      </w:pPr>
      <w:r>
        <w:t xml:space="preserve">The Demandware CyberSource Cartridge pipeline processes incoming Decision Manager Request and set contained orders to the new decision made through the decision manager. </w:t>
      </w:r>
    </w:p>
    <w:p w14:paraId="72A39521" w14:textId="77777777" w:rsidR="001C2F58" w:rsidRPr="001C2F58" w:rsidRDefault="001C2F58" w:rsidP="009D2C87">
      <w:pPr>
        <w:pStyle w:val="BodyText"/>
      </w:pPr>
      <w:r w:rsidRPr="001C2F58">
        <w:t>NOTE: Make the pipeline Cybersource-NewDecision as public before using in production environment.</w:t>
      </w:r>
    </w:p>
    <w:p w14:paraId="089D09AE" w14:textId="77777777" w:rsidR="003D49FF" w:rsidRDefault="003D49FF" w:rsidP="003D49FF">
      <w:pPr>
        <w:autoSpaceDE w:val="0"/>
        <w:autoSpaceDN w:val="0"/>
        <w:adjustRightInd w:val="0"/>
        <w:rPr>
          <w:rFonts w:ascii="Courier New" w:hAnsi="Courier New" w:cs="Courier New"/>
          <w:color w:val="3F7F5F"/>
          <w:sz w:val="20"/>
          <w:szCs w:val="20"/>
        </w:rPr>
      </w:pPr>
    </w:p>
    <w:p w14:paraId="0B8900E7" w14:textId="77777777" w:rsidR="003D49FF" w:rsidRDefault="003D49FF" w:rsidP="003D49FF">
      <w:pPr>
        <w:autoSpaceDE w:val="0"/>
        <w:autoSpaceDN w:val="0"/>
        <w:adjustRightInd w:val="0"/>
        <w:rPr>
          <w:rFonts w:ascii="Courier New" w:hAnsi="Courier New" w:cs="Courier New"/>
          <w:color w:val="3F7F5F"/>
          <w:sz w:val="20"/>
          <w:szCs w:val="20"/>
        </w:rPr>
      </w:pPr>
      <w:r>
        <w:rPr>
          <w:rFonts w:ascii="Courier New" w:hAnsi="Courier New" w:cs="Courier New"/>
          <w:color w:val="3F7F5F"/>
          <w:sz w:val="20"/>
          <w:szCs w:val="20"/>
        </w:rPr>
        <w:t>Entry point into Demandware pipeline:</w:t>
      </w:r>
    </w:p>
    <w:p w14:paraId="21F4433C" w14:textId="77777777" w:rsidR="003D49FF" w:rsidRDefault="00BD6C5B" w:rsidP="003D49FF">
      <w:pPr>
        <w:autoSpaceDE w:val="0"/>
        <w:autoSpaceDN w:val="0"/>
        <w:adjustRightInd w:val="0"/>
        <w:rPr>
          <w:rFonts w:ascii="Courier New" w:hAnsi="Courier New" w:cs="Courier New"/>
          <w:sz w:val="20"/>
          <w:szCs w:val="20"/>
        </w:rPr>
      </w:pPr>
      <w:hyperlink w:history="1">
        <w:r w:rsidR="003D49FF">
          <w:rPr>
            <w:rStyle w:val="Hyperlink"/>
            <w:rFonts w:ascii="Courier New" w:hAnsi="Courier New" w:cs="Courier New"/>
            <w:sz w:val="20"/>
            <w:szCs w:val="20"/>
          </w:rPr>
          <w:t>http://&lt;sandbox</w:t>
        </w:r>
      </w:hyperlink>
      <w:r w:rsidR="003D49FF">
        <w:rPr>
          <w:rFonts w:ascii="Courier New" w:hAnsi="Courier New" w:cs="Courier New"/>
          <w:color w:val="3F7F5F"/>
          <w:sz w:val="20"/>
          <w:szCs w:val="20"/>
        </w:rPr>
        <w:t>name&gt;/on/demandware.store/Sites-&lt;store&gt;-Site/default/Cybersource-NewDecision</w:t>
      </w:r>
      <w:proofErr w:type="gramStart"/>
      <w:r w:rsidR="003D49FF">
        <w:rPr>
          <w:rFonts w:ascii="Courier New" w:hAnsi="Courier New" w:cs="Courier New"/>
          <w:color w:val="3F7F5F"/>
          <w:sz w:val="20"/>
          <w:szCs w:val="20"/>
        </w:rPr>
        <w:t>?content</w:t>
      </w:r>
      <w:proofErr w:type="gramEnd"/>
      <w:r w:rsidR="003D49FF">
        <w:rPr>
          <w:rFonts w:ascii="Courier New" w:hAnsi="Courier New" w:cs="Courier New"/>
          <w:color w:val="3F7F5F"/>
          <w:sz w:val="20"/>
          <w:szCs w:val="20"/>
        </w:rPr>
        <w:t>=&lt;xml content&gt;</w:t>
      </w:r>
    </w:p>
    <w:p w14:paraId="32C419CF" w14:textId="77777777" w:rsidR="003D49FF" w:rsidRDefault="003D49FF" w:rsidP="003D49FF">
      <w:pPr>
        <w:autoSpaceDE w:val="0"/>
        <w:autoSpaceDN w:val="0"/>
        <w:adjustRightInd w:val="0"/>
        <w:rPr>
          <w:rFonts w:ascii="Courier New" w:hAnsi="Courier New" w:cs="Courier New"/>
          <w:color w:val="3F7F5F"/>
          <w:sz w:val="20"/>
          <w:szCs w:val="20"/>
        </w:rPr>
      </w:pPr>
    </w:p>
    <w:p w14:paraId="281ED8D7" w14:textId="77777777" w:rsidR="003D49FF" w:rsidRDefault="003D49FF" w:rsidP="003D49FF">
      <w:pPr>
        <w:autoSpaceDE w:val="0"/>
        <w:autoSpaceDN w:val="0"/>
        <w:adjustRightInd w:val="0"/>
        <w:rPr>
          <w:rFonts w:ascii="Courier New" w:hAnsi="Courier New" w:cs="Courier New"/>
          <w:color w:val="3F7F5F"/>
          <w:sz w:val="20"/>
          <w:szCs w:val="20"/>
        </w:rPr>
      </w:pPr>
      <w:r>
        <w:rPr>
          <w:rFonts w:ascii="Courier New" w:hAnsi="Courier New" w:cs="Courier New"/>
          <w:color w:val="3F7F5F"/>
          <w:sz w:val="20"/>
          <w:szCs w:val="20"/>
        </w:rPr>
        <w:t xml:space="preserve">Sample incoming reviewed order status update xml file </w:t>
      </w:r>
    </w:p>
    <w:p w14:paraId="42718440" w14:textId="77777777" w:rsidR="003D49FF" w:rsidRDefault="003D49FF" w:rsidP="003D49FF">
      <w:pPr>
        <w:autoSpaceDE w:val="0"/>
        <w:autoSpaceDN w:val="0"/>
        <w:adjustRightInd w:val="0"/>
        <w:rPr>
          <w:rFonts w:ascii="Courier New" w:hAnsi="Courier New" w:cs="Courier New"/>
          <w:color w:val="3F7F5F"/>
          <w:sz w:val="20"/>
          <w:szCs w:val="20"/>
        </w:rPr>
      </w:pPr>
    </w:p>
    <w:p w14:paraId="17EB646B" w14:textId="77777777" w:rsidR="003D49FF" w:rsidRDefault="003D49FF" w:rsidP="003D49FF">
      <w:pPr>
        <w:autoSpaceDE w:val="0"/>
        <w:autoSpaceDN w:val="0"/>
        <w:adjustRightInd w:val="0"/>
        <w:rPr>
          <w:color w:val="3F7F5F"/>
          <w:sz w:val="18"/>
          <w:szCs w:val="18"/>
        </w:rPr>
      </w:pPr>
      <w:r>
        <w:rPr>
          <w:color w:val="3F7F5F"/>
          <w:sz w:val="18"/>
          <w:szCs w:val="18"/>
        </w:rPr>
        <w:t>&lt;</w:t>
      </w:r>
      <w:proofErr w:type="gramStart"/>
      <w:r>
        <w:rPr>
          <w:color w:val="3F7F5F"/>
          <w:sz w:val="18"/>
          <w:szCs w:val="18"/>
        </w:rPr>
        <w:t>?xml</w:t>
      </w:r>
      <w:proofErr w:type="gramEnd"/>
      <w:r>
        <w:rPr>
          <w:color w:val="3F7F5F"/>
          <w:sz w:val="18"/>
          <w:szCs w:val="18"/>
        </w:rPr>
        <w:t>%20version=</w:t>
      </w:r>
      <w:r w:rsidR="00C5387E">
        <w:rPr>
          <w:color w:val="3F7F5F"/>
          <w:sz w:val="18"/>
          <w:szCs w:val="18"/>
        </w:rPr>
        <w:t>”</w:t>
      </w:r>
      <w:r>
        <w:rPr>
          <w:color w:val="3F7F5F"/>
          <w:sz w:val="18"/>
          <w:szCs w:val="18"/>
        </w:rPr>
        <w:t>1.0</w:t>
      </w:r>
      <w:r w:rsidR="00C5387E">
        <w:rPr>
          <w:color w:val="3F7F5F"/>
          <w:sz w:val="18"/>
          <w:szCs w:val="18"/>
        </w:rPr>
        <w:t>”</w:t>
      </w:r>
      <w:r>
        <w:rPr>
          <w:color w:val="3F7F5F"/>
          <w:sz w:val="18"/>
          <w:szCs w:val="18"/>
        </w:rPr>
        <w:t>%20encoding=</w:t>
      </w:r>
      <w:r w:rsidR="00C5387E">
        <w:rPr>
          <w:color w:val="3F7F5F"/>
          <w:sz w:val="18"/>
          <w:szCs w:val="18"/>
        </w:rPr>
        <w:t>”</w:t>
      </w:r>
      <w:r>
        <w:rPr>
          <w:color w:val="3F7F5F"/>
          <w:sz w:val="18"/>
          <w:szCs w:val="18"/>
        </w:rPr>
        <w:t>utf-8</w:t>
      </w:r>
      <w:r w:rsidR="00C5387E">
        <w:rPr>
          <w:color w:val="3F7F5F"/>
          <w:sz w:val="18"/>
          <w:szCs w:val="18"/>
        </w:rPr>
        <w:t>”</w:t>
      </w:r>
      <w:r>
        <w:rPr>
          <w:color w:val="3F7F5F"/>
          <w:sz w:val="18"/>
          <w:szCs w:val="18"/>
        </w:rPr>
        <w:t>?&gt;</w:t>
      </w:r>
    </w:p>
    <w:p w14:paraId="3C781631" w14:textId="77777777" w:rsidR="003D49FF" w:rsidRDefault="003D49FF" w:rsidP="003D49FF">
      <w:pPr>
        <w:autoSpaceDE w:val="0"/>
        <w:autoSpaceDN w:val="0"/>
        <w:adjustRightInd w:val="0"/>
        <w:rPr>
          <w:color w:val="3F7F5F"/>
          <w:sz w:val="18"/>
          <w:szCs w:val="18"/>
        </w:rPr>
      </w:pPr>
      <w:r>
        <w:rPr>
          <w:color w:val="3F7F5F"/>
          <w:sz w:val="18"/>
          <w:szCs w:val="18"/>
        </w:rPr>
        <w:t>&lt;</w:t>
      </w:r>
      <w:proofErr w:type="gramStart"/>
      <w:r>
        <w:rPr>
          <w:color w:val="3F7F5F"/>
          <w:sz w:val="18"/>
          <w:szCs w:val="18"/>
        </w:rPr>
        <w:t>!DOCTYPECaseManagementOrderStatus</w:t>
      </w:r>
      <w:proofErr w:type="gramEnd"/>
      <w:r>
        <w:rPr>
          <w:color w:val="3F7F5F"/>
          <w:sz w:val="18"/>
          <w:szCs w:val="18"/>
        </w:rPr>
        <w:t xml:space="preserve"> SYSTEM </w:t>
      </w:r>
      <w:r w:rsidR="00C5387E">
        <w:rPr>
          <w:color w:val="3F7F5F"/>
          <w:sz w:val="18"/>
          <w:szCs w:val="18"/>
        </w:rPr>
        <w:t>“</w:t>
      </w:r>
      <w:r>
        <w:rPr>
          <w:color w:val="3F7F5F"/>
          <w:sz w:val="18"/>
          <w:szCs w:val="18"/>
        </w:rPr>
        <w:t>https://ebctest.cybersource.com/ebctest/reports/dtd/cmorderstatus_1_1.dtd</w:t>
      </w:r>
      <w:r w:rsidR="00C5387E">
        <w:rPr>
          <w:color w:val="3F7F5F"/>
          <w:sz w:val="18"/>
          <w:szCs w:val="18"/>
        </w:rPr>
        <w:t>”</w:t>
      </w:r>
      <w:r>
        <w:rPr>
          <w:color w:val="3F7F5F"/>
          <w:sz w:val="18"/>
          <w:szCs w:val="18"/>
        </w:rPr>
        <w:t>&gt;</w:t>
      </w:r>
    </w:p>
    <w:p w14:paraId="65F82DEA" w14:textId="77777777" w:rsidR="003D49FF" w:rsidRDefault="003D49FF" w:rsidP="003D49FF">
      <w:pPr>
        <w:autoSpaceDE w:val="0"/>
        <w:autoSpaceDN w:val="0"/>
        <w:adjustRightInd w:val="0"/>
        <w:rPr>
          <w:color w:val="3F7F5F"/>
          <w:sz w:val="18"/>
          <w:szCs w:val="18"/>
        </w:rPr>
      </w:pPr>
      <w:r>
        <w:rPr>
          <w:color w:val="3F7F5F"/>
          <w:sz w:val="18"/>
          <w:szCs w:val="18"/>
        </w:rPr>
        <w:t>&lt;CaseManagementOrderStatus</w:t>
      </w:r>
    </w:p>
    <w:p w14:paraId="7D065B39" w14:textId="77777777" w:rsidR="003D49FF" w:rsidRDefault="003D49FF" w:rsidP="003D49FF">
      <w:pPr>
        <w:autoSpaceDE w:val="0"/>
        <w:autoSpaceDN w:val="0"/>
        <w:adjustRightInd w:val="0"/>
        <w:ind w:firstLine="720"/>
        <w:rPr>
          <w:color w:val="3F7F5F"/>
          <w:sz w:val="18"/>
          <w:szCs w:val="18"/>
        </w:rPr>
      </w:pPr>
      <w:r>
        <w:rPr>
          <w:color w:val="3F7F5F"/>
          <w:sz w:val="18"/>
          <w:szCs w:val="18"/>
        </w:rPr>
        <w:t>MerchantID=</w:t>
      </w:r>
      <w:r w:rsidR="00C5387E">
        <w:rPr>
          <w:color w:val="3F7F5F"/>
          <w:sz w:val="18"/>
          <w:szCs w:val="18"/>
        </w:rPr>
        <w:t>”</w:t>
      </w:r>
      <w:r>
        <w:rPr>
          <w:color w:val="3F7F5F"/>
          <w:sz w:val="18"/>
          <w:szCs w:val="18"/>
        </w:rPr>
        <w:t>sample_merchant</w:t>
      </w:r>
      <w:r w:rsidR="00C5387E">
        <w:rPr>
          <w:color w:val="3F7F5F"/>
          <w:sz w:val="18"/>
          <w:szCs w:val="18"/>
        </w:rPr>
        <w:t>”</w:t>
      </w:r>
    </w:p>
    <w:p w14:paraId="77E68527" w14:textId="77777777" w:rsidR="003D49FF" w:rsidRDefault="003D49FF" w:rsidP="003D49FF">
      <w:pPr>
        <w:autoSpaceDE w:val="0"/>
        <w:autoSpaceDN w:val="0"/>
        <w:adjustRightInd w:val="0"/>
        <w:ind w:firstLine="720"/>
        <w:rPr>
          <w:color w:val="3F7F5F"/>
          <w:sz w:val="18"/>
          <w:szCs w:val="18"/>
        </w:rPr>
      </w:pPr>
      <w:r>
        <w:rPr>
          <w:color w:val="3F7F5F"/>
          <w:sz w:val="18"/>
          <w:szCs w:val="18"/>
        </w:rPr>
        <w:t>Name=</w:t>
      </w:r>
      <w:r w:rsidR="00C5387E">
        <w:rPr>
          <w:color w:val="3F7F5F"/>
          <w:sz w:val="18"/>
          <w:szCs w:val="18"/>
        </w:rPr>
        <w:t>”</w:t>
      </w:r>
      <w:r>
        <w:rPr>
          <w:color w:val="3F7F5F"/>
          <w:sz w:val="18"/>
          <w:szCs w:val="18"/>
        </w:rPr>
        <w:t>Case Management Order Status</w:t>
      </w:r>
      <w:r w:rsidR="00C5387E">
        <w:rPr>
          <w:color w:val="3F7F5F"/>
          <w:sz w:val="18"/>
          <w:szCs w:val="18"/>
        </w:rPr>
        <w:t>”</w:t>
      </w:r>
    </w:p>
    <w:p w14:paraId="618F154A" w14:textId="77777777" w:rsidR="003D49FF" w:rsidRDefault="003D49FF" w:rsidP="003D49FF">
      <w:pPr>
        <w:autoSpaceDE w:val="0"/>
        <w:autoSpaceDN w:val="0"/>
        <w:adjustRightInd w:val="0"/>
        <w:ind w:firstLine="720"/>
        <w:rPr>
          <w:color w:val="3F7F5F"/>
          <w:sz w:val="18"/>
          <w:szCs w:val="18"/>
        </w:rPr>
      </w:pPr>
      <w:r>
        <w:rPr>
          <w:color w:val="3F7F5F"/>
          <w:sz w:val="18"/>
          <w:szCs w:val="18"/>
        </w:rPr>
        <w:t>Date=</w:t>
      </w:r>
      <w:r w:rsidR="00C5387E">
        <w:rPr>
          <w:color w:val="3F7F5F"/>
          <w:sz w:val="18"/>
          <w:szCs w:val="18"/>
        </w:rPr>
        <w:t>”</w:t>
      </w:r>
      <w:r>
        <w:rPr>
          <w:color w:val="3F7F5F"/>
          <w:sz w:val="18"/>
          <w:szCs w:val="18"/>
        </w:rPr>
        <w:t>2008-12-18 12:22:09 GMT</w:t>
      </w:r>
      <w:r w:rsidR="00C5387E">
        <w:rPr>
          <w:color w:val="3F7F5F"/>
          <w:sz w:val="18"/>
          <w:szCs w:val="18"/>
        </w:rPr>
        <w:t>”</w:t>
      </w:r>
    </w:p>
    <w:p w14:paraId="493095EB" w14:textId="77777777" w:rsidR="003D49FF" w:rsidRDefault="003D49FF" w:rsidP="003D49FF">
      <w:pPr>
        <w:autoSpaceDE w:val="0"/>
        <w:autoSpaceDN w:val="0"/>
        <w:adjustRightInd w:val="0"/>
        <w:ind w:firstLine="720"/>
        <w:rPr>
          <w:color w:val="3F7F5F"/>
          <w:sz w:val="18"/>
          <w:szCs w:val="18"/>
        </w:rPr>
      </w:pPr>
      <w:r>
        <w:rPr>
          <w:color w:val="3F7F5F"/>
          <w:sz w:val="18"/>
          <w:szCs w:val="18"/>
        </w:rPr>
        <w:t>Version=</w:t>
      </w:r>
      <w:r w:rsidR="00C5387E">
        <w:rPr>
          <w:color w:val="3F7F5F"/>
          <w:sz w:val="18"/>
          <w:szCs w:val="18"/>
        </w:rPr>
        <w:t>”</w:t>
      </w:r>
      <w:r>
        <w:rPr>
          <w:color w:val="3F7F5F"/>
          <w:sz w:val="18"/>
          <w:szCs w:val="18"/>
        </w:rPr>
        <w:t>1.1</w:t>
      </w:r>
      <w:r w:rsidR="00C5387E">
        <w:rPr>
          <w:color w:val="3F7F5F"/>
          <w:sz w:val="18"/>
          <w:szCs w:val="18"/>
        </w:rPr>
        <w:t>”</w:t>
      </w:r>
    </w:p>
    <w:p w14:paraId="67F430A2" w14:textId="77777777" w:rsidR="003D49FF" w:rsidRDefault="003D49FF" w:rsidP="003D49FF">
      <w:pPr>
        <w:autoSpaceDE w:val="0"/>
        <w:autoSpaceDN w:val="0"/>
        <w:adjustRightInd w:val="0"/>
        <w:ind w:firstLine="720"/>
        <w:rPr>
          <w:color w:val="3F7F5F"/>
          <w:sz w:val="18"/>
          <w:szCs w:val="18"/>
        </w:rPr>
      </w:pPr>
      <w:proofErr w:type="gramStart"/>
      <w:r>
        <w:rPr>
          <w:color w:val="3F7F5F"/>
          <w:sz w:val="18"/>
          <w:szCs w:val="18"/>
        </w:rPr>
        <w:t>nxmlns</w:t>
      </w:r>
      <w:proofErr w:type="gramEnd"/>
      <w:r>
        <w:rPr>
          <w:color w:val="3F7F5F"/>
          <w:sz w:val="18"/>
          <w:szCs w:val="18"/>
        </w:rPr>
        <w:t>=</w:t>
      </w:r>
      <w:r w:rsidR="00C5387E">
        <w:rPr>
          <w:color w:val="3F7F5F"/>
          <w:sz w:val="18"/>
          <w:szCs w:val="18"/>
        </w:rPr>
        <w:t>”</w:t>
      </w:r>
      <w:r>
        <w:rPr>
          <w:color w:val="3F7F5F"/>
          <w:sz w:val="18"/>
          <w:szCs w:val="18"/>
        </w:rPr>
        <w:t>http://reports.cybersource.com/reports/cmos/1.0</w:t>
      </w:r>
      <w:r w:rsidR="00C5387E">
        <w:rPr>
          <w:color w:val="3F7F5F"/>
          <w:sz w:val="18"/>
          <w:szCs w:val="18"/>
        </w:rPr>
        <w:t>”</w:t>
      </w:r>
      <w:r>
        <w:rPr>
          <w:color w:val="3F7F5F"/>
          <w:sz w:val="18"/>
          <w:szCs w:val="18"/>
        </w:rPr>
        <w:t>&gt;</w:t>
      </w:r>
    </w:p>
    <w:p w14:paraId="1DFAB602" w14:textId="77777777" w:rsidR="003D49FF" w:rsidRDefault="003D49FF" w:rsidP="003D49FF">
      <w:pPr>
        <w:autoSpaceDE w:val="0"/>
        <w:autoSpaceDN w:val="0"/>
        <w:adjustRightInd w:val="0"/>
        <w:ind w:left="720"/>
        <w:rPr>
          <w:color w:val="3F7F5F"/>
          <w:sz w:val="18"/>
          <w:szCs w:val="18"/>
        </w:rPr>
      </w:pPr>
      <w:r>
        <w:rPr>
          <w:color w:val="3F7F5F"/>
          <w:sz w:val="18"/>
          <w:szCs w:val="18"/>
        </w:rPr>
        <w:t>&lt;Update MerchantReferenceNumber=</w:t>
      </w:r>
      <w:r w:rsidR="00C5387E">
        <w:rPr>
          <w:color w:val="3F7F5F"/>
          <w:sz w:val="18"/>
          <w:szCs w:val="18"/>
        </w:rPr>
        <w:t>”</w:t>
      </w:r>
      <w:r>
        <w:rPr>
          <w:color w:val="3F7F5F"/>
          <w:sz w:val="18"/>
          <w:szCs w:val="18"/>
        </w:rPr>
        <w:t>10679256010963322294714</w:t>
      </w:r>
      <w:r w:rsidR="00C5387E">
        <w:rPr>
          <w:color w:val="3F7F5F"/>
          <w:sz w:val="18"/>
          <w:szCs w:val="18"/>
        </w:rPr>
        <w:t>”</w:t>
      </w:r>
      <w:r>
        <w:rPr>
          <w:color w:val="3F7F5F"/>
          <w:sz w:val="18"/>
          <w:szCs w:val="18"/>
        </w:rPr>
        <w:t>RequestID=</w:t>
      </w:r>
      <w:r w:rsidR="00C5387E">
        <w:rPr>
          <w:color w:val="3F7F5F"/>
          <w:sz w:val="18"/>
          <w:szCs w:val="18"/>
        </w:rPr>
        <w:t>”</w:t>
      </w:r>
      <w:r>
        <w:rPr>
          <w:color w:val="3F7F5F"/>
          <w:sz w:val="18"/>
          <w:szCs w:val="18"/>
        </w:rPr>
        <w:t>1744185012770167904567</w:t>
      </w:r>
      <w:r w:rsidR="00C5387E">
        <w:rPr>
          <w:color w:val="3F7F5F"/>
          <w:sz w:val="18"/>
          <w:szCs w:val="18"/>
        </w:rPr>
        <w:t>”</w:t>
      </w:r>
      <w:r>
        <w:rPr>
          <w:color w:val="3F7F5F"/>
          <w:sz w:val="18"/>
          <w:szCs w:val="18"/>
        </w:rPr>
        <w:t>&gt;</w:t>
      </w:r>
    </w:p>
    <w:p w14:paraId="36252792" w14:textId="77777777" w:rsidR="003D49FF" w:rsidRDefault="003D49FF" w:rsidP="003D49FF">
      <w:pPr>
        <w:autoSpaceDE w:val="0"/>
        <w:autoSpaceDN w:val="0"/>
        <w:adjustRightInd w:val="0"/>
        <w:ind w:left="1440"/>
        <w:rPr>
          <w:color w:val="3F7F5F"/>
          <w:sz w:val="18"/>
          <w:szCs w:val="18"/>
        </w:rPr>
      </w:pPr>
      <w:r>
        <w:rPr>
          <w:color w:val="3F7F5F"/>
          <w:sz w:val="18"/>
          <w:szCs w:val="18"/>
        </w:rPr>
        <w:t>&lt;OriginalDecision&gt;REVIEW&lt;/OriginalDecision&gt;</w:t>
      </w:r>
    </w:p>
    <w:p w14:paraId="4A6BD265" w14:textId="77777777" w:rsidR="003D49FF" w:rsidRDefault="003D49FF" w:rsidP="003D49FF">
      <w:pPr>
        <w:autoSpaceDE w:val="0"/>
        <w:autoSpaceDN w:val="0"/>
        <w:adjustRightInd w:val="0"/>
        <w:ind w:left="1440"/>
        <w:rPr>
          <w:color w:val="3F7F5F"/>
          <w:sz w:val="18"/>
          <w:szCs w:val="18"/>
        </w:rPr>
      </w:pPr>
      <w:r>
        <w:rPr>
          <w:color w:val="3F7F5F"/>
          <w:sz w:val="18"/>
          <w:szCs w:val="18"/>
        </w:rPr>
        <w:t>&lt;NewDecision&gt;ACCEPT&lt;/NewDecision&gt;</w:t>
      </w:r>
    </w:p>
    <w:p w14:paraId="25735C09" w14:textId="77777777" w:rsidR="003D49FF" w:rsidRDefault="003D49FF" w:rsidP="003D49FF">
      <w:pPr>
        <w:autoSpaceDE w:val="0"/>
        <w:autoSpaceDN w:val="0"/>
        <w:adjustRightInd w:val="0"/>
        <w:ind w:left="1440"/>
        <w:rPr>
          <w:color w:val="3F7F5F"/>
          <w:sz w:val="18"/>
          <w:szCs w:val="18"/>
        </w:rPr>
      </w:pPr>
      <w:r>
        <w:rPr>
          <w:color w:val="3F7F5F"/>
          <w:sz w:val="18"/>
          <w:szCs w:val="18"/>
        </w:rPr>
        <w:t>&lt;Reviewer&gt;sample_reviewer&lt;/Reviewer&gt;</w:t>
      </w:r>
    </w:p>
    <w:p w14:paraId="559E9BF6" w14:textId="77777777" w:rsidR="003D49FF" w:rsidRDefault="003D49FF" w:rsidP="003D49FF">
      <w:pPr>
        <w:autoSpaceDE w:val="0"/>
        <w:autoSpaceDN w:val="0"/>
        <w:adjustRightInd w:val="0"/>
        <w:ind w:left="1440"/>
        <w:rPr>
          <w:color w:val="3F7F5F"/>
          <w:sz w:val="18"/>
          <w:szCs w:val="18"/>
        </w:rPr>
      </w:pPr>
      <w:r>
        <w:rPr>
          <w:color w:val="3F7F5F"/>
          <w:sz w:val="18"/>
          <w:szCs w:val="18"/>
        </w:rPr>
        <w:t>&lt;ReviewerComments&gt;sample_comment&lt;/ReviewerComments&gt;</w:t>
      </w:r>
    </w:p>
    <w:p w14:paraId="40D20C47" w14:textId="77777777" w:rsidR="003D49FF" w:rsidRDefault="003D49FF" w:rsidP="003D49FF">
      <w:pPr>
        <w:autoSpaceDE w:val="0"/>
        <w:autoSpaceDN w:val="0"/>
        <w:adjustRightInd w:val="0"/>
        <w:ind w:left="1440"/>
        <w:rPr>
          <w:color w:val="3F7F5F"/>
          <w:sz w:val="18"/>
          <w:szCs w:val="18"/>
        </w:rPr>
      </w:pPr>
      <w:r>
        <w:rPr>
          <w:color w:val="3F7F5F"/>
          <w:sz w:val="18"/>
          <w:szCs w:val="18"/>
        </w:rPr>
        <w:t>&lt;Queue&gt;sample_queue&lt;/Queue&gt;</w:t>
      </w:r>
    </w:p>
    <w:p w14:paraId="552DC673" w14:textId="77777777" w:rsidR="003D49FF" w:rsidRDefault="003D49FF" w:rsidP="003D49FF">
      <w:pPr>
        <w:autoSpaceDE w:val="0"/>
        <w:autoSpaceDN w:val="0"/>
        <w:adjustRightInd w:val="0"/>
        <w:ind w:left="1440"/>
        <w:rPr>
          <w:color w:val="3F7F5F"/>
          <w:sz w:val="18"/>
          <w:szCs w:val="18"/>
        </w:rPr>
      </w:pPr>
      <w:r>
        <w:rPr>
          <w:color w:val="3F7F5F"/>
          <w:sz w:val="18"/>
          <w:szCs w:val="18"/>
        </w:rPr>
        <w:t>&lt;Profile&gt;test&lt;/Profile&gt;</w:t>
      </w:r>
    </w:p>
    <w:p w14:paraId="58230EA1" w14:textId="77777777" w:rsidR="003D49FF" w:rsidRDefault="003D49FF" w:rsidP="003D49FF">
      <w:pPr>
        <w:autoSpaceDE w:val="0"/>
        <w:autoSpaceDN w:val="0"/>
        <w:adjustRightInd w:val="0"/>
        <w:ind w:left="1440"/>
        <w:rPr>
          <w:color w:val="3F7F5F"/>
          <w:sz w:val="18"/>
          <w:szCs w:val="18"/>
        </w:rPr>
      </w:pPr>
      <w:r>
        <w:rPr>
          <w:color w:val="3F7F5F"/>
          <w:sz w:val="18"/>
          <w:szCs w:val="18"/>
        </w:rPr>
        <w:lastRenderedPageBreak/>
        <w:t>&lt;FollowonResult&gt;</w:t>
      </w:r>
    </w:p>
    <w:p w14:paraId="53F5230F" w14:textId="77777777" w:rsidR="003D49FF" w:rsidRDefault="003D49FF" w:rsidP="003D49FF">
      <w:pPr>
        <w:autoSpaceDE w:val="0"/>
        <w:autoSpaceDN w:val="0"/>
        <w:adjustRightInd w:val="0"/>
        <w:ind w:left="2160"/>
        <w:rPr>
          <w:color w:val="3F7F5F"/>
          <w:sz w:val="18"/>
          <w:szCs w:val="18"/>
        </w:rPr>
      </w:pPr>
      <w:r>
        <w:rPr>
          <w:color w:val="3F7F5F"/>
          <w:sz w:val="18"/>
          <w:szCs w:val="18"/>
        </w:rPr>
        <w:t>&lt;Status&gt;Success&lt;/Status&gt;</w:t>
      </w:r>
    </w:p>
    <w:p w14:paraId="7E4ED7DA" w14:textId="77777777" w:rsidR="003D49FF" w:rsidRDefault="003D49FF" w:rsidP="003D49FF">
      <w:pPr>
        <w:autoSpaceDE w:val="0"/>
        <w:autoSpaceDN w:val="0"/>
        <w:adjustRightInd w:val="0"/>
        <w:ind w:left="2160"/>
        <w:rPr>
          <w:color w:val="3F7F5F"/>
          <w:sz w:val="18"/>
          <w:szCs w:val="18"/>
        </w:rPr>
      </w:pPr>
      <w:r>
        <w:rPr>
          <w:color w:val="3F7F5F"/>
          <w:sz w:val="18"/>
          <w:szCs w:val="18"/>
        </w:rPr>
        <w:t>&lt;Application&gt;Credit%20Card%20Settlement&lt;/Application&gt;</w:t>
      </w:r>
    </w:p>
    <w:p w14:paraId="31BBCB7E" w14:textId="77777777" w:rsidR="003D49FF" w:rsidRDefault="003D49FF" w:rsidP="003D49FF">
      <w:pPr>
        <w:autoSpaceDE w:val="0"/>
        <w:autoSpaceDN w:val="0"/>
        <w:adjustRightInd w:val="0"/>
        <w:ind w:left="2160"/>
        <w:rPr>
          <w:color w:val="3F7F5F"/>
          <w:sz w:val="18"/>
          <w:szCs w:val="18"/>
        </w:rPr>
      </w:pPr>
      <w:r>
        <w:rPr>
          <w:color w:val="3F7F5F"/>
          <w:sz w:val="18"/>
          <w:szCs w:val="18"/>
        </w:rPr>
        <w:t>&lt;RequestID&gt;1744185012770167904567&lt;/RequestID&gt;</w:t>
      </w:r>
    </w:p>
    <w:p w14:paraId="0C7A8003" w14:textId="77777777" w:rsidR="003D49FF" w:rsidRDefault="003D49FF" w:rsidP="003D49FF">
      <w:pPr>
        <w:autoSpaceDE w:val="0"/>
        <w:autoSpaceDN w:val="0"/>
        <w:adjustRightInd w:val="0"/>
        <w:ind w:left="2160"/>
        <w:rPr>
          <w:color w:val="3F7F5F"/>
          <w:sz w:val="18"/>
          <w:szCs w:val="18"/>
        </w:rPr>
      </w:pPr>
      <w:r>
        <w:rPr>
          <w:color w:val="3F7F5F"/>
          <w:sz w:val="18"/>
          <w:szCs w:val="18"/>
        </w:rPr>
        <w:t>&lt;Decision&gt;Accept&lt;/Decision&gt;</w:t>
      </w:r>
    </w:p>
    <w:p w14:paraId="528DA165" w14:textId="77777777" w:rsidR="003D49FF" w:rsidRDefault="003D49FF" w:rsidP="003D49FF">
      <w:pPr>
        <w:autoSpaceDE w:val="0"/>
        <w:autoSpaceDN w:val="0"/>
        <w:adjustRightInd w:val="0"/>
        <w:ind w:left="2160"/>
        <w:rPr>
          <w:color w:val="3F7F5F"/>
          <w:sz w:val="18"/>
          <w:szCs w:val="18"/>
        </w:rPr>
      </w:pPr>
      <w:r>
        <w:rPr>
          <w:color w:val="3F7F5F"/>
          <w:sz w:val="18"/>
          <w:szCs w:val="18"/>
        </w:rPr>
        <w:t>&lt;ReasonCode&gt;100&lt;/ReasonCode&gt;</w:t>
      </w:r>
    </w:p>
    <w:p w14:paraId="1E758346" w14:textId="77777777" w:rsidR="003D49FF" w:rsidRDefault="003D49FF" w:rsidP="003D49FF">
      <w:pPr>
        <w:autoSpaceDE w:val="0"/>
        <w:autoSpaceDN w:val="0"/>
        <w:adjustRightInd w:val="0"/>
        <w:ind w:left="2160"/>
        <w:rPr>
          <w:color w:val="3F7F5F"/>
          <w:sz w:val="18"/>
          <w:szCs w:val="18"/>
        </w:rPr>
      </w:pPr>
      <w:r>
        <w:rPr>
          <w:color w:val="3F7F5F"/>
          <w:sz w:val="18"/>
          <w:szCs w:val="18"/>
        </w:rPr>
        <w:t>&lt;R</w:t>
      </w:r>
      <w:r w:rsidR="00C5387E">
        <w:rPr>
          <w:color w:val="3F7F5F"/>
          <w:sz w:val="18"/>
          <w:szCs w:val="18"/>
        </w:rPr>
        <w:t>c</w:t>
      </w:r>
      <w:r>
        <w:rPr>
          <w:color w:val="3F7F5F"/>
          <w:sz w:val="18"/>
          <w:szCs w:val="18"/>
        </w:rPr>
        <w:t>ode&gt;1&lt;/R</w:t>
      </w:r>
      <w:r w:rsidR="00C5387E">
        <w:rPr>
          <w:color w:val="3F7F5F"/>
          <w:sz w:val="18"/>
          <w:szCs w:val="18"/>
        </w:rPr>
        <w:t>c</w:t>
      </w:r>
      <w:r>
        <w:rPr>
          <w:color w:val="3F7F5F"/>
          <w:sz w:val="18"/>
          <w:szCs w:val="18"/>
        </w:rPr>
        <w:t>ode&gt;</w:t>
      </w:r>
    </w:p>
    <w:p w14:paraId="1D39D745" w14:textId="77777777" w:rsidR="003D49FF" w:rsidRDefault="003D49FF" w:rsidP="003D49FF">
      <w:pPr>
        <w:autoSpaceDE w:val="0"/>
        <w:autoSpaceDN w:val="0"/>
        <w:adjustRightInd w:val="0"/>
        <w:ind w:left="2160"/>
        <w:rPr>
          <w:color w:val="3F7F5F"/>
          <w:sz w:val="18"/>
          <w:szCs w:val="18"/>
        </w:rPr>
      </w:pPr>
      <w:r>
        <w:rPr>
          <w:color w:val="3F7F5F"/>
          <w:sz w:val="18"/>
          <w:szCs w:val="18"/>
        </w:rPr>
        <w:t>&lt;R</w:t>
      </w:r>
      <w:r w:rsidR="00C5387E">
        <w:rPr>
          <w:color w:val="3F7F5F"/>
          <w:sz w:val="18"/>
          <w:szCs w:val="18"/>
        </w:rPr>
        <w:t>f</w:t>
      </w:r>
      <w:r>
        <w:rPr>
          <w:color w:val="3F7F5F"/>
          <w:sz w:val="18"/>
          <w:szCs w:val="18"/>
        </w:rPr>
        <w:t>lag&gt;SOK&lt;/R</w:t>
      </w:r>
      <w:r w:rsidR="00C5387E">
        <w:rPr>
          <w:color w:val="3F7F5F"/>
          <w:sz w:val="18"/>
          <w:szCs w:val="18"/>
        </w:rPr>
        <w:t>f</w:t>
      </w:r>
      <w:r>
        <w:rPr>
          <w:color w:val="3F7F5F"/>
          <w:sz w:val="18"/>
          <w:szCs w:val="18"/>
        </w:rPr>
        <w:t>lag&gt;</w:t>
      </w:r>
    </w:p>
    <w:p w14:paraId="4F042671" w14:textId="77777777" w:rsidR="003D49FF" w:rsidRDefault="003D49FF" w:rsidP="003D49FF">
      <w:pPr>
        <w:autoSpaceDE w:val="0"/>
        <w:autoSpaceDN w:val="0"/>
        <w:adjustRightInd w:val="0"/>
        <w:ind w:left="2160"/>
        <w:rPr>
          <w:color w:val="3F7F5F"/>
          <w:sz w:val="18"/>
          <w:szCs w:val="18"/>
        </w:rPr>
      </w:pPr>
      <w:r>
        <w:rPr>
          <w:color w:val="3F7F5F"/>
          <w:sz w:val="18"/>
          <w:szCs w:val="18"/>
        </w:rPr>
        <w:t>&lt;RMsg&gt;Request%20was%20processed%20successfully</w:t>
      </w:r>
      <w:proofErr w:type="gramStart"/>
      <w:r>
        <w:rPr>
          <w:color w:val="3F7F5F"/>
          <w:sz w:val="18"/>
          <w:szCs w:val="18"/>
        </w:rPr>
        <w:t>.&lt;</w:t>
      </w:r>
      <w:proofErr w:type="gramEnd"/>
      <w:r>
        <w:rPr>
          <w:color w:val="3F7F5F"/>
          <w:sz w:val="18"/>
          <w:szCs w:val="18"/>
        </w:rPr>
        <w:t>/RMsg&gt;</w:t>
      </w:r>
    </w:p>
    <w:p w14:paraId="6D43959D" w14:textId="77777777" w:rsidR="003D49FF" w:rsidRDefault="003D49FF" w:rsidP="003D49FF">
      <w:pPr>
        <w:autoSpaceDE w:val="0"/>
        <w:autoSpaceDN w:val="0"/>
        <w:adjustRightInd w:val="0"/>
        <w:ind w:left="1440"/>
        <w:rPr>
          <w:color w:val="3F7F5F"/>
          <w:sz w:val="18"/>
          <w:szCs w:val="18"/>
        </w:rPr>
      </w:pPr>
      <w:r>
        <w:rPr>
          <w:color w:val="3F7F5F"/>
          <w:sz w:val="18"/>
          <w:szCs w:val="18"/>
        </w:rPr>
        <w:t>&lt;/FollowonResult&gt;</w:t>
      </w:r>
    </w:p>
    <w:p w14:paraId="54CF9CB3" w14:textId="77777777" w:rsidR="003D49FF" w:rsidRDefault="003D49FF" w:rsidP="003D49FF">
      <w:pPr>
        <w:autoSpaceDE w:val="0"/>
        <w:autoSpaceDN w:val="0"/>
        <w:adjustRightInd w:val="0"/>
        <w:ind w:left="720"/>
        <w:rPr>
          <w:color w:val="3F7F5F"/>
          <w:sz w:val="18"/>
          <w:szCs w:val="18"/>
        </w:rPr>
      </w:pPr>
      <w:r>
        <w:rPr>
          <w:color w:val="3F7F5F"/>
          <w:sz w:val="18"/>
          <w:szCs w:val="18"/>
        </w:rPr>
        <w:t>&lt;/Update&gt;</w:t>
      </w:r>
    </w:p>
    <w:p w14:paraId="3BBB51D3" w14:textId="77777777" w:rsidR="003D49FF" w:rsidRDefault="003D49FF" w:rsidP="003D49FF">
      <w:pPr>
        <w:autoSpaceDE w:val="0"/>
        <w:autoSpaceDN w:val="0"/>
        <w:adjustRightInd w:val="0"/>
        <w:rPr>
          <w:color w:val="3F7F5F"/>
          <w:sz w:val="18"/>
          <w:szCs w:val="18"/>
        </w:rPr>
      </w:pPr>
      <w:r>
        <w:rPr>
          <w:color w:val="3F7F5F"/>
          <w:sz w:val="18"/>
          <w:szCs w:val="18"/>
        </w:rPr>
        <w:t>&lt;/CaseManagementOrderStatus&gt;</w:t>
      </w:r>
    </w:p>
    <w:p w14:paraId="1C3EDA7B" w14:textId="77777777" w:rsidR="0043405C" w:rsidRDefault="0043405C" w:rsidP="003D49FF">
      <w:pPr>
        <w:autoSpaceDE w:val="0"/>
        <w:autoSpaceDN w:val="0"/>
        <w:adjustRightInd w:val="0"/>
        <w:rPr>
          <w:color w:val="3F7F5F"/>
          <w:sz w:val="18"/>
          <w:szCs w:val="18"/>
        </w:rPr>
      </w:pPr>
    </w:p>
    <w:p w14:paraId="32505775" w14:textId="77777777" w:rsidR="0043405C" w:rsidRPr="00EF13B0" w:rsidRDefault="0043405C" w:rsidP="0043405C">
      <w:pPr>
        <w:pStyle w:val="Heading3"/>
      </w:pPr>
      <w:bookmarkStart w:id="22" w:name="_Toc368651126"/>
      <w:bookmarkStart w:id="23" w:name="_Toc391039041"/>
      <w:r w:rsidRPr="00EF13B0">
        <w:t>Payment Tokenization</w:t>
      </w:r>
      <w:bookmarkEnd w:id="22"/>
      <w:bookmarkEnd w:id="23"/>
    </w:p>
    <w:p w14:paraId="4F37F4E0" w14:textId="77777777" w:rsidR="0043405C" w:rsidRPr="00EF13B0" w:rsidRDefault="0043405C" w:rsidP="009D2C87">
      <w:pPr>
        <w:pStyle w:val="BodyText"/>
      </w:pPr>
      <w:r w:rsidRPr="00EF13B0">
        <w:t>Tokenization is the replacement of sensitive data with a unique identifier that cannot be mathematically reversed. In your environment, tokens take the place of sensitive credit card data. Typically, the token will retain the last four digits of the card as a means of accurately matching the token to the payment card owner. The remaining numbers are generated using proprietary tokenization algorithms.</w:t>
      </w:r>
    </w:p>
    <w:p w14:paraId="30BA1941" w14:textId="77777777" w:rsidR="0043405C" w:rsidRPr="00EF13B0" w:rsidRDefault="0043405C" w:rsidP="009D2C87">
      <w:pPr>
        <w:pStyle w:val="BodyText"/>
      </w:pPr>
      <w:r w:rsidRPr="00EF13B0">
        <w:t>How It Works</w:t>
      </w:r>
    </w:p>
    <w:p w14:paraId="6E67B152" w14:textId="77777777" w:rsidR="0043405C" w:rsidRPr="00EF13B0" w:rsidRDefault="0043405C" w:rsidP="00B6458B">
      <w:pPr>
        <w:pStyle w:val="Listenabsatz"/>
        <w:numPr>
          <w:ilvl w:val="0"/>
          <w:numId w:val="18"/>
        </w:numPr>
        <w:shd w:val="clear" w:color="auto" w:fill="FFFFFF"/>
        <w:spacing w:line="255" w:lineRule="atLeast"/>
        <w:rPr>
          <w:rFonts w:cs="Arial"/>
          <w:color w:val="000000"/>
        </w:rPr>
      </w:pPr>
      <w:r w:rsidRPr="00EF13B0">
        <w:rPr>
          <w:rFonts w:cs="Arial"/>
          <w:color w:val="000000"/>
        </w:rPr>
        <w:t xml:space="preserve">To make a purchase on your website, the customer will enter their payment card information into the designated payment fields on the order page. </w:t>
      </w:r>
      <w:proofErr w:type="gramStart"/>
      <w:r w:rsidRPr="00EF13B0">
        <w:rPr>
          <w:rFonts w:cs="Arial"/>
          <w:color w:val="000000"/>
        </w:rPr>
        <w:t xml:space="preserve">These payment fields will be hosted by CyberSource using </w:t>
      </w:r>
      <w:hyperlink r:id="rId18" w:history="1">
        <w:r w:rsidRPr="00EF13B0">
          <w:rPr>
            <w:rFonts w:cs="Arial"/>
            <w:color w:val="000000"/>
          </w:rPr>
          <w:t>Hosted Payment Acceptance</w:t>
        </w:r>
        <w:proofErr w:type="gramEnd"/>
      </w:hyperlink>
      <w:r w:rsidRPr="00EF13B0">
        <w:rPr>
          <w:rFonts w:cs="Arial"/>
          <w:color w:val="000000"/>
        </w:rPr>
        <w:t xml:space="preserve">. When the customer hits the </w:t>
      </w:r>
      <w:r w:rsidR="00C5387E">
        <w:rPr>
          <w:rFonts w:cs="Arial"/>
          <w:color w:val="000000"/>
        </w:rPr>
        <w:t>‘</w:t>
      </w:r>
      <w:r w:rsidRPr="00EF13B0">
        <w:rPr>
          <w:rFonts w:cs="Arial"/>
          <w:color w:val="000000"/>
        </w:rPr>
        <w:t>submit</w:t>
      </w:r>
      <w:r w:rsidR="00C5387E">
        <w:rPr>
          <w:rFonts w:cs="Arial"/>
          <w:color w:val="000000"/>
        </w:rPr>
        <w:t>’</w:t>
      </w:r>
      <w:r w:rsidRPr="00EF13B0">
        <w:rPr>
          <w:rFonts w:cs="Arial"/>
          <w:color w:val="000000"/>
        </w:rPr>
        <w:t xml:space="preserve"> button, the data is immediately encrypted and transmitted directly to CyberSource for storing, processing, and token generation. The payment data never enters your environment.</w:t>
      </w:r>
    </w:p>
    <w:p w14:paraId="1B0A8769" w14:textId="77777777" w:rsidR="0043405C" w:rsidRPr="00EF13B0" w:rsidRDefault="0043405C" w:rsidP="00B6458B">
      <w:pPr>
        <w:pStyle w:val="Listenabsatz"/>
        <w:numPr>
          <w:ilvl w:val="0"/>
          <w:numId w:val="18"/>
        </w:numPr>
        <w:shd w:val="clear" w:color="auto" w:fill="FFFFFF"/>
        <w:spacing w:line="255" w:lineRule="atLeast"/>
        <w:rPr>
          <w:rFonts w:cs="Arial"/>
          <w:color w:val="000000"/>
        </w:rPr>
      </w:pPr>
      <w:r w:rsidRPr="00EF13B0">
        <w:rPr>
          <w:rFonts w:cs="Arial"/>
          <w:color w:val="000000"/>
        </w:rPr>
        <w:t>The encrypted primary account number (PAN) is decrypted when it enters CyberSource</w:t>
      </w:r>
      <w:r w:rsidR="00C5387E">
        <w:rPr>
          <w:rFonts w:cs="Arial"/>
          <w:color w:val="000000"/>
        </w:rPr>
        <w:t>’</w:t>
      </w:r>
      <w:r w:rsidRPr="00EF13B0">
        <w:rPr>
          <w:rFonts w:cs="Arial"/>
          <w:color w:val="000000"/>
        </w:rPr>
        <w:t>s Level 1, PCI-compliant data vault, where it is securely stored. The payment data is then passed on to the processing channel (bank) and returned to CyberSource with an accepted or denied result.</w:t>
      </w:r>
    </w:p>
    <w:p w14:paraId="7DF97AEB" w14:textId="77777777" w:rsidR="0043405C" w:rsidRPr="00EF13B0" w:rsidRDefault="0043405C" w:rsidP="00B6458B">
      <w:pPr>
        <w:pStyle w:val="Listenabsatz"/>
        <w:numPr>
          <w:ilvl w:val="0"/>
          <w:numId w:val="18"/>
        </w:numPr>
        <w:shd w:val="clear" w:color="auto" w:fill="FFFFFF"/>
        <w:spacing w:line="255" w:lineRule="atLeast"/>
        <w:rPr>
          <w:sz w:val="20"/>
          <w:szCs w:val="20"/>
        </w:rPr>
      </w:pPr>
      <w:r w:rsidRPr="00EF13B0">
        <w:rPr>
          <w:rFonts w:cs="Arial"/>
          <w:color w:val="000000"/>
        </w:rPr>
        <w:t xml:space="preserve">CyberSource returns the result to you but substitutes the PAN data with a uniquely generated token. You store the token in your database of record system (such as ERP system) for future transactions or chargeback resolution on that account. Customer service representatives can easily verify </w:t>
      </w:r>
      <w:proofErr w:type="gramStart"/>
      <w:r w:rsidRPr="00EF13B0">
        <w:rPr>
          <w:rFonts w:cs="Arial"/>
          <w:color w:val="000000"/>
        </w:rPr>
        <w:t>customers</w:t>
      </w:r>
      <w:proofErr w:type="gramEnd"/>
      <w:r w:rsidRPr="00EF13B0">
        <w:rPr>
          <w:rFonts w:cs="Arial"/>
          <w:color w:val="000000"/>
        </w:rPr>
        <w:t xml:space="preserve"> as the custom token will retain the last four digits of the original PAN.</w:t>
      </w:r>
    </w:p>
    <w:p w14:paraId="66ED76EA" w14:textId="77777777" w:rsidR="00B40DB4" w:rsidRPr="00EF13B0" w:rsidRDefault="00B40DB4" w:rsidP="00B40DB4">
      <w:pPr>
        <w:pStyle w:val="Heading3"/>
      </w:pPr>
      <w:bookmarkStart w:id="24" w:name="_Toc368651127"/>
      <w:bookmarkStart w:id="25" w:name="_Toc391039042"/>
      <w:r w:rsidRPr="00EF13B0">
        <w:t>Payer Authentication</w:t>
      </w:r>
      <w:bookmarkEnd w:id="24"/>
      <w:bookmarkEnd w:id="25"/>
    </w:p>
    <w:p w14:paraId="3EF7DE6D" w14:textId="77777777" w:rsidR="00B40DB4" w:rsidRPr="00EF13B0" w:rsidRDefault="00B40DB4" w:rsidP="009D2C87">
      <w:pPr>
        <w:pStyle w:val="BodyText"/>
      </w:pPr>
      <w:r w:rsidRPr="00EF13B0">
        <w:t xml:space="preserve">CyberSource Payer Authentication services enable you to add support to your web store for card authentication services, including Visa Verified by VisaSM, MasterCard® and Maestro® SecureCode™ (UK Domestic and international), American Express SafeKeySM, and JCB J/Secure™. </w:t>
      </w:r>
    </w:p>
    <w:p w14:paraId="461CD942" w14:textId="77777777" w:rsidR="00B40DB4" w:rsidRPr="00EF13B0" w:rsidRDefault="00B40DB4" w:rsidP="009D2C87">
      <w:pPr>
        <w:pStyle w:val="BodyText"/>
      </w:pPr>
      <w:r w:rsidRPr="00EF13B0">
        <w:t xml:space="preserve">These card authentication services deter unauthorized card use and protect you from fraudulent chargeback activity referred to as </w:t>
      </w:r>
      <w:r w:rsidRPr="00EF13B0">
        <w:rPr>
          <w:i/>
        </w:rPr>
        <w:t>liability shift</w:t>
      </w:r>
      <w:r w:rsidRPr="00EF13B0">
        <w:t>.</w:t>
      </w:r>
    </w:p>
    <w:p w14:paraId="5BC794C3" w14:textId="77777777" w:rsidR="00B40DB4" w:rsidRPr="00EF13B0" w:rsidRDefault="00B40DB4" w:rsidP="009D2C87">
      <w:pPr>
        <w:pStyle w:val="BodyText"/>
      </w:pPr>
      <w:r w:rsidRPr="00EF13B0">
        <w:t>How It Works</w:t>
      </w:r>
    </w:p>
    <w:p w14:paraId="12A2EA3D" w14:textId="77777777" w:rsidR="00C9231F" w:rsidRPr="00EF13B0" w:rsidRDefault="00C9231F" w:rsidP="00C9231F">
      <w:pPr>
        <w:pStyle w:val="Listenabsatz"/>
        <w:shd w:val="clear" w:color="auto" w:fill="FFFFFF"/>
        <w:spacing w:line="255" w:lineRule="atLeast"/>
        <w:ind w:left="0"/>
        <w:rPr>
          <w:rFonts w:cs="Arial"/>
          <w:color w:val="000000"/>
        </w:rPr>
      </w:pPr>
      <w:r w:rsidRPr="00EF13B0">
        <w:rPr>
          <w:rFonts w:cs="Arial"/>
          <w:color w:val="000000"/>
        </w:rPr>
        <w:t>Payer Authentication provides the following services:</w:t>
      </w:r>
    </w:p>
    <w:p w14:paraId="0F00E122" w14:textId="77777777" w:rsidR="00B40DB4" w:rsidRPr="00EF13B0" w:rsidRDefault="00C9231F" w:rsidP="00B6458B">
      <w:pPr>
        <w:pStyle w:val="Listenabsatz"/>
        <w:numPr>
          <w:ilvl w:val="1"/>
          <w:numId w:val="18"/>
        </w:numPr>
        <w:shd w:val="clear" w:color="auto" w:fill="FFFFFF"/>
        <w:spacing w:line="255" w:lineRule="atLeast"/>
        <w:rPr>
          <w:rFonts w:cs="Arial"/>
          <w:color w:val="000000"/>
        </w:rPr>
      </w:pPr>
      <w:r w:rsidRPr="00EF13B0">
        <w:rPr>
          <w:rFonts w:ascii="Arial" w:eastAsia="Times New Roman" w:hAnsi="Arial" w:cs="Arial"/>
          <w:b/>
          <w:sz w:val="20"/>
          <w:szCs w:val="20"/>
        </w:rPr>
        <w:t>Check Enrollment</w:t>
      </w:r>
      <w:r w:rsidRPr="00EF13B0">
        <w:rPr>
          <w:rFonts w:ascii="Arial" w:eastAsia="Times New Roman" w:hAnsi="Arial" w:cs="Arial"/>
          <w:sz w:val="20"/>
          <w:szCs w:val="20"/>
        </w:rPr>
        <w:t>: Determines whether the customer is enrolled in one of the card authentication programs.</w:t>
      </w:r>
    </w:p>
    <w:p w14:paraId="2FC986F5" w14:textId="77777777" w:rsidR="00B40DB4" w:rsidRPr="00EF13B0" w:rsidRDefault="00C9231F" w:rsidP="00B6458B">
      <w:pPr>
        <w:pStyle w:val="Listenabsatz"/>
        <w:numPr>
          <w:ilvl w:val="1"/>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b/>
          <w:sz w:val="20"/>
          <w:szCs w:val="20"/>
        </w:rPr>
        <w:lastRenderedPageBreak/>
        <w:t>Validate Authentication</w:t>
      </w:r>
      <w:r w:rsidRPr="00EF13B0">
        <w:rPr>
          <w:rFonts w:ascii="Arial" w:eastAsia="Times New Roman" w:hAnsi="Arial" w:cs="Arial"/>
          <w:sz w:val="20"/>
          <w:szCs w:val="20"/>
        </w:rPr>
        <w:t>: Ensures that the authentication that you receive from the issuing bank is valid.</w:t>
      </w:r>
    </w:p>
    <w:p w14:paraId="614B21EB" w14:textId="77777777" w:rsidR="00C9231F" w:rsidRPr="00EF13B0" w:rsidRDefault="00C9231F" w:rsidP="00C9231F">
      <w:pPr>
        <w:pStyle w:val="Listenabsatz"/>
        <w:shd w:val="clear" w:color="auto" w:fill="FFFFFF"/>
        <w:spacing w:line="255" w:lineRule="atLeast"/>
        <w:ind w:left="1080"/>
        <w:rPr>
          <w:rFonts w:ascii="Arial" w:eastAsia="Times New Roman" w:hAnsi="Arial" w:cs="Arial"/>
          <w:sz w:val="20"/>
          <w:szCs w:val="20"/>
        </w:rPr>
      </w:pPr>
      <w:r w:rsidRPr="00EF13B0">
        <w:rPr>
          <w:rFonts w:ascii="Arial" w:eastAsia="Times New Roman" w:hAnsi="Arial" w:cs="Arial"/>
          <w:noProof/>
          <w:sz w:val="20"/>
          <w:szCs w:val="20"/>
        </w:rPr>
        <w:drawing>
          <wp:inline distT="0" distB="0" distL="0" distR="0" wp14:anchorId="4460A5CD" wp14:editId="4AC59345">
            <wp:extent cx="5327650" cy="2846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27650" cy="2846705"/>
                    </a:xfrm>
                    <a:prstGeom prst="rect">
                      <a:avLst/>
                    </a:prstGeom>
                    <a:noFill/>
                    <a:ln>
                      <a:noFill/>
                    </a:ln>
                  </pic:spPr>
                </pic:pic>
              </a:graphicData>
            </a:graphic>
          </wp:inline>
        </w:drawing>
      </w:r>
    </w:p>
    <w:p w14:paraId="1A612810" w14:textId="77777777" w:rsidR="00C9231F" w:rsidRPr="00EF13B0" w:rsidRDefault="00C9231F" w:rsidP="00C9231F">
      <w:pPr>
        <w:pStyle w:val="Listenabsatz"/>
        <w:shd w:val="clear" w:color="auto" w:fill="FFFFFF"/>
        <w:spacing w:line="255" w:lineRule="atLeast"/>
        <w:ind w:left="0"/>
        <w:rPr>
          <w:rFonts w:cs="Arial"/>
          <w:color w:val="000000"/>
        </w:rPr>
      </w:pPr>
      <w:r w:rsidRPr="00EF13B0">
        <w:rPr>
          <w:rFonts w:cs="Arial"/>
          <w:color w:val="000000"/>
        </w:rPr>
        <w:t>The Check Enrollment service determines whether the customer is enrolled in one of the</w:t>
      </w:r>
    </w:p>
    <w:p w14:paraId="1C4AB2AD" w14:textId="77777777" w:rsidR="00C9231F" w:rsidRPr="00EF13B0" w:rsidRDefault="00C9231F" w:rsidP="00C9231F">
      <w:pPr>
        <w:pStyle w:val="Listenabsatz"/>
        <w:shd w:val="clear" w:color="auto" w:fill="FFFFFF"/>
        <w:spacing w:line="255" w:lineRule="atLeast"/>
        <w:ind w:left="0"/>
        <w:rPr>
          <w:rFonts w:cs="Arial"/>
          <w:color w:val="000000"/>
        </w:rPr>
      </w:pPr>
      <w:r w:rsidRPr="00EF13B0">
        <w:rPr>
          <w:rFonts w:cs="Arial"/>
          <w:color w:val="000000"/>
        </w:rPr>
        <w:t>Card authentication services:</w:t>
      </w:r>
    </w:p>
    <w:p w14:paraId="78B5478C" w14:textId="77777777" w:rsidR="00C9231F" w:rsidRPr="00EF13B0" w:rsidRDefault="00C9231F" w:rsidP="00B6458B">
      <w:pPr>
        <w:pStyle w:val="Listenabsatz"/>
        <w:numPr>
          <w:ilvl w:val="0"/>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b/>
          <w:sz w:val="20"/>
          <w:szCs w:val="20"/>
        </w:rPr>
        <w:t>No</w:t>
      </w:r>
      <w:r w:rsidRPr="00EF13B0">
        <w:rPr>
          <w:rFonts w:ascii="Arial" w:eastAsia="Times New Roman" w:hAnsi="Arial" w:cs="Arial"/>
          <w:sz w:val="20"/>
          <w:szCs w:val="20"/>
        </w:rPr>
        <w:t>: If the card is not enrolled, you can process the authorization immediately.</w:t>
      </w:r>
    </w:p>
    <w:p w14:paraId="5D86C89C" w14:textId="77777777" w:rsidR="00C9231F" w:rsidRPr="00EF13B0" w:rsidRDefault="00C9231F" w:rsidP="00B6458B">
      <w:pPr>
        <w:pStyle w:val="Listenabsatz"/>
        <w:numPr>
          <w:ilvl w:val="0"/>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b/>
          <w:bCs/>
          <w:color w:val="000000"/>
          <w:sz w:val="20"/>
          <w:szCs w:val="20"/>
        </w:rPr>
        <w:t>Yes</w:t>
      </w:r>
      <w:r w:rsidRPr="00EF13B0">
        <w:rPr>
          <w:rFonts w:ascii="Arial" w:eastAsia="Times New Roman" w:hAnsi="Arial" w:cs="Arial"/>
          <w:sz w:val="20"/>
          <w:szCs w:val="20"/>
        </w:rPr>
        <w:t>: If the card is enrolled, the customer’s browser displays a window where the customer can enter the password associated with the card. This is how the customer authenticates their card with the issuing bank.</w:t>
      </w:r>
    </w:p>
    <w:p w14:paraId="16CAE12A" w14:textId="77777777" w:rsidR="00C9231F" w:rsidRPr="00EF13B0" w:rsidRDefault="00C9231F" w:rsidP="00B6458B">
      <w:pPr>
        <w:pStyle w:val="Listenabsatz"/>
        <w:numPr>
          <w:ilvl w:val="0"/>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sz w:val="20"/>
          <w:szCs w:val="20"/>
        </w:rPr>
        <w:t>If the password matches the password stored by the bank, you need to verify that the information is valid with the Validate Authentication service. If the identity of the sender is verified, you can process the payment with the Card Authorization service.</w:t>
      </w:r>
    </w:p>
    <w:p w14:paraId="002CCF98" w14:textId="77777777" w:rsidR="004F2F73" w:rsidRPr="004F2F73" w:rsidRDefault="00C9231F" w:rsidP="00B6458B">
      <w:pPr>
        <w:pStyle w:val="Listenabsatz"/>
        <w:numPr>
          <w:ilvl w:val="0"/>
          <w:numId w:val="18"/>
        </w:numPr>
        <w:shd w:val="clear" w:color="auto" w:fill="FFFFFF"/>
        <w:autoSpaceDE w:val="0"/>
        <w:autoSpaceDN w:val="0"/>
        <w:adjustRightInd w:val="0"/>
        <w:spacing w:line="255" w:lineRule="atLeast"/>
      </w:pPr>
      <w:r w:rsidRPr="00EF13B0">
        <w:rPr>
          <w:rFonts w:ascii="Arial" w:eastAsia="Times New Roman" w:hAnsi="Arial" w:cs="Arial"/>
          <w:sz w:val="20"/>
          <w:szCs w:val="20"/>
        </w:rPr>
        <w:t>If the password does not match the password stored by the bank, the customermay be fraudulent. You must refuse the card and can request another form ofpayment.</w:t>
      </w:r>
    </w:p>
    <w:p w14:paraId="5224AAB2" w14:textId="77777777" w:rsidR="004F2F73" w:rsidRPr="00EF13B0" w:rsidRDefault="0082358A" w:rsidP="004F2F73">
      <w:pPr>
        <w:pStyle w:val="Heading3"/>
      </w:pPr>
      <w:bookmarkStart w:id="26" w:name="_Toc368651128"/>
      <w:bookmarkStart w:id="27" w:name="_Toc391039043"/>
      <w:r>
        <w:t>Full Authorization Reversal</w:t>
      </w:r>
      <w:bookmarkEnd w:id="26"/>
      <w:bookmarkEnd w:id="27"/>
    </w:p>
    <w:p w14:paraId="63B55C82" w14:textId="77777777" w:rsidR="00F31F4B" w:rsidRDefault="00183EB8" w:rsidP="009D2C87">
      <w:pPr>
        <w:pStyle w:val="BodyText"/>
      </w:pPr>
      <w:r w:rsidRPr="00183EB8">
        <w:t xml:space="preserve">A full authorization reversal is a follow-on transaction that uses the request ID returnedfrom a previousauthorization. </w:t>
      </w:r>
      <w:proofErr w:type="gramStart"/>
      <w:r w:rsidRPr="00183EB8">
        <w:t>The request IDlinks the full authorization reversal to theauth</w:t>
      </w:r>
      <w:r>
        <w:t>orization.</w:t>
      </w:r>
      <w:proofErr w:type="gramEnd"/>
      <w:r>
        <w:t xml:space="preserve"> CyberSource uses the </w:t>
      </w:r>
      <w:r w:rsidRPr="00183EB8">
        <w:t xml:space="preserve">request ID to look up the customer’s billing andaccount information from the original authorization, which means </w:t>
      </w:r>
      <w:r>
        <w:t>merchant is</w:t>
      </w:r>
      <w:r w:rsidRPr="00183EB8">
        <w:t xml:space="preserve"> not required toinclude those fields in full authorization reversal request</w:t>
      </w:r>
      <w:r w:rsidR="000237C9">
        <w:t>.</w:t>
      </w:r>
    </w:p>
    <w:p w14:paraId="3FAADA64" w14:textId="77777777" w:rsidR="00372355" w:rsidRDefault="00372355" w:rsidP="009D2C87">
      <w:pPr>
        <w:pStyle w:val="BodyText"/>
      </w:pPr>
    </w:p>
    <w:p w14:paraId="18890F23" w14:textId="77777777" w:rsidR="00372355" w:rsidRDefault="00372355" w:rsidP="009D2C87">
      <w:pPr>
        <w:pStyle w:val="BodyText"/>
      </w:pPr>
    </w:p>
    <w:p w14:paraId="5D167F44" w14:textId="77777777" w:rsidR="00372355" w:rsidRDefault="00372355" w:rsidP="009D2C87">
      <w:pPr>
        <w:pStyle w:val="BodyText"/>
      </w:pPr>
    </w:p>
    <w:p w14:paraId="431D2D78" w14:textId="77777777" w:rsidR="00372355" w:rsidRDefault="00372355" w:rsidP="009D2C87">
      <w:pPr>
        <w:pStyle w:val="BodyText"/>
      </w:pPr>
    </w:p>
    <w:p w14:paraId="51661F4C" w14:textId="77777777" w:rsidR="00372355" w:rsidRDefault="00372355" w:rsidP="009D2C87">
      <w:pPr>
        <w:pStyle w:val="BodyText"/>
      </w:pPr>
    </w:p>
    <w:p w14:paraId="55CB841E" w14:textId="77777777" w:rsidR="00372355" w:rsidRDefault="00372355" w:rsidP="00372355">
      <w:pPr>
        <w:pStyle w:val="Heading3"/>
      </w:pPr>
      <w:bookmarkStart w:id="28" w:name="_Toc368651129"/>
      <w:bookmarkStart w:id="29" w:name="_Toc391039044"/>
      <w:r>
        <w:t>V.me by Visa</w:t>
      </w:r>
      <w:bookmarkEnd w:id="28"/>
      <w:bookmarkEnd w:id="29"/>
    </w:p>
    <w:p w14:paraId="7B98671C" w14:textId="77777777" w:rsidR="00AB584C" w:rsidRPr="00AB584C" w:rsidRDefault="00AB584C" w:rsidP="009D2C87">
      <w:pPr>
        <w:pStyle w:val="BodyText"/>
      </w:pPr>
    </w:p>
    <w:p w14:paraId="20B892D0" w14:textId="77777777" w:rsidR="00372355" w:rsidRDefault="00AB584C" w:rsidP="009D2C87">
      <w:pPr>
        <w:pStyle w:val="BodyText"/>
      </w:pPr>
      <w:r w:rsidRPr="007A08ED">
        <w:lastRenderedPageBreak/>
        <w:t>V.me by Visa cartridge for Demandware provides integration of Demandware merchant site with V.me Payment method.</w:t>
      </w:r>
    </w:p>
    <w:p w14:paraId="63E4EFEE" w14:textId="77777777" w:rsidR="00643320" w:rsidRPr="00080845" w:rsidRDefault="00643320" w:rsidP="009D2C87">
      <w:pPr>
        <w:pStyle w:val="BodyText"/>
        <w:rPr>
          <w:rFonts w:cs="Arial"/>
          <w:color w:val="000000"/>
        </w:rPr>
      </w:pPr>
      <w:r>
        <w:t>CyberSource V.me Transaction Flow</w:t>
      </w:r>
    </w:p>
    <w:p w14:paraId="60D56A68" w14:textId="77777777" w:rsidR="00643320" w:rsidRDefault="00643320" w:rsidP="009D2C87">
      <w:pPr>
        <w:pStyle w:val="BodyText"/>
        <w:rPr>
          <w:rFonts w:cs="Arial"/>
          <w:color w:val="000000"/>
        </w:rPr>
      </w:pPr>
      <w:r>
        <w:rPr>
          <w:noProof/>
        </w:rPr>
        <w:drawing>
          <wp:inline distT="0" distB="0" distL="0" distR="0" wp14:anchorId="18AFAA31" wp14:editId="2620D166">
            <wp:extent cx="6012815" cy="2639695"/>
            <wp:effectExtent l="19050" t="19050" r="6985"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12815" cy="2639695"/>
                    </a:xfrm>
                    <a:prstGeom prst="rect">
                      <a:avLst/>
                    </a:prstGeom>
                    <a:noFill/>
                    <a:ln>
                      <a:solidFill>
                        <a:schemeClr val="accent1"/>
                      </a:solidFill>
                    </a:ln>
                  </pic:spPr>
                </pic:pic>
              </a:graphicData>
            </a:graphic>
          </wp:inline>
        </w:drawing>
      </w:r>
    </w:p>
    <w:p w14:paraId="765FF5AA" w14:textId="77777777" w:rsidR="00643320" w:rsidRPr="00F76E01" w:rsidRDefault="00643320" w:rsidP="00643320">
      <w:pPr>
        <w:autoSpaceDE w:val="0"/>
        <w:autoSpaceDN w:val="0"/>
        <w:adjustRightInd w:val="0"/>
        <w:ind w:left="720"/>
        <w:rPr>
          <w:rFonts w:ascii="Times New Roman" w:hAnsi="Times New Roman" w:cs="Times New Roman"/>
        </w:rPr>
      </w:pPr>
      <w:r w:rsidRPr="00F76E01">
        <w:rPr>
          <w:rFonts w:ascii="Times New Roman" w:hAnsi="Times New Roman" w:cs="Times New Roman"/>
          <w:b/>
        </w:rPr>
        <w:t>Step 1 :</w:t>
      </w:r>
      <w:r w:rsidRPr="00F76E01">
        <w:rPr>
          <w:rFonts w:ascii="Times New Roman" w:hAnsi="Times New Roman" w:cs="Times New Roman"/>
        </w:rPr>
        <w:t>Initiate Payment service request and reply—retrieves the apikey field and the signature</w:t>
      </w:r>
    </w:p>
    <w:p w14:paraId="5A606B73" w14:textId="77777777" w:rsidR="00643320" w:rsidRPr="00F76E01" w:rsidRDefault="00643320" w:rsidP="00643320">
      <w:pPr>
        <w:autoSpaceDE w:val="0"/>
        <w:autoSpaceDN w:val="0"/>
        <w:adjustRightInd w:val="0"/>
        <w:ind w:left="720"/>
        <w:rPr>
          <w:rFonts w:ascii="Times New Roman" w:hAnsi="Times New Roman" w:cs="Times New Roman"/>
        </w:rPr>
      </w:pPr>
      <w:r w:rsidRPr="00F76E01">
        <w:rPr>
          <w:rFonts w:ascii="Times New Roman" w:hAnsi="Times New Roman" w:cs="Times New Roman"/>
        </w:rPr>
        <w:t>(</w:t>
      </w:r>
      <w:proofErr w:type="gramStart"/>
      <w:r w:rsidRPr="00F76E01">
        <w:rPr>
          <w:rFonts w:ascii="Times New Roman" w:hAnsi="Times New Roman" w:cs="Times New Roman"/>
        </w:rPr>
        <w:t>token</w:t>
      </w:r>
      <w:proofErr w:type="gramEnd"/>
      <w:r w:rsidRPr="00F76E01">
        <w:rPr>
          <w:rFonts w:ascii="Times New Roman" w:hAnsi="Times New Roman" w:cs="Times New Roman"/>
        </w:rPr>
        <w:t xml:space="preserve">) field to be included in the v:init and v:buy tags. </w:t>
      </w:r>
    </w:p>
    <w:p w14:paraId="4006FBCF" w14:textId="77777777" w:rsidR="00643320" w:rsidRPr="00F76E01" w:rsidRDefault="00643320" w:rsidP="00643320">
      <w:pPr>
        <w:autoSpaceDE w:val="0"/>
        <w:autoSpaceDN w:val="0"/>
        <w:adjustRightInd w:val="0"/>
        <w:ind w:left="720"/>
        <w:rPr>
          <w:rFonts w:ascii="Times New Roman" w:hAnsi="Times New Roman" w:cs="Times New Roman"/>
        </w:rPr>
      </w:pPr>
      <w:r w:rsidRPr="00F76E01">
        <w:rPr>
          <w:rFonts w:ascii="Times New Roman" w:hAnsi="Times New Roman" w:cs="Times New Roman"/>
          <w:b/>
        </w:rPr>
        <w:t xml:space="preserve">Step </w:t>
      </w:r>
      <w:proofErr w:type="gramStart"/>
      <w:r w:rsidRPr="00F76E01">
        <w:rPr>
          <w:rFonts w:ascii="Times New Roman" w:hAnsi="Times New Roman" w:cs="Times New Roman"/>
          <w:b/>
        </w:rPr>
        <w:t>2 :</w:t>
      </w:r>
      <w:r w:rsidRPr="00F76E01">
        <w:rPr>
          <w:rFonts w:ascii="Times New Roman" w:hAnsi="Times New Roman" w:cs="Times New Roman"/>
        </w:rPr>
        <w:t>V.me</w:t>
      </w:r>
      <w:proofErr w:type="gramEnd"/>
      <w:r w:rsidRPr="00F76E01">
        <w:rPr>
          <w:rFonts w:ascii="Times New Roman" w:hAnsi="Times New Roman" w:cs="Times New Roman"/>
        </w:rPr>
        <w:t xml:space="preserve"> buy button functionality. </w:t>
      </w:r>
    </w:p>
    <w:p w14:paraId="66F716A7" w14:textId="77777777" w:rsidR="00643320" w:rsidRPr="00F76E01" w:rsidRDefault="00643320" w:rsidP="00643320">
      <w:pPr>
        <w:autoSpaceDE w:val="0"/>
        <w:autoSpaceDN w:val="0"/>
        <w:adjustRightInd w:val="0"/>
        <w:ind w:left="720"/>
        <w:rPr>
          <w:rFonts w:ascii="Times New Roman" w:hAnsi="Times New Roman" w:cs="Times New Roman"/>
        </w:rPr>
      </w:pPr>
      <w:r w:rsidRPr="00F76E01">
        <w:rPr>
          <w:rFonts w:ascii="Times New Roman" w:hAnsi="Times New Roman" w:cs="Times New Roman"/>
          <w:b/>
        </w:rPr>
        <w:t xml:space="preserve">Step </w:t>
      </w:r>
      <w:proofErr w:type="gramStart"/>
      <w:r w:rsidRPr="00F76E01">
        <w:rPr>
          <w:rFonts w:ascii="Times New Roman" w:hAnsi="Times New Roman" w:cs="Times New Roman"/>
          <w:b/>
        </w:rPr>
        <w:t>3 :</w:t>
      </w:r>
      <w:r w:rsidRPr="00F76E01">
        <w:rPr>
          <w:rFonts w:ascii="Times New Roman" w:hAnsi="Times New Roman" w:cs="Times New Roman"/>
        </w:rPr>
        <w:t>Get</w:t>
      </w:r>
      <w:proofErr w:type="gramEnd"/>
      <w:r w:rsidRPr="00F76E01">
        <w:rPr>
          <w:rFonts w:ascii="Times New Roman" w:hAnsi="Times New Roman" w:cs="Times New Roman"/>
        </w:rPr>
        <w:t xml:space="preserve"> Checkout Details service request and reply—this service is optional and retrieves the</w:t>
      </w:r>
    </w:p>
    <w:p w14:paraId="302CF86F" w14:textId="77777777" w:rsidR="00643320" w:rsidRPr="00F76E01" w:rsidRDefault="00643320" w:rsidP="00643320">
      <w:pPr>
        <w:autoSpaceDE w:val="0"/>
        <w:autoSpaceDN w:val="0"/>
        <w:adjustRightInd w:val="0"/>
        <w:ind w:left="720"/>
        <w:rPr>
          <w:rFonts w:ascii="Times New Roman" w:hAnsi="Times New Roman" w:cs="Times New Roman"/>
        </w:rPr>
      </w:pPr>
      <w:proofErr w:type="gramStart"/>
      <w:r w:rsidRPr="00F76E01">
        <w:rPr>
          <w:rFonts w:ascii="Times New Roman" w:hAnsi="Times New Roman" w:cs="Times New Roman"/>
        </w:rPr>
        <w:t>customers</w:t>
      </w:r>
      <w:proofErr w:type="gramEnd"/>
      <w:r w:rsidRPr="00F76E01">
        <w:rPr>
          <w:rFonts w:ascii="Times New Roman" w:hAnsi="Times New Roman" w:cs="Times New Roman"/>
        </w:rPr>
        <w:t xml:space="preserve"> shipping information to calculate shipping and tax costs. </w:t>
      </w:r>
    </w:p>
    <w:p w14:paraId="48438627" w14:textId="77777777" w:rsidR="00643320" w:rsidRPr="00F76E01" w:rsidRDefault="00643320" w:rsidP="00643320">
      <w:pPr>
        <w:autoSpaceDE w:val="0"/>
        <w:autoSpaceDN w:val="0"/>
        <w:adjustRightInd w:val="0"/>
        <w:ind w:left="720"/>
        <w:rPr>
          <w:rFonts w:ascii="Times New Roman" w:hAnsi="Times New Roman" w:cs="Times New Roman"/>
        </w:rPr>
      </w:pPr>
      <w:r w:rsidRPr="00F76E01">
        <w:rPr>
          <w:rFonts w:ascii="Times New Roman" w:hAnsi="Times New Roman" w:cs="Times New Roman"/>
          <w:b/>
        </w:rPr>
        <w:t xml:space="preserve">Step </w:t>
      </w:r>
      <w:proofErr w:type="gramStart"/>
      <w:r w:rsidRPr="00F76E01">
        <w:rPr>
          <w:rFonts w:ascii="Times New Roman" w:hAnsi="Times New Roman" w:cs="Times New Roman"/>
          <w:b/>
        </w:rPr>
        <w:t>4 :</w:t>
      </w:r>
      <w:proofErr w:type="gramEnd"/>
      <w:r w:rsidRPr="00F76E01">
        <w:rPr>
          <w:rFonts w:ascii="Times New Roman" w:hAnsi="Times New Roman" w:cs="Times New Roman"/>
        </w:rPr>
        <w:t xml:space="preserve"> Confirm Purchase service request and reply—confirms the purchase total for the order.</w:t>
      </w:r>
    </w:p>
    <w:p w14:paraId="617E591D" w14:textId="77777777" w:rsidR="00643320" w:rsidRPr="00F76E01" w:rsidRDefault="00643320" w:rsidP="00643320">
      <w:pPr>
        <w:autoSpaceDE w:val="0"/>
        <w:autoSpaceDN w:val="0"/>
        <w:adjustRightInd w:val="0"/>
        <w:ind w:left="720"/>
        <w:rPr>
          <w:rFonts w:ascii="Times New Roman" w:hAnsi="Times New Roman" w:cs="Times New Roman"/>
        </w:rPr>
      </w:pPr>
      <w:r w:rsidRPr="00F76E01">
        <w:rPr>
          <w:rFonts w:ascii="Times New Roman" w:hAnsi="Times New Roman" w:cs="Times New Roman"/>
          <w:b/>
        </w:rPr>
        <w:t xml:space="preserve">Step </w:t>
      </w:r>
      <w:proofErr w:type="gramStart"/>
      <w:r w:rsidRPr="00F76E01">
        <w:rPr>
          <w:rFonts w:ascii="Times New Roman" w:hAnsi="Times New Roman" w:cs="Times New Roman"/>
          <w:b/>
        </w:rPr>
        <w:t>5 :</w:t>
      </w:r>
      <w:r w:rsidRPr="00F76E01">
        <w:rPr>
          <w:rFonts w:ascii="Times New Roman" w:hAnsi="Times New Roman" w:cs="Times New Roman"/>
        </w:rPr>
        <w:t>Authorization</w:t>
      </w:r>
      <w:proofErr w:type="gramEnd"/>
      <w:r w:rsidRPr="00F76E01">
        <w:rPr>
          <w:rFonts w:ascii="Times New Roman" w:hAnsi="Times New Roman" w:cs="Times New Roman"/>
        </w:rPr>
        <w:t xml:space="preserve"> service request and reply—reserves the funds on the customer’s account.</w:t>
      </w:r>
    </w:p>
    <w:p w14:paraId="472D8A4C" w14:textId="77777777" w:rsidR="00643320" w:rsidRPr="00F76E01" w:rsidRDefault="00643320" w:rsidP="00643320">
      <w:pPr>
        <w:autoSpaceDE w:val="0"/>
        <w:autoSpaceDN w:val="0"/>
        <w:adjustRightInd w:val="0"/>
        <w:ind w:left="720"/>
        <w:rPr>
          <w:rFonts w:ascii="Times New Roman" w:hAnsi="Times New Roman" w:cs="Times New Roman"/>
        </w:rPr>
      </w:pPr>
      <w:r w:rsidRPr="00F76E01">
        <w:rPr>
          <w:rFonts w:ascii="Times New Roman" w:hAnsi="Times New Roman" w:cs="Times New Roman"/>
          <w:b/>
        </w:rPr>
        <w:t xml:space="preserve">Step </w:t>
      </w:r>
      <w:proofErr w:type="gramStart"/>
      <w:r w:rsidRPr="00F76E01">
        <w:rPr>
          <w:rFonts w:ascii="Times New Roman" w:hAnsi="Times New Roman" w:cs="Times New Roman"/>
          <w:b/>
        </w:rPr>
        <w:t>6 :</w:t>
      </w:r>
      <w:r w:rsidRPr="00F76E01">
        <w:rPr>
          <w:rFonts w:ascii="Times New Roman" w:hAnsi="Times New Roman" w:cs="Times New Roman"/>
        </w:rPr>
        <w:t>Capture</w:t>
      </w:r>
      <w:proofErr w:type="gramEnd"/>
      <w:r w:rsidRPr="00F76E01">
        <w:rPr>
          <w:rFonts w:ascii="Times New Roman" w:hAnsi="Times New Roman" w:cs="Times New Roman"/>
        </w:rPr>
        <w:t xml:space="preserve"> service request and reply—captures the funds that were reserved by an</w:t>
      </w:r>
    </w:p>
    <w:p w14:paraId="391F5A81" w14:textId="77777777" w:rsidR="00643320" w:rsidRDefault="00643320" w:rsidP="00643320">
      <w:pPr>
        <w:autoSpaceDE w:val="0"/>
        <w:autoSpaceDN w:val="0"/>
        <w:adjustRightInd w:val="0"/>
        <w:ind w:left="720"/>
        <w:rPr>
          <w:rFonts w:ascii="Times New Roman" w:hAnsi="Times New Roman" w:cs="Times New Roman"/>
        </w:rPr>
      </w:pPr>
      <w:proofErr w:type="gramStart"/>
      <w:r w:rsidRPr="00F76E01">
        <w:rPr>
          <w:rFonts w:ascii="Times New Roman" w:hAnsi="Times New Roman" w:cs="Times New Roman"/>
        </w:rPr>
        <w:t>authorization</w:t>
      </w:r>
      <w:proofErr w:type="gramEnd"/>
      <w:r w:rsidRPr="00F76E01">
        <w:rPr>
          <w:rFonts w:ascii="Times New Roman" w:hAnsi="Times New Roman" w:cs="Times New Roman"/>
        </w:rPr>
        <w:t xml:space="preserve"> service request.</w:t>
      </w:r>
    </w:p>
    <w:p w14:paraId="02DFD8FD" w14:textId="77777777" w:rsidR="00643320" w:rsidRDefault="00643320" w:rsidP="009D2C87">
      <w:pPr>
        <w:pStyle w:val="BodyText"/>
      </w:pPr>
    </w:p>
    <w:p w14:paraId="60941862" w14:textId="77777777" w:rsidR="00D826D9" w:rsidRDefault="00D826D9" w:rsidP="00D826D9">
      <w:pPr>
        <w:pStyle w:val="Heading3"/>
      </w:pPr>
      <w:bookmarkStart w:id="30" w:name="_Toc391039045"/>
      <w:r>
        <w:t>Retail Point-of-Sale (POS)</w:t>
      </w:r>
      <w:bookmarkEnd w:id="30"/>
    </w:p>
    <w:p w14:paraId="2C784378" w14:textId="77777777" w:rsidR="00D826D9" w:rsidRPr="00F24B6A" w:rsidRDefault="00D826D9" w:rsidP="009D2C87">
      <w:pPr>
        <w:pStyle w:val="BodyText"/>
        <w:rPr>
          <w:b/>
        </w:rPr>
      </w:pPr>
      <w:r w:rsidRPr="00F24B6A">
        <w:t xml:space="preserve">This service </w:t>
      </w:r>
      <w:r w:rsidR="00CF5409" w:rsidRPr="00F24B6A">
        <w:t xml:space="preserve">of CyberSource enables a merchant to process a </w:t>
      </w:r>
      <w:r w:rsidRPr="00F24B6A">
        <w:t xml:space="preserve">credit card </w:t>
      </w:r>
      <w:r w:rsidR="00CF5409" w:rsidRPr="00F24B6A">
        <w:t>for retail point-of-sale transaction at their stores</w:t>
      </w:r>
      <w:r w:rsidRPr="00F24B6A">
        <w:t>.</w:t>
      </w:r>
      <w:r w:rsidR="00D05974">
        <w:t xml:space="preserve"> The integration takes inputs for the API service and </w:t>
      </w:r>
      <w:r w:rsidR="00485232">
        <w:t>provides</w:t>
      </w:r>
      <w:r w:rsidR="00D05974">
        <w:t xml:space="preserve"> CyberSource API response for later use. This integration takes care for </w:t>
      </w:r>
      <w:r w:rsidR="00A658A4" w:rsidRPr="00F24B6A">
        <w:t>terminal which has manual entry for credit card details and terminal with a magnetic stripe where a credit card can be swiped and enter amount for the transaction.</w:t>
      </w:r>
    </w:p>
    <w:p w14:paraId="1CC1113C" w14:textId="77777777" w:rsidR="004F2F73" w:rsidRDefault="004F2F73" w:rsidP="004F2F73">
      <w:pPr>
        <w:pStyle w:val="Listenabsatz"/>
        <w:shd w:val="clear" w:color="auto" w:fill="FFFFFF"/>
        <w:autoSpaceDE w:val="0"/>
        <w:autoSpaceDN w:val="0"/>
        <w:adjustRightInd w:val="0"/>
        <w:spacing w:line="255" w:lineRule="atLeast"/>
      </w:pPr>
    </w:p>
    <w:p w14:paraId="35BEFEF1" w14:textId="77777777" w:rsidR="003D49FF" w:rsidRDefault="003D49FF" w:rsidP="003D49FF">
      <w:pPr>
        <w:pStyle w:val="Heading2"/>
      </w:pPr>
      <w:bookmarkStart w:id="31" w:name="_Toc368651130"/>
      <w:bookmarkStart w:id="32" w:name="_Toc391039046"/>
      <w:r>
        <w:t>Use Cases Scenarios</w:t>
      </w:r>
      <w:bookmarkEnd w:id="31"/>
      <w:bookmarkEnd w:id="32"/>
    </w:p>
    <w:p w14:paraId="7B473CB6" w14:textId="77777777" w:rsidR="003D49FF" w:rsidRDefault="003D49FF" w:rsidP="003D49FF">
      <w:pPr>
        <w:pStyle w:val="Heading3"/>
      </w:pPr>
      <w:bookmarkStart w:id="33" w:name="_Toc368651131"/>
      <w:bookmarkStart w:id="34" w:name="_Toc391039047"/>
      <w:r>
        <w:t>Credit Card Authorization</w:t>
      </w:r>
      <w:bookmarkEnd w:id="33"/>
      <w:bookmarkEnd w:id="34"/>
    </w:p>
    <w:p w14:paraId="76F11829" w14:textId="77777777" w:rsidR="003D49FF" w:rsidRDefault="003D49FF" w:rsidP="003D49FF">
      <w:pPr>
        <w:rPr>
          <w:color w:val="000000"/>
        </w:rPr>
      </w:pPr>
      <w:r>
        <w:t xml:space="preserve">The following table outlines the possible Demandware actions based on the response of the CyberSource gateway. </w:t>
      </w:r>
      <w:r>
        <w:rPr>
          <w:color w:val="000000"/>
        </w:rPr>
        <w:t xml:space="preserve">Each client may choose to handle the response code differently. As of release </w:t>
      </w:r>
      <w:r>
        <w:rPr>
          <w:color w:val="000000"/>
        </w:rPr>
        <w:lastRenderedPageBreak/>
        <w:t xml:space="preserve">2.10, all errors logged as </w:t>
      </w:r>
      <w:r w:rsidR="00C5387E">
        <w:rPr>
          <w:color w:val="000000"/>
        </w:rPr>
        <w:t>“</w:t>
      </w:r>
      <w:r>
        <w:rPr>
          <w:color w:val="000000"/>
        </w:rPr>
        <w:t>fatal</w:t>
      </w:r>
      <w:r w:rsidR="00C5387E">
        <w:rPr>
          <w:color w:val="000000"/>
        </w:rPr>
        <w:t>”</w:t>
      </w:r>
      <w:r>
        <w:rPr>
          <w:color w:val="000000"/>
        </w:rPr>
        <w:t xml:space="preserve">, can activate an email alert to recipients identified in business manager. </w:t>
      </w:r>
    </w:p>
    <w:tbl>
      <w:tblPr>
        <w:tblW w:w="10002" w:type="dxa"/>
        <w:tblInd w:w="93" w:type="dxa"/>
        <w:tblLayout w:type="fixed"/>
        <w:tblLook w:val="04A0" w:firstRow="1" w:lastRow="0" w:firstColumn="1" w:lastColumn="0" w:noHBand="0" w:noVBand="1"/>
      </w:tblPr>
      <w:tblGrid>
        <w:gridCol w:w="2085"/>
        <w:gridCol w:w="3690"/>
        <w:gridCol w:w="990"/>
        <w:gridCol w:w="3237"/>
      </w:tblGrid>
      <w:tr w:rsidR="003D49FF" w14:paraId="54341893" w14:textId="77777777" w:rsidTr="00F10D1C">
        <w:trPr>
          <w:trHeight w:val="750"/>
        </w:trPr>
        <w:tc>
          <w:tcPr>
            <w:tcW w:w="2085"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14:paraId="1A38DB73" w14:textId="77777777" w:rsidR="003D49FF" w:rsidRDefault="003D49FF" w:rsidP="00F10D1C">
            <w:pPr>
              <w:rPr>
                <w:b/>
                <w:bCs/>
                <w:color w:val="000000"/>
              </w:rPr>
            </w:pPr>
            <w:r>
              <w:rPr>
                <w:b/>
                <w:bCs/>
                <w:color w:val="000000"/>
              </w:rPr>
              <w:t>Response</w:t>
            </w:r>
          </w:p>
        </w:tc>
        <w:tc>
          <w:tcPr>
            <w:tcW w:w="3690" w:type="dxa"/>
            <w:tcBorders>
              <w:top w:val="single" w:sz="4" w:space="0" w:color="auto"/>
              <w:left w:val="nil"/>
              <w:bottom w:val="single" w:sz="4" w:space="0" w:color="auto"/>
              <w:right w:val="single" w:sz="4" w:space="0" w:color="auto"/>
            </w:tcBorders>
            <w:shd w:val="clear" w:color="000000" w:fill="D8D8D8"/>
            <w:vAlign w:val="center"/>
            <w:hideMark/>
          </w:tcPr>
          <w:p w14:paraId="12479CAD" w14:textId="77777777" w:rsidR="003D49FF" w:rsidRDefault="003D49FF" w:rsidP="00F10D1C">
            <w:pPr>
              <w:rPr>
                <w:b/>
                <w:bCs/>
                <w:color w:val="000000"/>
              </w:rPr>
            </w:pPr>
            <w:r>
              <w:rPr>
                <w:b/>
                <w:bCs/>
                <w:color w:val="000000"/>
              </w:rPr>
              <w:t>DW Storefront Action</w:t>
            </w:r>
          </w:p>
        </w:tc>
        <w:tc>
          <w:tcPr>
            <w:tcW w:w="990" w:type="dxa"/>
            <w:tcBorders>
              <w:top w:val="single" w:sz="4" w:space="0" w:color="auto"/>
              <w:left w:val="nil"/>
              <w:bottom w:val="single" w:sz="4" w:space="0" w:color="auto"/>
              <w:right w:val="single" w:sz="4" w:space="0" w:color="auto"/>
            </w:tcBorders>
            <w:shd w:val="clear" w:color="000000" w:fill="D8D8D8"/>
            <w:vAlign w:val="center"/>
            <w:hideMark/>
          </w:tcPr>
          <w:p w14:paraId="605260C7" w14:textId="77777777" w:rsidR="003D49FF" w:rsidRDefault="003D49FF" w:rsidP="00F10D1C">
            <w:pPr>
              <w:rPr>
                <w:b/>
                <w:bCs/>
                <w:color w:val="000000"/>
              </w:rPr>
            </w:pPr>
            <w:r>
              <w:rPr>
                <w:b/>
                <w:bCs/>
                <w:color w:val="000000"/>
              </w:rPr>
              <w:t>Cyber-</w:t>
            </w:r>
          </w:p>
          <w:p w14:paraId="53579A84" w14:textId="77777777" w:rsidR="003D49FF" w:rsidRDefault="003D49FF" w:rsidP="00F10D1C">
            <w:pPr>
              <w:rPr>
                <w:b/>
                <w:bCs/>
                <w:color w:val="000000"/>
              </w:rPr>
            </w:pPr>
            <w:r>
              <w:rPr>
                <w:b/>
                <w:bCs/>
                <w:color w:val="000000"/>
              </w:rPr>
              <w:t>Source</w:t>
            </w:r>
            <w:r>
              <w:rPr>
                <w:b/>
                <w:bCs/>
                <w:color w:val="000000"/>
              </w:rPr>
              <w:br/>
              <w:t>Code</w:t>
            </w:r>
          </w:p>
        </w:tc>
        <w:tc>
          <w:tcPr>
            <w:tcW w:w="3237" w:type="dxa"/>
            <w:tcBorders>
              <w:top w:val="single" w:sz="4" w:space="0" w:color="auto"/>
              <w:left w:val="nil"/>
              <w:bottom w:val="single" w:sz="4" w:space="0" w:color="auto"/>
              <w:right w:val="single" w:sz="4" w:space="0" w:color="auto"/>
            </w:tcBorders>
            <w:shd w:val="clear" w:color="000000" w:fill="D8D8D8"/>
            <w:vAlign w:val="center"/>
            <w:hideMark/>
          </w:tcPr>
          <w:p w14:paraId="62CFAD31" w14:textId="77777777" w:rsidR="003D49FF" w:rsidRDefault="003D49FF" w:rsidP="00F10D1C">
            <w:pPr>
              <w:rPr>
                <w:b/>
                <w:bCs/>
                <w:color w:val="000000"/>
              </w:rPr>
            </w:pPr>
            <w:r>
              <w:rPr>
                <w:b/>
                <w:bCs/>
                <w:color w:val="000000"/>
              </w:rPr>
              <w:t>CyberSource</w:t>
            </w:r>
            <w:r>
              <w:rPr>
                <w:b/>
                <w:bCs/>
                <w:color w:val="000000"/>
              </w:rPr>
              <w:br/>
              <w:t>suggested response</w:t>
            </w:r>
          </w:p>
        </w:tc>
      </w:tr>
      <w:tr w:rsidR="003D49FF" w14:paraId="71654578" w14:textId="77777777" w:rsidTr="00F10D1C">
        <w:trPr>
          <w:trHeight w:val="300"/>
        </w:trPr>
        <w:tc>
          <w:tcPr>
            <w:tcW w:w="2085" w:type="dxa"/>
            <w:tcBorders>
              <w:top w:val="nil"/>
              <w:left w:val="single" w:sz="4" w:space="0" w:color="auto"/>
              <w:bottom w:val="nil"/>
              <w:right w:val="single" w:sz="4" w:space="0" w:color="auto"/>
            </w:tcBorders>
            <w:noWrap/>
            <w:vAlign w:val="bottom"/>
            <w:hideMark/>
          </w:tcPr>
          <w:p w14:paraId="6D9FAF31" w14:textId="77777777"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14:paraId="2210EB4E" w14:textId="77777777"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14:paraId="7E1FD697" w14:textId="77777777"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14:paraId="26785518" w14:textId="77777777" w:rsidR="003D49FF" w:rsidRDefault="003D49FF" w:rsidP="00F10D1C">
            <w:pPr>
              <w:rPr>
                <w:color w:val="000000"/>
              </w:rPr>
            </w:pPr>
            <w:r>
              <w:rPr>
                <w:color w:val="000000"/>
              </w:rPr>
              <w:t> </w:t>
            </w:r>
          </w:p>
        </w:tc>
      </w:tr>
      <w:tr w:rsidR="003D49FF" w14:paraId="3738D263" w14:textId="77777777" w:rsidTr="00F10D1C">
        <w:trPr>
          <w:trHeight w:val="300"/>
        </w:trPr>
        <w:tc>
          <w:tcPr>
            <w:tcW w:w="2085" w:type="dxa"/>
            <w:tcBorders>
              <w:top w:val="nil"/>
              <w:left w:val="single" w:sz="4" w:space="0" w:color="auto"/>
              <w:bottom w:val="nil"/>
              <w:right w:val="single" w:sz="4" w:space="0" w:color="auto"/>
            </w:tcBorders>
            <w:noWrap/>
            <w:vAlign w:val="bottom"/>
            <w:hideMark/>
          </w:tcPr>
          <w:p w14:paraId="5526FEEF" w14:textId="77777777" w:rsidR="003D49FF" w:rsidRDefault="003D49FF" w:rsidP="00F10D1C">
            <w:pPr>
              <w:rPr>
                <w:color w:val="000000"/>
              </w:rPr>
            </w:pPr>
            <w:r>
              <w:rPr>
                <w:color w:val="000000"/>
              </w:rPr>
              <w:t>Successful transaction.</w:t>
            </w:r>
          </w:p>
        </w:tc>
        <w:tc>
          <w:tcPr>
            <w:tcW w:w="3690" w:type="dxa"/>
            <w:tcBorders>
              <w:top w:val="nil"/>
              <w:left w:val="nil"/>
              <w:bottom w:val="nil"/>
              <w:right w:val="single" w:sz="4" w:space="0" w:color="auto"/>
            </w:tcBorders>
            <w:noWrap/>
            <w:vAlign w:val="bottom"/>
            <w:hideMark/>
          </w:tcPr>
          <w:p w14:paraId="540EF7DB" w14:textId="77777777" w:rsidR="003D49FF" w:rsidRDefault="003D49FF" w:rsidP="00F10D1C">
            <w:pPr>
              <w:rPr>
                <w:color w:val="000000"/>
              </w:rPr>
            </w:pPr>
            <w:r>
              <w:rPr>
                <w:color w:val="000000"/>
              </w:rPr>
              <w:t>Continue Checkout</w:t>
            </w:r>
          </w:p>
        </w:tc>
        <w:tc>
          <w:tcPr>
            <w:tcW w:w="990" w:type="dxa"/>
            <w:tcBorders>
              <w:top w:val="nil"/>
              <w:left w:val="nil"/>
              <w:bottom w:val="nil"/>
              <w:right w:val="single" w:sz="4" w:space="0" w:color="auto"/>
            </w:tcBorders>
            <w:noWrap/>
            <w:vAlign w:val="center"/>
            <w:hideMark/>
          </w:tcPr>
          <w:p w14:paraId="5D476F03" w14:textId="77777777" w:rsidR="003D49FF" w:rsidRDefault="003D49FF" w:rsidP="00F10D1C">
            <w:pPr>
              <w:jc w:val="center"/>
              <w:rPr>
                <w:color w:val="000000"/>
              </w:rPr>
            </w:pPr>
            <w:r>
              <w:rPr>
                <w:color w:val="000000"/>
              </w:rPr>
              <w:t>100</w:t>
            </w:r>
          </w:p>
        </w:tc>
        <w:tc>
          <w:tcPr>
            <w:tcW w:w="3237" w:type="dxa"/>
            <w:tcBorders>
              <w:top w:val="nil"/>
              <w:left w:val="nil"/>
              <w:bottom w:val="nil"/>
              <w:right w:val="single" w:sz="4" w:space="0" w:color="auto"/>
            </w:tcBorders>
            <w:noWrap/>
            <w:vAlign w:val="bottom"/>
            <w:hideMark/>
          </w:tcPr>
          <w:p w14:paraId="187AB9DB" w14:textId="77777777" w:rsidR="003D49FF" w:rsidRDefault="003D49FF" w:rsidP="00F10D1C">
            <w:pPr>
              <w:rPr>
                <w:color w:val="000000"/>
              </w:rPr>
            </w:pPr>
            <w:r>
              <w:rPr>
                <w:color w:val="000000"/>
              </w:rPr>
              <w:t> </w:t>
            </w:r>
          </w:p>
        </w:tc>
      </w:tr>
      <w:tr w:rsidR="003D49FF" w14:paraId="4A6FBBEE" w14:textId="77777777" w:rsidTr="00F10D1C">
        <w:trPr>
          <w:trHeight w:val="300"/>
        </w:trPr>
        <w:tc>
          <w:tcPr>
            <w:tcW w:w="2085" w:type="dxa"/>
            <w:tcBorders>
              <w:top w:val="nil"/>
              <w:left w:val="single" w:sz="4" w:space="0" w:color="auto"/>
              <w:bottom w:val="nil"/>
              <w:right w:val="single" w:sz="4" w:space="0" w:color="auto"/>
            </w:tcBorders>
            <w:noWrap/>
            <w:vAlign w:val="bottom"/>
            <w:hideMark/>
          </w:tcPr>
          <w:p w14:paraId="19EBF2EA" w14:textId="77777777"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14:paraId="0BD2B169" w14:textId="77777777"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14:paraId="2CECB7AD" w14:textId="77777777"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14:paraId="104F39F9" w14:textId="77777777" w:rsidR="003D49FF" w:rsidRDefault="003D49FF" w:rsidP="00F10D1C">
            <w:pPr>
              <w:rPr>
                <w:color w:val="000000"/>
              </w:rPr>
            </w:pPr>
            <w:r>
              <w:rPr>
                <w:color w:val="000000"/>
              </w:rPr>
              <w:t> </w:t>
            </w:r>
          </w:p>
        </w:tc>
      </w:tr>
      <w:tr w:rsidR="003D49FF" w14:paraId="2366BF28" w14:textId="77777777" w:rsidTr="00F10D1C">
        <w:trPr>
          <w:trHeight w:val="305"/>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14:paraId="3B897553" w14:textId="77777777" w:rsidR="003D49FF" w:rsidRDefault="003D49FF" w:rsidP="00F10D1C">
            <w:pPr>
              <w:rPr>
                <w:b/>
                <w:bCs/>
                <w:color w:val="000000"/>
              </w:rPr>
            </w:pPr>
            <w:r>
              <w:rPr>
                <w:b/>
                <w:bCs/>
                <w:color w:val="000000"/>
              </w:rPr>
              <w:t>Validation Errors</w:t>
            </w:r>
          </w:p>
        </w:tc>
      </w:tr>
      <w:tr w:rsidR="003D49FF" w14:paraId="681F1EEF" w14:textId="77777777" w:rsidTr="00F10D1C">
        <w:trPr>
          <w:trHeight w:val="1200"/>
        </w:trPr>
        <w:tc>
          <w:tcPr>
            <w:tcW w:w="2085" w:type="dxa"/>
            <w:tcBorders>
              <w:top w:val="nil"/>
              <w:left w:val="single" w:sz="4" w:space="0" w:color="auto"/>
              <w:bottom w:val="nil"/>
              <w:right w:val="single" w:sz="4" w:space="0" w:color="auto"/>
            </w:tcBorders>
            <w:noWrap/>
            <w:vAlign w:val="center"/>
            <w:hideMark/>
          </w:tcPr>
          <w:p w14:paraId="37C01861" w14:textId="77777777" w:rsidR="003D49FF" w:rsidRDefault="003D49FF" w:rsidP="00F10D1C">
            <w:pPr>
              <w:rPr>
                <w:color w:val="000000"/>
              </w:rPr>
            </w:pPr>
            <w:r>
              <w:rPr>
                <w:color w:val="000000"/>
              </w:rPr>
              <w:t>Request is missing one or more fields</w:t>
            </w:r>
          </w:p>
        </w:tc>
        <w:tc>
          <w:tcPr>
            <w:tcW w:w="3690" w:type="dxa"/>
            <w:tcBorders>
              <w:top w:val="nil"/>
              <w:left w:val="nil"/>
              <w:bottom w:val="nil"/>
              <w:right w:val="single" w:sz="4" w:space="0" w:color="auto"/>
            </w:tcBorders>
            <w:vAlign w:val="bottom"/>
            <w:hideMark/>
          </w:tcPr>
          <w:p w14:paraId="5F741994" w14:textId="77777777" w:rsidR="003D49FF" w:rsidRDefault="003D49FF" w:rsidP="00F10D1C">
            <w:pPr>
              <w:rPr>
                <w:color w:val="000000"/>
              </w:rPr>
            </w:pPr>
            <w:r>
              <w:rPr>
                <w:color w:val="000000"/>
              </w:rPr>
              <w:t>Should not occur as validation should catch this</w:t>
            </w:r>
            <w:r>
              <w:rPr>
                <w:color w:val="000000"/>
              </w:rPr>
              <w:br/>
              <w:t xml:space="preserve">Show user </w:t>
            </w:r>
            <w:r w:rsidR="00C5387E">
              <w:rPr>
                <w:color w:val="000000"/>
              </w:rPr>
              <w:t>“</w:t>
            </w:r>
            <w:r>
              <w:rPr>
                <w:color w:val="000000"/>
              </w:rPr>
              <w:t>denied</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14:paraId="04062287" w14:textId="77777777" w:rsidR="003D49FF" w:rsidRDefault="003D49FF" w:rsidP="00F10D1C">
            <w:pPr>
              <w:jc w:val="center"/>
              <w:rPr>
                <w:color w:val="000000"/>
              </w:rPr>
            </w:pPr>
            <w:r>
              <w:rPr>
                <w:color w:val="000000"/>
              </w:rPr>
              <w:t>101</w:t>
            </w:r>
          </w:p>
        </w:tc>
        <w:tc>
          <w:tcPr>
            <w:tcW w:w="3237" w:type="dxa"/>
            <w:tcBorders>
              <w:top w:val="nil"/>
              <w:left w:val="nil"/>
              <w:bottom w:val="nil"/>
              <w:right w:val="single" w:sz="4" w:space="0" w:color="auto"/>
            </w:tcBorders>
            <w:vAlign w:val="bottom"/>
            <w:hideMark/>
          </w:tcPr>
          <w:p w14:paraId="7A674DC3" w14:textId="77777777" w:rsidR="003D49FF" w:rsidRDefault="003D49FF" w:rsidP="00F10D1C">
            <w:pPr>
              <w:rPr>
                <w:color w:val="000000"/>
              </w:rPr>
            </w:pPr>
            <w:r>
              <w:rPr>
                <w:color w:val="000000"/>
              </w:rPr>
              <w:t xml:space="preserve">See the reply </w:t>
            </w:r>
            <w:proofErr w:type="gramStart"/>
            <w:r>
              <w:rPr>
                <w:color w:val="000000"/>
              </w:rPr>
              <w:t>fields</w:t>
            </w:r>
            <w:proofErr w:type="gramEnd"/>
            <w:r>
              <w:rPr>
                <w:color w:val="000000"/>
              </w:rPr>
              <w:t xml:space="preserve"> missingField_0...N for which fields are missing. Resend the request with the complete information.</w:t>
            </w:r>
          </w:p>
        </w:tc>
      </w:tr>
      <w:tr w:rsidR="003D49FF" w14:paraId="5B9AB80B" w14:textId="77777777" w:rsidTr="00F10D1C">
        <w:trPr>
          <w:trHeight w:val="150"/>
        </w:trPr>
        <w:tc>
          <w:tcPr>
            <w:tcW w:w="2085" w:type="dxa"/>
            <w:tcBorders>
              <w:top w:val="nil"/>
              <w:left w:val="single" w:sz="4" w:space="0" w:color="auto"/>
              <w:bottom w:val="single" w:sz="4" w:space="0" w:color="auto"/>
              <w:right w:val="single" w:sz="4" w:space="0" w:color="auto"/>
            </w:tcBorders>
            <w:noWrap/>
            <w:vAlign w:val="center"/>
            <w:hideMark/>
          </w:tcPr>
          <w:p w14:paraId="0CF2A2A6" w14:textId="77777777"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14:paraId="53567C64" w14:textId="77777777"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14:paraId="37EEEA1C" w14:textId="77777777"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noWrap/>
            <w:vAlign w:val="bottom"/>
            <w:hideMark/>
          </w:tcPr>
          <w:p w14:paraId="63980F95" w14:textId="77777777" w:rsidR="003D49FF" w:rsidRDefault="003D49FF" w:rsidP="00F10D1C">
            <w:pPr>
              <w:rPr>
                <w:color w:val="000000"/>
              </w:rPr>
            </w:pPr>
            <w:r>
              <w:rPr>
                <w:color w:val="000000"/>
              </w:rPr>
              <w:t> </w:t>
            </w:r>
          </w:p>
        </w:tc>
      </w:tr>
      <w:tr w:rsidR="003D49FF" w14:paraId="355199C8" w14:textId="77777777" w:rsidTr="00F10D1C">
        <w:trPr>
          <w:trHeight w:val="135"/>
        </w:trPr>
        <w:tc>
          <w:tcPr>
            <w:tcW w:w="2085" w:type="dxa"/>
            <w:tcBorders>
              <w:top w:val="single" w:sz="4" w:space="0" w:color="auto"/>
              <w:left w:val="single" w:sz="4" w:space="0" w:color="auto"/>
              <w:bottom w:val="nil"/>
              <w:right w:val="single" w:sz="4" w:space="0" w:color="auto"/>
            </w:tcBorders>
            <w:noWrap/>
            <w:vAlign w:val="center"/>
            <w:hideMark/>
          </w:tcPr>
          <w:p w14:paraId="599373EF" w14:textId="77777777" w:rsidR="003D49FF" w:rsidRDefault="003D49FF" w:rsidP="00F10D1C">
            <w:pPr>
              <w:rPr>
                <w:color w:val="000000"/>
              </w:rPr>
            </w:pPr>
          </w:p>
        </w:tc>
        <w:tc>
          <w:tcPr>
            <w:tcW w:w="3690" w:type="dxa"/>
            <w:tcBorders>
              <w:top w:val="single" w:sz="4" w:space="0" w:color="auto"/>
              <w:left w:val="nil"/>
              <w:bottom w:val="nil"/>
              <w:right w:val="single" w:sz="4" w:space="0" w:color="auto"/>
            </w:tcBorders>
            <w:noWrap/>
            <w:vAlign w:val="bottom"/>
            <w:hideMark/>
          </w:tcPr>
          <w:p w14:paraId="08D36DEC" w14:textId="77777777" w:rsidR="003D49FF" w:rsidRDefault="003D49FF" w:rsidP="00F10D1C">
            <w:pPr>
              <w:rPr>
                <w:color w:val="000000"/>
              </w:rPr>
            </w:pPr>
          </w:p>
        </w:tc>
        <w:tc>
          <w:tcPr>
            <w:tcW w:w="990" w:type="dxa"/>
            <w:tcBorders>
              <w:top w:val="single" w:sz="4" w:space="0" w:color="auto"/>
              <w:left w:val="nil"/>
              <w:bottom w:val="nil"/>
              <w:right w:val="single" w:sz="4" w:space="0" w:color="auto"/>
            </w:tcBorders>
            <w:noWrap/>
            <w:vAlign w:val="center"/>
            <w:hideMark/>
          </w:tcPr>
          <w:p w14:paraId="322C9EE6" w14:textId="77777777" w:rsidR="003D49FF" w:rsidRDefault="003D49FF" w:rsidP="00F10D1C">
            <w:pPr>
              <w:jc w:val="center"/>
              <w:rPr>
                <w:color w:val="000000"/>
              </w:rPr>
            </w:pPr>
          </w:p>
        </w:tc>
        <w:tc>
          <w:tcPr>
            <w:tcW w:w="3237" w:type="dxa"/>
            <w:tcBorders>
              <w:top w:val="single" w:sz="4" w:space="0" w:color="auto"/>
              <w:left w:val="nil"/>
              <w:bottom w:val="nil"/>
              <w:right w:val="single" w:sz="4" w:space="0" w:color="auto"/>
            </w:tcBorders>
            <w:noWrap/>
            <w:vAlign w:val="bottom"/>
            <w:hideMark/>
          </w:tcPr>
          <w:p w14:paraId="74D89ED0" w14:textId="77777777" w:rsidR="003D49FF" w:rsidRDefault="003D49FF" w:rsidP="00F10D1C">
            <w:pPr>
              <w:rPr>
                <w:color w:val="000000"/>
              </w:rPr>
            </w:pPr>
          </w:p>
        </w:tc>
      </w:tr>
      <w:tr w:rsidR="003D49FF" w14:paraId="48237D2F" w14:textId="77777777" w:rsidTr="00F10D1C">
        <w:trPr>
          <w:trHeight w:val="1200"/>
        </w:trPr>
        <w:tc>
          <w:tcPr>
            <w:tcW w:w="2085" w:type="dxa"/>
            <w:tcBorders>
              <w:top w:val="nil"/>
              <w:left w:val="single" w:sz="4" w:space="0" w:color="auto"/>
              <w:bottom w:val="nil"/>
              <w:right w:val="single" w:sz="4" w:space="0" w:color="auto"/>
            </w:tcBorders>
            <w:noWrap/>
            <w:vAlign w:val="center"/>
            <w:hideMark/>
          </w:tcPr>
          <w:p w14:paraId="16857031" w14:textId="77777777" w:rsidR="003D49FF" w:rsidRDefault="003D49FF" w:rsidP="00F10D1C">
            <w:pPr>
              <w:rPr>
                <w:color w:val="000000"/>
              </w:rPr>
            </w:pPr>
            <w:r>
              <w:rPr>
                <w:color w:val="000000"/>
              </w:rPr>
              <w:t xml:space="preserve">One or more fields in the request </w:t>
            </w:r>
            <w:proofErr w:type="gramStart"/>
            <w:r>
              <w:rPr>
                <w:color w:val="000000"/>
              </w:rPr>
              <w:t>contains</w:t>
            </w:r>
            <w:proofErr w:type="gramEnd"/>
            <w:r>
              <w:rPr>
                <w:color w:val="000000"/>
              </w:rPr>
              <w:t xml:space="preserve"> invalid data.</w:t>
            </w:r>
          </w:p>
        </w:tc>
        <w:tc>
          <w:tcPr>
            <w:tcW w:w="3690" w:type="dxa"/>
            <w:tcBorders>
              <w:top w:val="nil"/>
              <w:left w:val="nil"/>
              <w:bottom w:val="nil"/>
              <w:right w:val="single" w:sz="4" w:space="0" w:color="auto"/>
            </w:tcBorders>
            <w:vAlign w:val="bottom"/>
            <w:hideMark/>
          </w:tcPr>
          <w:p w14:paraId="182DB5CF" w14:textId="77777777" w:rsidR="003D49FF" w:rsidRDefault="003D49FF" w:rsidP="00F10D1C">
            <w:pPr>
              <w:rPr>
                <w:color w:val="000000"/>
              </w:rPr>
            </w:pPr>
            <w:r>
              <w:rPr>
                <w:color w:val="000000"/>
              </w:rPr>
              <w:t>Should not occur as validation should catch this</w:t>
            </w:r>
            <w:r>
              <w:rPr>
                <w:color w:val="000000"/>
              </w:rPr>
              <w:br/>
              <w:t xml:space="preserve">Show user </w:t>
            </w:r>
            <w:r w:rsidR="00C5387E">
              <w:rPr>
                <w:color w:val="000000"/>
              </w:rPr>
              <w:t>“</w:t>
            </w:r>
            <w:r>
              <w:rPr>
                <w:color w:val="000000"/>
              </w:rPr>
              <w:t>denied</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14:paraId="2CA48DE8" w14:textId="77777777" w:rsidR="003D49FF" w:rsidRDefault="003D49FF" w:rsidP="00F10D1C">
            <w:pPr>
              <w:jc w:val="center"/>
              <w:rPr>
                <w:color w:val="000000"/>
              </w:rPr>
            </w:pPr>
            <w:r>
              <w:rPr>
                <w:color w:val="000000"/>
              </w:rPr>
              <w:t>102</w:t>
            </w:r>
          </w:p>
        </w:tc>
        <w:tc>
          <w:tcPr>
            <w:tcW w:w="3237" w:type="dxa"/>
            <w:tcBorders>
              <w:top w:val="nil"/>
              <w:left w:val="nil"/>
              <w:bottom w:val="nil"/>
              <w:right w:val="single" w:sz="4" w:space="0" w:color="auto"/>
            </w:tcBorders>
            <w:vAlign w:val="bottom"/>
            <w:hideMark/>
          </w:tcPr>
          <w:p w14:paraId="3FE4D09A" w14:textId="77777777" w:rsidR="003D49FF" w:rsidRDefault="003D49FF" w:rsidP="00F10D1C">
            <w:pPr>
              <w:rPr>
                <w:color w:val="000000"/>
              </w:rPr>
            </w:pPr>
            <w:r>
              <w:rPr>
                <w:color w:val="000000"/>
              </w:rPr>
              <w:t xml:space="preserve">See the reply </w:t>
            </w:r>
            <w:proofErr w:type="gramStart"/>
            <w:r>
              <w:rPr>
                <w:color w:val="000000"/>
              </w:rPr>
              <w:t>fields</w:t>
            </w:r>
            <w:proofErr w:type="gramEnd"/>
            <w:r>
              <w:rPr>
                <w:color w:val="000000"/>
              </w:rPr>
              <w:t xml:space="preserve"> invalidField_0...N for which fields are invalid. Resend the request with the correct information.</w:t>
            </w:r>
          </w:p>
        </w:tc>
      </w:tr>
      <w:tr w:rsidR="003D49FF" w14:paraId="7B02F872" w14:textId="77777777" w:rsidTr="00F10D1C">
        <w:trPr>
          <w:trHeight w:val="300"/>
        </w:trPr>
        <w:tc>
          <w:tcPr>
            <w:tcW w:w="2085" w:type="dxa"/>
            <w:tcBorders>
              <w:top w:val="nil"/>
              <w:left w:val="single" w:sz="4" w:space="0" w:color="auto"/>
              <w:bottom w:val="nil"/>
              <w:right w:val="single" w:sz="4" w:space="0" w:color="auto"/>
            </w:tcBorders>
            <w:noWrap/>
            <w:vAlign w:val="center"/>
            <w:hideMark/>
          </w:tcPr>
          <w:p w14:paraId="14865ABB" w14:textId="77777777"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14:paraId="01536592" w14:textId="77777777"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14:paraId="776C36E7" w14:textId="77777777"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14:paraId="0D8323D9" w14:textId="77777777" w:rsidR="003D49FF" w:rsidRDefault="003D49FF" w:rsidP="00F10D1C">
            <w:pPr>
              <w:rPr>
                <w:color w:val="000000"/>
              </w:rPr>
            </w:pPr>
            <w:r>
              <w:rPr>
                <w:color w:val="000000"/>
              </w:rPr>
              <w:t> </w:t>
            </w:r>
          </w:p>
        </w:tc>
      </w:tr>
      <w:tr w:rsidR="003D49FF" w14:paraId="3A4F3B90" w14:textId="77777777"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center"/>
            <w:hideMark/>
          </w:tcPr>
          <w:p w14:paraId="3C022B98" w14:textId="77777777" w:rsidR="003D49FF" w:rsidRDefault="003D49FF" w:rsidP="00F10D1C">
            <w:pPr>
              <w:rPr>
                <w:b/>
                <w:bCs/>
                <w:color w:val="000000"/>
              </w:rPr>
            </w:pPr>
            <w:r>
              <w:rPr>
                <w:b/>
                <w:bCs/>
                <w:color w:val="000000"/>
              </w:rPr>
              <w:t>System Errors</w:t>
            </w:r>
          </w:p>
        </w:tc>
      </w:tr>
      <w:tr w:rsidR="003D49FF" w14:paraId="6CFF9881" w14:textId="77777777" w:rsidTr="00F10D1C">
        <w:trPr>
          <w:trHeight w:val="900"/>
        </w:trPr>
        <w:tc>
          <w:tcPr>
            <w:tcW w:w="2085" w:type="dxa"/>
            <w:tcBorders>
              <w:top w:val="nil"/>
              <w:left w:val="single" w:sz="4" w:space="0" w:color="auto"/>
              <w:bottom w:val="nil"/>
              <w:right w:val="single" w:sz="4" w:space="0" w:color="auto"/>
            </w:tcBorders>
            <w:noWrap/>
            <w:vAlign w:val="center"/>
            <w:hideMark/>
          </w:tcPr>
          <w:p w14:paraId="0CACD8E2" w14:textId="77777777" w:rsidR="003D49FF" w:rsidRDefault="003D49FF" w:rsidP="00F10D1C">
            <w:pPr>
              <w:rPr>
                <w:color w:val="000000"/>
              </w:rPr>
            </w:pPr>
            <w:r>
              <w:rPr>
                <w:color w:val="000000"/>
              </w:rPr>
              <w:t>General system failure.</w:t>
            </w:r>
          </w:p>
        </w:tc>
        <w:tc>
          <w:tcPr>
            <w:tcW w:w="3690" w:type="dxa"/>
            <w:tcBorders>
              <w:top w:val="nil"/>
              <w:left w:val="nil"/>
              <w:bottom w:val="nil"/>
              <w:right w:val="single" w:sz="4" w:space="0" w:color="auto"/>
            </w:tcBorders>
            <w:vAlign w:val="bottom"/>
            <w:hideMark/>
          </w:tcPr>
          <w:p w14:paraId="5E091A36" w14:textId="77777777"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14:paraId="1E3F67BB" w14:textId="77777777" w:rsidR="003D49FF" w:rsidRDefault="003D49FF" w:rsidP="00F10D1C">
            <w:pPr>
              <w:jc w:val="center"/>
              <w:rPr>
                <w:color w:val="000000"/>
              </w:rPr>
            </w:pPr>
            <w:r>
              <w:rPr>
                <w:color w:val="000000"/>
              </w:rPr>
              <w:t>150</w:t>
            </w:r>
          </w:p>
        </w:tc>
        <w:tc>
          <w:tcPr>
            <w:tcW w:w="3237" w:type="dxa"/>
            <w:tcBorders>
              <w:top w:val="nil"/>
              <w:left w:val="nil"/>
              <w:bottom w:val="nil"/>
              <w:right w:val="single" w:sz="4" w:space="0" w:color="auto"/>
            </w:tcBorders>
            <w:vAlign w:val="center"/>
            <w:hideMark/>
          </w:tcPr>
          <w:p w14:paraId="017B29CF" w14:textId="77777777" w:rsidR="003D49FF" w:rsidRDefault="003D49FF" w:rsidP="00F10D1C">
            <w:pPr>
              <w:rPr>
                <w:color w:val="000000"/>
              </w:rPr>
            </w:pPr>
            <w:r>
              <w:rPr>
                <w:color w:val="000000"/>
              </w:rPr>
              <w:t>Wait a few minutes and resend the request.</w:t>
            </w:r>
          </w:p>
        </w:tc>
      </w:tr>
      <w:tr w:rsidR="003D49FF" w14:paraId="120C40CB" w14:textId="77777777" w:rsidTr="00F10D1C">
        <w:trPr>
          <w:trHeight w:val="135"/>
        </w:trPr>
        <w:tc>
          <w:tcPr>
            <w:tcW w:w="2085" w:type="dxa"/>
            <w:tcBorders>
              <w:top w:val="nil"/>
              <w:left w:val="single" w:sz="4" w:space="0" w:color="auto"/>
              <w:bottom w:val="single" w:sz="4" w:space="0" w:color="auto"/>
              <w:right w:val="single" w:sz="4" w:space="0" w:color="auto"/>
            </w:tcBorders>
            <w:noWrap/>
            <w:vAlign w:val="center"/>
            <w:hideMark/>
          </w:tcPr>
          <w:p w14:paraId="248A7072" w14:textId="77777777"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14:paraId="6E0893DD" w14:textId="77777777"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14:paraId="5A1D65F1" w14:textId="77777777"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14:paraId="34DCB4AE" w14:textId="77777777" w:rsidR="003D49FF" w:rsidRDefault="003D49FF" w:rsidP="00F10D1C">
            <w:pPr>
              <w:rPr>
                <w:color w:val="000000"/>
              </w:rPr>
            </w:pPr>
            <w:r>
              <w:rPr>
                <w:color w:val="000000"/>
              </w:rPr>
              <w:t> </w:t>
            </w:r>
          </w:p>
        </w:tc>
      </w:tr>
      <w:tr w:rsidR="003D49FF" w14:paraId="236FD37E" w14:textId="77777777" w:rsidTr="00F10D1C">
        <w:trPr>
          <w:trHeight w:val="150"/>
        </w:trPr>
        <w:tc>
          <w:tcPr>
            <w:tcW w:w="2085" w:type="dxa"/>
            <w:tcBorders>
              <w:top w:val="single" w:sz="4" w:space="0" w:color="auto"/>
              <w:left w:val="single" w:sz="4" w:space="0" w:color="auto"/>
              <w:bottom w:val="nil"/>
              <w:right w:val="single" w:sz="4" w:space="0" w:color="auto"/>
            </w:tcBorders>
            <w:noWrap/>
            <w:vAlign w:val="center"/>
            <w:hideMark/>
          </w:tcPr>
          <w:p w14:paraId="7B1E6D74" w14:textId="77777777" w:rsidR="003D49FF" w:rsidRDefault="003D49FF" w:rsidP="00F10D1C">
            <w:pPr>
              <w:rPr>
                <w:color w:val="000000"/>
              </w:rPr>
            </w:pPr>
          </w:p>
        </w:tc>
        <w:tc>
          <w:tcPr>
            <w:tcW w:w="3690" w:type="dxa"/>
            <w:tcBorders>
              <w:top w:val="single" w:sz="4" w:space="0" w:color="auto"/>
              <w:left w:val="nil"/>
              <w:bottom w:val="nil"/>
              <w:right w:val="single" w:sz="4" w:space="0" w:color="auto"/>
            </w:tcBorders>
            <w:noWrap/>
            <w:vAlign w:val="bottom"/>
            <w:hideMark/>
          </w:tcPr>
          <w:p w14:paraId="595A06CE" w14:textId="77777777" w:rsidR="003D49FF" w:rsidRDefault="003D49FF" w:rsidP="00F10D1C">
            <w:pPr>
              <w:rPr>
                <w:color w:val="000000"/>
              </w:rPr>
            </w:pPr>
          </w:p>
        </w:tc>
        <w:tc>
          <w:tcPr>
            <w:tcW w:w="990" w:type="dxa"/>
            <w:tcBorders>
              <w:top w:val="single" w:sz="4" w:space="0" w:color="auto"/>
              <w:left w:val="nil"/>
              <w:bottom w:val="nil"/>
              <w:right w:val="single" w:sz="4" w:space="0" w:color="auto"/>
            </w:tcBorders>
            <w:noWrap/>
            <w:vAlign w:val="center"/>
            <w:hideMark/>
          </w:tcPr>
          <w:p w14:paraId="6DC3FCDA" w14:textId="77777777" w:rsidR="003D49FF" w:rsidRDefault="003D49FF" w:rsidP="00F10D1C">
            <w:pPr>
              <w:jc w:val="center"/>
              <w:rPr>
                <w:color w:val="000000"/>
              </w:rPr>
            </w:pPr>
          </w:p>
        </w:tc>
        <w:tc>
          <w:tcPr>
            <w:tcW w:w="3237" w:type="dxa"/>
            <w:tcBorders>
              <w:top w:val="single" w:sz="4" w:space="0" w:color="auto"/>
              <w:left w:val="nil"/>
              <w:bottom w:val="nil"/>
              <w:right w:val="single" w:sz="4" w:space="0" w:color="auto"/>
            </w:tcBorders>
            <w:vAlign w:val="center"/>
            <w:hideMark/>
          </w:tcPr>
          <w:p w14:paraId="12C8263E" w14:textId="77777777" w:rsidR="003D49FF" w:rsidRDefault="003D49FF" w:rsidP="00F10D1C">
            <w:pPr>
              <w:rPr>
                <w:color w:val="000000"/>
              </w:rPr>
            </w:pPr>
          </w:p>
        </w:tc>
      </w:tr>
      <w:tr w:rsidR="003D49FF" w14:paraId="359DF3A6" w14:textId="77777777" w:rsidTr="00F10D1C">
        <w:trPr>
          <w:trHeight w:val="900"/>
        </w:trPr>
        <w:tc>
          <w:tcPr>
            <w:tcW w:w="2085" w:type="dxa"/>
            <w:tcBorders>
              <w:top w:val="nil"/>
              <w:left w:val="single" w:sz="4" w:space="0" w:color="auto"/>
              <w:bottom w:val="nil"/>
              <w:right w:val="single" w:sz="4" w:space="0" w:color="auto"/>
            </w:tcBorders>
            <w:noWrap/>
            <w:vAlign w:val="center"/>
            <w:hideMark/>
          </w:tcPr>
          <w:p w14:paraId="141160BE" w14:textId="77777777" w:rsidR="003D49FF" w:rsidRDefault="003D49FF" w:rsidP="00F10D1C">
            <w:pPr>
              <w:rPr>
                <w:color w:val="000000"/>
              </w:rPr>
            </w:pPr>
            <w:r>
              <w:rPr>
                <w:color w:val="000000"/>
              </w:rPr>
              <w:t xml:space="preserve">The request was received but there was a server time-out. </w:t>
            </w:r>
          </w:p>
        </w:tc>
        <w:tc>
          <w:tcPr>
            <w:tcW w:w="3690" w:type="dxa"/>
            <w:tcBorders>
              <w:top w:val="nil"/>
              <w:left w:val="nil"/>
              <w:bottom w:val="nil"/>
              <w:right w:val="single" w:sz="4" w:space="0" w:color="auto"/>
            </w:tcBorders>
            <w:vAlign w:val="bottom"/>
            <w:hideMark/>
          </w:tcPr>
          <w:p w14:paraId="79B915F0" w14:textId="77777777"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14:paraId="4C8B8BE0" w14:textId="77777777" w:rsidR="003D49FF" w:rsidRDefault="003D49FF" w:rsidP="00F10D1C">
            <w:pPr>
              <w:jc w:val="center"/>
              <w:rPr>
                <w:color w:val="000000"/>
              </w:rPr>
            </w:pPr>
            <w:r>
              <w:rPr>
                <w:color w:val="000000"/>
              </w:rPr>
              <w:t>151</w:t>
            </w:r>
          </w:p>
        </w:tc>
        <w:tc>
          <w:tcPr>
            <w:tcW w:w="3237" w:type="dxa"/>
            <w:tcBorders>
              <w:top w:val="nil"/>
              <w:left w:val="nil"/>
              <w:bottom w:val="nil"/>
              <w:right w:val="single" w:sz="4" w:space="0" w:color="auto"/>
            </w:tcBorders>
            <w:vAlign w:val="center"/>
            <w:hideMark/>
          </w:tcPr>
          <w:p w14:paraId="2081FB9A" w14:textId="77777777" w:rsidR="003D49FF" w:rsidRDefault="003D49FF" w:rsidP="00F10D1C">
            <w:pPr>
              <w:rPr>
                <w:color w:val="000000"/>
              </w:rPr>
            </w:pPr>
            <w:r>
              <w:rPr>
                <w:color w:val="000000"/>
              </w:rPr>
              <w:t>Wait a few minutes and resend the request.</w:t>
            </w:r>
          </w:p>
        </w:tc>
      </w:tr>
      <w:tr w:rsidR="003D49FF" w14:paraId="7430BB99" w14:textId="77777777" w:rsidTr="00F10D1C">
        <w:trPr>
          <w:trHeight w:val="165"/>
        </w:trPr>
        <w:tc>
          <w:tcPr>
            <w:tcW w:w="2085" w:type="dxa"/>
            <w:tcBorders>
              <w:top w:val="nil"/>
              <w:left w:val="single" w:sz="4" w:space="0" w:color="auto"/>
              <w:bottom w:val="single" w:sz="4" w:space="0" w:color="auto"/>
              <w:right w:val="single" w:sz="4" w:space="0" w:color="auto"/>
            </w:tcBorders>
            <w:noWrap/>
            <w:vAlign w:val="center"/>
            <w:hideMark/>
          </w:tcPr>
          <w:p w14:paraId="079903B2" w14:textId="77777777"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14:paraId="142F75B8" w14:textId="77777777"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14:paraId="7BC3D434" w14:textId="77777777"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14:paraId="22B0D038" w14:textId="77777777" w:rsidR="003D49FF" w:rsidRDefault="003D49FF" w:rsidP="00F10D1C">
            <w:pPr>
              <w:rPr>
                <w:color w:val="000000"/>
              </w:rPr>
            </w:pPr>
            <w:r>
              <w:rPr>
                <w:color w:val="000000"/>
              </w:rPr>
              <w:t> </w:t>
            </w:r>
          </w:p>
        </w:tc>
      </w:tr>
      <w:tr w:rsidR="003D49FF" w14:paraId="3C6F2A20" w14:textId="77777777" w:rsidTr="00F10D1C">
        <w:trPr>
          <w:trHeight w:val="120"/>
        </w:trPr>
        <w:tc>
          <w:tcPr>
            <w:tcW w:w="2085" w:type="dxa"/>
            <w:tcBorders>
              <w:top w:val="single" w:sz="4" w:space="0" w:color="auto"/>
              <w:left w:val="single" w:sz="4" w:space="0" w:color="auto"/>
              <w:bottom w:val="nil"/>
              <w:right w:val="single" w:sz="4" w:space="0" w:color="auto"/>
            </w:tcBorders>
            <w:noWrap/>
            <w:vAlign w:val="center"/>
            <w:hideMark/>
          </w:tcPr>
          <w:p w14:paraId="0C99D2D3" w14:textId="77777777" w:rsidR="003D49FF" w:rsidRDefault="003D49FF" w:rsidP="00F10D1C">
            <w:pPr>
              <w:rPr>
                <w:color w:val="000000"/>
              </w:rPr>
            </w:pPr>
          </w:p>
        </w:tc>
        <w:tc>
          <w:tcPr>
            <w:tcW w:w="3690" w:type="dxa"/>
            <w:tcBorders>
              <w:top w:val="single" w:sz="4" w:space="0" w:color="auto"/>
              <w:left w:val="nil"/>
              <w:bottom w:val="nil"/>
              <w:right w:val="single" w:sz="4" w:space="0" w:color="auto"/>
            </w:tcBorders>
            <w:noWrap/>
            <w:vAlign w:val="bottom"/>
            <w:hideMark/>
          </w:tcPr>
          <w:p w14:paraId="04398E0C" w14:textId="77777777" w:rsidR="003D49FF" w:rsidRDefault="003D49FF" w:rsidP="00F10D1C">
            <w:pPr>
              <w:rPr>
                <w:color w:val="000000"/>
              </w:rPr>
            </w:pPr>
          </w:p>
        </w:tc>
        <w:tc>
          <w:tcPr>
            <w:tcW w:w="990" w:type="dxa"/>
            <w:tcBorders>
              <w:top w:val="single" w:sz="4" w:space="0" w:color="auto"/>
              <w:left w:val="nil"/>
              <w:bottom w:val="nil"/>
              <w:right w:val="single" w:sz="4" w:space="0" w:color="auto"/>
            </w:tcBorders>
            <w:noWrap/>
            <w:vAlign w:val="center"/>
            <w:hideMark/>
          </w:tcPr>
          <w:p w14:paraId="2F0B07FA" w14:textId="77777777" w:rsidR="003D49FF" w:rsidRDefault="003D49FF" w:rsidP="00F10D1C">
            <w:pPr>
              <w:jc w:val="center"/>
              <w:rPr>
                <w:color w:val="000000"/>
              </w:rPr>
            </w:pPr>
          </w:p>
        </w:tc>
        <w:tc>
          <w:tcPr>
            <w:tcW w:w="3237" w:type="dxa"/>
            <w:tcBorders>
              <w:top w:val="single" w:sz="4" w:space="0" w:color="auto"/>
              <w:left w:val="nil"/>
              <w:bottom w:val="nil"/>
              <w:right w:val="single" w:sz="4" w:space="0" w:color="auto"/>
            </w:tcBorders>
            <w:vAlign w:val="center"/>
            <w:hideMark/>
          </w:tcPr>
          <w:p w14:paraId="553DBC57" w14:textId="77777777" w:rsidR="003D49FF" w:rsidRDefault="003D49FF" w:rsidP="00F10D1C">
            <w:pPr>
              <w:rPr>
                <w:color w:val="000000"/>
              </w:rPr>
            </w:pPr>
          </w:p>
        </w:tc>
      </w:tr>
      <w:tr w:rsidR="003D49FF" w14:paraId="14420B30" w14:textId="77777777" w:rsidTr="00F10D1C">
        <w:trPr>
          <w:trHeight w:val="900"/>
        </w:trPr>
        <w:tc>
          <w:tcPr>
            <w:tcW w:w="2085" w:type="dxa"/>
            <w:tcBorders>
              <w:top w:val="nil"/>
              <w:left w:val="single" w:sz="4" w:space="0" w:color="auto"/>
              <w:bottom w:val="nil"/>
              <w:right w:val="single" w:sz="4" w:space="0" w:color="auto"/>
            </w:tcBorders>
            <w:noWrap/>
            <w:vAlign w:val="center"/>
            <w:hideMark/>
          </w:tcPr>
          <w:p w14:paraId="0FAFE345" w14:textId="77777777" w:rsidR="003D49FF" w:rsidRDefault="003D49FF" w:rsidP="00F10D1C">
            <w:pPr>
              <w:rPr>
                <w:color w:val="000000"/>
              </w:rPr>
            </w:pPr>
            <w:r>
              <w:rPr>
                <w:color w:val="000000"/>
              </w:rPr>
              <w:t>The request was received but there was a service time-out.</w:t>
            </w:r>
          </w:p>
        </w:tc>
        <w:tc>
          <w:tcPr>
            <w:tcW w:w="3690" w:type="dxa"/>
            <w:tcBorders>
              <w:top w:val="nil"/>
              <w:left w:val="nil"/>
              <w:bottom w:val="nil"/>
              <w:right w:val="single" w:sz="4" w:space="0" w:color="auto"/>
            </w:tcBorders>
            <w:vAlign w:val="bottom"/>
            <w:hideMark/>
          </w:tcPr>
          <w:p w14:paraId="69AE9924" w14:textId="77777777"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14:paraId="6A35FA6E" w14:textId="77777777" w:rsidR="003D49FF" w:rsidRDefault="003D49FF" w:rsidP="00F10D1C">
            <w:pPr>
              <w:jc w:val="center"/>
              <w:rPr>
                <w:color w:val="000000"/>
              </w:rPr>
            </w:pPr>
            <w:r>
              <w:rPr>
                <w:color w:val="000000"/>
              </w:rPr>
              <w:t>152</w:t>
            </w:r>
          </w:p>
        </w:tc>
        <w:tc>
          <w:tcPr>
            <w:tcW w:w="3237" w:type="dxa"/>
            <w:tcBorders>
              <w:top w:val="nil"/>
              <w:left w:val="nil"/>
              <w:bottom w:val="nil"/>
              <w:right w:val="single" w:sz="4" w:space="0" w:color="auto"/>
            </w:tcBorders>
            <w:vAlign w:val="center"/>
            <w:hideMark/>
          </w:tcPr>
          <w:p w14:paraId="33D52D92" w14:textId="77777777" w:rsidR="003D49FF" w:rsidRDefault="003D49FF" w:rsidP="00F10D1C">
            <w:pPr>
              <w:rPr>
                <w:color w:val="000000"/>
              </w:rPr>
            </w:pPr>
            <w:r>
              <w:rPr>
                <w:color w:val="000000"/>
              </w:rPr>
              <w:t>Wait a few minutes and resend the request.</w:t>
            </w:r>
          </w:p>
        </w:tc>
      </w:tr>
      <w:tr w:rsidR="003D49FF" w14:paraId="7AB94728" w14:textId="77777777" w:rsidTr="00F10D1C">
        <w:trPr>
          <w:trHeight w:val="180"/>
        </w:trPr>
        <w:tc>
          <w:tcPr>
            <w:tcW w:w="2085" w:type="dxa"/>
            <w:tcBorders>
              <w:top w:val="nil"/>
              <w:left w:val="single" w:sz="4" w:space="0" w:color="auto"/>
              <w:bottom w:val="single" w:sz="4" w:space="0" w:color="auto"/>
              <w:right w:val="single" w:sz="4" w:space="0" w:color="auto"/>
            </w:tcBorders>
            <w:noWrap/>
            <w:vAlign w:val="center"/>
            <w:hideMark/>
          </w:tcPr>
          <w:p w14:paraId="44B3FF69" w14:textId="77777777" w:rsidR="003D49FF" w:rsidRDefault="003D49FF" w:rsidP="00F10D1C">
            <w:pPr>
              <w:rPr>
                <w:color w:val="000000"/>
              </w:rPr>
            </w:pPr>
          </w:p>
        </w:tc>
        <w:tc>
          <w:tcPr>
            <w:tcW w:w="3690" w:type="dxa"/>
            <w:tcBorders>
              <w:top w:val="nil"/>
              <w:left w:val="nil"/>
              <w:bottom w:val="single" w:sz="4" w:space="0" w:color="auto"/>
              <w:right w:val="single" w:sz="4" w:space="0" w:color="auto"/>
            </w:tcBorders>
            <w:vAlign w:val="bottom"/>
            <w:hideMark/>
          </w:tcPr>
          <w:p w14:paraId="485A4A38" w14:textId="77777777" w:rsidR="003D49FF" w:rsidRDefault="003D49FF" w:rsidP="00F10D1C">
            <w:pPr>
              <w:rPr>
                <w:color w:val="000000"/>
              </w:rPr>
            </w:pPr>
          </w:p>
        </w:tc>
        <w:tc>
          <w:tcPr>
            <w:tcW w:w="990" w:type="dxa"/>
            <w:tcBorders>
              <w:top w:val="nil"/>
              <w:left w:val="nil"/>
              <w:bottom w:val="single" w:sz="4" w:space="0" w:color="auto"/>
              <w:right w:val="single" w:sz="4" w:space="0" w:color="auto"/>
            </w:tcBorders>
            <w:noWrap/>
            <w:vAlign w:val="center"/>
            <w:hideMark/>
          </w:tcPr>
          <w:p w14:paraId="4ADE0F79" w14:textId="77777777" w:rsidR="003D49FF" w:rsidRDefault="003D49FF" w:rsidP="00F10D1C">
            <w:pPr>
              <w:jc w:val="center"/>
              <w:rPr>
                <w:color w:val="000000"/>
              </w:rPr>
            </w:pPr>
          </w:p>
        </w:tc>
        <w:tc>
          <w:tcPr>
            <w:tcW w:w="3237" w:type="dxa"/>
            <w:tcBorders>
              <w:top w:val="nil"/>
              <w:left w:val="nil"/>
              <w:bottom w:val="single" w:sz="4" w:space="0" w:color="auto"/>
              <w:right w:val="single" w:sz="4" w:space="0" w:color="auto"/>
            </w:tcBorders>
            <w:vAlign w:val="center"/>
            <w:hideMark/>
          </w:tcPr>
          <w:p w14:paraId="44047996" w14:textId="77777777" w:rsidR="003D49FF" w:rsidRDefault="003D49FF" w:rsidP="00F10D1C">
            <w:pPr>
              <w:rPr>
                <w:color w:val="000000"/>
              </w:rPr>
            </w:pPr>
          </w:p>
        </w:tc>
      </w:tr>
      <w:tr w:rsidR="003D49FF" w14:paraId="493C009D" w14:textId="77777777" w:rsidTr="00F10D1C">
        <w:trPr>
          <w:trHeight w:val="705"/>
        </w:trPr>
        <w:tc>
          <w:tcPr>
            <w:tcW w:w="2085" w:type="dxa"/>
            <w:tcBorders>
              <w:top w:val="single" w:sz="4" w:space="0" w:color="auto"/>
              <w:left w:val="single" w:sz="4" w:space="0" w:color="auto"/>
              <w:bottom w:val="nil"/>
              <w:right w:val="single" w:sz="4" w:space="0" w:color="auto"/>
            </w:tcBorders>
            <w:noWrap/>
            <w:vAlign w:val="center"/>
            <w:hideMark/>
          </w:tcPr>
          <w:p w14:paraId="30EBB74D" w14:textId="77777777" w:rsidR="003D49FF" w:rsidRDefault="003D49FF" w:rsidP="00F10D1C">
            <w:r>
              <w:t xml:space="preserve">The request just wait and then timeout, ends up as exception on </w:t>
            </w:r>
            <w:r>
              <w:lastRenderedPageBreak/>
              <w:t>the Demandware script</w:t>
            </w:r>
          </w:p>
        </w:tc>
        <w:tc>
          <w:tcPr>
            <w:tcW w:w="3690" w:type="dxa"/>
            <w:tcBorders>
              <w:top w:val="single" w:sz="4" w:space="0" w:color="auto"/>
              <w:left w:val="nil"/>
              <w:bottom w:val="nil"/>
              <w:right w:val="single" w:sz="4" w:space="0" w:color="auto"/>
            </w:tcBorders>
            <w:vAlign w:val="bottom"/>
            <w:hideMark/>
          </w:tcPr>
          <w:p w14:paraId="5DE3E2DB" w14:textId="77777777" w:rsidR="003D49FF" w:rsidRDefault="003D49FF" w:rsidP="00F10D1C">
            <w:r>
              <w:lastRenderedPageBreak/>
              <w:t xml:space="preserve">This could be one of the unique </w:t>
            </w:r>
            <w:proofErr w:type="gramStart"/>
            <w:r>
              <w:t>scenario</w:t>
            </w:r>
            <w:proofErr w:type="gramEnd"/>
            <w:r>
              <w:t xml:space="preserve"> where CyberSource waits for the Merchant’s bank to authorize the order and exceeds </w:t>
            </w:r>
            <w:r>
              <w:lastRenderedPageBreak/>
              <w:t>timeout sets at the Demandware. This ends up into SOAP exception. Client code can handle this scenario differently.</w:t>
            </w:r>
          </w:p>
        </w:tc>
        <w:tc>
          <w:tcPr>
            <w:tcW w:w="990" w:type="dxa"/>
            <w:tcBorders>
              <w:top w:val="single" w:sz="4" w:space="0" w:color="auto"/>
              <w:left w:val="nil"/>
              <w:bottom w:val="nil"/>
              <w:right w:val="single" w:sz="4" w:space="0" w:color="auto"/>
            </w:tcBorders>
            <w:noWrap/>
            <w:vAlign w:val="center"/>
            <w:hideMark/>
          </w:tcPr>
          <w:p w14:paraId="0A82DC41" w14:textId="77777777" w:rsidR="003D49FF" w:rsidRDefault="003D49FF" w:rsidP="00F10D1C">
            <w:pPr>
              <w:jc w:val="center"/>
            </w:pPr>
            <w:r>
              <w:rPr>
                <w:color w:val="000000"/>
              </w:rPr>
              <w:lastRenderedPageBreak/>
              <w:t xml:space="preserve">Script sets Rason Code to </w:t>
            </w:r>
            <w:r>
              <w:rPr>
                <w:color w:val="000000"/>
              </w:rPr>
              <w:lastRenderedPageBreak/>
              <w:t>999</w:t>
            </w:r>
          </w:p>
        </w:tc>
        <w:tc>
          <w:tcPr>
            <w:tcW w:w="3237" w:type="dxa"/>
            <w:tcBorders>
              <w:top w:val="single" w:sz="4" w:space="0" w:color="auto"/>
              <w:left w:val="nil"/>
              <w:bottom w:val="nil"/>
              <w:right w:val="single" w:sz="4" w:space="0" w:color="auto"/>
            </w:tcBorders>
            <w:vAlign w:val="center"/>
            <w:hideMark/>
          </w:tcPr>
          <w:p w14:paraId="59486448" w14:textId="77777777" w:rsidR="003D49FF" w:rsidRDefault="003D49FF" w:rsidP="00F10D1C">
            <w:r>
              <w:lastRenderedPageBreak/>
              <w:t xml:space="preserve">Handle at client’s end depending on business rules associated with this scenario. </w:t>
            </w:r>
          </w:p>
        </w:tc>
      </w:tr>
      <w:tr w:rsidR="003D49FF" w14:paraId="0841DE79" w14:textId="77777777" w:rsidTr="00F10D1C">
        <w:trPr>
          <w:trHeight w:val="300"/>
        </w:trPr>
        <w:tc>
          <w:tcPr>
            <w:tcW w:w="2085" w:type="dxa"/>
            <w:tcBorders>
              <w:top w:val="nil"/>
              <w:left w:val="single" w:sz="4" w:space="0" w:color="auto"/>
              <w:bottom w:val="nil"/>
              <w:right w:val="single" w:sz="4" w:space="0" w:color="auto"/>
            </w:tcBorders>
            <w:noWrap/>
            <w:vAlign w:val="center"/>
            <w:hideMark/>
          </w:tcPr>
          <w:p w14:paraId="1DF05470" w14:textId="77777777" w:rsidR="003D49FF" w:rsidRDefault="003D49FF" w:rsidP="00F10D1C">
            <w:pPr>
              <w:rPr>
                <w:color w:val="000000"/>
              </w:rPr>
            </w:pPr>
            <w:r>
              <w:rPr>
                <w:color w:val="000000"/>
              </w:rPr>
              <w:lastRenderedPageBreak/>
              <w:t> </w:t>
            </w:r>
          </w:p>
        </w:tc>
        <w:tc>
          <w:tcPr>
            <w:tcW w:w="3690" w:type="dxa"/>
            <w:tcBorders>
              <w:top w:val="nil"/>
              <w:left w:val="nil"/>
              <w:bottom w:val="nil"/>
              <w:right w:val="single" w:sz="4" w:space="0" w:color="auto"/>
            </w:tcBorders>
            <w:noWrap/>
            <w:vAlign w:val="bottom"/>
            <w:hideMark/>
          </w:tcPr>
          <w:p w14:paraId="27E41884" w14:textId="77777777"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14:paraId="748D52E5" w14:textId="77777777"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vAlign w:val="center"/>
            <w:hideMark/>
          </w:tcPr>
          <w:p w14:paraId="6CB21E50" w14:textId="77777777" w:rsidR="003D49FF" w:rsidRDefault="003D49FF" w:rsidP="00F10D1C">
            <w:pPr>
              <w:rPr>
                <w:color w:val="000000"/>
              </w:rPr>
            </w:pPr>
            <w:r>
              <w:rPr>
                <w:color w:val="000000"/>
              </w:rPr>
              <w:t> </w:t>
            </w:r>
          </w:p>
        </w:tc>
      </w:tr>
      <w:tr w:rsidR="003D49FF" w14:paraId="487D9822" w14:textId="77777777"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center"/>
            <w:hideMark/>
          </w:tcPr>
          <w:p w14:paraId="620081BA" w14:textId="77777777" w:rsidR="003D49FF" w:rsidRDefault="003D49FF" w:rsidP="00F10D1C">
            <w:pPr>
              <w:rPr>
                <w:b/>
                <w:bCs/>
                <w:color w:val="000000"/>
              </w:rPr>
            </w:pPr>
            <w:r>
              <w:rPr>
                <w:b/>
                <w:bCs/>
                <w:color w:val="000000"/>
              </w:rPr>
              <w:t>Authorization denied errors</w:t>
            </w:r>
          </w:p>
        </w:tc>
      </w:tr>
      <w:tr w:rsidR="003D49FF" w14:paraId="19A35310" w14:textId="77777777" w:rsidTr="00F10D1C">
        <w:trPr>
          <w:trHeight w:val="600"/>
        </w:trPr>
        <w:tc>
          <w:tcPr>
            <w:tcW w:w="2085" w:type="dxa"/>
            <w:tcBorders>
              <w:top w:val="nil"/>
              <w:left w:val="single" w:sz="4" w:space="0" w:color="auto"/>
              <w:bottom w:val="nil"/>
              <w:right w:val="single" w:sz="4" w:space="0" w:color="auto"/>
            </w:tcBorders>
            <w:noWrap/>
            <w:vAlign w:val="center"/>
            <w:hideMark/>
          </w:tcPr>
          <w:p w14:paraId="154228D8" w14:textId="77777777" w:rsidR="003D49FF" w:rsidRDefault="003D49FF" w:rsidP="00F10D1C">
            <w:pPr>
              <w:rPr>
                <w:color w:val="000000"/>
              </w:rPr>
            </w:pPr>
            <w:r>
              <w:rPr>
                <w:color w:val="000000"/>
              </w:rPr>
              <w:t xml:space="preserve">Declined the request because the card has expired. </w:t>
            </w:r>
          </w:p>
        </w:tc>
        <w:tc>
          <w:tcPr>
            <w:tcW w:w="3690" w:type="dxa"/>
            <w:tcBorders>
              <w:top w:val="nil"/>
              <w:left w:val="nil"/>
              <w:bottom w:val="nil"/>
              <w:right w:val="single" w:sz="4" w:space="0" w:color="auto"/>
            </w:tcBorders>
            <w:vAlign w:val="bottom"/>
            <w:hideMark/>
          </w:tcPr>
          <w:p w14:paraId="2625ADCD" w14:textId="77777777" w:rsidR="003D49FF" w:rsidRDefault="00C5387E" w:rsidP="00F10D1C">
            <w:pPr>
              <w:rPr>
                <w:color w:val="000000"/>
              </w:rPr>
            </w:pPr>
            <w:r>
              <w:rPr>
                <w:color w:val="000000"/>
              </w:rPr>
              <w:t>S</w:t>
            </w:r>
            <w:r w:rsidR="003D49FF">
              <w:rPr>
                <w:color w:val="000000"/>
              </w:rPr>
              <w:t xml:space="preserve">how user </w:t>
            </w:r>
            <w:r>
              <w:rPr>
                <w:color w:val="000000"/>
              </w:rPr>
              <w:t>“</w:t>
            </w:r>
            <w:r w:rsidR="003D49FF">
              <w:rPr>
                <w:color w:val="000000"/>
              </w:rPr>
              <w:t>Auth denied</w:t>
            </w:r>
            <w:r>
              <w:rPr>
                <w:color w:val="000000"/>
              </w:rPr>
              <w:t>”</w:t>
            </w:r>
            <w:r w:rsidR="003D49FF">
              <w:rPr>
                <w:color w:val="000000"/>
              </w:rPr>
              <w:t xml:space="preserve"> error message</w:t>
            </w:r>
          </w:p>
        </w:tc>
        <w:tc>
          <w:tcPr>
            <w:tcW w:w="990" w:type="dxa"/>
            <w:tcBorders>
              <w:top w:val="nil"/>
              <w:left w:val="nil"/>
              <w:bottom w:val="nil"/>
              <w:right w:val="single" w:sz="4" w:space="0" w:color="auto"/>
            </w:tcBorders>
            <w:noWrap/>
            <w:vAlign w:val="center"/>
            <w:hideMark/>
          </w:tcPr>
          <w:p w14:paraId="0E896851" w14:textId="77777777" w:rsidR="003D49FF" w:rsidRDefault="003D49FF" w:rsidP="00F10D1C">
            <w:pPr>
              <w:jc w:val="center"/>
              <w:rPr>
                <w:color w:val="000000"/>
              </w:rPr>
            </w:pPr>
            <w:r>
              <w:rPr>
                <w:color w:val="000000"/>
              </w:rPr>
              <w:t>202</w:t>
            </w:r>
          </w:p>
        </w:tc>
        <w:tc>
          <w:tcPr>
            <w:tcW w:w="3237" w:type="dxa"/>
            <w:tcBorders>
              <w:top w:val="nil"/>
              <w:left w:val="nil"/>
              <w:bottom w:val="nil"/>
              <w:right w:val="single" w:sz="4" w:space="0" w:color="auto"/>
            </w:tcBorders>
            <w:vAlign w:val="center"/>
            <w:hideMark/>
          </w:tcPr>
          <w:p w14:paraId="4873B2E8" w14:textId="77777777" w:rsidR="003D49FF" w:rsidRDefault="003D49FF" w:rsidP="00F10D1C">
            <w:pPr>
              <w:rPr>
                <w:color w:val="000000"/>
              </w:rPr>
            </w:pPr>
            <w:r>
              <w:rPr>
                <w:color w:val="000000"/>
              </w:rPr>
              <w:t>Request a different card or another form of payment.</w:t>
            </w:r>
          </w:p>
        </w:tc>
      </w:tr>
      <w:tr w:rsidR="003D49FF" w14:paraId="30E0A60C" w14:textId="77777777" w:rsidTr="00F10D1C">
        <w:trPr>
          <w:trHeight w:val="300"/>
        </w:trPr>
        <w:tc>
          <w:tcPr>
            <w:tcW w:w="2085" w:type="dxa"/>
            <w:tcBorders>
              <w:top w:val="nil"/>
              <w:left w:val="single" w:sz="4" w:space="0" w:color="auto"/>
              <w:bottom w:val="nil"/>
              <w:right w:val="single" w:sz="4" w:space="0" w:color="auto"/>
            </w:tcBorders>
            <w:noWrap/>
            <w:vAlign w:val="center"/>
            <w:hideMark/>
          </w:tcPr>
          <w:p w14:paraId="29B64C0E" w14:textId="77777777"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14:paraId="51907440" w14:textId="77777777"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14:paraId="2DC899D0" w14:textId="77777777"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vAlign w:val="center"/>
            <w:hideMark/>
          </w:tcPr>
          <w:p w14:paraId="03C17CE2" w14:textId="77777777" w:rsidR="003D49FF" w:rsidRDefault="003D49FF" w:rsidP="00F10D1C">
            <w:pPr>
              <w:rPr>
                <w:color w:val="000000"/>
              </w:rPr>
            </w:pPr>
            <w:r>
              <w:rPr>
                <w:color w:val="000000"/>
              </w:rPr>
              <w:t> </w:t>
            </w:r>
          </w:p>
        </w:tc>
      </w:tr>
      <w:tr w:rsidR="003D49FF" w14:paraId="34C20F73" w14:textId="77777777" w:rsidTr="00F10D1C">
        <w:trPr>
          <w:trHeight w:val="90"/>
        </w:trPr>
        <w:tc>
          <w:tcPr>
            <w:tcW w:w="2085" w:type="dxa"/>
            <w:tcBorders>
              <w:top w:val="nil"/>
              <w:left w:val="single" w:sz="4" w:space="0" w:color="auto"/>
              <w:bottom w:val="single" w:sz="4" w:space="0" w:color="auto"/>
              <w:right w:val="single" w:sz="4" w:space="0" w:color="auto"/>
            </w:tcBorders>
            <w:noWrap/>
            <w:vAlign w:val="center"/>
            <w:hideMark/>
          </w:tcPr>
          <w:p w14:paraId="354ED9D3" w14:textId="77777777"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14:paraId="2D0747B9" w14:textId="77777777"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bottom"/>
            <w:hideMark/>
          </w:tcPr>
          <w:p w14:paraId="0B575668" w14:textId="77777777" w:rsidR="003D49FF" w:rsidRDefault="003D49FF" w:rsidP="00F10D1C">
            <w:pP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14:paraId="309A9139" w14:textId="77777777" w:rsidR="003D49FF" w:rsidRDefault="003D49FF" w:rsidP="00F10D1C">
            <w:pPr>
              <w:rPr>
                <w:color w:val="000000"/>
              </w:rPr>
            </w:pPr>
            <w:r>
              <w:rPr>
                <w:color w:val="000000"/>
              </w:rPr>
              <w:t> </w:t>
            </w:r>
          </w:p>
        </w:tc>
      </w:tr>
      <w:tr w:rsidR="003D49FF" w14:paraId="47E1B23C" w14:textId="77777777" w:rsidTr="00F10D1C">
        <w:trPr>
          <w:trHeight w:val="195"/>
        </w:trPr>
        <w:tc>
          <w:tcPr>
            <w:tcW w:w="2085" w:type="dxa"/>
            <w:tcBorders>
              <w:top w:val="single" w:sz="4" w:space="0" w:color="auto"/>
              <w:left w:val="single" w:sz="4" w:space="0" w:color="auto"/>
              <w:bottom w:val="nil"/>
              <w:right w:val="single" w:sz="4" w:space="0" w:color="auto"/>
            </w:tcBorders>
            <w:noWrap/>
            <w:vAlign w:val="center"/>
            <w:hideMark/>
          </w:tcPr>
          <w:p w14:paraId="13D77D28" w14:textId="77777777" w:rsidR="003D49FF" w:rsidRDefault="003D49FF" w:rsidP="00F10D1C">
            <w:pPr>
              <w:rPr>
                <w:color w:val="000000"/>
              </w:rPr>
            </w:pPr>
          </w:p>
        </w:tc>
        <w:tc>
          <w:tcPr>
            <w:tcW w:w="3690" w:type="dxa"/>
            <w:tcBorders>
              <w:top w:val="single" w:sz="4" w:space="0" w:color="auto"/>
              <w:left w:val="nil"/>
              <w:bottom w:val="nil"/>
              <w:right w:val="single" w:sz="4" w:space="0" w:color="auto"/>
            </w:tcBorders>
            <w:noWrap/>
            <w:vAlign w:val="bottom"/>
            <w:hideMark/>
          </w:tcPr>
          <w:p w14:paraId="4CE91ADB" w14:textId="77777777" w:rsidR="003D49FF" w:rsidRDefault="003D49FF" w:rsidP="00F10D1C">
            <w:pPr>
              <w:rPr>
                <w:color w:val="000000"/>
              </w:rPr>
            </w:pPr>
          </w:p>
        </w:tc>
        <w:tc>
          <w:tcPr>
            <w:tcW w:w="990" w:type="dxa"/>
            <w:tcBorders>
              <w:top w:val="single" w:sz="4" w:space="0" w:color="auto"/>
              <w:left w:val="nil"/>
              <w:bottom w:val="nil"/>
              <w:right w:val="single" w:sz="4" w:space="0" w:color="auto"/>
            </w:tcBorders>
            <w:noWrap/>
            <w:vAlign w:val="bottom"/>
            <w:hideMark/>
          </w:tcPr>
          <w:p w14:paraId="25B82DA9" w14:textId="77777777" w:rsidR="003D49FF" w:rsidRDefault="003D49FF" w:rsidP="00F10D1C">
            <w:pPr>
              <w:rPr>
                <w:color w:val="000000"/>
              </w:rPr>
            </w:pPr>
          </w:p>
        </w:tc>
        <w:tc>
          <w:tcPr>
            <w:tcW w:w="3237" w:type="dxa"/>
            <w:tcBorders>
              <w:top w:val="single" w:sz="4" w:space="0" w:color="auto"/>
              <w:left w:val="nil"/>
              <w:bottom w:val="nil"/>
              <w:right w:val="single" w:sz="4" w:space="0" w:color="auto"/>
            </w:tcBorders>
            <w:vAlign w:val="center"/>
            <w:hideMark/>
          </w:tcPr>
          <w:p w14:paraId="25BC67AA" w14:textId="77777777" w:rsidR="003D49FF" w:rsidRDefault="003D49FF" w:rsidP="00F10D1C">
            <w:pPr>
              <w:rPr>
                <w:color w:val="000000"/>
              </w:rPr>
            </w:pPr>
          </w:p>
        </w:tc>
      </w:tr>
      <w:tr w:rsidR="003D49FF" w14:paraId="6C66A516" w14:textId="77777777" w:rsidTr="00F10D1C">
        <w:trPr>
          <w:trHeight w:val="600"/>
        </w:trPr>
        <w:tc>
          <w:tcPr>
            <w:tcW w:w="2085" w:type="dxa"/>
            <w:tcBorders>
              <w:top w:val="nil"/>
              <w:left w:val="single" w:sz="4" w:space="0" w:color="auto"/>
              <w:bottom w:val="nil"/>
              <w:right w:val="single" w:sz="4" w:space="0" w:color="auto"/>
            </w:tcBorders>
            <w:noWrap/>
            <w:vAlign w:val="center"/>
            <w:hideMark/>
          </w:tcPr>
          <w:p w14:paraId="387F7A98" w14:textId="77777777" w:rsidR="003D49FF" w:rsidRDefault="003D49FF" w:rsidP="00F10D1C">
            <w:pPr>
              <w:rPr>
                <w:color w:val="000000"/>
              </w:rPr>
            </w:pPr>
            <w:r>
              <w:rPr>
                <w:color w:val="000000"/>
              </w:rPr>
              <w:t>The account number is invalid.</w:t>
            </w:r>
          </w:p>
        </w:tc>
        <w:tc>
          <w:tcPr>
            <w:tcW w:w="3690" w:type="dxa"/>
            <w:tcBorders>
              <w:top w:val="nil"/>
              <w:left w:val="nil"/>
              <w:bottom w:val="nil"/>
              <w:right w:val="single" w:sz="4" w:space="0" w:color="auto"/>
            </w:tcBorders>
            <w:vAlign w:val="bottom"/>
            <w:hideMark/>
          </w:tcPr>
          <w:p w14:paraId="0D8EE80C" w14:textId="77777777" w:rsidR="003D49FF" w:rsidRDefault="00C5387E" w:rsidP="00F10D1C">
            <w:pPr>
              <w:rPr>
                <w:color w:val="000000"/>
              </w:rPr>
            </w:pPr>
            <w:r>
              <w:rPr>
                <w:color w:val="000000"/>
              </w:rPr>
              <w:t>S</w:t>
            </w:r>
            <w:r w:rsidR="003D49FF">
              <w:rPr>
                <w:color w:val="000000"/>
              </w:rPr>
              <w:t xml:space="preserve">how user </w:t>
            </w:r>
            <w:r>
              <w:rPr>
                <w:color w:val="000000"/>
              </w:rPr>
              <w:t>“</w:t>
            </w:r>
            <w:r w:rsidR="003D49FF">
              <w:rPr>
                <w:color w:val="000000"/>
              </w:rPr>
              <w:t>Auth denied</w:t>
            </w:r>
            <w:r>
              <w:rPr>
                <w:color w:val="000000"/>
              </w:rPr>
              <w:t>”</w:t>
            </w:r>
            <w:r w:rsidR="003D49FF">
              <w:rPr>
                <w:color w:val="000000"/>
              </w:rPr>
              <w:t xml:space="preserve"> error message</w:t>
            </w:r>
          </w:p>
        </w:tc>
        <w:tc>
          <w:tcPr>
            <w:tcW w:w="990" w:type="dxa"/>
            <w:tcBorders>
              <w:top w:val="nil"/>
              <w:left w:val="nil"/>
              <w:bottom w:val="nil"/>
              <w:right w:val="single" w:sz="4" w:space="0" w:color="auto"/>
            </w:tcBorders>
            <w:noWrap/>
            <w:vAlign w:val="center"/>
            <w:hideMark/>
          </w:tcPr>
          <w:p w14:paraId="3E68CB22" w14:textId="77777777" w:rsidR="003D49FF" w:rsidRDefault="003D49FF" w:rsidP="00F10D1C">
            <w:pPr>
              <w:jc w:val="center"/>
              <w:rPr>
                <w:color w:val="000000"/>
              </w:rPr>
            </w:pPr>
            <w:r>
              <w:rPr>
                <w:color w:val="000000"/>
              </w:rPr>
              <w:t>231</w:t>
            </w:r>
          </w:p>
        </w:tc>
        <w:tc>
          <w:tcPr>
            <w:tcW w:w="3237" w:type="dxa"/>
            <w:tcBorders>
              <w:top w:val="nil"/>
              <w:left w:val="nil"/>
              <w:bottom w:val="nil"/>
              <w:right w:val="single" w:sz="4" w:space="0" w:color="auto"/>
            </w:tcBorders>
            <w:vAlign w:val="center"/>
            <w:hideMark/>
          </w:tcPr>
          <w:p w14:paraId="5545A8B9" w14:textId="77777777" w:rsidR="003D49FF" w:rsidRDefault="003D49FF" w:rsidP="00F10D1C">
            <w:pPr>
              <w:rPr>
                <w:color w:val="000000"/>
              </w:rPr>
            </w:pPr>
            <w:r>
              <w:rPr>
                <w:color w:val="000000"/>
              </w:rPr>
              <w:t>Request a different card or other form of payment.</w:t>
            </w:r>
          </w:p>
        </w:tc>
      </w:tr>
      <w:tr w:rsidR="003D49FF" w14:paraId="65E55493" w14:textId="77777777"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14:paraId="38D81BB4" w14:textId="77777777"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14:paraId="55AB92A5" w14:textId="77777777"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14:paraId="32259E02" w14:textId="77777777"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14:paraId="682B72F0" w14:textId="77777777" w:rsidR="003D49FF" w:rsidRDefault="003D49FF" w:rsidP="00F10D1C">
            <w:pPr>
              <w:rPr>
                <w:color w:val="000000"/>
              </w:rPr>
            </w:pPr>
            <w:r>
              <w:rPr>
                <w:color w:val="000000"/>
              </w:rPr>
              <w:t> </w:t>
            </w:r>
          </w:p>
        </w:tc>
      </w:tr>
      <w:tr w:rsidR="003D49FF" w14:paraId="24681D17" w14:textId="77777777"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14:paraId="29EA811E" w14:textId="77777777" w:rsidR="003D49FF" w:rsidRDefault="003D49FF" w:rsidP="00F10D1C">
            <w:pPr>
              <w:rPr>
                <w:b/>
                <w:bCs/>
                <w:color w:val="000000"/>
              </w:rPr>
            </w:pPr>
            <w:r>
              <w:rPr>
                <w:b/>
                <w:bCs/>
                <w:color w:val="000000"/>
              </w:rPr>
              <w:t>Gateway Account problem </w:t>
            </w:r>
          </w:p>
        </w:tc>
      </w:tr>
      <w:tr w:rsidR="003D49FF" w14:paraId="115964A2" w14:textId="77777777" w:rsidTr="00F10D1C">
        <w:trPr>
          <w:trHeight w:val="900"/>
        </w:trPr>
        <w:tc>
          <w:tcPr>
            <w:tcW w:w="2085" w:type="dxa"/>
            <w:tcBorders>
              <w:top w:val="single" w:sz="4" w:space="0" w:color="auto"/>
              <w:left w:val="single" w:sz="4" w:space="0" w:color="auto"/>
              <w:bottom w:val="nil"/>
              <w:right w:val="single" w:sz="4" w:space="0" w:color="auto"/>
            </w:tcBorders>
            <w:noWrap/>
            <w:vAlign w:val="center"/>
            <w:hideMark/>
          </w:tcPr>
          <w:p w14:paraId="4930AFE1" w14:textId="77777777" w:rsidR="003D49FF" w:rsidRDefault="003D49FF" w:rsidP="00F10D1C">
            <w:pPr>
              <w:rPr>
                <w:color w:val="000000"/>
              </w:rPr>
            </w:pPr>
            <w:r>
              <w:rPr>
                <w:color w:val="000000"/>
              </w:rPr>
              <w:t>There is a problem with your merchant configuration.</w:t>
            </w:r>
          </w:p>
        </w:tc>
        <w:tc>
          <w:tcPr>
            <w:tcW w:w="3690" w:type="dxa"/>
            <w:tcBorders>
              <w:top w:val="single" w:sz="4" w:space="0" w:color="auto"/>
              <w:left w:val="nil"/>
              <w:bottom w:val="nil"/>
              <w:right w:val="single" w:sz="4" w:space="0" w:color="auto"/>
            </w:tcBorders>
            <w:vAlign w:val="bottom"/>
            <w:hideMark/>
          </w:tcPr>
          <w:p w14:paraId="6BD8313D" w14:textId="77777777"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single" w:sz="4" w:space="0" w:color="auto"/>
              <w:left w:val="nil"/>
              <w:bottom w:val="nil"/>
              <w:right w:val="single" w:sz="4" w:space="0" w:color="auto"/>
            </w:tcBorders>
            <w:noWrap/>
            <w:vAlign w:val="center"/>
            <w:hideMark/>
          </w:tcPr>
          <w:p w14:paraId="5FE5DD94" w14:textId="77777777" w:rsidR="003D49FF" w:rsidRDefault="003D49FF" w:rsidP="00F10D1C">
            <w:pPr>
              <w:jc w:val="center"/>
              <w:rPr>
                <w:color w:val="000000"/>
              </w:rPr>
            </w:pPr>
            <w:r>
              <w:rPr>
                <w:color w:val="000000"/>
              </w:rPr>
              <w:t>234</w:t>
            </w:r>
          </w:p>
        </w:tc>
        <w:tc>
          <w:tcPr>
            <w:tcW w:w="3237" w:type="dxa"/>
            <w:tcBorders>
              <w:top w:val="single" w:sz="4" w:space="0" w:color="auto"/>
              <w:left w:val="nil"/>
              <w:bottom w:val="nil"/>
              <w:right w:val="single" w:sz="4" w:space="0" w:color="auto"/>
            </w:tcBorders>
            <w:vAlign w:val="center"/>
            <w:hideMark/>
          </w:tcPr>
          <w:p w14:paraId="107270AD" w14:textId="77777777" w:rsidR="003D49FF" w:rsidRDefault="003D49FF" w:rsidP="00F10D1C">
            <w:pPr>
              <w:rPr>
                <w:color w:val="000000"/>
              </w:rPr>
            </w:pPr>
            <w:r>
              <w:rPr>
                <w:color w:val="000000"/>
              </w:rPr>
              <w:t>Do not resend the request. Contact Customer Support to correct the configuration problem.</w:t>
            </w:r>
          </w:p>
        </w:tc>
      </w:tr>
      <w:tr w:rsidR="003D49FF" w14:paraId="53B3197D" w14:textId="77777777" w:rsidTr="00F10D1C">
        <w:trPr>
          <w:trHeight w:val="300"/>
        </w:trPr>
        <w:tc>
          <w:tcPr>
            <w:tcW w:w="2085" w:type="dxa"/>
            <w:tcBorders>
              <w:top w:val="nil"/>
              <w:left w:val="single" w:sz="4" w:space="0" w:color="auto"/>
              <w:bottom w:val="nil"/>
              <w:right w:val="single" w:sz="4" w:space="0" w:color="auto"/>
            </w:tcBorders>
            <w:noWrap/>
            <w:vAlign w:val="bottom"/>
            <w:hideMark/>
          </w:tcPr>
          <w:p w14:paraId="2D764EC7" w14:textId="77777777"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14:paraId="2EB8FD6A" w14:textId="77777777"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14:paraId="09DE8C2D" w14:textId="77777777"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vAlign w:val="bottom"/>
            <w:hideMark/>
          </w:tcPr>
          <w:p w14:paraId="39B44475" w14:textId="77777777" w:rsidR="003D49FF" w:rsidRDefault="003D49FF" w:rsidP="00F10D1C">
            <w:pPr>
              <w:rPr>
                <w:color w:val="000000"/>
              </w:rPr>
            </w:pPr>
            <w:r>
              <w:rPr>
                <w:color w:val="000000"/>
              </w:rPr>
              <w:t> </w:t>
            </w:r>
          </w:p>
        </w:tc>
      </w:tr>
      <w:tr w:rsidR="003D49FF" w14:paraId="40256F60" w14:textId="77777777"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14:paraId="18E5BA36" w14:textId="77777777" w:rsidR="003D49FF" w:rsidRDefault="003D49FF" w:rsidP="00F10D1C">
            <w:pPr>
              <w:rPr>
                <w:b/>
                <w:bCs/>
                <w:color w:val="000000"/>
              </w:rPr>
            </w:pPr>
            <w:r>
              <w:rPr>
                <w:b/>
                <w:bCs/>
                <w:color w:val="000000"/>
              </w:rPr>
              <w:t>Fraud Management</w:t>
            </w:r>
          </w:p>
        </w:tc>
      </w:tr>
      <w:tr w:rsidR="003D49FF" w14:paraId="7E5EF348" w14:textId="77777777" w:rsidTr="00F10D1C">
        <w:trPr>
          <w:trHeight w:val="900"/>
        </w:trPr>
        <w:tc>
          <w:tcPr>
            <w:tcW w:w="2085" w:type="dxa"/>
            <w:tcBorders>
              <w:top w:val="nil"/>
              <w:left w:val="single" w:sz="4" w:space="0" w:color="auto"/>
              <w:bottom w:val="nil"/>
              <w:right w:val="single" w:sz="4" w:space="0" w:color="auto"/>
            </w:tcBorders>
            <w:noWrap/>
            <w:vAlign w:val="center"/>
            <w:hideMark/>
          </w:tcPr>
          <w:p w14:paraId="772E93D5" w14:textId="77777777" w:rsidR="003D49FF" w:rsidRDefault="003D49FF" w:rsidP="00F10D1C">
            <w:pPr>
              <w:rPr>
                <w:color w:val="000000"/>
              </w:rPr>
            </w:pPr>
            <w:r>
              <w:rPr>
                <w:color w:val="000000"/>
              </w:rPr>
              <w:t>The fraud score exceeds your threshold.</w:t>
            </w:r>
          </w:p>
        </w:tc>
        <w:tc>
          <w:tcPr>
            <w:tcW w:w="3690" w:type="dxa"/>
            <w:tcBorders>
              <w:top w:val="nil"/>
              <w:left w:val="nil"/>
              <w:bottom w:val="nil"/>
              <w:right w:val="single" w:sz="4" w:space="0" w:color="auto"/>
            </w:tcBorders>
            <w:vAlign w:val="bottom"/>
            <w:hideMark/>
          </w:tcPr>
          <w:p w14:paraId="50EA4A0A" w14:textId="77777777"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14:paraId="47273E9E" w14:textId="77777777" w:rsidR="003D49FF" w:rsidRDefault="003D49FF" w:rsidP="00F10D1C">
            <w:pPr>
              <w:jc w:val="center"/>
              <w:rPr>
                <w:color w:val="000000"/>
              </w:rPr>
            </w:pPr>
            <w:r>
              <w:rPr>
                <w:color w:val="000000"/>
              </w:rPr>
              <w:t>400</w:t>
            </w:r>
          </w:p>
        </w:tc>
        <w:tc>
          <w:tcPr>
            <w:tcW w:w="3237" w:type="dxa"/>
            <w:tcBorders>
              <w:top w:val="nil"/>
              <w:left w:val="nil"/>
              <w:bottom w:val="nil"/>
              <w:right w:val="single" w:sz="4" w:space="0" w:color="auto"/>
            </w:tcBorders>
            <w:vAlign w:val="bottom"/>
            <w:hideMark/>
          </w:tcPr>
          <w:p w14:paraId="479A1D32" w14:textId="77777777" w:rsidR="003D49FF" w:rsidRDefault="003D49FF" w:rsidP="00F10D1C">
            <w:pPr>
              <w:rPr>
                <w:color w:val="000000"/>
              </w:rPr>
            </w:pPr>
            <w:r>
              <w:rPr>
                <w:color w:val="000000"/>
              </w:rPr>
              <w:t> </w:t>
            </w:r>
          </w:p>
        </w:tc>
      </w:tr>
      <w:tr w:rsidR="003D49FF" w14:paraId="402D6482" w14:textId="77777777"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14:paraId="1BA8157B" w14:textId="77777777"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14:paraId="1A4CE122" w14:textId="77777777"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14:paraId="126599D7" w14:textId="77777777"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vAlign w:val="bottom"/>
            <w:hideMark/>
          </w:tcPr>
          <w:p w14:paraId="5ECB8154" w14:textId="77777777" w:rsidR="003D49FF" w:rsidRDefault="003D49FF" w:rsidP="00F10D1C">
            <w:pPr>
              <w:rPr>
                <w:color w:val="000000"/>
              </w:rPr>
            </w:pPr>
            <w:r>
              <w:rPr>
                <w:color w:val="000000"/>
              </w:rPr>
              <w:t> </w:t>
            </w:r>
          </w:p>
        </w:tc>
      </w:tr>
      <w:tr w:rsidR="003D49FF" w14:paraId="1E642858" w14:textId="77777777" w:rsidTr="00F10D1C">
        <w:trPr>
          <w:trHeight w:val="600"/>
        </w:trPr>
        <w:tc>
          <w:tcPr>
            <w:tcW w:w="2085" w:type="dxa"/>
            <w:tcBorders>
              <w:top w:val="single" w:sz="4" w:space="0" w:color="auto"/>
              <w:left w:val="single" w:sz="4" w:space="0" w:color="auto"/>
              <w:bottom w:val="nil"/>
              <w:right w:val="single" w:sz="4" w:space="0" w:color="auto"/>
            </w:tcBorders>
            <w:noWrap/>
            <w:vAlign w:val="center"/>
            <w:hideMark/>
          </w:tcPr>
          <w:p w14:paraId="2875A5C5" w14:textId="77777777" w:rsidR="003D49FF" w:rsidRDefault="003D49FF" w:rsidP="00F10D1C">
            <w:pPr>
              <w:rPr>
                <w:color w:val="000000"/>
              </w:rPr>
            </w:pPr>
            <w:proofErr w:type="gramStart"/>
            <w:r>
              <w:rPr>
                <w:color w:val="000000"/>
              </w:rPr>
              <w:t>The order is marked for review by Decision Manager</w:t>
            </w:r>
            <w:proofErr w:type="gramEnd"/>
            <w:r>
              <w:rPr>
                <w:color w:val="000000"/>
              </w:rPr>
              <w:t>.</w:t>
            </w:r>
          </w:p>
        </w:tc>
        <w:tc>
          <w:tcPr>
            <w:tcW w:w="3690" w:type="dxa"/>
            <w:tcBorders>
              <w:top w:val="single" w:sz="4" w:space="0" w:color="auto"/>
              <w:left w:val="nil"/>
              <w:bottom w:val="nil"/>
              <w:right w:val="single" w:sz="4" w:space="0" w:color="auto"/>
            </w:tcBorders>
            <w:vAlign w:val="bottom"/>
            <w:hideMark/>
          </w:tcPr>
          <w:p w14:paraId="4465488A" w14:textId="77777777" w:rsidR="003D49FF" w:rsidRDefault="003D49FF" w:rsidP="00F10D1C">
            <w:pPr>
              <w:rPr>
                <w:color w:val="000000"/>
              </w:rPr>
            </w:pPr>
            <w:r>
              <w:rPr>
                <w:color w:val="000000"/>
              </w:rPr>
              <w:t>Proceed with checkout</w:t>
            </w:r>
            <w:r>
              <w:rPr>
                <w:color w:val="000000"/>
              </w:rPr>
              <w:br/>
              <w:t xml:space="preserve">Leave DW order </w:t>
            </w:r>
            <w:r w:rsidR="00C5387E">
              <w:rPr>
                <w:color w:val="000000"/>
              </w:rPr>
              <w:t>“</w:t>
            </w:r>
            <w:r>
              <w:rPr>
                <w:color w:val="000000"/>
              </w:rPr>
              <w:t>unconfirmed</w:t>
            </w:r>
            <w:r w:rsidR="00C5387E">
              <w:rPr>
                <w:color w:val="000000"/>
              </w:rPr>
              <w:t>”</w:t>
            </w:r>
          </w:p>
        </w:tc>
        <w:tc>
          <w:tcPr>
            <w:tcW w:w="990" w:type="dxa"/>
            <w:tcBorders>
              <w:top w:val="single" w:sz="4" w:space="0" w:color="auto"/>
              <w:left w:val="nil"/>
              <w:bottom w:val="nil"/>
              <w:right w:val="single" w:sz="4" w:space="0" w:color="auto"/>
            </w:tcBorders>
            <w:noWrap/>
            <w:vAlign w:val="center"/>
            <w:hideMark/>
          </w:tcPr>
          <w:p w14:paraId="7C9CA507" w14:textId="77777777" w:rsidR="003D49FF" w:rsidRDefault="003D49FF" w:rsidP="00F10D1C">
            <w:pPr>
              <w:jc w:val="center"/>
              <w:rPr>
                <w:color w:val="000000"/>
              </w:rPr>
            </w:pPr>
            <w:r>
              <w:rPr>
                <w:color w:val="000000"/>
              </w:rPr>
              <w:t>480</w:t>
            </w:r>
          </w:p>
        </w:tc>
        <w:tc>
          <w:tcPr>
            <w:tcW w:w="3237" w:type="dxa"/>
            <w:tcBorders>
              <w:top w:val="single" w:sz="4" w:space="0" w:color="auto"/>
              <w:left w:val="nil"/>
              <w:bottom w:val="nil"/>
              <w:right w:val="single" w:sz="4" w:space="0" w:color="auto"/>
            </w:tcBorders>
            <w:noWrap/>
            <w:vAlign w:val="bottom"/>
            <w:hideMark/>
          </w:tcPr>
          <w:p w14:paraId="20740803" w14:textId="77777777" w:rsidR="003D49FF" w:rsidRDefault="003D49FF" w:rsidP="00F10D1C">
            <w:pPr>
              <w:rPr>
                <w:color w:val="000000"/>
              </w:rPr>
            </w:pPr>
            <w:r>
              <w:rPr>
                <w:color w:val="000000"/>
              </w:rPr>
              <w:t> </w:t>
            </w:r>
          </w:p>
        </w:tc>
      </w:tr>
      <w:tr w:rsidR="003D49FF" w14:paraId="7BA7D50E" w14:textId="77777777"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14:paraId="036C75DD" w14:textId="77777777"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14:paraId="72F2541B" w14:textId="77777777"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14:paraId="5591922F" w14:textId="77777777"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noWrap/>
            <w:vAlign w:val="bottom"/>
            <w:hideMark/>
          </w:tcPr>
          <w:p w14:paraId="4CA1F103" w14:textId="77777777" w:rsidR="003D49FF" w:rsidRDefault="003D49FF" w:rsidP="00F10D1C">
            <w:pPr>
              <w:rPr>
                <w:color w:val="000000"/>
              </w:rPr>
            </w:pPr>
            <w:r>
              <w:rPr>
                <w:color w:val="000000"/>
              </w:rPr>
              <w:t> </w:t>
            </w:r>
          </w:p>
        </w:tc>
      </w:tr>
      <w:tr w:rsidR="003D49FF" w14:paraId="392B3B84" w14:textId="77777777" w:rsidTr="00F10D1C">
        <w:trPr>
          <w:trHeight w:val="900"/>
        </w:trPr>
        <w:tc>
          <w:tcPr>
            <w:tcW w:w="2085" w:type="dxa"/>
            <w:tcBorders>
              <w:top w:val="single" w:sz="4" w:space="0" w:color="auto"/>
              <w:left w:val="single" w:sz="4" w:space="0" w:color="auto"/>
              <w:bottom w:val="single" w:sz="4" w:space="0" w:color="auto"/>
              <w:right w:val="single" w:sz="4" w:space="0" w:color="auto"/>
            </w:tcBorders>
            <w:noWrap/>
            <w:vAlign w:val="center"/>
            <w:hideMark/>
          </w:tcPr>
          <w:p w14:paraId="70A57989" w14:textId="77777777" w:rsidR="003D49FF" w:rsidRDefault="003D49FF" w:rsidP="00F10D1C">
            <w:pPr>
              <w:rPr>
                <w:color w:val="000000"/>
              </w:rPr>
            </w:pPr>
            <w:proofErr w:type="gramStart"/>
            <w:r>
              <w:rPr>
                <w:color w:val="000000"/>
              </w:rPr>
              <w:t>The order is rejected by Decision Manager</w:t>
            </w:r>
            <w:proofErr w:type="gramEnd"/>
            <w:r>
              <w:rPr>
                <w:color w:val="000000"/>
              </w:rPr>
              <w:t>.</w:t>
            </w:r>
          </w:p>
        </w:tc>
        <w:tc>
          <w:tcPr>
            <w:tcW w:w="3690" w:type="dxa"/>
            <w:tcBorders>
              <w:top w:val="single" w:sz="4" w:space="0" w:color="auto"/>
              <w:left w:val="nil"/>
              <w:bottom w:val="single" w:sz="4" w:space="0" w:color="auto"/>
              <w:right w:val="single" w:sz="4" w:space="0" w:color="auto"/>
            </w:tcBorders>
            <w:vAlign w:val="bottom"/>
            <w:hideMark/>
          </w:tcPr>
          <w:p w14:paraId="17347BED" w14:textId="77777777"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single" w:sz="4" w:space="0" w:color="auto"/>
              <w:left w:val="nil"/>
              <w:bottom w:val="single" w:sz="4" w:space="0" w:color="auto"/>
              <w:right w:val="single" w:sz="4" w:space="0" w:color="auto"/>
            </w:tcBorders>
            <w:noWrap/>
            <w:vAlign w:val="center"/>
            <w:hideMark/>
          </w:tcPr>
          <w:p w14:paraId="5382F003" w14:textId="77777777" w:rsidR="003D49FF" w:rsidRDefault="003D49FF" w:rsidP="00F10D1C">
            <w:pPr>
              <w:jc w:val="center"/>
              <w:rPr>
                <w:color w:val="000000"/>
              </w:rPr>
            </w:pPr>
            <w:r>
              <w:rPr>
                <w:color w:val="000000"/>
              </w:rPr>
              <w:t>481</w:t>
            </w:r>
          </w:p>
        </w:tc>
        <w:tc>
          <w:tcPr>
            <w:tcW w:w="3237" w:type="dxa"/>
            <w:tcBorders>
              <w:top w:val="single" w:sz="4" w:space="0" w:color="auto"/>
              <w:left w:val="nil"/>
              <w:bottom w:val="single" w:sz="4" w:space="0" w:color="auto"/>
              <w:right w:val="single" w:sz="4" w:space="0" w:color="auto"/>
            </w:tcBorders>
            <w:noWrap/>
            <w:vAlign w:val="bottom"/>
            <w:hideMark/>
          </w:tcPr>
          <w:p w14:paraId="613E96C7" w14:textId="77777777" w:rsidR="003D49FF" w:rsidRDefault="003D49FF" w:rsidP="00F10D1C">
            <w:pPr>
              <w:rPr>
                <w:color w:val="000000"/>
              </w:rPr>
            </w:pPr>
            <w:r>
              <w:rPr>
                <w:color w:val="000000"/>
              </w:rPr>
              <w:t> </w:t>
            </w:r>
          </w:p>
        </w:tc>
      </w:tr>
    </w:tbl>
    <w:p w14:paraId="4A970E05" w14:textId="77777777" w:rsidR="003D49FF" w:rsidRDefault="003D49FF" w:rsidP="003D49FF">
      <w:pPr>
        <w:pStyle w:val="Heading3"/>
      </w:pPr>
      <w:bookmarkStart w:id="35" w:name="_Toc368651132"/>
      <w:bookmarkStart w:id="36" w:name="_Toc391039048"/>
      <w:r>
        <w:t>Taxes</w:t>
      </w:r>
      <w:bookmarkEnd w:id="35"/>
      <w:bookmarkEnd w:id="36"/>
    </w:p>
    <w:p w14:paraId="2001B235" w14:textId="77777777"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14:paraId="5F0B90D9" w14:textId="77777777" w:rsidTr="00F10D1C">
        <w:tc>
          <w:tcPr>
            <w:tcW w:w="4320" w:type="dxa"/>
            <w:shd w:val="clear" w:color="auto" w:fill="EEECE1"/>
          </w:tcPr>
          <w:p w14:paraId="7C1E4D4D" w14:textId="77777777" w:rsidR="003D49FF" w:rsidRDefault="003D49FF" w:rsidP="00F10D1C">
            <w:pPr>
              <w:rPr>
                <w:b/>
                <w:bCs/>
                <w:color w:val="000000"/>
              </w:rPr>
            </w:pPr>
            <w:r>
              <w:rPr>
                <w:b/>
                <w:bCs/>
                <w:color w:val="000000"/>
              </w:rPr>
              <w:t>Use case scenarios</w:t>
            </w:r>
          </w:p>
        </w:tc>
        <w:tc>
          <w:tcPr>
            <w:tcW w:w="5670" w:type="dxa"/>
            <w:shd w:val="clear" w:color="auto" w:fill="EEECE1"/>
          </w:tcPr>
          <w:p w14:paraId="31889010" w14:textId="77777777" w:rsidR="003D49FF" w:rsidRDefault="003D49FF" w:rsidP="00F10D1C">
            <w:pPr>
              <w:rPr>
                <w:b/>
                <w:bCs/>
                <w:color w:val="000000"/>
              </w:rPr>
            </w:pPr>
            <w:r>
              <w:rPr>
                <w:b/>
                <w:bCs/>
                <w:color w:val="000000"/>
              </w:rPr>
              <w:t>Result</w:t>
            </w:r>
          </w:p>
        </w:tc>
      </w:tr>
      <w:tr w:rsidR="003D49FF" w14:paraId="39FE3CF1" w14:textId="77777777" w:rsidTr="00F10D1C">
        <w:tc>
          <w:tcPr>
            <w:tcW w:w="4320" w:type="dxa"/>
          </w:tcPr>
          <w:p w14:paraId="59C0C945" w14:textId="77777777" w:rsidR="003D49FF" w:rsidRDefault="003D49FF" w:rsidP="006A5A13">
            <w:r>
              <w:t>If shipping information is specified, then arequest is made to the Tax Service</w:t>
            </w:r>
          </w:p>
        </w:tc>
        <w:tc>
          <w:tcPr>
            <w:tcW w:w="5670" w:type="dxa"/>
          </w:tcPr>
          <w:p w14:paraId="53F6403F" w14:textId="77777777" w:rsidR="003D49FF" w:rsidRDefault="003D49FF" w:rsidP="00F10D1C">
            <w:r>
              <w:t>If successful, the contents of the Basket are taxed and price totals are adjusted.</w:t>
            </w:r>
          </w:p>
          <w:p w14:paraId="290B851C" w14:textId="77777777" w:rsidR="003D49FF" w:rsidRDefault="003D49FF" w:rsidP="00F10D1C">
            <w:r>
              <w:t xml:space="preserve">If failed, because of service outage or failed address </w:t>
            </w:r>
            <w:r>
              <w:lastRenderedPageBreak/>
              <w:t>verification then don’t update anything.  Other services must handle AVS/DAV/Service outages before successful checkout and final sales tax calculation.  Failure is logged for email notification.</w:t>
            </w:r>
          </w:p>
        </w:tc>
      </w:tr>
      <w:tr w:rsidR="003D49FF" w14:paraId="25626138" w14:textId="77777777" w:rsidTr="00F10D1C">
        <w:tc>
          <w:tcPr>
            <w:tcW w:w="4320" w:type="dxa"/>
            <w:tcBorders>
              <w:top w:val="single" w:sz="4" w:space="0" w:color="000000"/>
              <w:left w:val="single" w:sz="4" w:space="0" w:color="000000"/>
              <w:bottom w:val="single" w:sz="4" w:space="0" w:color="000000"/>
              <w:right w:val="single" w:sz="4" w:space="0" w:color="000000"/>
            </w:tcBorders>
          </w:tcPr>
          <w:p w14:paraId="6974C51C" w14:textId="77777777" w:rsidR="003D49FF" w:rsidRDefault="003D49FF" w:rsidP="00F10D1C">
            <w:r>
              <w:lastRenderedPageBreak/>
              <w:t xml:space="preserve">Since cybersource charges per request to the tax service, the cartridge has been modified to reduce the number of tax requests. Subsequent tax requests in the current session are only made to cybersource if the line item’s products id, quantity or price has changed or if the basket merchandise price total (including order level and product level), adjusted shipping price totals or adjusted basket total price has changed.  </w:t>
            </w:r>
          </w:p>
        </w:tc>
        <w:tc>
          <w:tcPr>
            <w:tcW w:w="5670" w:type="dxa"/>
            <w:tcBorders>
              <w:top w:val="single" w:sz="4" w:space="0" w:color="000000"/>
              <w:left w:val="single" w:sz="4" w:space="0" w:color="000000"/>
              <w:bottom w:val="single" w:sz="4" w:space="0" w:color="000000"/>
              <w:right w:val="single" w:sz="4" w:space="0" w:color="000000"/>
            </w:tcBorders>
          </w:tcPr>
          <w:p w14:paraId="3FBAC207" w14:textId="77777777" w:rsidR="003D49FF" w:rsidRDefault="003D49FF" w:rsidP="00F10D1C">
            <w:r>
              <w:t xml:space="preserve">If the basket state that would affect tax has changed then a tax call will be made to cybersource and the basket will be updated with the new tax prices. </w:t>
            </w:r>
          </w:p>
          <w:p w14:paraId="7AB24DDF" w14:textId="77777777" w:rsidR="003D49FF" w:rsidRDefault="003D49FF" w:rsidP="00F10D1C">
            <w:r>
              <w:t xml:space="preserve">If the basket state that would affect tax has not change, the request to cybersource is skipped.  </w:t>
            </w:r>
          </w:p>
        </w:tc>
      </w:tr>
    </w:tbl>
    <w:p w14:paraId="4A3868E6" w14:textId="77777777" w:rsidR="003D49FF" w:rsidRDefault="003D49FF" w:rsidP="003D49FF">
      <w:pPr>
        <w:pStyle w:val="Heading3"/>
      </w:pPr>
      <w:bookmarkStart w:id="37" w:name="_Toc368651133"/>
      <w:bookmarkStart w:id="38" w:name="_Toc391039049"/>
      <w:r>
        <w:t>Address Validation Service (AVS)</w:t>
      </w:r>
      <w:bookmarkEnd w:id="37"/>
      <w:bookmarkEnd w:id="38"/>
    </w:p>
    <w:p w14:paraId="711D2B4D" w14:textId="77777777" w:rsidR="003D49FF" w:rsidRDefault="003D49FF" w:rsidP="003D49FF">
      <w:r>
        <w:t>Note that AVS does not run as an independent process, but is instead an optional, integrated aspect of payment authorization.  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14:paraId="061662E9" w14:textId="77777777" w:rsidTr="00F10D1C">
        <w:tc>
          <w:tcPr>
            <w:tcW w:w="4320" w:type="dxa"/>
            <w:shd w:val="clear" w:color="auto" w:fill="EEECE1"/>
          </w:tcPr>
          <w:p w14:paraId="07130A75" w14:textId="77777777" w:rsidR="003D49FF" w:rsidRDefault="003D49FF" w:rsidP="00F10D1C">
            <w:pPr>
              <w:rPr>
                <w:b/>
                <w:bCs/>
                <w:color w:val="000000"/>
              </w:rPr>
            </w:pPr>
            <w:r>
              <w:rPr>
                <w:b/>
                <w:bCs/>
                <w:color w:val="000000"/>
              </w:rPr>
              <w:t>Use case scenarios</w:t>
            </w:r>
          </w:p>
        </w:tc>
        <w:tc>
          <w:tcPr>
            <w:tcW w:w="5670" w:type="dxa"/>
            <w:shd w:val="clear" w:color="auto" w:fill="EEECE1"/>
          </w:tcPr>
          <w:p w14:paraId="0084EA1F" w14:textId="77777777" w:rsidR="003D49FF" w:rsidRDefault="003D49FF" w:rsidP="00F10D1C">
            <w:pPr>
              <w:rPr>
                <w:b/>
                <w:bCs/>
                <w:color w:val="000000"/>
              </w:rPr>
            </w:pPr>
            <w:r>
              <w:rPr>
                <w:b/>
                <w:bCs/>
                <w:color w:val="000000"/>
              </w:rPr>
              <w:t>Result</w:t>
            </w:r>
          </w:p>
        </w:tc>
      </w:tr>
      <w:tr w:rsidR="003D49FF" w14:paraId="7A7EDD88" w14:textId="77777777" w:rsidTr="00F10D1C">
        <w:tc>
          <w:tcPr>
            <w:tcW w:w="4320" w:type="dxa"/>
          </w:tcPr>
          <w:p w14:paraId="23DD283D" w14:textId="77777777" w:rsidR="003D49FF" w:rsidRDefault="003D49FF" w:rsidP="00F10D1C">
            <w:r>
              <w:t>AVS Ignore Result set to true</w:t>
            </w:r>
          </w:p>
        </w:tc>
        <w:tc>
          <w:tcPr>
            <w:tcW w:w="5670" w:type="dxa"/>
          </w:tcPr>
          <w:p w14:paraId="765D75D8" w14:textId="77777777" w:rsidR="003D49FF" w:rsidRDefault="003D49FF" w:rsidP="00F10D1C">
            <w:r>
              <w:t>AVS Information is captured, but does not affect authorization response.</w:t>
            </w:r>
          </w:p>
        </w:tc>
      </w:tr>
      <w:tr w:rsidR="003D49FF" w14:paraId="4B978AF6" w14:textId="77777777" w:rsidTr="00F10D1C">
        <w:tc>
          <w:tcPr>
            <w:tcW w:w="4320" w:type="dxa"/>
          </w:tcPr>
          <w:p w14:paraId="7005AEF4" w14:textId="77777777" w:rsidR="003D49FF" w:rsidRDefault="003D49FF" w:rsidP="00F10D1C">
            <w:r>
              <w:t>AVS Ignore Result set to false</w:t>
            </w:r>
          </w:p>
        </w:tc>
        <w:tc>
          <w:tcPr>
            <w:tcW w:w="5670" w:type="dxa"/>
          </w:tcPr>
          <w:p w14:paraId="2515ACEB" w14:textId="77777777" w:rsidR="003D49FF" w:rsidRDefault="003D49FF" w:rsidP="00F10D1C">
            <w:r>
              <w:t xml:space="preserve">AVS information is captured and if result from AVS is error or declined, then </w:t>
            </w:r>
            <w:r w:rsidR="006A5A13">
              <w:t>propagates</w:t>
            </w:r>
            <w:r>
              <w:t xml:space="preserve"> that result up to the calling service.</w:t>
            </w:r>
          </w:p>
        </w:tc>
      </w:tr>
      <w:tr w:rsidR="003D49FF" w14:paraId="3F05C792" w14:textId="77777777" w:rsidTr="00F10D1C">
        <w:tc>
          <w:tcPr>
            <w:tcW w:w="4320" w:type="dxa"/>
          </w:tcPr>
          <w:p w14:paraId="0FBAE62C" w14:textId="77777777" w:rsidR="003D49FF" w:rsidRDefault="003D49FF" w:rsidP="00F10D1C">
            <w:r>
              <w:t>AVS Ignore Result is set to false &amp; AVS Decline Flags is defined</w:t>
            </w:r>
          </w:p>
        </w:tc>
        <w:tc>
          <w:tcPr>
            <w:tcW w:w="5670" w:type="dxa"/>
          </w:tcPr>
          <w:p w14:paraId="101CE18E" w14:textId="77777777" w:rsidR="003D49FF" w:rsidRDefault="003D49FF" w:rsidP="00F10D1C">
            <w:r>
              <w:t xml:space="preserve">Seed request with additional result </w:t>
            </w:r>
            <w:proofErr w:type="gramStart"/>
            <w:r>
              <w:t>codes which</w:t>
            </w:r>
            <w:proofErr w:type="gramEnd"/>
            <w:r>
              <w:t xml:space="preserve"> should also result in a declined response.</w:t>
            </w:r>
          </w:p>
        </w:tc>
      </w:tr>
    </w:tbl>
    <w:p w14:paraId="5BC614B6" w14:textId="77777777" w:rsidR="003D49FF" w:rsidRDefault="003D49FF" w:rsidP="003D49FF">
      <w:pPr>
        <w:pStyle w:val="Heading3"/>
      </w:pPr>
      <w:bookmarkStart w:id="39" w:name="_Toc368651134"/>
      <w:bookmarkStart w:id="40" w:name="_Toc391039050"/>
      <w:r>
        <w:t>Delivery Address Verification Service (DAV)</w:t>
      </w:r>
      <w:bookmarkEnd w:id="39"/>
      <w:bookmarkEnd w:id="40"/>
    </w:p>
    <w:p w14:paraId="591580CD" w14:textId="77777777"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14:paraId="1E633574" w14:textId="77777777" w:rsidTr="00F10D1C">
        <w:tc>
          <w:tcPr>
            <w:tcW w:w="4320" w:type="dxa"/>
            <w:shd w:val="clear" w:color="auto" w:fill="EEECE1"/>
          </w:tcPr>
          <w:p w14:paraId="28FB2DE3" w14:textId="77777777" w:rsidR="003D49FF" w:rsidRDefault="003D49FF" w:rsidP="00F10D1C">
            <w:pPr>
              <w:rPr>
                <w:b/>
                <w:bCs/>
                <w:color w:val="000000"/>
              </w:rPr>
            </w:pPr>
            <w:r>
              <w:rPr>
                <w:b/>
                <w:bCs/>
                <w:color w:val="000000"/>
              </w:rPr>
              <w:t>Use case scenarios</w:t>
            </w:r>
          </w:p>
        </w:tc>
        <w:tc>
          <w:tcPr>
            <w:tcW w:w="5670" w:type="dxa"/>
            <w:shd w:val="clear" w:color="auto" w:fill="EEECE1"/>
          </w:tcPr>
          <w:p w14:paraId="471C2924" w14:textId="77777777" w:rsidR="003D49FF" w:rsidRDefault="003D49FF" w:rsidP="00F10D1C">
            <w:pPr>
              <w:rPr>
                <w:b/>
                <w:bCs/>
                <w:color w:val="000000"/>
              </w:rPr>
            </w:pPr>
            <w:r>
              <w:rPr>
                <w:b/>
                <w:bCs/>
                <w:color w:val="000000"/>
              </w:rPr>
              <w:t>Result</w:t>
            </w:r>
          </w:p>
        </w:tc>
      </w:tr>
      <w:tr w:rsidR="003D49FF" w14:paraId="049ED6A4" w14:textId="77777777" w:rsidTr="00F10D1C">
        <w:tc>
          <w:tcPr>
            <w:tcW w:w="4320" w:type="dxa"/>
          </w:tcPr>
          <w:p w14:paraId="5F0661C7" w14:textId="77777777" w:rsidR="003D49FF" w:rsidRDefault="003D49FF" w:rsidP="00F10D1C">
            <w:r>
              <w:t>DAV Enable is set to false</w:t>
            </w:r>
          </w:p>
        </w:tc>
        <w:tc>
          <w:tcPr>
            <w:tcW w:w="5670" w:type="dxa"/>
          </w:tcPr>
          <w:p w14:paraId="12E209CE" w14:textId="77777777" w:rsidR="003D49FF" w:rsidRDefault="003D49FF" w:rsidP="00F10D1C">
            <w:r>
              <w:t>No DAV information will be requested.  No correction/validation information will be collected from the response.</w:t>
            </w:r>
          </w:p>
        </w:tc>
      </w:tr>
      <w:tr w:rsidR="003D49FF" w14:paraId="1EBF1E57" w14:textId="77777777" w:rsidTr="00F10D1C">
        <w:tc>
          <w:tcPr>
            <w:tcW w:w="4320" w:type="dxa"/>
          </w:tcPr>
          <w:p w14:paraId="5C9D0AE6" w14:textId="77777777" w:rsidR="003D49FF" w:rsidRDefault="003D49FF" w:rsidP="00F10D1C">
            <w:r>
              <w:t>DAV Enable is set to true, DAV On Failure set to REJECT</w:t>
            </w:r>
          </w:p>
        </w:tc>
        <w:tc>
          <w:tcPr>
            <w:tcW w:w="5670" w:type="dxa"/>
          </w:tcPr>
          <w:p w14:paraId="0FB7F1AC" w14:textId="77777777" w:rsidR="003D49FF" w:rsidRDefault="003D49FF" w:rsidP="00F10D1C">
            <w:r>
              <w:t>DAV information will be requested from the calling service.  DAV related corrections and validation information is captured, and a DAV-related failure will be propagated to the calling service.</w:t>
            </w:r>
          </w:p>
        </w:tc>
      </w:tr>
      <w:tr w:rsidR="003D49FF" w14:paraId="771C4DAA" w14:textId="77777777" w:rsidTr="00F10D1C">
        <w:tc>
          <w:tcPr>
            <w:tcW w:w="4320" w:type="dxa"/>
          </w:tcPr>
          <w:p w14:paraId="24FBB4B1" w14:textId="77777777" w:rsidR="003D49FF" w:rsidRDefault="003D49FF" w:rsidP="00F10D1C">
            <w:r>
              <w:t>DAV Enable is set to true, DAV On Failure set to APPROVE</w:t>
            </w:r>
          </w:p>
        </w:tc>
        <w:tc>
          <w:tcPr>
            <w:tcW w:w="5670" w:type="dxa"/>
          </w:tcPr>
          <w:p w14:paraId="674FAFE8" w14:textId="77777777" w:rsidR="003D49FF" w:rsidRDefault="003D49FF" w:rsidP="00F10D1C">
            <w:r>
              <w:t xml:space="preserve">DAV information will be requested from the calling service.  DAV related corrections and validation information is captured, but the result does not affect </w:t>
            </w:r>
            <w:r>
              <w:lastRenderedPageBreak/>
              <w:t>Authorization result.</w:t>
            </w:r>
          </w:p>
        </w:tc>
      </w:tr>
    </w:tbl>
    <w:p w14:paraId="13DC72AA" w14:textId="77777777" w:rsidR="003D49FF" w:rsidRDefault="003D49FF" w:rsidP="003D49FF">
      <w:pPr>
        <w:pStyle w:val="Heading3"/>
      </w:pPr>
      <w:bookmarkStart w:id="41" w:name="_Toc368651135"/>
      <w:bookmarkStart w:id="42" w:name="_Toc391039051"/>
      <w:r>
        <w:lastRenderedPageBreak/>
        <w:t>BML</w:t>
      </w:r>
      <w:bookmarkEnd w:id="41"/>
      <w:bookmarkEnd w:id="42"/>
    </w:p>
    <w:p w14:paraId="0B2799A3" w14:textId="77777777"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41"/>
        <w:gridCol w:w="6047"/>
      </w:tblGrid>
      <w:tr w:rsidR="003D49FF" w14:paraId="5C181642" w14:textId="77777777" w:rsidTr="00F10D1C">
        <w:tc>
          <w:tcPr>
            <w:tcW w:w="4320" w:type="dxa"/>
            <w:shd w:val="clear" w:color="auto" w:fill="EEECE1"/>
          </w:tcPr>
          <w:p w14:paraId="093DA655" w14:textId="77777777" w:rsidR="003D49FF" w:rsidRDefault="003D49FF" w:rsidP="00F10D1C">
            <w:pPr>
              <w:rPr>
                <w:b/>
                <w:bCs/>
                <w:color w:val="000000"/>
              </w:rPr>
            </w:pPr>
            <w:r>
              <w:rPr>
                <w:b/>
                <w:bCs/>
                <w:color w:val="000000"/>
              </w:rPr>
              <w:t>Use case scenarios</w:t>
            </w:r>
          </w:p>
        </w:tc>
        <w:tc>
          <w:tcPr>
            <w:tcW w:w="5670" w:type="dxa"/>
            <w:shd w:val="clear" w:color="auto" w:fill="EEECE1"/>
          </w:tcPr>
          <w:p w14:paraId="1D22D37D" w14:textId="77777777" w:rsidR="003D49FF" w:rsidRDefault="003D49FF" w:rsidP="00F10D1C">
            <w:pPr>
              <w:rPr>
                <w:b/>
                <w:bCs/>
                <w:color w:val="000000"/>
              </w:rPr>
            </w:pPr>
            <w:r>
              <w:rPr>
                <w:b/>
                <w:bCs/>
                <w:color w:val="000000"/>
              </w:rPr>
              <w:t>Result</w:t>
            </w:r>
          </w:p>
        </w:tc>
      </w:tr>
      <w:tr w:rsidR="003D49FF" w14:paraId="3255920C" w14:textId="77777777" w:rsidTr="00F10D1C">
        <w:tc>
          <w:tcPr>
            <w:tcW w:w="4320" w:type="dxa"/>
          </w:tcPr>
          <w:p w14:paraId="231AD67E" w14:textId="77777777" w:rsidR="003D49FF" w:rsidRDefault="003D49FF" w:rsidP="00F10D1C">
            <w:r>
              <w:t>BML Authorization failed with response.decision = ERROR</w:t>
            </w:r>
          </w:p>
        </w:tc>
        <w:tc>
          <w:tcPr>
            <w:tcW w:w="5670" w:type="dxa"/>
          </w:tcPr>
          <w:p w14:paraId="57A3648E" w14:textId="77777777" w:rsidR="003D49FF" w:rsidRDefault="003D49FF" w:rsidP="00F10D1C">
            <w:r>
              <w:t xml:space="preserve">Client application to display appropriate </w:t>
            </w:r>
            <w:proofErr w:type="gramStart"/>
            <w:r>
              <w:t>user friendly</w:t>
            </w:r>
            <w:proofErr w:type="gramEnd"/>
            <w:r>
              <w:t xml:space="preserve"> message to the end user.</w:t>
            </w:r>
          </w:p>
        </w:tc>
      </w:tr>
      <w:tr w:rsidR="003D49FF" w14:paraId="1A7966A5" w14:textId="77777777" w:rsidTr="00F10D1C">
        <w:tc>
          <w:tcPr>
            <w:tcW w:w="4320" w:type="dxa"/>
          </w:tcPr>
          <w:p w14:paraId="17D0B6DF" w14:textId="77777777" w:rsidR="003D49FF" w:rsidRDefault="003D49FF" w:rsidP="00F10D1C">
            <w:r>
              <w:t>BML Authorization failed with response.decision = ACCEPT</w:t>
            </w:r>
          </w:p>
        </w:tc>
        <w:tc>
          <w:tcPr>
            <w:tcW w:w="5670" w:type="dxa"/>
          </w:tcPr>
          <w:p w14:paraId="3D043AB1" w14:textId="77777777" w:rsidR="003D49FF" w:rsidRDefault="006A5A13" w:rsidP="00F10D1C">
            <w:r>
              <w:t>Pipeline</w:t>
            </w:r>
            <w:r w:rsidR="003D49FF">
              <w:t xml:space="preserve"> sets the Authorization code to BMLPaymentInstrument.paymentTransaction.transactionID and ends with Authorized status</w:t>
            </w:r>
          </w:p>
          <w:p w14:paraId="664C5C2F" w14:textId="77777777" w:rsidR="006A5A13" w:rsidRDefault="006A5A13" w:rsidP="00F10D1C">
            <w:r>
              <w:t>Order object is populated with cybersource transaction ID</w:t>
            </w:r>
          </w:p>
        </w:tc>
      </w:tr>
      <w:tr w:rsidR="003D49FF" w14:paraId="07137AFA" w14:textId="77777777" w:rsidTr="00F10D1C">
        <w:tc>
          <w:tcPr>
            <w:tcW w:w="4320" w:type="dxa"/>
          </w:tcPr>
          <w:p w14:paraId="3E638D2D" w14:textId="77777777" w:rsidR="003D49FF" w:rsidRDefault="003D49FF" w:rsidP="00F10D1C">
            <w:r>
              <w:t>BML Authorization failed with script error, or exception</w:t>
            </w:r>
          </w:p>
        </w:tc>
        <w:tc>
          <w:tcPr>
            <w:tcW w:w="5670" w:type="dxa"/>
          </w:tcPr>
          <w:p w14:paraId="0C2BCAE5" w14:textId="77777777" w:rsidR="003D49FF" w:rsidRDefault="003D49FF" w:rsidP="00F10D1C">
            <w:r>
              <w:t>Pipeline ends with error status, client code to display appropriate error message to the end user.</w:t>
            </w:r>
          </w:p>
        </w:tc>
      </w:tr>
    </w:tbl>
    <w:p w14:paraId="11617CC0" w14:textId="77777777" w:rsidR="003D49FF" w:rsidRDefault="003D49FF" w:rsidP="003D49FF">
      <w:pPr>
        <w:pStyle w:val="Heading3"/>
      </w:pPr>
      <w:bookmarkStart w:id="43" w:name="_Toc368651136"/>
      <w:bookmarkStart w:id="44" w:name="_Toc391039052"/>
      <w:r>
        <w:t>Decision Manager</w:t>
      </w:r>
      <w:bookmarkEnd w:id="43"/>
      <w:bookmarkEnd w:id="44"/>
    </w:p>
    <w:p w14:paraId="63FB8081" w14:textId="77777777" w:rsidR="003D49FF" w:rsidRDefault="003D49FF" w:rsidP="009D2C87">
      <w:pPr>
        <w:pStyle w:val="BodyText"/>
      </w:pPr>
      <w:r>
        <w:t>Updates order status with the new decision set through the Decision Manager.  The order status is updated in Demandware through the incoming xml. There are following possible options:</w:t>
      </w:r>
    </w:p>
    <w:p w14:paraId="427DBBE4" w14:textId="77777777" w:rsidR="003D49FF" w:rsidRDefault="003D49FF" w:rsidP="009D2C87">
      <w:pPr>
        <w:pStyle w:val="BodyText"/>
      </w:pPr>
      <w:r>
        <w:t xml:space="preserve">The new order status can be set to either accepted or rejected. TheCybersource-NewDecision pipeline retrieves the order for the incoming XML content, read order number from the XML, and updates corresponding storefront order with the status passed in the XML for the order. </w:t>
      </w:r>
    </w:p>
    <w:p w14:paraId="6C9DEA4C" w14:textId="77777777"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830DBD" w14:paraId="19514C78" w14:textId="77777777" w:rsidTr="00F10D1C">
        <w:tc>
          <w:tcPr>
            <w:tcW w:w="4320" w:type="dxa"/>
            <w:shd w:val="clear" w:color="auto" w:fill="EEECE1"/>
          </w:tcPr>
          <w:p w14:paraId="013268F6" w14:textId="77777777" w:rsidR="00830DBD" w:rsidRDefault="00830DBD" w:rsidP="00F10D1C">
            <w:pPr>
              <w:rPr>
                <w:b/>
                <w:bCs/>
                <w:color w:val="000000"/>
              </w:rPr>
            </w:pPr>
            <w:r>
              <w:rPr>
                <w:b/>
                <w:bCs/>
                <w:color w:val="000000"/>
              </w:rPr>
              <w:t>Use case scenarios</w:t>
            </w:r>
          </w:p>
        </w:tc>
        <w:tc>
          <w:tcPr>
            <w:tcW w:w="5670" w:type="dxa"/>
            <w:shd w:val="clear" w:color="auto" w:fill="EEECE1"/>
          </w:tcPr>
          <w:p w14:paraId="05F168E2" w14:textId="77777777" w:rsidR="00830DBD" w:rsidRDefault="00830DBD" w:rsidP="00F10D1C">
            <w:pPr>
              <w:rPr>
                <w:b/>
                <w:bCs/>
                <w:color w:val="000000"/>
              </w:rPr>
            </w:pPr>
            <w:r>
              <w:rPr>
                <w:b/>
                <w:bCs/>
                <w:color w:val="000000"/>
              </w:rPr>
              <w:t>Result</w:t>
            </w:r>
          </w:p>
        </w:tc>
      </w:tr>
      <w:tr w:rsidR="00830DBD" w14:paraId="50F24BA2" w14:textId="77777777" w:rsidTr="00F10D1C">
        <w:tc>
          <w:tcPr>
            <w:tcW w:w="4320" w:type="dxa"/>
          </w:tcPr>
          <w:p w14:paraId="5EEF5691" w14:textId="77777777" w:rsidR="00830DBD" w:rsidRDefault="00830DBD" w:rsidP="00F10D1C">
            <w:r>
              <w:t>Incoming order status is set to “ACCEPT</w:t>
            </w:r>
            <w:proofErr w:type="gramStart"/>
            <w:r>
              <w:t xml:space="preserve">”  </w:t>
            </w:r>
            <w:proofErr w:type="gramEnd"/>
          </w:p>
        </w:tc>
        <w:tc>
          <w:tcPr>
            <w:tcW w:w="5670" w:type="dxa"/>
          </w:tcPr>
          <w:p w14:paraId="1ED8D160" w14:textId="77777777" w:rsidR="00830DBD" w:rsidRDefault="00830DBD" w:rsidP="00F10D1C">
            <w:r>
              <w:t>Read order from the order table; Update the status and set that add it to the accepted orders collection.</w:t>
            </w:r>
          </w:p>
          <w:p w14:paraId="7EE50D9D" w14:textId="77777777" w:rsidR="00830DBD" w:rsidRDefault="00830DBD" w:rsidP="00F10D1C">
            <w:r>
              <w:t xml:space="preserve">The accepted order collection can then be used to log and alert. </w:t>
            </w:r>
          </w:p>
          <w:p w14:paraId="344833A7" w14:textId="77777777" w:rsidR="00830DBD" w:rsidRDefault="00830DBD" w:rsidP="00F10D1C">
            <w:r>
              <w:t>Sets the HTTP response code “200”.</w:t>
            </w:r>
          </w:p>
        </w:tc>
      </w:tr>
      <w:tr w:rsidR="00830DBD" w14:paraId="67D2710C" w14:textId="77777777" w:rsidTr="00F10D1C">
        <w:tc>
          <w:tcPr>
            <w:tcW w:w="4320" w:type="dxa"/>
          </w:tcPr>
          <w:p w14:paraId="7A4C6801" w14:textId="77777777" w:rsidR="00830DBD" w:rsidRDefault="00830DBD" w:rsidP="00F10D1C">
            <w:r>
              <w:t>Incoming order status is set to “REJECT</w:t>
            </w:r>
            <w:proofErr w:type="gramStart"/>
            <w:r>
              <w:t xml:space="preserve">”  </w:t>
            </w:r>
            <w:proofErr w:type="gramEnd"/>
          </w:p>
        </w:tc>
        <w:tc>
          <w:tcPr>
            <w:tcW w:w="5670" w:type="dxa"/>
          </w:tcPr>
          <w:p w14:paraId="603EEC9E" w14:textId="77777777" w:rsidR="00830DBD" w:rsidRDefault="00830DBD" w:rsidP="00F10D1C">
            <w:r>
              <w:t>Read order from the order table; update the status and set that add it to the declined orders collection.</w:t>
            </w:r>
          </w:p>
          <w:p w14:paraId="690845C8" w14:textId="77777777" w:rsidR="00830DBD" w:rsidRDefault="00830DBD" w:rsidP="00F10D1C">
            <w:r>
              <w:t>The declined order collection can then be used to log and alert.</w:t>
            </w:r>
          </w:p>
          <w:p w14:paraId="7D6A086E" w14:textId="77777777" w:rsidR="00830DBD" w:rsidRDefault="00830DBD" w:rsidP="00F10D1C">
            <w:r>
              <w:t>Sets the HTTP response code “200”.</w:t>
            </w:r>
          </w:p>
        </w:tc>
      </w:tr>
    </w:tbl>
    <w:p w14:paraId="0F47DAC4" w14:textId="77777777" w:rsidR="00830DBD" w:rsidRDefault="00830DBD" w:rsidP="003D49FF"/>
    <w:p w14:paraId="52A038EA" w14:textId="77777777" w:rsidR="00830DBD" w:rsidRPr="00EF13B0" w:rsidRDefault="00830DBD" w:rsidP="00830DBD">
      <w:pPr>
        <w:pStyle w:val="Heading3"/>
      </w:pPr>
      <w:bookmarkStart w:id="45" w:name="_Toc368651137"/>
      <w:bookmarkStart w:id="46" w:name="_Toc391039053"/>
      <w:r w:rsidRPr="00EF13B0">
        <w:t>Payment Tokenization</w:t>
      </w:r>
      <w:bookmarkEnd w:id="45"/>
      <w:bookmarkEnd w:id="46"/>
    </w:p>
    <w:p w14:paraId="67B44D2F" w14:textId="77777777" w:rsidR="00360DB0" w:rsidRPr="00EF13B0" w:rsidRDefault="00360DB0" w:rsidP="009D2C87">
      <w:pPr>
        <w:pStyle w:val="BodyText"/>
      </w:pPr>
      <w:r w:rsidRPr="00EF13B0">
        <w:t xml:space="preserve">Payment Tokenization service stores the customer and card related sensitive data for future reuse. </w:t>
      </w:r>
      <w:r w:rsidR="00830DBD" w:rsidRPr="00EF13B0">
        <w:t xml:space="preserve">Updates order </w:t>
      </w:r>
      <w:r w:rsidRPr="00EF13B0">
        <w:t xml:space="preserve">object </w:t>
      </w:r>
      <w:r w:rsidR="00830DBD" w:rsidRPr="00EF13B0">
        <w:t xml:space="preserve">with the </w:t>
      </w:r>
      <w:r w:rsidRPr="00EF13B0">
        <w:t>subscription id received from Cybersource.</w:t>
      </w:r>
    </w:p>
    <w:p w14:paraId="0B01FEA9" w14:textId="77777777" w:rsidR="00830DBD" w:rsidRPr="00EF13B0" w:rsidRDefault="00830DBD" w:rsidP="00830DBD">
      <w:r w:rsidRPr="00EF13B0">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830DBD" w:rsidRPr="00EF13B0" w14:paraId="03B849C9" w14:textId="77777777" w:rsidTr="00F10D1C">
        <w:tc>
          <w:tcPr>
            <w:tcW w:w="4320" w:type="dxa"/>
            <w:shd w:val="clear" w:color="auto" w:fill="EEECE1"/>
          </w:tcPr>
          <w:p w14:paraId="6693532A" w14:textId="77777777" w:rsidR="00830DBD" w:rsidRPr="00EF13B0" w:rsidRDefault="00830DBD" w:rsidP="00F10D1C">
            <w:pPr>
              <w:rPr>
                <w:b/>
                <w:bCs/>
                <w:color w:val="000000"/>
              </w:rPr>
            </w:pPr>
            <w:r w:rsidRPr="00EF13B0">
              <w:rPr>
                <w:b/>
                <w:bCs/>
                <w:color w:val="000000"/>
              </w:rPr>
              <w:t>Use case scenarios</w:t>
            </w:r>
          </w:p>
        </w:tc>
        <w:tc>
          <w:tcPr>
            <w:tcW w:w="5670" w:type="dxa"/>
            <w:shd w:val="clear" w:color="auto" w:fill="EEECE1"/>
          </w:tcPr>
          <w:p w14:paraId="3CEA4DD2" w14:textId="77777777" w:rsidR="00830DBD" w:rsidRPr="00EF13B0" w:rsidRDefault="00830DBD" w:rsidP="00F10D1C">
            <w:pPr>
              <w:rPr>
                <w:b/>
                <w:bCs/>
                <w:color w:val="000000"/>
              </w:rPr>
            </w:pPr>
            <w:r w:rsidRPr="00EF13B0">
              <w:rPr>
                <w:b/>
                <w:bCs/>
                <w:color w:val="000000"/>
              </w:rPr>
              <w:t>Result</w:t>
            </w:r>
          </w:p>
        </w:tc>
      </w:tr>
      <w:tr w:rsidR="00830DBD" w:rsidRPr="00EF13B0" w14:paraId="6554C6FF" w14:textId="77777777" w:rsidTr="00F10D1C">
        <w:tc>
          <w:tcPr>
            <w:tcW w:w="4320" w:type="dxa"/>
          </w:tcPr>
          <w:p w14:paraId="4FF344FD" w14:textId="77777777" w:rsidR="00830DBD" w:rsidRPr="00EF13B0" w:rsidRDefault="00F06EBB" w:rsidP="00F06EBB">
            <w:r w:rsidRPr="00EF13B0">
              <w:t xml:space="preserve">Create subscription response is </w:t>
            </w:r>
            <w:r w:rsidR="00830DBD" w:rsidRPr="00EF13B0">
              <w:t xml:space="preserve">set to </w:t>
            </w:r>
            <w:r w:rsidR="00830DBD" w:rsidRPr="00EF13B0">
              <w:lastRenderedPageBreak/>
              <w:t>“ACCEPT</w:t>
            </w:r>
            <w:proofErr w:type="gramStart"/>
            <w:r w:rsidR="00830DBD" w:rsidRPr="00EF13B0">
              <w:t xml:space="preserve">”  </w:t>
            </w:r>
            <w:proofErr w:type="gramEnd"/>
          </w:p>
        </w:tc>
        <w:tc>
          <w:tcPr>
            <w:tcW w:w="5670" w:type="dxa"/>
          </w:tcPr>
          <w:p w14:paraId="42AA74C1" w14:textId="77777777" w:rsidR="002E1850" w:rsidRPr="00EF13B0" w:rsidRDefault="002E1850" w:rsidP="002E1850">
            <w:r w:rsidRPr="00EF13B0">
              <w:lastRenderedPageBreak/>
              <w:t xml:space="preserve">Place the order and update the order object with </w:t>
            </w:r>
            <w:r w:rsidRPr="00EF13B0">
              <w:lastRenderedPageBreak/>
              <w:t>subscription id.</w:t>
            </w:r>
          </w:p>
          <w:p w14:paraId="204DD799" w14:textId="77777777" w:rsidR="00830DBD" w:rsidRPr="00EF13B0" w:rsidRDefault="00830DBD" w:rsidP="00F10D1C"/>
        </w:tc>
      </w:tr>
      <w:tr w:rsidR="00830DBD" w:rsidRPr="00EF13B0" w14:paraId="19A35D80" w14:textId="77777777" w:rsidTr="00F10D1C">
        <w:tc>
          <w:tcPr>
            <w:tcW w:w="4320" w:type="dxa"/>
          </w:tcPr>
          <w:p w14:paraId="00630A3E" w14:textId="77777777" w:rsidR="00830DBD" w:rsidRPr="00EF13B0" w:rsidRDefault="002E1850" w:rsidP="002E1850">
            <w:r w:rsidRPr="00EF13B0">
              <w:lastRenderedPageBreak/>
              <w:t>Create subscription response is set to “REJECT”</w:t>
            </w:r>
          </w:p>
        </w:tc>
        <w:tc>
          <w:tcPr>
            <w:tcW w:w="5670" w:type="dxa"/>
          </w:tcPr>
          <w:p w14:paraId="728CABAF" w14:textId="77777777" w:rsidR="00830DBD" w:rsidRPr="00EF13B0" w:rsidRDefault="002E1850" w:rsidP="009A659A">
            <w:r w:rsidRPr="00EF13B0">
              <w:t>Place the order but leave the subscription field empty. Make entry in log files</w:t>
            </w:r>
            <w:r w:rsidR="009A659A" w:rsidRPr="00EF13B0">
              <w:t xml:space="preserve"> to record the event</w:t>
            </w:r>
            <w:r w:rsidRPr="00EF13B0">
              <w:t>.</w:t>
            </w:r>
          </w:p>
        </w:tc>
      </w:tr>
    </w:tbl>
    <w:p w14:paraId="2B46C235" w14:textId="77777777" w:rsidR="00335D70" w:rsidRPr="00EF13B0" w:rsidRDefault="00335D70" w:rsidP="00335D70">
      <w:pPr>
        <w:pStyle w:val="Heading3"/>
      </w:pPr>
      <w:bookmarkStart w:id="47" w:name="_Toc368651138"/>
      <w:bookmarkStart w:id="48" w:name="_Toc391039054"/>
      <w:r w:rsidRPr="00EF13B0">
        <w:t>Payer Authorization</w:t>
      </w:r>
      <w:bookmarkEnd w:id="47"/>
      <w:bookmarkEnd w:id="48"/>
    </w:p>
    <w:p w14:paraId="54952266" w14:textId="77777777" w:rsidR="00335D70" w:rsidRPr="00EF13B0" w:rsidRDefault="00335D70" w:rsidP="00335D70">
      <w:r w:rsidRPr="00EF13B0">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35D70" w:rsidRPr="00EF13B0" w14:paraId="36D54757" w14:textId="77777777" w:rsidTr="004B5CE8">
        <w:tc>
          <w:tcPr>
            <w:tcW w:w="4320" w:type="dxa"/>
            <w:shd w:val="clear" w:color="auto" w:fill="EEECE1"/>
          </w:tcPr>
          <w:p w14:paraId="78559744" w14:textId="77777777" w:rsidR="00335D70" w:rsidRPr="00EF13B0" w:rsidRDefault="00335D70" w:rsidP="004B5CE8">
            <w:r w:rsidRPr="00EF13B0">
              <w:t>Use case scenarios</w:t>
            </w:r>
          </w:p>
        </w:tc>
        <w:tc>
          <w:tcPr>
            <w:tcW w:w="5670" w:type="dxa"/>
            <w:shd w:val="clear" w:color="auto" w:fill="EEECE1"/>
          </w:tcPr>
          <w:p w14:paraId="06990158" w14:textId="77777777" w:rsidR="00335D70" w:rsidRPr="00EF13B0" w:rsidRDefault="00335D70" w:rsidP="004B5CE8">
            <w:r w:rsidRPr="00EF13B0">
              <w:t>Result</w:t>
            </w:r>
          </w:p>
        </w:tc>
      </w:tr>
      <w:tr w:rsidR="00335D70" w:rsidRPr="00EF13B0" w14:paraId="2813607C" w14:textId="77777777" w:rsidTr="004B5CE8">
        <w:tc>
          <w:tcPr>
            <w:tcW w:w="4320" w:type="dxa"/>
          </w:tcPr>
          <w:p w14:paraId="2F1E9B30" w14:textId="77777777" w:rsidR="00335D70" w:rsidRPr="00EF13B0" w:rsidRDefault="00E35023" w:rsidP="004B5CE8">
            <w:r w:rsidRPr="00EF13B0">
              <w:t>Enrolment Check Error</w:t>
            </w:r>
          </w:p>
        </w:tc>
        <w:tc>
          <w:tcPr>
            <w:tcW w:w="5670" w:type="dxa"/>
          </w:tcPr>
          <w:p w14:paraId="44345E53" w14:textId="77777777" w:rsidR="00335D70" w:rsidRPr="00EF13B0" w:rsidRDefault="00E35023" w:rsidP="004B5CE8">
            <w:r w:rsidRPr="00EF13B0">
              <w:t>Merchant proceeds to authorization (optional)</w:t>
            </w:r>
          </w:p>
        </w:tc>
      </w:tr>
      <w:tr w:rsidR="00335D70" w:rsidRPr="00EF13B0" w14:paraId="59B20196" w14:textId="77777777" w:rsidTr="004B5CE8">
        <w:tc>
          <w:tcPr>
            <w:tcW w:w="4320" w:type="dxa"/>
          </w:tcPr>
          <w:p w14:paraId="0A692FB8" w14:textId="77777777" w:rsidR="00335D70" w:rsidRPr="00EF13B0" w:rsidRDefault="00E35023" w:rsidP="004B5CE8">
            <w:r w:rsidRPr="00EF13B0">
              <w:t>Cardholder Not Participating</w:t>
            </w:r>
          </w:p>
        </w:tc>
        <w:tc>
          <w:tcPr>
            <w:tcW w:w="5670" w:type="dxa"/>
          </w:tcPr>
          <w:p w14:paraId="005861F1" w14:textId="77777777" w:rsidR="00335D70" w:rsidRPr="00EF13B0" w:rsidRDefault="00E35023" w:rsidP="004B5CE8">
            <w:r w:rsidRPr="00EF13B0">
              <w:t>Merchant proceeds to authorization</w:t>
            </w:r>
          </w:p>
        </w:tc>
      </w:tr>
      <w:tr w:rsidR="00E35023" w:rsidRPr="00EF13B0" w14:paraId="740DDF3F" w14:textId="77777777" w:rsidTr="004B5CE8">
        <w:tc>
          <w:tcPr>
            <w:tcW w:w="4320" w:type="dxa"/>
          </w:tcPr>
          <w:p w14:paraId="1CF3C9B0" w14:textId="77777777" w:rsidR="00E35023" w:rsidRPr="00EF13B0" w:rsidRDefault="00E35023" w:rsidP="004B5CE8">
            <w:r w:rsidRPr="00EF13B0">
              <w:t>Unable To Verify Enrolment</w:t>
            </w:r>
          </w:p>
        </w:tc>
        <w:tc>
          <w:tcPr>
            <w:tcW w:w="5670" w:type="dxa"/>
          </w:tcPr>
          <w:p w14:paraId="4F8D1FE8" w14:textId="77777777" w:rsidR="00E35023" w:rsidRPr="00EF13B0" w:rsidRDefault="00E35023" w:rsidP="004B5CE8">
            <w:r w:rsidRPr="00EF13B0">
              <w:t>Merchant proceeds to authorization (optional)</w:t>
            </w:r>
          </w:p>
        </w:tc>
      </w:tr>
      <w:tr w:rsidR="00E35023" w:rsidRPr="00EF13B0" w14:paraId="206EE402" w14:textId="77777777" w:rsidTr="004B5CE8">
        <w:tc>
          <w:tcPr>
            <w:tcW w:w="4320" w:type="dxa"/>
          </w:tcPr>
          <w:p w14:paraId="533A572A" w14:textId="77777777" w:rsidR="00E35023" w:rsidRPr="00EF13B0" w:rsidRDefault="00E35023" w:rsidP="004B5CE8">
            <w:r w:rsidRPr="00EF13B0">
              <w:t>Successful Authentication</w:t>
            </w:r>
          </w:p>
        </w:tc>
        <w:tc>
          <w:tcPr>
            <w:tcW w:w="5670" w:type="dxa"/>
          </w:tcPr>
          <w:p w14:paraId="002EDA07" w14:textId="77777777" w:rsidR="00E35023" w:rsidRPr="00EF13B0" w:rsidRDefault="00E35023" w:rsidP="004B5CE8">
            <w:r w:rsidRPr="00EF13B0">
              <w:t>Merchant proceeds to authorization</w:t>
            </w:r>
          </w:p>
        </w:tc>
      </w:tr>
      <w:tr w:rsidR="00E35023" w:rsidRPr="00EF13B0" w14:paraId="74F42EF2" w14:textId="77777777" w:rsidTr="004B5CE8">
        <w:tc>
          <w:tcPr>
            <w:tcW w:w="4320" w:type="dxa"/>
          </w:tcPr>
          <w:p w14:paraId="592DF3AC" w14:textId="77777777" w:rsidR="00E35023" w:rsidRPr="00EF13B0" w:rsidRDefault="00E35023" w:rsidP="004B5CE8">
            <w:r w:rsidRPr="00EF13B0">
              <w:t>Authentication Failure</w:t>
            </w:r>
          </w:p>
        </w:tc>
        <w:tc>
          <w:tcPr>
            <w:tcW w:w="5670" w:type="dxa"/>
          </w:tcPr>
          <w:p w14:paraId="52E9F8A2" w14:textId="77777777" w:rsidR="00E35023" w:rsidRPr="00EF13B0" w:rsidRDefault="00E35023" w:rsidP="004B5CE8">
            <w:r w:rsidRPr="00EF13B0">
              <w:t>Merchant asks for another form of payment</w:t>
            </w:r>
          </w:p>
        </w:tc>
      </w:tr>
      <w:tr w:rsidR="00E35023" w:rsidRPr="00EF13B0" w14:paraId="445EE4B3" w14:textId="77777777" w:rsidTr="004B5CE8">
        <w:tc>
          <w:tcPr>
            <w:tcW w:w="4320" w:type="dxa"/>
          </w:tcPr>
          <w:p w14:paraId="56BA00C9" w14:textId="77777777" w:rsidR="00E35023" w:rsidRPr="00EF13B0" w:rsidRDefault="00E35023" w:rsidP="004B5CE8">
            <w:r w:rsidRPr="00EF13B0">
              <w:t>Attempted Authentication</w:t>
            </w:r>
          </w:p>
        </w:tc>
        <w:tc>
          <w:tcPr>
            <w:tcW w:w="5670" w:type="dxa"/>
          </w:tcPr>
          <w:p w14:paraId="38BCF710" w14:textId="77777777" w:rsidR="00E35023" w:rsidRPr="00EF13B0" w:rsidRDefault="00E35023" w:rsidP="004B5CE8">
            <w:r w:rsidRPr="00EF13B0">
              <w:t>Merchant proceeds to authorization</w:t>
            </w:r>
          </w:p>
        </w:tc>
      </w:tr>
      <w:tr w:rsidR="00E35023" w:rsidRPr="00EF13B0" w14:paraId="0527CD75" w14:textId="77777777" w:rsidTr="004B5CE8">
        <w:tc>
          <w:tcPr>
            <w:tcW w:w="4320" w:type="dxa"/>
          </w:tcPr>
          <w:p w14:paraId="0778703C" w14:textId="77777777" w:rsidR="00E35023" w:rsidRPr="00EF13B0" w:rsidRDefault="00E35023" w:rsidP="004B5CE8">
            <w:r w:rsidRPr="00EF13B0">
              <w:t>Authentication Unavailable</w:t>
            </w:r>
          </w:p>
        </w:tc>
        <w:tc>
          <w:tcPr>
            <w:tcW w:w="5670" w:type="dxa"/>
          </w:tcPr>
          <w:p w14:paraId="32767308" w14:textId="77777777" w:rsidR="00E35023" w:rsidRPr="00EF13B0" w:rsidRDefault="00E35023" w:rsidP="004B5CE8">
            <w:r w:rsidRPr="00EF13B0">
              <w:t>Merchant proceeds to authorization (optional)</w:t>
            </w:r>
          </w:p>
        </w:tc>
      </w:tr>
      <w:tr w:rsidR="00E35023" w:rsidRPr="00EF13B0" w14:paraId="72C4454C" w14:textId="77777777" w:rsidTr="004B5CE8">
        <w:tc>
          <w:tcPr>
            <w:tcW w:w="4320" w:type="dxa"/>
          </w:tcPr>
          <w:p w14:paraId="6301A2EC" w14:textId="77777777" w:rsidR="00E35023" w:rsidRPr="00EF13B0" w:rsidRDefault="00E35023" w:rsidP="004B5CE8">
            <w:r w:rsidRPr="00EF13B0">
              <w:t>Invalid Authentication Response</w:t>
            </w:r>
          </w:p>
        </w:tc>
        <w:tc>
          <w:tcPr>
            <w:tcW w:w="5670" w:type="dxa"/>
          </w:tcPr>
          <w:p w14:paraId="50D41206" w14:textId="77777777" w:rsidR="00E35023" w:rsidRPr="00EF13B0" w:rsidRDefault="00E35023" w:rsidP="004B5CE8">
            <w:r w:rsidRPr="00EF13B0">
              <w:t>Merchant asks for another form of payment</w:t>
            </w:r>
          </w:p>
        </w:tc>
      </w:tr>
      <w:tr w:rsidR="00E35023" w:rsidRPr="00EF13B0" w14:paraId="5C30B8DE" w14:textId="77777777" w:rsidTr="004B5CE8">
        <w:tc>
          <w:tcPr>
            <w:tcW w:w="4320" w:type="dxa"/>
          </w:tcPr>
          <w:p w14:paraId="6EA35BA2" w14:textId="77777777" w:rsidR="00E35023" w:rsidRPr="00EF13B0" w:rsidRDefault="00E35023" w:rsidP="004B5CE8">
            <w:r w:rsidRPr="00EF13B0">
              <w:t>PARes Signature Error</w:t>
            </w:r>
          </w:p>
        </w:tc>
        <w:tc>
          <w:tcPr>
            <w:tcW w:w="5670" w:type="dxa"/>
          </w:tcPr>
          <w:p w14:paraId="0BFF4CC4" w14:textId="77777777" w:rsidR="00E35023" w:rsidRPr="00EF13B0" w:rsidRDefault="00E35023" w:rsidP="004B5CE8">
            <w:r w:rsidRPr="00EF13B0">
              <w:t>Merchant asks for another form of payment</w:t>
            </w:r>
          </w:p>
        </w:tc>
      </w:tr>
      <w:tr w:rsidR="00E35023" w14:paraId="0D8D3094" w14:textId="77777777" w:rsidTr="004B5CE8">
        <w:tc>
          <w:tcPr>
            <w:tcW w:w="4320" w:type="dxa"/>
          </w:tcPr>
          <w:p w14:paraId="5431094B" w14:textId="77777777" w:rsidR="00E35023" w:rsidRPr="00EF13B0" w:rsidRDefault="00E35023" w:rsidP="004B5CE8">
            <w:r w:rsidRPr="00EF13B0">
              <w:t>Whitespace in PARes</w:t>
            </w:r>
          </w:p>
        </w:tc>
        <w:tc>
          <w:tcPr>
            <w:tcW w:w="5670" w:type="dxa"/>
          </w:tcPr>
          <w:p w14:paraId="783E6A9E" w14:textId="77777777" w:rsidR="00E35023" w:rsidRPr="00EF13B0" w:rsidRDefault="00E35023" w:rsidP="004B5CE8">
            <w:r w:rsidRPr="00EF13B0">
              <w:t>Merchant proceeds to authorization</w:t>
            </w:r>
          </w:p>
        </w:tc>
      </w:tr>
    </w:tbl>
    <w:p w14:paraId="7C8D56EF" w14:textId="77777777" w:rsidR="008227A2" w:rsidRDefault="008227A2" w:rsidP="003D49FF"/>
    <w:p w14:paraId="554CFF5E" w14:textId="77777777" w:rsidR="005A0DC1" w:rsidRDefault="005A0DC1" w:rsidP="003D49FF"/>
    <w:p w14:paraId="05ED8C66" w14:textId="77777777" w:rsidR="005A0DC1" w:rsidRDefault="005A0DC1" w:rsidP="003D49FF"/>
    <w:p w14:paraId="052FD0F7" w14:textId="77777777" w:rsidR="005A0DC1" w:rsidRDefault="005A0DC1" w:rsidP="003D49FF"/>
    <w:p w14:paraId="16705825" w14:textId="77777777" w:rsidR="005A0DC1" w:rsidRDefault="005A0DC1" w:rsidP="003D49FF"/>
    <w:p w14:paraId="6EF230B2" w14:textId="77777777" w:rsidR="005A0DC1" w:rsidRDefault="005A0DC1" w:rsidP="003D49FF"/>
    <w:p w14:paraId="5C4311C7" w14:textId="77777777" w:rsidR="005A0DC1" w:rsidRDefault="005A0DC1" w:rsidP="003D49FF"/>
    <w:p w14:paraId="140DD58A" w14:textId="77777777" w:rsidR="005A0DC1" w:rsidRDefault="005A0DC1" w:rsidP="003D49FF"/>
    <w:p w14:paraId="71C5C53A" w14:textId="77777777" w:rsidR="005A0DC1" w:rsidRDefault="005A0DC1" w:rsidP="005A0DC1">
      <w:pPr>
        <w:pStyle w:val="Heading3"/>
      </w:pPr>
      <w:bookmarkStart w:id="49" w:name="_Toc353399412"/>
      <w:bookmarkStart w:id="50" w:name="_Toc368651139"/>
      <w:bookmarkStart w:id="51" w:name="_Toc391039055"/>
      <w:r>
        <w:t>V.me by Visa</w:t>
      </w:r>
      <w:bookmarkEnd w:id="49"/>
      <w:bookmarkEnd w:id="50"/>
      <w:bookmarkEnd w:id="51"/>
    </w:p>
    <w:p w14:paraId="4B2C47D1" w14:textId="77777777" w:rsidR="005A0DC1" w:rsidRDefault="005A0DC1" w:rsidP="009D2C87">
      <w:pPr>
        <w:pStyle w:val="BodyText"/>
      </w:pPr>
      <w:r w:rsidRPr="00080845">
        <w:t>V.me functionality can be added at Cart page and Payment page on a Demandware merchant site.</w:t>
      </w:r>
      <w:bookmarkStart w:id="52" w:name="_Toc351569230"/>
    </w:p>
    <w:p w14:paraId="7CCBFF9A" w14:textId="77777777" w:rsidR="005A0DC1" w:rsidRPr="00080845" w:rsidRDefault="005A0DC1" w:rsidP="009D2C87">
      <w:pPr>
        <w:pStyle w:val="BodyText"/>
        <w:rPr>
          <w:rFonts w:cs="Arial"/>
          <w:color w:val="000000"/>
        </w:rPr>
      </w:pPr>
      <w:r>
        <w:t>CyberSource V.me Transaction Flow</w:t>
      </w:r>
    </w:p>
    <w:p w14:paraId="3919BF9E" w14:textId="77777777" w:rsidR="005A0DC1" w:rsidRDefault="005A0DC1" w:rsidP="009D2C87">
      <w:pPr>
        <w:pStyle w:val="BodyText"/>
        <w:rPr>
          <w:rFonts w:cs="Arial"/>
          <w:color w:val="000000"/>
        </w:rPr>
      </w:pPr>
      <w:r>
        <w:rPr>
          <w:noProof/>
        </w:rPr>
        <w:lastRenderedPageBreak/>
        <w:drawing>
          <wp:inline distT="0" distB="0" distL="0" distR="0" wp14:anchorId="540E075A" wp14:editId="393CE49B">
            <wp:extent cx="6012815" cy="2639695"/>
            <wp:effectExtent l="19050" t="19050" r="6985"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12815" cy="2639695"/>
                    </a:xfrm>
                    <a:prstGeom prst="rect">
                      <a:avLst/>
                    </a:prstGeom>
                    <a:noFill/>
                    <a:ln>
                      <a:solidFill>
                        <a:schemeClr val="accent1"/>
                      </a:solidFill>
                    </a:ln>
                  </pic:spPr>
                </pic:pic>
              </a:graphicData>
            </a:graphic>
          </wp:inline>
        </w:drawing>
      </w:r>
    </w:p>
    <w:p w14:paraId="2BD8CFDD" w14:textId="77777777" w:rsidR="00737500" w:rsidRDefault="00737500" w:rsidP="00737500">
      <w:pPr>
        <w:autoSpaceDE w:val="0"/>
        <w:autoSpaceDN w:val="0"/>
        <w:adjustRightInd w:val="0"/>
        <w:ind w:left="720"/>
        <w:rPr>
          <w:rFonts w:ascii="Times New Roman" w:hAnsi="Times New Roman" w:cs="Times New Roman"/>
          <w:b/>
        </w:rPr>
      </w:pPr>
    </w:p>
    <w:p w14:paraId="37AB255B" w14:textId="77777777" w:rsidR="005A0DC1" w:rsidRPr="00F76E01" w:rsidRDefault="005A0DC1" w:rsidP="00737500">
      <w:pPr>
        <w:autoSpaceDE w:val="0"/>
        <w:autoSpaceDN w:val="0"/>
        <w:adjustRightInd w:val="0"/>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1:</w:t>
      </w:r>
      <w:r w:rsidRPr="00F76E01">
        <w:rPr>
          <w:rFonts w:ascii="Times New Roman" w:hAnsi="Times New Roman" w:cs="Times New Roman"/>
        </w:rPr>
        <w:t>Initiate Payment service request and reply—retrieves the apikey field and the signature</w:t>
      </w:r>
    </w:p>
    <w:p w14:paraId="3BC4E641" w14:textId="77777777" w:rsidR="005A0DC1" w:rsidRPr="00F76E01" w:rsidRDefault="005A0DC1" w:rsidP="00737500">
      <w:pPr>
        <w:autoSpaceDE w:val="0"/>
        <w:autoSpaceDN w:val="0"/>
        <w:adjustRightInd w:val="0"/>
        <w:ind w:left="720"/>
        <w:rPr>
          <w:rFonts w:ascii="Times New Roman" w:hAnsi="Times New Roman" w:cs="Times New Roman"/>
        </w:rPr>
      </w:pPr>
      <w:r w:rsidRPr="00F76E01">
        <w:rPr>
          <w:rFonts w:ascii="Times New Roman" w:hAnsi="Times New Roman" w:cs="Times New Roman"/>
        </w:rPr>
        <w:t>(</w:t>
      </w:r>
      <w:proofErr w:type="gramStart"/>
      <w:r w:rsidRPr="00F76E01">
        <w:rPr>
          <w:rFonts w:ascii="Times New Roman" w:hAnsi="Times New Roman" w:cs="Times New Roman"/>
        </w:rPr>
        <w:t>token</w:t>
      </w:r>
      <w:proofErr w:type="gramEnd"/>
      <w:r w:rsidRPr="00F76E01">
        <w:rPr>
          <w:rFonts w:ascii="Times New Roman" w:hAnsi="Times New Roman" w:cs="Times New Roman"/>
        </w:rPr>
        <w:t xml:space="preserve">) field to be included in the v:init and v:buy tags. </w:t>
      </w:r>
    </w:p>
    <w:p w14:paraId="0BC22F6C" w14:textId="77777777" w:rsidR="005A0DC1" w:rsidRPr="00F76E01" w:rsidRDefault="005A0DC1" w:rsidP="00737500">
      <w:pPr>
        <w:autoSpaceDE w:val="0"/>
        <w:autoSpaceDN w:val="0"/>
        <w:adjustRightInd w:val="0"/>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2:</w:t>
      </w:r>
      <w:r w:rsidRPr="00F76E01">
        <w:rPr>
          <w:rFonts w:ascii="Times New Roman" w:hAnsi="Times New Roman" w:cs="Times New Roman"/>
        </w:rPr>
        <w:t xml:space="preserve">V.me buy button functionality. </w:t>
      </w:r>
    </w:p>
    <w:p w14:paraId="33A1F39D" w14:textId="77777777" w:rsidR="005A0DC1" w:rsidRPr="00F76E01" w:rsidRDefault="005A0DC1" w:rsidP="00737500">
      <w:pPr>
        <w:autoSpaceDE w:val="0"/>
        <w:autoSpaceDN w:val="0"/>
        <w:adjustRightInd w:val="0"/>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3:</w:t>
      </w:r>
      <w:r w:rsidRPr="00F76E01">
        <w:rPr>
          <w:rFonts w:ascii="Times New Roman" w:hAnsi="Times New Roman" w:cs="Times New Roman"/>
        </w:rPr>
        <w:t>Get Checkout Details service request and reply—this service is optional and retrieves the</w:t>
      </w:r>
    </w:p>
    <w:p w14:paraId="670B9C68" w14:textId="77777777" w:rsidR="005A0DC1" w:rsidRPr="00F76E01" w:rsidRDefault="005A0DC1" w:rsidP="00737500">
      <w:pPr>
        <w:autoSpaceDE w:val="0"/>
        <w:autoSpaceDN w:val="0"/>
        <w:adjustRightInd w:val="0"/>
        <w:ind w:left="720"/>
        <w:rPr>
          <w:rFonts w:ascii="Times New Roman" w:hAnsi="Times New Roman" w:cs="Times New Roman"/>
        </w:rPr>
      </w:pPr>
      <w:proofErr w:type="gramStart"/>
      <w:r w:rsidRPr="00F76E01">
        <w:rPr>
          <w:rFonts w:ascii="Times New Roman" w:hAnsi="Times New Roman" w:cs="Times New Roman"/>
        </w:rPr>
        <w:t>customers</w:t>
      </w:r>
      <w:proofErr w:type="gramEnd"/>
      <w:r w:rsidRPr="00F76E01">
        <w:rPr>
          <w:rFonts w:ascii="Times New Roman" w:hAnsi="Times New Roman" w:cs="Times New Roman"/>
        </w:rPr>
        <w:t xml:space="preserve"> shipping information to calculate shipping and tax costs. </w:t>
      </w:r>
    </w:p>
    <w:p w14:paraId="437C41D5" w14:textId="77777777" w:rsidR="005A0DC1" w:rsidRPr="00F76E01" w:rsidRDefault="005A0DC1" w:rsidP="00737500">
      <w:pPr>
        <w:autoSpaceDE w:val="0"/>
        <w:autoSpaceDN w:val="0"/>
        <w:adjustRightInd w:val="0"/>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4:</w:t>
      </w:r>
      <w:r w:rsidRPr="00F76E01">
        <w:rPr>
          <w:rFonts w:ascii="Times New Roman" w:hAnsi="Times New Roman" w:cs="Times New Roman"/>
        </w:rPr>
        <w:t xml:space="preserve"> Confirm Purchase service request and reply—confirms the purchase total for the order.</w:t>
      </w:r>
    </w:p>
    <w:p w14:paraId="10F6727B" w14:textId="77777777" w:rsidR="005A0DC1" w:rsidRPr="00F76E01" w:rsidRDefault="005A0DC1" w:rsidP="00737500">
      <w:pPr>
        <w:autoSpaceDE w:val="0"/>
        <w:autoSpaceDN w:val="0"/>
        <w:adjustRightInd w:val="0"/>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5:</w:t>
      </w:r>
      <w:r w:rsidRPr="00F76E01">
        <w:rPr>
          <w:rFonts w:ascii="Times New Roman" w:hAnsi="Times New Roman" w:cs="Times New Roman"/>
        </w:rPr>
        <w:t>Authorization service request and reply—reserves the funds on the customer’s account.</w:t>
      </w:r>
    </w:p>
    <w:p w14:paraId="599293F3" w14:textId="77777777" w:rsidR="005A0DC1" w:rsidRPr="00F76E01" w:rsidRDefault="005A0DC1" w:rsidP="00737500">
      <w:pPr>
        <w:autoSpaceDE w:val="0"/>
        <w:autoSpaceDN w:val="0"/>
        <w:adjustRightInd w:val="0"/>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6:</w:t>
      </w:r>
      <w:r w:rsidRPr="00F76E01">
        <w:rPr>
          <w:rFonts w:ascii="Times New Roman" w:hAnsi="Times New Roman" w:cs="Times New Roman"/>
        </w:rPr>
        <w:t>Capture service request and reply—captures the funds that were reserved by an</w:t>
      </w:r>
    </w:p>
    <w:p w14:paraId="6742C51D" w14:textId="77777777" w:rsidR="005A0DC1" w:rsidRDefault="005A0DC1" w:rsidP="00737500">
      <w:pPr>
        <w:autoSpaceDE w:val="0"/>
        <w:autoSpaceDN w:val="0"/>
        <w:adjustRightInd w:val="0"/>
        <w:ind w:left="720"/>
        <w:rPr>
          <w:rFonts w:ascii="Times New Roman" w:hAnsi="Times New Roman" w:cs="Times New Roman"/>
        </w:rPr>
      </w:pPr>
      <w:proofErr w:type="gramStart"/>
      <w:r w:rsidRPr="00F76E01">
        <w:rPr>
          <w:rFonts w:ascii="Times New Roman" w:hAnsi="Times New Roman" w:cs="Times New Roman"/>
        </w:rPr>
        <w:t>authorization</w:t>
      </w:r>
      <w:proofErr w:type="gramEnd"/>
      <w:r w:rsidRPr="00F76E01">
        <w:rPr>
          <w:rFonts w:ascii="Times New Roman" w:hAnsi="Times New Roman" w:cs="Times New Roman"/>
        </w:rPr>
        <w:t xml:space="preserve"> service request.</w:t>
      </w:r>
    </w:p>
    <w:p w14:paraId="0790E2B3" w14:textId="77777777" w:rsidR="005A0DC1" w:rsidRPr="00F76E01" w:rsidRDefault="005A0DC1" w:rsidP="005A0DC1">
      <w:pPr>
        <w:autoSpaceDE w:val="0"/>
        <w:autoSpaceDN w:val="0"/>
        <w:adjustRightInd w:val="0"/>
        <w:rPr>
          <w:rFonts w:ascii="Times New Roman" w:hAnsi="Times New Roman" w:cs="Times New Roman"/>
        </w:rPr>
      </w:pPr>
    </w:p>
    <w:p w14:paraId="5C55957D" w14:textId="77777777" w:rsidR="005A0DC1" w:rsidRPr="00080845" w:rsidRDefault="005A0DC1" w:rsidP="009D2C87">
      <w:pPr>
        <w:pStyle w:val="BodyText"/>
        <w:rPr>
          <w:rFonts w:cs="Arial"/>
          <w:color w:val="000000"/>
        </w:rPr>
      </w:pPr>
      <w:r>
        <w:t>Use Case 1 - Checkout using V.me on Cart page</w:t>
      </w:r>
      <w:bookmarkEnd w:id="52"/>
    </w:p>
    <w:p w14:paraId="5A54B98B" w14:textId="77777777" w:rsidR="005A0DC1" w:rsidRPr="007A08ED" w:rsidRDefault="005A0DC1" w:rsidP="00737500">
      <w:pPr>
        <w:ind w:firstLine="360"/>
        <w:jc w:val="both"/>
        <w:rPr>
          <w:rFonts w:ascii="Times New Roman" w:hAnsi="Times New Roman" w:cs="Times New Roman"/>
        </w:rPr>
      </w:pPr>
      <w:r w:rsidRPr="007A08ED">
        <w:rPr>
          <w:rFonts w:ascii="Times New Roman" w:hAnsi="Times New Roman" w:cs="Times New Roman"/>
        </w:rPr>
        <w:t xml:space="preserve">Cart page after </w:t>
      </w:r>
      <w:r w:rsidRPr="007A08ED">
        <w:rPr>
          <w:rFonts w:ascii="Times New Roman" w:hAnsi="Times New Roman" w:cs="Times New Roman"/>
          <w:b/>
        </w:rPr>
        <w:t>“Checkout with V.me”</w:t>
      </w:r>
      <w:r w:rsidRPr="007A08ED">
        <w:rPr>
          <w:rFonts w:ascii="Times New Roman" w:hAnsi="Times New Roman" w:cs="Times New Roman"/>
        </w:rPr>
        <w:t xml:space="preserve"> button is added on Demandware reference site SiteGenesis.</w:t>
      </w:r>
    </w:p>
    <w:p w14:paraId="7F5F013A" w14:textId="77777777" w:rsidR="005A0DC1" w:rsidRDefault="005A0DC1" w:rsidP="005A0DC1">
      <w:r>
        <w:rPr>
          <w:noProof/>
        </w:rPr>
        <w:lastRenderedPageBreak/>
        <w:drawing>
          <wp:inline distT="0" distB="0" distL="0" distR="0" wp14:anchorId="701AF123" wp14:editId="54A1BBF5">
            <wp:extent cx="6103089" cy="3359888"/>
            <wp:effectExtent l="19050" t="1905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09531" cy="3363435"/>
                    </a:xfrm>
                    <a:prstGeom prst="rect">
                      <a:avLst/>
                    </a:prstGeom>
                    <a:noFill/>
                    <a:ln>
                      <a:solidFill>
                        <a:schemeClr val="accent1"/>
                      </a:solidFill>
                    </a:ln>
                  </pic:spPr>
                </pic:pic>
              </a:graphicData>
            </a:graphic>
          </wp:inline>
        </w:drawing>
      </w:r>
    </w:p>
    <w:p w14:paraId="7ABF184F" w14:textId="77777777" w:rsidR="005A0DC1" w:rsidRDefault="005A0DC1" w:rsidP="005A0DC1"/>
    <w:p w14:paraId="101493DA" w14:textId="77777777" w:rsidR="00571900" w:rsidRDefault="00571900" w:rsidP="005A0DC1"/>
    <w:p w14:paraId="0078BD22" w14:textId="77777777" w:rsidR="00AB5EDE" w:rsidRPr="00AB5EDE" w:rsidRDefault="00AB5EDE" w:rsidP="009D2C87">
      <w:pPr>
        <w:pStyle w:val="BodyText"/>
      </w:pPr>
      <w:bookmarkStart w:id="53" w:name="_Toc356844452"/>
      <w:r w:rsidRPr="00AB5EDE">
        <w:t>Use Case 2 - Checkout using V.me on Mini Cart</w:t>
      </w:r>
      <w:bookmarkEnd w:id="53"/>
    </w:p>
    <w:p w14:paraId="32FC77E7" w14:textId="77777777" w:rsidR="00AB5EDE" w:rsidRDefault="00AB5EDE" w:rsidP="00AB5EDE">
      <w:pPr>
        <w:ind w:firstLine="360"/>
        <w:jc w:val="both"/>
        <w:rPr>
          <w:rFonts w:ascii="Times New Roman" w:hAnsi="Times New Roman" w:cs="Times New Roman"/>
        </w:rPr>
      </w:pPr>
      <w:r w:rsidRPr="007A08ED">
        <w:rPr>
          <w:rFonts w:ascii="Times New Roman" w:hAnsi="Times New Roman" w:cs="Times New Roman"/>
        </w:rPr>
        <w:t>V.me API sequence on cart page.</w:t>
      </w:r>
    </w:p>
    <w:p w14:paraId="1A909564" w14:textId="77777777" w:rsidR="00AB5EDE" w:rsidRPr="005C1D3C" w:rsidRDefault="00AB5EDE" w:rsidP="00AB5EDE">
      <w:r>
        <w:rPr>
          <w:noProof/>
        </w:rPr>
        <w:drawing>
          <wp:inline distT="0" distB="0" distL="0" distR="0" wp14:anchorId="5BB483BD" wp14:editId="372ECC6B">
            <wp:extent cx="6230679" cy="3304504"/>
            <wp:effectExtent l="19050" t="19050" r="0" b="0"/>
            <wp:docPr id="67" name="Picture 67" descr="Mini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nicar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29549" cy="3303905"/>
                    </a:xfrm>
                    <a:prstGeom prst="rect">
                      <a:avLst/>
                    </a:prstGeom>
                    <a:noFill/>
                    <a:ln w="6350" cmpd="sng">
                      <a:solidFill>
                        <a:srgbClr val="000000"/>
                      </a:solidFill>
                      <a:miter lim="800000"/>
                      <a:headEnd/>
                      <a:tailEnd/>
                    </a:ln>
                    <a:effectLst/>
                  </pic:spPr>
                </pic:pic>
              </a:graphicData>
            </a:graphic>
          </wp:inline>
        </w:drawing>
      </w:r>
    </w:p>
    <w:p w14:paraId="37BFCC59" w14:textId="77777777" w:rsidR="005A0DC1" w:rsidRDefault="005A0DC1" w:rsidP="005A0DC1"/>
    <w:p w14:paraId="540F3834" w14:textId="77777777" w:rsidR="005A0DC1" w:rsidRDefault="005A0DC1" w:rsidP="009D2C87">
      <w:pPr>
        <w:pStyle w:val="BodyText"/>
      </w:pPr>
      <w:bookmarkStart w:id="54" w:name="_Toc351569231"/>
      <w:r>
        <w:t xml:space="preserve">Use Case </w:t>
      </w:r>
      <w:r w:rsidR="00AB5EDE">
        <w:t>3</w:t>
      </w:r>
      <w:r>
        <w:t xml:space="preserve"> - Checkout using V.me on Payment page</w:t>
      </w:r>
      <w:bookmarkEnd w:id="54"/>
    </w:p>
    <w:p w14:paraId="66EBF828" w14:textId="77777777" w:rsidR="005A0DC1" w:rsidRPr="007A08ED" w:rsidRDefault="005A0DC1" w:rsidP="005A0DC1">
      <w:pPr>
        <w:jc w:val="both"/>
        <w:rPr>
          <w:rFonts w:ascii="Times New Roman" w:hAnsi="Times New Roman" w:cs="Times New Roman"/>
        </w:rPr>
      </w:pPr>
      <w:r w:rsidRPr="007A08ED">
        <w:rPr>
          <w:rFonts w:ascii="Times New Roman" w:hAnsi="Times New Roman" w:cs="Times New Roman"/>
        </w:rPr>
        <w:lastRenderedPageBreak/>
        <w:t xml:space="preserve">Payment page after </w:t>
      </w:r>
      <w:r w:rsidRPr="007A08ED">
        <w:rPr>
          <w:rFonts w:ascii="Times New Roman" w:hAnsi="Times New Roman" w:cs="Times New Roman"/>
          <w:b/>
        </w:rPr>
        <w:t>“Pay with V.me”</w:t>
      </w:r>
      <w:r w:rsidRPr="007A08ED">
        <w:rPr>
          <w:rFonts w:ascii="Times New Roman" w:hAnsi="Times New Roman" w:cs="Times New Roman"/>
        </w:rPr>
        <w:t xml:space="preserve"> button is visible on selecting radio button “V.me” on   Demandware reference site SiteGenesis.</w:t>
      </w:r>
    </w:p>
    <w:p w14:paraId="059C0B80" w14:textId="77777777" w:rsidR="005A0DC1" w:rsidRDefault="005A0DC1" w:rsidP="005A0DC1">
      <w:pPr>
        <w:rPr>
          <w:b/>
        </w:rPr>
      </w:pPr>
      <w:r>
        <w:rPr>
          <w:b/>
          <w:noProof/>
        </w:rPr>
        <w:drawing>
          <wp:inline distT="0" distB="0" distL="0" distR="0" wp14:anchorId="1964E7C9" wp14:editId="4F1CC55D">
            <wp:extent cx="6243093" cy="2966484"/>
            <wp:effectExtent l="19050" t="19050" r="5715"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61919" cy="2975429"/>
                    </a:xfrm>
                    <a:prstGeom prst="rect">
                      <a:avLst/>
                    </a:prstGeom>
                    <a:noFill/>
                    <a:ln>
                      <a:solidFill>
                        <a:schemeClr val="accent1"/>
                      </a:solidFill>
                    </a:ln>
                  </pic:spPr>
                </pic:pic>
              </a:graphicData>
            </a:graphic>
          </wp:inline>
        </w:drawing>
      </w:r>
    </w:p>
    <w:p w14:paraId="4E71CF5E" w14:textId="77777777" w:rsidR="005A0DC1" w:rsidRDefault="005A0DC1" w:rsidP="009D2C87">
      <w:pPr>
        <w:pStyle w:val="BodyText"/>
      </w:pPr>
      <w:bookmarkStart w:id="55" w:name="_Toc351569232"/>
      <w:r>
        <w:t>User Flows on V.me payment widget.</w:t>
      </w:r>
      <w:bookmarkEnd w:id="55"/>
    </w:p>
    <w:p w14:paraId="7F2D26E1" w14:textId="77777777" w:rsidR="005A0DC1" w:rsidRDefault="00BD6C5B" w:rsidP="005A0DC1">
      <w:r>
        <w:rPr>
          <w:noProof/>
        </w:rPr>
        <w:pict w14:anchorId="1DCC553B">
          <v:group id="Group 4" o:spid="_x0000_s1027" style="position:absolute;margin-left:-40.4pt;margin-top:23.9pt;width:521.35pt;height:363.45pt;z-index:251658240" coordsize="72834,49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0" o:spid="_x0000_s1028" type="#_x0000_t67" style="position:absolute;left:40124;top:17981;width:4302;height:10668;rotation:4201975fd;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D8DcIA&#10;AADbAAAADwAAAGRycy9kb3ducmV2LnhtbERPTWsCMRC9F/ofwhS81axii2yNYkWhvUi1RXscNuNm&#10;7WaybKJu/fWdQ8Hj431PZp2v1ZnaWAU2MOhnoIiLYCsuDXx9rh7HoGJCtlgHJgO/FGE2vb+bYG7D&#10;hTd03qZSSQjHHA24lJpc61g48hj7oSEW7hBaj0lgW2rb4kXCfa2HWfasPVYsDQ4bWjgqfrYnb2Dk&#10;18fjcvdxHewDfZ+Se3otqndjeg/d/AVUoi7dxP/uNys+WS9f5Afo6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oPwNwgAAANsAAAAPAAAAAAAAAAAAAAAAAJgCAABkcnMvZG93&#10;bnJldi54bWxQSwUGAAAAAAQABAD1AAAAhwMAAAAA&#10;" adj="17244" fillcolor="#c0504d [3205]" stroked="f" strokeweight="2pt">
              <v:fill opacity="0" color2="#c0504d [3205]" angle="180" focus="19%" type="gradient"/>
              <v:textbox style="mso-next-textbox:#Down Arrow 40">
                <w:txbxContent>
                  <w:p w14:paraId="4C2F11BB" w14:textId="77777777" w:rsidR="00AE3C79" w:rsidRDefault="00AE3C79" w:rsidP="005A0DC1">
                    <w:pPr>
                      <w:rPr>
                        <w:rFonts w:eastAsia="Times New Roman"/>
                      </w:rPr>
                    </w:pPr>
                  </w:p>
                </w:txbxContent>
              </v:textbox>
            </v:shape>
            <v:shape id="Down Arrow 41" o:spid="_x0000_s1029" type="#_x0000_t67" style="position:absolute;left:38996;top:30350;width:4303;height:10668;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r4QsMA&#10;AADbAAAADwAAAGRycy9kb3ducmV2LnhtbESPQWvCQBSE7wX/w/KE3uomRUqJrmIEQ7wUGgWvj+wz&#10;CWbfxuyaxH/fLRR6HGbmG2a9nUwrBupdY1lBvIhAEJdWN1wpOJ8Ob58gnEfW2FomBU9ysN3MXtaY&#10;aDvyNw2Fr0SAsEtQQe19l0jpypoMuoXtiIN3tb1BH2RfSd3jGOCmle9R9CENNhwWauxoX1N5Kx5G&#10;wcGm2WXMs/aeHpvya3hciuWVlXqdT7sVCE+T/w//tXOtYBnD75fwA+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r4QsMAAADbAAAADwAAAAAAAAAAAAAAAACYAgAAZHJzL2Rv&#10;d25yZXYueG1sUEsFBgAAAAAEAAQA9QAAAIgDAAAAAA==&#10;" adj="17244" fillcolor="#c0504d [3205]" stroked="f" strokeweight="2pt">
              <v:fill opacity="0" color2="#c0504d [3205]" angle="180" focus="19%" type="gradient"/>
              <v:textbox style="mso-next-textbox:#Down Arrow 41">
                <w:txbxContent>
                  <w:p w14:paraId="4C81985D" w14:textId="77777777" w:rsidR="00AE3C79" w:rsidRDefault="00AE3C79" w:rsidP="005A0DC1">
                    <w:pPr>
                      <w:rPr>
                        <w:rFonts w:eastAsia="Times New Roman"/>
                      </w:rPr>
                    </w:pPr>
                  </w:p>
                </w:txbxContent>
              </v:textbox>
            </v:shape>
            <v:shape id="Down Arrow 42" o:spid="_x0000_s1030" type="#_x0000_t67" style="position:absolute;left:38234;top:6725;width:4303;height:10668;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hmNcQA&#10;AADbAAAADwAAAGRycy9kb3ducmV2LnhtbESPS2vDMBCE74X+B7GF3Bq5IZTgWglNwMa9BOoUcl2s&#10;9YNaK9eSH/33UaGQ4zAz3zDJYTGdmGhwrWUFL+sIBHFpdcu1gq9L+rwD4Tyyxs4yKfglB4f940OC&#10;sbYzf9JU+FoECLsYFTTe97GUrmzIoFvbnjh4lR0M+iCHWuoB5wA3ndxE0as02HJYaLCnU0PldzEa&#10;Bak9Ztc5z7qf40dbnqfxWmwrVmr1tLy/gfC0+Hv4v51rBdsN/H0JP0D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IZjXEAAAA2wAAAA8AAAAAAAAAAAAAAAAAmAIAAGRycy9k&#10;b3ducmV2LnhtbFBLBQYAAAAABAAEAPUAAACJAwAAAAA=&#10;" adj="17244" fillcolor="#c0504d [3205]" stroked="f" strokeweight="2pt">
              <v:fill opacity="0" color2="#c0504d [3205]" angle="180" focus="19%" type="gradient"/>
              <v:textbox style="mso-next-textbox:#Down Arrow 42">
                <w:txbxContent>
                  <w:p w14:paraId="16DEAF95" w14:textId="77777777" w:rsidR="00AE3C79" w:rsidRDefault="00AE3C79" w:rsidP="005A0DC1">
                    <w:pPr>
                      <w:rPr>
                        <w:rFonts w:eastAsia="Times New Roman"/>
                      </w:rPr>
                    </w:pPr>
                  </w:p>
                </w:txbxContent>
              </v:textbox>
            </v:shape>
            <v:shape id="Picture 43" o:spid="_x0000_s1031" type="#_x0000_t75" alt="checkout 2.png" style="position:absolute;left:46482;top:25149;width:26352;height:2133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yfz7FAAAA2wAAAA8AAABkcnMvZG93bnJldi54bWxEj0FrwkAUhO9C/8PyCt50Yy1WoptQBcGD&#10;h5oW8fjMviYh2bchu42xv74rCD0OM/MNs04H04ieOldZVjCbRiCIc6srLhR8fe4mSxDOI2tsLJOC&#10;GzlIk6fRGmNtr3ykPvOFCBB2MSoovW9jKV1ekkE3tS1x8L5tZ9AH2RVSd3gNcNPIlyhaSIMVh4US&#10;W9qWlNfZj1Gw+1heft3bIatdvzGHerbdnE+ZUuPn4X0FwtPg/8OP9l4reJ3D/Uv4ATL5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8n8+xQAAANsAAAAPAAAAAAAAAAAAAAAA&#10;AJ8CAABkcnMvZG93bnJldi54bWxQSwUGAAAAAAQABAD3AAAAkQMAAAAA&#10;" stroked="t" strokecolor="black [3213]">
              <v:imagedata r:id="rId24" o:title="checkout 2"/>
              <v:shadow on="t" opacity="28179f" origin=",.5"/>
              <v:path arrowok="t"/>
            </v:shape>
            <v:shape id="Picture 44" o:spid="_x0000_s1032" type="#_x0000_t75" alt="vme 2.png" style="position:absolute;left:10668;top:25149;width:26352;height:2137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hxATEAAAA2wAAAA8AAABkcnMvZG93bnJldi54bWxEj0FrAjEUhO9C/0N4hd40WxGR1SjSVim9&#10;FNfS83Pzutm6eVmTVFd/fSMIHoeZ+YaZLTrbiCP5UDtW8DzIQBCXTtdcKfjarvoTECEia2wck4Iz&#10;BVjMH3ozzLU78YaORaxEgnDIUYGJsc2lDKUhi2HgWuLk/ThvMSbpK6k9nhLcNnKYZWNpsea0YLCl&#10;F0PlvvizCjZGF/J3+Hb5XK923xM6bD8K/6rU02O3nIKI1MV7+NZ+1wpGI7h+ST9Azv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qhxATEAAAA2wAAAA8AAAAAAAAAAAAAAAAA&#10;nwIAAGRycy9kb3ducmV2LnhtbFBLBQYAAAAABAAEAPcAAACQAwAAAAA=&#10;" stroked="t" strokecolor="black [3213]">
              <v:imagedata r:id="rId25" o:title="vme 2"/>
              <v:shadow on="t" opacity="28179f" origin=",.5"/>
              <v:path arrowok="t"/>
            </v:shape>
            <v:shape id="Picture 45" o:spid="_x0000_s1033" type="#_x0000_t75" alt="vme 1.png" style="position:absolute;left:46482;width:26352;height:2137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Rk9rGAAAA2wAAAA8AAABkcnMvZG93bnJldi54bWxEj81qwzAQhO+FvIPYQm+13JKW4lg2IRAo&#10;tBDyA81xsTa2sbVyLNV28vRVINDjMDPfMGk+mVYM1LvasoKXKAZBXFhdc6ngsF8/f4BwHllja5kU&#10;XMhBns0eUky0HXlLw86XIkDYJaig8r5LpHRFRQZdZDvi4J1sb9AH2ZdS9zgGuGnlaxy/S4M1h4UK&#10;O1pVVDS7X6OgOE7bn25zPTTnr+/NcSnrZr5eKfX0OC0XIDxN/j98b39qBfM3uH0JP0Bm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FGT2sYAAADbAAAADwAAAAAAAAAAAAAA&#10;AACfAgAAZHJzL2Rvd25yZXYueG1sUEsFBgAAAAAEAAQA9wAAAJIDAAAAAA==&#10;" stroked="t" strokecolor="black [3213]">
              <v:imagedata r:id="rId26" o:title="vme 1"/>
              <v:shadow on="t" opacity="28179f" origin=",.5"/>
              <v:path arrowok="t"/>
            </v:shape>
            <v:shape id="Picture 46" o:spid="_x0000_s1034" type="#_x0000_t75" alt="checkout.png" style="position:absolute;left:10668;width:26352;height:2137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Wc/HFAAAA2wAAAA8AAABkcnMvZG93bnJldi54bWxEj09rwkAUxO+FfoflCV5EN9USNHWVKgh6&#10;KfgH9PjIvibB7Nt0dzXpt+8KBY/DzPyGmS87U4s7OV9ZVvA2SkAQ51ZXXCg4HTfDKQgfkDXWlknB&#10;L3lYLl5f5php2/Ke7odQiAhhn6GCMoQmk9LnJRn0I9sQR+/bOoMhSldI7bCNcFPLcZKk0mDFcaHE&#10;htYl5dfDzSjYuZ90MOgursXtyc7CcfK1Wp+V6ve6zw8QgbrwDP+3t1rBewqPL/EHyM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VnPxxQAAANsAAAAPAAAAAAAAAAAAAAAA&#10;AJ8CAABkcnMvZG93bnJldi54bWxQSwUGAAAAAAQABAD3AAAAkQMAAAAA&#10;" stroked="t" strokecolor="black [3213]">
              <v:imagedata r:id="rId27" o:title="checkout"/>
              <v:shadow on="t" opacity="28179f" origin=",.5"/>
              <v:path arrowok="t"/>
            </v:shape>
            <v:shapetype id="_x0000_t202" coordsize="21600,21600" o:spt="202" path="m0,0l0,21600,21600,21600,21600,0xe">
              <v:stroke joinstyle="miter"/>
              <v:path gradientshapeok="t" o:connecttype="rect"/>
            </v:shapetype>
            <v:shape id="TextBox 18" o:spid="_x0000_s1035" type="#_x0000_t202" style="position:absolute;left:9339;top:21719;width:27794;height:237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pNssMA&#10;AADbAAAADwAAAGRycy9kb3ducmV2LnhtbESPwW7CMBBE70j8g7VIvYEDghYCBlW0SNxKAx+wipc4&#10;JF5HsQtpv75GQuI4mpk3mtWms7W4UutLxwrGowQEce50yYWC03E3nIPwAVlj7ZgU/JKHzbrfW2Gq&#10;3Y2/6ZqFQkQI+xQVmBCaVEqfG7LoR64hjt7ZtRZDlG0hdYu3CLe1nCTJq7RYclww2NDWUF5lP1bB&#10;PLFfVbWYHLyd/o1nZvvhPpuLUi+D7n0JIlAXnuFHe68VTN/g/iX+AL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pNssMAAADbAAAADwAAAAAAAAAAAAAAAACYAgAAZHJzL2Rv&#10;d25yZXYueG1sUEsFBgAAAAAEAAQA9QAAAIgDAAAAAA==&#10;" filled="f" stroked="f">
              <v:textbox style="mso-next-textbox:#TextBox 18;mso-fit-shape-to-text:t">
                <w:txbxContent>
                  <w:p w14:paraId="172E5B44" w14:textId="77777777" w:rsidR="00AE3C79" w:rsidRDefault="00AE3C79" w:rsidP="005A0DC1">
                    <w:pPr>
                      <w:pStyle w:val="NormalWeb"/>
                      <w:kinsoku w:val="0"/>
                      <w:overflowPunct w:val="0"/>
                      <w:spacing w:before="0" w:beforeAutospacing="0" w:after="0" w:afterAutospacing="0"/>
                      <w:jc w:val="center"/>
                      <w:textAlignment w:val="baseline"/>
                    </w:pPr>
                    <w:r>
                      <w:rPr>
                        <w:rFonts w:ascii="Arial" w:hAnsi="Arial"/>
                        <w:b/>
                        <w:bCs/>
                        <w:color w:val="1F497D" w:themeColor="text2"/>
                        <w:kern w:val="24"/>
                        <w:sz w:val="18"/>
                        <w:szCs w:val="18"/>
                      </w:rPr>
                      <w:t>Checkout with V.me Button (Merchant Site)</w:t>
                    </w:r>
                  </w:p>
                </w:txbxContent>
              </v:textbox>
            </v:shape>
            <v:shape id="TextBox 19" o:spid="_x0000_s1036" type="#_x0000_t202" style="position:absolute;left:50656;top:21719;width:18804;height:237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XZwL8A&#10;AADbAAAADwAAAGRycy9kb3ducmV2LnhtbERPy4rCMBTdD/gP4QruxlTRQatRxAe4c3x8wKW5NrXN&#10;TWmidubrzUJweTjv+bK1lXhQ4wvHCgb9BARx5nTBuYLLefc9AeEDssbKMSn4Iw/LRedrjql2Tz7S&#10;4xRyEUPYp6jAhFCnUvrMkEXfdzVx5K6usRgibHKpG3zGcFvJYZL8SIsFxwaDNa0NZeXpbhVMEnso&#10;y+nw19vR/2Bs1hu3rW9K9brtagYiUBs+4rd7rxWM4tj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hdnAvwAAANsAAAAPAAAAAAAAAAAAAAAAAJgCAABkcnMvZG93bnJl&#10;di54bWxQSwUGAAAAAAQABAD1AAAAhAMAAAAA&#10;" filled="f" stroked="f">
              <v:textbox style="mso-next-textbox:#TextBox 19;mso-fit-shape-to-text:t">
                <w:txbxContent>
                  <w:p w14:paraId="2E09CCC2" w14:textId="77777777" w:rsidR="00AE3C79" w:rsidRDefault="00AE3C79" w:rsidP="005A0DC1">
                    <w:pPr>
                      <w:pStyle w:val="NormalWeb"/>
                      <w:kinsoku w:val="0"/>
                      <w:overflowPunct w:val="0"/>
                      <w:spacing w:before="0" w:beforeAutospacing="0" w:after="0" w:afterAutospacing="0"/>
                      <w:jc w:val="center"/>
                      <w:textAlignment w:val="baseline"/>
                    </w:pPr>
                    <w:r>
                      <w:rPr>
                        <w:rFonts w:ascii="Arial" w:hAnsi="Arial"/>
                        <w:b/>
                        <w:bCs/>
                        <w:color w:val="1F497D" w:themeColor="text2"/>
                        <w:kern w:val="24"/>
                        <w:sz w:val="16"/>
                        <w:szCs w:val="16"/>
                      </w:rPr>
                      <w:t xml:space="preserve">V.me </w:t>
                    </w:r>
                    <w:r>
                      <w:rPr>
                        <w:rFonts w:ascii="Arial" w:hAnsi="Arial"/>
                        <w:b/>
                        <w:bCs/>
                        <w:color w:val="1F497D" w:themeColor="text2"/>
                        <w:kern w:val="24"/>
                        <w:sz w:val="18"/>
                        <w:szCs w:val="18"/>
                      </w:rPr>
                      <w:t>Sign-up</w:t>
                    </w:r>
                    <w:r>
                      <w:rPr>
                        <w:rFonts w:ascii="Arial" w:hAnsi="Arial"/>
                        <w:b/>
                        <w:bCs/>
                        <w:color w:val="1F497D" w:themeColor="text2"/>
                        <w:kern w:val="24"/>
                        <w:sz w:val="16"/>
                        <w:szCs w:val="16"/>
                      </w:rPr>
                      <w:t>/Sign-in Lightbox</w:t>
                    </w:r>
                  </w:p>
                </w:txbxContent>
              </v:textbox>
            </v:shape>
            <v:shape id="TextBox 20" o:spid="_x0000_s1037" type="#_x0000_t202" style="position:absolute;left:14725;top:46866;width:17735;height:237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l8W8QA&#10;AADbAAAADwAAAGRycy9kb3ducmV2LnhtbESP0WrCQBRE3wv+w3KFvtWNwRZNXYNoC31r1X7AJXvN&#10;xmTvhuw2iX59t1DwcZiZM8w6H20jeup85VjBfJaAIC6crrhU8H16f1qC8AFZY+OYFFzJQ76ZPKwx&#10;027gA/XHUIoIYZ+hAhNCm0npC0MW/cy1xNE7u85iiLIrpe5wiHDbyDRJXqTFiuOCwZZ2hor6+GMV&#10;LBP7Wder9MvbxW3+bHZ799ZelHqcjttXEIHGcA//tz+0gsUK/r7E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JfFvEAAAA2wAAAA8AAAAAAAAAAAAAAAAAmAIAAGRycy9k&#10;b3ducmV2LnhtbFBLBQYAAAAABAAEAPUAAACJAwAAAAA=&#10;" filled="f" stroked="f">
              <v:textbox style="mso-next-textbox:#TextBox 20;mso-fit-shape-to-text:t">
                <w:txbxContent>
                  <w:p w14:paraId="4558B7BD" w14:textId="77777777" w:rsidR="00AE3C79" w:rsidRDefault="00AE3C79" w:rsidP="005A0DC1">
                    <w:pPr>
                      <w:pStyle w:val="NormalWeb"/>
                      <w:kinsoku w:val="0"/>
                      <w:overflowPunct w:val="0"/>
                      <w:spacing w:before="0" w:beforeAutospacing="0" w:after="0" w:afterAutospacing="0"/>
                      <w:jc w:val="center"/>
                      <w:textAlignment w:val="baseline"/>
                    </w:pPr>
                    <w:r>
                      <w:rPr>
                        <w:rFonts w:ascii="Arial" w:hAnsi="Arial"/>
                        <w:b/>
                        <w:bCs/>
                        <w:color w:val="1F497D" w:themeColor="text2"/>
                        <w:kern w:val="24"/>
                        <w:sz w:val="18"/>
                        <w:szCs w:val="18"/>
                      </w:rPr>
                      <w:t>Payment Method Lightbox</w:t>
                    </w:r>
                  </w:p>
                </w:txbxContent>
              </v:textbox>
            </v:shape>
            <v:shape id="TextBox 21" o:spid="_x0000_s1038" type="#_x0000_t202" style="position:absolute;left:47876;top:46866;width:24301;height:237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pDG8EA&#10;AADbAAAADwAAAGRycy9kb3ducmV2LnhtbERP3WrCMBS+H/gO4QjeramiQ6tRhnOwu83qAxyaY1Pb&#10;nJQmtt2efrkY7PLj+98dRtuInjpfOVYwT1IQxIXTFZcKrpf35zUIH5A1No5JwTd5OOwnTzvMtBv4&#10;TH0eShFD2GeowITQZlL6wpBFn7iWOHI311kMEXal1B0OMdw2cpGmL9JixbHBYEtHQ0WdP6yCdWo/&#10;63qz+PJ2+TNfmeObO7V3pWbT8XULItAY/sV/7g+tYBXXxy/xB8j9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qQxvBAAAA2wAAAA8AAAAAAAAAAAAAAAAAmAIAAGRycy9kb3du&#10;cmV2LnhtbFBLBQYAAAAABAAEAPUAAACGAwAAAAA=&#10;" filled="f" stroked="f">
              <v:textbox style="mso-next-textbox:#TextBox 21;mso-fit-shape-to-text:t">
                <w:txbxContent>
                  <w:p w14:paraId="110C236A" w14:textId="77777777" w:rsidR="00AE3C79" w:rsidRDefault="00AE3C79" w:rsidP="005A0DC1">
                    <w:pPr>
                      <w:pStyle w:val="NormalWeb"/>
                      <w:kinsoku w:val="0"/>
                      <w:overflowPunct w:val="0"/>
                      <w:spacing w:before="0" w:beforeAutospacing="0" w:after="0" w:afterAutospacing="0"/>
                      <w:jc w:val="center"/>
                      <w:textAlignment w:val="baseline"/>
                    </w:pPr>
                    <w:r>
                      <w:rPr>
                        <w:rFonts w:ascii="Arial" w:hAnsi="Arial"/>
                        <w:b/>
                        <w:bCs/>
                        <w:color w:val="1F497D" w:themeColor="text2"/>
                        <w:kern w:val="24"/>
                        <w:sz w:val="18"/>
                        <w:szCs w:val="18"/>
                      </w:rPr>
                      <w:t>Complete Order Page (Merchant Site)</w:t>
                    </w:r>
                  </w:p>
                </w:txbxContent>
              </v:textbox>
            </v:shape>
            <v:shape id="Picture 51" o:spid="_x0000_s1039" type="#_x0000_t75" alt="Screen shot 2011-11-28 at 3.01.16 PM.png" style="position:absolute;top:11637;width:18399;height:665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8PX7FAAAA2wAAAA8AAABkcnMvZG93bnJldi54bWxEj0FrAjEUhO8F/0N4Qi+i2W1pkdWsiCD0&#10;0NJWBfH22Dx3l928LEnU+O+bQqHHYWa+YZaraHpxJedbywryWQaCuLK65VrBYb+dzkH4gKyxt0wK&#10;7uRhVY4ellhoe+Nvuu5CLRKEfYEKmhCGQkpfNWTQz+xAnLyzdQZDkq6W2uEtwU0vn7LsVRpsOS00&#10;ONCmoarbXYyC+BHWn8/ueO8m+YR1/Jrr4fSu1OM4rhcgAsXwH/5rv2kFLzn8fkk/QJY/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4PD1+xQAAANsAAAAPAAAAAAAAAAAAAAAA&#10;AJ8CAABkcnMvZG93bnJldi54bWxQSwUGAAAAAAQABAD3AAAAkQMAAAAA&#10;" stroked="t" strokecolor="black [3213]">
              <v:imagedata r:id="rId28" o:title="Screen shot 2011-11-28 at 3"/>
              <v:shadow on="t" opacity="28179f" origin=",.5"/>
              <v:path arrowok="t"/>
            </v:shape>
            <v:shape id="Picture 52" o:spid="_x0000_s1040" type="#_x0000_t75" alt="Screen shot 2011-11-28 at 3.08.56 PM.png" style="position:absolute;left:762;top:28959;width:14017;height:1324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8YbzDAAAA2wAAAA8AAABkcnMvZG93bnJldi54bWxEj0uLAjEQhO8L/ofQC14Wzajrg9Eooih7&#10;9YF4bCbtTNZJZ5hEHf+9ERb2WFTVV9Rs0dhS3Kn2xrGCXjcBQZw5bThXcDxsOhMQPiBrLB2Tgid5&#10;WMxbHzNMtXvwju77kIsIYZ+igiKEKpXSZwVZ9F1XEUfv4mqLIco6l7rGR4TbUvaTZCQtGo4LBVa0&#10;Kii77m82Uq4Hw4P8Nxt/bZcDs1q78+T0rVT7s1lOQQRqwn/4r/2jFQz78P4Sf4Cc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LxhvMMAAADbAAAADwAAAAAAAAAAAAAAAACf&#10;AgAAZHJzL2Rvd25yZXYueG1sUEsFBgAAAAAEAAQA9wAAAI8DAAAAAA==&#10;" stroked="t" strokecolor="black [3213]">
              <v:imagedata r:id="rId29" o:title="Screen shot 2011-11-28 at 3"/>
              <v:shadow on="t" opacity="28179f" origin=",.5"/>
              <v:path arrowok="t"/>
            </v:shape>
          </v:group>
        </w:pict>
      </w:r>
    </w:p>
    <w:p w14:paraId="02398EDC" w14:textId="77777777" w:rsidR="005A0DC1" w:rsidRDefault="005A0DC1" w:rsidP="005A0DC1"/>
    <w:p w14:paraId="752A50FB" w14:textId="77777777" w:rsidR="005A0DC1" w:rsidRDefault="005A0DC1" w:rsidP="005A0DC1"/>
    <w:p w14:paraId="73719CD4" w14:textId="77777777" w:rsidR="005A0DC1" w:rsidRDefault="005A0DC1" w:rsidP="005A0DC1"/>
    <w:p w14:paraId="689A544B" w14:textId="77777777" w:rsidR="005A0DC1" w:rsidRDefault="005A0DC1" w:rsidP="005A0DC1"/>
    <w:p w14:paraId="03A0B504" w14:textId="77777777" w:rsidR="005A0DC1" w:rsidRDefault="005A0DC1" w:rsidP="005A0DC1"/>
    <w:p w14:paraId="474CFFEB" w14:textId="77777777" w:rsidR="005A0DC1" w:rsidRDefault="005A0DC1" w:rsidP="005A0DC1"/>
    <w:p w14:paraId="7002AD50" w14:textId="77777777" w:rsidR="005A0DC1" w:rsidRDefault="005A0DC1" w:rsidP="005A0DC1"/>
    <w:p w14:paraId="31BFD930" w14:textId="77777777" w:rsidR="005A0DC1" w:rsidRDefault="005A0DC1" w:rsidP="005A0DC1"/>
    <w:p w14:paraId="27FBDB7C" w14:textId="77777777" w:rsidR="005A0DC1" w:rsidRPr="000F79DB" w:rsidRDefault="005A0DC1" w:rsidP="005A0DC1">
      <w:pPr>
        <w:pStyle w:val="ListParagraph"/>
      </w:pPr>
    </w:p>
    <w:p w14:paraId="041FDDBF" w14:textId="77777777" w:rsidR="005A0DC1" w:rsidRDefault="005A0DC1" w:rsidP="005A0DC1"/>
    <w:p w14:paraId="558A969E" w14:textId="77777777" w:rsidR="005A0DC1" w:rsidRDefault="005A0DC1" w:rsidP="005A0DC1"/>
    <w:p w14:paraId="40C10803" w14:textId="77777777" w:rsidR="005A0DC1" w:rsidRDefault="005A0DC1" w:rsidP="005A0DC1"/>
    <w:p w14:paraId="485D220C" w14:textId="77777777" w:rsidR="005A0DC1" w:rsidRDefault="005A0DC1" w:rsidP="005A0DC1"/>
    <w:p w14:paraId="37F000B9" w14:textId="77777777" w:rsidR="005A0DC1" w:rsidRDefault="005A0DC1" w:rsidP="005A0DC1"/>
    <w:p w14:paraId="0D58954C" w14:textId="77777777" w:rsidR="005A0DC1" w:rsidRDefault="005A0DC1" w:rsidP="003D49FF"/>
    <w:p w14:paraId="1A644127" w14:textId="77777777" w:rsidR="00182568" w:rsidRDefault="00182568" w:rsidP="003D49FF"/>
    <w:p w14:paraId="13244605" w14:textId="77777777" w:rsidR="00182568" w:rsidRDefault="00182568" w:rsidP="003D49FF"/>
    <w:p w14:paraId="719EE0EA" w14:textId="77777777" w:rsidR="00CC4D65" w:rsidRDefault="00CC4D65" w:rsidP="00CC4D65">
      <w:pPr>
        <w:pStyle w:val="Heading3"/>
      </w:pPr>
      <w:bookmarkStart w:id="56" w:name="_Toc391039056"/>
      <w:r>
        <w:t>Retail Point-of-Sale (POS)</w:t>
      </w:r>
      <w:bookmarkEnd w:id="56"/>
    </w:p>
    <w:p w14:paraId="77276C90" w14:textId="77777777" w:rsidR="00CC4D65" w:rsidRDefault="00CC4D65" w:rsidP="00CC4D65">
      <w:pPr>
        <w:pStyle w:val="BodyText"/>
      </w:pPr>
      <w:proofErr w:type="gramStart"/>
      <w:r>
        <w:t>The use case for POS can be achieved by two scenarios</w:t>
      </w:r>
      <w:proofErr w:type="gramEnd"/>
      <w:r>
        <w:t>:</w:t>
      </w:r>
    </w:p>
    <w:p w14:paraId="3E7CBE62" w14:textId="77777777" w:rsidR="00CC4D65" w:rsidRPr="00CC4D65" w:rsidRDefault="00CC4D65" w:rsidP="00CC4D65">
      <w:pPr>
        <w:pStyle w:val="BodyText"/>
        <w:numPr>
          <w:ilvl w:val="0"/>
          <w:numId w:val="63"/>
        </w:numPr>
      </w:pPr>
      <w:r w:rsidRPr="00CC4D65">
        <w:rPr>
          <w:b/>
        </w:rPr>
        <w:t>Hardware - swipe credit card</w:t>
      </w:r>
      <w:r>
        <w:t xml:space="preserve"> – (</w:t>
      </w:r>
      <w:r w:rsidRPr="00CC4D65">
        <w:t>A Bluetooth scanning device must be paired to the iPad device.</w:t>
      </w:r>
      <w:r>
        <w:t>)</w:t>
      </w:r>
    </w:p>
    <w:p w14:paraId="52A088FF" w14:textId="77777777" w:rsidR="00CC4D65" w:rsidRDefault="00CC4D65" w:rsidP="00CC4D65">
      <w:pPr>
        <w:ind w:left="360"/>
      </w:pPr>
      <w:r w:rsidRPr="00CC4D65">
        <w:lastRenderedPageBreak/>
        <w:t>On Payments page, we listen for credit card swipes only after the user has entered the amount for Credit Card and tapped enter.</w:t>
      </w:r>
      <w:r>
        <w:t xml:space="preserve"> </w:t>
      </w:r>
    </w:p>
    <w:p w14:paraId="73B47ED8" w14:textId="77777777" w:rsidR="00CC4D65" w:rsidRDefault="00CC4D65" w:rsidP="00CC4D65">
      <w:pPr>
        <w:ind w:left="360"/>
      </w:pPr>
      <w:r w:rsidRPr="00CC4D65">
        <w:rPr>
          <w:b/>
        </w:rPr>
        <w:t>Expected Result</w:t>
      </w:r>
      <w:r w:rsidRPr="00CC4D65">
        <w:t xml:space="preserve">: </w:t>
      </w:r>
      <w:r w:rsidRPr="00CC4D65">
        <w:rPr>
          <w:color w:val="000000" w:themeColor="text1"/>
        </w:rPr>
        <w:t>The swiped credit card is read a</w:t>
      </w:r>
      <w:r w:rsidRPr="00CC4D65">
        <w:t>nd payment is made to the order</w:t>
      </w:r>
    </w:p>
    <w:p w14:paraId="6E7306FF" w14:textId="77777777" w:rsidR="005704E1" w:rsidRDefault="005704E1" w:rsidP="005704E1">
      <w:pPr>
        <w:pStyle w:val="ListParagraph"/>
        <w:numPr>
          <w:ilvl w:val="0"/>
          <w:numId w:val="63"/>
        </w:numPr>
      </w:pPr>
      <w:r w:rsidRPr="005704E1">
        <w:rPr>
          <w:b/>
        </w:rPr>
        <w:t>Hardware - manually enter credit card with keypad</w:t>
      </w:r>
      <w:r w:rsidRPr="005704E1">
        <w:t>: (A Bluetooth scanning device must be paired to the iPad device.)</w:t>
      </w:r>
    </w:p>
    <w:p w14:paraId="4DE05F72" w14:textId="77777777" w:rsidR="005704E1" w:rsidRDefault="005704E1" w:rsidP="005704E1">
      <w:pPr>
        <w:pStyle w:val="ListParagraph"/>
      </w:pPr>
      <w:r w:rsidRPr="005704E1">
        <w:t>From Payments page, enter amount to be applied to credit card.</w:t>
      </w:r>
    </w:p>
    <w:p w14:paraId="33BA672A" w14:textId="77777777" w:rsidR="005704E1" w:rsidRDefault="005704E1" w:rsidP="005704E1">
      <w:pPr>
        <w:pStyle w:val="ListParagraph"/>
      </w:pPr>
    </w:p>
    <w:p w14:paraId="11148C6E" w14:textId="77777777" w:rsidR="005704E1" w:rsidRDefault="005704E1" w:rsidP="005704E1">
      <w:pPr>
        <w:pStyle w:val="ListParagraph"/>
      </w:pPr>
      <w:r w:rsidRPr="005704E1">
        <w:rPr>
          <w:b/>
        </w:rPr>
        <w:t xml:space="preserve">Expected </w:t>
      </w:r>
      <w:r w:rsidR="004342C6" w:rsidRPr="005704E1">
        <w:rPr>
          <w:b/>
        </w:rPr>
        <w:t>Result:</w:t>
      </w:r>
      <w:r w:rsidR="004342C6" w:rsidRPr="005704E1">
        <w:t xml:space="preserve"> Manually</w:t>
      </w:r>
      <w:r w:rsidRPr="005704E1">
        <w:t xml:space="preserve"> enter credit card number on</w:t>
      </w:r>
      <w:r>
        <w:t xml:space="preserve"> device and payment is accepted.</w:t>
      </w:r>
    </w:p>
    <w:p w14:paraId="5C5C0717" w14:textId="77777777" w:rsidR="005704E1" w:rsidRPr="005704E1" w:rsidRDefault="005704E1" w:rsidP="005704E1">
      <w:pPr>
        <w:pStyle w:val="ListParagraph"/>
      </w:pPr>
    </w:p>
    <w:p w14:paraId="5188E0DC" w14:textId="77777777" w:rsidR="00CC4D65" w:rsidRDefault="00CC4D65" w:rsidP="00CC4D65">
      <w:pPr>
        <w:ind w:left="360"/>
      </w:pPr>
    </w:p>
    <w:p w14:paraId="0B273A28" w14:textId="77777777" w:rsidR="003D49FF" w:rsidRDefault="003D49FF" w:rsidP="003D49FF">
      <w:pPr>
        <w:pStyle w:val="Heading2"/>
      </w:pPr>
      <w:bookmarkStart w:id="57" w:name="_Toc368651140"/>
      <w:bookmarkStart w:id="58" w:name="_Toc391039057"/>
      <w:r>
        <w:t>Limitations, Constraints</w:t>
      </w:r>
      <w:bookmarkEnd w:id="57"/>
      <w:bookmarkEnd w:id="58"/>
    </w:p>
    <w:p w14:paraId="7AEEC906" w14:textId="77777777" w:rsidR="003D49FF" w:rsidRDefault="003D49FF" w:rsidP="003D49FF">
      <w:r>
        <w:t>Not currently implemented:</w:t>
      </w:r>
    </w:p>
    <w:p w14:paraId="35A2E9BC" w14:textId="77777777" w:rsidR="003D49FF" w:rsidRDefault="003D49FF" w:rsidP="00B6458B">
      <w:pPr>
        <w:pStyle w:val="Listenabsatz"/>
        <w:numPr>
          <w:ilvl w:val="0"/>
          <w:numId w:val="25"/>
        </w:numPr>
      </w:pPr>
      <w:r>
        <w:t>Multiple shipments.  Tax rates are only calculated for a single shipment per order.  To implement tax service calculation for multiple shipments, a separate web service call must be made for each distinct “ship to” location.</w:t>
      </w:r>
    </w:p>
    <w:p w14:paraId="45EDA332" w14:textId="77777777" w:rsidR="003D49FF" w:rsidRDefault="003D49FF" w:rsidP="003D49FF">
      <w:pPr>
        <w:pStyle w:val="Listenabsatz"/>
        <w:ind w:left="360"/>
      </w:pPr>
    </w:p>
    <w:p w14:paraId="489A7D18" w14:textId="77777777" w:rsidR="003D49FF" w:rsidRDefault="003D49FF" w:rsidP="00B6458B">
      <w:pPr>
        <w:pStyle w:val="Listenabsatz"/>
        <w:numPr>
          <w:ilvl w:val="0"/>
          <w:numId w:val="25"/>
        </w:numPr>
      </w:pPr>
      <w:r>
        <w:t xml:space="preserve">Custom User Interface components to correct address validation (DAV/AVS) errors and/or omissions or to </w:t>
      </w:r>
      <w:proofErr w:type="gramStart"/>
      <w:r>
        <w:t>confirm</w:t>
      </w:r>
      <w:proofErr w:type="gramEnd"/>
      <w:r>
        <w:t xml:space="preserve"> “standardized” address format corrections.  All pertinent data is collected, but because each merchant will have customized specifications how to deal with such information (or use other 3</w:t>
      </w:r>
      <w:r>
        <w:rPr>
          <w:vertAlign w:val="superscript"/>
        </w:rPr>
        <w:t>rd</w:t>
      </w:r>
      <w:r>
        <w:t xml:space="preserve"> party solutions to play the same role), no default user interface is provided.</w:t>
      </w:r>
    </w:p>
    <w:p w14:paraId="69BDE9F1" w14:textId="77777777" w:rsidR="00F50DED" w:rsidRDefault="00272190" w:rsidP="00B6458B">
      <w:pPr>
        <w:pStyle w:val="Listenabsatz"/>
        <w:numPr>
          <w:ilvl w:val="0"/>
          <w:numId w:val="25"/>
        </w:numPr>
      </w:pPr>
      <w:r w:rsidRPr="00EF13B0">
        <w:t xml:space="preserve">Custom user interface for view, update and delete subscription. All functionalities are created and working in </w:t>
      </w:r>
      <w:r w:rsidR="00F96C4B" w:rsidRPr="00EF13B0">
        <w:t>stand</w:t>
      </w:r>
      <w:r w:rsidR="00F96C4B">
        <w:t>-</w:t>
      </w:r>
      <w:r w:rsidR="00F96C4B" w:rsidRPr="00EF13B0">
        <w:t>alone</w:t>
      </w:r>
      <w:r w:rsidRPr="00EF13B0">
        <w:t xml:space="preserve"> mode in </w:t>
      </w:r>
      <w:r w:rsidRPr="00F96C4B">
        <w:rPr>
          <w:b/>
        </w:rPr>
        <w:t>Cybersource_Subscription.xml</w:t>
      </w:r>
      <w:r w:rsidRPr="00EF13B0">
        <w:t xml:space="preserve"> pipeline. They have to customized and integrated as </w:t>
      </w:r>
      <w:r w:rsidR="00F50DED" w:rsidRPr="00EF13B0">
        <w:t>per the merchant specific needs.</w:t>
      </w:r>
    </w:p>
    <w:p w14:paraId="35C4B5CB" w14:textId="77777777" w:rsidR="00F96C4B" w:rsidRDefault="00F96C4B" w:rsidP="00F96C4B">
      <w:pPr>
        <w:pStyle w:val="ListParagraph"/>
      </w:pPr>
    </w:p>
    <w:p w14:paraId="567EEE28" w14:textId="77777777" w:rsidR="00F96C4B" w:rsidRDefault="00F96C4B" w:rsidP="00B6458B">
      <w:pPr>
        <w:pStyle w:val="Listenabsatz"/>
        <w:numPr>
          <w:ilvl w:val="0"/>
          <w:numId w:val="25"/>
        </w:numPr>
      </w:pPr>
      <w:r w:rsidRPr="00EF13B0">
        <w:t xml:space="preserve">Custom user interface for </w:t>
      </w:r>
      <w:r>
        <w:t>Full Authorization Reversal</w:t>
      </w:r>
      <w:r w:rsidRPr="00EF13B0">
        <w:t xml:space="preserve">. </w:t>
      </w:r>
      <w:r>
        <w:t xml:space="preserve">Full Authorization reversal is </w:t>
      </w:r>
      <w:r w:rsidRPr="00EF13B0">
        <w:t>created and working in stand</w:t>
      </w:r>
      <w:r>
        <w:t>-</w:t>
      </w:r>
      <w:r w:rsidRPr="00EF13B0">
        <w:t xml:space="preserve">alone mode in </w:t>
      </w:r>
      <w:r w:rsidRPr="00D31F23">
        <w:rPr>
          <w:b/>
        </w:rPr>
        <w:t>Cybersource_Services.xml</w:t>
      </w:r>
      <w:r w:rsidRPr="00EF13B0">
        <w:t xml:space="preserve"> pipeline. </w:t>
      </w:r>
      <w:r>
        <w:t xml:space="preserve">It </w:t>
      </w:r>
      <w:proofErr w:type="gramStart"/>
      <w:r w:rsidRPr="00EF13B0">
        <w:t>have</w:t>
      </w:r>
      <w:proofErr w:type="gramEnd"/>
      <w:r w:rsidRPr="00EF13B0">
        <w:t xml:space="preserve"> to customized and integrated as per the merchant specific needs.</w:t>
      </w:r>
    </w:p>
    <w:p w14:paraId="5E836453" w14:textId="77777777" w:rsidR="003D49FF" w:rsidRDefault="003D49FF" w:rsidP="003D49FF">
      <w:pPr>
        <w:pStyle w:val="Heading2"/>
      </w:pPr>
      <w:bookmarkStart w:id="59" w:name="_Toc368651141"/>
      <w:bookmarkStart w:id="60" w:name="_Toc391039058"/>
      <w:r>
        <w:t>Compatibility</w:t>
      </w:r>
      <w:bookmarkEnd w:id="59"/>
      <w:bookmarkEnd w:id="60"/>
    </w:p>
    <w:p w14:paraId="71AC9E4A" w14:textId="77777777" w:rsidR="003D49FF" w:rsidRDefault="003D49FF" w:rsidP="009D2C87">
      <w:pPr>
        <w:pStyle w:val="BodyText"/>
      </w:pPr>
      <w:r>
        <w:t xml:space="preserve">This cartridge is supported under Demandware API release 2.10.0 and onward. </w:t>
      </w:r>
    </w:p>
    <w:p w14:paraId="06416A6F" w14:textId="77777777" w:rsidR="003D49FF" w:rsidRDefault="003D49FF" w:rsidP="003D49FF">
      <w:pPr>
        <w:pStyle w:val="Heading1"/>
        <w:framePr w:wrap="auto" w:vAnchor="margin" w:yAlign="inline"/>
      </w:pPr>
      <w:bookmarkStart w:id="61" w:name="_Toc368651142"/>
      <w:bookmarkStart w:id="62" w:name="_Toc391039059"/>
      <w:r>
        <w:lastRenderedPageBreak/>
        <w:t>Implementation Guide</w:t>
      </w:r>
      <w:bookmarkEnd w:id="61"/>
      <w:bookmarkEnd w:id="62"/>
    </w:p>
    <w:p w14:paraId="169CC705" w14:textId="77777777" w:rsidR="00B925AF" w:rsidRDefault="00B925AF" w:rsidP="00B6458B">
      <w:pPr>
        <w:pStyle w:val="Heading2"/>
        <w:numPr>
          <w:ilvl w:val="0"/>
          <w:numId w:val="32"/>
        </w:numPr>
        <w:pBdr>
          <w:top w:val="none" w:sz="0" w:space="0" w:color="auto"/>
        </w:pBdr>
        <w:spacing w:before="200" w:after="0" w:line="276" w:lineRule="auto"/>
        <w:ind w:right="0"/>
      </w:pPr>
      <w:bookmarkStart w:id="63" w:name="_Toc356416083"/>
      <w:bookmarkStart w:id="64" w:name="_Toc368651143"/>
      <w:bookmarkStart w:id="65" w:name="_Toc391039060"/>
      <w:r>
        <w:t>Before Integration</w:t>
      </w:r>
      <w:bookmarkEnd w:id="63"/>
      <w:bookmarkEnd w:id="64"/>
      <w:bookmarkEnd w:id="65"/>
    </w:p>
    <w:p w14:paraId="178BC21E" w14:textId="77777777" w:rsidR="00B925AF" w:rsidRPr="002D572E" w:rsidRDefault="00B925AF" w:rsidP="00B925AF">
      <w:pPr>
        <w:rPr>
          <w:rFonts w:ascii="Times New Roman" w:hAnsi="Times New Roman" w:cs="Times New Roman"/>
        </w:rPr>
      </w:pPr>
      <w:r w:rsidRPr="002D572E">
        <w:rPr>
          <w:rFonts w:ascii="Times New Roman" w:hAnsi="Times New Roman" w:cs="Times New Roman"/>
        </w:rPr>
        <w:t>Before starting with integration process, merchant needs to identify which type of checkout flow is currently being deployed on the storefront. After the release of SiteGenesis 13.1, there are now two different types of Checkout flows possible in Demandware as explained below:</w:t>
      </w:r>
    </w:p>
    <w:p w14:paraId="67A2AE52" w14:textId="77777777" w:rsidR="00B925AF" w:rsidRPr="005A6ACB" w:rsidRDefault="00B925AF" w:rsidP="00B6458B">
      <w:pPr>
        <w:pStyle w:val="ListParagraph"/>
        <w:numPr>
          <w:ilvl w:val="0"/>
          <w:numId w:val="33"/>
        </w:numPr>
        <w:rPr>
          <w:rFonts w:ascii="Times New Roman" w:hAnsi="Times New Roman" w:cs="Times New Roman"/>
          <w:b/>
        </w:rPr>
      </w:pPr>
      <w:r w:rsidRPr="005A6ACB">
        <w:rPr>
          <w:rFonts w:ascii="Times New Roman" w:hAnsi="Times New Roman" w:cs="Times New Roman"/>
          <w:b/>
        </w:rPr>
        <w:t>One Step Checkout (Up to SiteGenesis 12.6)</w:t>
      </w:r>
    </w:p>
    <w:p w14:paraId="67066D2F" w14:textId="77777777" w:rsidR="00B925AF" w:rsidRPr="002D572E" w:rsidRDefault="00B925AF" w:rsidP="00B925AF">
      <w:pPr>
        <w:pStyle w:val="ListParagraph"/>
        <w:rPr>
          <w:rFonts w:ascii="Times New Roman" w:hAnsi="Times New Roman" w:cs="Times New Roman"/>
        </w:rPr>
      </w:pPr>
      <w:r w:rsidRPr="002D572E">
        <w:rPr>
          <w:rFonts w:ascii="Times New Roman" w:hAnsi="Times New Roman" w:cs="Times New Roman"/>
        </w:rPr>
        <w:t>Up to SiteGenesis 12.6, in the COPlaceOrder-Start pipeline, the order object was created after successfully calling the COPlaceOrder-HandlePayments pipeline. This ensured that an Order object was created only after receiving successful Payment Authentication message from the Payment Processor. Refer to the screenshot below:</w:t>
      </w:r>
    </w:p>
    <w:p w14:paraId="7C978567" w14:textId="77777777" w:rsidR="00B925AF" w:rsidRDefault="00B925AF" w:rsidP="00B925AF">
      <w:pPr>
        <w:pStyle w:val="ListParagraph"/>
      </w:pPr>
      <w:r>
        <w:rPr>
          <w:noProof/>
        </w:rPr>
        <w:drawing>
          <wp:inline distT="0" distB="0" distL="0" distR="0" wp14:anchorId="42EE871C" wp14:editId="53C20C5F">
            <wp:extent cx="5883215" cy="2751826"/>
            <wp:effectExtent l="19050" t="1905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85137" cy="2752725"/>
                    </a:xfrm>
                    <a:prstGeom prst="rect">
                      <a:avLst/>
                    </a:prstGeom>
                    <a:noFill/>
                    <a:ln>
                      <a:solidFill>
                        <a:schemeClr val="accent1"/>
                      </a:solidFill>
                    </a:ln>
                  </pic:spPr>
                </pic:pic>
              </a:graphicData>
            </a:graphic>
          </wp:inline>
        </w:drawing>
      </w:r>
    </w:p>
    <w:p w14:paraId="5BE5BEBF" w14:textId="77777777" w:rsidR="00B925AF" w:rsidRDefault="00B925AF" w:rsidP="00B925AF">
      <w:pPr>
        <w:pStyle w:val="ListParagraph"/>
      </w:pPr>
    </w:p>
    <w:p w14:paraId="17D388D2" w14:textId="77777777" w:rsidR="00B925AF" w:rsidRDefault="00B925AF" w:rsidP="00B925AF">
      <w:pPr>
        <w:pStyle w:val="ListParagraph"/>
      </w:pPr>
    </w:p>
    <w:p w14:paraId="29349531" w14:textId="77777777" w:rsidR="00B925AF" w:rsidRDefault="00B925AF" w:rsidP="00B925AF">
      <w:pPr>
        <w:pStyle w:val="ListParagraph"/>
      </w:pPr>
    </w:p>
    <w:p w14:paraId="614C356B" w14:textId="77777777" w:rsidR="00B925AF" w:rsidRDefault="00B925AF" w:rsidP="00B925AF">
      <w:pPr>
        <w:pStyle w:val="ListParagraph"/>
      </w:pPr>
    </w:p>
    <w:p w14:paraId="43AA21B0" w14:textId="77777777" w:rsidR="00B925AF" w:rsidRDefault="00B925AF" w:rsidP="00B925AF">
      <w:pPr>
        <w:pStyle w:val="ListParagraph"/>
      </w:pPr>
    </w:p>
    <w:p w14:paraId="70DB3247" w14:textId="77777777" w:rsidR="001A14B0" w:rsidRDefault="001A14B0" w:rsidP="00B925AF">
      <w:pPr>
        <w:pStyle w:val="ListParagraph"/>
      </w:pPr>
    </w:p>
    <w:p w14:paraId="2424C9BA" w14:textId="77777777" w:rsidR="001A14B0" w:rsidRDefault="001A14B0" w:rsidP="00B925AF">
      <w:pPr>
        <w:pStyle w:val="ListParagraph"/>
      </w:pPr>
    </w:p>
    <w:p w14:paraId="325BA8D5" w14:textId="77777777" w:rsidR="001A14B0" w:rsidRDefault="001A14B0" w:rsidP="00B925AF">
      <w:pPr>
        <w:pStyle w:val="ListParagraph"/>
      </w:pPr>
    </w:p>
    <w:p w14:paraId="0168B911" w14:textId="77777777" w:rsidR="001A14B0" w:rsidRDefault="001A14B0" w:rsidP="00B925AF">
      <w:pPr>
        <w:pStyle w:val="ListParagraph"/>
      </w:pPr>
    </w:p>
    <w:p w14:paraId="299071CE" w14:textId="77777777" w:rsidR="00B925AF" w:rsidRPr="005A6ACB" w:rsidRDefault="00B925AF" w:rsidP="00B6458B">
      <w:pPr>
        <w:pStyle w:val="ListParagraph"/>
        <w:numPr>
          <w:ilvl w:val="0"/>
          <w:numId w:val="33"/>
        </w:numPr>
        <w:rPr>
          <w:rFonts w:ascii="Times New Roman" w:hAnsi="Times New Roman" w:cs="Times New Roman"/>
          <w:b/>
        </w:rPr>
      </w:pPr>
      <w:r w:rsidRPr="005A6ACB">
        <w:rPr>
          <w:rFonts w:ascii="Times New Roman" w:hAnsi="Times New Roman" w:cs="Times New Roman"/>
          <w:b/>
        </w:rPr>
        <w:t>Two Step Checkout (SiteGenesis 13.1 onwards)</w:t>
      </w:r>
    </w:p>
    <w:p w14:paraId="256AC142" w14:textId="77777777" w:rsidR="00B925AF" w:rsidRDefault="00B925AF" w:rsidP="00B925AF">
      <w:pPr>
        <w:pStyle w:val="ListParagraph"/>
        <w:rPr>
          <w:rFonts w:ascii="Times New Roman" w:hAnsi="Times New Roman" w:cs="Times New Roman"/>
        </w:rPr>
      </w:pPr>
      <w:r w:rsidRPr="002D572E">
        <w:rPr>
          <w:rFonts w:ascii="Times New Roman" w:hAnsi="Times New Roman" w:cs="Times New Roman"/>
        </w:rPr>
        <w:t xml:space="preserve">SiteGenesis 13.1 release onwards, in the COPlaceOrder-Start pipeline, the Order object is created before calling the COPlaceOrder-HandlePayments pipeline. This allowed the merchants </w:t>
      </w:r>
      <w:r w:rsidRPr="002D572E">
        <w:rPr>
          <w:rFonts w:ascii="Times New Roman" w:hAnsi="Times New Roman" w:cs="Times New Roman"/>
        </w:rPr>
        <w:lastRenderedPageBreak/>
        <w:t>to create an Order in Business Manager with fail status, even in case of a failed Payment Authorization. Refer to the screenshot below:</w:t>
      </w:r>
    </w:p>
    <w:p w14:paraId="0B84C2A8" w14:textId="77777777" w:rsidR="00B925AF" w:rsidRPr="00451AA0" w:rsidRDefault="00B925AF" w:rsidP="00451AA0">
      <w:pPr>
        <w:pStyle w:val="ListParagraph"/>
        <w:rPr>
          <w:rFonts w:ascii="Times New Roman" w:hAnsi="Times New Roman" w:cs="Times New Roman"/>
        </w:rPr>
      </w:pPr>
      <w:r>
        <w:rPr>
          <w:rFonts w:ascii="Times New Roman" w:hAnsi="Times New Roman" w:cs="Times New Roman"/>
          <w:noProof/>
        </w:rPr>
        <w:drawing>
          <wp:inline distT="0" distB="0" distL="0" distR="0" wp14:anchorId="56617220" wp14:editId="736418C1">
            <wp:extent cx="5900468" cy="3778370"/>
            <wp:effectExtent l="19050" t="1905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96064" cy="3775550"/>
                    </a:xfrm>
                    <a:prstGeom prst="rect">
                      <a:avLst/>
                    </a:prstGeom>
                    <a:noFill/>
                    <a:ln>
                      <a:solidFill>
                        <a:schemeClr val="accent1"/>
                      </a:solidFill>
                    </a:ln>
                  </pic:spPr>
                </pic:pic>
              </a:graphicData>
            </a:graphic>
          </wp:inline>
        </w:drawing>
      </w:r>
    </w:p>
    <w:p w14:paraId="7F2C4F4D" w14:textId="77777777" w:rsidR="00B925AF" w:rsidRDefault="00B925AF" w:rsidP="009D2C87">
      <w:pPr>
        <w:pStyle w:val="BodyText"/>
      </w:pPr>
    </w:p>
    <w:p w14:paraId="61EB423B" w14:textId="77777777" w:rsidR="00B925AF" w:rsidRDefault="00B925AF" w:rsidP="009D2C87">
      <w:pPr>
        <w:pStyle w:val="BodyText"/>
      </w:pPr>
    </w:p>
    <w:p w14:paraId="1958C068" w14:textId="77777777" w:rsidR="00B925AF" w:rsidRDefault="00B925AF" w:rsidP="009D2C87">
      <w:pPr>
        <w:pStyle w:val="BodyText"/>
      </w:pPr>
    </w:p>
    <w:p w14:paraId="7CDA09A1" w14:textId="77777777" w:rsidR="00B925AF" w:rsidRDefault="00B925AF" w:rsidP="009D2C87">
      <w:pPr>
        <w:pStyle w:val="BodyText"/>
      </w:pPr>
    </w:p>
    <w:p w14:paraId="53B05A00" w14:textId="77777777" w:rsidR="00B925AF" w:rsidRDefault="00B925AF" w:rsidP="009D2C87">
      <w:pPr>
        <w:pStyle w:val="BodyText"/>
      </w:pPr>
    </w:p>
    <w:p w14:paraId="2F799D39" w14:textId="77777777" w:rsidR="00451AA0" w:rsidRDefault="00451AA0" w:rsidP="009D2C87">
      <w:pPr>
        <w:pStyle w:val="BodyText"/>
      </w:pPr>
    </w:p>
    <w:p w14:paraId="67916AC6" w14:textId="77777777" w:rsidR="00451AA0" w:rsidRDefault="00451AA0" w:rsidP="009D2C87">
      <w:pPr>
        <w:pStyle w:val="BodyText"/>
      </w:pPr>
    </w:p>
    <w:p w14:paraId="50BA0A51" w14:textId="77777777" w:rsidR="00451AA0" w:rsidRDefault="00451AA0" w:rsidP="009D2C87">
      <w:pPr>
        <w:pStyle w:val="BodyText"/>
      </w:pPr>
    </w:p>
    <w:p w14:paraId="0C2A9DD8" w14:textId="77777777" w:rsidR="00451AA0" w:rsidRDefault="00451AA0" w:rsidP="009D2C87">
      <w:pPr>
        <w:pStyle w:val="BodyText"/>
      </w:pPr>
    </w:p>
    <w:p w14:paraId="59F627D5" w14:textId="77777777" w:rsidR="00451AA0" w:rsidRDefault="00451AA0" w:rsidP="009D2C87">
      <w:pPr>
        <w:pStyle w:val="BodyText"/>
      </w:pPr>
    </w:p>
    <w:p w14:paraId="5362F157" w14:textId="77777777" w:rsidR="00451AA0" w:rsidRDefault="00451AA0" w:rsidP="009D2C87">
      <w:pPr>
        <w:pStyle w:val="BodyText"/>
      </w:pPr>
    </w:p>
    <w:p w14:paraId="15D18414" w14:textId="77777777" w:rsidR="00451AA0" w:rsidRDefault="00451AA0" w:rsidP="009D2C87">
      <w:pPr>
        <w:pStyle w:val="BodyText"/>
      </w:pPr>
    </w:p>
    <w:p w14:paraId="21C4B534" w14:textId="77777777" w:rsidR="003D49FF" w:rsidRDefault="003D49FF" w:rsidP="00B925AF">
      <w:pPr>
        <w:pStyle w:val="Heading2"/>
        <w:spacing w:before="0" w:after="0"/>
      </w:pPr>
      <w:bookmarkStart w:id="66" w:name="_Toc368651144"/>
      <w:bookmarkStart w:id="67" w:name="_Toc391039061"/>
      <w:r>
        <w:t>Custom Code</w:t>
      </w:r>
      <w:bookmarkEnd w:id="66"/>
      <w:bookmarkEnd w:id="67"/>
    </w:p>
    <w:p w14:paraId="12685FBD" w14:textId="77777777" w:rsidR="003D49FF" w:rsidRDefault="00A019D2" w:rsidP="00B925AF">
      <w:pPr>
        <w:pStyle w:val="Heading3"/>
        <w:spacing w:before="0" w:after="0"/>
      </w:pPr>
      <w:bookmarkStart w:id="68" w:name="_Toc368651145"/>
      <w:bookmarkStart w:id="69" w:name="_Toc391039062"/>
      <w:r>
        <w:t>Credit Card Auth</w:t>
      </w:r>
      <w:bookmarkEnd w:id="68"/>
      <w:bookmarkEnd w:id="69"/>
    </w:p>
    <w:p w14:paraId="492D92F4" w14:textId="77777777" w:rsidR="00351A6E" w:rsidRDefault="003D49FF" w:rsidP="009D2C87">
      <w:pPr>
        <w:pStyle w:val="BodyText"/>
      </w:pPr>
      <w:r>
        <w:t xml:space="preserve">Update </w:t>
      </w:r>
      <w:r w:rsidR="00425BA4">
        <w:t>CYBERSOURCE_CREDIT</w:t>
      </w:r>
      <w:r>
        <w:t>-</w:t>
      </w:r>
      <w:r w:rsidR="00351A6E">
        <w:t xml:space="preserve">Authorize pipeline to call Cybercource-AuthorizeCreditCard pipeline. </w:t>
      </w:r>
    </w:p>
    <w:p w14:paraId="746B6471" w14:textId="77777777" w:rsidR="00FE6225" w:rsidRPr="00E909DB" w:rsidRDefault="00E909DB" w:rsidP="009D2C87">
      <w:pPr>
        <w:pStyle w:val="BodyText"/>
      </w:pPr>
      <w:r w:rsidRPr="00351A6E">
        <w:t>NOTE: Refer to the screen below for changes:</w:t>
      </w:r>
    </w:p>
    <w:p w14:paraId="56F94008" w14:textId="77777777" w:rsidR="00623669" w:rsidRDefault="00623669" w:rsidP="009D2C87">
      <w:pPr>
        <w:pStyle w:val="BodyText"/>
      </w:pPr>
      <w:r>
        <w:t xml:space="preserve">The following screen is based on </w:t>
      </w:r>
      <w:r w:rsidRPr="005A6ACB">
        <w:rPr>
          <w:rFonts w:ascii="Times New Roman" w:hAnsi="Times New Roman" w:cs="Times New Roman"/>
        </w:rPr>
        <w:t>Up to SiteGenesi</w:t>
      </w:r>
      <w:r>
        <w:rPr>
          <w:rFonts w:ascii="Times New Roman" w:hAnsi="Times New Roman" w:cs="Times New Roman"/>
        </w:rPr>
        <w:t>s 12.6</w:t>
      </w:r>
    </w:p>
    <w:p w14:paraId="331A4BD9" w14:textId="77777777" w:rsidR="00351A6E" w:rsidRDefault="00351A6E" w:rsidP="009D2C87">
      <w:pPr>
        <w:pStyle w:val="BodyText"/>
      </w:pPr>
      <w:r>
        <w:rPr>
          <w:noProof/>
        </w:rPr>
        <w:lastRenderedPageBreak/>
        <w:drawing>
          <wp:inline distT="0" distB="0" distL="0" distR="0" wp14:anchorId="621689DD" wp14:editId="15B3D6E7">
            <wp:extent cx="5819775" cy="3209925"/>
            <wp:effectExtent l="19050" t="1905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22078" cy="3211195"/>
                    </a:xfrm>
                    <a:prstGeom prst="rect">
                      <a:avLst/>
                    </a:prstGeom>
                    <a:noFill/>
                    <a:ln>
                      <a:solidFill>
                        <a:schemeClr val="accent1"/>
                      </a:solidFill>
                    </a:ln>
                  </pic:spPr>
                </pic:pic>
              </a:graphicData>
            </a:graphic>
          </wp:inline>
        </w:drawing>
      </w:r>
    </w:p>
    <w:p w14:paraId="12DC8E9D" w14:textId="77777777" w:rsidR="00041DEA" w:rsidRDefault="00041DEA" w:rsidP="009D2C87">
      <w:pPr>
        <w:pStyle w:val="BodyText"/>
      </w:pPr>
    </w:p>
    <w:p w14:paraId="3257DB27" w14:textId="77777777" w:rsidR="00041DEA" w:rsidRDefault="00041DEA" w:rsidP="009D2C87">
      <w:pPr>
        <w:pStyle w:val="BodyText"/>
      </w:pPr>
    </w:p>
    <w:p w14:paraId="6F7F30E5" w14:textId="77777777" w:rsidR="00041DEA" w:rsidRDefault="00041DEA" w:rsidP="009D2C87">
      <w:pPr>
        <w:pStyle w:val="BodyText"/>
      </w:pPr>
    </w:p>
    <w:p w14:paraId="7D83B733" w14:textId="77777777" w:rsidR="00FE6225" w:rsidRDefault="00FE6225" w:rsidP="009D2C87">
      <w:pPr>
        <w:pStyle w:val="BodyText"/>
      </w:pPr>
    </w:p>
    <w:p w14:paraId="41182307" w14:textId="77777777" w:rsidR="00FE6225" w:rsidRDefault="00FE6225" w:rsidP="009D2C87">
      <w:pPr>
        <w:pStyle w:val="BodyText"/>
      </w:pPr>
    </w:p>
    <w:p w14:paraId="560494FD" w14:textId="77777777" w:rsidR="00FE6225" w:rsidRDefault="00FE6225" w:rsidP="009D2C87">
      <w:pPr>
        <w:pStyle w:val="BodyText"/>
      </w:pPr>
    </w:p>
    <w:p w14:paraId="08D498C3" w14:textId="77777777" w:rsidR="00FE6225" w:rsidRDefault="00FE6225" w:rsidP="009D2C87">
      <w:pPr>
        <w:pStyle w:val="BodyText"/>
      </w:pPr>
    </w:p>
    <w:p w14:paraId="5EF52510" w14:textId="77777777" w:rsidR="007D086A" w:rsidRDefault="007D086A" w:rsidP="009D2C87">
      <w:pPr>
        <w:pStyle w:val="BodyText"/>
      </w:pPr>
    </w:p>
    <w:p w14:paraId="7D9BC7CD" w14:textId="77777777" w:rsidR="007D086A" w:rsidRDefault="007D086A" w:rsidP="009D2C87">
      <w:pPr>
        <w:pStyle w:val="BodyText"/>
      </w:pPr>
    </w:p>
    <w:p w14:paraId="5C4D0060" w14:textId="77777777" w:rsidR="007D086A" w:rsidRDefault="007D086A" w:rsidP="009D2C87">
      <w:pPr>
        <w:pStyle w:val="BodyText"/>
      </w:pPr>
    </w:p>
    <w:p w14:paraId="11145B4A" w14:textId="77777777" w:rsidR="007D086A" w:rsidRDefault="007D086A" w:rsidP="009D2C87">
      <w:pPr>
        <w:pStyle w:val="BodyText"/>
      </w:pPr>
    </w:p>
    <w:p w14:paraId="54FED563" w14:textId="77777777" w:rsidR="007D086A" w:rsidRDefault="007D086A" w:rsidP="009D2C87">
      <w:pPr>
        <w:pStyle w:val="BodyText"/>
      </w:pPr>
    </w:p>
    <w:p w14:paraId="4F4D16F3" w14:textId="77777777" w:rsidR="007D086A" w:rsidRDefault="007D086A" w:rsidP="009D2C87">
      <w:pPr>
        <w:pStyle w:val="BodyText"/>
      </w:pPr>
    </w:p>
    <w:p w14:paraId="5B7635E7" w14:textId="77777777" w:rsidR="007D086A" w:rsidRDefault="007D086A" w:rsidP="009D2C87">
      <w:pPr>
        <w:pStyle w:val="BodyText"/>
      </w:pPr>
    </w:p>
    <w:p w14:paraId="60FEBFA6" w14:textId="77777777" w:rsidR="007D086A" w:rsidRDefault="007D086A" w:rsidP="009D2C87">
      <w:pPr>
        <w:pStyle w:val="BodyText"/>
      </w:pPr>
    </w:p>
    <w:p w14:paraId="280B3041" w14:textId="77777777" w:rsidR="007D086A" w:rsidRDefault="007D086A" w:rsidP="009D2C87">
      <w:pPr>
        <w:pStyle w:val="BodyText"/>
      </w:pPr>
    </w:p>
    <w:p w14:paraId="5046E522" w14:textId="77777777" w:rsidR="00041DEA" w:rsidRDefault="00623669" w:rsidP="009D2C87">
      <w:pPr>
        <w:pStyle w:val="BodyText"/>
      </w:pPr>
      <w:r>
        <w:t xml:space="preserve">The following screen is based on </w:t>
      </w:r>
      <w:r w:rsidRPr="005A6ACB">
        <w:rPr>
          <w:rFonts w:ascii="Times New Roman" w:hAnsi="Times New Roman" w:cs="Times New Roman"/>
        </w:rPr>
        <w:t>SiteGenesi</w:t>
      </w:r>
      <w:r>
        <w:rPr>
          <w:rFonts w:ascii="Times New Roman" w:hAnsi="Times New Roman" w:cs="Times New Roman"/>
        </w:rPr>
        <w:t>s 13.1</w:t>
      </w:r>
    </w:p>
    <w:p w14:paraId="4AD13A0B" w14:textId="77777777" w:rsidR="00041DEA" w:rsidRDefault="00623669" w:rsidP="009D2C87">
      <w:pPr>
        <w:pStyle w:val="BodyText"/>
      </w:pPr>
      <w:r>
        <w:rPr>
          <w:noProof/>
        </w:rPr>
        <w:lastRenderedPageBreak/>
        <w:drawing>
          <wp:inline distT="0" distB="0" distL="0" distR="0" wp14:anchorId="2F4819CF" wp14:editId="7C12F562">
            <wp:extent cx="5800725" cy="3295650"/>
            <wp:effectExtent l="19050" t="1905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00725" cy="3295650"/>
                    </a:xfrm>
                    <a:prstGeom prst="rect">
                      <a:avLst/>
                    </a:prstGeom>
                    <a:noFill/>
                    <a:ln>
                      <a:solidFill>
                        <a:schemeClr val="accent1"/>
                      </a:solidFill>
                    </a:ln>
                  </pic:spPr>
                </pic:pic>
              </a:graphicData>
            </a:graphic>
          </wp:inline>
        </w:drawing>
      </w:r>
    </w:p>
    <w:p w14:paraId="57AC9907" w14:textId="77777777" w:rsidR="00041DEA" w:rsidRDefault="00041DEA" w:rsidP="009D2C87">
      <w:pPr>
        <w:pStyle w:val="BodyText"/>
      </w:pPr>
    </w:p>
    <w:p w14:paraId="13778400" w14:textId="77777777" w:rsidR="00041DEA" w:rsidRDefault="00041DEA" w:rsidP="009D2C87">
      <w:pPr>
        <w:pStyle w:val="BodyText"/>
      </w:pPr>
    </w:p>
    <w:p w14:paraId="6B0FC166" w14:textId="77777777" w:rsidR="00041DEA" w:rsidRDefault="00041DEA" w:rsidP="009D2C87">
      <w:pPr>
        <w:pStyle w:val="BodyText"/>
      </w:pPr>
    </w:p>
    <w:p w14:paraId="567B583F" w14:textId="77777777" w:rsidR="00041DEA" w:rsidRDefault="00041DEA" w:rsidP="009D2C87">
      <w:pPr>
        <w:pStyle w:val="BodyText"/>
      </w:pPr>
    </w:p>
    <w:p w14:paraId="54F53BD5" w14:textId="77777777" w:rsidR="00041DEA" w:rsidRDefault="00041DEA" w:rsidP="009D2C87">
      <w:pPr>
        <w:pStyle w:val="BodyText"/>
      </w:pPr>
    </w:p>
    <w:p w14:paraId="5F053723" w14:textId="77777777" w:rsidR="00041DEA" w:rsidRDefault="00041DEA" w:rsidP="009D2C87">
      <w:pPr>
        <w:pStyle w:val="BodyText"/>
      </w:pPr>
    </w:p>
    <w:p w14:paraId="662134F8" w14:textId="77777777" w:rsidR="00F5128F" w:rsidRDefault="00F5128F" w:rsidP="009D2C87">
      <w:pPr>
        <w:pStyle w:val="BodyText"/>
      </w:pPr>
      <w:r>
        <w:t xml:space="preserve">Update COPlaceOrder-CreateOrder Pipeline to include an assign node just after the createorder2 pipelet. </w:t>
      </w:r>
      <w:r w:rsidR="003952C6">
        <w:t>Refer to the screenshot below for more details:</w:t>
      </w:r>
    </w:p>
    <w:p w14:paraId="22FA0695" w14:textId="77777777" w:rsidR="007C5ADD" w:rsidRPr="007C5ADD" w:rsidRDefault="007C5ADD" w:rsidP="007C5ADD">
      <w:pPr>
        <w:jc w:val="both"/>
        <w:rPr>
          <w:rFonts w:ascii="Times New Roman" w:hAnsi="Times New Roman" w:cs="Times New Roman"/>
          <w:color w:val="FF0000"/>
        </w:rPr>
      </w:pPr>
      <w:r w:rsidRPr="007C5ADD">
        <w:rPr>
          <w:rFonts w:ascii="Times New Roman" w:hAnsi="Times New Roman" w:cs="Times New Roman"/>
          <w:b/>
          <w:color w:val="FF0000"/>
          <w:u w:val="single"/>
        </w:rPr>
        <w:t>Note:</w:t>
      </w:r>
      <w:r w:rsidRPr="007C5ADD">
        <w:rPr>
          <w:rFonts w:ascii="Times New Roman" w:hAnsi="Times New Roman" w:cs="Times New Roman"/>
          <w:color w:val="FF0000"/>
        </w:rPr>
        <w:t xml:space="preserve"> This change is required only for Merchants using the </w:t>
      </w:r>
      <w:r w:rsidRPr="007C5ADD">
        <w:rPr>
          <w:rFonts w:ascii="Times New Roman" w:hAnsi="Times New Roman" w:cs="Times New Roman"/>
          <w:b/>
          <w:color w:val="FF0000"/>
        </w:rPr>
        <w:t>Two Step Checkout Flow</w:t>
      </w:r>
      <w:r w:rsidRPr="007C5ADD">
        <w:rPr>
          <w:rFonts w:ascii="Times New Roman" w:hAnsi="Times New Roman" w:cs="Times New Roman"/>
          <w:color w:val="FF0000"/>
        </w:rPr>
        <w:t>.</w:t>
      </w:r>
    </w:p>
    <w:p w14:paraId="6CDB3899" w14:textId="77777777" w:rsidR="003952C6" w:rsidRDefault="003952C6" w:rsidP="00065079">
      <w:pPr>
        <w:ind w:left="720"/>
        <w:rPr>
          <w:b/>
        </w:rPr>
      </w:pPr>
      <w:r>
        <w:rPr>
          <w:b/>
          <w:noProof/>
        </w:rPr>
        <w:drawing>
          <wp:inline distT="0" distB="0" distL="0" distR="0" wp14:anchorId="7E5CB2F9" wp14:editId="454AFCC2">
            <wp:extent cx="5829300" cy="3018298"/>
            <wp:effectExtent l="19050" t="19050" r="0"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5827659" cy="3017448"/>
                    </a:xfrm>
                    <a:prstGeom prst="rect">
                      <a:avLst/>
                    </a:prstGeom>
                    <a:noFill/>
                    <a:ln w="9525">
                      <a:solidFill>
                        <a:schemeClr val="accent1"/>
                      </a:solidFill>
                      <a:miter lim="800000"/>
                      <a:headEnd/>
                      <a:tailEnd/>
                    </a:ln>
                  </pic:spPr>
                </pic:pic>
              </a:graphicData>
            </a:graphic>
          </wp:inline>
        </w:drawing>
      </w:r>
    </w:p>
    <w:p w14:paraId="311747CF" w14:textId="77777777" w:rsidR="003952C6" w:rsidRDefault="003952C6" w:rsidP="009D2C87">
      <w:pPr>
        <w:pStyle w:val="BodyText"/>
      </w:pPr>
      <w:r>
        <w:rPr>
          <w:noProof/>
        </w:rPr>
        <w:lastRenderedPageBreak/>
        <w:drawing>
          <wp:inline distT="0" distB="0" distL="0" distR="0" wp14:anchorId="68CF7385" wp14:editId="798F955F">
            <wp:extent cx="5829300" cy="3723267"/>
            <wp:effectExtent l="19050" t="19050" r="0"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5831722" cy="3724814"/>
                    </a:xfrm>
                    <a:prstGeom prst="rect">
                      <a:avLst/>
                    </a:prstGeom>
                    <a:noFill/>
                    <a:ln w="9525">
                      <a:solidFill>
                        <a:schemeClr val="accent1"/>
                      </a:solidFill>
                      <a:miter lim="800000"/>
                      <a:headEnd/>
                      <a:tailEnd/>
                    </a:ln>
                  </pic:spPr>
                </pic:pic>
              </a:graphicData>
            </a:graphic>
          </wp:inline>
        </w:drawing>
      </w:r>
    </w:p>
    <w:p w14:paraId="652A9E59" w14:textId="77777777" w:rsidR="00271B64" w:rsidRDefault="00271B64" w:rsidP="009D2C87">
      <w:pPr>
        <w:pStyle w:val="BodyText"/>
      </w:pPr>
    </w:p>
    <w:p w14:paraId="2F09A77B" w14:textId="77777777" w:rsidR="00271B64" w:rsidRDefault="00271B64" w:rsidP="009D2C87">
      <w:pPr>
        <w:pStyle w:val="BodyText"/>
      </w:pPr>
    </w:p>
    <w:p w14:paraId="206AE9C9" w14:textId="77777777" w:rsidR="00271B64" w:rsidRDefault="00271B64" w:rsidP="009D2C87">
      <w:pPr>
        <w:pStyle w:val="BodyText"/>
      </w:pPr>
      <w:r>
        <w:t>Add assign node just before FailOrder pipelet and null the Basket instance created at the time of createOrder2 pipelet.</w:t>
      </w:r>
    </w:p>
    <w:p w14:paraId="40977E2A" w14:textId="77777777" w:rsidR="00271B64" w:rsidRPr="00271B64" w:rsidRDefault="00271B64" w:rsidP="009D2C87">
      <w:pPr>
        <w:pStyle w:val="BodyText"/>
      </w:pPr>
      <w:r w:rsidRPr="00351A6E">
        <w:t>NOTE: Refer to the screen below for changes:</w:t>
      </w:r>
    </w:p>
    <w:p w14:paraId="0ECFE94D" w14:textId="77777777" w:rsidR="00271B64" w:rsidRDefault="00271B64" w:rsidP="009D2C87">
      <w:pPr>
        <w:pStyle w:val="BodyText"/>
      </w:pPr>
      <w:r>
        <w:rPr>
          <w:noProof/>
        </w:rPr>
        <w:drawing>
          <wp:inline distT="0" distB="0" distL="0" distR="0" wp14:anchorId="14625879" wp14:editId="1BE8D048">
            <wp:extent cx="5905500" cy="2838450"/>
            <wp:effectExtent l="19050" t="1905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05500" cy="2838450"/>
                    </a:xfrm>
                    <a:prstGeom prst="rect">
                      <a:avLst/>
                    </a:prstGeom>
                    <a:noFill/>
                    <a:ln>
                      <a:solidFill>
                        <a:schemeClr val="accent1"/>
                      </a:solidFill>
                    </a:ln>
                  </pic:spPr>
                </pic:pic>
              </a:graphicData>
            </a:graphic>
          </wp:inline>
        </w:drawing>
      </w:r>
    </w:p>
    <w:p w14:paraId="5935F2DB" w14:textId="77777777" w:rsidR="00271B64" w:rsidRDefault="00271B64" w:rsidP="009D2C87">
      <w:pPr>
        <w:pStyle w:val="BodyText"/>
      </w:pPr>
      <w:r>
        <w:rPr>
          <w:noProof/>
        </w:rPr>
        <w:lastRenderedPageBreak/>
        <w:drawing>
          <wp:inline distT="0" distB="0" distL="0" distR="0" wp14:anchorId="4D8B2815" wp14:editId="6E8D83DE">
            <wp:extent cx="5905500" cy="3638550"/>
            <wp:effectExtent l="19050" t="1905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05500" cy="3638550"/>
                    </a:xfrm>
                    <a:prstGeom prst="rect">
                      <a:avLst/>
                    </a:prstGeom>
                    <a:noFill/>
                    <a:ln>
                      <a:solidFill>
                        <a:schemeClr val="accent1"/>
                      </a:solidFill>
                    </a:ln>
                  </pic:spPr>
                </pic:pic>
              </a:graphicData>
            </a:graphic>
          </wp:inline>
        </w:drawing>
      </w:r>
    </w:p>
    <w:p w14:paraId="05B2AB21" w14:textId="77777777" w:rsidR="00271B64" w:rsidRDefault="00271B64" w:rsidP="009D2C87">
      <w:pPr>
        <w:pStyle w:val="BodyText"/>
      </w:pPr>
    </w:p>
    <w:p w14:paraId="325BD639" w14:textId="77777777" w:rsidR="003D49FF" w:rsidRDefault="00351A6E" w:rsidP="009D2C87">
      <w:pPr>
        <w:pStyle w:val="BodyText"/>
      </w:pPr>
      <w:r>
        <w:t>Als</w:t>
      </w:r>
      <w:r w:rsidR="00041DEA">
        <w:t>o</w:t>
      </w:r>
      <w:r>
        <w:t xml:space="preserve">, update </w:t>
      </w:r>
      <w:r w:rsidR="003D49FF">
        <w:t>HandlePayments pipeline to</w:t>
      </w:r>
      <w:r>
        <w:t xml:space="preserve"> handleresponse code returned by Cybersource</w:t>
      </w:r>
    </w:p>
    <w:p w14:paraId="08361C41" w14:textId="77777777" w:rsidR="003D49FF" w:rsidRDefault="003D49FF" w:rsidP="009D2C87">
      <w:pPr>
        <w:pStyle w:val="BodyText"/>
      </w:pPr>
      <w:r>
        <w:t>Authorized</w:t>
      </w:r>
    </w:p>
    <w:p w14:paraId="1EE6B166" w14:textId="77777777" w:rsidR="003D49FF" w:rsidRDefault="003D49FF" w:rsidP="009D2C87">
      <w:pPr>
        <w:pStyle w:val="BodyText"/>
      </w:pPr>
      <w:r>
        <w:t>Error</w:t>
      </w:r>
    </w:p>
    <w:p w14:paraId="133049FC" w14:textId="77777777" w:rsidR="003D49FF" w:rsidRDefault="003D49FF" w:rsidP="009D2C87">
      <w:pPr>
        <w:pStyle w:val="BodyText"/>
      </w:pPr>
      <w:r>
        <w:t xml:space="preserve">Declined and </w:t>
      </w:r>
    </w:p>
    <w:p w14:paraId="3E92F74D" w14:textId="77777777" w:rsidR="003D49FF" w:rsidRDefault="003D49FF" w:rsidP="009D2C87">
      <w:pPr>
        <w:pStyle w:val="BodyText"/>
      </w:pPr>
      <w:r>
        <w:t>Review</w:t>
      </w:r>
    </w:p>
    <w:p w14:paraId="27262C00" w14:textId="77777777" w:rsidR="00116A20" w:rsidRDefault="00351A6E" w:rsidP="009D2C87">
      <w:pPr>
        <w:pStyle w:val="BodyText"/>
      </w:pPr>
      <w:r>
        <w:t>Note: Refer to screen below for changes:</w:t>
      </w:r>
    </w:p>
    <w:p w14:paraId="7E72CC78" w14:textId="77777777" w:rsidR="00351A6E" w:rsidRPr="00116A20" w:rsidRDefault="00351A6E" w:rsidP="009D2C87">
      <w:pPr>
        <w:pStyle w:val="BodyText"/>
      </w:pPr>
      <w:r>
        <w:rPr>
          <w:noProof/>
        </w:rPr>
        <w:lastRenderedPageBreak/>
        <w:drawing>
          <wp:inline distT="0" distB="0" distL="0" distR="0" wp14:anchorId="4608DE79" wp14:editId="5D4BA77D">
            <wp:extent cx="5810250" cy="4264237"/>
            <wp:effectExtent l="19050" t="1905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09095" cy="4263390"/>
                    </a:xfrm>
                    <a:prstGeom prst="rect">
                      <a:avLst/>
                    </a:prstGeom>
                    <a:noFill/>
                    <a:ln>
                      <a:solidFill>
                        <a:schemeClr val="accent1"/>
                      </a:solidFill>
                    </a:ln>
                  </pic:spPr>
                </pic:pic>
              </a:graphicData>
            </a:graphic>
          </wp:inline>
        </w:drawing>
      </w:r>
    </w:p>
    <w:p w14:paraId="151B1AF2" w14:textId="77777777" w:rsidR="00A019D2" w:rsidRDefault="00A019D2" w:rsidP="00A019D2">
      <w:pPr>
        <w:pStyle w:val="Heading3"/>
      </w:pPr>
      <w:bookmarkStart w:id="70" w:name="_Toc368651146"/>
      <w:bookmarkStart w:id="71" w:name="_Toc391039063"/>
      <w:r>
        <w:t>Bill Me Later</w:t>
      </w:r>
      <w:bookmarkEnd w:id="70"/>
      <w:bookmarkEnd w:id="71"/>
    </w:p>
    <w:p w14:paraId="4BE5796D" w14:textId="77777777" w:rsidR="00A019D2" w:rsidRDefault="00A019D2" w:rsidP="009D2C87">
      <w:pPr>
        <w:pStyle w:val="BodyText"/>
      </w:pPr>
      <w:r>
        <w:t>Update COPlaceOrder-HandlePayments pipeline to include Cybersource-AuthorizeBML.</w:t>
      </w:r>
    </w:p>
    <w:p w14:paraId="3D701753" w14:textId="77777777" w:rsidR="00A019D2" w:rsidRDefault="00A019D2" w:rsidP="009D2C87">
      <w:pPr>
        <w:pStyle w:val="BodyText"/>
      </w:pPr>
      <w:r>
        <w:t>Add logic to handle following responses from the Cybersource-AuthorizeBML:</w:t>
      </w:r>
    </w:p>
    <w:p w14:paraId="103BA4FF" w14:textId="77777777" w:rsidR="00A019D2" w:rsidRDefault="00A019D2" w:rsidP="009D2C87">
      <w:pPr>
        <w:pStyle w:val="BodyText"/>
      </w:pPr>
      <w:r>
        <w:t>Authorized</w:t>
      </w:r>
    </w:p>
    <w:p w14:paraId="5B3575F2" w14:textId="77777777" w:rsidR="00A019D2" w:rsidRDefault="00A019D2" w:rsidP="009D2C87">
      <w:pPr>
        <w:pStyle w:val="BodyText"/>
      </w:pPr>
      <w:r>
        <w:t>Error</w:t>
      </w:r>
    </w:p>
    <w:p w14:paraId="2CFA9E4E" w14:textId="77777777" w:rsidR="00A019D2" w:rsidRDefault="00A019D2" w:rsidP="009D2C87">
      <w:pPr>
        <w:pStyle w:val="BodyText"/>
      </w:pPr>
      <w:r>
        <w:t>Declined</w:t>
      </w:r>
    </w:p>
    <w:p w14:paraId="2597E490" w14:textId="77777777" w:rsidR="00116A20" w:rsidRPr="00116A20" w:rsidRDefault="00116A20" w:rsidP="009D2C87">
      <w:pPr>
        <w:pStyle w:val="BodyText"/>
      </w:pPr>
      <w:r w:rsidRPr="00116A20">
        <w:t xml:space="preserve">Note: Refer to </w:t>
      </w:r>
      <w:r w:rsidR="003A32FC">
        <w:t>screenshot below for changes:</w:t>
      </w:r>
    </w:p>
    <w:p w14:paraId="4F283410" w14:textId="77777777" w:rsidR="00116A20" w:rsidRDefault="003A32FC" w:rsidP="009D2C87">
      <w:pPr>
        <w:pStyle w:val="BodyText"/>
      </w:pPr>
      <w:r>
        <w:rPr>
          <w:noProof/>
        </w:rPr>
        <w:lastRenderedPageBreak/>
        <w:drawing>
          <wp:inline distT="0" distB="0" distL="0" distR="0" wp14:anchorId="3A6556F4" wp14:editId="5CC5A1BC">
            <wp:extent cx="5838825" cy="3263900"/>
            <wp:effectExtent l="19050" t="1905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38825" cy="3263900"/>
                    </a:xfrm>
                    <a:prstGeom prst="rect">
                      <a:avLst/>
                    </a:prstGeom>
                    <a:noFill/>
                    <a:ln>
                      <a:solidFill>
                        <a:schemeClr val="accent1"/>
                      </a:solidFill>
                    </a:ln>
                  </pic:spPr>
                </pic:pic>
              </a:graphicData>
            </a:graphic>
          </wp:inline>
        </w:drawing>
      </w:r>
    </w:p>
    <w:p w14:paraId="54623C27" w14:textId="77777777" w:rsidR="00116A20" w:rsidRDefault="00116A20" w:rsidP="009D2C87">
      <w:pPr>
        <w:pStyle w:val="BodyText"/>
      </w:pPr>
    </w:p>
    <w:p w14:paraId="57AA850D" w14:textId="77777777" w:rsidR="003D49FF" w:rsidRDefault="003D49FF" w:rsidP="003D49FF">
      <w:pPr>
        <w:pStyle w:val="Heading3"/>
      </w:pPr>
      <w:bookmarkStart w:id="72" w:name="_Toc368651147"/>
      <w:bookmarkStart w:id="73" w:name="_Toc391039064"/>
      <w:r>
        <w:t>Tax Service</w:t>
      </w:r>
      <w:bookmarkEnd w:id="72"/>
      <w:bookmarkEnd w:id="73"/>
    </w:p>
    <w:p w14:paraId="43BF183E" w14:textId="77777777" w:rsidR="003D49FF" w:rsidRDefault="003D49FF" w:rsidP="009D2C87">
      <w:pPr>
        <w:pStyle w:val="BodyText"/>
      </w:pPr>
      <w:r>
        <w:t>Update Cart-Calculate pipeline to run the Cybersource-</w:t>
      </w:r>
      <w:r w:rsidR="005D36C5">
        <w:t>Calculate</w:t>
      </w:r>
      <w:r>
        <w:t>Tax</w:t>
      </w:r>
      <w:r w:rsidR="005D36C5">
        <w:t>es</w:t>
      </w:r>
      <w:r>
        <w:t xml:space="preserve"> call node after running the cart/calculateCart.ds script.</w:t>
      </w:r>
      <w:r>
        <w:br/>
      </w:r>
      <w:r>
        <w:rPr>
          <w:noProof/>
        </w:rPr>
        <w:drawing>
          <wp:inline distT="0" distB="0" distL="0" distR="0" wp14:anchorId="24DA93FF" wp14:editId="706C6A49">
            <wp:extent cx="2857500" cy="2657475"/>
            <wp:effectExtent l="19050" t="0" r="0" b="0"/>
            <wp:docPr id="12" name="Picture 2" descr="Cart-Calculate 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rt-Calculate changes.png"/>
                    <pic:cNvPicPr>
                      <a:picLocks noChangeAspect="1" noChangeArrowheads="1"/>
                    </pic:cNvPicPr>
                  </pic:nvPicPr>
                  <pic:blipFill>
                    <a:blip r:embed="rId40" cstate="print"/>
                    <a:srcRect/>
                    <a:stretch>
                      <a:fillRect/>
                    </a:stretch>
                  </pic:blipFill>
                  <pic:spPr bwMode="auto">
                    <a:xfrm>
                      <a:off x="0" y="0"/>
                      <a:ext cx="2857500" cy="2657475"/>
                    </a:xfrm>
                    <a:prstGeom prst="rect">
                      <a:avLst/>
                    </a:prstGeom>
                    <a:noFill/>
                    <a:ln w="9525">
                      <a:noFill/>
                      <a:miter lim="800000"/>
                      <a:headEnd/>
                      <a:tailEnd/>
                    </a:ln>
                  </pic:spPr>
                </pic:pic>
              </a:graphicData>
            </a:graphic>
          </wp:inline>
        </w:drawing>
      </w:r>
    </w:p>
    <w:p w14:paraId="1511D82B" w14:textId="77777777" w:rsidR="00DC1E5F" w:rsidRDefault="003D49FF" w:rsidP="009D2C87">
      <w:pPr>
        <w:pStyle w:val="BodyText"/>
      </w:pPr>
      <w:r>
        <w:t>Comment out the built in tax calculation function call in cart/calculateCart.ds</w:t>
      </w:r>
    </w:p>
    <w:p w14:paraId="689EB4B2" w14:textId="77777777" w:rsidR="00FB4324" w:rsidRDefault="00FB4324" w:rsidP="009D2C87">
      <w:pPr>
        <w:pStyle w:val="BodyText"/>
      </w:pPr>
      <w:r>
        <w:rPr>
          <w:noProof/>
        </w:rPr>
        <w:lastRenderedPageBreak/>
        <w:drawing>
          <wp:inline distT="0" distB="0" distL="0" distR="0" wp14:anchorId="0A366BC2" wp14:editId="64D0A10E">
            <wp:extent cx="5895975" cy="2381250"/>
            <wp:effectExtent l="19050" t="19050" r="9525" b="0"/>
            <wp:docPr id="13" name="Picture 3" descr="CartCalculate 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rtCalculate changes.png"/>
                    <pic:cNvPicPr>
                      <a:picLocks noChangeAspect="1" noChangeArrowheads="1"/>
                    </pic:cNvPicPr>
                  </pic:nvPicPr>
                  <pic:blipFill>
                    <a:blip r:embed="rId41" cstate="print"/>
                    <a:srcRect/>
                    <a:stretch>
                      <a:fillRect/>
                    </a:stretch>
                  </pic:blipFill>
                  <pic:spPr bwMode="auto">
                    <a:xfrm>
                      <a:off x="0" y="0"/>
                      <a:ext cx="5895975" cy="2381250"/>
                    </a:xfrm>
                    <a:prstGeom prst="rect">
                      <a:avLst/>
                    </a:prstGeom>
                    <a:noFill/>
                    <a:ln w="9525">
                      <a:solidFill>
                        <a:schemeClr val="accent1"/>
                      </a:solidFill>
                      <a:miter lim="800000"/>
                      <a:headEnd/>
                      <a:tailEnd/>
                    </a:ln>
                  </pic:spPr>
                </pic:pic>
              </a:graphicData>
            </a:graphic>
          </wp:inline>
        </w:drawing>
      </w:r>
    </w:p>
    <w:p w14:paraId="2B871105" w14:textId="77777777" w:rsidR="00933373" w:rsidRDefault="00DC1E5F" w:rsidP="009D2C87">
      <w:pPr>
        <w:pStyle w:val="BodyText"/>
      </w:pPr>
      <w:r>
        <w:t xml:space="preserve">In order to avoid tax calculation call multiple times, </w:t>
      </w:r>
      <w:r w:rsidR="00933373">
        <w:t>set parameter SkipTaxCalculation to true in current session scope</w:t>
      </w:r>
      <w:r w:rsidR="0025790E">
        <w:t xml:space="preserve"> in the COShipping-</w:t>
      </w:r>
      <w:r w:rsidR="0025790E" w:rsidRPr="0025790E">
        <w:t>UpdateShippingMethodList</w:t>
      </w:r>
      <w:r w:rsidR="0025790E">
        <w:t xml:space="preserve"> pipeline</w:t>
      </w:r>
      <w:r w:rsidR="00933373">
        <w:t>. Refer to the following screenshot:</w:t>
      </w:r>
    </w:p>
    <w:p w14:paraId="77A4A60F" w14:textId="77777777" w:rsidR="00933373" w:rsidRDefault="00933373" w:rsidP="009D2C87">
      <w:pPr>
        <w:pStyle w:val="BodyText"/>
      </w:pPr>
      <w:r>
        <w:rPr>
          <w:noProof/>
        </w:rPr>
        <w:drawing>
          <wp:inline distT="0" distB="0" distL="0" distR="0" wp14:anchorId="32BF7D0A" wp14:editId="772CB222">
            <wp:extent cx="5991225" cy="4257675"/>
            <wp:effectExtent l="19050" t="1905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91225" cy="4257675"/>
                    </a:xfrm>
                    <a:prstGeom prst="rect">
                      <a:avLst/>
                    </a:prstGeom>
                    <a:noFill/>
                    <a:ln>
                      <a:solidFill>
                        <a:schemeClr val="accent1"/>
                      </a:solidFill>
                    </a:ln>
                  </pic:spPr>
                </pic:pic>
              </a:graphicData>
            </a:graphic>
          </wp:inline>
        </w:drawing>
      </w:r>
    </w:p>
    <w:p w14:paraId="028384F7" w14:textId="77777777" w:rsidR="003D49FF" w:rsidRDefault="00933373" w:rsidP="009D2C87">
      <w:pPr>
        <w:pStyle w:val="BodyText"/>
      </w:pPr>
      <w:r>
        <w:rPr>
          <w:noProof/>
        </w:rPr>
        <w:lastRenderedPageBreak/>
        <w:drawing>
          <wp:inline distT="0" distB="0" distL="0" distR="0" wp14:anchorId="08BAC9D3" wp14:editId="00DD66B8">
            <wp:extent cx="5895975" cy="2276475"/>
            <wp:effectExtent l="19050" t="1905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895975" cy="2276475"/>
                    </a:xfrm>
                    <a:prstGeom prst="rect">
                      <a:avLst/>
                    </a:prstGeom>
                    <a:noFill/>
                    <a:ln>
                      <a:solidFill>
                        <a:schemeClr val="accent1"/>
                      </a:solidFill>
                    </a:ln>
                  </pic:spPr>
                </pic:pic>
              </a:graphicData>
            </a:graphic>
          </wp:inline>
        </w:drawing>
      </w:r>
      <w:r w:rsidR="003D49FF">
        <w:br/>
      </w:r>
    </w:p>
    <w:p w14:paraId="0A90A06C" w14:textId="77777777" w:rsidR="00FF1FE6" w:rsidRDefault="00AC5B37" w:rsidP="009D2C87">
      <w:pPr>
        <w:pStyle w:val="BodyText"/>
      </w:pPr>
      <w:r>
        <w:t xml:space="preserve">Set </w:t>
      </w:r>
      <w:r w:rsidRPr="00AC5B37">
        <w:t>cartStateString</w:t>
      </w:r>
      <w:r>
        <w:t xml:space="preserve"> parameter in current session to n</w:t>
      </w:r>
      <w:r w:rsidR="004D01E1">
        <w:t xml:space="preserve">ull after order has been placed, </w:t>
      </w:r>
      <w:r>
        <w:t>just before order</w:t>
      </w:r>
      <w:r w:rsidR="004D01E1">
        <w:t>_createdend node</w:t>
      </w:r>
      <w:r w:rsidR="00ED56FE">
        <w:t xml:space="preserve"> in the CO</w:t>
      </w:r>
      <w:r w:rsidR="004D01E1">
        <w:t>PlaceOrder</w:t>
      </w:r>
      <w:r w:rsidR="00ED56FE">
        <w:t>-S</w:t>
      </w:r>
      <w:r w:rsidR="004D01E1">
        <w:t>tart</w:t>
      </w:r>
      <w:r w:rsidR="00ED56FE">
        <w:t xml:space="preserve"> pipeline</w:t>
      </w:r>
      <w:r w:rsidR="00FF1FE6">
        <w:t>. Refer to the following screenshot</w:t>
      </w:r>
      <w:r w:rsidR="004A7F6B">
        <w:t>s</w:t>
      </w:r>
      <w:r w:rsidR="00FF1FE6">
        <w:t>:</w:t>
      </w:r>
    </w:p>
    <w:p w14:paraId="6966F48C" w14:textId="77777777" w:rsidR="00AC5B37" w:rsidRDefault="00AC5B37" w:rsidP="009D2C87">
      <w:pPr>
        <w:pStyle w:val="BodyText"/>
      </w:pPr>
    </w:p>
    <w:p w14:paraId="2DC0A13A" w14:textId="77777777" w:rsidR="00AC5B37" w:rsidRDefault="00AC5B37" w:rsidP="009D2C87">
      <w:pPr>
        <w:pStyle w:val="BodyText"/>
      </w:pPr>
    </w:p>
    <w:p w14:paraId="51F5FAB9" w14:textId="77777777" w:rsidR="009F7DDE" w:rsidRDefault="009F7DDE" w:rsidP="009D2C87">
      <w:pPr>
        <w:pStyle w:val="BodyText"/>
      </w:pPr>
    </w:p>
    <w:p w14:paraId="64A05E13" w14:textId="77777777" w:rsidR="00FB733F" w:rsidRDefault="00FA433A" w:rsidP="009D2C87">
      <w:pPr>
        <w:pStyle w:val="BodyText"/>
      </w:pPr>
      <w:r>
        <w:rPr>
          <w:noProof/>
        </w:rPr>
        <w:drawing>
          <wp:inline distT="0" distB="0" distL="0" distR="0" wp14:anchorId="48BA43C3" wp14:editId="2CC65C0B">
            <wp:extent cx="5303520" cy="3909060"/>
            <wp:effectExtent l="19050" t="19050" r="0" b="0"/>
            <wp:docPr id="60" name="Picture 60" descr="C:\Users\garo11\Desktop\As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ro11\Desktop\Assign.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03520" cy="3909060"/>
                    </a:xfrm>
                    <a:prstGeom prst="rect">
                      <a:avLst/>
                    </a:prstGeom>
                    <a:noFill/>
                    <a:ln>
                      <a:solidFill>
                        <a:schemeClr val="accent1"/>
                      </a:solidFill>
                    </a:ln>
                  </pic:spPr>
                </pic:pic>
              </a:graphicData>
            </a:graphic>
          </wp:inline>
        </w:drawing>
      </w:r>
    </w:p>
    <w:p w14:paraId="7745FB0E" w14:textId="77777777" w:rsidR="0043709A" w:rsidRDefault="00AD6896" w:rsidP="009D2C87">
      <w:pPr>
        <w:pStyle w:val="BodyText"/>
      </w:pPr>
      <w:r>
        <w:rPr>
          <w:noProof/>
        </w:rPr>
        <w:lastRenderedPageBreak/>
        <w:drawing>
          <wp:inline distT="0" distB="0" distL="0" distR="0" wp14:anchorId="50C5ECE2" wp14:editId="541D809A">
            <wp:extent cx="5280660" cy="3870960"/>
            <wp:effectExtent l="19050" t="19050" r="0" b="0"/>
            <wp:docPr id="61" name="Picture 61" descr="C:\Users\garo11\Desktop\pr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ro11\Desktop\prop.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80660" cy="3870960"/>
                    </a:xfrm>
                    <a:prstGeom prst="rect">
                      <a:avLst/>
                    </a:prstGeom>
                    <a:noFill/>
                    <a:ln>
                      <a:solidFill>
                        <a:schemeClr val="accent1"/>
                      </a:solidFill>
                    </a:ln>
                  </pic:spPr>
                </pic:pic>
              </a:graphicData>
            </a:graphic>
          </wp:inline>
        </w:drawing>
      </w:r>
    </w:p>
    <w:p w14:paraId="52BD4777" w14:textId="77777777" w:rsidR="0043709A" w:rsidRDefault="0043709A" w:rsidP="009D2C87">
      <w:pPr>
        <w:pStyle w:val="BodyText"/>
      </w:pPr>
    </w:p>
    <w:p w14:paraId="426B71FA" w14:textId="77777777" w:rsidR="00F11993" w:rsidRDefault="00F11993" w:rsidP="009D2C87">
      <w:pPr>
        <w:pStyle w:val="BodyText"/>
      </w:pPr>
    </w:p>
    <w:p w14:paraId="2F00642E" w14:textId="77777777" w:rsidR="00F11993" w:rsidRDefault="00F11993" w:rsidP="009D2C87">
      <w:pPr>
        <w:pStyle w:val="BodyText"/>
      </w:pPr>
    </w:p>
    <w:p w14:paraId="3D1002D1" w14:textId="77777777" w:rsidR="003D49FF" w:rsidRDefault="003D49FF" w:rsidP="003D49FF">
      <w:pPr>
        <w:pStyle w:val="Heading3"/>
      </w:pPr>
      <w:bookmarkStart w:id="74" w:name="_Toc368651148"/>
      <w:bookmarkStart w:id="75" w:name="_Toc391039065"/>
      <w:r>
        <w:t>Address Verification Service</w:t>
      </w:r>
      <w:bookmarkEnd w:id="74"/>
      <w:bookmarkEnd w:id="75"/>
    </w:p>
    <w:p w14:paraId="2A48D80E" w14:textId="77777777" w:rsidR="003D49FF" w:rsidRDefault="003D49FF" w:rsidP="009D2C87">
      <w:pPr>
        <w:pStyle w:val="BodyText"/>
      </w:pPr>
      <w:r>
        <w:t>Provide Site Preference values for 2 AVS-related business rules:</w:t>
      </w:r>
    </w:p>
    <w:p w14:paraId="4795598B" w14:textId="77777777" w:rsidR="003D49FF" w:rsidRDefault="003D49FF" w:rsidP="009D2C87">
      <w:pPr>
        <w:pStyle w:val="BodyText"/>
      </w:pPr>
      <w:r>
        <w:t>CsAvsIgnoreResult – Determines whether AVS failures will force an auth failure</w:t>
      </w:r>
    </w:p>
    <w:p w14:paraId="4798F5C6" w14:textId="77777777" w:rsidR="003D49FF" w:rsidRDefault="003D49FF" w:rsidP="009D2C87">
      <w:pPr>
        <w:pStyle w:val="BodyText"/>
      </w:pPr>
      <w:r>
        <w:t>CsAvsDeclineFlags –Determines how “correct” an address must be to produce a failure result</w:t>
      </w:r>
    </w:p>
    <w:p w14:paraId="52198352" w14:textId="77777777" w:rsidR="003D49FF" w:rsidRDefault="003D49FF" w:rsidP="009D2C87">
      <w:pPr>
        <w:pStyle w:val="BodyText"/>
      </w:pPr>
      <w:r>
        <w:t>Augment UI interaction nodes to deal with AVS failure or correction confirmation dialogs, wherever Payment Authorization takes place, typically within the COPlaceOrder-</w:t>
      </w:r>
      <w:r w:rsidR="00450CEC">
        <w:t>Start and COSummary-</w:t>
      </w:r>
      <w:r>
        <w:t>Submit pipeline</w:t>
      </w:r>
      <w:r w:rsidR="00450CEC">
        <w:t>s</w:t>
      </w:r>
      <w:r>
        <w:t>.</w:t>
      </w:r>
    </w:p>
    <w:p w14:paraId="37CFCB30" w14:textId="77777777" w:rsidR="003D49FF" w:rsidRDefault="003D49FF" w:rsidP="003D49FF">
      <w:pPr>
        <w:pStyle w:val="Heading3"/>
      </w:pPr>
      <w:bookmarkStart w:id="76" w:name="_Toc368651149"/>
      <w:bookmarkStart w:id="77" w:name="_Toc391039066"/>
      <w:r>
        <w:t>Delivery Address Validation Service</w:t>
      </w:r>
      <w:bookmarkEnd w:id="76"/>
      <w:bookmarkEnd w:id="77"/>
    </w:p>
    <w:p w14:paraId="39B2C794" w14:textId="77777777" w:rsidR="003D49FF" w:rsidRDefault="003D49FF" w:rsidP="009D2C87">
      <w:pPr>
        <w:pStyle w:val="BodyText"/>
      </w:pPr>
      <w:r>
        <w:t>Provide Site Preference values for 2 DAV-related business rules:</w:t>
      </w:r>
    </w:p>
    <w:p w14:paraId="1A9F5C20" w14:textId="77777777" w:rsidR="003D49FF" w:rsidRDefault="003D49FF" w:rsidP="009D2C87">
      <w:pPr>
        <w:pStyle w:val="BodyText"/>
      </w:pPr>
      <w:r>
        <w:t>CsDavEnable – Determines whether DAV features are enabled for payment auth requests</w:t>
      </w:r>
    </w:p>
    <w:p w14:paraId="6E9DE58E" w14:textId="77777777" w:rsidR="003D49FF" w:rsidRDefault="003D49FF" w:rsidP="009D2C87">
      <w:pPr>
        <w:pStyle w:val="BodyText"/>
      </w:pPr>
      <w:r>
        <w:rPr>
          <w:rFonts w:cs="Courier New"/>
          <w:iCs/>
        </w:rPr>
        <w:t>CsDavOnAddressVerificationFailure</w:t>
      </w:r>
      <w:r>
        <w:t xml:space="preserve"> –Determines whether a DAV failure will result in a payment auth failure</w:t>
      </w:r>
    </w:p>
    <w:p w14:paraId="3A7C5FB0" w14:textId="77777777" w:rsidR="003D49FF" w:rsidRDefault="003D49FF" w:rsidP="009D2C87">
      <w:pPr>
        <w:pStyle w:val="BodyText"/>
      </w:pPr>
      <w:r>
        <w:t xml:space="preserve">Augment UI interaction nodes to deal with AVS failure or correction confirmation dialogs, wherever Payment Authorization takes place, typically within the </w:t>
      </w:r>
      <w:r w:rsidR="00D2708F">
        <w:t>COPlaceOrder-Start and COSummary-Submit pipelines</w:t>
      </w:r>
      <w:r>
        <w:t>.</w:t>
      </w:r>
    </w:p>
    <w:p w14:paraId="506FBA61" w14:textId="77777777" w:rsidR="008A08BB" w:rsidRDefault="008A08BB" w:rsidP="008A08BB">
      <w:pPr>
        <w:pStyle w:val="Heading3"/>
      </w:pPr>
      <w:bookmarkStart w:id="78" w:name="_Toc368651150"/>
      <w:bookmarkStart w:id="79" w:name="_Toc391039067"/>
      <w:r>
        <w:lastRenderedPageBreak/>
        <w:t>Full Authorization Reversal</w:t>
      </w:r>
      <w:bookmarkEnd w:id="78"/>
      <w:bookmarkEnd w:id="79"/>
    </w:p>
    <w:p w14:paraId="694DF41A" w14:textId="77777777" w:rsidR="008A08BB" w:rsidRPr="00EF13B0" w:rsidRDefault="008A08BB" w:rsidP="009D2C87">
      <w:pPr>
        <w:pStyle w:val="BodyText"/>
      </w:pPr>
      <w:r>
        <w:t xml:space="preserve">Full Authorization reversal is </w:t>
      </w:r>
      <w:r w:rsidRPr="00EF13B0">
        <w:t>created and working in stand</w:t>
      </w:r>
      <w:r>
        <w:t>-</w:t>
      </w:r>
      <w:r w:rsidRPr="00EF13B0">
        <w:t xml:space="preserve">alone mode in </w:t>
      </w:r>
      <w:r w:rsidRPr="008A08BB">
        <w:rPr>
          <w:u w:val="single"/>
        </w:rPr>
        <w:t>Cybersource_Services.xml</w:t>
      </w:r>
      <w:r w:rsidRPr="00EF13B0">
        <w:t xml:space="preserve"> pipeline. </w:t>
      </w:r>
      <w:r>
        <w:t xml:space="preserve">It </w:t>
      </w:r>
      <w:r w:rsidRPr="00EF13B0">
        <w:t>has to customized and integrated as per the merchant specific needs.</w:t>
      </w:r>
    </w:p>
    <w:p w14:paraId="6E9A739E" w14:textId="77777777" w:rsidR="003806DD" w:rsidRPr="00EF13B0" w:rsidRDefault="003806DD" w:rsidP="003806DD">
      <w:pPr>
        <w:pStyle w:val="Heading3"/>
      </w:pPr>
      <w:bookmarkStart w:id="80" w:name="_Toc368651151"/>
      <w:bookmarkStart w:id="81" w:name="_Toc391039068"/>
      <w:r w:rsidRPr="00EF13B0">
        <w:t>Payer Authentication Service</w:t>
      </w:r>
      <w:bookmarkEnd w:id="80"/>
      <w:bookmarkEnd w:id="81"/>
    </w:p>
    <w:p w14:paraId="36525D00" w14:textId="77777777" w:rsidR="003806DD" w:rsidRPr="00EF13B0" w:rsidRDefault="003806DD" w:rsidP="009D2C87">
      <w:pPr>
        <w:pStyle w:val="BodyText"/>
      </w:pPr>
      <w:r w:rsidRPr="00EF13B0">
        <w:t xml:space="preserve">Provide Site Preference values for </w:t>
      </w:r>
      <w:r w:rsidR="00DB3EF3">
        <w:t xml:space="preserve">5 </w:t>
      </w:r>
      <w:r w:rsidR="009A10F5" w:rsidRPr="00EF13B0">
        <w:t xml:space="preserve">Payment Authorization </w:t>
      </w:r>
      <w:r w:rsidRPr="00EF13B0">
        <w:t>related business rules:</w:t>
      </w:r>
    </w:p>
    <w:p w14:paraId="10C6925C" w14:textId="77777777" w:rsidR="003806DD" w:rsidRPr="00EF13B0" w:rsidRDefault="009A10F5" w:rsidP="009D2C87">
      <w:pPr>
        <w:pStyle w:val="BodyText"/>
      </w:pPr>
      <w:r w:rsidRPr="00EF13B0">
        <w:rPr>
          <w:u w:val="single"/>
        </w:rPr>
        <w:t>CyberSource Merchant ID (PA)</w:t>
      </w:r>
      <w:proofErr w:type="gramStart"/>
      <w:r w:rsidRPr="00EF13B0">
        <w:rPr>
          <w:u w:val="single"/>
        </w:rPr>
        <w:t>:</w:t>
      </w:r>
      <w:r w:rsidR="003806DD" w:rsidRPr="00EF13B0">
        <w:t>–</w:t>
      </w:r>
      <w:proofErr w:type="gramEnd"/>
      <w:r w:rsidR="003806DD" w:rsidRPr="00EF13B0">
        <w:t xml:space="preserve"> Determines </w:t>
      </w:r>
      <w:r w:rsidRPr="00EF13B0">
        <w:t xml:space="preserve">which </w:t>
      </w:r>
      <w:r w:rsidR="004513AB" w:rsidRPr="00EF13B0">
        <w:t>Cybersource</w:t>
      </w:r>
      <w:r w:rsidRPr="00EF13B0">
        <w:t xml:space="preserve"> merchant id to be used for payer authentication. It can be same as default merchant id as well.</w:t>
      </w:r>
    </w:p>
    <w:p w14:paraId="2CE9803B" w14:textId="77777777" w:rsidR="003806DD" w:rsidRPr="00EF13B0" w:rsidRDefault="009A10F5" w:rsidP="009D2C87">
      <w:pPr>
        <w:pStyle w:val="BodyText"/>
      </w:pPr>
      <w:r w:rsidRPr="00EF13B0">
        <w:rPr>
          <w:u w:val="single"/>
        </w:rPr>
        <w:t>CyberSource Merchant Password (PA):</w:t>
      </w:r>
      <w:r w:rsidR="003806DD" w:rsidRPr="00EF13B0">
        <w:t xml:space="preserve"> –</w:t>
      </w:r>
      <w:r w:rsidR="004513AB" w:rsidRPr="00EF13B0">
        <w:t>Password corresponding to the merchant account.</w:t>
      </w:r>
    </w:p>
    <w:p w14:paraId="14E922BD" w14:textId="77777777" w:rsidR="002C4946" w:rsidRPr="00EF13B0" w:rsidRDefault="002C4946" w:rsidP="009D2C87">
      <w:pPr>
        <w:pStyle w:val="BodyText"/>
      </w:pPr>
      <w:r w:rsidRPr="00EF13B0">
        <w:rPr>
          <w:u w:val="single"/>
        </w:rPr>
        <w:t>CyberSource Merchant Name (PA):</w:t>
      </w:r>
      <w:r w:rsidRPr="00EF13B0">
        <w:t xml:space="preserve"> –Merchant Name to be used for service.</w:t>
      </w:r>
    </w:p>
    <w:p w14:paraId="4EE67531" w14:textId="77777777" w:rsidR="003806DD" w:rsidRDefault="002C4946" w:rsidP="009D2C87">
      <w:pPr>
        <w:pStyle w:val="BodyText"/>
      </w:pPr>
      <w:r w:rsidRPr="00EF13B0">
        <w:rPr>
          <w:u w:val="single"/>
        </w:rPr>
        <w:t>CyberSource Save Proof.xml (PA):</w:t>
      </w:r>
      <w:r w:rsidRPr="00EF13B0">
        <w:t xml:space="preserve"> –Determines whether to save proof.xml (received from Cybersource response) as part of order object.</w:t>
      </w:r>
    </w:p>
    <w:p w14:paraId="7A2AAC0B" w14:textId="77777777" w:rsidR="00DB3EF3" w:rsidRPr="00EF13B0" w:rsidRDefault="00DB3EF3" w:rsidP="009D2C87">
      <w:pPr>
        <w:pStyle w:val="BodyText"/>
      </w:pPr>
      <w:r w:rsidRPr="00EF13B0">
        <w:rPr>
          <w:u w:val="single"/>
        </w:rPr>
        <w:t xml:space="preserve">CyberSource Save </w:t>
      </w:r>
      <w:proofErr w:type="gramStart"/>
      <w:r>
        <w:rPr>
          <w:u w:val="single"/>
        </w:rPr>
        <w:t>ParesStatus</w:t>
      </w:r>
      <w:r w:rsidRPr="00EF13B0">
        <w:rPr>
          <w:u w:val="single"/>
        </w:rPr>
        <w:t>(</w:t>
      </w:r>
      <w:proofErr w:type="gramEnd"/>
      <w:r w:rsidRPr="00EF13B0">
        <w:rPr>
          <w:u w:val="single"/>
        </w:rPr>
        <w:t>PA):</w:t>
      </w:r>
      <w:r w:rsidRPr="00EF13B0">
        <w:t xml:space="preserve"> –Determines whether to </w:t>
      </w:r>
      <w:r>
        <w:t>pass ParesStatus received as input parameter  from Pa authorization request as input parameter to ccAuthorization request</w:t>
      </w:r>
      <w:r w:rsidRPr="00EF13B0">
        <w:t>.</w:t>
      </w:r>
    </w:p>
    <w:p w14:paraId="52171AA1" w14:textId="77777777" w:rsidR="00F50DED" w:rsidRPr="00EF13B0" w:rsidRDefault="00F50DED" w:rsidP="009D2C87">
      <w:pPr>
        <w:pStyle w:val="BodyText"/>
      </w:pPr>
    </w:p>
    <w:p w14:paraId="5B657D69" w14:textId="77777777" w:rsidR="00F50DED" w:rsidRPr="00EF13B0" w:rsidRDefault="00F50DED" w:rsidP="009D2C87">
      <w:pPr>
        <w:pStyle w:val="BodyText"/>
      </w:pPr>
      <w:r w:rsidRPr="00EF13B0">
        <w:t>Update COPlaceOrder-HandlePayments pipeline to make custom loop to iterate through all the payment methods set in the basket.</w:t>
      </w:r>
    </w:p>
    <w:p w14:paraId="5F8906B3" w14:textId="77777777" w:rsidR="00F50DED" w:rsidRPr="00EF13B0" w:rsidRDefault="00F50DED" w:rsidP="009D2C87">
      <w:pPr>
        <w:pStyle w:val="BodyText"/>
      </w:pPr>
      <w:r w:rsidRPr="00EF13B0">
        <w:rPr>
          <w:u w:val="single"/>
        </w:rPr>
        <w:t>NOTE</w:t>
      </w:r>
      <w:r w:rsidRPr="00EF13B0">
        <w:t xml:space="preserve">: This is required </w:t>
      </w:r>
      <w:r w:rsidR="00F27A5D" w:rsidRPr="00EF13B0">
        <w:t xml:space="preserve">as a result of </w:t>
      </w:r>
      <w:r w:rsidRPr="00EF13B0">
        <w:t>a limitation of Loop Node due to which it does not work properly when a</w:t>
      </w:r>
      <w:r w:rsidR="00DC54F5" w:rsidRPr="00EF13B0">
        <w:t>n</w:t>
      </w:r>
      <w:r w:rsidRPr="00EF13B0">
        <w:t xml:space="preserve"> Interaction continue node is encountered in a loop. </w:t>
      </w:r>
    </w:p>
    <w:p w14:paraId="26D2EDE6" w14:textId="77777777" w:rsidR="00F50DED" w:rsidRDefault="00EF3FEF" w:rsidP="009D2C87">
      <w:pPr>
        <w:pStyle w:val="BodyText"/>
      </w:pPr>
      <w:r>
        <w:rPr>
          <w:noProof/>
        </w:rPr>
        <w:lastRenderedPageBreak/>
        <w:drawing>
          <wp:inline distT="0" distB="0" distL="0" distR="0" wp14:anchorId="0ADB805F" wp14:editId="21D8699F">
            <wp:extent cx="6105525" cy="4257675"/>
            <wp:effectExtent l="19050" t="1905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10989" cy="4261485"/>
                    </a:xfrm>
                    <a:prstGeom prst="rect">
                      <a:avLst/>
                    </a:prstGeom>
                    <a:noFill/>
                    <a:ln>
                      <a:solidFill>
                        <a:schemeClr val="accent1"/>
                      </a:solidFill>
                    </a:ln>
                  </pic:spPr>
                </pic:pic>
              </a:graphicData>
            </a:graphic>
          </wp:inline>
        </w:drawing>
      </w:r>
    </w:p>
    <w:p w14:paraId="04FD677A" w14:textId="77777777" w:rsidR="00EF3FEF" w:rsidRDefault="00EF3FEF" w:rsidP="009D2C87">
      <w:pPr>
        <w:pStyle w:val="BodyText"/>
      </w:pPr>
    </w:p>
    <w:p w14:paraId="08775B69" w14:textId="77777777" w:rsidR="00EF3FEF" w:rsidRDefault="00EF3FEF" w:rsidP="009D2C87">
      <w:pPr>
        <w:pStyle w:val="BodyText"/>
      </w:pPr>
      <w:r>
        <w:t>In the diagram above, the loop node in the left side image is now replaced by a custom loop code, created using two Assign nodes and one Decision node. The configuration of Assign node is same as mentioned in the right side image.</w:t>
      </w:r>
    </w:p>
    <w:p w14:paraId="65FA8570" w14:textId="77777777" w:rsidR="00686D5E" w:rsidRDefault="00686D5E" w:rsidP="009D2C87">
      <w:pPr>
        <w:pStyle w:val="BodyText"/>
      </w:pPr>
    </w:p>
    <w:p w14:paraId="56DDFFAA" w14:textId="77777777" w:rsidR="00686D5E" w:rsidRDefault="00686D5E" w:rsidP="009D2C87">
      <w:pPr>
        <w:pStyle w:val="BodyText"/>
      </w:pPr>
    </w:p>
    <w:p w14:paraId="1DA5FEC4" w14:textId="77777777" w:rsidR="00686D5E" w:rsidRDefault="00686D5E" w:rsidP="009D2C87">
      <w:pPr>
        <w:pStyle w:val="BodyText"/>
      </w:pPr>
    </w:p>
    <w:p w14:paraId="042B6F29" w14:textId="77777777" w:rsidR="00686D5E" w:rsidRDefault="00686D5E" w:rsidP="009D2C87">
      <w:pPr>
        <w:pStyle w:val="BodyText"/>
      </w:pPr>
    </w:p>
    <w:p w14:paraId="11543617" w14:textId="77777777" w:rsidR="00686D5E" w:rsidRDefault="00686D5E" w:rsidP="009D2C87">
      <w:pPr>
        <w:pStyle w:val="BodyText"/>
      </w:pPr>
    </w:p>
    <w:p w14:paraId="66ABBAB0" w14:textId="77777777" w:rsidR="00686D5E" w:rsidRDefault="00686D5E" w:rsidP="009D2C87">
      <w:pPr>
        <w:pStyle w:val="BodyText"/>
      </w:pPr>
    </w:p>
    <w:p w14:paraId="6525E3D4" w14:textId="77777777" w:rsidR="00686D5E" w:rsidRDefault="00686D5E" w:rsidP="009D2C87">
      <w:pPr>
        <w:pStyle w:val="BodyText"/>
      </w:pPr>
    </w:p>
    <w:p w14:paraId="79A21973" w14:textId="77777777" w:rsidR="00686D5E" w:rsidRPr="00EF13B0" w:rsidRDefault="00686D5E" w:rsidP="00686D5E">
      <w:pPr>
        <w:pStyle w:val="Heading3"/>
      </w:pPr>
      <w:bookmarkStart w:id="82" w:name="_Toc368651152"/>
      <w:bookmarkStart w:id="83" w:name="_Toc391039069"/>
      <w:r w:rsidRPr="00EF13B0">
        <w:t>Payment Tokenization Service</w:t>
      </w:r>
      <w:bookmarkEnd w:id="82"/>
      <w:bookmarkEnd w:id="83"/>
    </w:p>
    <w:p w14:paraId="5AB73E06" w14:textId="77777777" w:rsidR="0039682C" w:rsidRPr="0039682C" w:rsidRDefault="00686D5E" w:rsidP="009D2C87">
      <w:pPr>
        <w:pStyle w:val="BodyText"/>
      </w:pPr>
      <w:r>
        <w:t xml:space="preserve">Update the form </w:t>
      </w:r>
      <w:r w:rsidRPr="00686D5E">
        <w:rPr>
          <w:u w:val="single"/>
        </w:rPr>
        <w:t>creditcard.xml</w:t>
      </w:r>
    </w:p>
    <w:p w14:paraId="42D33FBA" w14:textId="77777777" w:rsidR="00686D5E" w:rsidRDefault="00686D5E" w:rsidP="009D2C87">
      <w:pPr>
        <w:pStyle w:val="BodyText"/>
      </w:pPr>
      <w:r>
        <w:t>Include the following form field in the form:</w:t>
      </w:r>
    </w:p>
    <w:p w14:paraId="3D408A5A" w14:textId="77777777" w:rsidR="00686D5E" w:rsidRDefault="00686D5E" w:rsidP="009D2C87">
      <w:pPr>
        <w:pStyle w:val="BodyText"/>
        <w:rPr>
          <w:highlight w:val="lightGray"/>
        </w:rPr>
      </w:pPr>
      <w:r w:rsidRPr="00686D5E">
        <w:rPr>
          <w:highlight w:val="lightGray"/>
        </w:rPr>
        <w:t>&lt;</w:t>
      </w:r>
      <w:proofErr w:type="gramStart"/>
      <w:r w:rsidRPr="00686D5E">
        <w:rPr>
          <w:highlight w:val="lightGray"/>
        </w:rPr>
        <w:t>!-</w:t>
      </w:r>
      <w:proofErr w:type="gramEnd"/>
      <w:r w:rsidRPr="00686D5E">
        <w:rPr>
          <w:highlight w:val="lightGray"/>
        </w:rPr>
        <w:t>- field for credit card subscription --&gt;</w:t>
      </w:r>
    </w:p>
    <w:p w14:paraId="700878FB" w14:textId="77777777" w:rsidR="00686D5E" w:rsidRDefault="00686D5E" w:rsidP="009D2C87">
      <w:pPr>
        <w:pStyle w:val="BodyText"/>
      </w:pPr>
      <w:r w:rsidRPr="00686D5E">
        <w:rPr>
          <w:highlight w:val="lightGray"/>
        </w:rPr>
        <w:t>&lt;</w:t>
      </w:r>
      <w:proofErr w:type="gramStart"/>
      <w:r w:rsidRPr="00686D5E">
        <w:rPr>
          <w:highlight w:val="lightGray"/>
        </w:rPr>
        <w:t>field</w:t>
      </w:r>
      <w:proofErr w:type="gramEnd"/>
      <w:r w:rsidRPr="00686D5E">
        <w:rPr>
          <w:highlight w:val="lightGray"/>
        </w:rPr>
        <w:t xml:space="preserve"> formid="isSubscription" type="boolean" mandatory="false" default-value="false"/&gt;</w:t>
      </w:r>
    </w:p>
    <w:p w14:paraId="101630AB" w14:textId="77777777" w:rsidR="00C70E7E" w:rsidRPr="00686D5E" w:rsidRDefault="00C70E7E" w:rsidP="009D2C87">
      <w:pPr>
        <w:pStyle w:val="BodyText"/>
      </w:pPr>
      <w:r w:rsidRPr="00C70E7E">
        <w:t>&lt;</w:t>
      </w:r>
      <w:proofErr w:type="gramStart"/>
      <w:r w:rsidRPr="00C70E7E">
        <w:t>field</w:t>
      </w:r>
      <w:proofErr w:type="gramEnd"/>
      <w:r w:rsidRPr="00C70E7E">
        <w:t xml:space="preserve"> formid="maskedFourDigit"</w:t>
      </w:r>
      <w:r w:rsidR="00614824" w:rsidRPr="00614824">
        <w:t>label="creditcard.number"</w:t>
      </w:r>
      <w:r w:rsidRPr="00C70E7E">
        <w:t xml:space="preserve"> type="string" masked="4" max-length="16"/&gt;</w:t>
      </w:r>
    </w:p>
    <w:p w14:paraId="3E55D0C9" w14:textId="77777777" w:rsidR="00C81AAB" w:rsidRDefault="00C81AAB" w:rsidP="009D2C87">
      <w:pPr>
        <w:pStyle w:val="BodyText"/>
      </w:pPr>
    </w:p>
    <w:p w14:paraId="7D377F7D" w14:textId="77777777" w:rsidR="0039682C" w:rsidRPr="0039682C" w:rsidRDefault="00C81AAB" w:rsidP="009D2C87">
      <w:pPr>
        <w:pStyle w:val="BodyText"/>
      </w:pPr>
      <w:r>
        <w:t xml:space="preserve">Update the template </w:t>
      </w:r>
      <w:r>
        <w:rPr>
          <w:u w:val="single"/>
        </w:rPr>
        <w:t>creditcardjson.isml</w:t>
      </w:r>
    </w:p>
    <w:p w14:paraId="5522E1C2" w14:textId="77777777" w:rsidR="00C81AAB" w:rsidRDefault="00C81AAB" w:rsidP="009D2C87">
      <w:pPr>
        <w:pStyle w:val="BodyText"/>
      </w:pPr>
      <w:r>
        <w:t>Replace the following code block</w:t>
      </w:r>
    </w:p>
    <w:p w14:paraId="363BB95A" w14:textId="77777777" w:rsidR="00686D5E" w:rsidRPr="00C81AAB" w:rsidRDefault="00C81AAB" w:rsidP="009D2C87">
      <w:pPr>
        <w:pStyle w:val="BodyText"/>
      </w:pPr>
      <w:proofErr w:type="gramStart"/>
      <w:r w:rsidRPr="00C81AAB">
        <w:rPr>
          <w:highlight w:val="lightGray"/>
        </w:rPr>
        <w:t>expirationYear:pdict.SelectedCreditCard.creditCardExpirationYear</w:t>
      </w:r>
      <w:proofErr w:type="gramEnd"/>
      <w:r w:rsidRPr="00C81AAB">
        <w:rPr>
          <w:highlight w:val="lightGray"/>
        </w:rPr>
        <w:t xml:space="preserve"> </w:t>
      </w:r>
    </w:p>
    <w:p w14:paraId="2C427E6C" w14:textId="77777777" w:rsidR="00C81AAB" w:rsidRDefault="00C81AAB" w:rsidP="009D2C87">
      <w:pPr>
        <w:pStyle w:val="BodyText"/>
      </w:pPr>
      <w:r>
        <w:tab/>
        <w:t>With the following code block:</w:t>
      </w:r>
    </w:p>
    <w:p w14:paraId="0DF8CF14" w14:textId="77777777" w:rsidR="00C81AAB" w:rsidRPr="00C81AAB" w:rsidRDefault="00C81AAB" w:rsidP="009D2C87">
      <w:pPr>
        <w:pStyle w:val="BodyText"/>
        <w:rPr>
          <w:highlight w:val="lightGray"/>
        </w:rPr>
      </w:pPr>
      <w:proofErr w:type="gramStart"/>
      <w:r w:rsidRPr="00C81AAB">
        <w:rPr>
          <w:highlight w:val="lightGray"/>
        </w:rPr>
        <w:t>expirationYear:pdict.SelectedCreditCard.creditCardExpirationYear</w:t>
      </w:r>
      <w:proofErr w:type="gramEnd"/>
      <w:r w:rsidRPr="00C81AAB">
        <w:rPr>
          <w:highlight w:val="lightGray"/>
        </w:rPr>
        <w:t>,</w:t>
      </w:r>
    </w:p>
    <w:p w14:paraId="1D2CDD94" w14:textId="77777777" w:rsidR="00C81AAB" w:rsidRDefault="00C81AAB" w:rsidP="009D2C87">
      <w:pPr>
        <w:pStyle w:val="BodyText"/>
        <w:rPr>
          <w:highlight w:val="lightGray"/>
        </w:rPr>
      </w:pPr>
      <w:proofErr w:type="gramStart"/>
      <w:r w:rsidRPr="00C81AAB">
        <w:rPr>
          <w:highlight w:val="lightGray"/>
        </w:rPr>
        <w:t>isSubscription:pdict.SelectedCreditCard.custom.isSubscription</w:t>
      </w:r>
      <w:proofErr w:type="gramEnd"/>
      <w:r w:rsidR="003D6CE0">
        <w:rPr>
          <w:highlight w:val="lightGray"/>
        </w:rPr>
        <w:t>,</w:t>
      </w:r>
    </w:p>
    <w:p w14:paraId="5D3D29CA" w14:textId="77777777" w:rsidR="003D6CE0" w:rsidRPr="00C81AAB" w:rsidRDefault="003D6CE0" w:rsidP="009D2C87">
      <w:pPr>
        <w:pStyle w:val="BodyText"/>
        <w:rPr>
          <w:highlight w:val="lightGray"/>
        </w:rPr>
      </w:pPr>
      <w:proofErr w:type="gramStart"/>
      <w:r w:rsidRPr="003D6CE0">
        <w:t>maskedFourDigit:pdict.SelectedCreditCard.custom.maskedFourDigit</w:t>
      </w:r>
      <w:proofErr w:type="gramEnd"/>
    </w:p>
    <w:p w14:paraId="0E791EF9" w14:textId="77777777" w:rsidR="00C81AAB" w:rsidRDefault="00C81AAB" w:rsidP="009D2C87">
      <w:pPr>
        <w:pStyle w:val="BodyText"/>
      </w:pPr>
    </w:p>
    <w:p w14:paraId="57A60235" w14:textId="77777777" w:rsidR="0039682C" w:rsidRDefault="00C81AAB" w:rsidP="009D2C87">
      <w:pPr>
        <w:pStyle w:val="BodyText"/>
      </w:pPr>
      <w:r>
        <w:t xml:space="preserve">Update the form </w:t>
      </w:r>
      <w:r w:rsidRPr="00705F0A">
        <w:t>customeraddress.xml</w:t>
      </w:r>
    </w:p>
    <w:p w14:paraId="16AF9D99" w14:textId="77777777" w:rsidR="00C81AAB" w:rsidRDefault="00C81AAB" w:rsidP="009D2C87">
      <w:pPr>
        <w:pStyle w:val="BodyText"/>
      </w:pPr>
      <w:r>
        <w:t xml:space="preserve">Include the following code </w:t>
      </w:r>
      <w:r w:rsidR="00AA6180">
        <w:t>just before adding the action events</w:t>
      </w:r>
    </w:p>
    <w:p w14:paraId="6A3DB119" w14:textId="77777777" w:rsidR="00AA6180" w:rsidRPr="00AA6180" w:rsidRDefault="00AA6180" w:rsidP="009D2C87">
      <w:pPr>
        <w:pStyle w:val="BodyText"/>
        <w:rPr>
          <w:highlight w:val="lightGray"/>
        </w:rPr>
      </w:pPr>
      <w:r w:rsidRPr="00AA6180">
        <w:rPr>
          <w:highlight w:val="lightGray"/>
        </w:rPr>
        <w:t>&lt;</w:t>
      </w:r>
      <w:proofErr w:type="gramStart"/>
      <w:r w:rsidRPr="00AA6180">
        <w:rPr>
          <w:highlight w:val="lightGray"/>
        </w:rPr>
        <w:t>!-</w:t>
      </w:r>
      <w:proofErr w:type="gramEnd"/>
      <w:r w:rsidRPr="00AA6180">
        <w:rPr>
          <w:highlight w:val="lightGray"/>
        </w:rPr>
        <w:t>- email field is contained in separate form group to enable binding to customer profile --&gt;</w:t>
      </w:r>
    </w:p>
    <w:p w14:paraId="5BC006F7" w14:textId="77777777" w:rsidR="00AA6180" w:rsidRPr="00AA6180" w:rsidRDefault="00AA6180" w:rsidP="009D2C87">
      <w:pPr>
        <w:pStyle w:val="BodyText"/>
        <w:rPr>
          <w:highlight w:val="lightGray"/>
        </w:rPr>
      </w:pPr>
      <w:r w:rsidRPr="00AA6180">
        <w:rPr>
          <w:highlight w:val="lightGray"/>
        </w:rPr>
        <w:t>&lt;</w:t>
      </w:r>
      <w:proofErr w:type="gramStart"/>
      <w:r w:rsidRPr="00AA6180">
        <w:rPr>
          <w:highlight w:val="lightGray"/>
        </w:rPr>
        <w:t>group</w:t>
      </w:r>
      <w:proofErr w:type="gramEnd"/>
      <w:r w:rsidRPr="00AA6180">
        <w:rPr>
          <w:highlight w:val="lightGray"/>
        </w:rPr>
        <w:t xml:space="preserve"> formid="email"&gt;</w:t>
      </w:r>
    </w:p>
    <w:p w14:paraId="70D8075F" w14:textId="77777777" w:rsidR="00AA6180" w:rsidRPr="00AA6180" w:rsidRDefault="00AA6180" w:rsidP="009D2C87">
      <w:pPr>
        <w:pStyle w:val="BodyText"/>
        <w:rPr>
          <w:highlight w:val="lightGray"/>
        </w:rPr>
      </w:pPr>
      <w:r>
        <w:rPr>
          <w:highlight w:val="lightGray"/>
        </w:rPr>
        <w:tab/>
      </w:r>
      <w:r w:rsidRPr="00AA6180">
        <w:rPr>
          <w:highlight w:val="lightGray"/>
        </w:rPr>
        <w:t>&lt;</w:t>
      </w:r>
      <w:proofErr w:type="gramStart"/>
      <w:r w:rsidRPr="00AA6180">
        <w:rPr>
          <w:highlight w:val="lightGray"/>
        </w:rPr>
        <w:t>field</w:t>
      </w:r>
      <w:proofErr w:type="gramEnd"/>
      <w:r w:rsidRPr="00AA6180">
        <w:rPr>
          <w:highlight w:val="lightGray"/>
        </w:rPr>
        <w:t xml:space="preserve"> formid="emailAddress" label="profile.email" type="string" mandatory="true" regexp="^[\w.%+-]+@[\w.-]+\.[\w]{2,6}$" binding="email" max-length="50" missing-error="forms.address.email.invalid" range-error="forms.address.email.invalid" parse-error="forms.address.email.invalid" value-error="forms.address.email.invalid"/&gt;</w:t>
      </w:r>
    </w:p>
    <w:p w14:paraId="2A9FB8F4" w14:textId="77777777" w:rsidR="00AA6180" w:rsidRPr="00AA6180" w:rsidRDefault="00AA6180" w:rsidP="009D2C87">
      <w:pPr>
        <w:pStyle w:val="BodyText"/>
        <w:rPr>
          <w:highlight w:val="lightGray"/>
        </w:rPr>
      </w:pPr>
      <w:r w:rsidRPr="00AA6180">
        <w:rPr>
          <w:highlight w:val="lightGray"/>
        </w:rPr>
        <w:t>&lt;/group&gt;</w:t>
      </w:r>
    </w:p>
    <w:p w14:paraId="4C8742C7" w14:textId="77777777" w:rsidR="00A6159A" w:rsidRDefault="00A6159A" w:rsidP="009D2C87">
      <w:pPr>
        <w:pStyle w:val="BodyText"/>
      </w:pPr>
    </w:p>
    <w:p w14:paraId="7C19B9D6" w14:textId="77777777" w:rsidR="00D313E6" w:rsidRDefault="00A6159A" w:rsidP="009D2C87">
      <w:pPr>
        <w:pStyle w:val="BodyText"/>
      </w:pPr>
      <w:r>
        <w:t xml:space="preserve">Update the form </w:t>
      </w:r>
      <w:r w:rsidRPr="00A6159A">
        <w:t>paymentinstruments.xml</w:t>
      </w:r>
      <w:r>
        <w:t>.</w:t>
      </w:r>
    </w:p>
    <w:p w14:paraId="01FB3604" w14:textId="77777777" w:rsidR="00315F44" w:rsidRDefault="00315F44" w:rsidP="009D2C87">
      <w:pPr>
        <w:pStyle w:val="BodyText"/>
      </w:pPr>
      <w:r>
        <w:t xml:space="preserve"> Replace</w:t>
      </w:r>
      <w:r w:rsidR="00A6159A">
        <w:t xml:space="preserve"> the following code block to include the customeraddress.xml </w:t>
      </w:r>
      <w:r w:rsidR="0026661B">
        <w:t>form:</w:t>
      </w:r>
    </w:p>
    <w:p w14:paraId="1D53E0E4" w14:textId="77777777" w:rsidR="00A6159A" w:rsidRDefault="00315F44" w:rsidP="009D2C87">
      <w:pPr>
        <w:pStyle w:val="BodyText"/>
        <w:rPr>
          <w:highlight w:val="lightGray"/>
        </w:rPr>
      </w:pPr>
      <w:r w:rsidRPr="00315F44">
        <w:rPr>
          <w:highlight w:val="lightGray"/>
        </w:rPr>
        <w:t>&lt;</w:t>
      </w:r>
      <w:proofErr w:type="gramStart"/>
      <w:r w:rsidRPr="00315F44">
        <w:rPr>
          <w:highlight w:val="lightGray"/>
        </w:rPr>
        <w:t>include</w:t>
      </w:r>
      <w:proofErr w:type="gramEnd"/>
      <w:r w:rsidRPr="00315F44">
        <w:rPr>
          <w:highlight w:val="lightGray"/>
        </w:rPr>
        <w:t xml:space="preserve"> formid="newcreditcard" name="creditcard"/&gt;</w:t>
      </w:r>
    </w:p>
    <w:p w14:paraId="35E74F77" w14:textId="77777777" w:rsidR="00315F44" w:rsidRPr="00315F44" w:rsidRDefault="00315F44" w:rsidP="009D2C87">
      <w:pPr>
        <w:pStyle w:val="BodyText"/>
      </w:pPr>
      <w:r w:rsidRPr="00315F44">
        <w:t>With the following code block:</w:t>
      </w:r>
    </w:p>
    <w:p w14:paraId="05E06166" w14:textId="77777777" w:rsidR="00315F44" w:rsidRDefault="00315F44" w:rsidP="009D2C87">
      <w:pPr>
        <w:pStyle w:val="BodyText"/>
        <w:rPr>
          <w:highlight w:val="lightGray"/>
        </w:rPr>
      </w:pPr>
      <w:r w:rsidRPr="00315F44">
        <w:rPr>
          <w:highlight w:val="lightGray"/>
        </w:rPr>
        <w:t>&lt;</w:t>
      </w:r>
      <w:proofErr w:type="gramStart"/>
      <w:r w:rsidRPr="00315F44">
        <w:rPr>
          <w:highlight w:val="lightGray"/>
        </w:rPr>
        <w:t>include</w:t>
      </w:r>
      <w:proofErr w:type="gramEnd"/>
      <w:r w:rsidRPr="00315F44">
        <w:rPr>
          <w:highlight w:val="lightGray"/>
        </w:rPr>
        <w:t xml:space="preserve"> formid="newcreditcard" name="creditcard"/&gt;</w:t>
      </w:r>
    </w:p>
    <w:p w14:paraId="0C053F61" w14:textId="77777777" w:rsidR="00A6159A" w:rsidRPr="00A6159A" w:rsidRDefault="00A6159A" w:rsidP="009D2C87">
      <w:pPr>
        <w:pStyle w:val="BodyText"/>
        <w:rPr>
          <w:highlight w:val="lightGray"/>
        </w:rPr>
      </w:pPr>
      <w:r w:rsidRPr="00A6159A">
        <w:rPr>
          <w:highlight w:val="lightGray"/>
        </w:rPr>
        <w:t>&lt;</w:t>
      </w:r>
      <w:proofErr w:type="gramStart"/>
      <w:r w:rsidRPr="00A6159A">
        <w:rPr>
          <w:highlight w:val="lightGray"/>
        </w:rPr>
        <w:t>include</w:t>
      </w:r>
      <w:proofErr w:type="gramEnd"/>
      <w:r w:rsidRPr="00A6159A">
        <w:rPr>
          <w:highlight w:val="lightGray"/>
        </w:rPr>
        <w:t xml:space="preserve"> formid="address" name="customeraddress"/&gt;</w:t>
      </w:r>
    </w:p>
    <w:p w14:paraId="405D1DFE" w14:textId="77777777" w:rsidR="00705F0A" w:rsidRDefault="00705F0A" w:rsidP="009D2C87">
      <w:pPr>
        <w:pStyle w:val="BodyText"/>
      </w:pPr>
    </w:p>
    <w:p w14:paraId="4F546420" w14:textId="77777777" w:rsidR="00D313E6" w:rsidRDefault="00705F0A" w:rsidP="009D2C87">
      <w:pPr>
        <w:pStyle w:val="BodyText"/>
      </w:pPr>
      <w:r>
        <w:t xml:space="preserve">Update the template paymentinstrumentdetails.isml. </w:t>
      </w:r>
    </w:p>
    <w:p w14:paraId="73920B12" w14:textId="77777777" w:rsidR="00705F0A" w:rsidRDefault="00705F0A" w:rsidP="009D2C87">
      <w:pPr>
        <w:pStyle w:val="BodyText"/>
      </w:pPr>
      <w:r>
        <w:t>Include the following code block just after the &lt;h1&gt; tag to display the title message</w:t>
      </w:r>
    </w:p>
    <w:p w14:paraId="44BF9D83" w14:textId="77777777" w:rsidR="00705F0A" w:rsidRPr="00705F0A" w:rsidRDefault="00705F0A" w:rsidP="009D2C87">
      <w:pPr>
        <w:pStyle w:val="BodyText"/>
        <w:rPr>
          <w:highlight w:val="lightGray"/>
        </w:rPr>
      </w:pPr>
      <w:r w:rsidRPr="00705F0A">
        <w:rPr>
          <w:highlight w:val="lightGray"/>
        </w:rPr>
        <w:t>&lt;</w:t>
      </w:r>
      <w:proofErr w:type="gramStart"/>
      <w:r w:rsidRPr="00705F0A">
        <w:rPr>
          <w:highlight w:val="lightGray"/>
        </w:rPr>
        <w:t>isif</w:t>
      </w:r>
      <w:proofErr w:type="gramEnd"/>
      <w:r w:rsidRPr="00705F0A">
        <w:rPr>
          <w:highlight w:val="lightGray"/>
        </w:rPr>
        <w:t xml:space="preserve"> condition="${pdict.SubscriptionError != null}"&gt;</w:t>
      </w:r>
    </w:p>
    <w:p w14:paraId="060A7AB1" w14:textId="77777777" w:rsidR="00705F0A" w:rsidRDefault="00705F0A" w:rsidP="009D2C87">
      <w:pPr>
        <w:pStyle w:val="BodyText"/>
        <w:rPr>
          <w:highlight w:val="lightGray"/>
        </w:rPr>
      </w:pPr>
      <w:r w:rsidRPr="00705F0A">
        <w:rPr>
          <w:highlight w:val="lightGray"/>
        </w:rPr>
        <w:t>&lt;</w:t>
      </w:r>
      <w:proofErr w:type="gramStart"/>
      <w:r w:rsidRPr="00705F0A">
        <w:rPr>
          <w:highlight w:val="lightGray"/>
        </w:rPr>
        <w:t>div</w:t>
      </w:r>
      <w:proofErr w:type="gramEnd"/>
      <w:r w:rsidRPr="00705F0A">
        <w:rPr>
          <w:highlight w:val="lightGray"/>
        </w:rPr>
        <w:t xml:space="preserve"> class="error-form"&gt;</w:t>
      </w:r>
    </w:p>
    <w:p w14:paraId="5B119272" w14:textId="77777777" w:rsidR="00705F0A" w:rsidRDefault="00705F0A" w:rsidP="009D2C87">
      <w:pPr>
        <w:pStyle w:val="BodyText"/>
        <w:rPr>
          <w:highlight w:val="lightGray"/>
        </w:rPr>
      </w:pPr>
      <w:r w:rsidRPr="00705F0A">
        <w:rPr>
          <w:highlight w:val="lightGray"/>
        </w:rPr>
        <w:t>${</w:t>
      </w:r>
      <w:proofErr w:type="gramStart"/>
      <w:r w:rsidRPr="00705F0A">
        <w:rPr>
          <w:highlight w:val="lightGray"/>
        </w:rPr>
        <w:t>Resource.msg(</w:t>
      </w:r>
      <w:proofErr w:type="gramEnd"/>
      <w:r w:rsidRPr="00705F0A">
        <w:rPr>
          <w:highlight w:val="lightGray"/>
        </w:rPr>
        <w:t>'account.subscription','account',null)}</w:t>
      </w:r>
    </w:p>
    <w:p w14:paraId="4C2BF774" w14:textId="77777777" w:rsidR="00705F0A" w:rsidRPr="00705F0A" w:rsidRDefault="00705F0A" w:rsidP="009D2C87">
      <w:pPr>
        <w:pStyle w:val="BodyText"/>
        <w:rPr>
          <w:highlight w:val="lightGray"/>
        </w:rPr>
      </w:pPr>
      <w:r w:rsidRPr="00705F0A">
        <w:rPr>
          <w:highlight w:val="lightGray"/>
        </w:rPr>
        <w:t>&lt;/div&gt;</w:t>
      </w:r>
    </w:p>
    <w:p w14:paraId="4DC10763" w14:textId="77777777" w:rsidR="00705F0A" w:rsidRPr="00705F0A" w:rsidRDefault="00705F0A" w:rsidP="009D2C87">
      <w:pPr>
        <w:pStyle w:val="BodyText"/>
        <w:rPr>
          <w:highlight w:val="lightGray"/>
        </w:rPr>
      </w:pPr>
      <w:r w:rsidRPr="00705F0A">
        <w:rPr>
          <w:highlight w:val="lightGray"/>
        </w:rPr>
        <w:t>&lt;/isif&gt;</w:t>
      </w:r>
    </w:p>
    <w:p w14:paraId="0145508A" w14:textId="77777777" w:rsidR="00D26F75" w:rsidRDefault="00D26F75" w:rsidP="009D2C87">
      <w:pPr>
        <w:pStyle w:val="BodyText"/>
      </w:pPr>
    </w:p>
    <w:p w14:paraId="5B2F5D00" w14:textId="77777777" w:rsidR="00D313E6" w:rsidRDefault="00D26F75" w:rsidP="009D2C87">
      <w:pPr>
        <w:pStyle w:val="BodyText"/>
      </w:pPr>
      <w:r>
        <w:t>Update the template paymentinstrumentdetails.isml</w:t>
      </w:r>
      <w:r w:rsidR="00EF7653">
        <w:t xml:space="preserve">. </w:t>
      </w:r>
    </w:p>
    <w:p w14:paraId="430FC2E9" w14:textId="77777777" w:rsidR="00D26F75" w:rsidRDefault="00EF7653" w:rsidP="009D2C87">
      <w:pPr>
        <w:pStyle w:val="BodyText"/>
      </w:pPr>
      <w:r>
        <w:t>I</w:t>
      </w:r>
      <w:r w:rsidR="00D26F75">
        <w:t>nclude the following code right after the for field for card expiration year</w:t>
      </w:r>
    </w:p>
    <w:p w14:paraId="4EB537E4" w14:textId="77777777" w:rsidR="00D26F75" w:rsidRPr="00D26F75" w:rsidRDefault="00D26F75" w:rsidP="009D2C87">
      <w:pPr>
        <w:pStyle w:val="BodyText"/>
        <w:rPr>
          <w:highlight w:val="lightGray"/>
        </w:rPr>
      </w:pPr>
      <w:r w:rsidRPr="00D26F75">
        <w:rPr>
          <w:highlight w:val="lightGray"/>
        </w:rPr>
        <w:t>&lt;</w:t>
      </w:r>
      <w:proofErr w:type="gramStart"/>
      <w:r w:rsidRPr="00D26F75">
        <w:rPr>
          <w:highlight w:val="lightGray"/>
        </w:rPr>
        <w:t>!-</w:t>
      </w:r>
      <w:proofErr w:type="gramEnd"/>
      <w:r w:rsidRPr="00D26F75">
        <w:rPr>
          <w:highlight w:val="lightGray"/>
        </w:rPr>
        <w:t>- code comments for adding new billing fields..--&gt;</w:t>
      </w:r>
    </w:p>
    <w:p w14:paraId="192DF81A" w14:textId="77777777" w:rsidR="00D26F75" w:rsidRDefault="00D26F75" w:rsidP="009D2C87">
      <w:pPr>
        <w:pStyle w:val="BodyText"/>
        <w:rPr>
          <w:highlight w:val="lightGray"/>
        </w:rPr>
      </w:pPr>
      <w:r w:rsidRPr="00D26F75">
        <w:rPr>
          <w:highlight w:val="lightGray"/>
        </w:rPr>
        <w:t>&lt;</w:t>
      </w:r>
      <w:proofErr w:type="gramStart"/>
      <w:r w:rsidRPr="00D26F75">
        <w:rPr>
          <w:highlight w:val="lightGray"/>
        </w:rPr>
        <w:t>isinputfield</w:t>
      </w:r>
      <w:proofErr w:type="gramEnd"/>
      <w:r w:rsidRPr="00D26F75">
        <w:rPr>
          <w:highlight w:val="lightGray"/>
        </w:rPr>
        <w:t xml:space="preserve"> formfield="${pdict.CurrentForms.paymentinstruments.creditcards.address.firstname}" type="input"/&gt;</w:t>
      </w:r>
    </w:p>
    <w:p w14:paraId="1393C1DC" w14:textId="77777777" w:rsidR="00D26F75" w:rsidRDefault="00D26F75" w:rsidP="009D2C87">
      <w:pPr>
        <w:pStyle w:val="BodyText"/>
        <w:rPr>
          <w:highlight w:val="lightGray"/>
        </w:rPr>
      </w:pPr>
      <w:r w:rsidRPr="00D26F75">
        <w:rPr>
          <w:highlight w:val="lightGray"/>
        </w:rPr>
        <w:t>&lt;</w:t>
      </w:r>
      <w:proofErr w:type="gramStart"/>
      <w:r w:rsidRPr="00D26F75">
        <w:rPr>
          <w:highlight w:val="lightGray"/>
        </w:rPr>
        <w:t>isinputfield</w:t>
      </w:r>
      <w:proofErr w:type="gramEnd"/>
      <w:r w:rsidRPr="00D26F75">
        <w:rPr>
          <w:highlight w:val="lightGray"/>
        </w:rPr>
        <w:t xml:space="preserve"> formfield="${pdict.CurrentForms.paymentinstruments.creditcards.address.lastname}" type="input"/&gt;</w:t>
      </w:r>
    </w:p>
    <w:p w14:paraId="2680C22E" w14:textId="77777777" w:rsidR="00D26F75" w:rsidRDefault="00D26F75" w:rsidP="009D2C87">
      <w:pPr>
        <w:pStyle w:val="BodyText"/>
        <w:rPr>
          <w:highlight w:val="lightGray"/>
        </w:rPr>
      </w:pPr>
      <w:r w:rsidRPr="00D26F75">
        <w:rPr>
          <w:highlight w:val="lightGray"/>
        </w:rPr>
        <w:t>&lt;</w:t>
      </w:r>
      <w:proofErr w:type="gramStart"/>
      <w:r w:rsidRPr="00D26F75">
        <w:rPr>
          <w:highlight w:val="lightGray"/>
        </w:rPr>
        <w:t>isinputfield</w:t>
      </w:r>
      <w:proofErr w:type="gramEnd"/>
      <w:r w:rsidRPr="00D26F75">
        <w:rPr>
          <w:highlight w:val="lightGray"/>
        </w:rPr>
        <w:t xml:space="preserve"> formfield="${pdict.CurrentForms.paymentinstruments.creditcards.address.address1}" type="input"/&gt;</w:t>
      </w:r>
    </w:p>
    <w:p w14:paraId="34A62D76" w14:textId="77777777" w:rsidR="008263FF" w:rsidRDefault="00D26F75" w:rsidP="009D2C87">
      <w:pPr>
        <w:pStyle w:val="BodyText"/>
        <w:rPr>
          <w:highlight w:val="lightGray"/>
        </w:rPr>
      </w:pPr>
      <w:r w:rsidRPr="00D26F75">
        <w:rPr>
          <w:highlight w:val="lightGray"/>
        </w:rPr>
        <w:lastRenderedPageBreak/>
        <w:t>&lt;</w:t>
      </w:r>
      <w:proofErr w:type="gramStart"/>
      <w:r w:rsidRPr="00D26F75">
        <w:rPr>
          <w:highlight w:val="lightGray"/>
        </w:rPr>
        <w:t>isinputfield</w:t>
      </w:r>
      <w:proofErr w:type="gramEnd"/>
      <w:r w:rsidRPr="00D26F75">
        <w:rPr>
          <w:highlight w:val="lightGray"/>
        </w:rPr>
        <w:t xml:space="preserve"> formfield="${pdict.CurrentForms.paymentinstruments.creditcards.address.address2}" type="input"/&gt;</w:t>
      </w:r>
    </w:p>
    <w:p w14:paraId="662ADE08" w14:textId="77777777" w:rsidR="008263FF" w:rsidRDefault="00D26F75" w:rsidP="009D2C87">
      <w:pPr>
        <w:pStyle w:val="BodyText"/>
        <w:rPr>
          <w:highlight w:val="lightGray"/>
        </w:rPr>
      </w:pPr>
      <w:r w:rsidRPr="00D26F75">
        <w:rPr>
          <w:highlight w:val="lightGray"/>
        </w:rPr>
        <w:t>&lt;</w:t>
      </w:r>
      <w:proofErr w:type="gramStart"/>
      <w:r w:rsidRPr="00D26F75">
        <w:rPr>
          <w:highlight w:val="lightGray"/>
        </w:rPr>
        <w:t>isinputfield</w:t>
      </w:r>
      <w:proofErr w:type="gramEnd"/>
      <w:r w:rsidRPr="00D26F75">
        <w:rPr>
          <w:highlight w:val="lightGray"/>
        </w:rPr>
        <w:t xml:space="preserve"> formfield="${pdict.CurrentForms.paymentinstruments.creditcards.address.country}" type="select"/&gt;</w:t>
      </w:r>
    </w:p>
    <w:p w14:paraId="1594D4C4" w14:textId="77777777" w:rsidR="008263FF" w:rsidRDefault="00D26F75" w:rsidP="009D2C87">
      <w:pPr>
        <w:pStyle w:val="BodyText"/>
        <w:rPr>
          <w:highlight w:val="lightGray"/>
        </w:rPr>
      </w:pPr>
      <w:r w:rsidRPr="00D26F75">
        <w:rPr>
          <w:highlight w:val="lightGray"/>
        </w:rPr>
        <w:t>&lt;</w:t>
      </w:r>
      <w:proofErr w:type="gramStart"/>
      <w:r w:rsidRPr="00D26F75">
        <w:rPr>
          <w:highlight w:val="lightGray"/>
        </w:rPr>
        <w:t>isinputfield</w:t>
      </w:r>
      <w:proofErr w:type="gramEnd"/>
      <w:r w:rsidRPr="00D26F75">
        <w:rPr>
          <w:highlight w:val="lightGray"/>
        </w:rPr>
        <w:t xml:space="preserve"> formfield="${pdict.CurrentForms.paymentinstruments.creditcards.address.states.state}" type="select"/&gt;</w:t>
      </w:r>
    </w:p>
    <w:p w14:paraId="09B32059" w14:textId="77777777" w:rsidR="008263FF" w:rsidRDefault="00D26F75" w:rsidP="009D2C87">
      <w:pPr>
        <w:pStyle w:val="BodyText"/>
        <w:rPr>
          <w:highlight w:val="lightGray"/>
        </w:rPr>
      </w:pPr>
      <w:r w:rsidRPr="00D26F75">
        <w:rPr>
          <w:highlight w:val="lightGray"/>
        </w:rPr>
        <w:t>&lt;</w:t>
      </w:r>
      <w:proofErr w:type="gramStart"/>
      <w:r w:rsidRPr="00D26F75">
        <w:rPr>
          <w:highlight w:val="lightGray"/>
        </w:rPr>
        <w:t>isinputfield</w:t>
      </w:r>
      <w:proofErr w:type="gramEnd"/>
      <w:r w:rsidRPr="00D26F75">
        <w:rPr>
          <w:highlight w:val="lightGray"/>
        </w:rPr>
        <w:t xml:space="preserve"> formfield="${pdict.CurrentForms.paymentinstruments.creditcards.address.city}" type="input"/&gt;</w:t>
      </w:r>
    </w:p>
    <w:p w14:paraId="37ECB233" w14:textId="77777777" w:rsidR="008263FF" w:rsidRDefault="00D26F75" w:rsidP="009D2C87">
      <w:pPr>
        <w:pStyle w:val="BodyText"/>
        <w:rPr>
          <w:highlight w:val="lightGray"/>
        </w:rPr>
      </w:pPr>
      <w:r w:rsidRPr="00D26F75">
        <w:rPr>
          <w:highlight w:val="lightGray"/>
        </w:rPr>
        <w:t>&lt;</w:t>
      </w:r>
      <w:proofErr w:type="gramStart"/>
      <w:r w:rsidRPr="00D26F75">
        <w:rPr>
          <w:highlight w:val="lightGray"/>
        </w:rPr>
        <w:t>isinputfield</w:t>
      </w:r>
      <w:proofErr w:type="gramEnd"/>
      <w:r w:rsidRPr="00D26F75">
        <w:rPr>
          <w:highlight w:val="lightGray"/>
        </w:rPr>
        <w:t xml:space="preserve"> formfield="${pdict.CurrentForms.paymentinstruments.creditcards.address.zip}" type="input"/&gt;</w:t>
      </w:r>
    </w:p>
    <w:p w14:paraId="0E7D2D64" w14:textId="77777777" w:rsidR="008263FF" w:rsidRDefault="00D26F75" w:rsidP="009D2C87">
      <w:pPr>
        <w:pStyle w:val="BodyText"/>
        <w:rPr>
          <w:highlight w:val="lightGray"/>
        </w:rPr>
      </w:pPr>
      <w:r w:rsidRPr="00D26F75">
        <w:rPr>
          <w:highlight w:val="lightGray"/>
        </w:rPr>
        <w:t>&lt;</w:t>
      </w:r>
      <w:proofErr w:type="gramStart"/>
      <w:r w:rsidRPr="00D26F75">
        <w:rPr>
          <w:highlight w:val="lightGray"/>
        </w:rPr>
        <w:t>isinputfield</w:t>
      </w:r>
      <w:proofErr w:type="gramEnd"/>
      <w:r w:rsidRPr="00D26F75">
        <w:rPr>
          <w:highlight w:val="lightGray"/>
        </w:rPr>
        <w:t xml:space="preserve"> formfield="${pdict.CurrentForms.paymentinstruments.creditcards.address.phone}" type="input"/&gt;</w:t>
      </w:r>
    </w:p>
    <w:p w14:paraId="73430727" w14:textId="77777777" w:rsidR="008263FF" w:rsidRDefault="00D26F75" w:rsidP="009D2C87">
      <w:pPr>
        <w:pStyle w:val="BodyText"/>
        <w:rPr>
          <w:highlight w:val="lightGray"/>
        </w:rPr>
      </w:pPr>
      <w:r w:rsidRPr="00D26F75">
        <w:rPr>
          <w:highlight w:val="lightGray"/>
        </w:rPr>
        <w:t>&lt;</w:t>
      </w:r>
      <w:proofErr w:type="gramStart"/>
      <w:r w:rsidRPr="00D26F75">
        <w:rPr>
          <w:highlight w:val="lightGray"/>
        </w:rPr>
        <w:t>isinputfield</w:t>
      </w:r>
      <w:proofErr w:type="gramEnd"/>
      <w:r w:rsidRPr="00D26F75">
        <w:rPr>
          <w:highlight w:val="lightGray"/>
        </w:rPr>
        <w:t xml:space="preserve"> formfield="${pdict.CurrentForms.paymentinstruments.creditcards.address.email.emailAddress}" xhtmlclass="email" type="input"/&gt;</w:t>
      </w:r>
    </w:p>
    <w:p w14:paraId="6D765B5A" w14:textId="77777777" w:rsidR="00D26F75" w:rsidRPr="008263FF" w:rsidRDefault="00D26F75" w:rsidP="009D2C87">
      <w:pPr>
        <w:pStyle w:val="BodyText"/>
        <w:rPr>
          <w:highlight w:val="lightGray"/>
        </w:rPr>
      </w:pPr>
      <w:r w:rsidRPr="00D26F75">
        <w:rPr>
          <w:highlight w:val="lightGray"/>
        </w:rPr>
        <w:t>&lt;</w:t>
      </w:r>
      <w:proofErr w:type="gramStart"/>
      <w:r w:rsidRPr="00D26F75">
        <w:rPr>
          <w:highlight w:val="lightGray"/>
        </w:rPr>
        <w:t>!-</w:t>
      </w:r>
      <w:proofErr w:type="gramEnd"/>
      <w:r w:rsidRPr="00D26F75">
        <w:rPr>
          <w:highlight w:val="lightGray"/>
        </w:rPr>
        <w:t>- end code changes for billing fields. --&gt;</w:t>
      </w:r>
    </w:p>
    <w:p w14:paraId="709B7305" w14:textId="77777777" w:rsidR="00F132FE" w:rsidRDefault="00F132FE" w:rsidP="009D2C87">
      <w:pPr>
        <w:pStyle w:val="BodyText"/>
      </w:pPr>
    </w:p>
    <w:p w14:paraId="1698733E" w14:textId="77777777" w:rsidR="00D313E6" w:rsidRDefault="00F132FE" w:rsidP="009D2C87">
      <w:pPr>
        <w:pStyle w:val="BodyText"/>
      </w:pPr>
      <w:r>
        <w:t xml:space="preserve">Update the template </w:t>
      </w:r>
      <w:r w:rsidRPr="00F132FE">
        <w:t>paymentinstrumentlist.isml</w:t>
      </w:r>
      <w:r>
        <w:t xml:space="preserve">. </w:t>
      </w:r>
    </w:p>
    <w:p w14:paraId="7189BEB4" w14:textId="77777777" w:rsidR="00F132FE" w:rsidRDefault="00F132FE" w:rsidP="009D2C87">
      <w:pPr>
        <w:pStyle w:val="BodyText"/>
      </w:pPr>
      <w:r>
        <w:t xml:space="preserve">Include the following code just before </w:t>
      </w:r>
    </w:p>
    <w:p w14:paraId="4C65ED89" w14:textId="77777777" w:rsidR="00EF7653" w:rsidRDefault="00F132FE" w:rsidP="009D2C87">
      <w:pPr>
        <w:pStyle w:val="BodyText"/>
      </w:pPr>
      <w:r w:rsidRPr="00F132FE">
        <w:t>&lt;</w:t>
      </w:r>
      <w:proofErr w:type="gramStart"/>
      <w:r w:rsidRPr="00F132FE">
        <w:t>div</w:t>
      </w:r>
      <w:proofErr w:type="gramEnd"/>
      <w:r w:rsidRPr="00F132FE">
        <w:t xml:space="preserve"> class="section-header"&gt;</w:t>
      </w:r>
      <w:r w:rsidR="0050479A">
        <w:t xml:space="preserve"> to display the error message for delete subscription</w:t>
      </w:r>
    </w:p>
    <w:p w14:paraId="7D567B34" w14:textId="77777777" w:rsidR="0050479A" w:rsidRPr="0050479A" w:rsidRDefault="0050479A" w:rsidP="009D2C87">
      <w:pPr>
        <w:pStyle w:val="BodyText"/>
        <w:rPr>
          <w:highlight w:val="lightGray"/>
        </w:rPr>
      </w:pPr>
      <w:r w:rsidRPr="0050479A">
        <w:rPr>
          <w:highlight w:val="lightGray"/>
        </w:rPr>
        <w:t>&lt;</w:t>
      </w:r>
      <w:proofErr w:type="gramStart"/>
      <w:r w:rsidRPr="0050479A">
        <w:rPr>
          <w:highlight w:val="lightGray"/>
        </w:rPr>
        <w:t>isif</w:t>
      </w:r>
      <w:proofErr w:type="gramEnd"/>
      <w:r w:rsidRPr="0050479A">
        <w:rPr>
          <w:highlight w:val="lightGray"/>
        </w:rPr>
        <w:t xml:space="preserve"> condition="${pdict.SubscriptionError != null}"&gt;</w:t>
      </w:r>
    </w:p>
    <w:p w14:paraId="79C1834E" w14:textId="77777777" w:rsidR="0050479A" w:rsidRPr="0050479A" w:rsidRDefault="0050479A" w:rsidP="009D2C87">
      <w:pPr>
        <w:pStyle w:val="BodyText"/>
        <w:rPr>
          <w:highlight w:val="lightGray"/>
        </w:rPr>
      </w:pPr>
      <w:r w:rsidRPr="0050479A">
        <w:rPr>
          <w:highlight w:val="lightGray"/>
        </w:rPr>
        <w:t>&lt;</w:t>
      </w:r>
      <w:proofErr w:type="gramStart"/>
      <w:r w:rsidRPr="0050479A">
        <w:rPr>
          <w:highlight w:val="lightGray"/>
        </w:rPr>
        <w:t>div</w:t>
      </w:r>
      <w:proofErr w:type="gramEnd"/>
      <w:r w:rsidRPr="0050479A">
        <w:rPr>
          <w:highlight w:val="lightGray"/>
        </w:rPr>
        <w:t xml:space="preserve"> class="error-form"&gt;</w:t>
      </w:r>
    </w:p>
    <w:p w14:paraId="0FD74CA3" w14:textId="77777777" w:rsidR="0050479A" w:rsidRPr="0050479A" w:rsidRDefault="0050479A" w:rsidP="009D2C87">
      <w:pPr>
        <w:pStyle w:val="BodyText"/>
        <w:rPr>
          <w:highlight w:val="lightGray"/>
        </w:rPr>
      </w:pPr>
      <w:r w:rsidRPr="0050479A">
        <w:rPr>
          <w:highlight w:val="lightGray"/>
        </w:rPr>
        <w:t xml:space="preserve">                      ${</w:t>
      </w:r>
      <w:proofErr w:type="gramStart"/>
      <w:r w:rsidRPr="0050479A">
        <w:rPr>
          <w:highlight w:val="lightGray"/>
        </w:rPr>
        <w:t>Resource.msg(</w:t>
      </w:r>
      <w:proofErr w:type="gramEnd"/>
      <w:r w:rsidRPr="0050479A">
        <w:rPr>
          <w:highlight w:val="lightGray"/>
        </w:rPr>
        <w:t>paymentinstrumentlist.deletesubscription','account',null)}</w:t>
      </w:r>
    </w:p>
    <w:p w14:paraId="51A3C216" w14:textId="77777777" w:rsidR="0050479A" w:rsidRPr="0050479A" w:rsidRDefault="0050479A" w:rsidP="009D2C87">
      <w:pPr>
        <w:pStyle w:val="BodyText"/>
        <w:rPr>
          <w:highlight w:val="lightGray"/>
        </w:rPr>
      </w:pPr>
      <w:r w:rsidRPr="0050479A">
        <w:rPr>
          <w:highlight w:val="lightGray"/>
        </w:rPr>
        <w:t>&lt;/div&gt;</w:t>
      </w:r>
    </w:p>
    <w:p w14:paraId="12599AAA" w14:textId="77777777" w:rsidR="0050479A" w:rsidRPr="0050479A" w:rsidRDefault="0050479A" w:rsidP="009D2C87">
      <w:pPr>
        <w:pStyle w:val="BodyText"/>
        <w:rPr>
          <w:highlight w:val="lightGray"/>
        </w:rPr>
      </w:pPr>
      <w:r w:rsidRPr="0050479A">
        <w:rPr>
          <w:highlight w:val="lightGray"/>
        </w:rPr>
        <w:t>&lt;/isif&gt;</w:t>
      </w:r>
    </w:p>
    <w:p w14:paraId="128F28FA" w14:textId="77777777" w:rsidR="007042A5" w:rsidRDefault="007042A5" w:rsidP="009D2C87">
      <w:pPr>
        <w:pStyle w:val="BodyText"/>
      </w:pPr>
    </w:p>
    <w:p w14:paraId="1923C1A9" w14:textId="77777777" w:rsidR="00D313E6" w:rsidRDefault="007042A5" w:rsidP="009D2C87">
      <w:pPr>
        <w:pStyle w:val="BodyText"/>
      </w:pPr>
      <w:r>
        <w:t>Update the account.properties.</w:t>
      </w:r>
    </w:p>
    <w:p w14:paraId="0BC924C6" w14:textId="77777777" w:rsidR="007042A5" w:rsidRDefault="007042A5" w:rsidP="009D2C87">
      <w:pPr>
        <w:pStyle w:val="BodyText"/>
      </w:pPr>
      <w:r>
        <w:t xml:space="preserve"> Include the following code just at end of the account.properties file</w:t>
      </w:r>
      <w:r w:rsidR="00A73A7D">
        <w:t xml:space="preserve"> to display error messages</w:t>
      </w:r>
    </w:p>
    <w:p w14:paraId="3E947222" w14:textId="77777777" w:rsidR="0050479A" w:rsidRPr="007042A5" w:rsidRDefault="007042A5" w:rsidP="009D2C87">
      <w:pPr>
        <w:pStyle w:val="BodyText"/>
        <w:rPr>
          <w:highlight w:val="lightGray"/>
        </w:rPr>
      </w:pPr>
      <w:proofErr w:type="gramStart"/>
      <w:r w:rsidRPr="007042A5">
        <w:rPr>
          <w:highlight w:val="lightGray"/>
        </w:rPr>
        <w:t>paymentinstrumentlist.deletesubscription</w:t>
      </w:r>
      <w:proofErr w:type="gramEnd"/>
      <w:r w:rsidRPr="007042A5">
        <w:rPr>
          <w:highlight w:val="lightGray"/>
        </w:rPr>
        <w:t>=An error occurred while deleting subscription.</w:t>
      </w:r>
    </w:p>
    <w:p w14:paraId="5FEB50A6" w14:textId="77777777" w:rsidR="007042A5" w:rsidRPr="007042A5" w:rsidRDefault="007042A5" w:rsidP="009D2C87">
      <w:pPr>
        <w:pStyle w:val="BodyText"/>
        <w:rPr>
          <w:highlight w:val="lightGray"/>
        </w:rPr>
      </w:pPr>
      <w:proofErr w:type="gramStart"/>
      <w:r w:rsidRPr="007042A5">
        <w:rPr>
          <w:highlight w:val="lightGray"/>
        </w:rPr>
        <w:t>account.subscription</w:t>
      </w:r>
      <w:proofErr w:type="gramEnd"/>
      <w:r w:rsidRPr="007042A5">
        <w:rPr>
          <w:highlight w:val="lightGray"/>
        </w:rPr>
        <w:t xml:space="preserve"> = Subscription is not created. Please check your card details.</w:t>
      </w:r>
    </w:p>
    <w:p w14:paraId="6181E963" w14:textId="77777777" w:rsidR="007042A5" w:rsidRDefault="007042A5" w:rsidP="009D2C87">
      <w:pPr>
        <w:pStyle w:val="BodyText"/>
      </w:pPr>
    </w:p>
    <w:p w14:paraId="4FE3692F" w14:textId="77777777" w:rsidR="00D313E6" w:rsidRPr="00D313E6" w:rsidRDefault="00D91784" w:rsidP="009D2C87">
      <w:pPr>
        <w:pStyle w:val="BodyText"/>
      </w:pPr>
      <w:r>
        <w:t xml:space="preserve">Update template </w:t>
      </w:r>
      <w:r w:rsidRPr="00D91784">
        <w:t>minicreditcard.isml</w:t>
      </w:r>
      <w:r w:rsidR="00D313E6">
        <w:t>.</w:t>
      </w:r>
    </w:p>
    <w:p w14:paraId="62471154" w14:textId="77777777" w:rsidR="00D91784" w:rsidRDefault="00D313E6" w:rsidP="009D2C87">
      <w:pPr>
        <w:pStyle w:val="BodyText"/>
      </w:pPr>
      <w:r>
        <w:t>T</w:t>
      </w:r>
      <w:r w:rsidR="00D91784" w:rsidRPr="00D91784">
        <w:t>o display masked four digits instead of credit card number</w:t>
      </w:r>
      <w:r w:rsidR="00D91784">
        <w:t xml:space="preserve">. </w:t>
      </w:r>
    </w:p>
    <w:p w14:paraId="5B70BAE0" w14:textId="77777777" w:rsidR="00D91784" w:rsidRDefault="00D91784" w:rsidP="009D2C87">
      <w:pPr>
        <w:pStyle w:val="BodyText"/>
      </w:pPr>
      <w:r>
        <w:t>Add a variable within isscript block:</w:t>
      </w:r>
    </w:p>
    <w:p w14:paraId="0EBE0AC8" w14:textId="77777777" w:rsidR="00D91784" w:rsidRPr="00D91784" w:rsidRDefault="00D91784" w:rsidP="009D2C87">
      <w:pPr>
        <w:pStyle w:val="BodyText"/>
        <w:rPr>
          <w:highlight w:val="lightGray"/>
        </w:rPr>
      </w:pPr>
      <w:proofErr w:type="gramStart"/>
      <w:r w:rsidRPr="00D91784">
        <w:rPr>
          <w:highlight w:val="lightGray"/>
        </w:rPr>
        <w:t>varmaskedFourDigit</w:t>
      </w:r>
      <w:proofErr w:type="gramEnd"/>
      <w:r w:rsidRPr="00D91784">
        <w:rPr>
          <w:highlight w:val="lightGray"/>
        </w:rPr>
        <w:t xml:space="preserve">  : String;</w:t>
      </w:r>
    </w:p>
    <w:p w14:paraId="2BB0413F" w14:textId="77777777" w:rsidR="00D91784" w:rsidRDefault="00D91784" w:rsidP="009D2C87">
      <w:pPr>
        <w:pStyle w:val="BodyText"/>
      </w:pPr>
    </w:p>
    <w:p w14:paraId="23C3D645" w14:textId="77777777" w:rsidR="00D91784" w:rsidRDefault="00D91784" w:rsidP="009D2C87">
      <w:pPr>
        <w:pStyle w:val="BodyText"/>
      </w:pPr>
      <w:r>
        <w:t xml:space="preserve">Assign the value into maskedFourDigit within </w:t>
      </w:r>
      <w:proofErr w:type="gramStart"/>
      <w:r w:rsidRPr="00D91784">
        <w:t>if(</w:t>
      </w:r>
      <w:proofErr w:type="gramEnd"/>
      <w:r w:rsidRPr="00D91784">
        <w:t>pdict.p_card != null )</w:t>
      </w:r>
    </w:p>
    <w:p w14:paraId="2AFFDA60" w14:textId="77777777" w:rsidR="00D91784" w:rsidRPr="00D91784" w:rsidRDefault="00D91784" w:rsidP="009D2C87">
      <w:pPr>
        <w:pStyle w:val="BodyText"/>
        <w:rPr>
          <w:highlight w:val="lightGray"/>
        </w:rPr>
      </w:pPr>
      <w:proofErr w:type="gramStart"/>
      <w:r w:rsidRPr="00D91784">
        <w:rPr>
          <w:highlight w:val="lightGray"/>
        </w:rPr>
        <w:t>maskedFourDigit</w:t>
      </w:r>
      <w:proofErr w:type="gramEnd"/>
      <w:r w:rsidRPr="00D91784">
        <w:rPr>
          <w:highlight w:val="lightGray"/>
        </w:rPr>
        <w:t xml:space="preserve"> = pdict.p_card.custom.maskedFourDigit;</w:t>
      </w:r>
    </w:p>
    <w:p w14:paraId="34696F64" w14:textId="77777777" w:rsidR="00D91784" w:rsidRDefault="00D91784" w:rsidP="009D2C87">
      <w:pPr>
        <w:pStyle w:val="BodyText"/>
      </w:pPr>
    </w:p>
    <w:p w14:paraId="4BE312FD" w14:textId="77777777" w:rsidR="00D91784" w:rsidRDefault="00D91784" w:rsidP="009D2C87">
      <w:pPr>
        <w:pStyle w:val="BodyText"/>
      </w:pPr>
      <w:r>
        <w:t>Replace the block of code</w:t>
      </w:r>
      <w:r w:rsidR="0020034B">
        <w:t>:</w:t>
      </w:r>
    </w:p>
    <w:p w14:paraId="615C4E92" w14:textId="77777777" w:rsidR="00D91784" w:rsidRPr="00D91784" w:rsidRDefault="00D91784" w:rsidP="009D2C87">
      <w:pPr>
        <w:pStyle w:val="BodyText"/>
        <w:rPr>
          <w:highlight w:val="lightGray"/>
        </w:rPr>
      </w:pPr>
      <w:r w:rsidRPr="00D91784">
        <w:rPr>
          <w:highlight w:val="lightGray"/>
        </w:rPr>
        <w:t>&lt;</w:t>
      </w:r>
      <w:proofErr w:type="gramStart"/>
      <w:r w:rsidRPr="00D91784">
        <w:rPr>
          <w:highlight w:val="lightGray"/>
        </w:rPr>
        <w:t>isif</w:t>
      </w:r>
      <w:proofErr w:type="gramEnd"/>
      <w:r w:rsidRPr="00D91784">
        <w:rPr>
          <w:highlight w:val="lightGray"/>
        </w:rPr>
        <w:t xml:space="preserve"> condition="${!empty(ccOwner) &amp;&amp; !empty(ccType) &amp;&amp; !empty(</w:t>
      </w:r>
      <w:r w:rsidRPr="00D91784">
        <w:t>ccNumber</w:t>
      </w:r>
      <w:r w:rsidRPr="00D91784">
        <w:rPr>
          <w:highlight w:val="lightGray"/>
        </w:rPr>
        <w:t>)}"&gt;</w:t>
      </w:r>
    </w:p>
    <w:p w14:paraId="2D3F2F00" w14:textId="77777777" w:rsidR="00D91784" w:rsidRPr="00D91784" w:rsidRDefault="00D91784" w:rsidP="009D2C87">
      <w:pPr>
        <w:pStyle w:val="BodyText"/>
        <w:rPr>
          <w:highlight w:val="lightGray"/>
        </w:rPr>
      </w:pPr>
      <w:r w:rsidRPr="00D91784">
        <w:rPr>
          <w:highlight w:val="lightGray"/>
        </w:rPr>
        <w:tab/>
        <w:t>&lt;</w:t>
      </w:r>
      <w:proofErr w:type="gramStart"/>
      <w:r w:rsidRPr="00D91784">
        <w:rPr>
          <w:highlight w:val="lightGray"/>
        </w:rPr>
        <w:t>isprint</w:t>
      </w:r>
      <w:proofErr w:type="gramEnd"/>
      <w:r w:rsidRPr="00D91784">
        <w:rPr>
          <w:highlight w:val="lightGray"/>
        </w:rPr>
        <w:t xml:space="preserve"> value="${ccOwner}"/&gt;&lt;br /&gt;</w:t>
      </w:r>
    </w:p>
    <w:p w14:paraId="6BFAE56B" w14:textId="77777777" w:rsidR="00D91784" w:rsidRPr="00D91784" w:rsidRDefault="00D91784" w:rsidP="009D2C87">
      <w:pPr>
        <w:pStyle w:val="BodyText"/>
        <w:rPr>
          <w:highlight w:val="lightGray"/>
        </w:rPr>
      </w:pPr>
      <w:r w:rsidRPr="00D91784">
        <w:rPr>
          <w:highlight w:val="lightGray"/>
        </w:rPr>
        <w:tab/>
        <w:t>&lt;</w:t>
      </w:r>
      <w:proofErr w:type="gramStart"/>
      <w:r w:rsidRPr="00D91784">
        <w:rPr>
          <w:highlight w:val="lightGray"/>
        </w:rPr>
        <w:t>isprint</w:t>
      </w:r>
      <w:proofErr w:type="gramEnd"/>
      <w:r w:rsidRPr="00D91784">
        <w:rPr>
          <w:highlight w:val="lightGray"/>
        </w:rPr>
        <w:t xml:space="preserve"> value="${ccType}"/&gt;&lt;br /&gt;</w:t>
      </w:r>
      <w:r w:rsidRPr="00D91784">
        <w:rPr>
          <w:highlight w:val="lightGray"/>
        </w:rPr>
        <w:tab/>
      </w:r>
    </w:p>
    <w:p w14:paraId="13403295" w14:textId="77777777" w:rsidR="00D91784" w:rsidRPr="00D91784" w:rsidRDefault="00D91784" w:rsidP="009D2C87">
      <w:pPr>
        <w:pStyle w:val="BodyText"/>
        <w:rPr>
          <w:highlight w:val="lightGray"/>
        </w:rPr>
      </w:pPr>
      <w:r w:rsidRPr="00D91784">
        <w:rPr>
          <w:highlight w:val="lightGray"/>
        </w:rPr>
        <w:lastRenderedPageBreak/>
        <w:tab/>
        <w:t>&lt;</w:t>
      </w:r>
      <w:proofErr w:type="gramStart"/>
      <w:r w:rsidRPr="00D91784">
        <w:rPr>
          <w:highlight w:val="lightGray"/>
        </w:rPr>
        <w:t>isprint</w:t>
      </w:r>
      <w:proofErr w:type="gramEnd"/>
      <w:r w:rsidRPr="00D91784">
        <w:rPr>
          <w:highlight w:val="lightGray"/>
        </w:rPr>
        <w:t xml:space="preserve"> value="${</w:t>
      </w:r>
      <w:r w:rsidRPr="00D91784">
        <w:t>ccNumber</w:t>
      </w:r>
      <w:r w:rsidRPr="00D91784">
        <w:rPr>
          <w:highlight w:val="lightGray"/>
        </w:rPr>
        <w:t>}"/&gt;&lt;br /&gt;</w:t>
      </w:r>
    </w:p>
    <w:p w14:paraId="20E14995" w14:textId="77777777" w:rsidR="00D91784" w:rsidRDefault="00D91784" w:rsidP="009D2C87">
      <w:pPr>
        <w:pStyle w:val="BodyText"/>
      </w:pPr>
      <w:r>
        <w:t>With</w:t>
      </w:r>
      <w:r w:rsidR="0020034B">
        <w:t xml:space="preserve"> following code block:</w:t>
      </w:r>
    </w:p>
    <w:p w14:paraId="7DD0AF98" w14:textId="77777777" w:rsidR="00D91784" w:rsidRPr="00B80AA9" w:rsidRDefault="00D91784" w:rsidP="009D2C87">
      <w:pPr>
        <w:pStyle w:val="BodyText"/>
        <w:rPr>
          <w:highlight w:val="lightGray"/>
        </w:rPr>
      </w:pPr>
      <w:r w:rsidRPr="00B80AA9">
        <w:rPr>
          <w:highlight w:val="lightGray"/>
        </w:rPr>
        <w:t>&lt;</w:t>
      </w:r>
      <w:proofErr w:type="gramStart"/>
      <w:r w:rsidRPr="00B80AA9">
        <w:rPr>
          <w:highlight w:val="lightGray"/>
        </w:rPr>
        <w:t>isif</w:t>
      </w:r>
      <w:proofErr w:type="gramEnd"/>
      <w:r w:rsidRPr="00B80AA9">
        <w:rPr>
          <w:highlight w:val="lightGray"/>
        </w:rPr>
        <w:t xml:space="preserve"> condition="${!empty(ccOwner) &amp;&amp; !empty(ccType) &amp;&amp; !empty(maskedFourDigit)}"&gt;</w:t>
      </w:r>
    </w:p>
    <w:p w14:paraId="49ED4B96" w14:textId="77777777" w:rsidR="00D91784" w:rsidRPr="00B80AA9" w:rsidRDefault="00D91784" w:rsidP="009D2C87">
      <w:pPr>
        <w:pStyle w:val="BodyText"/>
        <w:rPr>
          <w:highlight w:val="lightGray"/>
        </w:rPr>
      </w:pPr>
      <w:r w:rsidRPr="00B80AA9">
        <w:rPr>
          <w:highlight w:val="lightGray"/>
        </w:rPr>
        <w:tab/>
        <w:t>&lt;</w:t>
      </w:r>
      <w:proofErr w:type="gramStart"/>
      <w:r w:rsidRPr="00B80AA9">
        <w:rPr>
          <w:highlight w:val="lightGray"/>
        </w:rPr>
        <w:t>isprint</w:t>
      </w:r>
      <w:proofErr w:type="gramEnd"/>
      <w:r w:rsidRPr="00B80AA9">
        <w:rPr>
          <w:highlight w:val="lightGray"/>
        </w:rPr>
        <w:t xml:space="preserve"> value="${ccOwner}"/&gt;&lt;br /&gt;</w:t>
      </w:r>
    </w:p>
    <w:p w14:paraId="2F798C97" w14:textId="77777777" w:rsidR="00D91784" w:rsidRPr="00B80AA9" w:rsidRDefault="00D91784" w:rsidP="009D2C87">
      <w:pPr>
        <w:pStyle w:val="BodyText"/>
        <w:rPr>
          <w:highlight w:val="lightGray"/>
        </w:rPr>
      </w:pPr>
      <w:r w:rsidRPr="00B80AA9">
        <w:rPr>
          <w:highlight w:val="lightGray"/>
        </w:rPr>
        <w:tab/>
        <w:t>&lt;</w:t>
      </w:r>
      <w:proofErr w:type="gramStart"/>
      <w:r w:rsidRPr="00B80AA9">
        <w:rPr>
          <w:highlight w:val="lightGray"/>
        </w:rPr>
        <w:t>isprint</w:t>
      </w:r>
      <w:proofErr w:type="gramEnd"/>
      <w:r w:rsidRPr="00B80AA9">
        <w:rPr>
          <w:highlight w:val="lightGray"/>
        </w:rPr>
        <w:t xml:space="preserve"> value="${ccType}"/&gt;&lt;br /&gt;</w:t>
      </w:r>
      <w:r w:rsidRPr="00B80AA9">
        <w:rPr>
          <w:highlight w:val="lightGray"/>
        </w:rPr>
        <w:tab/>
      </w:r>
    </w:p>
    <w:p w14:paraId="65134130" w14:textId="77777777" w:rsidR="00D91784" w:rsidRPr="00B80AA9" w:rsidRDefault="00D91784" w:rsidP="009D2C87">
      <w:pPr>
        <w:pStyle w:val="BodyText"/>
        <w:rPr>
          <w:highlight w:val="lightGray"/>
        </w:rPr>
      </w:pPr>
      <w:r w:rsidRPr="00B80AA9">
        <w:rPr>
          <w:highlight w:val="lightGray"/>
        </w:rPr>
        <w:tab/>
        <w:t>&lt;</w:t>
      </w:r>
      <w:proofErr w:type="gramStart"/>
      <w:r w:rsidRPr="00B80AA9">
        <w:rPr>
          <w:highlight w:val="lightGray"/>
        </w:rPr>
        <w:t>isprint</w:t>
      </w:r>
      <w:proofErr w:type="gramEnd"/>
      <w:r w:rsidRPr="00B80AA9">
        <w:rPr>
          <w:highlight w:val="lightGray"/>
        </w:rPr>
        <w:t xml:space="preserve"> value="${maskedFourDigit}"/&gt;&lt;br /&gt;</w:t>
      </w:r>
    </w:p>
    <w:p w14:paraId="2EB8C174" w14:textId="77777777" w:rsidR="00D91784" w:rsidRDefault="00D91784" w:rsidP="009D2C87">
      <w:pPr>
        <w:pStyle w:val="BodyText"/>
      </w:pPr>
    </w:p>
    <w:p w14:paraId="00E25204" w14:textId="77777777" w:rsidR="00D313E6" w:rsidRDefault="00CD19DA" w:rsidP="009D2C87">
      <w:pPr>
        <w:pStyle w:val="BodyText"/>
      </w:pPr>
      <w:r>
        <w:t xml:space="preserve">Update the template </w:t>
      </w:r>
      <w:r>
        <w:rPr>
          <w:u w:val="single"/>
        </w:rPr>
        <w:t>paymentmethods.isml</w:t>
      </w:r>
      <w:r>
        <w:t xml:space="preserve">. </w:t>
      </w:r>
    </w:p>
    <w:p w14:paraId="057112E3" w14:textId="77777777" w:rsidR="00CD19DA" w:rsidRDefault="00CD19DA" w:rsidP="009D2C87">
      <w:pPr>
        <w:pStyle w:val="BodyText"/>
      </w:pPr>
      <w:r>
        <w:t>Include the following code before the credit card number field</w:t>
      </w:r>
    </w:p>
    <w:p w14:paraId="5DEE411E" w14:textId="77777777" w:rsidR="00475C3E" w:rsidRDefault="00CD19DA" w:rsidP="009D2C87">
      <w:pPr>
        <w:pStyle w:val="BodyText"/>
      </w:pPr>
      <w:r>
        <w:tab/>
      </w:r>
      <w:r w:rsidRPr="00CD19DA">
        <w:rPr>
          <w:highlight w:val="lightGray"/>
        </w:rPr>
        <w:t>&lt;</w:t>
      </w:r>
      <w:proofErr w:type="gramStart"/>
      <w:r w:rsidRPr="00CD19DA">
        <w:rPr>
          <w:highlight w:val="lightGray"/>
        </w:rPr>
        <w:t>isinputfield</w:t>
      </w:r>
      <w:proofErr w:type="gramEnd"/>
      <w:r w:rsidRPr="00CD19DA">
        <w:rPr>
          <w:highlight w:val="lightGray"/>
        </w:rPr>
        <w:t xml:space="preserve"> formfield="${pdict.CurrentForms.billing.paymentMethods.creditCard.maskedFourDigit}" type="input"/&gt;</w:t>
      </w:r>
    </w:p>
    <w:p w14:paraId="1844F925" w14:textId="77777777" w:rsidR="00475C3E" w:rsidRDefault="00475C3E" w:rsidP="009D2C87">
      <w:pPr>
        <w:pStyle w:val="BodyText"/>
      </w:pPr>
    </w:p>
    <w:p w14:paraId="2916C17B" w14:textId="77777777" w:rsidR="00D313E6" w:rsidRDefault="00EF7653" w:rsidP="009D2C87">
      <w:pPr>
        <w:pStyle w:val="BodyText"/>
      </w:pPr>
      <w:r>
        <w:t xml:space="preserve">Update the template </w:t>
      </w:r>
      <w:r>
        <w:rPr>
          <w:u w:val="single"/>
        </w:rPr>
        <w:t>paymentmethods.isml</w:t>
      </w:r>
      <w:r>
        <w:t xml:space="preserve">. </w:t>
      </w:r>
    </w:p>
    <w:p w14:paraId="690958A2" w14:textId="77777777" w:rsidR="00EF7653" w:rsidRDefault="00EF7653" w:rsidP="009D2C87">
      <w:pPr>
        <w:pStyle w:val="BodyText"/>
      </w:pPr>
      <w:r>
        <w:t>Include the following code right after the credit card expiration year field</w:t>
      </w:r>
    </w:p>
    <w:p w14:paraId="269A2D99" w14:textId="77777777" w:rsidR="00CD19DA" w:rsidRDefault="00CD19DA" w:rsidP="009D2C87">
      <w:pPr>
        <w:pStyle w:val="BodyText"/>
        <w:rPr>
          <w:highlight w:val="lightGray"/>
        </w:rPr>
      </w:pPr>
    </w:p>
    <w:p w14:paraId="03D40BE5" w14:textId="77777777" w:rsidR="00EF7653" w:rsidRPr="00EF7653" w:rsidRDefault="00EF7653" w:rsidP="009D2C87">
      <w:pPr>
        <w:pStyle w:val="BodyText"/>
        <w:rPr>
          <w:highlight w:val="lightGray"/>
        </w:rPr>
      </w:pPr>
      <w:r w:rsidRPr="00EF7653">
        <w:rPr>
          <w:highlight w:val="lightGray"/>
        </w:rPr>
        <w:t>&lt;</w:t>
      </w:r>
      <w:proofErr w:type="gramStart"/>
      <w:r w:rsidRPr="00EF7653">
        <w:rPr>
          <w:highlight w:val="lightGray"/>
        </w:rPr>
        <w:t>isinputfield</w:t>
      </w:r>
      <w:proofErr w:type="gramEnd"/>
      <w:r w:rsidRPr="00EF7653">
        <w:rPr>
          <w:highlight w:val="lightGray"/>
        </w:rPr>
        <w:t xml:space="preserve"> formfield="${pdict.CurrentForms.billing.paymentMethods.creditCard.isSubscription}" type="hidden" /&gt;</w:t>
      </w:r>
    </w:p>
    <w:p w14:paraId="78D90457" w14:textId="77777777" w:rsidR="0087749B" w:rsidRDefault="0087749B" w:rsidP="009D2C87">
      <w:pPr>
        <w:pStyle w:val="BodyText"/>
      </w:pPr>
    </w:p>
    <w:p w14:paraId="388867A1" w14:textId="77777777" w:rsidR="004A2B09" w:rsidRPr="00A77AEF" w:rsidRDefault="004A2B09" w:rsidP="009D2C87">
      <w:pPr>
        <w:pStyle w:val="BodyText"/>
      </w:pPr>
      <w:r w:rsidRPr="00A77AEF">
        <w:t xml:space="preserve">Update the template </w:t>
      </w:r>
      <w:r w:rsidRPr="00A77AEF">
        <w:rPr>
          <w:u w:val="single"/>
        </w:rPr>
        <w:t>paymentmethods.isml</w:t>
      </w:r>
      <w:r w:rsidRPr="00A77AEF">
        <w:t xml:space="preserve">. </w:t>
      </w:r>
    </w:p>
    <w:p w14:paraId="63FC6639" w14:textId="77777777" w:rsidR="004A2B09" w:rsidRPr="00A77AEF" w:rsidRDefault="004A2B09" w:rsidP="009D2C87">
      <w:pPr>
        <w:pStyle w:val="BodyText"/>
      </w:pPr>
      <w:r w:rsidRPr="00A77AEF">
        <w:t>Replace the following code within select input type</w:t>
      </w:r>
      <w:r w:rsidR="00F45117" w:rsidRPr="00A77AEF">
        <w:t xml:space="preserve"> (Select a Credit Card)</w:t>
      </w:r>
    </w:p>
    <w:p w14:paraId="64EA97A2" w14:textId="77777777" w:rsidR="004A2B09" w:rsidRPr="00A77AEF" w:rsidRDefault="004A2B09" w:rsidP="009D2C87">
      <w:pPr>
        <w:pStyle w:val="BodyText"/>
        <w:rPr>
          <w:highlight w:val="lightGray"/>
        </w:rPr>
      </w:pPr>
      <w:r w:rsidRPr="00A77AEF">
        <w:rPr>
          <w:highlight w:val="lightGray"/>
        </w:rPr>
        <w:t>&lt;</w:t>
      </w:r>
      <w:proofErr w:type="gramStart"/>
      <w:r w:rsidRPr="00A77AEF">
        <w:rPr>
          <w:highlight w:val="lightGray"/>
        </w:rPr>
        <w:t>isprint</w:t>
      </w:r>
      <w:proofErr w:type="gramEnd"/>
      <w:r w:rsidRPr="00A77AEF">
        <w:rPr>
          <w:highlight w:val="lightGray"/>
        </w:rPr>
        <w:t xml:space="preserve"> value="${creditCardInstr.maskedCreditCardNumber}"/&gt;</w:t>
      </w:r>
    </w:p>
    <w:p w14:paraId="16C81685" w14:textId="77777777" w:rsidR="004A2B09" w:rsidRPr="00A77AEF" w:rsidRDefault="004A2B09" w:rsidP="009D2C87">
      <w:pPr>
        <w:pStyle w:val="BodyText"/>
      </w:pPr>
      <w:r w:rsidRPr="00A77AEF">
        <w:t xml:space="preserve">With </w:t>
      </w:r>
    </w:p>
    <w:p w14:paraId="151498AD" w14:textId="77777777" w:rsidR="004A2B09" w:rsidRPr="00A77AEF" w:rsidRDefault="004A2B09" w:rsidP="009D2C87">
      <w:pPr>
        <w:pStyle w:val="BodyText"/>
        <w:rPr>
          <w:highlight w:val="lightGray"/>
        </w:rPr>
      </w:pPr>
      <w:r w:rsidRPr="00A77AEF">
        <w:rPr>
          <w:highlight w:val="lightGray"/>
        </w:rPr>
        <w:t>&lt;</w:t>
      </w:r>
      <w:proofErr w:type="gramStart"/>
      <w:r w:rsidRPr="00A77AEF">
        <w:rPr>
          <w:highlight w:val="lightGray"/>
        </w:rPr>
        <w:t>isprint</w:t>
      </w:r>
      <w:proofErr w:type="gramEnd"/>
      <w:r w:rsidRPr="00A77AEF">
        <w:rPr>
          <w:highlight w:val="lightGray"/>
        </w:rPr>
        <w:t xml:space="preserve"> value="${creditCardInstr.custom.maskedFourDigit}"/&gt;</w:t>
      </w:r>
    </w:p>
    <w:p w14:paraId="5231ECB4" w14:textId="77777777" w:rsidR="004A2B09" w:rsidRPr="004A2B09" w:rsidRDefault="004A2B09" w:rsidP="009D2C87">
      <w:pPr>
        <w:pStyle w:val="BodyText"/>
        <w:rPr>
          <w:highlight w:val="lightGray"/>
        </w:rPr>
      </w:pPr>
    </w:p>
    <w:p w14:paraId="605296A5" w14:textId="77777777" w:rsidR="00D313E6" w:rsidRDefault="00FC514D" w:rsidP="009D2C87">
      <w:pPr>
        <w:pStyle w:val="BodyText"/>
      </w:pPr>
      <w:r>
        <w:t xml:space="preserve">Update the pipeline </w:t>
      </w:r>
      <w:r w:rsidRPr="00FC514D">
        <w:rPr>
          <w:u w:val="single"/>
        </w:rPr>
        <w:t>COBilling-Start</w:t>
      </w:r>
      <w:r w:rsidR="00D313E6">
        <w:t>.</w:t>
      </w:r>
    </w:p>
    <w:p w14:paraId="5B6A2F4D" w14:textId="77777777" w:rsidR="00FC514D" w:rsidRDefault="00FC514D" w:rsidP="009D2C87">
      <w:pPr>
        <w:pStyle w:val="BodyText"/>
      </w:pPr>
      <w:r>
        <w:t xml:space="preserve">Add Assign node </w:t>
      </w:r>
      <w:r w:rsidR="005453DE">
        <w:t xml:space="preserve">just before interaction continue node </w:t>
      </w:r>
      <w:r>
        <w:t>to set isSubscrition form field “false”</w:t>
      </w:r>
    </w:p>
    <w:p w14:paraId="13A58460" w14:textId="77777777" w:rsidR="00FC514D" w:rsidRDefault="00FC514D" w:rsidP="009D2C87">
      <w:pPr>
        <w:pStyle w:val="BodyText"/>
      </w:pPr>
      <w:r>
        <w:rPr>
          <w:noProof/>
        </w:rPr>
        <w:lastRenderedPageBreak/>
        <w:drawing>
          <wp:inline distT="0" distB="0" distL="0" distR="0" wp14:anchorId="0658B994" wp14:editId="14D41AD1">
            <wp:extent cx="5796951" cy="3709358"/>
            <wp:effectExtent l="19050" t="1905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97179" cy="3709504"/>
                    </a:xfrm>
                    <a:prstGeom prst="rect">
                      <a:avLst/>
                    </a:prstGeom>
                    <a:noFill/>
                    <a:ln>
                      <a:solidFill>
                        <a:schemeClr val="accent1"/>
                      </a:solidFill>
                    </a:ln>
                  </pic:spPr>
                </pic:pic>
              </a:graphicData>
            </a:graphic>
          </wp:inline>
        </w:drawing>
      </w:r>
    </w:p>
    <w:p w14:paraId="4FD423D3" w14:textId="77777777" w:rsidR="005453DE" w:rsidRDefault="005453DE" w:rsidP="009D2C87">
      <w:pPr>
        <w:pStyle w:val="BodyText"/>
      </w:pPr>
    </w:p>
    <w:p w14:paraId="186F4466" w14:textId="77777777" w:rsidR="00D313E6" w:rsidRDefault="00D313E6" w:rsidP="009D2C87">
      <w:pPr>
        <w:pStyle w:val="BodyText"/>
      </w:pPr>
    </w:p>
    <w:p w14:paraId="7F9FC25C" w14:textId="77777777" w:rsidR="00D313E6" w:rsidRDefault="008918B4" w:rsidP="009D2C87">
      <w:pPr>
        <w:pStyle w:val="BodyText"/>
      </w:pPr>
      <w:r>
        <w:t xml:space="preserve">Update the pipeline COBilling-SelectCreditCard. </w:t>
      </w:r>
    </w:p>
    <w:p w14:paraId="2EF0444D" w14:textId="77777777" w:rsidR="008918B4" w:rsidRDefault="008918B4" w:rsidP="009D2C87">
      <w:pPr>
        <w:pStyle w:val="BodyText"/>
      </w:pPr>
      <w:r>
        <w:t>Update the assign node just after GetCustomerCreditCard.ds.</w:t>
      </w:r>
    </w:p>
    <w:p w14:paraId="527901A2" w14:textId="77777777" w:rsidR="008918B4" w:rsidRDefault="008918B4" w:rsidP="009D2C87">
      <w:pPr>
        <w:pStyle w:val="BodyText"/>
      </w:pPr>
    </w:p>
    <w:p w14:paraId="07407E85" w14:textId="77777777" w:rsidR="008918B4" w:rsidRDefault="008918B4" w:rsidP="009D2C87">
      <w:pPr>
        <w:pStyle w:val="BodyText"/>
      </w:pPr>
    </w:p>
    <w:p w14:paraId="50425F8D" w14:textId="77777777" w:rsidR="008918B4" w:rsidRDefault="008918B4" w:rsidP="009D2C87">
      <w:pPr>
        <w:pStyle w:val="BodyText"/>
      </w:pPr>
      <w:r>
        <w:rPr>
          <w:noProof/>
        </w:rPr>
        <w:lastRenderedPageBreak/>
        <w:drawing>
          <wp:inline distT="0" distB="0" distL="0" distR="0" wp14:anchorId="2815724F" wp14:editId="59CF04E2">
            <wp:extent cx="5727031" cy="3338423"/>
            <wp:effectExtent l="19050" t="1905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26884" cy="3338337"/>
                    </a:xfrm>
                    <a:prstGeom prst="rect">
                      <a:avLst/>
                    </a:prstGeom>
                    <a:noFill/>
                    <a:ln>
                      <a:solidFill>
                        <a:schemeClr val="accent1"/>
                      </a:solidFill>
                    </a:ln>
                  </pic:spPr>
                </pic:pic>
              </a:graphicData>
            </a:graphic>
          </wp:inline>
        </w:drawing>
      </w:r>
    </w:p>
    <w:p w14:paraId="1D5876A5" w14:textId="77777777" w:rsidR="008918B4" w:rsidRDefault="008918B4" w:rsidP="009D2C87">
      <w:pPr>
        <w:pStyle w:val="BodyText"/>
      </w:pPr>
    </w:p>
    <w:p w14:paraId="65CC6A49" w14:textId="77777777" w:rsidR="00D313E6" w:rsidRDefault="0087749B" w:rsidP="009D2C87">
      <w:pPr>
        <w:pStyle w:val="BodyText"/>
      </w:pPr>
      <w:r>
        <w:t>Update the pipeline COBilling-SaveCreditCar</w:t>
      </w:r>
      <w:r w:rsidR="008918B4">
        <w:t>d</w:t>
      </w:r>
      <w:r>
        <w:t xml:space="preserve">. </w:t>
      </w:r>
    </w:p>
    <w:p w14:paraId="6E166442" w14:textId="77777777" w:rsidR="0087749B" w:rsidRDefault="0087749B" w:rsidP="009D2C87">
      <w:pPr>
        <w:pStyle w:val="BodyText"/>
      </w:pPr>
      <w:r>
        <w:t>Add Conditional Node to check if the current payment card is a saved subscription or not. If not make a call to Cybersource pipeline to Create Subscription.</w:t>
      </w:r>
    </w:p>
    <w:p w14:paraId="6C112DD6" w14:textId="77777777" w:rsidR="0087749B" w:rsidRDefault="0010677A" w:rsidP="009D2C87">
      <w:pPr>
        <w:pStyle w:val="BodyText"/>
      </w:pPr>
      <w:r>
        <w:rPr>
          <w:noProof/>
        </w:rPr>
        <w:drawing>
          <wp:inline distT="0" distB="0" distL="0" distR="0" wp14:anchorId="75FB372D" wp14:editId="4180BAD3">
            <wp:extent cx="5715000" cy="3619500"/>
            <wp:effectExtent l="19050" t="1905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15000" cy="3619500"/>
                    </a:xfrm>
                    <a:prstGeom prst="rect">
                      <a:avLst/>
                    </a:prstGeom>
                    <a:noFill/>
                    <a:ln>
                      <a:solidFill>
                        <a:schemeClr val="accent1"/>
                      </a:solidFill>
                    </a:ln>
                  </pic:spPr>
                </pic:pic>
              </a:graphicData>
            </a:graphic>
          </wp:inline>
        </w:drawing>
      </w:r>
    </w:p>
    <w:p w14:paraId="6A18604D" w14:textId="77777777" w:rsidR="00141435" w:rsidRDefault="00141435" w:rsidP="009D2C87">
      <w:pPr>
        <w:pStyle w:val="BodyText"/>
      </w:pPr>
      <w:r>
        <w:tab/>
      </w:r>
    </w:p>
    <w:p w14:paraId="44336A06" w14:textId="77777777" w:rsidR="009921CE" w:rsidRDefault="009921CE" w:rsidP="009D2C87">
      <w:pPr>
        <w:pStyle w:val="BodyText"/>
      </w:pPr>
    </w:p>
    <w:p w14:paraId="03775248" w14:textId="77777777" w:rsidR="00D313E6" w:rsidRDefault="0087749B" w:rsidP="009D2C87">
      <w:pPr>
        <w:pStyle w:val="BodyText"/>
      </w:pPr>
      <w:r>
        <w:t>Update the pipeline COBilling-</w:t>
      </w:r>
      <w:proofErr w:type="gramStart"/>
      <w:r>
        <w:t>SaveCreditCard</w:t>
      </w:r>
      <w:r w:rsidR="00D313E6">
        <w:t xml:space="preserve"> .</w:t>
      </w:r>
      <w:proofErr w:type="gramEnd"/>
    </w:p>
    <w:p w14:paraId="139C4F6D" w14:textId="77777777" w:rsidR="0087749B" w:rsidRDefault="00D313E6" w:rsidP="009D2C87">
      <w:pPr>
        <w:pStyle w:val="BodyText"/>
      </w:pPr>
      <w:r>
        <w:t>A</w:t>
      </w:r>
      <w:r w:rsidR="00333EEB">
        <w:t>dd logic to save generated subscription id to customerpaymentinstrument</w:t>
      </w:r>
      <w:r w:rsidR="00EC1648">
        <w:t>&amp;orderpaymentinstruments</w:t>
      </w:r>
      <w:r w:rsidR="00333EEB">
        <w:t xml:space="preserve"> object.</w:t>
      </w:r>
    </w:p>
    <w:p w14:paraId="6E9FD612" w14:textId="77777777" w:rsidR="00333EEB" w:rsidRDefault="00EC1648" w:rsidP="009D2C87">
      <w:pPr>
        <w:pStyle w:val="BodyText"/>
      </w:pPr>
      <w:r>
        <w:rPr>
          <w:noProof/>
        </w:rPr>
        <w:drawing>
          <wp:inline distT="0" distB="0" distL="0" distR="0" wp14:anchorId="028C05B3" wp14:editId="50C35DB9">
            <wp:extent cx="5805578" cy="3597215"/>
            <wp:effectExtent l="19050" t="19050" r="508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05578" cy="3597215"/>
                    </a:xfrm>
                    <a:prstGeom prst="rect">
                      <a:avLst/>
                    </a:prstGeom>
                    <a:noFill/>
                    <a:ln>
                      <a:solidFill>
                        <a:schemeClr val="accent1"/>
                      </a:solidFill>
                    </a:ln>
                  </pic:spPr>
                </pic:pic>
              </a:graphicData>
            </a:graphic>
          </wp:inline>
        </w:drawing>
      </w:r>
    </w:p>
    <w:p w14:paraId="04E469B4" w14:textId="77777777" w:rsidR="00C50237" w:rsidRDefault="00C50237" w:rsidP="009D2C87">
      <w:pPr>
        <w:pStyle w:val="BodyText"/>
      </w:pPr>
    </w:p>
    <w:p w14:paraId="49B7C6ED" w14:textId="77777777" w:rsidR="00C50237" w:rsidRDefault="00C50237" w:rsidP="009D2C87">
      <w:pPr>
        <w:pStyle w:val="BodyText"/>
      </w:pPr>
    </w:p>
    <w:p w14:paraId="2A575634" w14:textId="77777777" w:rsidR="00D313E6" w:rsidRPr="00A77AEF" w:rsidRDefault="00EC1648" w:rsidP="009D2C87">
      <w:pPr>
        <w:pStyle w:val="BodyText"/>
      </w:pPr>
      <w:r w:rsidRPr="00A77AEF">
        <w:t>Update the pipeline COBilling-SaveCreditCard.</w:t>
      </w:r>
    </w:p>
    <w:p w14:paraId="7392D624" w14:textId="77777777" w:rsidR="00EC1648" w:rsidRPr="00A77AEF" w:rsidRDefault="00EC1648" w:rsidP="009D2C87">
      <w:pPr>
        <w:pStyle w:val="BodyText"/>
      </w:pPr>
      <w:r w:rsidRPr="00A77AEF">
        <w:t xml:space="preserve"> Add assign node after conditional block of subscriptionID to assign credit card number to masked </w:t>
      </w:r>
      <w:proofErr w:type="gramStart"/>
      <w:r w:rsidRPr="00A77AEF">
        <w:t>four digit</w:t>
      </w:r>
      <w:proofErr w:type="gramEnd"/>
      <w:r w:rsidRPr="00A77AEF">
        <w:t xml:space="preserve"> form field.</w:t>
      </w:r>
    </w:p>
    <w:p w14:paraId="632E0755" w14:textId="77777777" w:rsidR="00EC1648" w:rsidRDefault="00EC1648" w:rsidP="009D2C87">
      <w:pPr>
        <w:pStyle w:val="BodyText"/>
      </w:pPr>
    </w:p>
    <w:p w14:paraId="77DC2337" w14:textId="77777777" w:rsidR="00EC1648" w:rsidRDefault="00EC1648" w:rsidP="009D2C87">
      <w:pPr>
        <w:pStyle w:val="BodyText"/>
      </w:pPr>
      <w:r>
        <w:rPr>
          <w:noProof/>
        </w:rPr>
        <w:lastRenderedPageBreak/>
        <w:drawing>
          <wp:inline distT="0" distB="0" distL="0" distR="0" wp14:anchorId="71EF56CD" wp14:editId="05E1EA17">
            <wp:extent cx="5796951" cy="3071004"/>
            <wp:effectExtent l="19050" t="1905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97242" cy="3071158"/>
                    </a:xfrm>
                    <a:prstGeom prst="rect">
                      <a:avLst/>
                    </a:prstGeom>
                    <a:noFill/>
                    <a:ln>
                      <a:solidFill>
                        <a:schemeClr val="accent1"/>
                      </a:solidFill>
                    </a:ln>
                  </pic:spPr>
                </pic:pic>
              </a:graphicData>
            </a:graphic>
          </wp:inline>
        </w:drawing>
      </w:r>
    </w:p>
    <w:p w14:paraId="533FDEEE" w14:textId="77777777" w:rsidR="00C50237" w:rsidRDefault="00C50237" w:rsidP="009D2C87">
      <w:pPr>
        <w:pStyle w:val="BodyText"/>
      </w:pPr>
    </w:p>
    <w:p w14:paraId="5458244E" w14:textId="77777777" w:rsidR="00891AC0" w:rsidRDefault="0006310E" w:rsidP="009D2C87">
      <w:pPr>
        <w:pStyle w:val="BodyText"/>
      </w:pPr>
      <w:r>
        <w:t>Add</w:t>
      </w:r>
      <w:r w:rsidR="00891AC0">
        <w:t xml:space="preserve"> assign node just before SaveCustomerCreditCard.ds to update credit card number with subscriptionID.</w:t>
      </w:r>
    </w:p>
    <w:p w14:paraId="5475A7FD" w14:textId="77777777" w:rsidR="00891AC0" w:rsidRDefault="00891AC0" w:rsidP="009D2C87">
      <w:pPr>
        <w:pStyle w:val="BodyText"/>
      </w:pPr>
      <w:r>
        <w:rPr>
          <w:noProof/>
        </w:rPr>
        <w:drawing>
          <wp:inline distT="0" distB="0" distL="0" distR="0" wp14:anchorId="46DE3252" wp14:editId="553D55F2">
            <wp:extent cx="5799221" cy="3342575"/>
            <wp:effectExtent l="19050" t="1905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92244" cy="3338554"/>
                    </a:xfrm>
                    <a:prstGeom prst="rect">
                      <a:avLst/>
                    </a:prstGeom>
                    <a:noFill/>
                    <a:ln>
                      <a:solidFill>
                        <a:schemeClr val="accent1"/>
                      </a:solidFill>
                    </a:ln>
                  </pic:spPr>
                </pic:pic>
              </a:graphicData>
            </a:graphic>
          </wp:inline>
        </w:drawing>
      </w:r>
    </w:p>
    <w:p w14:paraId="40BA8514" w14:textId="77777777" w:rsidR="00C50237" w:rsidRDefault="00C50237" w:rsidP="009D2C87">
      <w:pPr>
        <w:pStyle w:val="BodyText"/>
      </w:pPr>
    </w:p>
    <w:p w14:paraId="4E9026E2" w14:textId="77777777" w:rsidR="00C50237" w:rsidRDefault="00C50237" w:rsidP="009D2C87">
      <w:pPr>
        <w:pStyle w:val="BodyText"/>
      </w:pPr>
    </w:p>
    <w:p w14:paraId="0B30850C" w14:textId="77777777" w:rsidR="0006310E" w:rsidRDefault="0006310E" w:rsidP="009D2C87">
      <w:pPr>
        <w:pStyle w:val="BodyText"/>
      </w:pPr>
      <w:r>
        <w:t>Add another assign node just after SaveCustomerCreditCard.ds to update customerpaymentinstruments&amp;orderpaymentinsturments with subscription.</w:t>
      </w:r>
    </w:p>
    <w:p w14:paraId="5F6CC1C6" w14:textId="77777777" w:rsidR="0006310E" w:rsidRDefault="0006310E" w:rsidP="009D2C87">
      <w:pPr>
        <w:pStyle w:val="BodyText"/>
      </w:pPr>
    </w:p>
    <w:p w14:paraId="6A52AD68" w14:textId="77777777" w:rsidR="0006310E" w:rsidRDefault="0006310E" w:rsidP="009D2C87">
      <w:pPr>
        <w:pStyle w:val="BodyText"/>
      </w:pPr>
      <w:r>
        <w:rPr>
          <w:noProof/>
        </w:rPr>
        <w:lastRenderedPageBreak/>
        <w:drawing>
          <wp:inline distT="0" distB="0" distL="0" distR="0" wp14:anchorId="2D16FCCE" wp14:editId="65ED4725">
            <wp:extent cx="5727940" cy="3528204"/>
            <wp:effectExtent l="19050" t="1905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28134" cy="3528323"/>
                    </a:xfrm>
                    <a:prstGeom prst="rect">
                      <a:avLst/>
                    </a:prstGeom>
                    <a:noFill/>
                    <a:ln>
                      <a:solidFill>
                        <a:schemeClr val="accent1"/>
                      </a:solidFill>
                    </a:ln>
                  </pic:spPr>
                </pic:pic>
              </a:graphicData>
            </a:graphic>
          </wp:inline>
        </w:drawing>
      </w:r>
    </w:p>
    <w:p w14:paraId="00D35EE1" w14:textId="77777777" w:rsidR="0006310E" w:rsidRDefault="0006310E" w:rsidP="009D2C87">
      <w:pPr>
        <w:pStyle w:val="BodyText"/>
      </w:pPr>
    </w:p>
    <w:p w14:paraId="47EB8706" w14:textId="77777777" w:rsidR="00C50237" w:rsidRDefault="00C50237" w:rsidP="009D2C87">
      <w:pPr>
        <w:pStyle w:val="BodyText"/>
      </w:pPr>
    </w:p>
    <w:p w14:paraId="31A7CE3E" w14:textId="77777777" w:rsidR="00C50237" w:rsidRDefault="00C50237" w:rsidP="009D2C87">
      <w:pPr>
        <w:pStyle w:val="BodyText"/>
      </w:pPr>
    </w:p>
    <w:p w14:paraId="0D9FF665" w14:textId="77777777" w:rsidR="00C50237" w:rsidRDefault="007201E4" w:rsidP="009D2C87">
      <w:pPr>
        <w:pStyle w:val="BodyText"/>
      </w:pPr>
      <w:r>
        <w:t xml:space="preserve">Update the script </w:t>
      </w:r>
      <w:r w:rsidRPr="007201E4">
        <w:rPr>
          <w:u w:val="single"/>
        </w:rPr>
        <w:t>SaveCustomerCreditCard.ds</w:t>
      </w:r>
      <w:r>
        <w:t xml:space="preserve"> to update customerpaymentinstruments with credit card form fields. Add the following code block after </w:t>
      </w:r>
      <w:r w:rsidRPr="007201E4">
        <w:t>paymentInstr.setCreditCardType</w:t>
      </w:r>
      <w:proofErr w:type="gramStart"/>
      <w:r>
        <w:t>( creditCardFields.type.value</w:t>
      </w:r>
      <w:proofErr w:type="gramEnd"/>
      <w:r>
        <w:t xml:space="preserve"> ):</w:t>
      </w:r>
    </w:p>
    <w:p w14:paraId="4CBC3A50" w14:textId="77777777" w:rsidR="007201E4" w:rsidRDefault="007201E4" w:rsidP="009D2C87">
      <w:pPr>
        <w:pStyle w:val="BodyText"/>
      </w:pPr>
    </w:p>
    <w:p w14:paraId="6C15DCB0" w14:textId="77777777" w:rsidR="007201E4" w:rsidRPr="007201E4" w:rsidRDefault="007201E4" w:rsidP="009D2C87">
      <w:pPr>
        <w:pStyle w:val="BodyText"/>
        <w:rPr>
          <w:highlight w:val="lightGray"/>
        </w:rPr>
      </w:pPr>
      <w:proofErr w:type="gramStart"/>
      <w:r w:rsidRPr="007201E4">
        <w:rPr>
          <w:highlight w:val="lightGray"/>
        </w:rPr>
        <w:t>if</w:t>
      </w:r>
      <w:proofErr w:type="gramEnd"/>
      <w:r w:rsidRPr="007201E4">
        <w:rPr>
          <w:highlight w:val="lightGray"/>
        </w:rPr>
        <w:t>(!empty(creditCardFields.isSubscription.value))</w:t>
      </w:r>
    </w:p>
    <w:p w14:paraId="1DC02CAC" w14:textId="77777777" w:rsidR="007201E4" w:rsidRPr="007201E4" w:rsidRDefault="007201E4" w:rsidP="009D2C87">
      <w:pPr>
        <w:pStyle w:val="BodyText"/>
        <w:rPr>
          <w:highlight w:val="lightGray"/>
        </w:rPr>
      </w:pPr>
      <w:r w:rsidRPr="007201E4">
        <w:rPr>
          <w:highlight w:val="lightGray"/>
        </w:rPr>
        <w:tab/>
      </w:r>
      <w:r w:rsidRPr="007201E4">
        <w:rPr>
          <w:highlight w:val="lightGray"/>
        </w:rPr>
        <w:tab/>
      </w:r>
      <w:proofErr w:type="gramStart"/>
      <w:r w:rsidRPr="007201E4">
        <w:rPr>
          <w:highlight w:val="lightGray"/>
        </w:rPr>
        <w:t>paymentInstr.custom.isSubscription</w:t>
      </w:r>
      <w:proofErr w:type="gramEnd"/>
      <w:r w:rsidRPr="007201E4">
        <w:rPr>
          <w:highlight w:val="lightGray"/>
        </w:rPr>
        <w:t xml:space="preserve"> = creditCardFields.isSubscription.value;</w:t>
      </w:r>
      <w:r w:rsidRPr="007201E4">
        <w:rPr>
          <w:highlight w:val="lightGray"/>
        </w:rPr>
        <w:tab/>
      </w:r>
      <w:r w:rsidRPr="007201E4">
        <w:rPr>
          <w:highlight w:val="lightGray"/>
        </w:rPr>
        <w:tab/>
      </w:r>
    </w:p>
    <w:p w14:paraId="707E8924" w14:textId="77777777" w:rsidR="007201E4" w:rsidRPr="007201E4" w:rsidRDefault="007201E4" w:rsidP="009D2C87">
      <w:pPr>
        <w:pStyle w:val="BodyText"/>
        <w:rPr>
          <w:highlight w:val="lightGray"/>
        </w:rPr>
      </w:pPr>
      <w:r w:rsidRPr="007201E4">
        <w:rPr>
          <w:highlight w:val="lightGray"/>
        </w:rPr>
        <w:tab/>
      </w:r>
      <w:proofErr w:type="gramStart"/>
      <w:r w:rsidRPr="007201E4">
        <w:rPr>
          <w:highlight w:val="lightGray"/>
        </w:rPr>
        <w:t>if</w:t>
      </w:r>
      <w:proofErr w:type="gramEnd"/>
      <w:r w:rsidRPr="007201E4">
        <w:rPr>
          <w:highlight w:val="lightGray"/>
        </w:rPr>
        <w:t>(!empty(creditCardFields.maskedFourDigit.value))</w:t>
      </w:r>
    </w:p>
    <w:p w14:paraId="41600EEF" w14:textId="77777777" w:rsidR="007201E4" w:rsidRPr="007201E4" w:rsidRDefault="007201E4" w:rsidP="009D2C87">
      <w:pPr>
        <w:pStyle w:val="BodyText"/>
        <w:rPr>
          <w:highlight w:val="lightGray"/>
        </w:rPr>
      </w:pPr>
      <w:r w:rsidRPr="007201E4">
        <w:rPr>
          <w:highlight w:val="lightGray"/>
        </w:rPr>
        <w:tab/>
      </w:r>
      <w:r w:rsidRPr="007201E4">
        <w:rPr>
          <w:highlight w:val="lightGray"/>
        </w:rPr>
        <w:tab/>
      </w:r>
      <w:proofErr w:type="gramStart"/>
      <w:r w:rsidRPr="007201E4">
        <w:rPr>
          <w:highlight w:val="lightGray"/>
        </w:rPr>
        <w:t>paymentInstr.custom.maskedFourDigit</w:t>
      </w:r>
      <w:proofErr w:type="gramEnd"/>
      <w:r w:rsidRPr="007201E4">
        <w:rPr>
          <w:highlight w:val="lightGray"/>
        </w:rPr>
        <w:t xml:space="preserve"> = "************"+creditCardFields.maskedFourDigit.value.slice(creditCardFields.maskedFourDigit.value.length-4,creditCardFields.maskedFourDigit.value.length);</w:t>
      </w:r>
    </w:p>
    <w:p w14:paraId="1D29AD2F" w14:textId="77777777" w:rsidR="007201E4" w:rsidRDefault="007201E4" w:rsidP="009D2C87">
      <w:pPr>
        <w:pStyle w:val="BodyText"/>
      </w:pPr>
    </w:p>
    <w:p w14:paraId="62E5AD0D" w14:textId="77777777" w:rsidR="007201E4" w:rsidRDefault="007201E4" w:rsidP="009D2C87">
      <w:pPr>
        <w:pStyle w:val="BodyText"/>
      </w:pPr>
    </w:p>
    <w:p w14:paraId="202CC8C8" w14:textId="77777777" w:rsidR="00D313E6" w:rsidRDefault="00796955" w:rsidP="009D2C87">
      <w:pPr>
        <w:pStyle w:val="BodyText"/>
      </w:pPr>
      <w:r>
        <w:t xml:space="preserve">Update the pipeline COBilling-SaveCreditCard. </w:t>
      </w:r>
      <w:proofErr w:type="gramStart"/>
      <w:r>
        <w:t>If subscriptionID is empty.</w:t>
      </w:r>
      <w:proofErr w:type="gramEnd"/>
    </w:p>
    <w:p w14:paraId="711F5A33" w14:textId="77777777" w:rsidR="00796955" w:rsidRDefault="00796955" w:rsidP="009D2C87">
      <w:pPr>
        <w:pStyle w:val="BodyText"/>
      </w:pPr>
      <w:r>
        <w:t xml:space="preserve"> Add the following expression node &amp; assign node:</w:t>
      </w:r>
    </w:p>
    <w:p w14:paraId="5AD4438C" w14:textId="77777777" w:rsidR="00796955" w:rsidRDefault="00796955" w:rsidP="009D2C87">
      <w:pPr>
        <w:pStyle w:val="BodyText"/>
      </w:pPr>
    </w:p>
    <w:p w14:paraId="1C3036CA" w14:textId="77777777" w:rsidR="00796955" w:rsidRDefault="00796955" w:rsidP="009D2C87">
      <w:pPr>
        <w:pStyle w:val="BodyText"/>
      </w:pPr>
      <w:r>
        <w:rPr>
          <w:noProof/>
        </w:rPr>
        <w:lastRenderedPageBreak/>
        <w:drawing>
          <wp:inline distT="0" distB="0" distL="0" distR="0" wp14:anchorId="5ACF4E40" wp14:editId="5DF9D819">
            <wp:extent cx="5753819" cy="3036498"/>
            <wp:effectExtent l="19050" t="1905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53819" cy="3036498"/>
                    </a:xfrm>
                    <a:prstGeom prst="rect">
                      <a:avLst/>
                    </a:prstGeom>
                    <a:noFill/>
                    <a:ln>
                      <a:solidFill>
                        <a:schemeClr val="accent1"/>
                      </a:solidFill>
                    </a:ln>
                  </pic:spPr>
                </pic:pic>
              </a:graphicData>
            </a:graphic>
          </wp:inline>
        </w:drawing>
      </w:r>
    </w:p>
    <w:p w14:paraId="00B2B090" w14:textId="77777777" w:rsidR="007201E4" w:rsidRDefault="007201E4" w:rsidP="009D2C87">
      <w:pPr>
        <w:pStyle w:val="BodyText"/>
      </w:pPr>
    </w:p>
    <w:p w14:paraId="622C3B3C" w14:textId="77777777" w:rsidR="00C50237" w:rsidRDefault="00C50237" w:rsidP="009D2C87">
      <w:pPr>
        <w:pStyle w:val="BodyText"/>
      </w:pPr>
    </w:p>
    <w:p w14:paraId="55E94C1B" w14:textId="77777777" w:rsidR="00C50237" w:rsidRDefault="00C50237" w:rsidP="009D2C87">
      <w:pPr>
        <w:pStyle w:val="BodyText"/>
      </w:pPr>
    </w:p>
    <w:p w14:paraId="72198EE8" w14:textId="77777777" w:rsidR="00C50237" w:rsidRDefault="00796955" w:rsidP="009D2C87">
      <w:pPr>
        <w:pStyle w:val="BodyText"/>
      </w:pPr>
      <w:r>
        <w:t xml:space="preserve">In assign node in above figure. </w:t>
      </w:r>
      <w:r w:rsidR="00D313E6">
        <w:t>Update the paymentinsturments custom attributes</w:t>
      </w:r>
      <w:r>
        <w:t>subscriptionID&amp;isSubscription.</w:t>
      </w:r>
    </w:p>
    <w:p w14:paraId="598C5816" w14:textId="77777777" w:rsidR="00796955" w:rsidRDefault="00796955" w:rsidP="009D2C87">
      <w:pPr>
        <w:pStyle w:val="BodyText"/>
      </w:pPr>
    </w:p>
    <w:p w14:paraId="781C1CEE" w14:textId="77777777" w:rsidR="00796955" w:rsidRDefault="00796955" w:rsidP="009D2C87">
      <w:pPr>
        <w:pStyle w:val="BodyText"/>
      </w:pPr>
      <w:r>
        <w:rPr>
          <w:noProof/>
        </w:rPr>
        <w:drawing>
          <wp:inline distT="0" distB="0" distL="0" distR="0" wp14:anchorId="54E411AB" wp14:editId="4C86BE1D">
            <wp:extent cx="5771072" cy="2950234"/>
            <wp:effectExtent l="19050" t="19050" r="127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71072" cy="2950234"/>
                    </a:xfrm>
                    <a:prstGeom prst="rect">
                      <a:avLst/>
                    </a:prstGeom>
                    <a:noFill/>
                    <a:ln>
                      <a:solidFill>
                        <a:schemeClr val="accent1"/>
                      </a:solidFill>
                    </a:ln>
                  </pic:spPr>
                </pic:pic>
              </a:graphicData>
            </a:graphic>
          </wp:inline>
        </w:drawing>
      </w:r>
    </w:p>
    <w:p w14:paraId="698EC79A" w14:textId="77777777" w:rsidR="00C50237" w:rsidRDefault="00C50237" w:rsidP="009D2C87">
      <w:pPr>
        <w:pStyle w:val="BodyText"/>
      </w:pPr>
    </w:p>
    <w:p w14:paraId="258C4393" w14:textId="77777777" w:rsidR="00C50237" w:rsidRDefault="00C50237" w:rsidP="009D2C87">
      <w:pPr>
        <w:pStyle w:val="BodyText"/>
      </w:pPr>
    </w:p>
    <w:p w14:paraId="11093612" w14:textId="77777777" w:rsidR="0010677A" w:rsidRDefault="0010677A" w:rsidP="009D2C87">
      <w:pPr>
        <w:pStyle w:val="BodyText"/>
      </w:pPr>
      <w:r>
        <w:t xml:space="preserve">Update app.js. Update initializeCache function. </w:t>
      </w:r>
    </w:p>
    <w:p w14:paraId="296C17F3" w14:textId="77777777" w:rsidR="0010677A" w:rsidRDefault="0010677A" w:rsidP="009D2C87">
      <w:pPr>
        <w:pStyle w:val="BodyText"/>
      </w:pPr>
      <w:r>
        <w:t xml:space="preserve">Add following code block at the end within if </w:t>
      </w:r>
      <w:r w:rsidRPr="00141435">
        <w:t>($</w:t>
      </w:r>
      <w:proofErr w:type="gramStart"/>
      <w:r w:rsidRPr="00141435">
        <w:t>cache.checkoutForm.hasClass(</w:t>
      </w:r>
      <w:proofErr w:type="gramEnd"/>
      <w:r w:rsidRPr="00141435">
        <w:t>"checkout-billing"))</w:t>
      </w:r>
      <w:r>
        <w:t xml:space="preserve"> </w:t>
      </w:r>
      <w:r>
        <w:lastRenderedPageBreak/>
        <w:t>condition:</w:t>
      </w:r>
    </w:p>
    <w:p w14:paraId="32DF7CBA" w14:textId="77777777" w:rsidR="0010677A" w:rsidRPr="0010677A" w:rsidRDefault="0010677A" w:rsidP="009D2C87">
      <w:pPr>
        <w:pStyle w:val="BodyText"/>
        <w:rPr>
          <w:highlight w:val="lightGray"/>
        </w:rPr>
      </w:pPr>
      <w:r w:rsidRPr="0010677A">
        <w:rPr>
          <w:highlight w:val="lightGray"/>
        </w:rPr>
        <w:t>$</w:t>
      </w:r>
      <w:proofErr w:type="gramStart"/>
      <w:r w:rsidRPr="0010677A">
        <w:rPr>
          <w:highlight w:val="lightGray"/>
        </w:rPr>
        <w:t>cache.ccSubscription</w:t>
      </w:r>
      <w:proofErr w:type="gramEnd"/>
      <w:r w:rsidRPr="0010677A">
        <w:rPr>
          <w:highlight w:val="lightGray"/>
        </w:rPr>
        <w:t xml:space="preserve"> = $cache.ccContainer.find("input[name$='creditCard_isSubscription']");</w:t>
      </w:r>
    </w:p>
    <w:p w14:paraId="42C0AEEE" w14:textId="77777777" w:rsidR="0010677A" w:rsidRPr="0010677A" w:rsidRDefault="0010677A" w:rsidP="009D2C87">
      <w:pPr>
        <w:pStyle w:val="BodyText"/>
        <w:rPr>
          <w:highlight w:val="lightGray"/>
        </w:rPr>
      </w:pPr>
      <w:r w:rsidRPr="0010677A">
        <w:rPr>
          <w:highlight w:val="lightGray"/>
        </w:rPr>
        <w:t>$</w:t>
      </w:r>
      <w:proofErr w:type="gramStart"/>
      <w:r w:rsidRPr="0010677A">
        <w:rPr>
          <w:highlight w:val="lightGray"/>
        </w:rPr>
        <w:t>cache.ccSubscription.val</w:t>
      </w:r>
      <w:proofErr w:type="gramEnd"/>
      <w:r w:rsidRPr="0010677A">
        <w:rPr>
          <w:highlight w:val="lightGray"/>
        </w:rPr>
        <w:t>(false);</w:t>
      </w:r>
    </w:p>
    <w:p w14:paraId="7503C59C" w14:textId="77777777" w:rsidR="00795437" w:rsidRPr="00795437" w:rsidRDefault="0010677A" w:rsidP="009D2C87">
      <w:pPr>
        <w:pStyle w:val="BodyText"/>
        <w:rPr>
          <w:highlight w:val="lightGray"/>
        </w:rPr>
      </w:pPr>
      <w:r w:rsidRPr="0010677A">
        <w:rPr>
          <w:highlight w:val="lightGray"/>
        </w:rPr>
        <w:t>$</w:t>
      </w:r>
      <w:proofErr w:type="gramStart"/>
      <w:r w:rsidRPr="0010677A">
        <w:rPr>
          <w:highlight w:val="lightGray"/>
        </w:rPr>
        <w:t>cache.ccMaskedFourDigit</w:t>
      </w:r>
      <w:proofErr w:type="gramEnd"/>
      <w:r w:rsidRPr="0010677A">
        <w:rPr>
          <w:highlight w:val="lightGray"/>
        </w:rPr>
        <w:t xml:space="preserve"> = $cache.ccContainer.find("input[name$='creditCard_maskedFourDigit']"); $cache.ccMaskedFourDigit.parent().hide();</w:t>
      </w:r>
      <w:r w:rsidR="00795437">
        <w:tab/>
      </w:r>
    </w:p>
    <w:p w14:paraId="2CC0FA1E" w14:textId="77777777" w:rsidR="00795437" w:rsidRPr="00795437" w:rsidRDefault="00795437" w:rsidP="009D2C87">
      <w:pPr>
        <w:pStyle w:val="BodyText"/>
        <w:rPr>
          <w:highlight w:val="lightGray"/>
        </w:rPr>
      </w:pPr>
      <w:proofErr w:type="gramStart"/>
      <w:r w:rsidRPr="00795437">
        <w:rPr>
          <w:highlight w:val="lightGray"/>
        </w:rPr>
        <w:t>if</w:t>
      </w:r>
      <w:proofErr w:type="gramEnd"/>
      <w:r w:rsidRPr="00795437">
        <w:rPr>
          <w:highlight w:val="lightGray"/>
        </w:rPr>
        <w:t xml:space="preserve">($cache.ccMaskedFourDigit.val()=='undefined' || $cache.ccMaskedFourDigit.val()=="") </w:t>
      </w:r>
    </w:p>
    <w:p w14:paraId="024821E6" w14:textId="77777777" w:rsidR="00795437" w:rsidRPr="00795437" w:rsidRDefault="00795437" w:rsidP="009D2C87">
      <w:pPr>
        <w:pStyle w:val="BodyText"/>
        <w:rPr>
          <w:highlight w:val="lightGray"/>
        </w:rPr>
      </w:pPr>
      <w:r w:rsidRPr="00795437">
        <w:rPr>
          <w:highlight w:val="lightGray"/>
        </w:rPr>
        <w:t>{</w:t>
      </w:r>
    </w:p>
    <w:p w14:paraId="24493598" w14:textId="77777777" w:rsidR="00795437" w:rsidRPr="00795437" w:rsidRDefault="00795437" w:rsidP="009D2C87">
      <w:pPr>
        <w:pStyle w:val="BodyText"/>
        <w:rPr>
          <w:highlight w:val="lightGray"/>
        </w:rPr>
      </w:pPr>
      <w:r w:rsidRPr="00795437">
        <w:rPr>
          <w:highlight w:val="lightGray"/>
        </w:rPr>
        <w:tab/>
        <w:t>$</w:t>
      </w:r>
      <w:proofErr w:type="gramStart"/>
      <w:r w:rsidRPr="00795437">
        <w:rPr>
          <w:highlight w:val="lightGray"/>
        </w:rPr>
        <w:t>cache.ccMaskedFourDigit.parent</w:t>
      </w:r>
      <w:proofErr w:type="gramEnd"/>
      <w:r w:rsidRPr="00795437">
        <w:rPr>
          <w:highlight w:val="lightGray"/>
        </w:rPr>
        <w:t>().hide();</w:t>
      </w:r>
    </w:p>
    <w:p w14:paraId="2799D52D" w14:textId="77777777" w:rsidR="00795437" w:rsidRPr="00795437" w:rsidRDefault="00795437" w:rsidP="009D2C87">
      <w:pPr>
        <w:pStyle w:val="BodyText"/>
        <w:rPr>
          <w:highlight w:val="lightGray"/>
        </w:rPr>
      </w:pPr>
      <w:r w:rsidRPr="00795437">
        <w:rPr>
          <w:highlight w:val="lightGray"/>
        </w:rPr>
        <w:t>}</w:t>
      </w:r>
    </w:p>
    <w:p w14:paraId="5393D85E" w14:textId="77777777" w:rsidR="00795437" w:rsidRPr="00795437" w:rsidRDefault="00795437" w:rsidP="009D2C87">
      <w:pPr>
        <w:pStyle w:val="BodyText"/>
        <w:rPr>
          <w:highlight w:val="lightGray"/>
        </w:rPr>
      </w:pPr>
      <w:proofErr w:type="gramStart"/>
      <w:r w:rsidRPr="00795437">
        <w:rPr>
          <w:highlight w:val="lightGray"/>
        </w:rPr>
        <w:t>else</w:t>
      </w:r>
      <w:proofErr w:type="gramEnd"/>
    </w:p>
    <w:p w14:paraId="69E070C0" w14:textId="77777777" w:rsidR="00795437" w:rsidRPr="00795437" w:rsidRDefault="00795437" w:rsidP="009D2C87">
      <w:pPr>
        <w:pStyle w:val="BodyText"/>
        <w:rPr>
          <w:highlight w:val="lightGray"/>
        </w:rPr>
      </w:pPr>
      <w:r w:rsidRPr="00795437">
        <w:rPr>
          <w:highlight w:val="lightGray"/>
        </w:rPr>
        <w:t>{</w:t>
      </w:r>
    </w:p>
    <w:p w14:paraId="62527773" w14:textId="77777777" w:rsidR="00795437" w:rsidRPr="00795437" w:rsidRDefault="00795437" w:rsidP="009D2C87">
      <w:pPr>
        <w:pStyle w:val="BodyText"/>
        <w:rPr>
          <w:highlight w:val="lightGray"/>
        </w:rPr>
      </w:pPr>
      <w:r w:rsidRPr="00795437">
        <w:rPr>
          <w:highlight w:val="lightGray"/>
        </w:rPr>
        <w:tab/>
        <w:t>$</w:t>
      </w:r>
      <w:proofErr w:type="gramStart"/>
      <w:r w:rsidRPr="00795437">
        <w:rPr>
          <w:highlight w:val="lightGray"/>
        </w:rPr>
        <w:t>cache.ccMaskedFourDigit.parent</w:t>
      </w:r>
      <w:proofErr w:type="gramEnd"/>
      <w:r w:rsidRPr="00795437">
        <w:rPr>
          <w:highlight w:val="lightGray"/>
        </w:rPr>
        <w:t>().show();</w:t>
      </w:r>
    </w:p>
    <w:p w14:paraId="10BD60BB" w14:textId="77777777" w:rsidR="00795437" w:rsidRPr="00795437" w:rsidRDefault="00795437" w:rsidP="009D2C87">
      <w:pPr>
        <w:pStyle w:val="BodyText"/>
        <w:rPr>
          <w:highlight w:val="lightGray"/>
        </w:rPr>
      </w:pPr>
      <w:r w:rsidRPr="00795437">
        <w:rPr>
          <w:highlight w:val="lightGray"/>
        </w:rPr>
        <w:tab/>
        <w:t>$</w:t>
      </w:r>
      <w:proofErr w:type="gramStart"/>
      <w:r w:rsidRPr="00795437">
        <w:rPr>
          <w:highlight w:val="lightGray"/>
        </w:rPr>
        <w:t>cache.ccNum.parent</w:t>
      </w:r>
      <w:proofErr w:type="gramEnd"/>
      <w:r w:rsidRPr="00795437">
        <w:rPr>
          <w:highlight w:val="lightGray"/>
        </w:rPr>
        <w:t>().hide();</w:t>
      </w:r>
    </w:p>
    <w:p w14:paraId="4C349344" w14:textId="77777777" w:rsidR="00795437" w:rsidRPr="00795437" w:rsidRDefault="00795437" w:rsidP="009D2C87">
      <w:pPr>
        <w:pStyle w:val="BodyText"/>
        <w:rPr>
          <w:highlight w:val="lightGray"/>
        </w:rPr>
      </w:pPr>
      <w:r w:rsidRPr="00795437">
        <w:rPr>
          <w:highlight w:val="lightGray"/>
        </w:rPr>
        <w:tab/>
        <w:t>$</w:t>
      </w:r>
      <w:proofErr w:type="gramStart"/>
      <w:r w:rsidRPr="00795437">
        <w:rPr>
          <w:highlight w:val="lightGray"/>
        </w:rPr>
        <w:t>cache.ccSubscription.val</w:t>
      </w:r>
      <w:proofErr w:type="gramEnd"/>
      <w:r w:rsidRPr="00795437">
        <w:rPr>
          <w:highlight w:val="lightGray"/>
        </w:rPr>
        <w:t>(true);</w:t>
      </w:r>
    </w:p>
    <w:p w14:paraId="18026D6D" w14:textId="77777777" w:rsidR="00795437" w:rsidRPr="0010677A" w:rsidRDefault="00795437" w:rsidP="009D2C87">
      <w:pPr>
        <w:pStyle w:val="BodyText"/>
        <w:rPr>
          <w:highlight w:val="lightGray"/>
        </w:rPr>
      </w:pPr>
      <w:r w:rsidRPr="00795437">
        <w:rPr>
          <w:highlight w:val="lightGray"/>
        </w:rPr>
        <w:t>}</w:t>
      </w:r>
    </w:p>
    <w:p w14:paraId="302C9A48" w14:textId="77777777" w:rsidR="0010677A" w:rsidRDefault="0010677A" w:rsidP="009D2C87">
      <w:pPr>
        <w:pStyle w:val="BodyText"/>
      </w:pPr>
    </w:p>
    <w:p w14:paraId="3A279206" w14:textId="77777777" w:rsidR="0010677A" w:rsidRDefault="0010677A" w:rsidP="009D2C87">
      <w:pPr>
        <w:pStyle w:val="BodyText"/>
      </w:pPr>
      <w:r>
        <w:t xml:space="preserve">Update app.js. Update </w:t>
      </w:r>
      <w:r w:rsidRPr="009921CE">
        <w:t>setCCFields</w:t>
      </w:r>
      <w:r>
        <w:t xml:space="preserve"> function.</w:t>
      </w:r>
    </w:p>
    <w:p w14:paraId="1B19D02A" w14:textId="77777777" w:rsidR="0010677A" w:rsidRDefault="0010677A" w:rsidP="009D2C87">
      <w:pPr>
        <w:pStyle w:val="BodyText"/>
      </w:pPr>
      <w:r>
        <w:t xml:space="preserve">Add the following code block after </w:t>
      </w:r>
    </w:p>
    <w:p w14:paraId="4853A8E2" w14:textId="77777777" w:rsidR="0010677A" w:rsidRDefault="0010677A" w:rsidP="009D2C87">
      <w:pPr>
        <w:pStyle w:val="BodyText"/>
      </w:pPr>
      <w:r w:rsidRPr="00890C3E">
        <w:t>$</w:t>
      </w:r>
      <w:proofErr w:type="gramStart"/>
      <w:r w:rsidRPr="00890C3E">
        <w:t>cache.ccYear.val</w:t>
      </w:r>
      <w:proofErr w:type="gramEnd"/>
      <w:r w:rsidRPr="00890C3E">
        <w:t>(data.expirationYear)</w:t>
      </w:r>
      <w:r>
        <w:t>:</w:t>
      </w:r>
    </w:p>
    <w:p w14:paraId="4C82C6D5" w14:textId="77777777" w:rsidR="0010677A" w:rsidRPr="0010677A" w:rsidRDefault="0010677A" w:rsidP="009D2C87">
      <w:pPr>
        <w:pStyle w:val="BodyText"/>
        <w:rPr>
          <w:highlight w:val="lightGray"/>
        </w:rPr>
      </w:pPr>
      <w:r w:rsidRPr="0010677A">
        <w:rPr>
          <w:highlight w:val="lightGray"/>
        </w:rPr>
        <w:t>$</w:t>
      </w:r>
      <w:proofErr w:type="gramStart"/>
      <w:r w:rsidRPr="0010677A">
        <w:rPr>
          <w:highlight w:val="lightGray"/>
        </w:rPr>
        <w:t>cache.ccSubscription.val</w:t>
      </w:r>
      <w:proofErr w:type="gramEnd"/>
      <w:r w:rsidRPr="0010677A">
        <w:rPr>
          <w:highlight w:val="lightGray"/>
        </w:rPr>
        <w:t>(data.isSubscription);</w:t>
      </w:r>
      <w:r w:rsidRPr="0010677A">
        <w:rPr>
          <w:highlight w:val="lightGray"/>
        </w:rPr>
        <w:tab/>
      </w:r>
      <w:r w:rsidRPr="0010677A">
        <w:rPr>
          <w:highlight w:val="lightGray"/>
        </w:rPr>
        <w:tab/>
      </w:r>
    </w:p>
    <w:p w14:paraId="5012C653" w14:textId="77777777" w:rsidR="0010677A" w:rsidRPr="0010677A" w:rsidRDefault="0010677A" w:rsidP="009D2C87">
      <w:pPr>
        <w:pStyle w:val="BodyText"/>
        <w:rPr>
          <w:highlight w:val="lightGray"/>
        </w:rPr>
      </w:pPr>
      <w:r w:rsidRPr="0010677A">
        <w:rPr>
          <w:highlight w:val="lightGray"/>
        </w:rPr>
        <w:t>$</w:t>
      </w:r>
      <w:proofErr w:type="gramStart"/>
      <w:r w:rsidRPr="0010677A">
        <w:rPr>
          <w:highlight w:val="lightGray"/>
        </w:rPr>
        <w:t>cache.ccMaskedFourDigit.val</w:t>
      </w:r>
      <w:proofErr w:type="gramEnd"/>
      <w:r w:rsidRPr="0010677A">
        <w:rPr>
          <w:highlight w:val="lightGray"/>
        </w:rPr>
        <w:t>(data.maskedFourDigit);</w:t>
      </w:r>
      <w:r w:rsidRPr="0010677A">
        <w:rPr>
          <w:highlight w:val="lightGray"/>
        </w:rPr>
        <w:tab/>
      </w:r>
      <w:r w:rsidRPr="0010677A">
        <w:rPr>
          <w:highlight w:val="lightGray"/>
        </w:rPr>
        <w:tab/>
      </w:r>
    </w:p>
    <w:p w14:paraId="7B4F3C09" w14:textId="77777777" w:rsidR="0010677A" w:rsidRPr="0010677A" w:rsidRDefault="0010677A" w:rsidP="009D2C87">
      <w:pPr>
        <w:pStyle w:val="BodyText"/>
        <w:rPr>
          <w:highlight w:val="lightGray"/>
        </w:rPr>
      </w:pPr>
      <w:r w:rsidRPr="0010677A">
        <w:rPr>
          <w:highlight w:val="lightGray"/>
        </w:rPr>
        <w:t>$</w:t>
      </w:r>
      <w:proofErr w:type="gramStart"/>
      <w:r w:rsidRPr="0010677A">
        <w:rPr>
          <w:highlight w:val="lightGray"/>
        </w:rPr>
        <w:t>cache.ccMaskedFourDigit.parent</w:t>
      </w:r>
      <w:proofErr w:type="gramEnd"/>
      <w:r w:rsidRPr="0010677A">
        <w:rPr>
          <w:highlight w:val="lightGray"/>
        </w:rPr>
        <w:t>().show();</w:t>
      </w:r>
    </w:p>
    <w:p w14:paraId="29BF15F7" w14:textId="77777777" w:rsidR="0010677A" w:rsidRPr="0010677A" w:rsidRDefault="0010677A" w:rsidP="009D2C87">
      <w:pPr>
        <w:pStyle w:val="BodyText"/>
        <w:rPr>
          <w:highlight w:val="lightGray"/>
        </w:rPr>
      </w:pPr>
      <w:r w:rsidRPr="0010677A">
        <w:rPr>
          <w:highlight w:val="lightGray"/>
        </w:rPr>
        <w:t>$</w:t>
      </w:r>
      <w:proofErr w:type="gramStart"/>
      <w:r w:rsidRPr="0010677A">
        <w:rPr>
          <w:highlight w:val="lightGray"/>
        </w:rPr>
        <w:t>cache.ccNum.parent</w:t>
      </w:r>
      <w:proofErr w:type="gramEnd"/>
      <w:r w:rsidRPr="0010677A">
        <w:rPr>
          <w:highlight w:val="lightGray"/>
        </w:rPr>
        <w:t>().hide();</w:t>
      </w:r>
    </w:p>
    <w:p w14:paraId="22BA5F67" w14:textId="77777777" w:rsidR="0010677A" w:rsidRDefault="0010677A" w:rsidP="009D2C87">
      <w:pPr>
        <w:pStyle w:val="BodyText"/>
      </w:pPr>
    </w:p>
    <w:p w14:paraId="62EAAE82" w14:textId="77777777" w:rsidR="00D313E6" w:rsidRDefault="002002E6" w:rsidP="009D2C87">
      <w:pPr>
        <w:pStyle w:val="BodyText"/>
      </w:pPr>
      <w:r>
        <w:t xml:space="preserve">Update the pipeline </w:t>
      </w:r>
      <w:r>
        <w:rPr>
          <w:u w:val="single"/>
        </w:rPr>
        <w:t>BASIC_CREDIT</w:t>
      </w:r>
      <w:r w:rsidRPr="00AC4FA2">
        <w:rPr>
          <w:u w:val="single"/>
        </w:rPr>
        <w:t>-</w:t>
      </w:r>
      <w:r>
        <w:rPr>
          <w:u w:val="single"/>
        </w:rPr>
        <w:t>Handle</w:t>
      </w:r>
      <w:r>
        <w:t xml:space="preserve"> to skip the subscription id for card validation.</w:t>
      </w:r>
    </w:p>
    <w:p w14:paraId="6035A4FD" w14:textId="77777777" w:rsidR="00496685" w:rsidRDefault="00496685" w:rsidP="009D2C87">
      <w:pPr>
        <w:pStyle w:val="BodyText"/>
      </w:pPr>
    </w:p>
    <w:p w14:paraId="0507701B" w14:textId="77777777" w:rsidR="00496685" w:rsidRPr="00A77AEF" w:rsidRDefault="00496685" w:rsidP="009D2C87">
      <w:pPr>
        <w:pStyle w:val="BodyText"/>
      </w:pPr>
      <w:r w:rsidRPr="00A77AEF">
        <w:t>Add Script node CreatePaymentInstrument.ds to create PaymentInstrument for subscription.</w:t>
      </w:r>
    </w:p>
    <w:p w14:paraId="09646865" w14:textId="77777777" w:rsidR="00496685" w:rsidRDefault="00496685" w:rsidP="009D2C87">
      <w:pPr>
        <w:pStyle w:val="BodyText"/>
      </w:pPr>
      <w:r>
        <w:rPr>
          <w:noProof/>
        </w:rPr>
        <w:drawing>
          <wp:inline distT="0" distB="0" distL="0" distR="0" wp14:anchorId="68383513" wp14:editId="4F59123D">
            <wp:extent cx="5781675" cy="2867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81675" cy="2867025"/>
                    </a:xfrm>
                    <a:prstGeom prst="rect">
                      <a:avLst/>
                    </a:prstGeom>
                    <a:noFill/>
                    <a:ln>
                      <a:noFill/>
                    </a:ln>
                  </pic:spPr>
                </pic:pic>
              </a:graphicData>
            </a:graphic>
          </wp:inline>
        </w:drawing>
      </w:r>
    </w:p>
    <w:p w14:paraId="6C05A116" w14:textId="77777777" w:rsidR="00496685" w:rsidRDefault="00496685" w:rsidP="009D2C87">
      <w:pPr>
        <w:pStyle w:val="BodyText"/>
      </w:pPr>
    </w:p>
    <w:p w14:paraId="2F01C440" w14:textId="77777777" w:rsidR="00496685" w:rsidRPr="00BF29CC" w:rsidRDefault="00496685" w:rsidP="009D2C87">
      <w:pPr>
        <w:pStyle w:val="BodyText"/>
      </w:pPr>
      <w:r w:rsidRPr="00BF29CC">
        <w:t>Assign the Input/output parameter as shown in figure below:</w:t>
      </w:r>
    </w:p>
    <w:p w14:paraId="71D29D72" w14:textId="77777777" w:rsidR="00496685" w:rsidRDefault="00496685" w:rsidP="009D2C87">
      <w:pPr>
        <w:pStyle w:val="BodyText"/>
      </w:pPr>
      <w:r>
        <w:rPr>
          <w:noProof/>
        </w:rPr>
        <w:drawing>
          <wp:inline distT="0" distB="0" distL="0" distR="0" wp14:anchorId="271D7D10" wp14:editId="31538C8E">
            <wp:extent cx="5829300" cy="3009900"/>
            <wp:effectExtent l="19050" t="1905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829300" cy="3009900"/>
                    </a:xfrm>
                    <a:prstGeom prst="rect">
                      <a:avLst/>
                    </a:prstGeom>
                    <a:noFill/>
                    <a:ln>
                      <a:solidFill>
                        <a:schemeClr val="accent1"/>
                      </a:solidFill>
                    </a:ln>
                  </pic:spPr>
                </pic:pic>
              </a:graphicData>
            </a:graphic>
          </wp:inline>
        </w:drawing>
      </w:r>
    </w:p>
    <w:p w14:paraId="37EF0238" w14:textId="77777777" w:rsidR="00496685" w:rsidRDefault="00496685" w:rsidP="009D2C87">
      <w:pPr>
        <w:pStyle w:val="BodyText"/>
      </w:pPr>
    </w:p>
    <w:p w14:paraId="6734F615" w14:textId="77777777" w:rsidR="00496685" w:rsidRDefault="00496685" w:rsidP="009D2C87">
      <w:pPr>
        <w:pStyle w:val="BodyText"/>
      </w:pPr>
    </w:p>
    <w:p w14:paraId="75D1785D" w14:textId="77777777" w:rsidR="002002E6" w:rsidRDefault="002002E6" w:rsidP="009D2C87">
      <w:pPr>
        <w:pStyle w:val="BodyText"/>
      </w:pPr>
      <w:r>
        <w:t>And assign current forms values to PaymentInstrument.</w:t>
      </w:r>
    </w:p>
    <w:p w14:paraId="000387D8" w14:textId="77777777" w:rsidR="00C50237" w:rsidRDefault="00C50237" w:rsidP="009D2C87">
      <w:pPr>
        <w:pStyle w:val="BodyText"/>
      </w:pPr>
    </w:p>
    <w:p w14:paraId="227F06EB" w14:textId="77777777" w:rsidR="00C50237" w:rsidRPr="002002E6" w:rsidRDefault="002002E6" w:rsidP="009D2C87">
      <w:pPr>
        <w:pStyle w:val="BodyText"/>
      </w:pPr>
      <w:r w:rsidRPr="002002E6">
        <w:rPr>
          <w:noProof/>
        </w:rPr>
        <w:drawing>
          <wp:inline distT="0" distB="0" distL="0" distR="0" wp14:anchorId="6D43F0D6" wp14:editId="627B25FF">
            <wp:extent cx="5762445" cy="2820838"/>
            <wp:effectExtent l="19050" t="1905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62253" cy="2820744"/>
                    </a:xfrm>
                    <a:prstGeom prst="rect">
                      <a:avLst/>
                    </a:prstGeom>
                    <a:noFill/>
                    <a:ln>
                      <a:solidFill>
                        <a:schemeClr val="accent1"/>
                      </a:solidFill>
                    </a:ln>
                  </pic:spPr>
                </pic:pic>
              </a:graphicData>
            </a:graphic>
          </wp:inline>
        </w:drawing>
      </w:r>
    </w:p>
    <w:p w14:paraId="7E39279B" w14:textId="77777777" w:rsidR="00AC4FA2" w:rsidRDefault="00AC4FA2" w:rsidP="009D2C87">
      <w:pPr>
        <w:pStyle w:val="BodyText"/>
      </w:pPr>
    </w:p>
    <w:p w14:paraId="71B162D9" w14:textId="77777777" w:rsidR="00AB4526" w:rsidRDefault="00AB4526" w:rsidP="009D2C87">
      <w:pPr>
        <w:pStyle w:val="BodyText"/>
      </w:pPr>
    </w:p>
    <w:p w14:paraId="3D2A18E4" w14:textId="77777777" w:rsidR="00AB4526" w:rsidRDefault="00AB4526" w:rsidP="009D2C87">
      <w:pPr>
        <w:pStyle w:val="BodyText"/>
      </w:pPr>
    </w:p>
    <w:p w14:paraId="1309B8A0" w14:textId="77777777" w:rsidR="00AB4526" w:rsidRDefault="00AB4526" w:rsidP="009D2C87">
      <w:pPr>
        <w:pStyle w:val="BodyText"/>
      </w:pPr>
    </w:p>
    <w:p w14:paraId="76FC84C6" w14:textId="77777777" w:rsidR="00AB4526" w:rsidRDefault="00AB4526" w:rsidP="009D2C87">
      <w:pPr>
        <w:pStyle w:val="BodyText"/>
      </w:pPr>
    </w:p>
    <w:p w14:paraId="507E980A" w14:textId="77777777" w:rsidR="00AB4526" w:rsidRDefault="00AB4526" w:rsidP="009D2C87">
      <w:pPr>
        <w:pStyle w:val="BodyText"/>
      </w:pPr>
    </w:p>
    <w:p w14:paraId="239B9811" w14:textId="77777777" w:rsidR="00AB4526" w:rsidRDefault="00AB4526" w:rsidP="009D2C87">
      <w:pPr>
        <w:pStyle w:val="BodyText"/>
      </w:pPr>
      <w:r>
        <w:t>Assign the current credit card form fields values to PaymentInstruments as shown in screen below:</w:t>
      </w:r>
    </w:p>
    <w:p w14:paraId="23259540" w14:textId="77777777" w:rsidR="00AB4526" w:rsidRDefault="00AB4526" w:rsidP="009D2C87">
      <w:pPr>
        <w:pStyle w:val="BodyText"/>
      </w:pPr>
    </w:p>
    <w:p w14:paraId="73DB8041" w14:textId="77777777" w:rsidR="00AB4526" w:rsidRDefault="00AB4526" w:rsidP="009D2C87">
      <w:pPr>
        <w:pStyle w:val="BodyText"/>
      </w:pPr>
      <w:r>
        <w:rPr>
          <w:noProof/>
        </w:rPr>
        <w:drawing>
          <wp:inline distT="0" distB="0" distL="0" distR="0" wp14:anchorId="296D82FA" wp14:editId="69467467">
            <wp:extent cx="5657850" cy="3476625"/>
            <wp:effectExtent l="19050" t="1905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657850" cy="3476625"/>
                    </a:xfrm>
                    <a:prstGeom prst="rect">
                      <a:avLst/>
                    </a:prstGeom>
                    <a:noFill/>
                    <a:ln>
                      <a:solidFill>
                        <a:schemeClr val="accent1"/>
                      </a:solidFill>
                    </a:ln>
                  </pic:spPr>
                </pic:pic>
              </a:graphicData>
            </a:graphic>
          </wp:inline>
        </w:drawing>
      </w:r>
    </w:p>
    <w:p w14:paraId="46D42CCF" w14:textId="77777777" w:rsidR="00AB4526" w:rsidRDefault="00AB4526" w:rsidP="009D2C87">
      <w:pPr>
        <w:pStyle w:val="BodyText"/>
      </w:pPr>
    </w:p>
    <w:p w14:paraId="54C7C9F4" w14:textId="77777777" w:rsidR="00AB4526" w:rsidRDefault="00AB4526" w:rsidP="009D2C87">
      <w:pPr>
        <w:pStyle w:val="BodyText"/>
      </w:pPr>
    </w:p>
    <w:p w14:paraId="0F9B7DCB" w14:textId="77777777" w:rsidR="00AC4FA2" w:rsidRDefault="00AC4FA2" w:rsidP="009D2C87">
      <w:pPr>
        <w:pStyle w:val="BodyText"/>
      </w:pPr>
      <w:r>
        <w:t xml:space="preserve">Update the pipeline </w:t>
      </w:r>
      <w:r w:rsidRPr="00AC4FA2">
        <w:rPr>
          <w:u w:val="single"/>
        </w:rPr>
        <w:t>PaymentInstruments-Add</w:t>
      </w:r>
      <w:r>
        <w:t xml:space="preserve"> to make a call to Cybersource pipeline to Create Subscription.</w:t>
      </w:r>
    </w:p>
    <w:p w14:paraId="5B359AA7" w14:textId="77777777" w:rsidR="00AC4FA2" w:rsidRDefault="00AC4FA2" w:rsidP="009D2C87">
      <w:pPr>
        <w:pStyle w:val="BodyText"/>
      </w:pPr>
      <w:r>
        <w:rPr>
          <w:noProof/>
        </w:rPr>
        <w:drawing>
          <wp:inline distT="0" distB="0" distL="0" distR="0" wp14:anchorId="4EEC8D7A" wp14:editId="63FC5709">
            <wp:extent cx="5745192" cy="3036430"/>
            <wp:effectExtent l="19050" t="19050" r="8255"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srcRect/>
                    <a:stretch>
                      <a:fillRect/>
                    </a:stretch>
                  </pic:blipFill>
                  <pic:spPr bwMode="auto">
                    <a:xfrm>
                      <a:off x="0" y="0"/>
                      <a:ext cx="5744972" cy="3036314"/>
                    </a:xfrm>
                    <a:prstGeom prst="rect">
                      <a:avLst/>
                    </a:prstGeom>
                    <a:noFill/>
                    <a:ln w="9525">
                      <a:solidFill>
                        <a:schemeClr val="accent1"/>
                      </a:solidFill>
                      <a:miter lim="800000"/>
                      <a:headEnd/>
                      <a:tailEnd/>
                    </a:ln>
                  </pic:spPr>
                </pic:pic>
              </a:graphicData>
            </a:graphic>
          </wp:inline>
        </w:drawing>
      </w:r>
    </w:p>
    <w:p w14:paraId="327AE491" w14:textId="77777777" w:rsidR="00AE39BB" w:rsidRDefault="00AE39BB" w:rsidP="009D2C87">
      <w:pPr>
        <w:pStyle w:val="BodyText"/>
      </w:pPr>
    </w:p>
    <w:p w14:paraId="2F9F57BB" w14:textId="77777777" w:rsidR="002F6212" w:rsidRDefault="002F6212" w:rsidP="009D2C87">
      <w:pPr>
        <w:pStyle w:val="BodyText"/>
      </w:pPr>
      <w:r>
        <w:lastRenderedPageBreak/>
        <w:t>Add assign node just after call node at error connector.  And assign the value as shown in screen below:</w:t>
      </w:r>
    </w:p>
    <w:p w14:paraId="0EF57E99" w14:textId="77777777" w:rsidR="002F6212" w:rsidRDefault="002F6212" w:rsidP="009D2C87">
      <w:pPr>
        <w:pStyle w:val="BodyText"/>
      </w:pPr>
    </w:p>
    <w:p w14:paraId="7B066901" w14:textId="77777777" w:rsidR="00D313E6" w:rsidRDefault="00D313E6" w:rsidP="009D2C87">
      <w:pPr>
        <w:pStyle w:val="BodyText"/>
      </w:pPr>
    </w:p>
    <w:p w14:paraId="3FF738C2" w14:textId="77777777" w:rsidR="002F6212" w:rsidRDefault="002F6212" w:rsidP="009D2C87">
      <w:pPr>
        <w:pStyle w:val="BodyText"/>
      </w:pPr>
      <w:r>
        <w:rPr>
          <w:noProof/>
        </w:rPr>
        <w:drawing>
          <wp:inline distT="0" distB="0" distL="0" distR="0" wp14:anchorId="62A3ECAD" wp14:editId="45BBA514">
            <wp:extent cx="5762625" cy="3190875"/>
            <wp:effectExtent l="19050" t="1905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62625" cy="3190875"/>
                    </a:xfrm>
                    <a:prstGeom prst="rect">
                      <a:avLst/>
                    </a:prstGeom>
                    <a:noFill/>
                    <a:ln>
                      <a:solidFill>
                        <a:schemeClr val="accent1"/>
                      </a:solidFill>
                    </a:ln>
                  </pic:spPr>
                </pic:pic>
              </a:graphicData>
            </a:graphic>
          </wp:inline>
        </w:drawing>
      </w:r>
    </w:p>
    <w:p w14:paraId="0A494BD0" w14:textId="77777777" w:rsidR="007909AD" w:rsidRDefault="007909AD" w:rsidP="009D2C87">
      <w:pPr>
        <w:pStyle w:val="BodyText"/>
      </w:pPr>
    </w:p>
    <w:p w14:paraId="38EE1C2A" w14:textId="77777777" w:rsidR="00D313E6" w:rsidRDefault="00AE39BB" w:rsidP="009D2C87">
      <w:pPr>
        <w:pStyle w:val="BodyText"/>
      </w:pPr>
      <w:r>
        <w:t xml:space="preserve">Add assign node just after GetCustomerPaymentInsturments. </w:t>
      </w:r>
    </w:p>
    <w:p w14:paraId="21BB5A8A" w14:textId="77777777" w:rsidR="00AE39BB" w:rsidRDefault="00AE39BB" w:rsidP="009D2C87">
      <w:pPr>
        <w:pStyle w:val="BodyText"/>
      </w:pPr>
      <w:r>
        <w:t xml:space="preserve">Assign the credit card number </w:t>
      </w:r>
      <w:proofErr w:type="gramStart"/>
      <w:r>
        <w:t>to masked four digit</w:t>
      </w:r>
      <w:proofErr w:type="gramEnd"/>
      <w:r>
        <w:t xml:space="preserve"> (newly created field in creditcard.xml)</w:t>
      </w:r>
    </w:p>
    <w:p w14:paraId="2B8D2D76" w14:textId="77777777" w:rsidR="00AE39BB" w:rsidRDefault="00AE39BB" w:rsidP="009D2C87">
      <w:pPr>
        <w:pStyle w:val="BodyText"/>
      </w:pPr>
    </w:p>
    <w:p w14:paraId="6215CCB9" w14:textId="77777777" w:rsidR="00AE39BB" w:rsidRDefault="00AE39BB" w:rsidP="009D2C87">
      <w:pPr>
        <w:pStyle w:val="BodyText"/>
      </w:pPr>
      <w:r>
        <w:rPr>
          <w:noProof/>
        </w:rPr>
        <w:lastRenderedPageBreak/>
        <w:drawing>
          <wp:inline distT="0" distB="0" distL="0" distR="0" wp14:anchorId="4AB8D040" wp14:editId="2F19F4E1">
            <wp:extent cx="5667554" cy="3450566"/>
            <wp:effectExtent l="19050" t="1905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671334" cy="3452867"/>
                    </a:xfrm>
                    <a:prstGeom prst="rect">
                      <a:avLst/>
                    </a:prstGeom>
                    <a:noFill/>
                    <a:ln>
                      <a:solidFill>
                        <a:schemeClr val="accent1"/>
                      </a:solidFill>
                    </a:ln>
                  </pic:spPr>
                </pic:pic>
              </a:graphicData>
            </a:graphic>
          </wp:inline>
        </w:drawing>
      </w:r>
    </w:p>
    <w:p w14:paraId="795BD2A2" w14:textId="77777777" w:rsidR="00AE39BB" w:rsidRDefault="00AE39BB" w:rsidP="009D2C87">
      <w:pPr>
        <w:pStyle w:val="BodyText"/>
      </w:pPr>
    </w:p>
    <w:p w14:paraId="52AC939A" w14:textId="77777777" w:rsidR="00D313E6" w:rsidRDefault="00EC51C0" w:rsidP="009D2C87">
      <w:pPr>
        <w:pStyle w:val="BodyText"/>
      </w:pPr>
      <w:r>
        <w:t xml:space="preserve">Add assign node just after UpdateObjectWithForm within same pipeline flow. </w:t>
      </w:r>
    </w:p>
    <w:p w14:paraId="41A75370" w14:textId="77777777" w:rsidR="00AE39BB" w:rsidRDefault="00EC51C0" w:rsidP="009D2C87">
      <w:pPr>
        <w:pStyle w:val="BodyText"/>
      </w:pPr>
      <w:r>
        <w:t>Update the customer payment instrument with isSubscription&amp;maskedFourDigit</w:t>
      </w:r>
      <w:r w:rsidR="00466CEE">
        <w:t xml:space="preserve"> (Make sure pipelet should be transactional)</w:t>
      </w:r>
      <w:r>
        <w:t>.</w:t>
      </w:r>
    </w:p>
    <w:p w14:paraId="4B38B705" w14:textId="77777777" w:rsidR="00EC51C0" w:rsidRDefault="00EC51C0" w:rsidP="009D2C87">
      <w:pPr>
        <w:pStyle w:val="BodyText"/>
      </w:pPr>
    </w:p>
    <w:p w14:paraId="59D211A8" w14:textId="77777777" w:rsidR="00EC51C0" w:rsidRPr="00EC51C0" w:rsidRDefault="00EC51C0" w:rsidP="009D2C87">
      <w:pPr>
        <w:pStyle w:val="BodyText"/>
      </w:pPr>
      <w:r>
        <w:t>Assign the following value:</w:t>
      </w:r>
    </w:p>
    <w:p w14:paraId="6AFC47E0" w14:textId="77777777" w:rsidR="00EC51C0" w:rsidRPr="00EC51C0" w:rsidRDefault="00EC51C0" w:rsidP="009D2C87">
      <w:pPr>
        <w:pStyle w:val="BodyText"/>
        <w:rPr>
          <w:highlight w:val="lightGray"/>
        </w:rPr>
      </w:pPr>
      <w:r w:rsidRPr="00EC51C0">
        <w:rPr>
          <w:highlight w:val="lightGray"/>
        </w:rPr>
        <w:t>************"+</w:t>
      </w:r>
      <w:proofErr w:type="gramStart"/>
      <w:r w:rsidRPr="00EC51C0">
        <w:rPr>
          <w:highlight w:val="lightGray"/>
        </w:rPr>
        <w:t>CurrentForms.paymentinstruments.creditcards.newcreditcard.maskedFourDigit.value.slice(</w:t>
      </w:r>
      <w:proofErr w:type="gramEnd"/>
      <w:r w:rsidRPr="00EC51C0">
        <w:rPr>
          <w:highlight w:val="lightGray"/>
        </w:rPr>
        <w:t>CurrentForms.paymentinstruments.creditcards.newcreditcard.maskedFourDigit.value.length-4,CurrentForms.paymentinstruments.creditcards.newcreditcard.maskedFourDigit.value.length)</w:t>
      </w:r>
    </w:p>
    <w:p w14:paraId="6B5E4127" w14:textId="77777777" w:rsidR="00AC4FA2" w:rsidRDefault="00EC51C0" w:rsidP="009D2C87">
      <w:pPr>
        <w:pStyle w:val="BodyText"/>
      </w:pPr>
      <w:r>
        <w:tab/>
        <w:t>To</w:t>
      </w:r>
    </w:p>
    <w:p w14:paraId="19F65AD9" w14:textId="77777777" w:rsidR="00EC51C0" w:rsidRDefault="00EC51C0" w:rsidP="009D2C87">
      <w:pPr>
        <w:pStyle w:val="BodyText"/>
      </w:pPr>
      <w:r>
        <w:tab/>
      </w:r>
      <w:r w:rsidRPr="00EC51C0">
        <w:rPr>
          <w:highlight w:val="lightGray"/>
        </w:rPr>
        <w:t>PaymentInstrument.custom.maskedFourDigit</w:t>
      </w:r>
    </w:p>
    <w:p w14:paraId="1B07FD0B" w14:textId="77777777" w:rsidR="0038137E" w:rsidRDefault="00EC51C0" w:rsidP="009D2C87">
      <w:pPr>
        <w:pStyle w:val="BodyText"/>
      </w:pPr>
      <w:r>
        <w:lastRenderedPageBreak/>
        <w:tab/>
      </w:r>
      <w:r>
        <w:rPr>
          <w:noProof/>
        </w:rPr>
        <w:drawing>
          <wp:inline distT="0" distB="0" distL="0" distR="0" wp14:anchorId="11D4161C" wp14:editId="1060F6C2">
            <wp:extent cx="5848709" cy="3390181"/>
            <wp:effectExtent l="19050" t="1905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848856" cy="3390266"/>
                    </a:xfrm>
                    <a:prstGeom prst="rect">
                      <a:avLst/>
                    </a:prstGeom>
                    <a:noFill/>
                    <a:ln>
                      <a:solidFill>
                        <a:schemeClr val="accent1"/>
                      </a:solidFill>
                    </a:ln>
                  </pic:spPr>
                </pic:pic>
              </a:graphicData>
            </a:graphic>
          </wp:inline>
        </w:drawing>
      </w:r>
    </w:p>
    <w:p w14:paraId="1C834A0B" w14:textId="77777777" w:rsidR="0038137E" w:rsidRDefault="0038137E" w:rsidP="009D2C87">
      <w:pPr>
        <w:pStyle w:val="BodyText"/>
      </w:pPr>
    </w:p>
    <w:p w14:paraId="73BC4090" w14:textId="77777777" w:rsidR="0038137E" w:rsidRDefault="0038137E" w:rsidP="009D2C87">
      <w:pPr>
        <w:pStyle w:val="BodyText"/>
      </w:pPr>
      <w:r>
        <w:t xml:space="preserve">Update the pipeline </w:t>
      </w:r>
      <w:r w:rsidRPr="00AC4FA2">
        <w:rPr>
          <w:u w:val="single"/>
        </w:rPr>
        <w:t>PaymentInstruments-</w:t>
      </w:r>
      <w:r>
        <w:rPr>
          <w:u w:val="single"/>
        </w:rPr>
        <w:t>Delete</w:t>
      </w:r>
      <w:r>
        <w:t xml:space="preserve"> to make a call to Cybersource pipeline to Delete Subscription.</w:t>
      </w:r>
      <w:r w:rsidR="001A71E0">
        <w:t xml:space="preserve"> Add call node after expression.</w:t>
      </w:r>
    </w:p>
    <w:p w14:paraId="1805D9D6" w14:textId="77777777" w:rsidR="001A71E0" w:rsidRDefault="001A71E0" w:rsidP="009D2C87">
      <w:pPr>
        <w:pStyle w:val="BodyText"/>
      </w:pPr>
    </w:p>
    <w:p w14:paraId="3382B498" w14:textId="77777777" w:rsidR="0038137E" w:rsidRDefault="001F18B2" w:rsidP="009D2C87">
      <w:pPr>
        <w:pStyle w:val="BodyText"/>
      </w:pPr>
      <w:r>
        <w:rPr>
          <w:noProof/>
        </w:rPr>
        <w:drawing>
          <wp:inline distT="0" distB="0" distL="0" distR="0" wp14:anchorId="72E727FF" wp14:editId="28F65255">
            <wp:extent cx="5848709" cy="2898475"/>
            <wp:effectExtent l="19050" t="1905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849314" cy="2898775"/>
                    </a:xfrm>
                    <a:prstGeom prst="rect">
                      <a:avLst/>
                    </a:prstGeom>
                    <a:noFill/>
                    <a:ln>
                      <a:solidFill>
                        <a:schemeClr val="accent1"/>
                      </a:solidFill>
                    </a:ln>
                  </pic:spPr>
                </pic:pic>
              </a:graphicData>
            </a:graphic>
          </wp:inline>
        </w:drawing>
      </w:r>
    </w:p>
    <w:p w14:paraId="3856FA7E" w14:textId="77777777" w:rsidR="0026661B" w:rsidRDefault="0026661B" w:rsidP="009D2C87">
      <w:pPr>
        <w:pStyle w:val="BodyText"/>
      </w:pPr>
    </w:p>
    <w:p w14:paraId="7BD4945A" w14:textId="77777777" w:rsidR="0026661B" w:rsidRDefault="0026661B" w:rsidP="009D2C87">
      <w:pPr>
        <w:pStyle w:val="BodyText"/>
      </w:pPr>
    </w:p>
    <w:p w14:paraId="254C4612" w14:textId="77777777" w:rsidR="0026661B" w:rsidRDefault="0026661B" w:rsidP="009D2C87">
      <w:pPr>
        <w:pStyle w:val="BodyText"/>
      </w:pPr>
      <w:r>
        <w:t>Add assign node just after call node at error connector.  And assign the value as shown in screen below:</w:t>
      </w:r>
    </w:p>
    <w:p w14:paraId="7A28E04D" w14:textId="77777777" w:rsidR="0026661B" w:rsidRDefault="0026661B" w:rsidP="009D2C87">
      <w:pPr>
        <w:pStyle w:val="BodyText"/>
      </w:pPr>
      <w:r>
        <w:rPr>
          <w:noProof/>
        </w:rPr>
        <w:lastRenderedPageBreak/>
        <w:drawing>
          <wp:inline distT="0" distB="0" distL="0" distR="0" wp14:anchorId="0CC1418D" wp14:editId="6CFC7A50">
            <wp:extent cx="5762625" cy="3190875"/>
            <wp:effectExtent l="19050" t="1905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62625" cy="3190875"/>
                    </a:xfrm>
                    <a:prstGeom prst="rect">
                      <a:avLst/>
                    </a:prstGeom>
                    <a:noFill/>
                    <a:ln>
                      <a:solidFill>
                        <a:schemeClr val="accent1"/>
                      </a:solidFill>
                    </a:ln>
                  </pic:spPr>
                </pic:pic>
              </a:graphicData>
            </a:graphic>
          </wp:inline>
        </w:drawing>
      </w:r>
    </w:p>
    <w:p w14:paraId="0D31D9EB" w14:textId="77777777" w:rsidR="0026661B" w:rsidRDefault="0026661B" w:rsidP="009D2C87">
      <w:pPr>
        <w:pStyle w:val="BodyText"/>
      </w:pPr>
    </w:p>
    <w:p w14:paraId="4C81CE3C" w14:textId="77777777" w:rsidR="00686D5E" w:rsidRDefault="00686D5E" w:rsidP="009D2C87">
      <w:pPr>
        <w:pStyle w:val="BodyText"/>
      </w:pPr>
      <w:r w:rsidRPr="00EF13B0">
        <w:t xml:space="preserve">All functionalities </w:t>
      </w:r>
      <w:r>
        <w:t xml:space="preserve">related to Cybersource Payment Tokenization </w:t>
      </w:r>
      <w:r w:rsidRPr="00EF13B0">
        <w:t>are created and working in stand</w:t>
      </w:r>
      <w:r>
        <w:t>-</w:t>
      </w:r>
      <w:r w:rsidRPr="00EF13B0">
        <w:t xml:space="preserve">alone mode in </w:t>
      </w:r>
      <w:r w:rsidRPr="00086A75">
        <w:rPr>
          <w:color w:val="FF0000"/>
        </w:rPr>
        <w:t>Cybersource_Subscription.xml</w:t>
      </w:r>
      <w:r w:rsidRPr="00EF13B0">
        <w:t xml:space="preserve"> pipeline. They have to customized and integrated as per the merchant specific needs</w:t>
      </w:r>
    </w:p>
    <w:p w14:paraId="2AD1A0AD" w14:textId="77777777" w:rsidR="007759AC" w:rsidRDefault="007759AC" w:rsidP="009D2C87">
      <w:pPr>
        <w:pStyle w:val="BodyText"/>
      </w:pPr>
    </w:p>
    <w:p w14:paraId="470DCE43" w14:textId="77777777" w:rsidR="00A718F1" w:rsidRDefault="00A718F1" w:rsidP="009D2C87">
      <w:pPr>
        <w:pStyle w:val="BodyText"/>
      </w:pPr>
    </w:p>
    <w:p w14:paraId="77AEA9C4" w14:textId="77777777" w:rsidR="00A718F1" w:rsidRDefault="00A718F1" w:rsidP="009D2C87">
      <w:pPr>
        <w:pStyle w:val="BodyText"/>
      </w:pPr>
    </w:p>
    <w:p w14:paraId="02B3C4B6" w14:textId="77777777" w:rsidR="00A718F1" w:rsidRDefault="00A718F1" w:rsidP="009D2C87">
      <w:pPr>
        <w:pStyle w:val="BodyText"/>
      </w:pPr>
    </w:p>
    <w:p w14:paraId="458E1B03" w14:textId="77777777" w:rsidR="00A718F1" w:rsidRDefault="00A718F1" w:rsidP="009D2C87">
      <w:pPr>
        <w:pStyle w:val="BodyText"/>
      </w:pPr>
    </w:p>
    <w:p w14:paraId="77AF11F6" w14:textId="77777777" w:rsidR="00A718F1" w:rsidRDefault="00A718F1" w:rsidP="009D2C87">
      <w:pPr>
        <w:pStyle w:val="BodyText"/>
      </w:pPr>
    </w:p>
    <w:p w14:paraId="12511357" w14:textId="77777777" w:rsidR="00A718F1" w:rsidRDefault="00A718F1" w:rsidP="009D2C87">
      <w:pPr>
        <w:pStyle w:val="BodyText"/>
      </w:pPr>
    </w:p>
    <w:p w14:paraId="4B5FA594" w14:textId="77777777" w:rsidR="007759AC" w:rsidRDefault="007759AC" w:rsidP="009D2C87">
      <w:pPr>
        <w:pStyle w:val="BodyText"/>
      </w:pPr>
    </w:p>
    <w:p w14:paraId="2F6008B7" w14:textId="77777777" w:rsidR="007759AC" w:rsidRDefault="007759AC" w:rsidP="009D2C87">
      <w:pPr>
        <w:pStyle w:val="BodyText"/>
      </w:pPr>
    </w:p>
    <w:p w14:paraId="123B282E" w14:textId="77777777" w:rsidR="007759AC" w:rsidRDefault="007759AC" w:rsidP="007759AC">
      <w:pPr>
        <w:pStyle w:val="Heading3"/>
      </w:pPr>
      <w:bookmarkStart w:id="84" w:name="_Toc353399424"/>
      <w:bookmarkStart w:id="85" w:name="_Toc368651153"/>
      <w:bookmarkStart w:id="86" w:name="_Toc391039070"/>
      <w:r>
        <w:t>V.me by Visa</w:t>
      </w:r>
      <w:bookmarkEnd w:id="84"/>
      <w:bookmarkEnd w:id="85"/>
      <w:bookmarkEnd w:id="86"/>
    </w:p>
    <w:p w14:paraId="02811C12" w14:textId="77777777" w:rsidR="007759AC" w:rsidRPr="00EB0F65" w:rsidRDefault="007759AC" w:rsidP="007759AC">
      <w:pPr>
        <w:jc w:val="both"/>
        <w:rPr>
          <w:rFonts w:ascii="Times New Roman" w:hAnsi="Times New Roman" w:cs="Times New Roman"/>
        </w:rPr>
      </w:pPr>
      <w:r w:rsidRPr="00EB0F65">
        <w:rPr>
          <w:rFonts w:ascii="Times New Roman" w:hAnsi="Times New Roman" w:cs="Times New Roman"/>
        </w:rPr>
        <w:t>In order to integrate the V.me cartridge functionality merchant has to follow the instructions given in this section.</w:t>
      </w:r>
    </w:p>
    <w:p w14:paraId="2E1E8A39" w14:textId="77777777" w:rsidR="007759AC" w:rsidRPr="00EB0F65" w:rsidRDefault="007759AC" w:rsidP="007759AC">
      <w:pPr>
        <w:jc w:val="both"/>
        <w:rPr>
          <w:rFonts w:ascii="Times New Roman" w:hAnsi="Times New Roman" w:cs="Times New Roman"/>
        </w:rPr>
      </w:pPr>
      <w:r w:rsidRPr="00EB0F65">
        <w:rPr>
          <w:rFonts w:ascii="Times New Roman" w:hAnsi="Times New Roman" w:cs="Times New Roman"/>
        </w:rPr>
        <w:t xml:space="preserve">The cartridge code also includes sample files for reference. </w:t>
      </w:r>
      <w:proofErr w:type="gramStart"/>
      <w:r w:rsidRPr="00EB0F65">
        <w:rPr>
          <w:rFonts w:ascii="Times New Roman" w:hAnsi="Times New Roman" w:cs="Times New Roman"/>
        </w:rPr>
        <w:t xml:space="preserve">The changes made in sample files are denoted by appropriate </w:t>
      </w:r>
      <w:r w:rsidRPr="00EB0F65">
        <w:rPr>
          <w:rFonts w:ascii="Times New Roman" w:hAnsi="Times New Roman" w:cs="Times New Roman"/>
          <w:b/>
        </w:rPr>
        <w:t>“BEGIN V.ME CHANGES” &amp; “END V.ME CHANGES”</w:t>
      </w:r>
      <w:r w:rsidRPr="00EB0F65">
        <w:rPr>
          <w:rFonts w:ascii="Times New Roman" w:hAnsi="Times New Roman" w:cs="Times New Roman"/>
        </w:rPr>
        <w:t xml:space="preserve"> tags</w:t>
      </w:r>
      <w:proofErr w:type="gramEnd"/>
      <w:r w:rsidRPr="00EB0F65">
        <w:rPr>
          <w:rFonts w:ascii="Times New Roman" w:hAnsi="Times New Roman" w:cs="Times New Roman"/>
        </w:rPr>
        <w:t xml:space="preserve">. </w:t>
      </w:r>
    </w:p>
    <w:p w14:paraId="64A98293" w14:textId="77777777" w:rsidR="007759AC" w:rsidRDefault="007759AC" w:rsidP="007759AC">
      <w:pPr>
        <w:jc w:val="both"/>
        <w:rPr>
          <w:rFonts w:ascii="Times New Roman" w:hAnsi="Times New Roman" w:cs="Times New Roman"/>
          <w:color w:val="FF0000"/>
        </w:rPr>
      </w:pPr>
      <w:r w:rsidRPr="00EB0F65">
        <w:rPr>
          <w:rFonts w:ascii="Times New Roman" w:hAnsi="Times New Roman" w:cs="Times New Roman"/>
          <w:b/>
          <w:color w:val="FF0000"/>
          <w:u w:val="single"/>
        </w:rPr>
        <w:t>Note:</w:t>
      </w:r>
      <w:r w:rsidRPr="00EB0F65">
        <w:rPr>
          <w:rFonts w:ascii="Times New Roman" w:hAnsi="Times New Roman" w:cs="Times New Roman"/>
          <w:color w:val="FF0000"/>
        </w:rPr>
        <w:t xml:space="preserve"> It is suggested that merchant does all the changes defined in this section</w:t>
      </w:r>
      <w:r>
        <w:rPr>
          <w:rFonts w:ascii="Times New Roman" w:hAnsi="Times New Roman" w:cs="Times New Roman"/>
          <w:color w:val="FF0000"/>
        </w:rPr>
        <w:t>, to</w:t>
      </w:r>
      <w:r w:rsidRPr="00EB0F65">
        <w:rPr>
          <w:rFonts w:ascii="Times New Roman" w:hAnsi="Times New Roman" w:cs="Times New Roman"/>
          <w:color w:val="FF0000"/>
        </w:rPr>
        <w:t xml:space="preserve"> achieve the desired V.me functionality.</w:t>
      </w:r>
    </w:p>
    <w:p w14:paraId="56033863" w14:textId="77777777" w:rsidR="007759AC" w:rsidRDefault="007759AC" w:rsidP="007759AC">
      <w:pPr>
        <w:jc w:val="both"/>
        <w:rPr>
          <w:rFonts w:ascii="Times New Roman" w:hAnsi="Times New Roman" w:cs="Times New Roman"/>
          <w:color w:val="FF0000"/>
        </w:rPr>
      </w:pPr>
    </w:p>
    <w:p w14:paraId="549718E3" w14:textId="77777777" w:rsidR="007759AC" w:rsidRPr="00F33DB0" w:rsidRDefault="007759AC" w:rsidP="009D2C87">
      <w:pPr>
        <w:pStyle w:val="BodyText"/>
      </w:pPr>
      <w:bookmarkStart w:id="87" w:name="_Toc352582723"/>
      <w:r w:rsidRPr="00F33DB0">
        <w:t>How it Works</w:t>
      </w:r>
      <w:bookmarkEnd w:id="87"/>
    </w:p>
    <w:p w14:paraId="43A29E06" w14:textId="77777777" w:rsidR="007759AC" w:rsidRPr="007A08ED" w:rsidRDefault="007759AC" w:rsidP="007759AC">
      <w:pPr>
        <w:jc w:val="both"/>
        <w:rPr>
          <w:rFonts w:ascii="Times New Roman" w:hAnsi="Times New Roman" w:cs="Times New Roman"/>
        </w:rPr>
      </w:pPr>
      <w:r w:rsidRPr="007A08ED">
        <w:rPr>
          <w:rFonts w:ascii="Times New Roman" w:hAnsi="Times New Roman" w:cs="Times New Roman"/>
        </w:rPr>
        <w:t xml:space="preserve">In order to enable V.me buy button on website, following files have to be used from </w:t>
      </w:r>
      <w:r w:rsidRPr="006D64E2">
        <w:rPr>
          <w:rFonts w:ascii="Times New Roman" w:hAnsi="Times New Roman" w:cs="Times New Roman"/>
        </w:rPr>
        <w:t>int_visa_VME</w:t>
      </w:r>
      <w:r w:rsidRPr="007A08ED">
        <w:rPr>
          <w:rFonts w:ascii="Times New Roman" w:hAnsi="Times New Roman" w:cs="Times New Roman"/>
        </w:rPr>
        <w:t xml:space="preserve"> cartridge.</w:t>
      </w:r>
    </w:p>
    <w:p w14:paraId="509512B0" w14:textId="77777777" w:rsidR="007759AC" w:rsidRPr="007A08ED" w:rsidRDefault="007759AC" w:rsidP="00B6458B">
      <w:pPr>
        <w:pStyle w:val="ListParagraph"/>
        <w:numPr>
          <w:ilvl w:val="0"/>
          <w:numId w:val="49"/>
        </w:numPr>
        <w:jc w:val="both"/>
        <w:rPr>
          <w:rFonts w:ascii="Times New Roman" w:hAnsi="Times New Roman" w:cs="Times New Roman"/>
          <w:b/>
        </w:rPr>
      </w:pPr>
      <w:proofErr w:type="gramStart"/>
      <w:r w:rsidRPr="007A08ED">
        <w:rPr>
          <w:rFonts w:ascii="Times New Roman" w:hAnsi="Times New Roman" w:cs="Times New Roman"/>
          <w:b/>
        </w:rPr>
        <w:lastRenderedPageBreak/>
        <w:t>visa</w:t>
      </w:r>
      <w:proofErr w:type="gramEnd"/>
      <w:r w:rsidRPr="007A08ED">
        <w:rPr>
          <w:rFonts w:ascii="Times New Roman" w:hAnsi="Times New Roman" w:cs="Times New Roman"/>
          <w:b/>
        </w:rPr>
        <w:t>_buy.isml</w:t>
      </w:r>
    </w:p>
    <w:p w14:paraId="01FAC0DC" w14:textId="77777777" w:rsidR="007759AC" w:rsidRPr="007A08ED" w:rsidRDefault="007759AC" w:rsidP="007759AC">
      <w:pPr>
        <w:pStyle w:val="ListParagraph"/>
        <w:jc w:val="both"/>
        <w:rPr>
          <w:rFonts w:ascii="Times New Roman" w:hAnsi="Times New Roman" w:cs="Times New Roman"/>
        </w:rPr>
      </w:pPr>
      <w:r w:rsidRPr="007A08ED">
        <w:rPr>
          <w:rFonts w:ascii="Times New Roman" w:hAnsi="Times New Roman" w:cs="Times New Roman"/>
        </w:rPr>
        <w:t xml:space="preserve">This file is used to make a reusable demandware module for V.me buy button. It has to </w:t>
      </w:r>
      <w:proofErr w:type="gramStart"/>
      <w:r w:rsidRPr="007A08ED">
        <w:rPr>
          <w:rFonts w:ascii="Times New Roman" w:hAnsi="Times New Roman" w:cs="Times New Roman"/>
        </w:rPr>
        <w:t>be included in modules.isml, in order to be used</w:t>
      </w:r>
      <w:proofErr w:type="gramEnd"/>
      <w:r w:rsidRPr="007A08ED">
        <w:rPr>
          <w:rFonts w:ascii="Times New Roman" w:hAnsi="Times New Roman" w:cs="Times New Roman"/>
        </w:rPr>
        <w:t xml:space="preserve"> as demandware reusable module. Once included, V.me buy button can be generated as follows:</w:t>
      </w:r>
    </w:p>
    <w:p w14:paraId="0BC56003" w14:textId="77777777" w:rsidR="007759AC" w:rsidRPr="007A08ED" w:rsidRDefault="007759AC" w:rsidP="007759AC">
      <w:pPr>
        <w:pStyle w:val="ListParagraph"/>
        <w:jc w:val="both"/>
        <w:rPr>
          <w:rFonts w:ascii="Times New Roman" w:hAnsi="Times New Roman" w:cs="Times New Roman"/>
          <w:b/>
          <w:i/>
          <w:color w:val="008080"/>
        </w:rPr>
      </w:pPr>
      <w:r w:rsidRPr="007A08ED">
        <w:rPr>
          <w:rFonts w:ascii="Times New Roman" w:hAnsi="Times New Roman" w:cs="Times New Roman"/>
          <w:b/>
          <w:i/>
          <w:color w:val="008080"/>
        </w:rPr>
        <w:t>&lt;</w:t>
      </w:r>
      <w:proofErr w:type="gramStart"/>
      <w:r w:rsidRPr="007A08ED">
        <w:rPr>
          <w:rFonts w:ascii="Times New Roman" w:hAnsi="Times New Roman" w:cs="Times New Roman"/>
          <w:b/>
          <w:i/>
          <w:color w:val="3F7F7F"/>
        </w:rPr>
        <w:t>isvisaBuy</w:t>
      </w:r>
      <w:r w:rsidRPr="007A08ED">
        <w:rPr>
          <w:rFonts w:ascii="Times New Roman" w:hAnsi="Times New Roman" w:cs="Times New Roman"/>
          <w:b/>
          <w:i/>
          <w:color w:val="7F007F"/>
        </w:rPr>
        <w:t>collect</w:t>
      </w:r>
      <w:proofErr w:type="gramEnd"/>
      <w:r w:rsidRPr="007A08ED">
        <w:rPr>
          <w:rFonts w:ascii="Times New Roman" w:hAnsi="Times New Roman" w:cs="Times New Roman"/>
          <w:b/>
          <w:i/>
          <w:color w:val="7F007F"/>
        </w:rPr>
        <w:t>_shipping</w:t>
      </w:r>
      <w:r w:rsidRPr="007A08ED">
        <w:rPr>
          <w:rFonts w:ascii="Times New Roman" w:hAnsi="Times New Roman" w:cs="Times New Roman"/>
          <w:b/>
          <w:i/>
          <w:color w:val="000000"/>
        </w:rPr>
        <w:t>=</w:t>
      </w:r>
      <w:r w:rsidRPr="007A08ED">
        <w:rPr>
          <w:rFonts w:ascii="Times New Roman" w:hAnsi="Times New Roman" w:cs="Times New Roman"/>
          <w:b/>
          <w:i/>
          <w:iCs/>
          <w:color w:val="2A00FF"/>
        </w:rPr>
        <w:t>"true"</w:t>
      </w:r>
      <w:r w:rsidRPr="007A08ED">
        <w:rPr>
          <w:rFonts w:ascii="Times New Roman" w:hAnsi="Times New Roman" w:cs="Times New Roman"/>
          <w:b/>
          <w:i/>
          <w:color w:val="7F007F"/>
        </w:rPr>
        <w:t>callback</w:t>
      </w:r>
      <w:r w:rsidRPr="007A08ED">
        <w:rPr>
          <w:rFonts w:ascii="Times New Roman" w:hAnsi="Times New Roman" w:cs="Times New Roman"/>
          <w:b/>
          <w:i/>
          <w:color w:val="000000"/>
        </w:rPr>
        <w:t>=</w:t>
      </w:r>
      <w:r w:rsidRPr="007A08ED">
        <w:rPr>
          <w:rFonts w:ascii="Times New Roman" w:hAnsi="Times New Roman" w:cs="Times New Roman"/>
          <w:b/>
          <w:i/>
          <w:iCs/>
          <w:color w:val="2A00FF"/>
        </w:rPr>
        <w:t>"vmeWidgetUIEventHandler"</w:t>
      </w:r>
      <w:r w:rsidRPr="007A08ED">
        <w:rPr>
          <w:rFonts w:ascii="Times New Roman" w:hAnsi="Times New Roman" w:cs="Times New Roman"/>
          <w:b/>
          <w:i/>
          <w:color w:val="008080"/>
        </w:rPr>
        <w:t>/&gt;</w:t>
      </w:r>
    </w:p>
    <w:p w14:paraId="2E010D63" w14:textId="77777777" w:rsidR="007759AC" w:rsidRDefault="007759AC" w:rsidP="00B6458B">
      <w:pPr>
        <w:pStyle w:val="ListParagraph"/>
        <w:numPr>
          <w:ilvl w:val="1"/>
          <w:numId w:val="49"/>
        </w:numPr>
        <w:jc w:val="both"/>
        <w:rPr>
          <w:rFonts w:ascii="Times New Roman" w:hAnsi="Times New Roman" w:cs="Times New Roman"/>
        </w:rPr>
      </w:pPr>
      <w:proofErr w:type="gramStart"/>
      <w:r w:rsidRPr="007A08ED">
        <w:rPr>
          <w:rFonts w:ascii="Times New Roman" w:hAnsi="Times New Roman" w:cs="Times New Roman"/>
        </w:rPr>
        <w:t>collect</w:t>
      </w:r>
      <w:proofErr w:type="gramEnd"/>
      <w:r w:rsidRPr="007A08ED">
        <w:rPr>
          <w:rFonts w:ascii="Times New Roman" w:hAnsi="Times New Roman" w:cs="Times New Roman"/>
        </w:rPr>
        <w:t>_shipping parameter is used to map with V.me Collect Shipping variable.</w:t>
      </w:r>
    </w:p>
    <w:p w14:paraId="796B6592" w14:textId="77777777" w:rsidR="007759AC" w:rsidRDefault="007759AC" w:rsidP="00B6458B">
      <w:pPr>
        <w:pStyle w:val="ListParagraph"/>
        <w:numPr>
          <w:ilvl w:val="2"/>
          <w:numId w:val="49"/>
        </w:numPr>
        <w:jc w:val="both"/>
        <w:rPr>
          <w:rFonts w:ascii="Times New Roman" w:hAnsi="Times New Roman" w:cs="Times New Roman"/>
        </w:rPr>
      </w:pPr>
      <w:r>
        <w:rPr>
          <w:rFonts w:ascii="Times New Roman" w:hAnsi="Times New Roman" w:cs="Times New Roman"/>
        </w:rPr>
        <w:t>True: Shipping details will be captured by V.me on payment widget</w:t>
      </w:r>
    </w:p>
    <w:p w14:paraId="28248219" w14:textId="77777777" w:rsidR="007759AC" w:rsidRPr="007A08ED" w:rsidRDefault="007759AC" w:rsidP="00B6458B">
      <w:pPr>
        <w:pStyle w:val="ListParagraph"/>
        <w:numPr>
          <w:ilvl w:val="2"/>
          <w:numId w:val="49"/>
        </w:numPr>
        <w:jc w:val="both"/>
        <w:rPr>
          <w:rFonts w:ascii="Times New Roman" w:hAnsi="Times New Roman" w:cs="Times New Roman"/>
        </w:rPr>
      </w:pPr>
      <w:r>
        <w:rPr>
          <w:rFonts w:ascii="Times New Roman" w:hAnsi="Times New Roman" w:cs="Times New Roman"/>
        </w:rPr>
        <w:t>False: Shipping details will have to be provided by customer on merchant site.</w:t>
      </w:r>
    </w:p>
    <w:p w14:paraId="1B9FB21B" w14:textId="77777777" w:rsidR="007759AC" w:rsidRPr="007A08ED" w:rsidRDefault="007759AC" w:rsidP="00B6458B">
      <w:pPr>
        <w:pStyle w:val="ListParagraph"/>
        <w:numPr>
          <w:ilvl w:val="1"/>
          <w:numId w:val="49"/>
        </w:numPr>
        <w:jc w:val="both"/>
        <w:rPr>
          <w:rFonts w:ascii="Times New Roman" w:hAnsi="Times New Roman" w:cs="Times New Roman"/>
        </w:rPr>
      </w:pPr>
      <w:r w:rsidRPr="007A08ED">
        <w:rPr>
          <w:rFonts w:ascii="Times New Roman" w:hAnsi="Times New Roman" w:cs="Times New Roman"/>
        </w:rPr>
        <w:t>Callback parameter is used to provide name of Javascript function used for receiving customer details from V.me widget.</w:t>
      </w:r>
    </w:p>
    <w:p w14:paraId="5880720D" w14:textId="77777777" w:rsidR="007759AC" w:rsidRPr="007A08ED" w:rsidRDefault="007759AC" w:rsidP="00B6458B">
      <w:pPr>
        <w:pStyle w:val="ListParagraph"/>
        <w:numPr>
          <w:ilvl w:val="0"/>
          <w:numId w:val="49"/>
        </w:numPr>
        <w:jc w:val="both"/>
        <w:rPr>
          <w:rFonts w:ascii="Times New Roman" w:hAnsi="Times New Roman" w:cs="Times New Roman"/>
          <w:b/>
        </w:rPr>
      </w:pPr>
      <w:proofErr w:type="gramStart"/>
      <w:r w:rsidRPr="007A08ED">
        <w:rPr>
          <w:rFonts w:ascii="Times New Roman" w:hAnsi="Times New Roman" w:cs="Times New Roman"/>
          <w:b/>
        </w:rPr>
        <w:t>visa</w:t>
      </w:r>
      <w:proofErr w:type="gramEnd"/>
      <w:r w:rsidRPr="007A08ED">
        <w:rPr>
          <w:rFonts w:ascii="Times New Roman" w:hAnsi="Times New Roman" w:cs="Times New Roman"/>
          <w:b/>
        </w:rPr>
        <w:t>_init.isml</w:t>
      </w:r>
    </w:p>
    <w:p w14:paraId="52A4380F" w14:textId="77777777" w:rsidR="007759AC" w:rsidRPr="007A08ED" w:rsidRDefault="007759AC" w:rsidP="007759AC">
      <w:pPr>
        <w:pStyle w:val="ListParagraph"/>
        <w:jc w:val="both"/>
        <w:rPr>
          <w:rFonts w:ascii="Times New Roman" w:hAnsi="Times New Roman" w:cs="Times New Roman"/>
        </w:rPr>
      </w:pPr>
      <w:r w:rsidRPr="007A08ED">
        <w:rPr>
          <w:rFonts w:ascii="Times New Roman" w:hAnsi="Times New Roman" w:cs="Times New Roman"/>
        </w:rPr>
        <w:t>This file is used to integrate v</w:t>
      </w:r>
      <w:proofErr w:type="gramStart"/>
      <w:r w:rsidRPr="007A08ED">
        <w:rPr>
          <w:rFonts w:ascii="Times New Roman" w:hAnsi="Times New Roman" w:cs="Times New Roman"/>
        </w:rPr>
        <w:t>:init</w:t>
      </w:r>
      <w:proofErr w:type="gramEnd"/>
      <w:r w:rsidRPr="007A08ED">
        <w:rPr>
          <w:rFonts w:ascii="Times New Roman" w:hAnsi="Times New Roman" w:cs="Times New Roman"/>
        </w:rPr>
        <w:t xml:space="preserve"> tag into Demandware template.</w:t>
      </w:r>
    </w:p>
    <w:p w14:paraId="01078167" w14:textId="77777777" w:rsidR="007759AC" w:rsidRPr="007A08ED" w:rsidRDefault="007759AC" w:rsidP="00B6458B">
      <w:pPr>
        <w:pStyle w:val="ListParagraph"/>
        <w:numPr>
          <w:ilvl w:val="0"/>
          <w:numId w:val="49"/>
        </w:numPr>
        <w:jc w:val="both"/>
        <w:rPr>
          <w:rFonts w:ascii="Times New Roman" w:hAnsi="Times New Roman" w:cs="Times New Roman"/>
          <w:b/>
        </w:rPr>
      </w:pPr>
      <w:proofErr w:type="gramStart"/>
      <w:r w:rsidRPr="007A08ED">
        <w:rPr>
          <w:rFonts w:ascii="Times New Roman" w:hAnsi="Times New Roman" w:cs="Times New Roman"/>
          <w:b/>
        </w:rPr>
        <w:t>visa</w:t>
      </w:r>
      <w:proofErr w:type="gramEnd"/>
      <w:r w:rsidRPr="007A08ED">
        <w:rPr>
          <w:rFonts w:ascii="Times New Roman" w:hAnsi="Times New Roman" w:cs="Times New Roman"/>
          <w:b/>
        </w:rPr>
        <w:t>_root.isml</w:t>
      </w:r>
    </w:p>
    <w:p w14:paraId="17FBF9C1" w14:textId="77777777" w:rsidR="007759AC" w:rsidRPr="007A08ED" w:rsidRDefault="007759AC" w:rsidP="007759AC">
      <w:pPr>
        <w:pStyle w:val="ListParagraph"/>
        <w:jc w:val="both"/>
        <w:rPr>
          <w:rFonts w:ascii="Times New Roman" w:hAnsi="Times New Roman" w:cs="Times New Roman"/>
        </w:rPr>
      </w:pPr>
      <w:r w:rsidRPr="007A08ED">
        <w:rPr>
          <w:rFonts w:ascii="Times New Roman" w:hAnsi="Times New Roman" w:cs="Times New Roman"/>
        </w:rPr>
        <w:t>This file is used to create div required for V.me buy button. Also, it is used to include V.me proprietary javascript according to the environment (sandbox or production).</w:t>
      </w:r>
    </w:p>
    <w:p w14:paraId="38A91078" w14:textId="77777777" w:rsidR="007759AC" w:rsidRPr="007A08ED" w:rsidRDefault="007759AC" w:rsidP="00B6458B">
      <w:pPr>
        <w:pStyle w:val="ListParagraph"/>
        <w:numPr>
          <w:ilvl w:val="0"/>
          <w:numId w:val="49"/>
        </w:numPr>
        <w:jc w:val="both"/>
        <w:rPr>
          <w:rFonts w:ascii="Times New Roman" w:hAnsi="Times New Roman" w:cs="Times New Roman"/>
          <w:b/>
        </w:rPr>
      </w:pPr>
      <w:proofErr w:type="gramStart"/>
      <w:r w:rsidRPr="007A08ED">
        <w:rPr>
          <w:rFonts w:ascii="Times New Roman" w:hAnsi="Times New Roman" w:cs="Times New Roman"/>
          <w:b/>
        </w:rPr>
        <w:t>visa</w:t>
      </w:r>
      <w:proofErr w:type="gramEnd"/>
      <w:r w:rsidRPr="007A08ED">
        <w:rPr>
          <w:rFonts w:ascii="Times New Roman" w:hAnsi="Times New Roman" w:cs="Times New Roman"/>
          <w:b/>
        </w:rPr>
        <w:t>_callback.isml</w:t>
      </w:r>
    </w:p>
    <w:p w14:paraId="48E9A924" w14:textId="77777777" w:rsidR="007759AC" w:rsidRDefault="007759AC" w:rsidP="007759AC">
      <w:pPr>
        <w:pStyle w:val="ListParagraph"/>
        <w:jc w:val="both"/>
        <w:rPr>
          <w:rFonts w:ascii="Times New Roman" w:hAnsi="Times New Roman" w:cs="Times New Roman"/>
        </w:rPr>
      </w:pPr>
      <w:r w:rsidRPr="007A08ED">
        <w:rPr>
          <w:rFonts w:ascii="Times New Roman" w:hAnsi="Times New Roman" w:cs="Times New Roman"/>
        </w:rPr>
        <w:t>This file is used to include javascript callback functions required by V.me buy button.</w:t>
      </w:r>
    </w:p>
    <w:p w14:paraId="470AAEA2" w14:textId="77777777" w:rsidR="007759AC" w:rsidRPr="006D64E2" w:rsidRDefault="007759AC" w:rsidP="00B6458B">
      <w:pPr>
        <w:pStyle w:val="ListParagraph"/>
        <w:numPr>
          <w:ilvl w:val="0"/>
          <w:numId w:val="49"/>
        </w:numPr>
        <w:jc w:val="both"/>
        <w:rPr>
          <w:rFonts w:ascii="Times New Roman" w:hAnsi="Times New Roman" w:cs="Times New Roman"/>
        </w:rPr>
      </w:pPr>
      <w:proofErr w:type="gramStart"/>
      <w:r w:rsidRPr="006D64E2">
        <w:rPr>
          <w:rFonts w:ascii="Times New Roman" w:hAnsi="Times New Roman" w:cs="Times New Roman"/>
          <w:b/>
        </w:rPr>
        <w:t>visa</w:t>
      </w:r>
      <w:proofErr w:type="gramEnd"/>
      <w:r w:rsidRPr="006D64E2">
        <w:rPr>
          <w:rFonts w:ascii="Times New Roman" w:hAnsi="Times New Roman" w:cs="Times New Roman"/>
          <w:b/>
        </w:rPr>
        <w:t>_form.isml</w:t>
      </w:r>
    </w:p>
    <w:p w14:paraId="7FDA4D8C" w14:textId="77777777" w:rsidR="007759AC" w:rsidRPr="006D64E2" w:rsidRDefault="007759AC" w:rsidP="007759AC">
      <w:pPr>
        <w:pStyle w:val="ListParagraph"/>
        <w:jc w:val="both"/>
        <w:rPr>
          <w:rFonts w:ascii="Times New Roman" w:hAnsi="Times New Roman" w:cs="Times New Roman"/>
          <w:color w:val="FF0000"/>
        </w:rPr>
      </w:pPr>
      <w:r w:rsidRPr="006D64E2">
        <w:rPr>
          <w:rFonts w:ascii="Times New Roman" w:hAnsi="Times New Roman" w:cs="Times New Roman"/>
        </w:rPr>
        <w:t>This file is used to include hidden html form Demandware template. Form is required to securely save V.me call-Id into Demandware order object.</w:t>
      </w:r>
    </w:p>
    <w:p w14:paraId="74DDE5BF" w14:textId="77777777" w:rsidR="007759AC" w:rsidRPr="00864C6F" w:rsidRDefault="007759AC" w:rsidP="009D2C87">
      <w:pPr>
        <w:pStyle w:val="BodyText"/>
      </w:pPr>
      <w:bookmarkStart w:id="88" w:name="_Toc351569238"/>
      <w:r w:rsidRPr="00864C6F">
        <w:t>Step1: Cartridge Import</w:t>
      </w:r>
      <w:bookmarkEnd w:id="88"/>
    </w:p>
    <w:p w14:paraId="7FC3D42F" w14:textId="77777777" w:rsidR="007759AC" w:rsidRPr="006658E3" w:rsidRDefault="007759AC" w:rsidP="004717EA">
      <w:pPr>
        <w:ind w:left="720"/>
        <w:jc w:val="both"/>
      </w:pPr>
      <w:r>
        <w:rPr>
          <w:rFonts w:ascii="Times New Roman" w:hAnsi="Times New Roman" w:cs="Times New Roman"/>
        </w:rPr>
        <w:t xml:space="preserve">Merchant needs to import both </w:t>
      </w:r>
      <w:r w:rsidRPr="00D87292">
        <w:rPr>
          <w:rFonts w:ascii="Times New Roman" w:hAnsi="Times New Roman" w:cs="Times New Roman"/>
        </w:rPr>
        <w:t xml:space="preserve">the cartridges </w:t>
      </w:r>
      <w:r w:rsidRPr="00D87292">
        <w:rPr>
          <w:rFonts w:ascii="Times New Roman" w:hAnsi="Times New Roman" w:cs="Times New Roman"/>
          <w:b/>
        </w:rPr>
        <w:t>int_visa_VME&amp;</w:t>
      </w:r>
      <w:r w:rsidRPr="00CA0EA1">
        <w:rPr>
          <w:rFonts w:ascii="Times New Roman" w:hAnsi="Times New Roman" w:cs="Times New Roman"/>
          <w:b/>
        </w:rPr>
        <w:t>int_cybersource</w:t>
      </w:r>
      <w:r w:rsidRPr="00D87292">
        <w:rPr>
          <w:rFonts w:ascii="Times New Roman" w:hAnsi="Times New Roman" w:cs="Times New Roman"/>
        </w:rPr>
        <w:t xml:space="preserve">in </w:t>
      </w:r>
      <w:proofErr w:type="gramStart"/>
      <w:r w:rsidRPr="00D87292">
        <w:rPr>
          <w:rFonts w:ascii="Times New Roman" w:hAnsi="Times New Roman" w:cs="Times New Roman"/>
        </w:rPr>
        <w:t>Eclipse(</w:t>
      </w:r>
      <w:proofErr w:type="gramEnd"/>
      <w:r w:rsidRPr="00D87292">
        <w:rPr>
          <w:rFonts w:ascii="Times New Roman" w:hAnsi="Times New Roman" w:cs="Times New Roman"/>
        </w:rPr>
        <w:t>with Demandware plugin) developer environment</w:t>
      </w:r>
      <w:r>
        <w:rPr>
          <w:rFonts w:ascii="Times New Roman" w:hAnsi="Times New Roman" w:cs="Times New Roman"/>
        </w:rPr>
        <w:t>.</w:t>
      </w:r>
    </w:p>
    <w:p w14:paraId="16AFFC66" w14:textId="77777777" w:rsidR="007759AC" w:rsidRPr="00CA0EA1" w:rsidRDefault="007759AC" w:rsidP="009D2C87">
      <w:pPr>
        <w:pStyle w:val="BodyText"/>
      </w:pPr>
      <w:bookmarkStart w:id="89" w:name="_Toc351569239"/>
      <w:r w:rsidRPr="00CA0EA1">
        <w:t>Step2: Enable V.me Payment Flow on Cart Page</w:t>
      </w:r>
      <w:bookmarkEnd w:id="89"/>
    </w:p>
    <w:p w14:paraId="78728920" w14:textId="77777777" w:rsidR="007759AC" w:rsidRPr="00630365" w:rsidRDefault="007759AC" w:rsidP="004717EA">
      <w:pPr>
        <w:pStyle w:val="ListParagraph"/>
        <w:ind w:left="0" w:firstLine="720"/>
        <w:jc w:val="both"/>
        <w:rPr>
          <w:rFonts w:ascii="Times New Roman" w:hAnsi="Times New Roman" w:cs="Times New Roman"/>
        </w:rPr>
      </w:pPr>
      <w:r w:rsidRPr="00630365">
        <w:rPr>
          <w:rFonts w:ascii="Times New Roman" w:hAnsi="Times New Roman" w:cs="Times New Roman"/>
        </w:rPr>
        <w:t xml:space="preserve">In order to enable V.me payment flow from Cart page, merchant is required to update following </w:t>
      </w:r>
      <w:r>
        <w:rPr>
          <w:rFonts w:ascii="Times New Roman" w:hAnsi="Times New Roman" w:cs="Times New Roman"/>
        </w:rPr>
        <w:t>files</w:t>
      </w:r>
      <w:r w:rsidRPr="00630365">
        <w:rPr>
          <w:rFonts w:ascii="Times New Roman" w:hAnsi="Times New Roman" w:cs="Times New Roman"/>
        </w:rPr>
        <w:t xml:space="preserve">: </w:t>
      </w:r>
    </w:p>
    <w:p w14:paraId="5D039A0B" w14:textId="77777777" w:rsidR="007759AC" w:rsidRDefault="007759AC" w:rsidP="004717EA">
      <w:pPr>
        <w:pStyle w:val="ListParagraph"/>
        <w:numPr>
          <w:ilvl w:val="0"/>
          <w:numId w:val="49"/>
        </w:numPr>
        <w:jc w:val="both"/>
        <w:rPr>
          <w:rFonts w:ascii="Times New Roman" w:hAnsi="Times New Roman" w:cs="Times New Roman"/>
          <w:b/>
        </w:rPr>
      </w:pPr>
      <w:r w:rsidRPr="00630365">
        <w:rPr>
          <w:rFonts w:ascii="Times New Roman" w:hAnsi="Times New Roman" w:cs="Times New Roman"/>
          <w:b/>
        </w:rPr>
        <w:t>Cart.xml</w:t>
      </w:r>
    </w:p>
    <w:p w14:paraId="6E3976EE" w14:textId="77777777" w:rsidR="007759AC" w:rsidRDefault="007759AC" w:rsidP="00B6458B">
      <w:pPr>
        <w:pStyle w:val="ListParagraph"/>
        <w:numPr>
          <w:ilvl w:val="1"/>
          <w:numId w:val="36"/>
        </w:numPr>
        <w:jc w:val="both"/>
        <w:rPr>
          <w:rFonts w:ascii="Times New Roman" w:hAnsi="Times New Roman" w:cs="Times New Roman"/>
          <w:b/>
        </w:rPr>
      </w:pPr>
      <w:r w:rsidRPr="00630365">
        <w:rPr>
          <w:rFonts w:ascii="Times New Roman" w:hAnsi="Times New Roman" w:cs="Times New Roman"/>
          <w:b/>
        </w:rPr>
        <w:t>Sample File</w:t>
      </w:r>
    </w:p>
    <w:p w14:paraId="2D94679F" w14:textId="77777777" w:rsidR="007759AC" w:rsidRPr="00630365" w:rsidRDefault="007759AC" w:rsidP="007759AC">
      <w:pPr>
        <w:ind w:left="1080"/>
        <w:jc w:val="both"/>
        <w:rPr>
          <w:rFonts w:ascii="Times New Roman" w:hAnsi="Times New Roman" w:cs="Times New Roman"/>
          <w:b/>
        </w:rPr>
      </w:pPr>
      <w:r w:rsidRPr="00630365">
        <w:rPr>
          <w:rFonts w:ascii="Times New Roman" w:hAnsi="Times New Roman" w:cs="Times New Roman"/>
        </w:rPr>
        <w:t>Cart_sample.xml</w:t>
      </w:r>
    </w:p>
    <w:p w14:paraId="31580C9D" w14:textId="77777777" w:rsidR="007759AC" w:rsidRPr="00630365" w:rsidRDefault="007759AC" w:rsidP="00B6458B">
      <w:pPr>
        <w:pStyle w:val="ListParagraph"/>
        <w:numPr>
          <w:ilvl w:val="1"/>
          <w:numId w:val="36"/>
        </w:numPr>
        <w:jc w:val="both"/>
        <w:rPr>
          <w:rFonts w:ascii="Times New Roman" w:hAnsi="Times New Roman" w:cs="Times New Roman"/>
          <w:b/>
        </w:rPr>
      </w:pPr>
      <w:r w:rsidRPr="00630365">
        <w:rPr>
          <w:rFonts w:ascii="Times New Roman" w:hAnsi="Times New Roman" w:cs="Times New Roman"/>
          <w:b/>
        </w:rPr>
        <w:t>Changes</w:t>
      </w:r>
      <w:r>
        <w:rPr>
          <w:rFonts w:ascii="Times New Roman" w:hAnsi="Times New Roman" w:cs="Times New Roman"/>
          <w:b/>
        </w:rPr>
        <w:t xml:space="preserve"> Required</w:t>
      </w:r>
    </w:p>
    <w:p w14:paraId="19E8B250" w14:textId="77777777" w:rsidR="007759AC" w:rsidRPr="00630365" w:rsidRDefault="007759AC" w:rsidP="00B6458B">
      <w:pPr>
        <w:pStyle w:val="ListParagraph"/>
        <w:numPr>
          <w:ilvl w:val="0"/>
          <w:numId w:val="38"/>
        </w:numPr>
        <w:jc w:val="both"/>
      </w:pPr>
      <w:r w:rsidRPr="00630365">
        <w:rPr>
          <w:rFonts w:ascii="Times New Roman" w:hAnsi="Times New Roman" w:cs="Times New Roman"/>
        </w:rPr>
        <w:t>Add Call Node (COShippingVisa-PrepareVme) in Cart-Show</w:t>
      </w:r>
      <w:r>
        <w:rPr>
          <w:rFonts w:ascii="Times New Roman" w:hAnsi="Times New Roman" w:cs="Times New Roman"/>
        </w:rPr>
        <w:t xml:space="preserve"> just before Interaction Continuation Node. Refer to the screenshot below:</w:t>
      </w:r>
    </w:p>
    <w:p w14:paraId="0F0D6149" w14:textId="77777777" w:rsidR="007759AC" w:rsidRDefault="007759AC" w:rsidP="007759AC">
      <w:pPr>
        <w:ind w:left="1080"/>
        <w:rPr>
          <w:b/>
        </w:rPr>
      </w:pPr>
      <w:r>
        <w:rPr>
          <w:b/>
          <w:noProof/>
        </w:rPr>
        <w:lastRenderedPageBreak/>
        <w:drawing>
          <wp:inline distT="0" distB="0" distL="0" distR="0" wp14:anchorId="2CED42D4" wp14:editId="25298AEC">
            <wp:extent cx="5210355" cy="2600325"/>
            <wp:effectExtent l="19050" t="1905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10355" cy="2600325"/>
                    </a:xfrm>
                    <a:prstGeom prst="rect">
                      <a:avLst/>
                    </a:prstGeom>
                    <a:noFill/>
                    <a:ln>
                      <a:solidFill>
                        <a:schemeClr val="accent1"/>
                      </a:solidFill>
                    </a:ln>
                  </pic:spPr>
                </pic:pic>
              </a:graphicData>
            </a:graphic>
          </wp:inline>
        </w:drawing>
      </w:r>
    </w:p>
    <w:p w14:paraId="0F59E62B" w14:textId="77777777" w:rsidR="0044424E" w:rsidRDefault="0044424E" w:rsidP="007759AC">
      <w:pPr>
        <w:ind w:left="1080"/>
        <w:rPr>
          <w:b/>
        </w:rPr>
      </w:pPr>
    </w:p>
    <w:p w14:paraId="06DFBF64" w14:textId="77777777" w:rsidR="0044424E" w:rsidRPr="0044424E" w:rsidRDefault="0044424E" w:rsidP="0044424E">
      <w:pPr>
        <w:pStyle w:val="ListParagraph"/>
        <w:numPr>
          <w:ilvl w:val="0"/>
          <w:numId w:val="38"/>
        </w:numPr>
        <w:jc w:val="both"/>
      </w:pPr>
      <w:r w:rsidRPr="00630365">
        <w:rPr>
          <w:rFonts w:ascii="Times New Roman" w:hAnsi="Times New Roman" w:cs="Times New Roman"/>
        </w:rPr>
        <w:t>Add Call Node (COShippingVisa-PrepareVme) in Cart-</w:t>
      </w:r>
      <w:r>
        <w:rPr>
          <w:rFonts w:ascii="Times New Roman" w:hAnsi="Times New Roman" w:cs="Times New Roman"/>
        </w:rPr>
        <w:t>MiniCart just before Interaction Continuation Node. Refer to the screenshot below:</w:t>
      </w:r>
    </w:p>
    <w:p w14:paraId="50BE028B" w14:textId="77777777" w:rsidR="0044424E" w:rsidRPr="0044424E" w:rsidRDefault="0044424E" w:rsidP="0044424E">
      <w:pPr>
        <w:pStyle w:val="ListParagraph"/>
        <w:ind w:left="1440"/>
        <w:jc w:val="both"/>
      </w:pPr>
    </w:p>
    <w:p w14:paraId="24747693" w14:textId="77777777" w:rsidR="0044424E" w:rsidRPr="00630365" w:rsidRDefault="0044424E" w:rsidP="0044424E">
      <w:pPr>
        <w:pStyle w:val="ListParagraph"/>
        <w:ind w:left="1440"/>
        <w:jc w:val="both"/>
      </w:pPr>
      <w:r>
        <w:rPr>
          <w:b/>
          <w:noProof/>
        </w:rPr>
        <w:drawing>
          <wp:inline distT="0" distB="0" distL="0" distR="0" wp14:anchorId="45C33349" wp14:editId="6C935028">
            <wp:extent cx="5202899" cy="3000195"/>
            <wp:effectExtent l="19050" t="19050" r="16801" b="9705"/>
            <wp:docPr id="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srcRect/>
                    <a:stretch>
                      <a:fillRect/>
                    </a:stretch>
                  </pic:blipFill>
                  <pic:spPr bwMode="auto">
                    <a:xfrm>
                      <a:off x="0" y="0"/>
                      <a:ext cx="5207435" cy="3002811"/>
                    </a:xfrm>
                    <a:prstGeom prst="rect">
                      <a:avLst/>
                    </a:prstGeom>
                    <a:noFill/>
                    <a:ln w="9525">
                      <a:solidFill>
                        <a:schemeClr val="accent1"/>
                      </a:solidFill>
                      <a:miter lim="800000"/>
                      <a:headEnd/>
                      <a:tailEnd/>
                    </a:ln>
                  </pic:spPr>
                </pic:pic>
              </a:graphicData>
            </a:graphic>
          </wp:inline>
        </w:drawing>
      </w:r>
    </w:p>
    <w:p w14:paraId="22F5A458" w14:textId="77777777" w:rsidR="0044424E" w:rsidRDefault="0044424E" w:rsidP="0044424E">
      <w:pPr>
        <w:ind w:left="1440"/>
        <w:rPr>
          <w:b/>
        </w:rPr>
      </w:pPr>
    </w:p>
    <w:p w14:paraId="44AE8DA0" w14:textId="77777777" w:rsidR="00E77BC6" w:rsidRPr="00630365" w:rsidRDefault="00E77BC6" w:rsidP="00E77BC6">
      <w:pPr>
        <w:pStyle w:val="ListParagraph"/>
        <w:numPr>
          <w:ilvl w:val="0"/>
          <w:numId w:val="49"/>
        </w:numPr>
        <w:jc w:val="both"/>
        <w:rPr>
          <w:rFonts w:ascii="Times New Roman" w:hAnsi="Times New Roman" w:cs="Times New Roman"/>
        </w:rPr>
      </w:pPr>
      <w:proofErr w:type="gramStart"/>
      <w:r>
        <w:rPr>
          <w:rFonts w:ascii="Times New Roman" w:hAnsi="Times New Roman" w:cs="Times New Roman"/>
          <w:b/>
        </w:rPr>
        <w:t>minicart.isml</w:t>
      </w:r>
      <w:proofErr w:type="gramEnd"/>
    </w:p>
    <w:p w14:paraId="777BFBCD" w14:textId="77777777" w:rsidR="00E77BC6" w:rsidRPr="00630365" w:rsidRDefault="00E77BC6" w:rsidP="00E77BC6">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14:paraId="6A77EF04" w14:textId="77777777" w:rsidR="00E77BC6" w:rsidRDefault="00E77BC6" w:rsidP="00E77BC6">
      <w:pPr>
        <w:pStyle w:val="ListParagraph"/>
        <w:ind w:left="1080"/>
        <w:rPr>
          <w:rFonts w:ascii="Times New Roman" w:hAnsi="Times New Roman" w:cs="Times New Roman"/>
        </w:rPr>
      </w:pPr>
      <w:proofErr w:type="gramStart"/>
      <w:r>
        <w:rPr>
          <w:rFonts w:ascii="Times New Roman" w:hAnsi="Times New Roman" w:cs="Times New Roman"/>
        </w:rPr>
        <w:t>minicart</w:t>
      </w:r>
      <w:proofErr w:type="gramEnd"/>
      <w:r w:rsidRPr="00630365">
        <w:rPr>
          <w:rFonts w:ascii="Times New Roman" w:hAnsi="Times New Roman" w:cs="Times New Roman"/>
        </w:rPr>
        <w:t>_sample.</w:t>
      </w:r>
      <w:r>
        <w:rPr>
          <w:rFonts w:ascii="Times New Roman" w:hAnsi="Times New Roman" w:cs="Times New Roman"/>
        </w:rPr>
        <w:t>isml</w:t>
      </w:r>
    </w:p>
    <w:p w14:paraId="16195CEC" w14:textId="77777777" w:rsidR="00E77BC6" w:rsidRDefault="00E77BC6" w:rsidP="00E77BC6">
      <w:pPr>
        <w:pStyle w:val="ListParagraph"/>
        <w:numPr>
          <w:ilvl w:val="1"/>
          <w:numId w:val="36"/>
        </w:numPr>
        <w:rPr>
          <w:rFonts w:ascii="Times New Roman" w:hAnsi="Times New Roman" w:cs="Times New Roman"/>
          <w:b/>
        </w:rPr>
      </w:pPr>
      <w:r>
        <w:rPr>
          <w:rFonts w:ascii="Times New Roman" w:hAnsi="Times New Roman" w:cs="Times New Roman"/>
          <w:b/>
        </w:rPr>
        <w:t>Changes Required</w:t>
      </w:r>
    </w:p>
    <w:p w14:paraId="660E95DC" w14:textId="77777777" w:rsidR="00E77BC6" w:rsidRDefault="00E77BC6" w:rsidP="00E77BC6">
      <w:pPr>
        <w:pStyle w:val="ListParagraph"/>
        <w:numPr>
          <w:ilvl w:val="0"/>
          <w:numId w:val="55"/>
        </w:numPr>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 xml:space="preserve">following code block just after the </w:t>
      </w:r>
      <w:r w:rsidRPr="00BA677D">
        <w:rPr>
          <w:rFonts w:ascii="Times New Roman" w:hAnsi="Times New Roman" w:cs="Times New Roman"/>
        </w:rPr>
        <w:t>&lt;isinclude template="util/modules"/&gt;</w:t>
      </w:r>
      <w:r>
        <w:rPr>
          <w:rFonts w:ascii="Times New Roman" w:hAnsi="Times New Roman" w:cs="Times New Roman"/>
        </w:rPr>
        <w:t xml:space="preserve"> tag</w:t>
      </w:r>
    </w:p>
    <w:p w14:paraId="589807BD" w14:textId="77777777" w:rsidR="00E77BC6" w:rsidRPr="005226C5" w:rsidRDefault="00E77BC6" w:rsidP="00E77BC6">
      <w:pPr>
        <w:ind w:left="720" w:firstLine="720"/>
        <w:rPr>
          <w:rFonts w:ascii="Candara" w:hAnsi="Candara"/>
          <w:b/>
        </w:rPr>
      </w:pPr>
      <w:r w:rsidRPr="005226C5">
        <w:rPr>
          <w:rFonts w:ascii="Candara" w:hAnsi="Candara"/>
          <w:b/>
        </w:rPr>
        <w:t>//BEGIN</w:t>
      </w:r>
      <w:r>
        <w:rPr>
          <w:rFonts w:ascii="Candara" w:hAnsi="Candara"/>
          <w:b/>
        </w:rPr>
        <w:t>…………………………………………………………………</w:t>
      </w:r>
    </w:p>
    <w:p w14:paraId="5B6DD04D" w14:textId="77777777" w:rsidR="00E77BC6" w:rsidRPr="00E77BC6" w:rsidRDefault="00E77BC6" w:rsidP="00E77BC6">
      <w:pPr>
        <w:autoSpaceDE w:val="0"/>
        <w:autoSpaceDN w:val="0"/>
        <w:adjustRightInd w:val="0"/>
        <w:ind w:left="1440" w:firstLine="720"/>
        <w:rPr>
          <w:rFonts w:ascii="Candara" w:hAnsi="Candara" w:cs="Consolas"/>
          <w:i/>
          <w:sz w:val="20"/>
          <w:szCs w:val="20"/>
          <w:highlight w:val="lightGray"/>
        </w:rPr>
      </w:pPr>
      <w:r w:rsidRPr="00E77BC6">
        <w:rPr>
          <w:rFonts w:ascii="Candara" w:hAnsi="Candara" w:cs="Consolas"/>
          <w:i/>
          <w:sz w:val="20"/>
          <w:szCs w:val="20"/>
          <w:highlight w:val="lightGray"/>
        </w:rPr>
        <w:t>&lt;</w:t>
      </w:r>
      <w:proofErr w:type="gramStart"/>
      <w:r w:rsidRPr="00E77BC6">
        <w:rPr>
          <w:rFonts w:ascii="Candara" w:hAnsi="Candara" w:cs="Consolas"/>
          <w:i/>
          <w:sz w:val="20"/>
          <w:szCs w:val="20"/>
          <w:highlight w:val="lightGray"/>
        </w:rPr>
        <w:t>isinclude</w:t>
      </w:r>
      <w:proofErr w:type="gramEnd"/>
      <w:r w:rsidRPr="00E77BC6">
        <w:rPr>
          <w:rFonts w:ascii="Candara" w:hAnsi="Candara" w:cs="Consolas"/>
          <w:i/>
          <w:sz w:val="20"/>
          <w:szCs w:val="20"/>
          <w:highlight w:val="lightGray"/>
        </w:rPr>
        <w:t xml:space="preserve"> template="visa_init.isml" /&gt;</w:t>
      </w:r>
    </w:p>
    <w:p w14:paraId="1EDCF05E" w14:textId="77777777" w:rsidR="00E77BC6" w:rsidRDefault="00E77BC6" w:rsidP="00E77BC6">
      <w:pPr>
        <w:pStyle w:val="ListParagraph"/>
        <w:ind w:left="1440"/>
        <w:rPr>
          <w:rFonts w:ascii="Candara" w:hAnsi="Candara"/>
          <w:b/>
        </w:rPr>
      </w:pPr>
      <w:r>
        <w:rPr>
          <w:rFonts w:ascii="Candara" w:hAnsi="Candara"/>
          <w:b/>
        </w:rPr>
        <w:t>…………………………………………………………………….</w:t>
      </w:r>
      <w:r w:rsidRPr="005226C5">
        <w:rPr>
          <w:rFonts w:ascii="Candara" w:hAnsi="Candara"/>
          <w:b/>
        </w:rPr>
        <w:t>//END</w:t>
      </w:r>
    </w:p>
    <w:p w14:paraId="1CFE0A30" w14:textId="77777777" w:rsidR="00E77BC6" w:rsidRDefault="00E77BC6" w:rsidP="00E77BC6">
      <w:pPr>
        <w:pStyle w:val="ListParagraph"/>
        <w:numPr>
          <w:ilvl w:val="0"/>
          <w:numId w:val="55"/>
        </w:numPr>
        <w:rPr>
          <w:rFonts w:ascii="Times New Roman" w:hAnsi="Times New Roman" w:cs="Times New Roman"/>
        </w:rPr>
      </w:pPr>
      <w:r w:rsidRPr="00630365">
        <w:rPr>
          <w:rFonts w:ascii="Times New Roman" w:hAnsi="Times New Roman" w:cs="Times New Roman"/>
        </w:rPr>
        <w:lastRenderedPageBreak/>
        <w:t xml:space="preserve">Add </w:t>
      </w:r>
      <w:r>
        <w:rPr>
          <w:rFonts w:ascii="Times New Roman" w:hAnsi="Times New Roman" w:cs="Times New Roman"/>
        </w:rPr>
        <w:t>following code block immediately after anchor tag showing “Continue to Checkout” link</w:t>
      </w:r>
    </w:p>
    <w:p w14:paraId="58D98437" w14:textId="77777777" w:rsidR="00E77BC6" w:rsidRPr="005226C5" w:rsidRDefault="00E77BC6" w:rsidP="00E77BC6">
      <w:pPr>
        <w:ind w:left="720" w:firstLine="720"/>
        <w:rPr>
          <w:rFonts w:ascii="Candara" w:hAnsi="Candara"/>
          <w:b/>
        </w:rPr>
      </w:pPr>
      <w:r w:rsidRPr="005226C5">
        <w:rPr>
          <w:rFonts w:ascii="Candara" w:hAnsi="Candara"/>
          <w:b/>
        </w:rPr>
        <w:t>//BEGIN</w:t>
      </w:r>
      <w:r>
        <w:rPr>
          <w:rFonts w:ascii="Candara" w:hAnsi="Candara"/>
          <w:b/>
        </w:rPr>
        <w:t>…………………………………………………………………</w:t>
      </w:r>
    </w:p>
    <w:p w14:paraId="2BB21556" w14:textId="77777777" w:rsidR="00E77BC6" w:rsidRPr="00E77BC6" w:rsidRDefault="00E77BC6" w:rsidP="00E77BC6">
      <w:pPr>
        <w:autoSpaceDE w:val="0"/>
        <w:autoSpaceDN w:val="0"/>
        <w:adjustRightInd w:val="0"/>
        <w:ind w:left="1440" w:firstLine="720"/>
        <w:rPr>
          <w:rFonts w:ascii="Candara" w:hAnsi="Candara" w:cs="Consolas"/>
          <w:i/>
          <w:sz w:val="20"/>
          <w:szCs w:val="20"/>
          <w:highlight w:val="lightGray"/>
        </w:rPr>
      </w:pPr>
      <w:r w:rsidRPr="00E77BC6">
        <w:rPr>
          <w:rFonts w:ascii="Candara" w:hAnsi="Candara" w:cs="Consolas"/>
          <w:i/>
          <w:sz w:val="20"/>
          <w:szCs w:val="20"/>
          <w:highlight w:val="lightGray"/>
        </w:rPr>
        <w:t>&lt;</w:t>
      </w:r>
      <w:proofErr w:type="gramStart"/>
      <w:r w:rsidRPr="00E77BC6">
        <w:rPr>
          <w:rFonts w:ascii="Candara" w:hAnsi="Candara" w:cs="Consolas"/>
          <w:i/>
          <w:sz w:val="20"/>
          <w:szCs w:val="20"/>
          <w:highlight w:val="lightGray"/>
        </w:rPr>
        <w:t>isscript</w:t>
      </w:r>
      <w:proofErr w:type="gramEnd"/>
      <w:r w:rsidRPr="00E77BC6">
        <w:rPr>
          <w:rFonts w:ascii="Candara" w:hAnsi="Candara" w:cs="Consolas"/>
          <w:i/>
          <w:sz w:val="20"/>
          <w:szCs w:val="20"/>
          <w:highlight w:val="lightGray"/>
        </w:rPr>
        <w:t>&gt;</w:t>
      </w:r>
    </w:p>
    <w:p w14:paraId="69E95889" w14:textId="77777777" w:rsidR="00E77BC6" w:rsidRPr="00E77BC6" w:rsidRDefault="00E77BC6" w:rsidP="00E77BC6">
      <w:pPr>
        <w:autoSpaceDE w:val="0"/>
        <w:autoSpaceDN w:val="0"/>
        <w:adjustRightInd w:val="0"/>
        <w:ind w:left="1440" w:firstLine="720"/>
        <w:rPr>
          <w:rFonts w:ascii="Candara" w:hAnsi="Candara" w:cs="Consolas"/>
          <w:i/>
          <w:sz w:val="20"/>
          <w:szCs w:val="20"/>
          <w:highlight w:val="lightGray"/>
        </w:rPr>
      </w:pPr>
      <w:r w:rsidRPr="00E77BC6">
        <w:rPr>
          <w:rFonts w:ascii="Candara" w:hAnsi="Candara" w:cs="Consolas"/>
          <w:i/>
          <w:sz w:val="20"/>
          <w:szCs w:val="20"/>
          <w:highlight w:val="lightGray"/>
        </w:rPr>
        <w:tab/>
      </w:r>
      <w:proofErr w:type="gramStart"/>
      <w:r w:rsidRPr="00E77BC6">
        <w:rPr>
          <w:rFonts w:ascii="Candara" w:hAnsi="Candara" w:cs="Consolas"/>
          <w:i/>
          <w:sz w:val="20"/>
          <w:szCs w:val="20"/>
          <w:highlight w:val="lightGray"/>
        </w:rPr>
        <w:t>var</w:t>
      </w:r>
      <w:proofErr w:type="gramEnd"/>
      <w:r w:rsidRPr="00E77BC6">
        <w:rPr>
          <w:rFonts w:ascii="Candara" w:hAnsi="Candara" w:cs="Consolas"/>
          <w:i/>
          <w:sz w:val="20"/>
          <w:szCs w:val="20"/>
          <w:highlight w:val="lightGray"/>
        </w:rPr>
        <w:t xml:space="preserve"> enabled : Boolean =</w:t>
      </w:r>
    </w:p>
    <w:p w14:paraId="37F666DF" w14:textId="77777777" w:rsidR="00E77BC6" w:rsidRPr="00E77BC6" w:rsidRDefault="00E77BC6" w:rsidP="00E77BC6">
      <w:pPr>
        <w:autoSpaceDE w:val="0"/>
        <w:autoSpaceDN w:val="0"/>
        <w:adjustRightInd w:val="0"/>
        <w:ind w:left="1440" w:firstLine="720"/>
        <w:rPr>
          <w:rFonts w:ascii="Candara" w:hAnsi="Candara" w:cs="Consolas"/>
          <w:i/>
          <w:sz w:val="20"/>
          <w:szCs w:val="20"/>
          <w:highlight w:val="lightGray"/>
        </w:rPr>
      </w:pPr>
      <w:r w:rsidRPr="00E77BC6">
        <w:rPr>
          <w:rFonts w:ascii="Candara" w:hAnsi="Candara" w:cs="Consolas"/>
          <w:i/>
          <w:sz w:val="20"/>
          <w:szCs w:val="20"/>
          <w:highlight w:val="lightGray"/>
        </w:rPr>
        <w:tab/>
      </w:r>
      <w:proofErr w:type="gramStart"/>
      <w:r w:rsidRPr="00E77BC6">
        <w:rPr>
          <w:rFonts w:ascii="Candara" w:hAnsi="Candara" w:cs="Consolas"/>
          <w:i/>
          <w:sz w:val="20"/>
          <w:szCs w:val="20"/>
          <w:highlight w:val="lightGray"/>
        </w:rPr>
        <w:t>dw.order.PaymentMgr.getPaymentMethod</w:t>
      </w:r>
      <w:proofErr w:type="gramEnd"/>
      <w:r w:rsidRPr="00E77BC6">
        <w:rPr>
          <w:rFonts w:ascii="Candara" w:hAnsi="Candara" w:cs="Consolas"/>
          <w:i/>
          <w:sz w:val="20"/>
          <w:szCs w:val="20"/>
          <w:highlight w:val="lightGray"/>
        </w:rPr>
        <w:t>("VISA_VME").isActive();</w:t>
      </w:r>
    </w:p>
    <w:p w14:paraId="02D55075" w14:textId="77777777" w:rsidR="00E77BC6" w:rsidRPr="00E77BC6" w:rsidRDefault="00E77BC6" w:rsidP="00E77BC6">
      <w:pPr>
        <w:autoSpaceDE w:val="0"/>
        <w:autoSpaceDN w:val="0"/>
        <w:adjustRightInd w:val="0"/>
        <w:ind w:left="1440" w:firstLine="720"/>
        <w:rPr>
          <w:rFonts w:ascii="Candara" w:hAnsi="Candara" w:cs="Consolas"/>
          <w:i/>
          <w:sz w:val="20"/>
          <w:szCs w:val="20"/>
          <w:highlight w:val="lightGray"/>
        </w:rPr>
      </w:pPr>
      <w:r w:rsidRPr="00E77BC6">
        <w:rPr>
          <w:rFonts w:ascii="Candara" w:hAnsi="Candara" w:cs="Consolas"/>
          <w:i/>
          <w:sz w:val="20"/>
          <w:szCs w:val="20"/>
          <w:highlight w:val="lightGray"/>
        </w:rPr>
        <w:t>&lt;/isscript&gt;</w:t>
      </w:r>
    </w:p>
    <w:p w14:paraId="4C7C4B01" w14:textId="77777777" w:rsidR="00E77BC6" w:rsidRPr="00E77BC6" w:rsidRDefault="00E77BC6" w:rsidP="00E77BC6">
      <w:pPr>
        <w:autoSpaceDE w:val="0"/>
        <w:autoSpaceDN w:val="0"/>
        <w:adjustRightInd w:val="0"/>
        <w:ind w:left="2160"/>
        <w:rPr>
          <w:rFonts w:ascii="Candara" w:hAnsi="Candara" w:cs="Consolas"/>
          <w:i/>
          <w:sz w:val="20"/>
          <w:szCs w:val="20"/>
          <w:highlight w:val="lightGray"/>
        </w:rPr>
      </w:pPr>
      <w:r w:rsidRPr="00E77BC6">
        <w:rPr>
          <w:rFonts w:ascii="Candara" w:hAnsi="Candara" w:cs="Consolas"/>
          <w:i/>
          <w:sz w:val="20"/>
          <w:szCs w:val="20"/>
          <w:highlight w:val="lightGray"/>
        </w:rPr>
        <w:t>&lt;</w:t>
      </w:r>
      <w:proofErr w:type="gramStart"/>
      <w:r w:rsidRPr="00E77BC6">
        <w:rPr>
          <w:rFonts w:ascii="Candara" w:hAnsi="Candara" w:cs="Consolas"/>
          <w:i/>
          <w:sz w:val="20"/>
          <w:szCs w:val="20"/>
          <w:highlight w:val="lightGray"/>
        </w:rPr>
        <w:t>isif</w:t>
      </w:r>
      <w:proofErr w:type="gramEnd"/>
      <w:r w:rsidRPr="00E77BC6">
        <w:rPr>
          <w:rFonts w:ascii="Candara" w:hAnsi="Candara" w:cs="Consolas"/>
          <w:i/>
          <w:sz w:val="20"/>
          <w:szCs w:val="20"/>
          <w:highlight w:val="lightGray"/>
        </w:rPr>
        <w:t xml:space="preserve"> condition="${enabled &amp;&amp;dw.system.Site.getCurrent().getCustomPreferenceValue('VmeEnableVmeOnMiniCart')}"&gt;</w:t>
      </w:r>
    </w:p>
    <w:p w14:paraId="57564F8A" w14:textId="77777777" w:rsidR="00E77BC6" w:rsidRPr="00E77BC6" w:rsidRDefault="00E77BC6" w:rsidP="00E77BC6">
      <w:pPr>
        <w:autoSpaceDE w:val="0"/>
        <w:autoSpaceDN w:val="0"/>
        <w:adjustRightInd w:val="0"/>
        <w:ind w:left="1440" w:firstLine="720"/>
        <w:rPr>
          <w:rFonts w:ascii="Candara" w:hAnsi="Candara" w:cs="Consolas"/>
          <w:i/>
          <w:sz w:val="20"/>
          <w:szCs w:val="20"/>
          <w:highlight w:val="lightGray"/>
        </w:rPr>
      </w:pPr>
      <w:r w:rsidRPr="00E77BC6">
        <w:rPr>
          <w:rFonts w:ascii="Candara" w:hAnsi="Candara" w:cs="Consolas"/>
          <w:i/>
          <w:sz w:val="20"/>
          <w:szCs w:val="20"/>
          <w:highlight w:val="lightGray"/>
        </w:rPr>
        <w:tab/>
        <w:t>&lt;</w:t>
      </w:r>
      <w:proofErr w:type="gramStart"/>
      <w:r w:rsidRPr="00E77BC6">
        <w:rPr>
          <w:rFonts w:ascii="Candara" w:hAnsi="Candara" w:cs="Consolas"/>
          <w:i/>
          <w:sz w:val="20"/>
          <w:szCs w:val="20"/>
          <w:highlight w:val="lightGray"/>
        </w:rPr>
        <w:t>div</w:t>
      </w:r>
      <w:proofErr w:type="gramEnd"/>
      <w:r w:rsidRPr="00E77BC6">
        <w:rPr>
          <w:rFonts w:ascii="Candara" w:hAnsi="Candara" w:cs="Consolas"/>
          <w:i/>
          <w:sz w:val="20"/>
          <w:szCs w:val="20"/>
          <w:highlight w:val="lightGray"/>
        </w:rPr>
        <w:t xml:space="preserve"> class="cart-action-continue-shopping" style="margin:35px"&gt;</w:t>
      </w:r>
    </w:p>
    <w:p w14:paraId="25363A60" w14:textId="77777777" w:rsidR="00E77BC6" w:rsidRPr="00E77BC6" w:rsidRDefault="00E77BC6" w:rsidP="00E77BC6">
      <w:pPr>
        <w:autoSpaceDE w:val="0"/>
        <w:autoSpaceDN w:val="0"/>
        <w:adjustRightInd w:val="0"/>
        <w:ind w:left="3600"/>
        <w:rPr>
          <w:rFonts w:ascii="Candara" w:hAnsi="Candara" w:cs="Consolas"/>
          <w:i/>
          <w:sz w:val="20"/>
          <w:szCs w:val="20"/>
          <w:highlight w:val="lightGray"/>
        </w:rPr>
      </w:pPr>
      <w:r w:rsidRPr="00E77BC6">
        <w:rPr>
          <w:rFonts w:ascii="Candara" w:hAnsi="Candara" w:cs="Consolas"/>
          <w:i/>
          <w:sz w:val="20"/>
          <w:szCs w:val="20"/>
          <w:highlight w:val="lightGray"/>
        </w:rPr>
        <w:t>&lt;</w:t>
      </w:r>
      <w:proofErr w:type="gramStart"/>
      <w:r w:rsidRPr="00E77BC6">
        <w:rPr>
          <w:rFonts w:ascii="Candara" w:hAnsi="Candara" w:cs="Consolas"/>
          <w:i/>
          <w:sz w:val="20"/>
          <w:szCs w:val="20"/>
          <w:highlight w:val="lightGray"/>
        </w:rPr>
        <w:t>isvisaBuycollect</w:t>
      </w:r>
      <w:proofErr w:type="gramEnd"/>
      <w:r w:rsidRPr="00E77BC6">
        <w:rPr>
          <w:rFonts w:ascii="Candara" w:hAnsi="Candara" w:cs="Consolas"/>
          <w:i/>
          <w:sz w:val="20"/>
          <w:szCs w:val="20"/>
          <w:highlight w:val="lightGray"/>
        </w:rPr>
        <w:t>_shipping="true" callback="vmeWidgetUIEventHandler"/&gt;</w:t>
      </w:r>
    </w:p>
    <w:p w14:paraId="2C6A352A" w14:textId="77777777" w:rsidR="00E77BC6" w:rsidRPr="00E77BC6" w:rsidRDefault="00E77BC6" w:rsidP="00E77BC6">
      <w:pPr>
        <w:autoSpaceDE w:val="0"/>
        <w:autoSpaceDN w:val="0"/>
        <w:adjustRightInd w:val="0"/>
        <w:ind w:left="1440" w:firstLine="720"/>
        <w:rPr>
          <w:rFonts w:ascii="Candara" w:hAnsi="Candara" w:cs="Consolas"/>
          <w:i/>
          <w:sz w:val="20"/>
          <w:szCs w:val="20"/>
          <w:highlight w:val="lightGray"/>
        </w:rPr>
      </w:pPr>
      <w:r w:rsidRPr="00E77BC6">
        <w:rPr>
          <w:rFonts w:ascii="Candara" w:hAnsi="Candara" w:cs="Consolas"/>
          <w:i/>
          <w:sz w:val="20"/>
          <w:szCs w:val="20"/>
          <w:highlight w:val="lightGray"/>
        </w:rPr>
        <w:tab/>
        <w:t>&lt;/div&gt;</w:t>
      </w:r>
    </w:p>
    <w:p w14:paraId="01866042" w14:textId="77777777" w:rsidR="00E77BC6" w:rsidRDefault="00E77BC6" w:rsidP="00E77BC6">
      <w:pPr>
        <w:autoSpaceDE w:val="0"/>
        <w:autoSpaceDN w:val="0"/>
        <w:adjustRightInd w:val="0"/>
        <w:ind w:left="1440" w:firstLine="720"/>
        <w:rPr>
          <w:rFonts w:ascii="Candara" w:hAnsi="Candara" w:cs="Consolas"/>
          <w:i/>
          <w:sz w:val="20"/>
          <w:szCs w:val="20"/>
        </w:rPr>
      </w:pPr>
      <w:r w:rsidRPr="00E77BC6">
        <w:rPr>
          <w:rFonts w:ascii="Candara" w:hAnsi="Candara" w:cs="Consolas"/>
          <w:i/>
          <w:sz w:val="20"/>
          <w:szCs w:val="20"/>
          <w:highlight w:val="lightGray"/>
        </w:rPr>
        <w:t>&lt;/isif&gt;</w:t>
      </w:r>
    </w:p>
    <w:p w14:paraId="1B2768D8" w14:textId="77777777" w:rsidR="00E77BC6" w:rsidRDefault="00E77BC6" w:rsidP="00E77BC6">
      <w:pPr>
        <w:autoSpaceDE w:val="0"/>
        <w:autoSpaceDN w:val="0"/>
        <w:adjustRightInd w:val="0"/>
        <w:ind w:left="1440" w:firstLine="720"/>
        <w:rPr>
          <w:rFonts w:ascii="Candara" w:hAnsi="Candara"/>
          <w:b/>
        </w:rPr>
      </w:pPr>
      <w:r>
        <w:rPr>
          <w:rFonts w:ascii="Candara" w:hAnsi="Candara"/>
          <w:b/>
        </w:rPr>
        <w:t>…………………………………………………………………….</w:t>
      </w:r>
      <w:r w:rsidRPr="005226C5">
        <w:rPr>
          <w:rFonts w:ascii="Candara" w:hAnsi="Candara"/>
          <w:b/>
        </w:rPr>
        <w:t>//END</w:t>
      </w:r>
    </w:p>
    <w:p w14:paraId="51EDE808" w14:textId="77777777" w:rsidR="00E77BC6" w:rsidRDefault="00E77BC6" w:rsidP="00E77BC6">
      <w:pPr>
        <w:rPr>
          <w:b/>
        </w:rPr>
      </w:pPr>
    </w:p>
    <w:p w14:paraId="2EEB5DC7" w14:textId="77777777" w:rsidR="007759AC" w:rsidRPr="00630365" w:rsidRDefault="007759AC" w:rsidP="004717EA">
      <w:pPr>
        <w:pStyle w:val="ListParagraph"/>
        <w:numPr>
          <w:ilvl w:val="0"/>
          <w:numId w:val="49"/>
        </w:numPr>
        <w:jc w:val="both"/>
        <w:rPr>
          <w:rFonts w:ascii="Times New Roman" w:hAnsi="Times New Roman" w:cs="Times New Roman"/>
        </w:rPr>
      </w:pPr>
      <w:r w:rsidRPr="00630365">
        <w:rPr>
          <w:rFonts w:ascii="Times New Roman" w:hAnsi="Times New Roman" w:cs="Times New Roman"/>
          <w:b/>
        </w:rPr>
        <w:t>COBilling.xml</w:t>
      </w:r>
    </w:p>
    <w:p w14:paraId="16795571" w14:textId="77777777" w:rsidR="007759AC" w:rsidRPr="00630365" w:rsidRDefault="007759AC" w:rsidP="00B6458B">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14:paraId="47CF81BA" w14:textId="77777777" w:rsidR="007759AC" w:rsidRDefault="007759AC" w:rsidP="007759AC">
      <w:pPr>
        <w:pStyle w:val="ListParagraph"/>
        <w:ind w:left="1080"/>
        <w:rPr>
          <w:rFonts w:ascii="Times New Roman" w:hAnsi="Times New Roman" w:cs="Times New Roman"/>
        </w:rPr>
      </w:pPr>
      <w:r w:rsidRPr="00630365">
        <w:rPr>
          <w:rFonts w:ascii="Times New Roman" w:hAnsi="Times New Roman" w:cs="Times New Roman"/>
        </w:rPr>
        <w:t>COBilling_sample.xml</w:t>
      </w:r>
    </w:p>
    <w:p w14:paraId="7EB0A6D1" w14:textId="77777777" w:rsidR="007759AC" w:rsidRDefault="007759AC" w:rsidP="00B6458B">
      <w:pPr>
        <w:pStyle w:val="ListParagraph"/>
        <w:numPr>
          <w:ilvl w:val="1"/>
          <w:numId w:val="36"/>
        </w:numPr>
        <w:rPr>
          <w:rFonts w:ascii="Times New Roman" w:hAnsi="Times New Roman" w:cs="Times New Roman"/>
          <w:b/>
        </w:rPr>
      </w:pPr>
      <w:r>
        <w:rPr>
          <w:rFonts w:ascii="Times New Roman" w:hAnsi="Times New Roman" w:cs="Times New Roman"/>
          <w:b/>
        </w:rPr>
        <w:t>Changes Required</w:t>
      </w:r>
    </w:p>
    <w:p w14:paraId="59FC8F7E" w14:textId="77777777" w:rsidR="007759AC" w:rsidRPr="00630365" w:rsidRDefault="007759AC" w:rsidP="00B6458B">
      <w:pPr>
        <w:pStyle w:val="ListParagraph"/>
        <w:numPr>
          <w:ilvl w:val="0"/>
          <w:numId w:val="39"/>
        </w:numPr>
        <w:jc w:val="both"/>
        <w:rPr>
          <w:rFonts w:ascii="Times New Roman" w:hAnsi="Times New Roman" w:cs="Times New Roman"/>
        </w:rPr>
      </w:pPr>
      <w:r w:rsidRPr="00630365">
        <w:rPr>
          <w:rFonts w:ascii="Times New Roman" w:hAnsi="Times New Roman" w:cs="Times New Roman"/>
        </w:rPr>
        <w:t xml:space="preserve">Add Call Node (COShippingVisa-PrepareVme) in </w:t>
      </w:r>
      <w:r>
        <w:rPr>
          <w:rFonts w:ascii="Times New Roman" w:hAnsi="Times New Roman" w:cs="Times New Roman"/>
        </w:rPr>
        <w:t>COBilling-Start just before Interaction Continuation Node. Refer to the screenshot below:</w:t>
      </w:r>
    </w:p>
    <w:p w14:paraId="4919C072" w14:textId="77777777" w:rsidR="007759AC" w:rsidRPr="00AC3643" w:rsidRDefault="007759AC" w:rsidP="007759AC">
      <w:pPr>
        <w:ind w:left="1080"/>
        <w:rPr>
          <w:b/>
        </w:rPr>
      </w:pPr>
      <w:r>
        <w:rPr>
          <w:b/>
          <w:noProof/>
        </w:rPr>
        <w:drawing>
          <wp:inline distT="0" distB="0" distL="0" distR="0" wp14:anchorId="6A770A29" wp14:editId="73CDBC01">
            <wp:extent cx="5227608" cy="2600719"/>
            <wp:effectExtent l="19050" t="1905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26816" cy="2600325"/>
                    </a:xfrm>
                    <a:prstGeom prst="rect">
                      <a:avLst/>
                    </a:prstGeom>
                    <a:noFill/>
                    <a:ln>
                      <a:solidFill>
                        <a:schemeClr val="accent1"/>
                      </a:solidFill>
                    </a:ln>
                  </pic:spPr>
                </pic:pic>
              </a:graphicData>
            </a:graphic>
          </wp:inline>
        </w:drawing>
      </w:r>
    </w:p>
    <w:p w14:paraId="7BF8AFED" w14:textId="77777777" w:rsidR="007759AC" w:rsidRPr="00887E7B" w:rsidRDefault="007759AC" w:rsidP="00B6458B">
      <w:pPr>
        <w:pStyle w:val="ListParagraph"/>
        <w:numPr>
          <w:ilvl w:val="0"/>
          <w:numId w:val="39"/>
        </w:numPr>
        <w:jc w:val="both"/>
        <w:rPr>
          <w:b/>
        </w:rPr>
      </w:pPr>
      <w:r w:rsidRPr="00887E7B">
        <w:rPr>
          <w:rFonts w:ascii="Times New Roman" w:hAnsi="Times New Roman" w:cs="Times New Roman"/>
        </w:rPr>
        <w:t>Update Assign Node in COBilling-</w:t>
      </w:r>
      <w:r>
        <w:rPr>
          <w:rFonts w:ascii="Times New Roman" w:hAnsi="Times New Roman" w:cs="Times New Roman"/>
        </w:rPr>
        <w:t>RedeemGiftC</w:t>
      </w:r>
      <w:r w:rsidRPr="00887E7B">
        <w:rPr>
          <w:rFonts w:ascii="Times New Roman" w:hAnsi="Times New Roman" w:cs="Times New Roman"/>
        </w:rPr>
        <w:t>ertificate</w:t>
      </w:r>
      <w:r>
        <w:rPr>
          <w:rFonts w:ascii="Times New Roman" w:hAnsi="Times New Roman" w:cs="Times New Roman"/>
        </w:rPr>
        <w:t>. Refer to the screenshot below:</w:t>
      </w:r>
    </w:p>
    <w:p w14:paraId="0E820120" w14:textId="77777777" w:rsidR="007759AC" w:rsidRDefault="007759AC" w:rsidP="007759AC">
      <w:pPr>
        <w:ind w:left="1080"/>
        <w:rPr>
          <w:b/>
        </w:rPr>
      </w:pPr>
      <w:r>
        <w:rPr>
          <w:b/>
          <w:noProof/>
        </w:rPr>
        <w:lastRenderedPageBreak/>
        <w:drawing>
          <wp:inline distT="0" distB="0" distL="0" distR="0" wp14:anchorId="36B26EE5" wp14:editId="76551CD5">
            <wp:extent cx="5242239" cy="2475781"/>
            <wp:effectExtent l="19050" t="1905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43761" cy="2476500"/>
                    </a:xfrm>
                    <a:prstGeom prst="rect">
                      <a:avLst/>
                    </a:prstGeom>
                    <a:noFill/>
                    <a:ln>
                      <a:solidFill>
                        <a:schemeClr val="accent1"/>
                      </a:solidFill>
                    </a:ln>
                  </pic:spPr>
                </pic:pic>
              </a:graphicData>
            </a:graphic>
          </wp:inline>
        </w:drawing>
      </w:r>
    </w:p>
    <w:p w14:paraId="2C71DD00" w14:textId="77777777" w:rsidR="007759AC" w:rsidRPr="00523AC8" w:rsidRDefault="007759AC" w:rsidP="00B6458B">
      <w:pPr>
        <w:pStyle w:val="ListParagraph"/>
        <w:numPr>
          <w:ilvl w:val="0"/>
          <w:numId w:val="39"/>
        </w:numPr>
        <w:jc w:val="both"/>
        <w:rPr>
          <w:rFonts w:ascii="Times New Roman" w:hAnsi="Times New Roman" w:cs="Times New Roman"/>
        </w:rPr>
      </w:pPr>
      <w:r w:rsidRPr="00523AC8">
        <w:rPr>
          <w:rFonts w:ascii="Times New Roman" w:hAnsi="Times New Roman" w:cs="Times New Roman"/>
        </w:rPr>
        <w:t>Set the properties for this Assign Node in the Properties View as shown below:</w:t>
      </w:r>
    </w:p>
    <w:p w14:paraId="27382191" w14:textId="77777777" w:rsidR="007759AC" w:rsidRDefault="007759AC" w:rsidP="007759AC">
      <w:pPr>
        <w:pStyle w:val="ListParagraph"/>
        <w:ind w:left="1080"/>
        <w:jc w:val="both"/>
        <w:rPr>
          <w:b/>
        </w:rPr>
      </w:pPr>
      <w:r>
        <w:rPr>
          <w:b/>
          <w:noProof/>
        </w:rPr>
        <w:drawing>
          <wp:inline distT="0" distB="0" distL="0" distR="0" wp14:anchorId="3A4008D2" wp14:editId="459F3A6E">
            <wp:extent cx="5193102" cy="3347049"/>
            <wp:effectExtent l="19050" t="19050" r="762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187246" cy="3343275"/>
                    </a:xfrm>
                    <a:prstGeom prst="rect">
                      <a:avLst/>
                    </a:prstGeom>
                    <a:noFill/>
                    <a:ln>
                      <a:solidFill>
                        <a:schemeClr val="accent1"/>
                      </a:solidFill>
                    </a:ln>
                  </pic:spPr>
                </pic:pic>
              </a:graphicData>
            </a:graphic>
          </wp:inline>
        </w:drawing>
      </w:r>
    </w:p>
    <w:p w14:paraId="2F6C85FA" w14:textId="77777777" w:rsidR="007759AC" w:rsidRDefault="007759AC" w:rsidP="007759AC">
      <w:pPr>
        <w:pStyle w:val="ListParagraph"/>
        <w:ind w:left="1080"/>
        <w:jc w:val="both"/>
        <w:rPr>
          <w:b/>
        </w:rPr>
      </w:pPr>
    </w:p>
    <w:p w14:paraId="715C9A8A" w14:textId="77777777" w:rsidR="007759AC" w:rsidRDefault="007759AC" w:rsidP="007759AC">
      <w:pPr>
        <w:pStyle w:val="ListParagraph"/>
        <w:ind w:left="1080"/>
        <w:jc w:val="both"/>
        <w:rPr>
          <w:b/>
        </w:rPr>
      </w:pPr>
    </w:p>
    <w:p w14:paraId="08A18E5B" w14:textId="77777777" w:rsidR="007759AC" w:rsidRDefault="007759AC" w:rsidP="007759AC">
      <w:pPr>
        <w:pStyle w:val="ListParagraph"/>
        <w:ind w:left="1080"/>
        <w:jc w:val="both"/>
        <w:rPr>
          <w:b/>
        </w:rPr>
      </w:pPr>
    </w:p>
    <w:p w14:paraId="38DEF407" w14:textId="77777777" w:rsidR="007759AC" w:rsidRDefault="007759AC" w:rsidP="007759AC">
      <w:pPr>
        <w:pStyle w:val="ListParagraph"/>
        <w:ind w:left="1080"/>
        <w:jc w:val="both"/>
        <w:rPr>
          <w:b/>
        </w:rPr>
      </w:pPr>
    </w:p>
    <w:p w14:paraId="5C448882" w14:textId="77777777" w:rsidR="007759AC" w:rsidRDefault="007759AC" w:rsidP="007759AC">
      <w:pPr>
        <w:pStyle w:val="ListParagraph"/>
        <w:ind w:left="1080"/>
        <w:jc w:val="both"/>
        <w:rPr>
          <w:b/>
        </w:rPr>
      </w:pPr>
    </w:p>
    <w:p w14:paraId="4C35C682" w14:textId="77777777" w:rsidR="007759AC" w:rsidRDefault="007759AC" w:rsidP="007759AC">
      <w:pPr>
        <w:pStyle w:val="ListParagraph"/>
        <w:ind w:left="1080"/>
        <w:jc w:val="both"/>
        <w:rPr>
          <w:b/>
        </w:rPr>
      </w:pPr>
    </w:p>
    <w:p w14:paraId="460D368D" w14:textId="77777777" w:rsidR="007759AC" w:rsidRDefault="007759AC" w:rsidP="007759AC">
      <w:pPr>
        <w:pStyle w:val="ListParagraph"/>
        <w:ind w:left="1080"/>
        <w:jc w:val="both"/>
        <w:rPr>
          <w:b/>
        </w:rPr>
      </w:pPr>
    </w:p>
    <w:p w14:paraId="03F2AA73" w14:textId="77777777" w:rsidR="007759AC" w:rsidRDefault="007759AC" w:rsidP="007759AC">
      <w:pPr>
        <w:pStyle w:val="ListParagraph"/>
        <w:ind w:left="1080"/>
        <w:jc w:val="both"/>
        <w:rPr>
          <w:b/>
        </w:rPr>
      </w:pPr>
    </w:p>
    <w:p w14:paraId="0F81AE7C" w14:textId="77777777" w:rsidR="007759AC" w:rsidRDefault="007759AC" w:rsidP="007759AC">
      <w:pPr>
        <w:pStyle w:val="ListParagraph"/>
        <w:ind w:left="1080"/>
        <w:jc w:val="both"/>
        <w:rPr>
          <w:b/>
        </w:rPr>
      </w:pPr>
    </w:p>
    <w:p w14:paraId="7D0F8111" w14:textId="77777777" w:rsidR="007759AC" w:rsidRPr="00523AC8" w:rsidRDefault="007759AC" w:rsidP="007759AC">
      <w:pPr>
        <w:pStyle w:val="ListParagraph"/>
        <w:ind w:left="1080"/>
        <w:jc w:val="both"/>
        <w:rPr>
          <w:b/>
        </w:rPr>
      </w:pPr>
    </w:p>
    <w:p w14:paraId="56D767F4" w14:textId="77777777" w:rsidR="007759AC" w:rsidRPr="001A4AA7" w:rsidRDefault="007759AC" w:rsidP="00B6458B">
      <w:pPr>
        <w:pStyle w:val="ListParagraph"/>
        <w:numPr>
          <w:ilvl w:val="0"/>
          <w:numId w:val="39"/>
        </w:numPr>
        <w:jc w:val="both"/>
        <w:rPr>
          <w:rFonts w:ascii="Times New Roman" w:hAnsi="Times New Roman" w:cs="Times New Roman"/>
        </w:rPr>
      </w:pPr>
      <w:r w:rsidRPr="001A4AA7">
        <w:rPr>
          <w:rFonts w:ascii="Times New Roman" w:hAnsi="Times New Roman" w:cs="Times New Roman"/>
        </w:rPr>
        <w:lastRenderedPageBreak/>
        <w:t xml:space="preserve">Update </w:t>
      </w:r>
      <w:r>
        <w:rPr>
          <w:rFonts w:ascii="Times New Roman" w:hAnsi="Times New Roman" w:cs="Times New Roman"/>
        </w:rPr>
        <w:t xml:space="preserve">the second </w:t>
      </w:r>
      <w:r w:rsidRPr="001A4AA7">
        <w:rPr>
          <w:rFonts w:ascii="Times New Roman" w:hAnsi="Times New Roman" w:cs="Times New Roman"/>
        </w:rPr>
        <w:t>Assign Node in COBilling-RedeemGiftCertificate</w:t>
      </w:r>
      <w:r>
        <w:rPr>
          <w:rFonts w:ascii="Times New Roman" w:hAnsi="Times New Roman" w:cs="Times New Roman"/>
        </w:rPr>
        <w:t>. Refer to the screenshot below</w:t>
      </w:r>
    </w:p>
    <w:p w14:paraId="20BBE25F" w14:textId="77777777" w:rsidR="007759AC" w:rsidRDefault="007759AC" w:rsidP="007759AC">
      <w:pPr>
        <w:ind w:left="1080"/>
        <w:rPr>
          <w:b/>
        </w:rPr>
      </w:pPr>
      <w:r>
        <w:rPr>
          <w:b/>
          <w:noProof/>
        </w:rPr>
        <w:drawing>
          <wp:inline distT="0" distB="0" distL="0" distR="0" wp14:anchorId="08915526" wp14:editId="4A7C3559">
            <wp:extent cx="5193102" cy="2867116"/>
            <wp:effectExtent l="19050" t="19050" r="762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192937" cy="2867025"/>
                    </a:xfrm>
                    <a:prstGeom prst="rect">
                      <a:avLst/>
                    </a:prstGeom>
                    <a:noFill/>
                    <a:ln>
                      <a:solidFill>
                        <a:schemeClr val="accent1"/>
                      </a:solidFill>
                    </a:ln>
                  </pic:spPr>
                </pic:pic>
              </a:graphicData>
            </a:graphic>
          </wp:inline>
        </w:drawing>
      </w:r>
    </w:p>
    <w:p w14:paraId="62E80B1C" w14:textId="77777777" w:rsidR="007759AC" w:rsidRPr="00523AC8" w:rsidRDefault="007759AC" w:rsidP="00B6458B">
      <w:pPr>
        <w:pStyle w:val="ListParagraph"/>
        <w:numPr>
          <w:ilvl w:val="0"/>
          <w:numId w:val="39"/>
        </w:numPr>
        <w:jc w:val="both"/>
        <w:rPr>
          <w:b/>
        </w:rPr>
      </w:pPr>
      <w:r w:rsidRPr="00523AC8">
        <w:rPr>
          <w:rFonts w:ascii="Times New Roman" w:hAnsi="Times New Roman" w:cs="Times New Roman"/>
        </w:rPr>
        <w:t>Set the properties for this Assign Node in Properties View as shown below</w:t>
      </w:r>
    </w:p>
    <w:p w14:paraId="7AFF1EA4" w14:textId="77777777" w:rsidR="007759AC" w:rsidRDefault="007759AC" w:rsidP="007759AC">
      <w:pPr>
        <w:pStyle w:val="ListParagraph"/>
        <w:ind w:left="1080"/>
        <w:jc w:val="both"/>
        <w:rPr>
          <w:b/>
        </w:rPr>
      </w:pPr>
      <w:r>
        <w:rPr>
          <w:b/>
          <w:noProof/>
        </w:rPr>
        <w:drawing>
          <wp:inline distT="0" distB="0" distL="0" distR="0" wp14:anchorId="1A17670F" wp14:editId="0ED9681E">
            <wp:extent cx="5227608" cy="3148641"/>
            <wp:effectExtent l="19050" t="1905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27610" cy="3148642"/>
                    </a:xfrm>
                    <a:prstGeom prst="rect">
                      <a:avLst/>
                    </a:prstGeom>
                    <a:noFill/>
                    <a:ln>
                      <a:solidFill>
                        <a:schemeClr val="accent1"/>
                      </a:solidFill>
                    </a:ln>
                  </pic:spPr>
                </pic:pic>
              </a:graphicData>
            </a:graphic>
          </wp:inline>
        </w:drawing>
      </w:r>
    </w:p>
    <w:p w14:paraId="284761E1" w14:textId="77777777" w:rsidR="007759AC" w:rsidRDefault="007759AC" w:rsidP="007759AC">
      <w:pPr>
        <w:pStyle w:val="ListParagraph"/>
        <w:ind w:left="1080"/>
        <w:jc w:val="both"/>
        <w:rPr>
          <w:b/>
        </w:rPr>
      </w:pPr>
    </w:p>
    <w:p w14:paraId="5582C895" w14:textId="77777777" w:rsidR="007759AC" w:rsidRDefault="007759AC" w:rsidP="007759AC">
      <w:pPr>
        <w:pStyle w:val="ListParagraph"/>
        <w:ind w:left="1080"/>
        <w:jc w:val="both"/>
        <w:rPr>
          <w:b/>
        </w:rPr>
      </w:pPr>
    </w:p>
    <w:p w14:paraId="1555DFC9" w14:textId="77777777" w:rsidR="007759AC" w:rsidRDefault="007759AC" w:rsidP="007759AC">
      <w:pPr>
        <w:pStyle w:val="ListParagraph"/>
        <w:ind w:left="1080"/>
        <w:jc w:val="both"/>
        <w:rPr>
          <w:b/>
        </w:rPr>
      </w:pPr>
    </w:p>
    <w:p w14:paraId="1A76EBD4" w14:textId="77777777" w:rsidR="007759AC" w:rsidRDefault="007759AC" w:rsidP="007759AC">
      <w:pPr>
        <w:pStyle w:val="ListParagraph"/>
        <w:ind w:left="1080"/>
        <w:jc w:val="both"/>
        <w:rPr>
          <w:b/>
        </w:rPr>
      </w:pPr>
    </w:p>
    <w:p w14:paraId="5F41D445" w14:textId="77777777" w:rsidR="007759AC" w:rsidRDefault="007759AC" w:rsidP="007759AC">
      <w:pPr>
        <w:pStyle w:val="ListParagraph"/>
        <w:ind w:left="1080"/>
        <w:jc w:val="both"/>
        <w:rPr>
          <w:b/>
        </w:rPr>
      </w:pPr>
    </w:p>
    <w:p w14:paraId="7B793401" w14:textId="77777777" w:rsidR="007759AC" w:rsidRDefault="007759AC" w:rsidP="007759AC">
      <w:pPr>
        <w:pStyle w:val="ListParagraph"/>
        <w:ind w:left="1080"/>
        <w:jc w:val="both"/>
        <w:rPr>
          <w:b/>
        </w:rPr>
      </w:pPr>
    </w:p>
    <w:p w14:paraId="73CCFB81" w14:textId="77777777" w:rsidR="007759AC" w:rsidRDefault="007759AC" w:rsidP="007759AC">
      <w:pPr>
        <w:pStyle w:val="ListParagraph"/>
        <w:ind w:left="1080"/>
        <w:jc w:val="both"/>
        <w:rPr>
          <w:b/>
        </w:rPr>
      </w:pPr>
    </w:p>
    <w:p w14:paraId="19D9687F" w14:textId="77777777" w:rsidR="007759AC" w:rsidRPr="00523AC8" w:rsidRDefault="007759AC" w:rsidP="007759AC">
      <w:pPr>
        <w:pStyle w:val="ListParagraph"/>
        <w:ind w:left="1080"/>
        <w:jc w:val="both"/>
        <w:rPr>
          <w:b/>
        </w:rPr>
      </w:pPr>
    </w:p>
    <w:p w14:paraId="448A8184" w14:textId="77777777" w:rsidR="007759AC" w:rsidRPr="00523AC8" w:rsidRDefault="007759AC" w:rsidP="00B6458B">
      <w:pPr>
        <w:pStyle w:val="ListParagraph"/>
        <w:numPr>
          <w:ilvl w:val="0"/>
          <w:numId w:val="39"/>
        </w:numPr>
        <w:jc w:val="both"/>
        <w:rPr>
          <w:rFonts w:ascii="Times New Roman" w:hAnsi="Times New Roman" w:cs="Times New Roman"/>
        </w:rPr>
      </w:pPr>
      <w:r w:rsidRPr="00523AC8">
        <w:rPr>
          <w:rFonts w:ascii="Times New Roman" w:hAnsi="Times New Roman" w:cs="Times New Roman"/>
        </w:rPr>
        <w:t>Add Pipelet (</w:t>
      </w:r>
      <w:r w:rsidRPr="00523AC8">
        <w:rPr>
          <w:rFonts w:ascii="Times New Roman" w:hAnsi="Times New Roman" w:cs="Times New Roman"/>
          <w:i/>
        </w:rPr>
        <w:t>RemoveBasketPaymentInstrument</w:t>
      </w:r>
      <w:r w:rsidRPr="00523AC8">
        <w:rPr>
          <w:rFonts w:ascii="Times New Roman" w:hAnsi="Times New Roman" w:cs="Times New Roman"/>
        </w:rPr>
        <w:t>) in COBilling-ResetPaymentForms</w:t>
      </w:r>
    </w:p>
    <w:p w14:paraId="10977355" w14:textId="77777777" w:rsidR="007759AC" w:rsidRPr="00BB03E2" w:rsidRDefault="007759AC" w:rsidP="007759AC">
      <w:pPr>
        <w:ind w:left="1080"/>
        <w:rPr>
          <w:b/>
        </w:rPr>
      </w:pPr>
      <w:r>
        <w:rPr>
          <w:b/>
          <w:noProof/>
        </w:rPr>
        <w:drawing>
          <wp:inline distT="0" distB="0" distL="0" distR="0" wp14:anchorId="457C0D2E" wp14:editId="43128616">
            <wp:extent cx="5227608" cy="2932981"/>
            <wp:effectExtent l="19050" t="1905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27608" cy="2932981"/>
                    </a:xfrm>
                    <a:prstGeom prst="rect">
                      <a:avLst/>
                    </a:prstGeom>
                    <a:noFill/>
                    <a:ln>
                      <a:solidFill>
                        <a:schemeClr val="accent1"/>
                      </a:solidFill>
                    </a:ln>
                  </pic:spPr>
                </pic:pic>
              </a:graphicData>
            </a:graphic>
          </wp:inline>
        </w:drawing>
      </w:r>
    </w:p>
    <w:p w14:paraId="1D303735" w14:textId="77777777" w:rsidR="007759AC" w:rsidRPr="005226C5" w:rsidRDefault="007759AC" w:rsidP="00B6458B">
      <w:pPr>
        <w:pStyle w:val="ListParagraph"/>
        <w:numPr>
          <w:ilvl w:val="0"/>
          <w:numId w:val="39"/>
        </w:numPr>
        <w:jc w:val="both"/>
        <w:rPr>
          <w:rFonts w:ascii="Times New Roman" w:hAnsi="Times New Roman" w:cs="Times New Roman"/>
        </w:rPr>
      </w:pPr>
      <w:r w:rsidRPr="005226C5">
        <w:rPr>
          <w:rFonts w:ascii="Times New Roman" w:hAnsi="Times New Roman" w:cs="Times New Roman"/>
        </w:rPr>
        <w:t xml:space="preserve">Set the properties for this Pipelet in Properties View. </w:t>
      </w:r>
    </w:p>
    <w:p w14:paraId="5DC2AFFD" w14:textId="77777777" w:rsidR="007759AC" w:rsidRDefault="007759AC" w:rsidP="007759AC">
      <w:pPr>
        <w:ind w:left="1080"/>
      </w:pPr>
      <w:r>
        <w:rPr>
          <w:noProof/>
        </w:rPr>
        <w:drawing>
          <wp:inline distT="0" distB="0" distL="0" distR="0" wp14:anchorId="38AED4CE" wp14:editId="2626C25F">
            <wp:extent cx="5201728" cy="1552575"/>
            <wp:effectExtent l="19050" t="1905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01728" cy="1552575"/>
                    </a:xfrm>
                    <a:prstGeom prst="rect">
                      <a:avLst/>
                    </a:prstGeom>
                    <a:noFill/>
                    <a:ln>
                      <a:solidFill>
                        <a:schemeClr val="accent1"/>
                      </a:solidFill>
                    </a:ln>
                  </pic:spPr>
                </pic:pic>
              </a:graphicData>
            </a:graphic>
          </wp:inline>
        </w:drawing>
      </w:r>
    </w:p>
    <w:p w14:paraId="10E65E8B" w14:textId="77777777" w:rsidR="00804C7B" w:rsidRPr="00804C7B" w:rsidRDefault="00804C7B" w:rsidP="004717EA">
      <w:pPr>
        <w:pStyle w:val="ListParagraph"/>
        <w:numPr>
          <w:ilvl w:val="0"/>
          <w:numId w:val="49"/>
        </w:numPr>
        <w:jc w:val="both"/>
        <w:rPr>
          <w:rFonts w:ascii="Times New Roman" w:hAnsi="Times New Roman" w:cs="Times New Roman"/>
          <w:b/>
        </w:rPr>
      </w:pPr>
      <w:r w:rsidRPr="00804C7B">
        <w:rPr>
          <w:rFonts w:ascii="Times New Roman" w:hAnsi="Times New Roman" w:cs="Times New Roman"/>
          <w:b/>
        </w:rPr>
        <w:t>COPlaceOrder.xml</w:t>
      </w:r>
    </w:p>
    <w:p w14:paraId="70C5C7F8" w14:textId="77777777" w:rsidR="00804C7B" w:rsidRPr="00630365" w:rsidRDefault="00804C7B" w:rsidP="00804C7B">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14:paraId="6E956E40" w14:textId="77777777" w:rsidR="00804C7B" w:rsidRDefault="006561F1" w:rsidP="00804C7B">
      <w:pPr>
        <w:pStyle w:val="ListParagraph"/>
        <w:ind w:left="1080"/>
        <w:rPr>
          <w:rFonts w:ascii="Times New Roman" w:hAnsi="Times New Roman" w:cs="Times New Roman"/>
        </w:rPr>
      </w:pPr>
      <w:r w:rsidRPr="006561F1">
        <w:rPr>
          <w:rFonts w:ascii="Times New Roman" w:hAnsi="Times New Roman" w:cs="Times New Roman"/>
        </w:rPr>
        <w:t>COPlaceOrder</w:t>
      </w:r>
      <w:r w:rsidR="00804C7B" w:rsidRPr="00630365">
        <w:rPr>
          <w:rFonts w:ascii="Times New Roman" w:hAnsi="Times New Roman" w:cs="Times New Roman"/>
        </w:rPr>
        <w:t>_sample.xml</w:t>
      </w:r>
    </w:p>
    <w:p w14:paraId="75B38283" w14:textId="77777777" w:rsidR="00804C7B" w:rsidRPr="006561F1" w:rsidRDefault="00804C7B" w:rsidP="006561F1">
      <w:pPr>
        <w:pStyle w:val="ListParagraph"/>
        <w:numPr>
          <w:ilvl w:val="1"/>
          <w:numId w:val="36"/>
        </w:numPr>
        <w:rPr>
          <w:rFonts w:ascii="Times New Roman" w:hAnsi="Times New Roman" w:cs="Times New Roman"/>
          <w:b/>
        </w:rPr>
      </w:pPr>
      <w:r>
        <w:rPr>
          <w:rFonts w:ascii="Times New Roman" w:hAnsi="Times New Roman" w:cs="Times New Roman"/>
          <w:b/>
        </w:rPr>
        <w:t>Changes Required</w:t>
      </w:r>
    </w:p>
    <w:p w14:paraId="02A2BFC6" w14:textId="77777777" w:rsidR="00804C7B" w:rsidRPr="006561F1" w:rsidRDefault="00804C7B" w:rsidP="006561F1">
      <w:pPr>
        <w:pStyle w:val="ListParagraph"/>
        <w:numPr>
          <w:ilvl w:val="0"/>
          <w:numId w:val="54"/>
        </w:numPr>
        <w:jc w:val="both"/>
        <w:rPr>
          <w:rFonts w:ascii="Times New Roman" w:hAnsi="Times New Roman" w:cs="Times New Roman"/>
        </w:rPr>
      </w:pPr>
      <w:r w:rsidRPr="006561F1">
        <w:rPr>
          <w:rFonts w:ascii="Times New Roman" w:hAnsi="Times New Roman" w:cs="Times New Roman"/>
        </w:rPr>
        <w:t>Handle responses from COPlaceOrder-HandlePayments pipeline.</w:t>
      </w:r>
    </w:p>
    <w:p w14:paraId="38A3BCDD" w14:textId="77777777" w:rsidR="003B025F" w:rsidRPr="0054383A" w:rsidRDefault="003B025F" w:rsidP="007759AC">
      <w:pPr>
        <w:ind w:left="1080"/>
      </w:pPr>
      <w:r>
        <w:rPr>
          <w:noProof/>
        </w:rPr>
        <w:lastRenderedPageBreak/>
        <w:drawing>
          <wp:inline distT="0" distB="0" distL="0" distR="0" wp14:anchorId="37FB80B1" wp14:editId="4684D965">
            <wp:extent cx="5547360" cy="4427220"/>
            <wp:effectExtent l="19050" t="19050" r="0" b="0"/>
            <wp:docPr id="64" name="Picture 64" descr="C:\Users\garo11\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ro11\Desktop\12.jp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547360" cy="4427220"/>
                    </a:xfrm>
                    <a:prstGeom prst="rect">
                      <a:avLst/>
                    </a:prstGeom>
                    <a:noFill/>
                    <a:ln>
                      <a:solidFill>
                        <a:schemeClr val="accent1"/>
                      </a:solidFill>
                    </a:ln>
                  </pic:spPr>
                </pic:pic>
              </a:graphicData>
            </a:graphic>
          </wp:inline>
        </w:drawing>
      </w:r>
    </w:p>
    <w:p w14:paraId="7C912B06" w14:textId="77777777" w:rsidR="007759AC" w:rsidRPr="00630365" w:rsidRDefault="007759AC" w:rsidP="004717EA">
      <w:pPr>
        <w:pStyle w:val="ListParagraph"/>
        <w:numPr>
          <w:ilvl w:val="0"/>
          <w:numId w:val="49"/>
        </w:numPr>
        <w:jc w:val="both"/>
        <w:rPr>
          <w:rFonts w:ascii="Times New Roman" w:hAnsi="Times New Roman" w:cs="Times New Roman"/>
        </w:rPr>
      </w:pPr>
      <w:proofErr w:type="gramStart"/>
      <w:r>
        <w:rPr>
          <w:rFonts w:ascii="Times New Roman" w:hAnsi="Times New Roman" w:cs="Times New Roman"/>
          <w:b/>
        </w:rPr>
        <w:t>modules.isml</w:t>
      </w:r>
      <w:proofErr w:type="gramEnd"/>
    </w:p>
    <w:p w14:paraId="682C739F" w14:textId="77777777" w:rsidR="007759AC" w:rsidRPr="00630365" w:rsidRDefault="007759AC" w:rsidP="00B6458B">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14:paraId="0C5C9114" w14:textId="77777777" w:rsidR="007759AC" w:rsidRDefault="007759AC" w:rsidP="007759AC">
      <w:pPr>
        <w:pStyle w:val="ListParagraph"/>
        <w:ind w:left="1080"/>
        <w:rPr>
          <w:rFonts w:ascii="Times New Roman" w:hAnsi="Times New Roman" w:cs="Times New Roman"/>
        </w:rPr>
      </w:pPr>
      <w:proofErr w:type="gramStart"/>
      <w:r>
        <w:rPr>
          <w:rFonts w:ascii="Times New Roman" w:hAnsi="Times New Roman" w:cs="Times New Roman"/>
        </w:rPr>
        <w:t>modules</w:t>
      </w:r>
      <w:proofErr w:type="gramEnd"/>
      <w:r w:rsidRPr="00630365">
        <w:rPr>
          <w:rFonts w:ascii="Times New Roman" w:hAnsi="Times New Roman" w:cs="Times New Roman"/>
        </w:rPr>
        <w:t>_sample.</w:t>
      </w:r>
      <w:r>
        <w:rPr>
          <w:rFonts w:ascii="Times New Roman" w:hAnsi="Times New Roman" w:cs="Times New Roman"/>
        </w:rPr>
        <w:t>isml</w:t>
      </w:r>
    </w:p>
    <w:p w14:paraId="56365879" w14:textId="77777777" w:rsidR="007759AC" w:rsidRDefault="007759AC" w:rsidP="00B6458B">
      <w:pPr>
        <w:pStyle w:val="ListParagraph"/>
        <w:numPr>
          <w:ilvl w:val="1"/>
          <w:numId w:val="36"/>
        </w:numPr>
        <w:rPr>
          <w:rFonts w:ascii="Times New Roman" w:hAnsi="Times New Roman" w:cs="Times New Roman"/>
          <w:b/>
        </w:rPr>
      </w:pPr>
      <w:r>
        <w:rPr>
          <w:rFonts w:ascii="Times New Roman" w:hAnsi="Times New Roman" w:cs="Times New Roman"/>
          <w:b/>
        </w:rPr>
        <w:t>Changes Required</w:t>
      </w:r>
    </w:p>
    <w:p w14:paraId="7DECFA3D" w14:textId="77777777" w:rsidR="007759AC" w:rsidRDefault="007759AC" w:rsidP="00B6458B">
      <w:pPr>
        <w:pStyle w:val="ListParagraph"/>
        <w:numPr>
          <w:ilvl w:val="0"/>
          <w:numId w:val="40"/>
        </w:numPr>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following code block at the end of the file</w:t>
      </w:r>
    </w:p>
    <w:p w14:paraId="0748DFAA" w14:textId="77777777" w:rsidR="007759AC" w:rsidRPr="005226C5" w:rsidRDefault="007759AC" w:rsidP="007759AC">
      <w:pPr>
        <w:ind w:left="720" w:firstLine="720"/>
        <w:rPr>
          <w:rFonts w:ascii="Candara" w:hAnsi="Candara"/>
          <w:b/>
        </w:rPr>
      </w:pPr>
      <w:r w:rsidRPr="005226C5">
        <w:rPr>
          <w:rFonts w:ascii="Candara" w:hAnsi="Candara"/>
          <w:b/>
        </w:rPr>
        <w:t>//BEGIN</w:t>
      </w:r>
      <w:r>
        <w:rPr>
          <w:rFonts w:ascii="Candara" w:hAnsi="Candara"/>
          <w:b/>
        </w:rPr>
        <w:t>…………………………………………………………………</w:t>
      </w:r>
    </w:p>
    <w:p w14:paraId="11B926A5" w14:textId="77777777"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iscomment</w:t>
      </w:r>
      <w:proofErr w:type="gramEnd"/>
      <w:r w:rsidRPr="007759AC">
        <w:rPr>
          <w:rFonts w:ascii="Candara" w:hAnsi="Candara" w:cs="Consolas"/>
          <w:i/>
          <w:sz w:val="20"/>
          <w:szCs w:val="20"/>
          <w:highlight w:val="lightGray"/>
        </w:rPr>
        <w:t>&gt;</w:t>
      </w:r>
    </w:p>
    <w:p w14:paraId="070C5007" w14:textId="77777777" w:rsidR="007759AC" w:rsidRPr="007759AC" w:rsidRDefault="007759AC" w:rsidP="007759AC">
      <w:pPr>
        <w:autoSpaceDE w:val="0"/>
        <w:autoSpaceDN w:val="0"/>
        <w:adjustRightInd w:val="0"/>
        <w:ind w:left="2160" w:firstLine="720"/>
        <w:rPr>
          <w:rFonts w:ascii="Candara" w:hAnsi="Candara" w:cs="Consolas"/>
          <w:i/>
          <w:sz w:val="20"/>
          <w:szCs w:val="20"/>
          <w:highlight w:val="lightGray"/>
        </w:rPr>
      </w:pPr>
      <w:r w:rsidRPr="007759AC">
        <w:rPr>
          <w:rFonts w:ascii="Candara" w:hAnsi="Candara" w:cs="Consolas"/>
          <w:i/>
          <w:sz w:val="20"/>
          <w:szCs w:val="20"/>
          <w:highlight w:val="lightGray"/>
        </w:rPr>
        <w:t>Render the checkout with visa buy</w:t>
      </w:r>
    </w:p>
    <w:p w14:paraId="7E66C5FA" w14:textId="77777777"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&lt;/iscomment&gt;</w:t>
      </w:r>
    </w:p>
    <w:p w14:paraId="47C5F2D1" w14:textId="77777777" w:rsidR="007759AC" w:rsidRPr="005226C5" w:rsidRDefault="007759AC" w:rsidP="007759AC">
      <w:pPr>
        <w:ind w:left="1440" w:firstLine="720"/>
        <w:rPr>
          <w:rFonts w:ascii="Candara" w:hAnsi="Candara" w:cs="Consolas"/>
          <w:sz w:val="20"/>
          <w:szCs w:val="20"/>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isinclude</w:t>
      </w:r>
      <w:proofErr w:type="gramEnd"/>
      <w:r w:rsidRPr="007759AC">
        <w:rPr>
          <w:rFonts w:ascii="Candara" w:hAnsi="Candara" w:cs="Consolas"/>
          <w:i/>
          <w:sz w:val="20"/>
          <w:szCs w:val="20"/>
          <w:highlight w:val="lightGray"/>
        </w:rPr>
        <w:t xml:space="preserve"> template=</w:t>
      </w:r>
      <w:r w:rsidRPr="007759AC">
        <w:rPr>
          <w:rFonts w:ascii="Candara" w:hAnsi="Candara" w:cs="Consolas"/>
          <w:i/>
          <w:iCs/>
          <w:sz w:val="20"/>
          <w:szCs w:val="20"/>
          <w:highlight w:val="lightGray"/>
        </w:rPr>
        <w:t>"visa_modules.isml"</w:t>
      </w:r>
      <w:r w:rsidRPr="007759AC">
        <w:rPr>
          <w:rFonts w:ascii="Candara" w:hAnsi="Candara" w:cs="Consolas"/>
          <w:i/>
          <w:sz w:val="20"/>
          <w:szCs w:val="20"/>
          <w:highlight w:val="lightGray"/>
        </w:rPr>
        <w:t>/&gt;</w:t>
      </w:r>
    </w:p>
    <w:p w14:paraId="10012474" w14:textId="77777777" w:rsidR="007759AC" w:rsidRDefault="007759AC" w:rsidP="007759AC">
      <w:pPr>
        <w:pStyle w:val="ListParagraph"/>
        <w:ind w:left="1440"/>
        <w:rPr>
          <w:rFonts w:ascii="Candara" w:hAnsi="Candara"/>
          <w:b/>
        </w:rPr>
      </w:pPr>
      <w:r>
        <w:rPr>
          <w:rFonts w:ascii="Candara" w:hAnsi="Candara"/>
          <w:b/>
        </w:rPr>
        <w:t>…………………………………………………………………….</w:t>
      </w:r>
      <w:r w:rsidRPr="005226C5">
        <w:rPr>
          <w:rFonts w:ascii="Candara" w:hAnsi="Candara"/>
          <w:b/>
        </w:rPr>
        <w:t>//END</w:t>
      </w:r>
    </w:p>
    <w:p w14:paraId="16E03888" w14:textId="77777777" w:rsidR="007759AC" w:rsidRDefault="007759AC" w:rsidP="007759AC">
      <w:pPr>
        <w:pStyle w:val="ListParagraph"/>
        <w:rPr>
          <w:rFonts w:ascii="Candara" w:hAnsi="Candara"/>
          <w:b/>
        </w:rPr>
      </w:pPr>
    </w:p>
    <w:p w14:paraId="32E56A56" w14:textId="77777777" w:rsidR="00D02847" w:rsidRPr="00630365" w:rsidRDefault="00D02847" w:rsidP="00D02847">
      <w:pPr>
        <w:pStyle w:val="ListParagraph"/>
        <w:numPr>
          <w:ilvl w:val="0"/>
          <w:numId w:val="49"/>
        </w:numPr>
        <w:jc w:val="both"/>
        <w:rPr>
          <w:rFonts w:ascii="Times New Roman" w:hAnsi="Times New Roman" w:cs="Times New Roman"/>
        </w:rPr>
      </w:pPr>
      <w:proofErr w:type="gramStart"/>
      <w:r>
        <w:rPr>
          <w:rFonts w:ascii="Times New Roman" w:hAnsi="Times New Roman" w:cs="Times New Roman"/>
          <w:b/>
        </w:rPr>
        <w:t>htmlhead.isml</w:t>
      </w:r>
      <w:proofErr w:type="gramEnd"/>
    </w:p>
    <w:p w14:paraId="262D302C" w14:textId="77777777" w:rsidR="00D02847" w:rsidRPr="00630365" w:rsidRDefault="00D02847" w:rsidP="00D02847">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14:paraId="2E9DD40A" w14:textId="77777777" w:rsidR="00D02847" w:rsidRDefault="00D02847" w:rsidP="00D02847">
      <w:pPr>
        <w:pStyle w:val="ListParagraph"/>
        <w:ind w:left="1080"/>
        <w:rPr>
          <w:rFonts w:ascii="Times New Roman" w:hAnsi="Times New Roman" w:cs="Times New Roman"/>
        </w:rPr>
      </w:pPr>
      <w:proofErr w:type="gramStart"/>
      <w:r>
        <w:rPr>
          <w:rFonts w:ascii="Times New Roman" w:hAnsi="Times New Roman" w:cs="Times New Roman"/>
        </w:rPr>
        <w:t>htmlhead</w:t>
      </w:r>
      <w:proofErr w:type="gramEnd"/>
      <w:r w:rsidRPr="00630365">
        <w:rPr>
          <w:rFonts w:ascii="Times New Roman" w:hAnsi="Times New Roman" w:cs="Times New Roman"/>
        </w:rPr>
        <w:t>_sample.</w:t>
      </w:r>
      <w:r>
        <w:rPr>
          <w:rFonts w:ascii="Times New Roman" w:hAnsi="Times New Roman" w:cs="Times New Roman"/>
        </w:rPr>
        <w:t>isml</w:t>
      </w:r>
    </w:p>
    <w:p w14:paraId="77DC451E" w14:textId="77777777" w:rsidR="00D02847" w:rsidRDefault="00D02847" w:rsidP="00D02847">
      <w:pPr>
        <w:pStyle w:val="ListParagraph"/>
        <w:numPr>
          <w:ilvl w:val="1"/>
          <w:numId w:val="36"/>
        </w:numPr>
        <w:rPr>
          <w:rFonts w:ascii="Times New Roman" w:hAnsi="Times New Roman" w:cs="Times New Roman"/>
          <w:b/>
        </w:rPr>
      </w:pPr>
      <w:r>
        <w:rPr>
          <w:rFonts w:ascii="Times New Roman" w:hAnsi="Times New Roman" w:cs="Times New Roman"/>
          <w:b/>
        </w:rPr>
        <w:t>Changes Required</w:t>
      </w:r>
    </w:p>
    <w:p w14:paraId="585486A9" w14:textId="77777777" w:rsidR="00D02847" w:rsidRDefault="00D02847" w:rsidP="00D02847">
      <w:pPr>
        <w:pStyle w:val="ListParagraph"/>
        <w:numPr>
          <w:ilvl w:val="0"/>
          <w:numId w:val="41"/>
        </w:numPr>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following code block at the end of the file</w:t>
      </w:r>
    </w:p>
    <w:p w14:paraId="3DBED77D" w14:textId="77777777" w:rsidR="00D02847" w:rsidRPr="005226C5" w:rsidRDefault="00D02847" w:rsidP="00D02847">
      <w:pPr>
        <w:ind w:left="720" w:firstLine="720"/>
        <w:rPr>
          <w:rFonts w:ascii="Candara" w:hAnsi="Candara"/>
          <w:b/>
        </w:rPr>
      </w:pPr>
      <w:r w:rsidRPr="005226C5">
        <w:rPr>
          <w:rFonts w:ascii="Candara" w:hAnsi="Candara"/>
          <w:b/>
        </w:rPr>
        <w:t>//BEGIN</w:t>
      </w:r>
      <w:r>
        <w:rPr>
          <w:rFonts w:ascii="Candara" w:hAnsi="Candara"/>
          <w:b/>
        </w:rPr>
        <w:t>…………………………………………………………………</w:t>
      </w:r>
    </w:p>
    <w:p w14:paraId="5D5DA4EF" w14:textId="77777777" w:rsidR="00D02847" w:rsidRPr="00D02847" w:rsidRDefault="00D02847" w:rsidP="00D02847">
      <w:pPr>
        <w:autoSpaceDE w:val="0"/>
        <w:autoSpaceDN w:val="0"/>
        <w:adjustRightInd w:val="0"/>
        <w:ind w:left="1440" w:firstLine="720"/>
        <w:rPr>
          <w:rFonts w:ascii="Candara" w:hAnsi="Candara" w:cs="Consolas"/>
          <w:i/>
          <w:sz w:val="20"/>
          <w:szCs w:val="20"/>
          <w:highlight w:val="lightGray"/>
        </w:rPr>
      </w:pPr>
      <w:r w:rsidRPr="00D02847">
        <w:rPr>
          <w:rFonts w:ascii="Candara" w:hAnsi="Candara" w:cs="Consolas"/>
          <w:i/>
          <w:sz w:val="20"/>
          <w:szCs w:val="20"/>
          <w:highlight w:val="lightGray"/>
        </w:rPr>
        <w:t>&lt;</w:t>
      </w:r>
      <w:proofErr w:type="gramStart"/>
      <w:r w:rsidRPr="00D02847">
        <w:rPr>
          <w:rFonts w:ascii="Candara" w:hAnsi="Candara" w:cs="Consolas"/>
          <w:i/>
          <w:sz w:val="20"/>
          <w:szCs w:val="20"/>
          <w:highlight w:val="lightGray"/>
        </w:rPr>
        <w:t>iscomment</w:t>
      </w:r>
      <w:proofErr w:type="gramEnd"/>
      <w:r w:rsidRPr="00D02847">
        <w:rPr>
          <w:rFonts w:ascii="Candara" w:hAnsi="Candara" w:cs="Consolas"/>
          <w:i/>
          <w:sz w:val="20"/>
          <w:szCs w:val="20"/>
          <w:highlight w:val="lightGray"/>
        </w:rPr>
        <w:t>&gt;Style as part of clickjacking mechanism&lt;/iscomment&gt;</w:t>
      </w:r>
    </w:p>
    <w:p w14:paraId="6C8D4C73" w14:textId="77777777" w:rsidR="00D02847" w:rsidRPr="00D02847" w:rsidRDefault="00D02847" w:rsidP="00D02847">
      <w:pPr>
        <w:autoSpaceDE w:val="0"/>
        <w:autoSpaceDN w:val="0"/>
        <w:adjustRightInd w:val="0"/>
        <w:ind w:left="1440" w:firstLine="720"/>
        <w:rPr>
          <w:rFonts w:ascii="Candara" w:hAnsi="Candara" w:cs="Consolas"/>
          <w:i/>
          <w:sz w:val="20"/>
          <w:szCs w:val="20"/>
          <w:highlight w:val="lightGray"/>
        </w:rPr>
      </w:pPr>
      <w:r w:rsidRPr="00D02847">
        <w:rPr>
          <w:rFonts w:ascii="Candara" w:hAnsi="Candara" w:cs="Consolas"/>
          <w:i/>
          <w:sz w:val="20"/>
          <w:szCs w:val="20"/>
          <w:highlight w:val="lightGray"/>
        </w:rPr>
        <w:t>&lt;</w:t>
      </w:r>
      <w:proofErr w:type="gramStart"/>
      <w:r w:rsidRPr="00D02847">
        <w:rPr>
          <w:rFonts w:ascii="Candara" w:hAnsi="Candara" w:cs="Consolas"/>
          <w:i/>
          <w:sz w:val="20"/>
          <w:szCs w:val="20"/>
          <w:highlight w:val="lightGray"/>
        </w:rPr>
        <w:t>isif</w:t>
      </w:r>
      <w:proofErr w:type="gramEnd"/>
      <w:r w:rsidRPr="00D02847">
        <w:rPr>
          <w:rFonts w:ascii="Candara" w:hAnsi="Candara" w:cs="Consolas"/>
          <w:i/>
          <w:sz w:val="20"/>
          <w:szCs w:val="20"/>
          <w:highlight w:val="lightGray"/>
        </w:rPr>
        <w:t xml:space="preserve"> condition="${!empty(pdict.clickjackingflag)}"&gt;</w:t>
      </w:r>
    </w:p>
    <w:p w14:paraId="03BAB9A3" w14:textId="77777777" w:rsidR="00D02847" w:rsidRPr="00D02847" w:rsidRDefault="00D02847" w:rsidP="00D02847">
      <w:pPr>
        <w:autoSpaceDE w:val="0"/>
        <w:autoSpaceDN w:val="0"/>
        <w:adjustRightInd w:val="0"/>
        <w:ind w:left="1440" w:firstLine="720"/>
        <w:rPr>
          <w:rFonts w:ascii="Candara" w:hAnsi="Candara" w:cs="Consolas"/>
          <w:i/>
          <w:sz w:val="20"/>
          <w:szCs w:val="20"/>
          <w:highlight w:val="lightGray"/>
        </w:rPr>
      </w:pPr>
      <w:r w:rsidRPr="00D02847">
        <w:rPr>
          <w:rFonts w:ascii="Candara" w:hAnsi="Candara" w:cs="Consolas"/>
          <w:i/>
          <w:sz w:val="20"/>
          <w:szCs w:val="20"/>
          <w:highlight w:val="lightGray"/>
        </w:rPr>
        <w:tab/>
        <w:t>&lt;</w:t>
      </w:r>
      <w:proofErr w:type="gramStart"/>
      <w:r w:rsidRPr="00D02847">
        <w:rPr>
          <w:rFonts w:ascii="Candara" w:hAnsi="Candara" w:cs="Consolas"/>
          <w:i/>
          <w:sz w:val="20"/>
          <w:szCs w:val="20"/>
          <w:highlight w:val="lightGray"/>
        </w:rPr>
        <w:t>style</w:t>
      </w:r>
      <w:proofErr w:type="gramEnd"/>
      <w:r w:rsidRPr="00D02847">
        <w:rPr>
          <w:rFonts w:ascii="Candara" w:hAnsi="Candara" w:cs="Consolas"/>
          <w:i/>
          <w:sz w:val="20"/>
          <w:szCs w:val="20"/>
          <w:highlight w:val="lightGray"/>
        </w:rPr>
        <w:t>&gt; body { display : none;} &lt;/style&gt;</w:t>
      </w:r>
    </w:p>
    <w:p w14:paraId="2D705E62" w14:textId="77777777" w:rsidR="00D02847" w:rsidRPr="00D02847" w:rsidRDefault="00D02847" w:rsidP="00D02847">
      <w:pPr>
        <w:autoSpaceDE w:val="0"/>
        <w:autoSpaceDN w:val="0"/>
        <w:adjustRightInd w:val="0"/>
        <w:ind w:left="1440" w:firstLine="720"/>
        <w:rPr>
          <w:rFonts w:ascii="Candara" w:hAnsi="Candara" w:cs="Consolas"/>
          <w:i/>
          <w:sz w:val="20"/>
          <w:szCs w:val="20"/>
          <w:highlight w:val="lightGray"/>
        </w:rPr>
      </w:pPr>
      <w:r w:rsidRPr="00D02847">
        <w:rPr>
          <w:rFonts w:ascii="Candara" w:hAnsi="Candara" w:cs="Consolas"/>
          <w:i/>
          <w:sz w:val="20"/>
          <w:szCs w:val="20"/>
          <w:highlight w:val="lightGray"/>
        </w:rPr>
        <w:lastRenderedPageBreak/>
        <w:t>&lt;/isif&gt;</w:t>
      </w:r>
    </w:p>
    <w:p w14:paraId="4AE1A9F8" w14:textId="77777777" w:rsidR="00D02847" w:rsidRPr="00D02847" w:rsidRDefault="00D02847" w:rsidP="00D02847">
      <w:pPr>
        <w:autoSpaceDE w:val="0"/>
        <w:autoSpaceDN w:val="0"/>
        <w:adjustRightInd w:val="0"/>
        <w:ind w:left="1440" w:firstLine="720"/>
        <w:rPr>
          <w:rFonts w:ascii="Candara" w:hAnsi="Candara" w:cs="Consolas"/>
          <w:i/>
          <w:sz w:val="20"/>
          <w:szCs w:val="20"/>
          <w:highlight w:val="lightGray"/>
        </w:rPr>
      </w:pPr>
      <w:r w:rsidRPr="00D02847">
        <w:rPr>
          <w:rFonts w:ascii="Candara" w:hAnsi="Candara" w:cs="Consolas"/>
          <w:i/>
          <w:sz w:val="20"/>
          <w:szCs w:val="20"/>
          <w:highlight w:val="lightGray"/>
        </w:rPr>
        <w:t>&lt;</w:t>
      </w:r>
      <w:proofErr w:type="gramStart"/>
      <w:r w:rsidRPr="00D02847">
        <w:rPr>
          <w:rFonts w:ascii="Candara" w:hAnsi="Candara" w:cs="Consolas"/>
          <w:i/>
          <w:sz w:val="20"/>
          <w:szCs w:val="20"/>
          <w:highlight w:val="lightGray"/>
        </w:rPr>
        <w:t>isinclude</w:t>
      </w:r>
      <w:proofErr w:type="gramEnd"/>
      <w:r w:rsidRPr="00D02847">
        <w:rPr>
          <w:rFonts w:ascii="Candara" w:hAnsi="Candara" w:cs="Consolas"/>
          <w:i/>
          <w:sz w:val="20"/>
          <w:szCs w:val="20"/>
          <w:highlight w:val="lightGray"/>
        </w:rPr>
        <w:t xml:space="preserve"> template="visa_callback.isml"/&gt;</w:t>
      </w:r>
    </w:p>
    <w:p w14:paraId="4E427D2A" w14:textId="77777777" w:rsidR="00D02847" w:rsidRDefault="00D02847" w:rsidP="00D02847">
      <w:pPr>
        <w:pStyle w:val="ListParagraph"/>
        <w:ind w:left="1440"/>
        <w:rPr>
          <w:rFonts w:ascii="Candara" w:hAnsi="Candara"/>
          <w:b/>
        </w:rPr>
      </w:pPr>
      <w:r>
        <w:rPr>
          <w:rFonts w:ascii="Candara" w:hAnsi="Candara"/>
          <w:b/>
        </w:rPr>
        <w:t>…………………………………………………………………….</w:t>
      </w:r>
      <w:r w:rsidRPr="005226C5">
        <w:rPr>
          <w:rFonts w:ascii="Candara" w:hAnsi="Candara"/>
          <w:b/>
        </w:rPr>
        <w:t>//END</w:t>
      </w:r>
    </w:p>
    <w:p w14:paraId="67C88793" w14:textId="77777777" w:rsidR="00D02847" w:rsidRPr="00630365" w:rsidRDefault="00D02847" w:rsidP="00D02847">
      <w:pPr>
        <w:pStyle w:val="ListParagraph"/>
        <w:numPr>
          <w:ilvl w:val="0"/>
          <w:numId w:val="49"/>
        </w:numPr>
        <w:jc w:val="both"/>
        <w:rPr>
          <w:rFonts w:ascii="Times New Roman" w:hAnsi="Times New Roman" w:cs="Times New Roman"/>
        </w:rPr>
      </w:pPr>
      <w:proofErr w:type="gramStart"/>
      <w:r>
        <w:rPr>
          <w:rFonts w:ascii="Times New Roman" w:hAnsi="Times New Roman" w:cs="Times New Roman"/>
          <w:b/>
        </w:rPr>
        <w:t>footer.isml</w:t>
      </w:r>
      <w:proofErr w:type="gramEnd"/>
    </w:p>
    <w:p w14:paraId="13061202" w14:textId="77777777" w:rsidR="00D02847" w:rsidRPr="00630365" w:rsidRDefault="00D02847" w:rsidP="00D02847">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14:paraId="6AED9703" w14:textId="77777777" w:rsidR="00D02847" w:rsidRDefault="00D02847" w:rsidP="00D02847">
      <w:pPr>
        <w:pStyle w:val="ListParagraph"/>
        <w:ind w:left="1080"/>
        <w:rPr>
          <w:rFonts w:ascii="Times New Roman" w:hAnsi="Times New Roman" w:cs="Times New Roman"/>
        </w:rPr>
      </w:pPr>
      <w:proofErr w:type="gramStart"/>
      <w:r>
        <w:rPr>
          <w:rFonts w:ascii="Times New Roman" w:hAnsi="Times New Roman" w:cs="Times New Roman"/>
        </w:rPr>
        <w:t>footer</w:t>
      </w:r>
      <w:proofErr w:type="gramEnd"/>
      <w:r w:rsidRPr="00630365">
        <w:rPr>
          <w:rFonts w:ascii="Times New Roman" w:hAnsi="Times New Roman" w:cs="Times New Roman"/>
        </w:rPr>
        <w:t>_sample.</w:t>
      </w:r>
      <w:r>
        <w:rPr>
          <w:rFonts w:ascii="Times New Roman" w:hAnsi="Times New Roman" w:cs="Times New Roman"/>
        </w:rPr>
        <w:t>isml</w:t>
      </w:r>
    </w:p>
    <w:p w14:paraId="37C74873" w14:textId="77777777" w:rsidR="00D02847" w:rsidRDefault="00D02847" w:rsidP="00D02847">
      <w:pPr>
        <w:pStyle w:val="ListParagraph"/>
        <w:numPr>
          <w:ilvl w:val="1"/>
          <w:numId w:val="36"/>
        </w:numPr>
        <w:rPr>
          <w:rFonts w:ascii="Times New Roman" w:hAnsi="Times New Roman" w:cs="Times New Roman"/>
          <w:b/>
        </w:rPr>
      </w:pPr>
      <w:r>
        <w:rPr>
          <w:rFonts w:ascii="Times New Roman" w:hAnsi="Times New Roman" w:cs="Times New Roman"/>
          <w:b/>
        </w:rPr>
        <w:t>Changes Required</w:t>
      </w:r>
    </w:p>
    <w:p w14:paraId="73332F14" w14:textId="77777777" w:rsidR="00D02847" w:rsidRDefault="00D02847" w:rsidP="00D02847">
      <w:pPr>
        <w:pStyle w:val="ListParagraph"/>
        <w:numPr>
          <w:ilvl w:val="0"/>
          <w:numId w:val="55"/>
        </w:numPr>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following code block at the end of the file</w:t>
      </w:r>
    </w:p>
    <w:p w14:paraId="0DA2012A" w14:textId="77777777" w:rsidR="00D02847" w:rsidRPr="005226C5" w:rsidRDefault="00D02847" w:rsidP="00D02847">
      <w:pPr>
        <w:ind w:left="720" w:firstLine="720"/>
        <w:rPr>
          <w:rFonts w:ascii="Candara" w:hAnsi="Candara"/>
          <w:b/>
        </w:rPr>
      </w:pPr>
      <w:r w:rsidRPr="005226C5">
        <w:rPr>
          <w:rFonts w:ascii="Candara" w:hAnsi="Candara"/>
          <w:b/>
        </w:rPr>
        <w:t>//BEGIN</w:t>
      </w:r>
      <w:r>
        <w:rPr>
          <w:rFonts w:ascii="Candara" w:hAnsi="Candara"/>
          <w:b/>
        </w:rPr>
        <w:t>…………………………………………………………………</w:t>
      </w:r>
    </w:p>
    <w:p w14:paraId="1B135524" w14:textId="77777777" w:rsidR="00D02847" w:rsidRPr="00D02847" w:rsidRDefault="00D02847" w:rsidP="00D02847">
      <w:pPr>
        <w:autoSpaceDE w:val="0"/>
        <w:autoSpaceDN w:val="0"/>
        <w:adjustRightInd w:val="0"/>
        <w:ind w:left="1440" w:firstLine="720"/>
        <w:rPr>
          <w:rFonts w:ascii="Candara" w:hAnsi="Candara" w:cs="Consolas"/>
          <w:i/>
          <w:sz w:val="20"/>
          <w:szCs w:val="20"/>
          <w:highlight w:val="lightGray"/>
        </w:rPr>
      </w:pPr>
      <w:r w:rsidRPr="00D02847">
        <w:rPr>
          <w:rFonts w:ascii="Candara" w:hAnsi="Candara" w:cs="Consolas"/>
          <w:i/>
          <w:sz w:val="20"/>
          <w:szCs w:val="20"/>
          <w:highlight w:val="lightGray"/>
        </w:rPr>
        <w:t>&lt;</w:t>
      </w:r>
      <w:proofErr w:type="gramStart"/>
      <w:r w:rsidRPr="00D02847">
        <w:rPr>
          <w:rFonts w:ascii="Candara" w:hAnsi="Candara" w:cs="Consolas"/>
          <w:i/>
          <w:sz w:val="20"/>
          <w:szCs w:val="20"/>
          <w:highlight w:val="lightGray"/>
        </w:rPr>
        <w:t>isinclude</w:t>
      </w:r>
      <w:proofErr w:type="gramEnd"/>
      <w:r w:rsidRPr="00D02847">
        <w:rPr>
          <w:rFonts w:ascii="Candara" w:hAnsi="Candara" w:cs="Consolas"/>
          <w:i/>
          <w:sz w:val="20"/>
          <w:szCs w:val="20"/>
          <w:highlight w:val="lightGray"/>
        </w:rPr>
        <w:t xml:space="preserve"> template="visa_form.isml"/&gt;</w:t>
      </w:r>
    </w:p>
    <w:p w14:paraId="4FB61859" w14:textId="77777777" w:rsidR="00D02847" w:rsidRPr="00D02847" w:rsidRDefault="00D02847" w:rsidP="00D02847">
      <w:pPr>
        <w:autoSpaceDE w:val="0"/>
        <w:autoSpaceDN w:val="0"/>
        <w:adjustRightInd w:val="0"/>
        <w:ind w:left="1440" w:firstLine="720"/>
        <w:rPr>
          <w:rFonts w:ascii="Candara" w:hAnsi="Candara" w:cs="Consolas"/>
          <w:i/>
          <w:sz w:val="20"/>
          <w:szCs w:val="20"/>
          <w:highlight w:val="lightGray"/>
        </w:rPr>
      </w:pPr>
      <w:r w:rsidRPr="00D02847">
        <w:rPr>
          <w:rFonts w:ascii="Candara" w:hAnsi="Candara" w:cs="Consolas"/>
          <w:i/>
          <w:sz w:val="20"/>
          <w:szCs w:val="20"/>
          <w:highlight w:val="lightGray"/>
        </w:rPr>
        <w:t>&lt;</w:t>
      </w:r>
      <w:proofErr w:type="gramStart"/>
      <w:r w:rsidRPr="00D02847">
        <w:rPr>
          <w:rFonts w:ascii="Candara" w:hAnsi="Candara" w:cs="Consolas"/>
          <w:i/>
          <w:sz w:val="20"/>
          <w:szCs w:val="20"/>
          <w:highlight w:val="lightGray"/>
        </w:rPr>
        <w:t>isinclude</w:t>
      </w:r>
      <w:proofErr w:type="gramEnd"/>
      <w:r w:rsidRPr="00D02847">
        <w:rPr>
          <w:rFonts w:ascii="Candara" w:hAnsi="Candara" w:cs="Consolas"/>
          <w:i/>
          <w:sz w:val="20"/>
          <w:szCs w:val="20"/>
          <w:highlight w:val="lightGray"/>
        </w:rPr>
        <w:t xml:space="preserve"> template="visa_root.isml"/&gt;</w:t>
      </w:r>
    </w:p>
    <w:p w14:paraId="17D0F91C" w14:textId="77777777" w:rsidR="00D02847" w:rsidRDefault="00D02847" w:rsidP="00D02847">
      <w:pPr>
        <w:autoSpaceDE w:val="0"/>
        <w:autoSpaceDN w:val="0"/>
        <w:adjustRightInd w:val="0"/>
        <w:ind w:left="1440" w:firstLine="720"/>
        <w:rPr>
          <w:rFonts w:ascii="Candara" w:hAnsi="Candara"/>
          <w:b/>
        </w:rPr>
      </w:pPr>
      <w:r>
        <w:rPr>
          <w:rFonts w:ascii="Candara" w:hAnsi="Candara"/>
          <w:b/>
        </w:rPr>
        <w:t>…………………………………………………………………….</w:t>
      </w:r>
      <w:r w:rsidRPr="005226C5">
        <w:rPr>
          <w:rFonts w:ascii="Candara" w:hAnsi="Candara"/>
          <w:b/>
        </w:rPr>
        <w:t>//END</w:t>
      </w:r>
    </w:p>
    <w:p w14:paraId="46F1546E" w14:textId="77777777" w:rsidR="00D02847" w:rsidRPr="00D02847" w:rsidRDefault="00D02847" w:rsidP="00D02847">
      <w:pPr>
        <w:pStyle w:val="ListParagraph"/>
        <w:jc w:val="both"/>
        <w:rPr>
          <w:rFonts w:ascii="Times New Roman" w:hAnsi="Times New Roman" w:cs="Times New Roman"/>
        </w:rPr>
      </w:pPr>
    </w:p>
    <w:p w14:paraId="3340CEB6" w14:textId="77777777" w:rsidR="007759AC" w:rsidRDefault="007759AC" w:rsidP="007759AC">
      <w:pPr>
        <w:pStyle w:val="ListParagraph"/>
        <w:ind w:left="1440"/>
        <w:rPr>
          <w:rFonts w:ascii="Candara" w:hAnsi="Candara"/>
          <w:b/>
        </w:rPr>
      </w:pPr>
    </w:p>
    <w:p w14:paraId="5846F249" w14:textId="77777777" w:rsidR="007759AC" w:rsidRPr="00630365" w:rsidRDefault="007759AC" w:rsidP="004717EA">
      <w:pPr>
        <w:pStyle w:val="ListParagraph"/>
        <w:numPr>
          <w:ilvl w:val="0"/>
          <w:numId w:val="49"/>
        </w:numPr>
        <w:jc w:val="both"/>
        <w:rPr>
          <w:rFonts w:ascii="Times New Roman" w:hAnsi="Times New Roman" w:cs="Times New Roman"/>
        </w:rPr>
      </w:pPr>
      <w:proofErr w:type="gramStart"/>
      <w:r>
        <w:rPr>
          <w:rFonts w:ascii="Times New Roman" w:hAnsi="Times New Roman" w:cs="Times New Roman"/>
          <w:b/>
        </w:rPr>
        <w:t>cart.isml</w:t>
      </w:r>
      <w:proofErr w:type="gramEnd"/>
    </w:p>
    <w:p w14:paraId="34C9B004" w14:textId="77777777" w:rsidR="007759AC" w:rsidRPr="00630365" w:rsidRDefault="007759AC" w:rsidP="00B6458B">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14:paraId="38724698" w14:textId="77777777" w:rsidR="007759AC" w:rsidRDefault="007759AC" w:rsidP="007759AC">
      <w:pPr>
        <w:pStyle w:val="ListParagraph"/>
        <w:ind w:left="1080"/>
        <w:rPr>
          <w:rFonts w:ascii="Times New Roman" w:hAnsi="Times New Roman" w:cs="Times New Roman"/>
        </w:rPr>
      </w:pPr>
      <w:proofErr w:type="gramStart"/>
      <w:r>
        <w:rPr>
          <w:rFonts w:ascii="Times New Roman" w:hAnsi="Times New Roman" w:cs="Times New Roman"/>
        </w:rPr>
        <w:t>cart</w:t>
      </w:r>
      <w:proofErr w:type="gramEnd"/>
      <w:r w:rsidRPr="00630365">
        <w:rPr>
          <w:rFonts w:ascii="Times New Roman" w:hAnsi="Times New Roman" w:cs="Times New Roman"/>
        </w:rPr>
        <w:t>_sample.</w:t>
      </w:r>
      <w:r>
        <w:rPr>
          <w:rFonts w:ascii="Times New Roman" w:hAnsi="Times New Roman" w:cs="Times New Roman"/>
        </w:rPr>
        <w:t>isml</w:t>
      </w:r>
    </w:p>
    <w:p w14:paraId="130B1774" w14:textId="77777777" w:rsidR="007759AC" w:rsidRDefault="007759AC" w:rsidP="00B6458B">
      <w:pPr>
        <w:pStyle w:val="ListParagraph"/>
        <w:numPr>
          <w:ilvl w:val="1"/>
          <w:numId w:val="36"/>
        </w:numPr>
        <w:rPr>
          <w:rFonts w:ascii="Times New Roman" w:hAnsi="Times New Roman" w:cs="Times New Roman"/>
          <w:b/>
        </w:rPr>
      </w:pPr>
      <w:r>
        <w:rPr>
          <w:rFonts w:ascii="Times New Roman" w:hAnsi="Times New Roman" w:cs="Times New Roman"/>
          <w:b/>
        </w:rPr>
        <w:t>Changes Required</w:t>
      </w:r>
    </w:p>
    <w:p w14:paraId="2B8F75A3" w14:textId="77777777" w:rsidR="007759AC" w:rsidRDefault="007759AC" w:rsidP="00B6458B">
      <w:pPr>
        <w:pStyle w:val="ListParagraph"/>
        <w:numPr>
          <w:ilvl w:val="0"/>
          <w:numId w:val="42"/>
        </w:numPr>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 xml:space="preserve">following code block in the </w:t>
      </w:r>
      <w:r w:rsidRPr="0061432C">
        <w:rPr>
          <w:rFonts w:ascii="Times New Roman" w:hAnsi="Times New Roman" w:cs="Times New Roman"/>
        </w:rPr>
        <w:t>&lt;div class = “cart-actions”&gt;</w:t>
      </w:r>
    </w:p>
    <w:p w14:paraId="39A0C668" w14:textId="77777777" w:rsidR="007759AC" w:rsidRPr="005226C5" w:rsidRDefault="007759AC" w:rsidP="007759AC">
      <w:pPr>
        <w:ind w:left="720" w:firstLine="720"/>
        <w:rPr>
          <w:rFonts w:ascii="Candara" w:hAnsi="Candara"/>
          <w:b/>
        </w:rPr>
      </w:pPr>
      <w:r w:rsidRPr="005226C5">
        <w:rPr>
          <w:rFonts w:ascii="Candara" w:hAnsi="Candara"/>
          <w:b/>
        </w:rPr>
        <w:t>//BEGIN</w:t>
      </w:r>
      <w:r>
        <w:rPr>
          <w:rFonts w:ascii="Candara" w:hAnsi="Candara"/>
          <w:b/>
        </w:rPr>
        <w:t>…………………………………………………………………</w:t>
      </w:r>
    </w:p>
    <w:p w14:paraId="67E8559A" w14:textId="77777777"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div</w:t>
      </w:r>
      <w:proofErr w:type="gramEnd"/>
      <w:r w:rsidRPr="007759AC">
        <w:rPr>
          <w:rFonts w:ascii="Candara" w:hAnsi="Candara" w:cs="Consolas"/>
          <w:i/>
          <w:sz w:val="20"/>
          <w:szCs w:val="20"/>
          <w:highlight w:val="lightGray"/>
        </w:rPr>
        <w:t xml:space="preserve"> class="cart-action-continue-shopping" style="clear:both"&gt;</w:t>
      </w:r>
    </w:p>
    <w:p w14:paraId="5728DC45" w14:textId="77777777"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isscript</w:t>
      </w:r>
      <w:proofErr w:type="gramEnd"/>
      <w:r w:rsidRPr="007759AC">
        <w:rPr>
          <w:rFonts w:ascii="Candara" w:hAnsi="Candara" w:cs="Consolas"/>
          <w:i/>
          <w:sz w:val="20"/>
          <w:szCs w:val="20"/>
          <w:highlight w:val="lightGray"/>
        </w:rPr>
        <w:t>&gt;</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14:paraId="55972F69" w14:textId="77777777" w:rsidR="007759AC" w:rsidRPr="007759AC" w:rsidRDefault="007759AC" w:rsidP="007759AC">
      <w:pPr>
        <w:autoSpaceDE w:val="0"/>
        <w:autoSpaceDN w:val="0"/>
        <w:adjustRightInd w:val="0"/>
        <w:ind w:left="2160"/>
        <w:rPr>
          <w:rFonts w:ascii="Candara" w:hAnsi="Candara" w:cs="Consolas"/>
          <w:i/>
          <w:sz w:val="20"/>
          <w:szCs w:val="20"/>
          <w:highlight w:val="lightGray"/>
        </w:rPr>
      </w:pPr>
      <w:proofErr w:type="gramStart"/>
      <w:r w:rsidRPr="007759AC">
        <w:rPr>
          <w:rFonts w:ascii="Candara" w:hAnsi="Candara" w:cs="Consolas"/>
          <w:i/>
          <w:sz w:val="20"/>
          <w:szCs w:val="20"/>
          <w:highlight w:val="lightGray"/>
        </w:rPr>
        <w:t>var</w:t>
      </w:r>
      <w:proofErr w:type="gramEnd"/>
      <w:r w:rsidRPr="007759AC">
        <w:rPr>
          <w:rFonts w:ascii="Candara" w:hAnsi="Candara" w:cs="Consolas"/>
          <w:i/>
          <w:sz w:val="20"/>
          <w:szCs w:val="20"/>
          <w:highlight w:val="lightGray"/>
        </w:rPr>
        <w:t xml:space="preserve"> enabled : Boolean = </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t>dw.order.PaymentMgr.getPaymentMethod("VISA_VME").isActive();</w:t>
      </w:r>
    </w:p>
    <w:p w14:paraId="2402C203" w14:textId="77777777"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&lt;/isscript&gt;</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14:paraId="18D9B207" w14:textId="77777777"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isif</w:t>
      </w:r>
      <w:proofErr w:type="gramEnd"/>
      <w:r w:rsidRPr="007759AC">
        <w:rPr>
          <w:rFonts w:ascii="Candara" w:hAnsi="Candara" w:cs="Consolas"/>
          <w:i/>
          <w:sz w:val="20"/>
          <w:szCs w:val="20"/>
          <w:highlight w:val="lightGray"/>
        </w:rPr>
        <w:t xml:space="preserve"> condition="${enabled}"&gt;</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14:paraId="728F6E36" w14:textId="77777777"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isvisaBuycollect</w:t>
      </w:r>
      <w:proofErr w:type="gramEnd"/>
      <w:r w:rsidRPr="007759AC">
        <w:rPr>
          <w:rFonts w:ascii="Candara" w:hAnsi="Candara" w:cs="Consolas"/>
          <w:i/>
          <w:sz w:val="20"/>
          <w:szCs w:val="20"/>
          <w:highlight w:val="lightGray"/>
        </w:rPr>
        <w:t>_shipping="true" callback="vmeWidgetUIEventHandler"/&gt;</w:t>
      </w:r>
    </w:p>
    <w:p w14:paraId="03840C40" w14:textId="77777777"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&lt;/isif&gt;</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14:paraId="7BD6A5D3" w14:textId="77777777"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&lt;/div&gt;</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14:paraId="74A480CB" w14:textId="77777777" w:rsidR="007759AC" w:rsidRDefault="007759AC" w:rsidP="007759AC">
      <w:pPr>
        <w:pStyle w:val="ListParagraph"/>
        <w:ind w:left="1440"/>
        <w:rPr>
          <w:rFonts w:ascii="Candara" w:hAnsi="Candara"/>
          <w:b/>
        </w:rPr>
      </w:pPr>
      <w:r>
        <w:rPr>
          <w:rFonts w:ascii="Candara" w:hAnsi="Candara"/>
          <w:b/>
        </w:rPr>
        <w:t>…………………………………………………………………….</w:t>
      </w:r>
      <w:r w:rsidRPr="005226C5">
        <w:rPr>
          <w:rFonts w:ascii="Candara" w:hAnsi="Candara"/>
          <w:b/>
        </w:rPr>
        <w:t>//END</w:t>
      </w:r>
    </w:p>
    <w:p w14:paraId="65EDD05F" w14:textId="77777777" w:rsidR="007759AC" w:rsidRDefault="007759AC" w:rsidP="007759AC">
      <w:pPr>
        <w:ind w:left="1080"/>
        <w:jc w:val="both"/>
        <w:rPr>
          <w:rFonts w:ascii="Times New Roman" w:hAnsi="Times New Roman" w:cs="Times New Roman"/>
        </w:rPr>
      </w:pPr>
      <w:r w:rsidRPr="001240C3">
        <w:rPr>
          <w:rFonts w:ascii="Times New Roman" w:hAnsi="Times New Roman" w:cs="Times New Roman"/>
          <w:b/>
          <w:color w:val="FF0000"/>
          <w:u w:val="single"/>
        </w:rPr>
        <w:t>Note:</w:t>
      </w:r>
      <w:r w:rsidRPr="001240C3">
        <w:rPr>
          <w:rFonts w:ascii="Times New Roman" w:hAnsi="Times New Roman" w:cs="Times New Roman"/>
        </w:rPr>
        <w:t xml:space="preserve"> It is suggested that merchant places the </w:t>
      </w:r>
      <w:r w:rsidRPr="001240C3">
        <w:rPr>
          <w:rFonts w:ascii="Times New Roman" w:hAnsi="Times New Roman" w:cs="Times New Roman"/>
          <w:b/>
          <w:color w:val="FF0000"/>
        </w:rPr>
        <w:t>isvisabuy</w:t>
      </w:r>
      <w:r w:rsidRPr="001240C3">
        <w:rPr>
          <w:rFonts w:ascii="Times New Roman" w:hAnsi="Times New Roman" w:cs="Times New Roman"/>
        </w:rPr>
        <w:t xml:space="preserve"> tag considering the DOM structure of their storefront cart page. Placement of </w:t>
      </w:r>
      <w:r w:rsidRPr="001240C3">
        <w:rPr>
          <w:rFonts w:ascii="Times New Roman" w:hAnsi="Times New Roman" w:cs="Times New Roman"/>
          <w:b/>
          <w:color w:val="FF0000"/>
        </w:rPr>
        <w:t>isvisabuy</w:t>
      </w:r>
      <w:r w:rsidRPr="001240C3">
        <w:rPr>
          <w:rFonts w:ascii="Times New Roman" w:hAnsi="Times New Roman" w:cs="Times New Roman"/>
        </w:rPr>
        <w:t xml:space="preserve"> tag will define the position of V.me buy button on the page.</w:t>
      </w:r>
    </w:p>
    <w:p w14:paraId="6F5FCA9D" w14:textId="77777777" w:rsidR="007759AC" w:rsidRPr="001240C3" w:rsidRDefault="007759AC" w:rsidP="007759AC">
      <w:pPr>
        <w:ind w:left="1080"/>
        <w:jc w:val="both"/>
        <w:rPr>
          <w:rFonts w:ascii="Times New Roman" w:hAnsi="Times New Roman" w:cs="Times New Roman"/>
        </w:rPr>
      </w:pPr>
    </w:p>
    <w:p w14:paraId="48ECDDC6" w14:textId="77777777" w:rsidR="007759AC" w:rsidRPr="005226C5" w:rsidRDefault="007759AC" w:rsidP="007759AC">
      <w:pPr>
        <w:pStyle w:val="ListParagraph"/>
        <w:rPr>
          <w:rFonts w:ascii="Candara" w:hAnsi="Candara"/>
        </w:rPr>
      </w:pPr>
    </w:p>
    <w:p w14:paraId="4204CEC5" w14:textId="77777777" w:rsidR="007759AC" w:rsidRPr="00630365" w:rsidRDefault="007759AC" w:rsidP="004717EA">
      <w:pPr>
        <w:pStyle w:val="ListParagraph"/>
        <w:numPr>
          <w:ilvl w:val="0"/>
          <w:numId w:val="49"/>
        </w:numPr>
        <w:jc w:val="both"/>
        <w:rPr>
          <w:rFonts w:ascii="Times New Roman" w:hAnsi="Times New Roman" w:cs="Times New Roman"/>
        </w:rPr>
      </w:pPr>
      <w:proofErr w:type="gramStart"/>
      <w:r>
        <w:rPr>
          <w:rFonts w:ascii="Times New Roman" w:hAnsi="Times New Roman" w:cs="Times New Roman"/>
          <w:b/>
        </w:rPr>
        <w:t>minibillinginfo.isml</w:t>
      </w:r>
      <w:proofErr w:type="gramEnd"/>
    </w:p>
    <w:p w14:paraId="4D7D2D3D" w14:textId="77777777" w:rsidR="007759AC" w:rsidRPr="00630365" w:rsidRDefault="007759AC" w:rsidP="00B6458B">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14:paraId="563D568C" w14:textId="77777777" w:rsidR="007759AC" w:rsidRDefault="007759AC" w:rsidP="007759AC">
      <w:pPr>
        <w:pStyle w:val="ListParagraph"/>
        <w:ind w:left="1080"/>
        <w:rPr>
          <w:rFonts w:ascii="Times New Roman" w:hAnsi="Times New Roman" w:cs="Times New Roman"/>
        </w:rPr>
      </w:pPr>
      <w:proofErr w:type="gramStart"/>
      <w:r>
        <w:rPr>
          <w:rFonts w:ascii="Times New Roman" w:hAnsi="Times New Roman" w:cs="Times New Roman"/>
        </w:rPr>
        <w:t>minibillinginfo</w:t>
      </w:r>
      <w:proofErr w:type="gramEnd"/>
      <w:r w:rsidRPr="00630365">
        <w:rPr>
          <w:rFonts w:ascii="Times New Roman" w:hAnsi="Times New Roman" w:cs="Times New Roman"/>
        </w:rPr>
        <w:t>_sample.</w:t>
      </w:r>
      <w:r>
        <w:rPr>
          <w:rFonts w:ascii="Times New Roman" w:hAnsi="Times New Roman" w:cs="Times New Roman"/>
        </w:rPr>
        <w:t>isml</w:t>
      </w:r>
    </w:p>
    <w:p w14:paraId="0A2E2D74" w14:textId="77777777" w:rsidR="007759AC" w:rsidRDefault="007759AC" w:rsidP="00B6458B">
      <w:pPr>
        <w:pStyle w:val="ListParagraph"/>
        <w:numPr>
          <w:ilvl w:val="1"/>
          <w:numId w:val="36"/>
        </w:numPr>
        <w:rPr>
          <w:rFonts w:ascii="Times New Roman" w:hAnsi="Times New Roman" w:cs="Times New Roman"/>
          <w:b/>
        </w:rPr>
      </w:pPr>
      <w:r>
        <w:rPr>
          <w:rFonts w:ascii="Times New Roman" w:hAnsi="Times New Roman" w:cs="Times New Roman"/>
          <w:b/>
        </w:rPr>
        <w:t>Changes Required</w:t>
      </w:r>
    </w:p>
    <w:p w14:paraId="28926088" w14:textId="77777777" w:rsidR="007759AC" w:rsidRDefault="007759AC" w:rsidP="00B6458B">
      <w:pPr>
        <w:pStyle w:val="ListParagraph"/>
        <w:numPr>
          <w:ilvl w:val="0"/>
          <w:numId w:val="43"/>
        </w:numPr>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 xml:space="preserve">following code block after </w:t>
      </w:r>
      <w:r w:rsidRPr="00F3509F">
        <w:t>&lt;isset name="paymentInstruments"</w:t>
      </w:r>
      <w:r>
        <w:t>&gt;</w:t>
      </w:r>
    </w:p>
    <w:p w14:paraId="128E0D63" w14:textId="77777777" w:rsidR="007759AC" w:rsidRPr="005226C5" w:rsidRDefault="007759AC" w:rsidP="007759AC">
      <w:pPr>
        <w:ind w:left="720" w:firstLine="720"/>
        <w:rPr>
          <w:rFonts w:ascii="Candara" w:hAnsi="Candara"/>
          <w:b/>
        </w:rPr>
      </w:pPr>
      <w:r w:rsidRPr="005226C5">
        <w:rPr>
          <w:rFonts w:ascii="Candara" w:hAnsi="Candara"/>
          <w:b/>
        </w:rPr>
        <w:t>//BEGIN</w:t>
      </w:r>
      <w:r>
        <w:rPr>
          <w:rFonts w:ascii="Candara" w:hAnsi="Candara"/>
          <w:b/>
        </w:rPr>
        <w:t>…………………………………………………………………</w:t>
      </w:r>
    </w:p>
    <w:p w14:paraId="6EA4497B" w14:textId="77777777"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isset</w:t>
      </w:r>
      <w:proofErr w:type="gramEnd"/>
      <w:r w:rsidRPr="007759AC">
        <w:rPr>
          <w:rFonts w:ascii="Candara" w:hAnsi="Candara" w:cs="Consolas"/>
          <w:i/>
          <w:sz w:val="20"/>
          <w:szCs w:val="20"/>
          <w:highlight w:val="lightGray"/>
        </w:rPr>
        <w:t xml:space="preserve"> name="currentSite" value="${dw.system.Site.getCurrent()}" scope="page"/&gt;</w:t>
      </w:r>
    </w:p>
    <w:p w14:paraId="2FA3EE91" w14:textId="77777777"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isif</w:t>
      </w:r>
      <w:proofErr w:type="gramEnd"/>
      <w:r w:rsidRPr="007759AC">
        <w:rPr>
          <w:rFonts w:ascii="Candara" w:hAnsi="Candara" w:cs="Consolas"/>
          <w:i/>
          <w:sz w:val="20"/>
          <w:szCs w:val="20"/>
          <w:highlight w:val="lightGray"/>
        </w:rPr>
        <w:t xml:space="preserve"> condition = "${pdict.CurrentForms.billing.paymentMethods.selectedPaymentMethodID.value == 'VISA_VME'}"&gt;</w:t>
      </w:r>
    </w:p>
    <w:p w14:paraId="3F040652" w14:textId="77777777"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div</w:t>
      </w:r>
      <w:proofErr w:type="gramEnd"/>
      <w:r w:rsidRPr="007759AC">
        <w:rPr>
          <w:rFonts w:ascii="Candara" w:hAnsi="Candara" w:cs="Consolas"/>
          <w:i/>
          <w:sz w:val="20"/>
          <w:szCs w:val="20"/>
          <w:highlight w:val="lightGray"/>
        </w:rPr>
        <w:t xml:space="preserve"> class = "mini-billing-address  order-component-block"&gt;</w:t>
      </w:r>
    </w:p>
    <w:p w14:paraId="187342DF" w14:textId="77777777" w:rsidR="007759AC" w:rsidRPr="007759AC" w:rsidRDefault="007759AC" w:rsidP="007759AC">
      <w:pPr>
        <w:autoSpaceDE w:val="0"/>
        <w:autoSpaceDN w:val="0"/>
        <w:adjustRightInd w:val="0"/>
        <w:ind w:left="288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h3</w:t>
      </w:r>
      <w:proofErr w:type="gramEnd"/>
      <w:r w:rsidRPr="007759AC">
        <w:rPr>
          <w:rFonts w:ascii="Candara" w:hAnsi="Candara" w:cs="Consolas"/>
          <w:i/>
          <w:sz w:val="20"/>
          <w:szCs w:val="20"/>
          <w:highlight w:val="lightGray"/>
        </w:rPr>
        <w:t xml:space="preserve"> class = "section-header"&gt;</w:t>
      </w:r>
    </w:p>
    <w:p w14:paraId="18D918A4" w14:textId="77777777" w:rsidR="007759AC" w:rsidRPr="007759AC" w:rsidRDefault="007759AC" w:rsidP="007759AC">
      <w:pPr>
        <w:autoSpaceDE w:val="0"/>
        <w:autoSpaceDN w:val="0"/>
        <w:adjustRightInd w:val="0"/>
        <w:ind w:left="3600"/>
        <w:rPr>
          <w:rFonts w:ascii="Candara" w:hAnsi="Candara" w:cs="Consolas"/>
          <w:i/>
          <w:sz w:val="20"/>
          <w:szCs w:val="20"/>
          <w:highlight w:val="lightGray"/>
        </w:rPr>
      </w:pPr>
      <w:r w:rsidRPr="007759AC">
        <w:rPr>
          <w:rFonts w:ascii="Candara" w:hAnsi="Candara" w:cs="Consolas"/>
          <w:i/>
          <w:sz w:val="20"/>
          <w:szCs w:val="20"/>
          <w:highlight w:val="lightGray"/>
        </w:rPr>
        <w:lastRenderedPageBreak/>
        <w:t>&lt;</w:t>
      </w:r>
      <w:proofErr w:type="gramStart"/>
      <w:r w:rsidRPr="007759AC">
        <w:rPr>
          <w:rFonts w:ascii="Candara" w:hAnsi="Candara" w:cs="Consolas"/>
          <w:i/>
          <w:sz w:val="20"/>
          <w:szCs w:val="20"/>
          <w:highlight w:val="lightGray"/>
        </w:rPr>
        <w:t>a</w:t>
      </w:r>
      <w:proofErr w:type="gramEnd"/>
      <w:r w:rsidRPr="007759AC">
        <w:rPr>
          <w:rFonts w:ascii="Candara" w:hAnsi="Candara" w:cs="Consolas"/>
          <w:i/>
          <w:sz w:val="20"/>
          <w:szCs w:val="20"/>
          <w:highlight w:val="lightGray"/>
        </w:rPr>
        <w:t xml:space="preserve"> href = "${URLUtils.https('COBilling-Start')}" class = "section-header-note"&gt; ${Resource.msg('global.edit','locale',null)} </w:t>
      </w:r>
    </w:p>
    <w:p w14:paraId="5B9304D2" w14:textId="77777777" w:rsidR="007759AC" w:rsidRPr="007759AC" w:rsidRDefault="007759AC" w:rsidP="007759AC">
      <w:pPr>
        <w:autoSpaceDE w:val="0"/>
        <w:autoSpaceDN w:val="0"/>
        <w:adjustRightInd w:val="0"/>
        <w:ind w:left="3600"/>
        <w:rPr>
          <w:rFonts w:ascii="Candara" w:hAnsi="Candara" w:cs="Consolas"/>
          <w:i/>
          <w:sz w:val="20"/>
          <w:szCs w:val="20"/>
          <w:highlight w:val="lightGray"/>
        </w:rPr>
      </w:pPr>
      <w:r w:rsidRPr="007759AC">
        <w:rPr>
          <w:rFonts w:ascii="Candara" w:hAnsi="Candara" w:cs="Consolas"/>
          <w:i/>
          <w:sz w:val="20"/>
          <w:szCs w:val="20"/>
          <w:highlight w:val="lightGray"/>
        </w:rPr>
        <w:t>&lt;/a&gt;</w:t>
      </w:r>
    </w:p>
    <w:p w14:paraId="322CE3CD" w14:textId="77777777" w:rsidR="007759AC" w:rsidRPr="007759AC" w:rsidRDefault="007759AC" w:rsidP="007759AC">
      <w:pPr>
        <w:autoSpaceDE w:val="0"/>
        <w:autoSpaceDN w:val="0"/>
        <w:adjustRightInd w:val="0"/>
        <w:ind w:left="3600"/>
        <w:rPr>
          <w:rFonts w:ascii="Candara" w:hAnsi="Candara" w:cs="Consolas"/>
          <w:i/>
          <w:sz w:val="20"/>
          <w:szCs w:val="20"/>
          <w:highlight w:val="lightGray"/>
        </w:rPr>
      </w:pPr>
      <w:r w:rsidRPr="007759AC">
        <w:rPr>
          <w:rFonts w:ascii="Candara" w:hAnsi="Candara" w:cs="Consolas"/>
          <w:i/>
          <w:sz w:val="20"/>
          <w:szCs w:val="20"/>
          <w:highlight w:val="lightGray"/>
        </w:rPr>
        <w:t>${</w:t>
      </w:r>
      <w:proofErr w:type="gramStart"/>
      <w:r w:rsidRPr="007759AC">
        <w:rPr>
          <w:rFonts w:ascii="Candara" w:hAnsi="Candara" w:cs="Consolas"/>
          <w:i/>
          <w:sz w:val="20"/>
          <w:szCs w:val="20"/>
          <w:highlight w:val="lightGray"/>
        </w:rPr>
        <w:t>Resource.msg(</w:t>
      </w:r>
      <w:proofErr w:type="gramEnd"/>
      <w:r w:rsidRPr="007759AC">
        <w:rPr>
          <w:rFonts w:ascii="Candara" w:hAnsi="Candara" w:cs="Consolas"/>
          <w:i/>
          <w:sz w:val="20"/>
          <w:szCs w:val="20"/>
          <w:highlight w:val="lightGray"/>
        </w:rPr>
        <w:t>'minibillinginfo.billingaddress','checkout',null)}</w:t>
      </w:r>
    </w:p>
    <w:p w14:paraId="7F2BFE72" w14:textId="77777777" w:rsidR="007759AC" w:rsidRPr="007759AC" w:rsidRDefault="007759AC" w:rsidP="007759AC">
      <w:pPr>
        <w:autoSpaceDE w:val="0"/>
        <w:autoSpaceDN w:val="0"/>
        <w:adjustRightInd w:val="0"/>
        <w:ind w:left="2880"/>
        <w:rPr>
          <w:rFonts w:ascii="Candara" w:hAnsi="Candara" w:cs="Consolas"/>
          <w:i/>
          <w:sz w:val="20"/>
          <w:szCs w:val="20"/>
          <w:highlight w:val="lightGray"/>
        </w:rPr>
      </w:pPr>
      <w:r w:rsidRPr="007759AC">
        <w:rPr>
          <w:rFonts w:ascii="Candara" w:hAnsi="Candara" w:cs="Consolas"/>
          <w:i/>
          <w:sz w:val="20"/>
          <w:szCs w:val="20"/>
          <w:highlight w:val="lightGray"/>
        </w:rPr>
        <w:t>&lt;/h3&gt;</w:t>
      </w:r>
    </w:p>
    <w:p w14:paraId="55CD467C" w14:textId="77777777" w:rsidR="007759AC" w:rsidRPr="007759AC" w:rsidRDefault="007759AC" w:rsidP="007759AC">
      <w:pPr>
        <w:autoSpaceDE w:val="0"/>
        <w:autoSpaceDN w:val="0"/>
        <w:adjustRightInd w:val="0"/>
        <w:ind w:left="288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div</w:t>
      </w:r>
      <w:proofErr w:type="gramEnd"/>
      <w:r w:rsidRPr="007759AC">
        <w:rPr>
          <w:rFonts w:ascii="Candara" w:hAnsi="Candara" w:cs="Consolas"/>
          <w:i/>
          <w:sz w:val="20"/>
          <w:szCs w:val="20"/>
          <w:highlight w:val="lightGray"/>
        </w:rPr>
        <w:t xml:space="preserve"> class="details"&gt;</w:t>
      </w:r>
    </w:p>
    <w:p w14:paraId="3F15F29E" w14:textId="77777777" w:rsidR="007759AC" w:rsidRPr="007759AC" w:rsidRDefault="007759AC" w:rsidP="007759AC">
      <w:pPr>
        <w:autoSpaceDE w:val="0"/>
        <w:autoSpaceDN w:val="0"/>
        <w:adjustRightInd w:val="0"/>
        <w:ind w:left="360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img</w:t>
      </w:r>
      <w:proofErr w:type="gramEnd"/>
      <w:r w:rsidRPr="007759AC">
        <w:rPr>
          <w:rFonts w:ascii="Candara" w:hAnsi="Candara" w:cs="Consolas"/>
          <w:i/>
          <w:sz w:val="20"/>
          <w:szCs w:val="20"/>
          <w:highlight w:val="lightGray"/>
        </w:rPr>
        <w:t xml:space="preserve"> alt="Payment_mark_small"  src="${currentSite.getCustomPreferenceValue('VmeAcceptLogo')}"&gt;</w:t>
      </w:r>
    </w:p>
    <w:p w14:paraId="48095CA2" w14:textId="77777777" w:rsidR="007759AC" w:rsidRPr="007759AC" w:rsidRDefault="007759AC" w:rsidP="007759AC">
      <w:pPr>
        <w:autoSpaceDE w:val="0"/>
        <w:autoSpaceDN w:val="0"/>
        <w:adjustRightInd w:val="0"/>
        <w:ind w:left="2880"/>
        <w:rPr>
          <w:rFonts w:ascii="Candara" w:hAnsi="Candara" w:cs="Consolas"/>
          <w:i/>
          <w:sz w:val="20"/>
          <w:szCs w:val="20"/>
          <w:highlight w:val="lightGray"/>
        </w:rPr>
      </w:pPr>
      <w:r w:rsidRPr="007759AC">
        <w:rPr>
          <w:rFonts w:ascii="Candara" w:hAnsi="Candara" w:cs="Consolas"/>
          <w:i/>
          <w:sz w:val="20"/>
          <w:szCs w:val="20"/>
          <w:highlight w:val="lightGray"/>
        </w:rPr>
        <w:t>&lt;/div&gt;</w:t>
      </w:r>
    </w:p>
    <w:p w14:paraId="2A338666" w14:textId="77777777"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&lt;/div&gt;</w:t>
      </w:r>
    </w:p>
    <w:p w14:paraId="15B7BED7" w14:textId="77777777"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iselse</w:t>
      </w:r>
      <w:proofErr w:type="gramEnd"/>
      <w:r w:rsidRPr="007759AC">
        <w:rPr>
          <w:rFonts w:ascii="Candara" w:hAnsi="Candara" w:cs="Consolas"/>
          <w:i/>
          <w:sz w:val="20"/>
          <w:szCs w:val="20"/>
          <w:highlight w:val="lightGray"/>
        </w:rPr>
        <w:t>&gt;</w:t>
      </w:r>
    </w:p>
    <w:p w14:paraId="4520F208" w14:textId="77777777" w:rsidR="007759AC" w:rsidRDefault="007759AC" w:rsidP="007759AC">
      <w:pPr>
        <w:pStyle w:val="ListParagraph"/>
        <w:ind w:left="1440"/>
        <w:rPr>
          <w:rFonts w:ascii="Candara" w:hAnsi="Candara"/>
          <w:b/>
        </w:rPr>
      </w:pPr>
      <w:r>
        <w:rPr>
          <w:rFonts w:ascii="Candara" w:hAnsi="Candara"/>
          <w:b/>
        </w:rPr>
        <w:t>…………………………………………………………………….</w:t>
      </w:r>
      <w:r w:rsidRPr="005226C5">
        <w:rPr>
          <w:rFonts w:ascii="Candara" w:hAnsi="Candara"/>
          <w:b/>
        </w:rPr>
        <w:t>//END</w:t>
      </w:r>
    </w:p>
    <w:p w14:paraId="1BF1F207" w14:textId="77777777" w:rsidR="007759AC" w:rsidRDefault="007759AC" w:rsidP="007759AC">
      <w:pPr>
        <w:pStyle w:val="ListParagraph"/>
        <w:rPr>
          <w:rFonts w:ascii="Candara" w:hAnsi="Candara"/>
          <w:b/>
        </w:rPr>
      </w:pPr>
    </w:p>
    <w:p w14:paraId="2BDEB735" w14:textId="77777777" w:rsidR="007759AC" w:rsidRDefault="007759AC" w:rsidP="00B6458B">
      <w:pPr>
        <w:pStyle w:val="ListParagraph"/>
        <w:numPr>
          <w:ilvl w:val="0"/>
          <w:numId w:val="43"/>
        </w:numPr>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 xml:space="preserve">following code block at the end of condition </w:t>
      </w:r>
      <w:r w:rsidRPr="003F391B">
        <w:t>&lt;isif condition="${</w:t>
      </w:r>
      <w:proofErr w:type="gramStart"/>
      <w:r w:rsidRPr="003F391B">
        <w:t>!empty</w:t>
      </w:r>
      <w:proofErr w:type="gramEnd"/>
      <w:r w:rsidRPr="003F391B">
        <w:t>(billingAddress)}"&gt;</w:t>
      </w:r>
    </w:p>
    <w:p w14:paraId="1A273CBB" w14:textId="77777777" w:rsidR="007759AC" w:rsidRPr="005226C5" w:rsidRDefault="007759AC" w:rsidP="007759AC">
      <w:pPr>
        <w:ind w:left="720" w:firstLine="720"/>
        <w:rPr>
          <w:rFonts w:ascii="Candara" w:hAnsi="Candara"/>
          <w:b/>
        </w:rPr>
      </w:pPr>
      <w:r w:rsidRPr="005226C5">
        <w:rPr>
          <w:rFonts w:ascii="Candara" w:hAnsi="Candara"/>
          <w:b/>
        </w:rPr>
        <w:t>//BEGIN</w:t>
      </w:r>
      <w:r>
        <w:rPr>
          <w:rFonts w:ascii="Candara" w:hAnsi="Candara"/>
          <w:b/>
        </w:rPr>
        <w:t>…………………………………………………………………</w:t>
      </w:r>
    </w:p>
    <w:p w14:paraId="6E51888E" w14:textId="77777777"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&lt;/iselse&gt;</w:t>
      </w:r>
    </w:p>
    <w:p w14:paraId="48F09962" w14:textId="77777777"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&lt;/isif&gt;</w:t>
      </w:r>
    </w:p>
    <w:p w14:paraId="513930B9" w14:textId="77777777" w:rsidR="007759AC" w:rsidRDefault="007759AC" w:rsidP="007759AC">
      <w:pPr>
        <w:ind w:left="720" w:firstLine="720"/>
        <w:rPr>
          <w:rFonts w:ascii="Candara" w:hAnsi="Candara"/>
          <w:b/>
        </w:rPr>
      </w:pPr>
      <w:r w:rsidRPr="00D935BC">
        <w:rPr>
          <w:rFonts w:ascii="Candara" w:hAnsi="Candara"/>
          <w:b/>
        </w:rPr>
        <w:t>…………………………………………………………………….//END</w:t>
      </w:r>
    </w:p>
    <w:p w14:paraId="1A0F072B" w14:textId="77777777" w:rsidR="007759AC" w:rsidRDefault="007759AC" w:rsidP="007759AC">
      <w:pPr>
        <w:ind w:left="720" w:firstLine="720"/>
        <w:rPr>
          <w:rFonts w:ascii="Candara" w:hAnsi="Candara"/>
          <w:b/>
        </w:rPr>
      </w:pPr>
    </w:p>
    <w:p w14:paraId="4D92CDEB" w14:textId="77777777" w:rsidR="007759AC" w:rsidRDefault="007759AC" w:rsidP="00B6458B">
      <w:pPr>
        <w:pStyle w:val="ListParagraph"/>
        <w:numPr>
          <w:ilvl w:val="0"/>
          <w:numId w:val="43"/>
        </w:numPr>
        <w:rPr>
          <w:rFonts w:ascii="Times New Roman" w:hAnsi="Times New Roman" w:cs="Times New Roman"/>
        </w:rPr>
      </w:pPr>
      <w:r>
        <w:rPr>
          <w:rFonts w:ascii="Times New Roman" w:hAnsi="Times New Roman" w:cs="Times New Roman"/>
        </w:rPr>
        <w:t>Replace the following code block</w:t>
      </w:r>
    </w:p>
    <w:p w14:paraId="13F28D49" w14:textId="77777777" w:rsidR="007759AC" w:rsidRPr="001F5366" w:rsidRDefault="007759AC" w:rsidP="007759AC">
      <w:pPr>
        <w:autoSpaceDE w:val="0"/>
        <w:autoSpaceDN w:val="0"/>
        <w:adjustRightInd w:val="0"/>
        <w:ind w:left="2160"/>
        <w:rPr>
          <w:rFonts w:ascii="Consolas" w:hAnsi="Consolas" w:cs="Consolas"/>
          <w:b/>
          <w:i/>
          <w:iCs/>
          <w:color w:val="FF0000"/>
          <w:sz w:val="20"/>
          <w:szCs w:val="20"/>
        </w:rPr>
      </w:pPr>
      <w:r w:rsidRPr="007759AC">
        <w:rPr>
          <w:rFonts w:ascii="Candara" w:hAnsi="Candara" w:cs="Consolas"/>
          <w:i/>
          <w:color w:val="FF0000"/>
          <w:sz w:val="20"/>
          <w:szCs w:val="20"/>
          <w:highlight w:val="lightGray"/>
        </w:rPr>
        <w:t>&lt;</w:t>
      </w:r>
      <w:proofErr w:type="gramStart"/>
      <w:r w:rsidRPr="007759AC">
        <w:rPr>
          <w:rFonts w:ascii="Candara" w:hAnsi="Candara" w:cs="Consolas"/>
          <w:i/>
          <w:color w:val="FF0000"/>
          <w:sz w:val="20"/>
          <w:szCs w:val="20"/>
          <w:highlight w:val="lightGray"/>
        </w:rPr>
        <w:t>div</w:t>
      </w:r>
      <w:proofErr w:type="gramEnd"/>
      <w:r w:rsidRPr="007759AC">
        <w:rPr>
          <w:rFonts w:ascii="Candara" w:hAnsi="Candara" w:cs="Consolas"/>
          <w:i/>
          <w:color w:val="FF0000"/>
          <w:sz w:val="20"/>
          <w:szCs w:val="20"/>
          <w:highlight w:val="lightGray"/>
        </w:rPr>
        <w:t xml:space="preserve"> class="mini-payment-instrument  order-component-block &lt;isif condition="${loopstate.first}"&gt; first &lt;iselseif condition="${loopstate.last}"&gt; last&lt;/isif&gt;"&gt;</w:t>
      </w:r>
    </w:p>
    <w:p w14:paraId="5B22E5FC" w14:textId="77777777" w:rsidR="007759AC" w:rsidRDefault="007759AC" w:rsidP="007759AC">
      <w:pPr>
        <w:pStyle w:val="ListParagraph"/>
        <w:ind w:left="1440"/>
        <w:rPr>
          <w:rFonts w:ascii="Times New Roman" w:hAnsi="Times New Roman" w:cs="Times New Roman"/>
        </w:rPr>
      </w:pPr>
    </w:p>
    <w:p w14:paraId="64DDE4CA" w14:textId="77777777" w:rsidR="007759AC" w:rsidRDefault="007759AC" w:rsidP="007759AC">
      <w:pPr>
        <w:pStyle w:val="ListParagraph"/>
        <w:ind w:left="1440"/>
        <w:rPr>
          <w:rFonts w:ascii="Times New Roman" w:hAnsi="Times New Roman" w:cs="Times New Roman"/>
        </w:rPr>
      </w:pPr>
      <w:r w:rsidRPr="001F5366">
        <w:rPr>
          <w:rFonts w:ascii="Times New Roman" w:hAnsi="Times New Roman" w:cs="Times New Roman"/>
        </w:rPr>
        <w:t>With the following code block</w:t>
      </w:r>
    </w:p>
    <w:p w14:paraId="2F9EF6F8" w14:textId="77777777" w:rsidR="007759AC" w:rsidRPr="005226C5" w:rsidRDefault="007759AC" w:rsidP="007759AC">
      <w:pPr>
        <w:ind w:left="720" w:firstLine="720"/>
        <w:rPr>
          <w:rFonts w:ascii="Candara" w:hAnsi="Candara"/>
          <w:b/>
        </w:rPr>
      </w:pPr>
      <w:r w:rsidRPr="005226C5">
        <w:rPr>
          <w:rFonts w:ascii="Candara" w:hAnsi="Candara"/>
          <w:b/>
        </w:rPr>
        <w:t>//BEGIN</w:t>
      </w:r>
      <w:r>
        <w:rPr>
          <w:rFonts w:ascii="Candara" w:hAnsi="Candara"/>
          <w:b/>
        </w:rPr>
        <w:t>…………………………………………………………………</w:t>
      </w:r>
    </w:p>
    <w:p w14:paraId="00755CEB" w14:textId="77777777" w:rsidR="007759AC" w:rsidRPr="001F5366" w:rsidRDefault="007759AC" w:rsidP="007759AC">
      <w:pPr>
        <w:autoSpaceDE w:val="0"/>
        <w:autoSpaceDN w:val="0"/>
        <w:adjustRightInd w:val="0"/>
        <w:ind w:left="2160"/>
        <w:rPr>
          <w:rFonts w:ascii="Consolas" w:hAnsi="Consolas" w:cs="Consolas"/>
          <w:b/>
          <w:i/>
          <w:iCs/>
          <w:sz w:val="20"/>
          <w:szCs w:val="20"/>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div</w:t>
      </w:r>
      <w:proofErr w:type="gramEnd"/>
      <w:r w:rsidRPr="007759AC">
        <w:rPr>
          <w:rFonts w:ascii="Candara" w:hAnsi="Candara" w:cs="Consolas"/>
          <w:i/>
          <w:sz w:val="20"/>
          <w:szCs w:val="20"/>
          <w:highlight w:val="lightGray"/>
        </w:rPr>
        <w:t xml:space="preserve"> class="mini-payment-instrument  order-component-block"&gt;</w:t>
      </w:r>
    </w:p>
    <w:p w14:paraId="317A4829" w14:textId="77777777" w:rsidR="007759AC" w:rsidRDefault="007759AC" w:rsidP="007759AC">
      <w:pPr>
        <w:ind w:left="720" w:firstLine="720"/>
        <w:rPr>
          <w:rFonts w:ascii="Candara" w:hAnsi="Candara"/>
          <w:b/>
        </w:rPr>
      </w:pPr>
      <w:r w:rsidRPr="00D935BC">
        <w:rPr>
          <w:rFonts w:ascii="Candara" w:hAnsi="Candara"/>
          <w:b/>
        </w:rPr>
        <w:t>…………………………………………………………………….//END</w:t>
      </w:r>
    </w:p>
    <w:p w14:paraId="3B2F2DDB" w14:textId="77777777" w:rsidR="007759AC" w:rsidRDefault="007759AC" w:rsidP="007759AC">
      <w:pPr>
        <w:pStyle w:val="ListParagraph"/>
        <w:ind w:left="1440"/>
        <w:rPr>
          <w:rFonts w:ascii="Times New Roman" w:hAnsi="Times New Roman" w:cs="Times New Roman"/>
        </w:rPr>
      </w:pPr>
    </w:p>
    <w:p w14:paraId="1BFEEB30" w14:textId="77777777" w:rsidR="007759AC" w:rsidRDefault="007759AC" w:rsidP="007759AC">
      <w:pPr>
        <w:pStyle w:val="ListParagraph"/>
        <w:ind w:left="1440"/>
        <w:rPr>
          <w:rFonts w:ascii="Times New Roman" w:hAnsi="Times New Roman" w:cs="Times New Roman"/>
        </w:rPr>
      </w:pPr>
    </w:p>
    <w:p w14:paraId="1D914A49" w14:textId="77777777" w:rsidR="007759AC" w:rsidRDefault="007759AC" w:rsidP="00B6458B">
      <w:pPr>
        <w:pStyle w:val="ListParagraph"/>
        <w:numPr>
          <w:ilvl w:val="0"/>
          <w:numId w:val="43"/>
        </w:numPr>
        <w:rPr>
          <w:rFonts w:ascii="Times New Roman" w:hAnsi="Times New Roman" w:cs="Times New Roman"/>
        </w:rPr>
      </w:pPr>
      <w:r>
        <w:rPr>
          <w:rFonts w:ascii="Times New Roman" w:hAnsi="Times New Roman" w:cs="Times New Roman"/>
        </w:rPr>
        <w:t>Replace the following code block</w:t>
      </w:r>
    </w:p>
    <w:p w14:paraId="69DB8EAF" w14:textId="77777777" w:rsidR="007759AC" w:rsidRPr="007759AC" w:rsidRDefault="007759AC" w:rsidP="007759AC">
      <w:pPr>
        <w:autoSpaceDE w:val="0"/>
        <w:autoSpaceDN w:val="0"/>
        <w:adjustRightInd w:val="0"/>
        <w:ind w:left="216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w:t>
      </w:r>
      <w:proofErr w:type="gramStart"/>
      <w:r w:rsidRPr="007759AC">
        <w:rPr>
          <w:rFonts w:ascii="Candara" w:hAnsi="Candara" w:cs="Consolas"/>
          <w:i/>
          <w:color w:val="FF0000"/>
          <w:sz w:val="20"/>
          <w:szCs w:val="20"/>
          <w:highlight w:val="lightGray"/>
        </w:rPr>
        <w:t>isif</w:t>
      </w:r>
      <w:proofErr w:type="gramEnd"/>
      <w:r w:rsidRPr="007759AC">
        <w:rPr>
          <w:rFonts w:ascii="Candara" w:hAnsi="Candara" w:cs="Consolas"/>
          <w:i/>
          <w:color w:val="FF0000"/>
          <w:sz w:val="20"/>
          <w:szCs w:val="20"/>
          <w:highlight w:val="lightGray"/>
        </w:rPr>
        <w:t xml:space="preserve"> condition = "${loopstate.first}"&gt;&lt;span&gt;${Resource.msg('minibillinginfo.paymentmethod','checkout',null)}&lt;/span&gt;&lt;/isif&gt;</w:t>
      </w:r>
    </w:p>
    <w:p w14:paraId="26FDCA4F" w14:textId="77777777" w:rsidR="007759AC" w:rsidRDefault="007759AC" w:rsidP="007759AC">
      <w:pPr>
        <w:pStyle w:val="ListParagraph"/>
        <w:ind w:left="1440"/>
        <w:rPr>
          <w:rFonts w:ascii="Times New Roman" w:hAnsi="Times New Roman" w:cs="Times New Roman"/>
        </w:rPr>
      </w:pPr>
    </w:p>
    <w:p w14:paraId="71470067" w14:textId="77777777" w:rsidR="007759AC" w:rsidRDefault="007759AC" w:rsidP="007759AC">
      <w:pPr>
        <w:pStyle w:val="ListParagraph"/>
        <w:ind w:left="1440"/>
        <w:rPr>
          <w:rFonts w:ascii="Times New Roman" w:hAnsi="Times New Roman" w:cs="Times New Roman"/>
        </w:rPr>
      </w:pPr>
      <w:r w:rsidRPr="001F5366">
        <w:rPr>
          <w:rFonts w:ascii="Times New Roman" w:hAnsi="Times New Roman" w:cs="Times New Roman"/>
        </w:rPr>
        <w:t>With the following code block</w:t>
      </w:r>
    </w:p>
    <w:p w14:paraId="4BE7691A" w14:textId="77777777" w:rsidR="007759AC" w:rsidRPr="005226C5" w:rsidRDefault="007759AC" w:rsidP="007759AC">
      <w:pPr>
        <w:ind w:left="720" w:firstLine="720"/>
        <w:rPr>
          <w:rFonts w:ascii="Candara" w:hAnsi="Candara"/>
          <w:b/>
        </w:rPr>
      </w:pPr>
      <w:r w:rsidRPr="005226C5">
        <w:rPr>
          <w:rFonts w:ascii="Candara" w:hAnsi="Candara"/>
          <w:b/>
        </w:rPr>
        <w:t>//BEGIN</w:t>
      </w:r>
      <w:r>
        <w:rPr>
          <w:rFonts w:ascii="Candara" w:hAnsi="Candara"/>
          <w:b/>
        </w:rPr>
        <w:t>…………………………………………………………………</w:t>
      </w:r>
    </w:p>
    <w:p w14:paraId="07B7E3B0" w14:textId="77777777"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span</w:t>
      </w:r>
      <w:proofErr w:type="gramEnd"/>
      <w:r w:rsidRPr="007759AC">
        <w:rPr>
          <w:rFonts w:ascii="Candara" w:hAnsi="Candara" w:cs="Consolas"/>
          <w:i/>
          <w:sz w:val="20"/>
          <w:szCs w:val="20"/>
          <w:highlight w:val="lightGray"/>
        </w:rPr>
        <w:t>&gt;${Resource.msg('minibillinginfo.paymentmethod','checkout',null)}&lt;/span&gt;</w:t>
      </w:r>
    </w:p>
    <w:p w14:paraId="34A6973A" w14:textId="77777777" w:rsidR="007759AC" w:rsidRDefault="007759AC" w:rsidP="007759AC">
      <w:pPr>
        <w:ind w:left="720" w:firstLine="720"/>
        <w:rPr>
          <w:rFonts w:ascii="Candara" w:hAnsi="Candara"/>
          <w:b/>
        </w:rPr>
      </w:pPr>
      <w:r w:rsidRPr="00D935BC">
        <w:rPr>
          <w:rFonts w:ascii="Candara" w:hAnsi="Candara"/>
          <w:b/>
        </w:rPr>
        <w:t>…………………………………………………………………….//END</w:t>
      </w:r>
    </w:p>
    <w:p w14:paraId="76046010" w14:textId="77777777" w:rsidR="007759AC" w:rsidRDefault="007759AC" w:rsidP="007759AC">
      <w:pPr>
        <w:ind w:left="720" w:firstLine="720"/>
        <w:rPr>
          <w:rFonts w:ascii="Candara" w:hAnsi="Candara"/>
          <w:b/>
        </w:rPr>
      </w:pPr>
    </w:p>
    <w:p w14:paraId="20E63768" w14:textId="77777777" w:rsidR="007759AC" w:rsidRDefault="007759AC" w:rsidP="00B6458B">
      <w:pPr>
        <w:pStyle w:val="ListParagraph"/>
        <w:numPr>
          <w:ilvl w:val="0"/>
          <w:numId w:val="43"/>
        </w:numPr>
        <w:rPr>
          <w:rFonts w:ascii="Times New Roman" w:hAnsi="Times New Roman" w:cs="Times New Roman"/>
        </w:rPr>
      </w:pPr>
      <w:r>
        <w:rPr>
          <w:rFonts w:ascii="Times New Roman" w:hAnsi="Times New Roman" w:cs="Times New Roman"/>
        </w:rPr>
        <w:t xml:space="preserve">Add following code block before </w:t>
      </w:r>
      <w:r w:rsidRPr="00C02A8D">
        <w:rPr>
          <w:rFonts w:ascii="Times New Roman" w:hAnsi="Times New Roman" w:cs="Times New Roman"/>
        </w:rPr>
        <w:t>&lt;div class="details"&gt;</w:t>
      </w:r>
      <w:r>
        <w:rPr>
          <w:rFonts w:ascii="Times New Roman" w:hAnsi="Times New Roman" w:cs="Times New Roman"/>
        </w:rPr>
        <w:t xml:space="preserve"> of </w:t>
      </w:r>
      <w:r w:rsidRPr="008A7BB0">
        <w:rPr>
          <w:rFonts w:ascii="Times New Roman" w:hAnsi="Times New Roman" w:cs="Times New Roman"/>
        </w:rPr>
        <w:t>&lt;isif condition="${</w:t>
      </w:r>
      <w:proofErr w:type="gramStart"/>
      <w:r w:rsidRPr="008A7BB0">
        <w:rPr>
          <w:rFonts w:ascii="Times New Roman" w:hAnsi="Times New Roman" w:cs="Times New Roman"/>
        </w:rPr>
        <w:t>!empty</w:t>
      </w:r>
      <w:proofErr w:type="gramEnd"/>
      <w:r w:rsidRPr="008A7BB0">
        <w:rPr>
          <w:rFonts w:ascii="Times New Roman" w:hAnsi="Times New Roman" w:cs="Times New Roman"/>
        </w:rPr>
        <w:t>(paymentInstruments)}"&gt;</w:t>
      </w:r>
    </w:p>
    <w:p w14:paraId="3AE85258" w14:textId="77777777" w:rsidR="007759AC" w:rsidRPr="005226C5" w:rsidRDefault="007759AC" w:rsidP="007759AC">
      <w:pPr>
        <w:ind w:left="720" w:firstLine="720"/>
        <w:rPr>
          <w:rFonts w:ascii="Candara" w:hAnsi="Candara"/>
          <w:b/>
        </w:rPr>
      </w:pPr>
      <w:r w:rsidRPr="005226C5">
        <w:rPr>
          <w:rFonts w:ascii="Candara" w:hAnsi="Candara"/>
          <w:b/>
        </w:rPr>
        <w:t>//BEGIN</w:t>
      </w:r>
      <w:r>
        <w:rPr>
          <w:rFonts w:ascii="Candara" w:hAnsi="Candara"/>
          <w:b/>
        </w:rPr>
        <w:t>…………………………………………………………………</w:t>
      </w:r>
    </w:p>
    <w:p w14:paraId="7DABD155" w14:textId="77777777"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isif</w:t>
      </w:r>
      <w:proofErr w:type="gramEnd"/>
      <w:r w:rsidRPr="007759AC">
        <w:rPr>
          <w:rFonts w:ascii="Candara" w:hAnsi="Candara" w:cs="Consolas"/>
          <w:i/>
          <w:sz w:val="20"/>
          <w:szCs w:val="20"/>
          <w:highlight w:val="lightGray"/>
        </w:rPr>
        <w:t xml:space="preserve"> condition="${paymentInstr.paymentMethod!='VISA_VME'}"&gt;</w:t>
      </w:r>
    </w:p>
    <w:p w14:paraId="438AA224" w14:textId="77777777" w:rsidR="007759AC" w:rsidRDefault="007759AC" w:rsidP="007759AC">
      <w:pPr>
        <w:ind w:left="720" w:firstLine="720"/>
        <w:rPr>
          <w:rFonts w:ascii="Candara" w:hAnsi="Candara"/>
          <w:b/>
        </w:rPr>
      </w:pPr>
      <w:r w:rsidRPr="00D935BC">
        <w:rPr>
          <w:rFonts w:ascii="Candara" w:hAnsi="Candara"/>
          <w:b/>
        </w:rPr>
        <w:t>…………………………………………………………………….//END</w:t>
      </w:r>
    </w:p>
    <w:p w14:paraId="387B0716" w14:textId="77777777" w:rsidR="007759AC" w:rsidRDefault="007759AC" w:rsidP="007759AC">
      <w:pPr>
        <w:rPr>
          <w:rFonts w:ascii="Times New Roman" w:hAnsi="Times New Roman" w:cs="Times New Roman"/>
        </w:rPr>
      </w:pPr>
    </w:p>
    <w:p w14:paraId="62CB9FD2" w14:textId="77777777" w:rsidR="007759AC" w:rsidRDefault="007759AC" w:rsidP="00B6458B">
      <w:pPr>
        <w:pStyle w:val="ListParagraph"/>
        <w:numPr>
          <w:ilvl w:val="0"/>
          <w:numId w:val="43"/>
        </w:numPr>
        <w:rPr>
          <w:rFonts w:ascii="Times New Roman" w:hAnsi="Times New Roman" w:cs="Times New Roman"/>
        </w:rPr>
      </w:pPr>
      <w:r>
        <w:rPr>
          <w:rFonts w:ascii="Times New Roman" w:hAnsi="Times New Roman" w:cs="Times New Roman"/>
        </w:rPr>
        <w:lastRenderedPageBreak/>
        <w:t xml:space="preserve">Add following code block after </w:t>
      </w:r>
      <w:r w:rsidRPr="00C02A8D">
        <w:rPr>
          <w:rFonts w:ascii="Times New Roman" w:hAnsi="Times New Roman" w:cs="Times New Roman"/>
        </w:rPr>
        <w:t>&lt;div class="details"&gt;</w:t>
      </w:r>
      <w:r>
        <w:rPr>
          <w:rFonts w:ascii="Times New Roman" w:hAnsi="Times New Roman" w:cs="Times New Roman"/>
        </w:rPr>
        <w:t xml:space="preserve"> of </w:t>
      </w:r>
      <w:r w:rsidRPr="008A7BB0">
        <w:rPr>
          <w:rFonts w:ascii="Times New Roman" w:hAnsi="Times New Roman" w:cs="Times New Roman"/>
        </w:rPr>
        <w:t>&lt;isif condition="${</w:t>
      </w:r>
      <w:proofErr w:type="gramStart"/>
      <w:r w:rsidRPr="008A7BB0">
        <w:rPr>
          <w:rFonts w:ascii="Times New Roman" w:hAnsi="Times New Roman" w:cs="Times New Roman"/>
        </w:rPr>
        <w:t>!empty</w:t>
      </w:r>
      <w:proofErr w:type="gramEnd"/>
      <w:r w:rsidRPr="008A7BB0">
        <w:rPr>
          <w:rFonts w:ascii="Times New Roman" w:hAnsi="Times New Roman" w:cs="Times New Roman"/>
        </w:rPr>
        <w:t>(paymentInstruments)}"&gt;</w:t>
      </w:r>
    </w:p>
    <w:p w14:paraId="38BF2A69" w14:textId="77777777" w:rsidR="007759AC" w:rsidRPr="005226C5" w:rsidRDefault="007759AC" w:rsidP="007759AC">
      <w:pPr>
        <w:ind w:left="720" w:firstLine="720"/>
        <w:rPr>
          <w:rFonts w:ascii="Candara" w:hAnsi="Candara"/>
          <w:b/>
        </w:rPr>
      </w:pPr>
      <w:r w:rsidRPr="005226C5">
        <w:rPr>
          <w:rFonts w:ascii="Candara" w:hAnsi="Candara"/>
          <w:b/>
        </w:rPr>
        <w:t>//BEGIN</w:t>
      </w:r>
      <w:r>
        <w:rPr>
          <w:rFonts w:ascii="Candara" w:hAnsi="Candara"/>
          <w:b/>
        </w:rPr>
        <w:t>…………………………………………………………………</w:t>
      </w:r>
    </w:p>
    <w:p w14:paraId="18CABFEF" w14:textId="77777777"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iselse</w:t>
      </w:r>
      <w:proofErr w:type="gramEnd"/>
      <w:r w:rsidRPr="007759AC">
        <w:rPr>
          <w:rFonts w:ascii="Candara" w:hAnsi="Candara" w:cs="Consolas"/>
          <w:i/>
          <w:sz w:val="20"/>
          <w:szCs w:val="20"/>
          <w:highlight w:val="lightGray"/>
        </w:rPr>
        <w:t>&gt;</w:t>
      </w:r>
    </w:p>
    <w:p w14:paraId="3531F9BC" w14:textId="77777777"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ab/>
        <w:t>&lt;</w:t>
      </w:r>
      <w:proofErr w:type="gramStart"/>
      <w:r w:rsidRPr="007759AC">
        <w:rPr>
          <w:rFonts w:ascii="Candara" w:hAnsi="Candara" w:cs="Consolas"/>
          <w:i/>
          <w:sz w:val="20"/>
          <w:szCs w:val="20"/>
          <w:highlight w:val="lightGray"/>
        </w:rPr>
        <w:t>div</w:t>
      </w:r>
      <w:proofErr w:type="gramEnd"/>
      <w:r w:rsidRPr="007759AC">
        <w:rPr>
          <w:rFonts w:ascii="Candara" w:hAnsi="Candara" w:cs="Consolas"/>
          <w:i/>
          <w:sz w:val="20"/>
          <w:szCs w:val="20"/>
          <w:highlight w:val="lightGray"/>
        </w:rPr>
        <w:t xml:space="preserve"> class="details"&gt;</w:t>
      </w:r>
    </w:p>
    <w:p w14:paraId="594666D4" w14:textId="77777777"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img</w:t>
      </w:r>
      <w:proofErr w:type="gramEnd"/>
      <w:r w:rsidRPr="007759AC">
        <w:rPr>
          <w:rFonts w:ascii="Candara" w:hAnsi="Candara" w:cs="Consolas"/>
          <w:i/>
          <w:sz w:val="20"/>
          <w:szCs w:val="20"/>
          <w:highlight w:val="lightGray"/>
        </w:rPr>
        <w:t xml:space="preserve"> alt="Payment_mark_small" src="${currentSite.getCustomPreferenceValue('VmeAcceptLogo')}"&gt;</w:t>
      </w:r>
    </w:p>
    <w:p w14:paraId="7CE3C26E" w14:textId="77777777"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ab/>
      </w:r>
      <w:r w:rsidRPr="007759AC">
        <w:rPr>
          <w:rFonts w:ascii="Candara" w:hAnsi="Candara" w:cs="Consolas"/>
          <w:i/>
          <w:sz w:val="20"/>
          <w:szCs w:val="20"/>
          <w:highlight w:val="lightGray"/>
        </w:rPr>
        <w:tab/>
        <w:t>&lt;/div&gt;</w:t>
      </w:r>
    </w:p>
    <w:p w14:paraId="48A6F9FC" w14:textId="77777777"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&lt;/isif&gt;</w:t>
      </w:r>
    </w:p>
    <w:p w14:paraId="48D1147C" w14:textId="77777777" w:rsidR="007759AC" w:rsidRDefault="007759AC" w:rsidP="007759AC">
      <w:pPr>
        <w:ind w:left="720" w:firstLine="720"/>
        <w:rPr>
          <w:rFonts w:ascii="Candara" w:hAnsi="Candara"/>
          <w:b/>
        </w:rPr>
      </w:pPr>
      <w:r w:rsidRPr="00D935BC">
        <w:rPr>
          <w:rFonts w:ascii="Candara" w:hAnsi="Candara"/>
          <w:b/>
        </w:rPr>
        <w:t>…………………………………………………………………….//END</w:t>
      </w:r>
    </w:p>
    <w:p w14:paraId="180BAE05" w14:textId="77777777" w:rsidR="007759AC" w:rsidRDefault="007759AC" w:rsidP="007759AC">
      <w:pPr>
        <w:ind w:left="720" w:firstLine="720"/>
        <w:rPr>
          <w:rFonts w:ascii="Candara" w:hAnsi="Candara"/>
          <w:b/>
        </w:rPr>
      </w:pPr>
    </w:p>
    <w:p w14:paraId="131FA88C" w14:textId="77777777" w:rsidR="007759AC" w:rsidRDefault="007759AC" w:rsidP="007759AC">
      <w:pPr>
        <w:ind w:left="720" w:firstLine="720"/>
        <w:rPr>
          <w:rFonts w:ascii="Candara" w:hAnsi="Candara"/>
          <w:b/>
        </w:rPr>
      </w:pPr>
    </w:p>
    <w:p w14:paraId="4091B536" w14:textId="77777777" w:rsidR="007759AC" w:rsidRPr="00630365" w:rsidRDefault="007759AC" w:rsidP="004717EA">
      <w:pPr>
        <w:pStyle w:val="ListParagraph"/>
        <w:numPr>
          <w:ilvl w:val="0"/>
          <w:numId w:val="49"/>
        </w:numPr>
        <w:jc w:val="both"/>
        <w:rPr>
          <w:rFonts w:ascii="Times New Roman" w:hAnsi="Times New Roman" w:cs="Times New Roman"/>
        </w:rPr>
      </w:pPr>
      <w:proofErr w:type="gramStart"/>
      <w:r>
        <w:rPr>
          <w:b/>
        </w:rPr>
        <w:t>orderdetails</w:t>
      </w:r>
      <w:r>
        <w:rPr>
          <w:rFonts w:ascii="Times New Roman" w:hAnsi="Times New Roman" w:cs="Times New Roman"/>
          <w:b/>
        </w:rPr>
        <w:t>.isml</w:t>
      </w:r>
      <w:proofErr w:type="gramEnd"/>
    </w:p>
    <w:p w14:paraId="30E1B4DB" w14:textId="77777777" w:rsidR="007759AC" w:rsidRPr="00630365" w:rsidRDefault="007759AC" w:rsidP="00B6458B">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14:paraId="5DE40009" w14:textId="77777777" w:rsidR="007759AC" w:rsidRDefault="007759AC" w:rsidP="007759AC">
      <w:pPr>
        <w:pStyle w:val="ListParagraph"/>
        <w:ind w:left="1080"/>
        <w:rPr>
          <w:rFonts w:ascii="Times New Roman" w:hAnsi="Times New Roman" w:cs="Times New Roman"/>
          <w:b/>
        </w:rPr>
      </w:pPr>
      <w:proofErr w:type="gramStart"/>
      <w:r>
        <w:t>orderdetails</w:t>
      </w:r>
      <w:proofErr w:type="gramEnd"/>
      <w:r w:rsidRPr="00AA13F3">
        <w:t>_</w:t>
      </w:r>
      <w:r>
        <w:t>sample.isml</w:t>
      </w:r>
    </w:p>
    <w:p w14:paraId="0EE2483E" w14:textId="77777777" w:rsidR="007759AC" w:rsidRDefault="007759AC" w:rsidP="00B6458B">
      <w:pPr>
        <w:pStyle w:val="ListParagraph"/>
        <w:numPr>
          <w:ilvl w:val="1"/>
          <w:numId w:val="36"/>
        </w:numPr>
        <w:rPr>
          <w:rFonts w:ascii="Times New Roman" w:hAnsi="Times New Roman" w:cs="Times New Roman"/>
          <w:b/>
        </w:rPr>
      </w:pPr>
      <w:r>
        <w:rPr>
          <w:rFonts w:ascii="Times New Roman" w:hAnsi="Times New Roman" w:cs="Times New Roman"/>
          <w:b/>
        </w:rPr>
        <w:t>Changes Required</w:t>
      </w:r>
    </w:p>
    <w:p w14:paraId="19FA2660" w14:textId="77777777" w:rsidR="007759AC" w:rsidRDefault="007759AC" w:rsidP="00B6458B">
      <w:pPr>
        <w:pStyle w:val="ListParagraph"/>
        <w:numPr>
          <w:ilvl w:val="0"/>
          <w:numId w:val="44"/>
        </w:numPr>
        <w:rPr>
          <w:rFonts w:ascii="Times New Roman" w:hAnsi="Times New Roman" w:cs="Times New Roman"/>
        </w:rPr>
      </w:pPr>
      <w:r>
        <w:rPr>
          <w:rFonts w:ascii="Times New Roman" w:hAnsi="Times New Roman" w:cs="Times New Roman"/>
        </w:rPr>
        <w:t>Replace the following code</w:t>
      </w:r>
    </w:p>
    <w:p w14:paraId="2C9EFF07" w14:textId="77777777"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w:t>
      </w:r>
      <w:proofErr w:type="gramStart"/>
      <w:r w:rsidRPr="007759AC">
        <w:rPr>
          <w:rFonts w:ascii="Candara" w:hAnsi="Candara" w:cs="Consolas"/>
          <w:i/>
          <w:color w:val="FF0000"/>
          <w:sz w:val="20"/>
          <w:szCs w:val="20"/>
          <w:highlight w:val="lightGray"/>
        </w:rPr>
        <w:t>isminiaddressp</w:t>
      </w:r>
      <w:proofErr w:type="gramEnd"/>
      <w:r w:rsidRPr="007759AC">
        <w:rPr>
          <w:rFonts w:ascii="Candara" w:hAnsi="Candara" w:cs="Consolas"/>
          <w:i/>
          <w:color w:val="FF0000"/>
          <w:sz w:val="20"/>
          <w:szCs w:val="20"/>
          <w:highlight w:val="lightGray"/>
        </w:rPr>
        <w:t>_address="${Order.billingAddress}"/&gt;</w:t>
      </w:r>
    </w:p>
    <w:p w14:paraId="6AAA7453" w14:textId="77777777"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p>
    <w:p w14:paraId="283D8A9E" w14:textId="77777777" w:rsidR="007759AC" w:rsidRPr="00E35027" w:rsidRDefault="007759AC" w:rsidP="007759AC">
      <w:pPr>
        <w:pStyle w:val="ListParagraph"/>
        <w:ind w:left="1440"/>
        <w:rPr>
          <w:rFonts w:ascii="Times New Roman" w:hAnsi="Times New Roman" w:cs="Times New Roman"/>
        </w:rPr>
      </w:pPr>
      <w:r w:rsidRPr="00CF1BE5">
        <w:rPr>
          <w:rFonts w:ascii="Times New Roman" w:hAnsi="Times New Roman" w:cs="Times New Roman"/>
        </w:rPr>
        <w:t xml:space="preserve">With the </w:t>
      </w:r>
      <w:r>
        <w:rPr>
          <w:rFonts w:ascii="Times New Roman" w:hAnsi="Times New Roman" w:cs="Times New Roman"/>
        </w:rPr>
        <w:t xml:space="preserve">following </w:t>
      </w:r>
      <w:r w:rsidRPr="00CF1BE5">
        <w:rPr>
          <w:rFonts w:ascii="Times New Roman" w:hAnsi="Times New Roman" w:cs="Times New Roman"/>
        </w:rPr>
        <w:t>code block</w:t>
      </w:r>
    </w:p>
    <w:p w14:paraId="5BFB898B" w14:textId="77777777" w:rsidR="007759AC" w:rsidRPr="00FE326A" w:rsidRDefault="007759AC" w:rsidP="007759AC">
      <w:pPr>
        <w:ind w:left="720" w:firstLine="720"/>
        <w:rPr>
          <w:b/>
        </w:rPr>
      </w:pPr>
      <w:r w:rsidRPr="00FE326A">
        <w:rPr>
          <w:b/>
        </w:rPr>
        <w:t>//BEGIN--------------------------------------------------------------------------</w:t>
      </w:r>
      <w:r>
        <w:rPr>
          <w:b/>
        </w:rPr>
        <w:t>-------</w:t>
      </w:r>
    </w:p>
    <w:p w14:paraId="5BD87189" w14:textId="77777777" w:rsidR="007667AF" w:rsidRPr="003A6853" w:rsidRDefault="007667AF" w:rsidP="007667AF">
      <w:pPr>
        <w:autoSpaceDE w:val="0"/>
        <w:autoSpaceDN w:val="0"/>
        <w:adjustRightInd w:val="0"/>
        <w:ind w:left="2160"/>
        <w:rPr>
          <w:rFonts w:ascii="Candara" w:hAnsi="Candara" w:cs="Consolas"/>
          <w:i/>
          <w:sz w:val="20"/>
          <w:szCs w:val="20"/>
          <w:highlight w:val="lightGray"/>
        </w:rPr>
      </w:pPr>
      <w:r w:rsidRPr="003A6853">
        <w:rPr>
          <w:rFonts w:ascii="Candara" w:hAnsi="Candara" w:cs="Consolas"/>
          <w:i/>
          <w:sz w:val="20"/>
          <w:szCs w:val="20"/>
          <w:highlight w:val="lightGray"/>
        </w:rPr>
        <w:t>&lt;</w:t>
      </w:r>
      <w:proofErr w:type="gramStart"/>
      <w:r w:rsidRPr="003A6853">
        <w:rPr>
          <w:rFonts w:ascii="Candara" w:hAnsi="Candara" w:cs="Consolas"/>
          <w:i/>
          <w:sz w:val="20"/>
          <w:szCs w:val="20"/>
          <w:highlight w:val="lightGray"/>
        </w:rPr>
        <w:t>isset</w:t>
      </w:r>
      <w:proofErr w:type="gramEnd"/>
      <w:r w:rsidRPr="003A6853">
        <w:rPr>
          <w:rFonts w:ascii="Candara" w:hAnsi="Candara" w:cs="Consolas"/>
          <w:i/>
          <w:sz w:val="20"/>
          <w:szCs w:val="20"/>
          <w:highlight w:val="lightGray"/>
        </w:rPr>
        <w:t xml:space="preserve"> name="addressPrinted" value="false" scope="page"/&gt;</w:t>
      </w:r>
      <w:r w:rsidRPr="003A6853">
        <w:rPr>
          <w:rFonts w:ascii="Candara" w:hAnsi="Candara" w:cs="Consolas"/>
          <w:i/>
          <w:sz w:val="20"/>
          <w:szCs w:val="20"/>
          <w:highlight w:val="lightGray"/>
        </w:rPr>
        <w:tab/>
      </w:r>
      <w:r w:rsidRPr="003A6853">
        <w:rPr>
          <w:rFonts w:ascii="Candara" w:hAnsi="Candara" w:cs="Consolas"/>
          <w:i/>
          <w:sz w:val="20"/>
          <w:szCs w:val="20"/>
          <w:highlight w:val="lightGray"/>
        </w:rPr>
        <w:tab/>
      </w:r>
      <w:r w:rsidRPr="003A6853">
        <w:rPr>
          <w:rFonts w:ascii="Candara" w:hAnsi="Candara" w:cs="Consolas"/>
          <w:i/>
          <w:sz w:val="20"/>
          <w:szCs w:val="20"/>
          <w:highlight w:val="lightGray"/>
        </w:rPr>
        <w:tab/>
      </w:r>
    </w:p>
    <w:p w14:paraId="19887F05" w14:textId="77777777" w:rsidR="003A6853" w:rsidRPr="003A6853" w:rsidRDefault="007667AF" w:rsidP="003A6853">
      <w:pPr>
        <w:autoSpaceDE w:val="0"/>
        <w:autoSpaceDN w:val="0"/>
        <w:adjustRightInd w:val="0"/>
        <w:ind w:left="2160"/>
        <w:rPr>
          <w:rFonts w:ascii="Candara" w:hAnsi="Candara" w:cs="Consolas"/>
          <w:i/>
          <w:sz w:val="20"/>
          <w:szCs w:val="20"/>
        </w:rPr>
      </w:pPr>
      <w:r w:rsidRPr="003A6853">
        <w:rPr>
          <w:rFonts w:ascii="Candara" w:hAnsi="Candara" w:cs="Consolas"/>
          <w:i/>
          <w:sz w:val="20"/>
          <w:szCs w:val="20"/>
          <w:highlight w:val="lightGray"/>
        </w:rPr>
        <w:t>&lt;</w:t>
      </w:r>
      <w:proofErr w:type="gramStart"/>
      <w:r w:rsidRPr="003A6853">
        <w:rPr>
          <w:rFonts w:ascii="Candara" w:hAnsi="Candara" w:cs="Consolas"/>
          <w:i/>
          <w:sz w:val="20"/>
          <w:szCs w:val="20"/>
          <w:highlight w:val="lightGray"/>
        </w:rPr>
        <w:t>isloop</w:t>
      </w:r>
      <w:proofErr w:type="gramEnd"/>
      <w:r w:rsidRPr="003A6853">
        <w:rPr>
          <w:rFonts w:ascii="Candara" w:hAnsi="Candara" w:cs="Consolas"/>
          <w:i/>
          <w:sz w:val="20"/>
          <w:szCs w:val="20"/>
          <w:highlight w:val="lightGray"/>
        </w:rPr>
        <w:t xml:space="preserve"> items="${Order.getPaymentInstruments()}" var="paymentInstr" status="piloopstate"&gt;</w:t>
      </w:r>
      <w:r w:rsidRPr="003A6853">
        <w:rPr>
          <w:rFonts w:ascii="Candara" w:hAnsi="Candara" w:cs="Consolas"/>
          <w:i/>
          <w:sz w:val="20"/>
          <w:szCs w:val="20"/>
          <w:highlight w:val="lightGray"/>
        </w:rPr>
        <w:tab/>
      </w:r>
    </w:p>
    <w:p w14:paraId="247DAC06" w14:textId="77777777" w:rsidR="003A6853" w:rsidRPr="003A6853" w:rsidRDefault="007667AF" w:rsidP="003A6853">
      <w:pPr>
        <w:autoSpaceDE w:val="0"/>
        <w:autoSpaceDN w:val="0"/>
        <w:adjustRightInd w:val="0"/>
        <w:ind w:left="2160"/>
        <w:rPr>
          <w:rFonts w:ascii="Candara" w:hAnsi="Candara" w:cs="Consolas"/>
          <w:i/>
          <w:sz w:val="20"/>
          <w:szCs w:val="20"/>
        </w:rPr>
      </w:pPr>
      <w:r w:rsidRPr="003A6853">
        <w:rPr>
          <w:rFonts w:ascii="Candara" w:hAnsi="Candara" w:cs="Consolas"/>
          <w:i/>
          <w:sz w:val="20"/>
          <w:szCs w:val="20"/>
          <w:highlight w:val="lightGray"/>
        </w:rPr>
        <w:t>&lt;</w:t>
      </w:r>
      <w:proofErr w:type="gramStart"/>
      <w:r w:rsidRPr="003A6853">
        <w:rPr>
          <w:rFonts w:ascii="Candara" w:hAnsi="Candara" w:cs="Consolas"/>
          <w:i/>
          <w:sz w:val="20"/>
          <w:szCs w:val="20"/>
          <w:highlight w:val="lightGray"/>
        </w:rPr>
        <w:t>isif</w:t>
      </w:r>
      <w:proofErr w:type="gramEnd"/>
      <w:r w:rsidRPr="003A6853">
        <w:rPr>
          <w:rFonts w:ascii="Candara" w:hAnsi="Candara" w:cs="Consolas"/>
          <w:i/>
          <w:sz w:val="20"/>
          <w:szCs w:val="20"/>
          <w:highlight w:val="lightGray"/>
        </w:rPr>
        <w:t xml:space="preserve"> condition="${dw.order.PaymentMgr.getPaymentMethod(paymentInstr.paymentMethod).ID =='VISA_VME' &amp;&amp;paymentInstr.paymentTransaction.amount&gt; 0}"&gt;</w:t>
      </w:r>
    </w:p>
    <w:p w14:paraId="043D276B" w14:textId="77777777" w:rsidR="007667AF" w:rsidRPr="003A6853" w:rsidRDefault="007667AF" w:rsidP="007667AF">
      <w:pPr>
        <w:autoSpaceDE w:val="0"/>
        <w:autoSpaceDN w:val="0"/>
        <w:adjustRightInd w:val="0"/>
        <w:ind w:left="2160"/>
        <w:rPr>
          <w:rFonts w:ascii="Candara" w:hAnsi="Candara" w:cs="Consolas"/>
          <w:i/>
          <w:sz w:val="20"/>
          <w:szCs w:val="20"/>
          <w:highlight w:val="lightGray"/>
        </w:rPr>
      </w:pPr>
      <w:r w:rsidRPr="003A6853">
        <w:rPr>
          <w:rFonts w:ascii="Candara" w:hAnsi="Candara" w:cs="Consolas"/>
          <w:i/>
          <w:sz w:val="20"/>
          <w:szCs w:val="20"/>
          <w:highlight w:val="lightGray"/>
        </w:rPr>
        <w:t>&lt;</w:t>
      </w:r>
      <w:proofErr w:type="gramStart"/>
      <w:r w:rsidRPr="003A6853">
        <w:rPr>
          <w:rFonts w:ascii="Candara" w:hAnsi="Candara" w:cs="Consolas"/>
          <w:i/>
          <w:sz w:val="20"/>
          <w:szCs w:val="20"/>
          <w:highlight w:val="lightGray"/>
        </w:rPr>
        <w:t>img</w:t>
      </w:r>
      <w:proofErr w:type="gramEnd"/>
      <w:r w:rsidRPr="003A6853">
        <w:rPr>
          <w:rFonts w:ascii="Candara" w:hAnsi="Candara" w:cs="Consolas"/>
          <w:i/>
          <w:sz w:val="20"/>
          <w:szCs w:val="20"/>
          <w:highlight w:val="lightGray"/>
        </w:rPr>
        <w:t xml:space="preserve"> alt="Payment_mark_small" src="${dw.system.Site.current.getCustomPreferenceValue('VmeAcceptLogo')}"&gt;</w:t>
      </w:r>
    </w:p>
    <w:p w14:paraId="391DE10E" w14:textId="77777777" w:rsidR="007667AF" w:rsidRPr="003A6853" w:rsidRDefault="007667AF" w:rsidP="007667AF">
      <w:pPr>
        <w:autoSpaceDE w:val="0"/>
        <w:autoSpaceDN w:val="0"/>
        <w:adjustRightInd w:val="0"/>
        <w:ind w:left="2160"/>
        <w:rPr>
          <w:rFonts w:ascii="Candara" w:hAnsi="Candara" w:cs="Consolas"/>
          <w:i/>
          <w:sz w:val="20"/>
          <w:szCs w:val="20"/>
          <w:highlight w:val="lightGray"/>
        </w:rPr>
      </w:pPr>
      <w:r w:rsidRPr="003A6853">
        <w:rPr>
          <w:rFonts w:ascii="Candara" w:hAnsi="Candara" w:cs="Consolas"/>
          <w:i/>
          <w:sz w:val="20"/>
          <w:szCs w:val="20"/>
          <w:highlight w:val="lightGray"/>
        </w:rPr>
        <w:t>&lt;</w:t>
      </w:r>
      <w:proofErr w:type="gramStart"/>
      <w:r w:rsidRPr="003A6853">
        <w:rPr>
          <w:rFonts w:ascii="Candara" w:hAnsi="Candara" w:cs="Consolas"/>
          <w:i/>
          <w:sz w:val="20"/>
          <w:szCs w:val="20"/>
          <w:highlight w:val="lightGray"/>
        </w:rPr>
        <w:t>iselse</w:t>
      </w:r>
      <w:proofErr w:type="gramEnd"/>
      <w:r w:rsidRPr="003A6853">
        <w:rPr>
          <w:rFonts w:ascii="Candara" w:hAnsi="Candara" w:cs="Consolas"/>
          <w:i/>
          <w:sz w:val="20"/>
          <w:szCs w:val="20"/>
          <w:highlight w:val="lightGray"/>
        </w:rPr>
        <w:t>/&gt;</w:t>
      </w:r>
    </w:p>
    <w:p w14:paraId="4A4F9DDE" w14:textId="77777777" w:rsidR="007667AF" w:rsidRPr="003A6853" w:rsidRDefault="007667AF" w:rsidP="007667AF">
      <w:pPr>
        <w:autoSpaceDE w:val="0"/>
        <w:autoSpaceDN w:val="0"/>
        <w:adjustRightInd w:val="0"/>
        <w:ind w:left="2160"/>
        <w:rPr>
          <w:rFonts w:ascii="Candara" w:hAnsi="Candara" w:cs="Consolas"/>
          <w:i/>
          <w:sz w:val="20"/>
          <w:szCs w:val="20"/>
          <w:highlight w:val="lightGray"/>
        </w:rPr>
      </w:pPr>
      <w:r w:rsidRPr="003A6853">
        <w:rPr>
          <w:rFonts w:ascii="Candara" w:hAnsi="Candara" w:cs="Consolas"/>
          <w:i/>
          <w:sz w:val="20"/>
          <w:szCs w:val="20"/>
          <w:highlight w:val="lightGray"/>
        </w:rPr>
        <w:t>&lt;</w:t>
      </w:r>
      <w:proofErr w:type="gramStart"/>
      <w:r w:rsidRPr="003A6853">
        <w:rPr>
          <w:rFonts w:ascii="Candara" w:hAnsi="Candara" w:cs="Consolas"/>
          <w:i/>
          <w:sz w:val="20"/>
          <w:szCs w:val="20"/>
          <w:highlight w:val="lightGray"/>
        </w:rPr>
        <w:t>isif</w:t>
      </w:r>
      <w:proofErr w:type="gramEnd"/>
      <w:r w:rsidRPr="003A6853">
        <w:rPr>
          <w:rFonts w:ascii="Candara" w:hAnsi="Candara" w:cs="Consolas"/>
          <w:i/>
          <w:sz w:val="20"/>
          <w:szCs w:val="20"/>
          <w:highlight w:val="lightGray"/>
        </w:rPr>
        <w:t xml:space="preserve"> condition="${addressPrinted != 'true'}"&gt;</w:t>
      </w:r>
    </w:p>
    <w:p w14:paraId="6B6827EF" w14:textId="77777777" w:rsidR="007667AF" w:rsidRPr="003A6853" w:rsidRDefault="007667AF" w:rsidP="007667AF">
      <w:pPr>
        <w:autoSpaceDE w:val="0"/>
        <w:autoSpaceDN w:val="0"/>
        <w:adjustRightInd w:val="0"/>
        <w:ind w:left="2160"/>
        <w:rPr>
          <w:rFonts w:ascii="Candara" w:hAnsi="Candara" w:cs="Consolas"/>
          <w:i/>
          <w:sz w:val="20"/>
          <w:szCs w:val="20"/>
          <w:highlight w:val="lightGray"/>
        </w:rPr>
      </w:pPr>
      <w:r w:rsidRPr="003A6853">
        <w:rPr>
          <w:rFonts w:ascii="Candara" w:hAnsi="Candara" w:cs="Consolas"/>
          <w:i/>
          <w:sz w:val="20"/>
          <w:szCs w:val="20"/>
          <w:highlight w:val="lightGray"/>
        </w:rPr>
        <w:t>&lt;</w:t>
      </w:r>
      <w:proofErr w:type="gramStart"/>
      <w:r w:rsidRPr="003A6853">
        <w:rPr>
          <w:rFonts w:ascii="Candara" w:hAnsi="Candara" w:cs="Consolas"/>
          <w:i/>
          <w:sz w:val="20"/>
          <w:szCs w:val="20"/>
          <w:highlight w:val="lightGray"/>
        </w:rPr>
        <w:t>isset</w:t>
      </w:r>
      <w:proofErr w:type="gramEnd"/>
      <w:r w:rsidRPr="003A6853">
        <w:rPr>
          <w:rFonts w:ascii="Candara" w:hAnsi="Candara" w:cs="Consolas"/>
          <w:i/>
          <w:sz w:val="20"/>
          <w:szCs w:val="20"/>
          <w:highlight w:val="lightGray"/>
        </w:rPr>
        <w:t xml:space="preserve"> name="addressPrinted" value="true" scope="page"/&gt;</w:t>
      </w:r>
    </w:p>
    <w:p w14:paraId="15D0F74F" w14:textId="77777777" w:rsidR="007759AC" w:rsidRPr="007759AC" w:rsidRDefault="007759AC" w:rsidP="007667AF">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isminiaddressp</w:t>
      </w:r>
      <w:proofErr w:type="gramEnd"/>
      <w:r w:rsidRPr="007759AC">
        <w:rPr>
          <w:rFonts w:ascii="Candara" w:hAnsi="Candara" w:cs="Consolas"/>
          <w:i/>
          <w:sz w:val="20"/>
          <w:szCs w:val="20"/>
          <w:highlight w:val="lightGray"/>
        </w:rPr>
        <w:t>_address="${Order.billingAddress}"/&gt;</w:t>
      </w:r>
      <w:r w:rsidRPr="007759AC">
        <w:rPr>
          <w:rFonts w:ascii="Candara" w:hAnsi="Candara" w:cs="Consolas"/>
          <w:i/>
          <w:sz w:val="20"/>
          <w:szCs w:val="20"/>
          <w:highlight w:val="lightGray"/>
        </w:rPr>
        <w:tab/>
      </w:r>
    </w:p>
    <w:p w14:paraId="0CAC525E" w14:textId="77777777" w:rsidR="003A6853" w:rsidRPr="003A6853" w:rsidRDefault="007667AF" w:rsidP="003A6853">
      <w:pPr>
        <w:pStyle w:val="ListParagraph"/>
        <w:ind w:left="1440" w:firstLine="720"/>
        <w:rPr>
          <w:rFonts w:ascii="Candara" w:hAnsi="Candara" w:cs="Consolas"/>
          <w:i/>
          <w:sz w:val="20"/>
          <w:szCs w:val="20"/>
          <w:highlight w:val="lightGray"/>
        </w:rPr>
      </w:pPr>
      <w:r w:rsidRPr="003A6853">
        <w:rPr>
          <w:rFonts w:ascii="Candara" w:hAnsi="Candara" w:cs="Consolas"/>
          <w:i/>
          <w:sz w:val="20"/>
          <w:szCs w:val="20"/>
          <w:highlight w:val="lightGray"/>
        </w:rPr>
        <w:t>&lt;/isif&gt;</w:t>
      </w:r>
    </w:p>
    <w:p w14:paraId="49E08A42" w14:textId="77777777" w:rsidR="003A6853" w:rsidRDefault="003A6853" w:rsidP="003A6853">
      <w:pPr>
        <w:pStyle w:val="ListParagraph"/>
        <w:ind w:left="1440" w:firstLine="720"/>
        <w:rPr>
          <w:rFonts w:ascii="Candara" w:hAnsi="Candara" w:cs="Consolas"/>
          <w:i/>
          <w:sz w:val="20"/>
          <w:szCs w:val="20"/>
          <w:highlight w:val="lightGray"/>
        </w:rPr>
      </w:pPr>
      <w:r>
        <w:rPr>
          <w:rFonts w:ascii="Candara" w:hAnsi="Candara" w:cs="Consolas"/>
          <w:i/>
          <w:sz w:val="20"/>
          <w:szCs w:val="20"/>
          <w:highlight w:val="lightGray"/>
        </w:rPr>
        <w:t>&lt;/isif&gt;</w:t>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p>
    <w:p w14:paraId="4624E2F6" w14:textId="77777777" w:rsidR="003A6853" w:rsidRPr="003A6853" w:rsidRDefault="007667AF" w:rsidP="003A6853">
      <w:pPr>
        <w:pStyle w:val="ListParagraph"/>
        <w:ind w:left="1440" w:firstLine="720"/>
        <w:rPr>
          <w:rFonts w:ascii="Candara" w:hAnsi="Candara" w:cs="Consolas"/>
          <w:i/>
          <w:sz w:val="20"/>
          <w:szCs w:val="20"/>
          <w:highlight w:val="lightGray"/>
        </w:rPr>
      </w:pPr>
      <w:r w:rsidRPr="003A6853">
        <w:rPr>
          <w:rFonts w:ascii="Candara" w:hAnsi="Candara" w:cs="Consolas"/>
          <w:i/>
          <w:sz w:val="20"/>
          <w:szCs w:val="20"/>
          <w:highlight w:val="lightGray"/>
        </w:rPr>
        <w:t>&lt;/isloop&gt;</w:t>
      </w:r>
    </w:p>
    <w:p w14:paraId="1023E12B" w14:textId="77777777" w:rsidR="007759AC" w:rsidRDefault="007759AC" w:rsidP="007667AF">
      <w:pPr>
        <w:pStyle w:val="ListParagraph"/>
        <w:ind w:left="1440"/>
        <w:rPr>
          <w:b/>
        </w:rPr>
      </w:pPr>
      <w:r w:rsidRPr="00FE326A">
        <w:rPr>
          <w:b/>
        </w:rPr>
        <w:t>---------------------------------------------------------------</w:t>
      </w:r>
      <w:r>
        <w:rPr>
          <w:b/>
        </w:rPr>
        <w:t>-----------------------</w:t>
      </w:r>
      <w:r w:rsidRPr="00FE326A">
        <w:rPr>
          <w:b/>
        </w:rPr>
        <w:t>-//END</w:t>
      </w:r>
    </w:p>
    <w:p w14:paraId="4B81F461" w14:textId="77777777" w:rsidR="007759AC" w:rsidRDefault="007759AC" w:rsidP="007759AC">
      <w:pPr>
        <w:pStyle w:val="ListParagraph"/>
        <w:ind w:left="1440"/>
        <w:rPr>
          <w:rFonts w:ascii="Times New Roman" w:hAnsi="Times New Roman" w:cs="Times New Roman"/>
        </w:rPr>
      </w:pPr>
    </w:p>
    <w:p w14:paraId="53890B33" w14:textId="77777777" w:rsidR="007759AC" w:rsidRDefault="007759AC" w:rsidP="00B6458B">
      <w:pPr>
        <w:pStyle w:val="ListParagraph"/>
        <w:numPr>
          <w:ilvl w:val="0"/>
          <w:numId w:val="44"/>
        </w:numPr>
        <w:rPr>
          <w:rFonts w:ascii="Times New Roman" w:hAnsi="Times New Roman" w:cs="Times New Roman"/>
        </w:rPr>
      </w:pPr>
      <w:r>
        <w:rPr>
          <w:rFonts w:ascii="Times New Roman" w:hAnsi="Times New Roman" w:cs="Times New Roman"/>
        </w:rPr>
        <w:t>Replace the following code</w:t>
      </w:r>
    </w:p>
    <w:p w14:paraId="4B7F74D3" w14:textId="77777777"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w:t>
      </w:r>
      <w:proofErr w:type="gramStart"/>
      <w:r w:rsidRPr="007759AC">
        <w:rPr>
          <w:rFonts w:ascii="Candara" w:hAnsi="Candara" w:cs="Consolas"/>
          <w:i/>
          <w:color w:val="FF0000"/>
          <w:sz w:val="20"/>
          <w:szCs w:val="20"/>
          <w:highlight w:val="lightGray"/>
        </w:rPr>
        <w:t>div</w:t>
      </w:r>
      <w:proofErr w:type="gramEnd"/>
      <w:r w:rsidRPr="007759AC">
        <w:rPr>
          <w:rFonts w:ascii="Candara" w:hAnsi="Candara" w:cs="Consolas"/>
          <w:i/>
          <w:color w:val="FF0000"/>
          <w:sz w:val="20"/>
          <w:szCs w:val="20"/>
          <w:highlight w:val="lightGray"/>
        </w:rPr>
        <w:t xml:space="preserve"> class="payment-type"&gt;&lt;isprint value="${dw.order.PaymentMgr.getPaymentMethod(paymentInstr.paymentMethod).name}" /&gt;&lt;/div&gt;</w:t>
      </w:r>
    </w:p>
    <w:p w14:paraId="73B19F90" w14:textId="77777777"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w:t>
      </w:r>
      <w:proofErr w:type="gramStart"/>
      <w:r w:rsidRPr="007759AC">
        <w:rPr>
          <w:rFonts w:ascii="Candara" w:hAnsi="Candara" w:cs="Consolas"/>
          <w:i/>
          <w:color w:val="FF0000"/>
          <w:sz w:val="20"/>
          <w:szCs w:val="20"/>
          <w:highlight w:val="lightGray"/>
        </w:rPr>
        <w:t>isminicreditcardp</w:t>
      </w:r>
      <w:proofErr w:type="gramEnd"/>
      <w:r w:rsidRPr="007759AC">
        <w:rPr>
          <w:rFonts w:ascii="Candara" w:hAnsi="Candara" w:cs="Consolas"/>
          <w:i/>
          <w:color w:val="FF0000"/>
          <w:sz w:val="20"/>
          <w:szCs w:val="20"/>
          <w:highlight w:val="lightGray"/>
        </w:rPr>
        <w:t>_card="${paymentInstr}" p_show_expiration="${false}"/&gt;</w:t>
      </w:r>
    </w:p>
    <w:p w14:paraId="00433A26" w14:textId="77777777"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w:t>
      </w:r>
      <w:proofErr w:type="gramStart"/>
      <w:r w:rsidRPr="007759AC">
        <w:rPr>
          <w:rFonts w:ascii="Candara" w:hAnsi="Candara" w:cs="Consolas"/>
          <w:i/>
          <w:color w:val="FF0000"/>
          <w:sz w:val="20"/>
          <w:szCs w:val="20"/>
          <w:highlight w:val="lightGray"/>
        </w:rPr>
        <w:t>div</w:t>
      </w:r>
      <w:proofErr w:type="gramEnd"/>
      <w:r w:rsidRPr="007759AC">
        <w:rPr>
          <w:rFonts w:ascii="Candara" w:hAnsi="Candara" w:cs="Consolas"/>
          <w:i/>
          <w:color w:val="FF0000"/>
          <w:sz w:val="20"/>
          <w:szCs w:val="20"/>
          <w:highlight w:val="lightGray"/>
        </w:rPr>
        <w:t xml:space="preserve"> class="payment-amount"&gt;</w:t>
      </w:r>
    </w:p>
    <w:p w14:paraId="2E1A6766" w14:textId="77777777"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w:t>
      </w:r>
      <w:proofErr w:type="gramStart"/>
      <w:r w:rsidRPr="007759AC">
        <w:rPr>
          <w:rFonts w:ascii="Candara" w:hAnsi="Candara" w:cs="Consolas"/>
          <w:i/>
          <w:color w:val="FF0000"/>
          <w:sz w:val="20"/>
          <w:szCs w:val="20"/>
          <w:highlight w:val="lightGray"/>
        </w:rPr>
        <w:t>span</w:t>
      </w:r>
      <w:proofErr w:type="gramEnd"/>
      <w:r w:rsidRPr="007759AC">
        <w:rPr>
          <w:rFonts w:ascii="Candara" w:hAnsi="Candara" w:cs="Consolas"/>
          <w:i/>
          <w:color w:val="FF0000"/>
          <w:sz w:val="20"/>
          <w:szCs w:val="20"/>
          <w:highlight w:val="lightGray"/>
        </w:rPr>
        <w:t xml:space="preserve"> class="label"&gt;${Resource.msg('global.amount','locale',null)}:</w:t>
      </w:r>
    </w:p>
    <w:p w14:paraId="45FD723F" w14:textId="77777777"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&lt;/span&gt;</w:t>
      </w:r>
    </w:p>
    <w:p w14:paraId="2714B9F9" w14:textId="77777777"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w:t>
      </w:r>
      <w:proofErr w:type="gramStart"/>
      <w:r w:rsidRPr="007759AC">
        <w:rPr>
          <w:rFonts w:ascii="Candara" w:hAnsi="Candara" w:cs="Consolas"/>
          <w:i/>
          <w:color w:val="FF0000"/>
          <w:sz w:val="20"/>
          <w:szCs w:val="20"/>
          <w:highlight w:val="lightGray"/>
        </w:rPr>
        <w:t>span</w:t>
      </w:r>
      <w:proofErr w:type="gramEnd"/>
      <w:r w:rsidRPr="007759AC">
        <w:rPr>
          <w:rFonts w:ascii="Candara" w:hAnsi="Candara" w:cs="Consolas"/>
          <w:i/>
          <w:color w:val="FF0000"/>
          <w:sz w:val="20"/>
          <w:szCs w:val="20"/>
          <w:highlight w:val="lightGray"/>
        </w:rPr>
        <w:t xml:space="preserve"> class="value"&gt;&lt;isprint value="${paymentInstr.paymentTransaction.amount}"/&gt;</w:t>
      </w:r>
    </w:p>
    <w:p w14:paraId="612F4C30" w14:textId="77777777"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&lt;/span&gt;</w:t>
      </w:r>
    </w:p>
    <w:p w14:paraId="6E8AB942" w14:textId="77777777"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&lt;/div&gt;&lt;</w:t>
      </w:r>
      <w:proofErr w:type="gramStart"/>
      <w:r w:rsidRPr="007759AC">
        <w:rPr>
          <w:rFonts w:ascii="Candara" w:hAnsi="Candara" w:cs="Consolas"/>
          <w:i/>
          <w:color w:val="FF0000"/>
          <w:sz w:val="20"/>
          <w:szCs w:val="20"/>
          <w:highlight w:val="lightGray"/>
        </w:rPr>
        <w:t>!-</w:t>
      </w:r>
      <w:proofErr w:type="gramEnd"/>
      <w:r w:rsidRPr="007759AC">
        <w:rPr>
          <w:rFonts w:ascii="Candara" w:hAnsi="Candara" w:cs="Consolas"/>
          <w:i/>
          <w:color w:val="FF0000"/>
          <w:sz w:val="20"/>
          <w:szCs w:val="20"/>
          <w:highlight w:val="lightGray"/>
        </w:rPr>
        <w:t>- END: payment-amount --&gt;</w:t>
      </w:r>
    </w:p>
    <w:p w14:paraId="5AF2016D" w14:textId="77777777"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p>
    <w:p w14:paraId="112D9488" w14:textId="77777777" w:rsidR="007759AC" w:rsidRDefault="007759AC" w:rsidP="007759AC">
      <w:pPr>
        <w:ind w:left="1440"/>
        <w:rPr>
          <w:rFonts w:ascii="Times New Roman" w:hAnsi="Times New Roman" w:cs="Times New Roman"/>
        </w:rPr>
      </w:pPr>
      <w:r>
        <w:rPr>
          <w:rFonts w:ascii="Times New Roman" w:hAnsi="Times New Roman" w:cs="Times New Roman"/>
        </w:rPr>
        <w:t>With the following code block</w:t>
      </w:r>
    </w:p>
    <w:p w14:paraId="1CA7E865" w14:textId="77777777" w:rsidR="007759AC" w:rsidRPr="00FE326A" w:rsidRDefault="007759AC" w:rsidP="007759AC">
      <w:pPr>
        <w:ind w:left="720" w:firstLine="720"/>
        <w:rPr>
          <w:b/>
        </w:rPr>
      </w:pPr>
      <w:r w:rsidRPr="00FE326A">
        <w:rPr>
          <w:b/>
        </w:rPr>
        <w:lastRenderedPageBreak/>
        <w:t>//BEGIN--------------------------------------------------------------------</w:t>
      </w:r>
      <w:r>
        <w:rPr>
          <w:b/>
        </w:rPr>
        <w:t>-------------</w:t>
      </w:r>
    </w:p>
    <w:p w14:paraId="708B2D00" w14:textId="77777777" w:rsidR="00F91A41" w:rsidRPr="004717EA" w:rsidRDefault="00F91A41" w:rsidP="004717E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gramStart"/>
      <w:r w:rsidRPr="004717EA">
        <w:rPr>
          <w:rFonts w:ascii="Candara" w:hAnsi="Candara" w:cs="Consolas"/>
          <w:i/>
          <w:sz w:val="20"/>
          <w:szCs w:val="20"/>
          <w:highlight w:val="lightGray"/>
        </w:rPr>
        <w:t>isif</w:t>
      </w:r>
      <w:proofErr w:type="gramEnd"/>
      <w:r w:rsidRPr="004717EA">
        <w:rPr>
          <w:rFonts w:ascii="Candara" w:hAnsi="Candara" w:cs="Consolas"/>
          <w:i/>
          <w:sz w:val="20"/>
          <w:szCs w:val="20"/>
          <w:highlight w:val="lightGray"/>
        </w:rPr>
        <w:t xml:space="preserve"> condition="${dw.order.PaymentMgr.getPaymentMethod(paymentInstr.paymentMethod).ID =='VISA_VME' &amp;&amp;paymentInstr.paymentTransaction.amount&gt; 0}"&gt;</w:t>
      </w:r>
    </w:p>
    <w:p w14:paraId="264A4FB0" w14:textId="77777777" w:rsidR="004717EA" w:rsidRPr="004717EA" w:rsidRDefault="00F91A41" w:rsidP="004717EA">
      <w:pPr>
        <w:pStyle w:val="ListParagraph"/>
        <w:ind w:left="1440"/>
        <w:rPr>
          <w:rFonts w:ascii="Candara" w:hAnsi="Candara" w:cs="Consolas"/>
          <w:i/>
          <w:sz w:val="20"/>
          <w:szCs w:val="20"/>
        </w:rPr>
      </w:pPr>
      <w:r w:rsidRPr="004717EA">
        <w:rPr>
          <w:rFonts w:ascii="Candara" w:hAnsi="Candara" w:cs="Consolas"/>
          <w:i/>
          <w:sz w:val="20"/>
          <w:szCs w:val="20"/>
          <w:highlight w:val="lightGray"/>
        </w:rPr>
        <w:t>&lt;</w:t>
      </w:r>
      <w:proofErr w:type="gramStart"/>
      <w:r w:rsidRPr="004717EA">
        <w:rPr>
          <w:rFonts w:ascii="Candara" w:hAnsi="Candara" w:cs="Consolas"/>
          <w:i/>
          <w:sz w:val="20"/>
          <w:szCs w:val="20"/>
          <w:highlight w:val="lightGray"/>
        </w:rPr>
        <w:t>div</w:t>
      </w:r>
      <w:proofErr w:type="gramEnd"/>
      <w:r w:rsidRPr="004717EA">
        <w:rPr>
          <w:rFonts w:ascii="Candara" w:hAnsi="Candara" w:cs="Consolas"/>
          <w:i/>
          <w:sz w:val="20"/>
          <w:szCs w:val="20"/>
          <w:highlight w:val="lightGray"/>
        </w:rPr>
        <w:t xml:space="preserve"> class="payment-type"&gt;&lt;img alt="Payment_mark_small" src="${dw.system.Site.current.getCustomPreferenceValue('VmeAcceptLogo')}"&gt;&lt;/div&gt;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14:paraId="0BDFE1FE" w14:textId="77777777" w:rsidR="00F91A41" w:rsidRPr="004717EA" w:rsidRDefault="00F91A41" w:rsidP="004717E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gramStart"/>
      <w:r w:rsidRPr="004717EA">
        <w:rPr>
          <w:rFonts w:ascii="Candara" w:hAnsi="Candara" w:cs="Consolas"/>
          <w:i/>
          <w:sz w:val="20"/>
          <w:szCs w:val="20"/>
          <w:highlight w:val="lightGray"/>
        </w:rPr>
        <w:t>iselse</w:t>
      </w:r>
      <w:proofErr w:type="gramEnd"/>
      <w:r w:rsidRPr="004717EA">
        <w:rPr>
          <w:rFonts w:ascii="Candara" w:hAnsi="Candara" w:cs="Consolas"/>
          <w:i/>
          <w:sz w:val="20"/>
          <w:szCs w:val="20"/>
          <w:highlight w:val="lightGray"/>
        </w:rPr>
        <w:t>/&gt;</w:t>
      </w:r>
    </w:p>
    <w:p w14:paraId="26ED7297" w14:textId="77777777" w:rsidR="00F91A41" w:rsidRPr="004717EA" w:rsidRDefault="00F91A41" w:rsidP="004717E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gramStart"/>
      <w:r w:rsidRPr="004717EA">
        <w:rPr>
          <w:rFonts w:ascii="Candara" w:hAnsi="Candara" w:cs="Consolas"/>
          <w:i/>
          <w:sz w:val="20"/>
          <w:szCs w:val="20"/>
          <w:highlight w:val="lightGray"/>
        </w:rPr>
        <w:t>div</w:t>
      </w:r>
      <w:proofErr w:type="gramEnd"/>
      <w:r w:rsidRPr="004717EA">
        <w:rPr>
          <w:rFonts w:ascii="Candara" w:hAnsi="Candara" w:cs="Consolas"/>
          <w:i/>
          <w:sz w:val="20"/>
          <w:szCs w:val="20"/>
          <w:highlight w:val="lightGray"/>
        </w:rPr>
        <w:t xml:space="preserve"> class="payment-type"&gt;&lt;isprint value="${dw.order.PaymentMgr.getPaymentMethod(paymentInstr.paymentMethod).name}" /&gt;&lt;/div&gt;</w:t>
      </w:r>
    </w:p>
    <w:p w14:paraId="7E51CFDC" w14:textId="77777777" w:rsidR="004717EA" w:rsidRPr="004717EA" w:rsidRDefault="00F91A41" w:rsidP="004717EA">
      <w:pPr>
        <w:pStyle w:val="ListParagraph"/>
        <w:ind w:left="1440"/>
        <w:rPr>
          <w:rFonts w:ascii="Candara" w:hAnsi="Candara" w:cs="Consolas"/>
          <w:i/>
          <w:sz w:val="20"/>
          <w:szCs w:val="20"/>
        </w:rPr>
      </w:pPr>
      <w:r w:rsidRPr="004717EA">
        <w:rPr>
          <w:rFonts w:ascii="Candara" w:hAnsi="Candara" w:cs="Consolas"/>
          <w:i/>
          <w:sz w:val="20"/>
          <w:szCs w:val="20"/>
          <w:highlight w:val="lightGray"/>
        </w:rPr>
        <w:t>&lt;</w:t>
      </w:r>
      <w:proofErr w:type="gramStart"/>
      <w:r w:rsidRPr="004717EA">
        <w:rPr>
          <w:rFonts w:ascii="Candara" w:hAnsi="Candara" w:cs="Consolas"/>
          <w:i/>
          <w:sz w:val="20"/>
          <w:szCs w:val="20"/>
          <w:highlight w:val="lightGray"/>
        </w:rPr>
        <w:t>isminicreditcardp</w:t>
      </w:r>
      <w:proofErr w:type="gramEnd"/>
      <w:r w:rsidRPr="004717EA">
        <w:rPr>
          <w:rFonts w:ascii="Candara" w:hAnsi="Candara" w:cs="Consolas"/>
          <w:i/>
          <w:sz w:val="20"/>
          <w:szCs w:val="20"/>
          <w:highlight w:val="lightGray"/>
        </w:rPr>
        <w:t>_card="${paymentInstr}" p_show_expiration="${false}"/&gt;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14:paraId="23A0364A" w14:textId="77777777" w:rsidR="00F91A41" w:rsidRPr="004717EA" w:rsidRDefault="00F91A41" w:rsidP="004717E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gramStart"/>
      <w:r w:rsidRPr="004717EA">
        <w:rPr>
          <w:rFonts w:ascii="Candara" w:hAnsi="Candara" w:cs="Consolas"/>
          <w:i/>
          <w:sz w:val="20"/>
          <w:szCs w:val="20"/>
          <w:highlight w:val="lightGray"/>
        </w:rPr>
        <w:t>div</w:t>
      </w:r>
      <w:proofErr w:type="gramEnd"/>
      <w:r w:rsidRPr="004717EA">
        <w:rPr>
          <w:rFonts w:ascii="Candara" w:hAnsi="Candara" w:cs="Consolas"/>
          <w:i/>
          <w:sz w:val="20"/>
          <w:szCs w:val="20"/>
          <w:highlight w:val="lightGray"/>
        </w:rPr>
        <w:t xml:space="preserve"> class="payment-amount"&gt;&lt;span class="label"&gt;${Resource.msg('global.amount','locale',null)}:&lt;/span&gt;</w:t>
      </w:r>
    </w:p>
    <w:p w14:paraId="544F8907" w14:textId="77777777" w:rsidR="00F91A41" w:rsidRPr="004717EA" w:rsidRDefault="00F91A41" w:rsidP="004717E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gramStart"/>
      <w:r w:rsidRPr="004717EA">
        <w:rPr>
          <w:rFonts w:ascii="Candara" w:hAnsi="Candara" w:cs="Consolas"/>
          <w:i/>
          <w:sz w:val="20"/>
          <w:szCs w:val="20"/>
          <w:highlight w:val="lightGray"/>
        </w:rPr>
        <w:t>span</w:t>
      </w:r>
      <w:proofErr w:type="gramEnd"/>
      <w:r w:rsidRPr="004717EA">
        <w:rPr>
          <w:rFonts w:ascii="Candara" w:hAnsi="Candara" w:cs="Consolas"/>
          <w:i/>
          <w:sz w:val="20"/>
          <w:szCs w:val="20"/>
          <w:highlight w:val="lightGray"/>
        </w:rPr>
        <w:t xml:space="preserve"> class="value"&gt;&lt;isprint value="${paymentInstr.paymentTransaction.amount}"/&gt;&lt;/span&gt;</w:t>
      </w:r>
    </w:p>
    <w:p w14:paraId="0A48AAB6" w14:textId="77777777" w:rsidR="00F91A41" w:rsidRPr="004717EA" w:rsidRDefault="00F91A41" w:rsidP="004717E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&lt;/div&gt;&lt;</w:t>
      </w:r>
      <w:proofErr w:type="gramStart"/>
      <w:r w:rsidRPr="004717EA">
        <w:rPr>
          <w:rFonts w:ascii="Candara" w:hAnsi="Candara" w:cs="Consolas"/>
          <w:i/>
          <w:sz w:val="20"/>
          <w:szCs w:val="20"/>
          <w:highlight w:val="lightGray"/>
        </w:rPr>
        <w:t>!-</w:t>
      </w:r>
      <w:proofErr w:type="gramEnd"/>
      <w:r w:rsidRPr="004717EA">
        <w:rPr>
          <w:rFonts w:ascii="Candara" w:hAnsi="Candara" w:cs="Consolas"/>
          <w:i/>
          <w:sz w:val="20"/>
          <w:szCs w:val="20"/>
          <w:highlight w:val="lightGray"/>
        </w:rPr>
        <w:t>- END: payment-amount --&gt;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14:paraId="20C9C171" w14:textId="77777777" w:rsidR="00F91A41" w:rsidRPr="004717EA" w:rsidRDefault="00F91A41" w:rsidP="004717E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&lt;/isif&gt;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14:paraId="770EBDCD" w14:textId="77777777" w:rsidR="007759AC" w:rsidRPr="00990773" w:rsidRDefault="00F91A41" w:rsidP="00F91A41">
      <w:pPr>
        <w:autoSpaceDE w:val="0"/>
        <w:autoSpaceDN w:val="0"/>
        <w:adjustRightInd w:val="0"/>
        <w:ind w:left="2160"/>
        <w:rPr>
          <w:rFonts w:ascii="Consolas" w:hAnsi="Consolas" w:cs="Consolas"/>
          <w:color w:val="9BBB59" w:themeColor="accent3"/>
          <w:sz w:val="20"/>
          <w:szCs w:val="20"/>
        </w:rPr>
      </w:pPr>
      <w:r w:rsidRPr="00F91A41">
        <w:rPr>
          <w:rFonts w:ascii="Candara" w:hAnsi="Candara" w:cs="Consolas"/>
          <w:i/>
          <w:sz w:val="20"/>
          <w:szCs w:val="20"/>
        </w:rPr>
        <w:tab/>
      </w:r>
      <w:r w:rsidRPr="00F91A41">
        <w:rPr>
          <w:rFonts w:ascii="Candara" w:hAnsi="Candara" w:cs="Consolas"/>
          <w:i/>
          <w:sz w:val="20"/>
          <w:szCs w:val="20"/>
        </w:rPr>
        <w:tab/>
      </w:r>
      <w:r w:rsidRPr="00F91A41">
        <w:rPr>
          <w:rFonts w:ascii="Candara" w:hAnsi="Candara" w:cs="Consolas"/>
          <w:i/>
          <w:sz w:val="20"/>
          <w:szCs w:val="20"/>
        </w:rPr>
        <w:tab/>
      </w:r>
      <w:r w:rsidRPr="00F91A41">
        <w:rPr>
          <w:rFonts w:ascii="Candara" w:hAnsi="Candara" w:cs="Consolas"/>
          <w:i/>
          <w:sz w:val="20"/>
          <w:szCs w:val="20"/>
        </w:rPr>
        <w:tab/>
      </w:r>
    </w:p>
    <w:p w14:paraId="0B9452B1" w14:textId="77777777" w:rsidR="007759AC" w:rsidRDefault="007759AC" w:rsidP="007759AC">
      <w:pPr>
        <w:pStyle w:val="ListParagraph"/>
        <w:ind w:left="1800"/>
        <w:rPr>
          <w:b/>
        </w:rPr>
      </w:pPr>
      <w:r w:rsidRPr="00FE326A">
        <w:rPr>
          <w:b/>
        </w:rPr>
        <w:t>--------------------------------------------------------------------------</w:t>
      </w:r>
      <w:r>
        <w:rPr>
          <w:b/>
        </w:rPr>
        <w:t>-----------</w:t>
      </w:r>
      <w:r w:rsidRPr="00FE326A">
        <w:rPr>
          <w:b/>
        </w:rPr>
        <w:t>//END</w:t>
      </w:r>
    </w:p>
    <w:p w14:paraId="54351575" w14:textId="77777777" w:rsidR="007759AC" w:rsidRPr="00FE326A" w:rsidRDefault="007759AC" w:rsidP="007759AC">
      <w:pPr>
        <w:pStyle w:val="ListParagraph"/>
        <w:ind w:left="1080"/>
        <w:rPr>
          <w:b/>
        </w:rPr>
      </w:pPr>
    </w:p>
    <w:p w14:paraId="13851C72" w14:textId="77777777" w:rsidR="007759AC" w:rsidRPr="00630365" w:rsidRDefault="007759AC" w:rsidP="004717EA">
      <w:pPr>
        <w:pStyle w:val="ListParagraph"/>
        <w:numPr>
          <w:ilvl w:val="0"/>
          <w:numId w:val="49"/>
        </w:numPr>
        <w:jc w:val="both"/>
        <w:rPr>
          <w:rFonts w:ascii="Times New Roman" w:hAnsi="Times New Roman" w:cs="Times New Roman"/>
        </w:rPr>
      </w:pPr>
      <w:proofErr w:type="gramStart"/>
      <w:r>
        <w:rPr>
          <w:b/>
        </w:rPr>
        <w:t>orderdetailsemail</w:t>
      </w:r>
      <w:r>
        <w:rPr>
          <w:rFonts w:ascii="Times New Roman" w:hAnsi="Times New Roman" w:cs="Times New Roman"/>
          <w:b/>
        </w:rPr>
        <w:t>.isml</w:t>
      </w:r>
      <w:proofErr w:type="gramEnd"/>
    </w:p>
    <w:p w14:paraId="74A10D50" w14:textId="77777777" w:rsidR="007759AC" w:rsidRPr="00630365" w:rsidRDefault="007759AC" w:rsidP="00B6458B">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14:paraId="6188B657" w14:textId="77777777" w:rsidR="007759AC" w:rsidRDefault="007759AC" w:rsidP="007759AC">
      <w:pPr>
        <w:pStyle w:val="ListParagraph"/>
        <w:ind w:left="1080"/>
        <w:rPr>
          <w:rFonts w:ascii="Times New Roman" w:hAnsi="Times New Roman" w:cs="Times New Roman"/>
          <w:b/>
        </w:rPr>
      </w:pPr>
      <w:proofErr w:type="gramStart"/>
      <w:r>
        <w:t>orderdetailsemail</w:t>
      </w:r>
      <w:proofErr w:type="gramEnd"/>
      <w:r w:rsidRPr="00AA13F3">
        <w:t>_</w:t>
      </w:r>
      <w:r>
        <w:t>sample.isml</w:t>
      </w:r>
    </w:p>
    <w:p w14:paraId="54C8003F" w14:textId="77777777" w:rsidR="007759AC" w:rsidRDefault="007759AC" w:rsidP="00B6458B">
      <w:pPr>
        <w:pStyle w:val="ListParagraph"/>
        <w:numPr>
          <w:ilvl w:val="1"/>
          <w:numId w:val="36"/>
        </w:numPr>
        <w:rPr>
          <w:rFonts w:ascii="Times New Roman" w:hAnsi="Times New Roman" w:cs="Times New Roman"/>
          <w:b/>
        </w:rPr>
      </w:pPr>
      <w:r>
        <w:rPr>
          <w:rFonts w:ascii="Times New Roman" w:hAnsi="Times New Roman" w:cs="Times New Roman"/>
          <w:b/>
        </w:rPr>
        <w:t>Changes Required</w:t>
      </w:r>
    </w:p>
    <w:p w14:paraId="17BE4628" w14:textId="77777777" w:rsidR="007759AC" w:rsidRDefault="007759AC" w:rsidP="00B6458B">
      <w:pPr>
        <w:pStyle w:val="ListParagraph"/>
        <w:numPr>
          <w:ilvl w:val="0"/>
          <w:numId w:val="45"/>
        </w:numPr>
        <w:rPr>
          <w:rFonts w:ascii="Times New Roman" w:hAnsi="Times New Roman" w:cs="Times New Roman"/>
        </w:rPr>
      </w:pPr>
      <w:r>
        <w:rPr>
          <w:rFonts w:ascii="Times New Roman" w:hAnsi="Times New Roman" w:cs="Times New Roman"/>
        </w:rPr>
        <w:t>Replace the following code</w:t>
      </w:r>
    </w:p>
    <w:p w14:paraId="79963B21" w14:textId="77777777"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w:t>
      </w:r>
      <w:proofErr w:type="gramStart"/>
      <w:r w:rsidRPr="007759AC">
        <w:rPr>
          <w:rFonts w:ascii="Candara" w:hAnsi="Candara" w:cs="Consolas"/>
          <w:i/>
          <w:color w:val="FF0000"/>
          <w:sz w:val="20"/>
          <w:szCs w:val="20"/>
          <w:highlight w:val="lightGray"/>
        </w:rPr>
        <w:t>isminiaddressp</w:t>
      </w:r>
      <w:proofErr w:type="gramEnd"/>
      <w:r w:rsidRPr="007759AC">
        <w:rPr>
          <w:rFonts w:ascii="Candara" w:hAnsi="Candara" w:cs="Consolas"/>
          <w:i/>
          <w:color w:val="FF0000"/>
          <w:sz w:val="20"/>
          <w:szCs w:val="20"/>
          <w:highlight w:val="lightGray"/>
        </w:rPr>
        <w:t>_address="${Order.billingAddress}"/&gt;</w:t>
      </w:r>
    </w:p>
    <w:p w14:paraId="13674F96" w14:textId="77777777"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p>
    <w:p w14:paraId="7D64E4DC" w14:textId="77777777" w:rsidR="007759AC" w:rsidRPr="00E35027" w:rsidRDefault="007759AC" w:rsidP="007759AC">
      <w:pPr>
        <w:pStyle w:val="ListParagraph"/>
        <w:ind w:left="1440"/>
        <w:rPr>
          <w:rFonts w:ascii="Times New Roman" w:hAnsi="Times New Roman" w:cs="Times New Roman"/>
        </w:rPr>
      </w:pPr>
      <w:r w:rsidRPr="00CF1BE5">
        <w:rPr>
          <w:rFonts w:ascii="Times New Roman" w:hAnsi="Times New Roman" w:cs="Times New Roman"/>
        </w:rPr>
        <w:t xml:space="preserve">With the </w:t>
      </w:r>
      <w:r>
        <w:rPr>
          <w:rFonts w:ascii="Times New Roman" w:hAnsi="Times New Roman" w:cs="Times New Roman"/>
        </w:rPr>
        <w:t xml:space="preserve">following </w:t>
      </w:r>
      <w:r w:rsidRPr="00CF1BE5">
        <w:rPr>
          <w:rFonts w:ascii="Times New Roman" w:hAnsi="Times New Roman" w:cs="Times New Roman"/>
        </w:rPr>
        <w:t>code block</w:t>
      </w:r>
    </w:p>
    <w:p w14:paraId="22ACD50B" w14:textId="77777777" w:rsidR="007759AC" w:rsidRPr="00FE326A" w:rsidRDefault="007759AC" w:rsidP="007759AC">
      <w:pPr>
        <w:tabs>
          <w:tab w:val="left" w:pos="7200"/>
          <w:tab w:val="left" w:pos="7290"/>
          <w:tab w:val="left" w:pos="7560"/>
          <w:tab w:val="left" w:pos="7650"/>
        </w:tabs>
        <w:ind w:left="720" w:firstLine="720"/>
        <w:rPr>
          <w:b/>
        </w:rPr>
      </w:pPr>
      <w:r w:rsidRPr="00FE326A">
        <w:rPr>
          <w:b/>
        </w:rPr>
        <w:t>//BEGIN-----------------------------------------------------------</w:t>
      </w:r>
      <w:r>
        <w:rPr>
          <w:b/>
        </w:rPr>
        <w:t>----------------------</w:t>
      </w:r>
    </w:p>
    <w:p w14:paraId="5B75CA0E" w14:textId="77777777" w:rsidR="00D7721A" w:rsidRPr="00D7721A" w:rsidRDefault="00D7721A" w:rsidP="00D7721A">
      <w:pPr>
        <w:pStyle w:val="ListParagraph"/>
        <w:ind w:left="1440"/>
        <w:rPr>
          <w:rFonts w:ascii="Candara" w:hAnsi="Candara" w:cs="Consolas"/>
          <w:i/>
          <w:sz w:val="20"/>
          <w:szCs w:val="20"/>
        </w:rPr>
      </w:pPr>
      <w:r w:rsidRPr="00D7721A">
        <w:rPr>
          <w:rFonts w:ascii="Candara" w:hAnsi="Candara" w:cs="Consolas"/>
          <w:i/>
          <w:sz w:val="20"/>
          <w:szCs w:val="20"/>
        </w:rPr>
        <w:tab/>
      </w:r>
    </w:p>
    <w:p w14:paraId="50D56ABA" w14:textId="77777777" w:rsidR="00D7721A" w:rsidRPr="004717EA" w:rsidRDefault="00D7721A" w:rsidP="00D7721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gramStart"/>
      <w:r w:rsidRPr="004717EA">
        <w:rPr>
          <w:rFonts w:ascii="Candara" w:hAnsi="Candara" w:cs="Consolas"/>
          <w:i/>
          <w:sz w:val="20"/>
          <w:szCs w:val="20"/>
          <w:highlight w:val="lightGray"/>
        </w:rPr>
        <w:t>isset</w:t>
      </w:r>
      <w:proofErr w:type="gramEnd"/>
      <w:r w:rsidRPr="004717EA">
        <w:rPr>
          <w:rFonts w:ascii="Candara" w:hAnsi="Candara" w:cs="Consolas"/>
          <w:i/>
          <w:sz w:val="20"/>
          <w:szCs w:val="20"/>
          <w:highlight w:val="lightGray"/>
        </w:rPr>
        <w:t xml:space="preserve"> name="addressPrinted" value="false" scope="page"/&gt;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14:paraId="266C5423" w14:textId="77777777" w:rsidR="004717EA" w:rsidRPr="004717EA" w:rsidRDefault="00D7721A" w:rsidP="00D7721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gramStart"/>
      <w:r w:rsidRPr="004717EA">
        <w:rPr>
          <w:rFonts w:ascii="Candara" w:hAnsi="Candara" w:cs="Consolas"/>
          <w:i/>
          <w:sz w:val="20"/>
          <w:szCs w:val="20"/>
          <w:highlight w:val="lightGray"/>
        </w:rPr>
        <w:t>isloop</w:t>
      </w:r>
      <w:proofErr w:type="gramEnd"/>
      <w:r w:rsidRPr="004717EA">
        <w:rPr>
          <w:rFonts w:ascii="Candara" w:hAnsi="Candara" w:cs="Consolas"/>
          <w:i/>
          <w:sz w:val="20"/>
          <w:szCs w:val="20"/>
          <w:highlight w:val="lightGray"/>
        </w:rPr>
        <w:t xml:space="preserve"> items="${Order.getPaymentInstruments()}" var="payme</w:t>
      </w:r>
      <w:r w:rsidR="004717EA" w:rsidRPr="004717EA">
        <w:rPr>
          <w:rFonts w:ascii="Candara" w:hAnsi="Candara" w:cs="Consolas"/>
          <w:i/>
          <w:sz w:val="20"/>
          <w:szCs w:val="20"/>
          <w:highlight w:val="lightGray"/>
        </w:rPr>
        <w:t>ntInstr" status="piloopstate"&gt;</w:t>
      </w:r>
      <w:r w:rsidR="004717EA" w:rsidRPr="004717EA">
        <w:rPr>
          <w:rFonts w:ascii="Candara" w:hAnsi="Candara" w:cs="Consolas"/>
          <w:i/>
          <w:sz w:val="20"/>
          <w:szCs w:val="20"/>
          <w:highlight w:val="lightGray"/>
        </w:rPr>
        <w:tab/>
      </w:r>
    </w:p>
    <w:p w14:paraId="24E49224" w14:textId="77777777" w:rsidR="004717EA" w:rsidRPr="004717EA" w:rsidRDefault="00D7721A" w:rsidP="004717E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gramStart"/>
      <w:r w:rsidRPr="004717EA">
        <w:rPr>
          <w:rFonts w:ascii="Candara" w:hAnsi="Candara" w:cs="Consolas"/>
          <w:i/>
          <w:sz w:val="20"/>
          <w:szCs w:val="20"/>
          <w:highlight w:val="lightGray"/>
        </w:rPr>
        <w:t>isif</w:t>
      </w:r>
      <w:proofErr w:type="gramEnd"/>
      <w:r w:rsidRPr="004717EA">
        <w:rPr>
          <w:rFonts w:ascii="Candara" w:hAnsi="Candara" w:cs="Consolas"/>
          <w:i/>
          <w:sz w:val="20"/>
          <w:szCs w:val="20"/>
          <w:highlight w:val="lightGray"/>
        </w:rPr>
        <w:t xml:space="preserve"> condition="${dw.order.PaymentMgr.getPaymentMethod(paymentInstr.paymentMethod).ID =='VISA_VME' &amp;&amp;paymentInstr.paymentTransaction.amount&gt; 0}"&gt;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14:paraId="6FC7373B" w14:textId="77777777" w:rsidR="00D7721A" w:rsidRPr="004717EA" w:rsidRDefault="00D7721A" w:rsidP="00D7721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gramStart"/>
      <w:r w:rsidRPr="004717EA">
        <w:rPr>
          <w:rFonts w:ascii="Candara" w:hAnsi="Candara" w:cs="Consolas"/>
          <w:i/>
          <w:sz w:val="20"/>
          <w:szCs w:val="20"/>
          <w:highlight w:val="lightGray"/>
        </w:rPr>
        <w:t>div</w:t>
      </w:r>
      <w:proofErr w:type="gramEnd"/>
      <w:r w:rsidRPr="004717EA">
        <w:rPr>
          <w:rFonts w:ascii="Candara" w:hAnsi="Candara" w:cs="Consolas"/>
          <w:i/>
          <w:sz w:val="20"/>
          <w:szCs w:val="20"/>
          <w:highlight w:val="lightGray"/>
        </w:rPr>
        <w:t>&gt;&lt;img alt="Payment_mark_small" src="${dw.system.Site.current.getCustomPreferenceV</w:t>
      </w:r>
      <w:r w:rsidR="004717EA" w:rsidRPr="004717EA">
        <w:rPr>
          <w:rFonts w:ascii="Candara" w:hAnsi="Candara" w:cs="Consolas"/>
          <w:i/>
          <w:sz w:val="20"/>
          <w:szCs w:val="20"/>
          <w:highlight w:val="lightGray"/>
        </w:rPr>
        <w:t>alue('VmeAcceptLogo')}"&gt;&lt;/div&gt;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14:paraId="489ECF90" w14:textId="77777777" w:rsidR="00D7721A" w:rsidRPr="004717EA" w:rsidRDefault="00D7721A" w:rsidP="00D7721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gramStart"/>
      <w:r w:rsidRPr="004717EA">
        <w:rPr>
          <w:rFonts w:ascii="Candara" w:hAnsi="Candara" w:cs="Consolas"/>
          <w:i/>
          <w:sz w:val="20"/>
          <w:szCs w:val="20"/>
          <w:highlight w:val="lightGray"/>
        </w:rPr>
        <w:t>iselse</w:t>
      </w:r>
      <w:proofErr w:type="gramEnd"/>
      <w:r w:rsidRPr="004717EA">
        <w:rPr>
          <w:rFonts w:ascii="Candara" w:hAnsi="Candara" w:cs="Consolas"/>
          <w:i/>
          <w:sz w:val="20"/>
          <w:szCs w:val="20"/>
          <w:highlight w:val="lightGray"/>
        </w:rPr>
        <w:t>/&gt;</w:t>
      </w:r>
    </w:p>
    <w:p w14:paraId="0F8DAE58" w14:textId="77777777" w:rsidR="00D7721A" w:rsidRPr="004717EA" w:rsidRDefault="00D7721A" w:rsidP="00D7721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gramStart"/>
      <w:r w:rsidRPr="004717EA">
        <w:rPr>
          <w:rFonts w:ascii="Candara" w:hAnsi="Candara" w:cs="Consolas"/>
          <w:i/>
          <w:sz w:val="20"/>
          <w:szCs w:val="20"/>
          <w:highlight w:val="lightGray"/>
        </w:rPr>
        <w:t>isif</w:t>
      </w:r>
      <w:proofErr w:type="gramEnd"/>
      <w:r w:rsidRPr="004717EA">
        <w:rPr>
          <w:rFonts w:ascii="Candara" w:hAnsi="Candara" w:cs="Consolas"/>
          <w:i/>
          <w:sz w:val="20"/>
          <w:szCs w:val="20"/>
          <w:highlight w:val="lightGray"/>
        </w:rPr>
        <w:t xml:space="preserve"> condition="${addressPrinted != 'true'}"&gt;</w:t>
      </w:r>
    </w:p>
    <w:p w14:paraId="49661014" w14:textId="77777777" w:rsidR="00D7721A" w:rsidRPr="004717EA" w:rsidRDefault="00D7721A" w:rsidP="00D7721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gramStart"/>
      <w:r w:rsidRPr="004717EA">
        <w:rPr>
          <w:rFonts w:ascii="Candara" w:hAnsi="Candara" w:cs="Consolas"/>
          <w:i/>
          <w:sz w:val="20"/>
          <w:szCs w:val="20"/>
          <w:highlight w:val="lightGray"/>
        </w:rPr>
        <w:t>isset</w:t>
      </w:r>
      <w:proofErr w:type="gramEnd"/>
      <w:r w:rsidRPr="004717EA">
        <w:rPr>
          <w:rFonts w:ascii="Candara" w:hAnsi="Candara" w:cs="Consolas"/>
          <w:i/>
          <w:sz w:val="20"/>
          <w:szCs w:val="20"/>
          <w:highlight w:val="lightGray"/>
        </w:rPr>
        <w:t xml:space="preserve"> name="addressPrinted" value="true" scope="page"/&gt;</w:t>
      </w:r>
    </w:p>
    <w:p w14:paraId="6B83AC40" w14:textId="77777777" w:rsidR="00D7721A" w:rsidRPr="004717EA" w:rsidRDefault="00D7721A" w:rsidP="00D7721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gramStart"/>
      <w:r w:rsidRPr="004717EA">
        <w:rPr>
          <w:rFonts w:ascii="Candara" w:hAnsi="Candara" w:cs="Consolas"/>
          <w:i/>
          <w:sz w:val="20"/>
          <w:szCs w:val="20"/>
          <w:highlight w:val="lightGray"/>
        </w:rPr>
        <w:t>isminiaddressp</w:t>
      </w:r>
      <w:proofErr w:type="gramEnd"/>
      <w:r w:rsidRPr="004717EA">
        <w:rPr>
          <w:rFonts w:ascii="Candara" w:hAnsi="Candara" w:cs="Consolas"/>
          <w:i/>
          <w:sz w:val="20"/>
          <w:szCs w:val="20"/>
          <w:highlight w:val="lightGray"/>
        </w:rPr>
        <w:t>_address="${Order.billingAddress}"/&gt;</w:t>
      </w:r>
    </w:p>
    <w:p w14:paraId="3573FD0D" w14:textId="77777777" w:rsidR="004717EA" w:rsidRPr="004717EA" w:rsidRDefault="00D7721A" w:rsidP="004717E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&lt;/isif&gt;</w:t>
      </w:r>
    </w:p>
    <w:p w14:paraId="3DBFA17B" w14:textId="77777777" w:rsidR="004717EA" w:rsidRPr="004717EA" w:rsidRDefault="00D7721A" w:rsidP="004717E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&lt;/isif&gt;</w:t>
      </w:r>
    </w:p>
    <w:p w14:paraId="7BA2C9A4" w14:textId="77777777" w:rsidR="00D7721A" w:rsidRPr="004717EA" w:rsidRDefault="00D7721A" w:rsidP="00D7721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&lt;/isloop&gt;</w:t>
      </w:r>
    </w:p>
    <w:p w14:paraId="2F1E903D" w14:textId="77777777" w:rsidR="007759AC" w:rsidRDefault="007759AC" w:rsidP="00D7721A">
      <w:pPr>
        <w:pStyle w:val="ListParagraph"/>
        <w:ind w:left="1440"/>
        <w:rPr>
          <w:b/>
        </w:rPr>
      </w:pPr>
      <w:r w:rsidRPr="00FE326A">
        <w:rPr>
          <w:b/>
        </w:rPr>
        <w:t>--------------------------------------------------------------------------------------------//END</w:t>
      </w:r>
    </w:p>
    <w:p w14:paraId="42905125" w14:textId="77777777" w:rsidR="0008656B" w:rsidRDefault="0008656B" w:rsidP="00D7721A">
      <w:pPr>
        <w:pStyle w:val="ListParagraph"/>
        <w:ind w:left="1440"/>
        <w:rPr>
          <w:b/>
        </w:rPr>
      </w:pPr>
    </w:p>
    <w:p w14:paraId="3585E23E" w14:textId="77777777" w:rsidR="0008656B" w:rsidRDefault="0008656B" w:rsidP="0008656B">
      <w:pPr>
        <w:pStyle w:val="ListParagraph"/>
        <w:numPr>
          <w:ilvl w:val="0"/>
          <w:numId w:val="45"/>
        </w:numPr>
        <w:rPr>
          <w:rFonts w:ascii="Times New Roman" w:hAnsi="Times New Roman" w:cs="Times New Roman"/>
        </w:rPr>
      </w:pPr>
      <w:r>
        <w:rPr>
          <w:rFonts w:ascii="Times New Roman" w:hAnsi="Times New Roman" w:cs="Times New Roman"/>
        </w:rPr>
        <w:t>Replace the following code</w:t>
      </w:r>
    </w:p>
    <w:p w14:paraId="6C452A48" w14:textId="77777777" w:rsidR="0008656B" w:rsidRPr="0008656B" w:rsidRDefault="0008656B" w:rsidP="001F6FB3">
      <w:pPr>
        <w:autoSpaceDE w:val="0"/>
        <w:autoSpaceDN w:val="0"/>
        <w:adjustRightInd w:val="0"/>
        <w:ind w:left="1440"/>
        <w:rPr>
          <w:rFonts w:ascii="Candara" w:hAnsi="Candara" w:cs="Consolas"/>
          <w:i/>
          <w:color w:val="FF0000"/>
          <w:sz w:val="20"/>
          <w:szCs w:val="20"/>
        </w:rPr>
      </w:pPr>
      <w:r w:rsidRPr="0008656B">
        <w:rPr>
          <w:rFonts w:ascii="Candara" w:hAnsi="Candara" w:cs="Consolas"/>
          <w:i/>
          <w:color w:val="FF0000"/>
          <w:sz w:val="20"/>
          <w:szCs w:val="20"/>
        </w:rPr>
        <w:t>&lt;</w:t>
      </w:r>
      <w:proofErr w:type="gramStart"/>
      <w:r w:rsidRPr="0008656B">
        <w:rPr>
          <w:rFonts w:ascii="Candara" w:hAnsi="Candara" w:cs="Consolas"/>
          <w:i/>
          <w:color w:val="FF0000"/>
          <w:sz w:val="20"/>
          <w:szCs w:val="20"/>
        </w:rPr>
        <w:t>div</w:t>
      </w:r>
      <w:proofErr w:type="gramEnd"/>
      <w:r w:rsidRPr="0008656B">
        <w:rPr>
          <w:rFonts w:ascii="Candara" w:hAnsi="Candara" w:cs="Consolas"/>
          <w:i/>
          <w:color w:val="FF0000"/>
          <w:sz w:val="20"/>
          <w:szCs w:val="20"/>
        </w:rPr>
        <w:t>&gt;&lt;isprint value="${dw.order.PaymentMgr.getPaymentMethod(paymentInstr.paymentMethod).name}" /&gt;&lt;/div&gt;</w:t>
      </w:r>
    </w:p>
    <w:p w14:paraId="3473EA1E" w14:textId="77777777" w:rsidR="0008656B" w:rsidRPr="0008656B" w:rsidRDefault="0008656B" w:rsidP="001F6FB3">
      <w:pPr>
        <w:autoSpaceDE w:val="0"/>
        <w:autoSpaceDN w:val="0"/>
        <w:adjustRightInd w:val="0"/>
        <w:ind w:left="1440"/>
        <w:rPr>
          <w:rFonts w:ascii="Candara" w:hAnsi="Candara" w:cs="Consolas"/>
          <w:i/>
          <w:color w:val="FF0000"/>
          <w:sz w:val="20"/>
          <w:szCs w:val="20"/>
        </w:rPr>
      </w:pPr>
      <w:r w:rsidRPr="0008656B">
        <w:rPr>
          <w:rFonts w:ascii="Candara" w:hAnsi="Candara" w:cs="Consolas"/>
          <w:i/>
          <w:color w:val="FF0000"/>
          <w:sz w:val="20"/>
          <w:szCs w:val="20"/>
        </w:rPr>
        <w:t>&lt;</w:t>
      </w:r>
      <w:proofErr w:type="gramStart"/>
      <w:r w:rsidRPr="0008656B">
        <w:rPr>
          <w:rFonts w:ascii="Candara" w:hAnsi="Candara" w:cs="Consolas"/>
          <w:i/>
          <w:color w:val="FF0000"/>
          <w:sz w:val="20"/>
          <w:szCs w:val="20"/>
        </w:rPr>
        <w:t>isif</w:t>
      </w:r>
      <w:proofErr w:type="gramEnd"/>
      <w:r w:rsidRPr="0008656B">
        <w:rPr>
          <w:rFonts w:ascii="Candara" w:hAnsi="Candara" w:cs="Consolas"/>
          <w:i/>
          <w:color w:val="FF0000"/>
          <w:sz w:val="20"/>
          <w:szCs w:val="20"/>
        </w:rPr>
        <w:t xml:space="preserve"> condition="${dw.order.PaymentInstrument.METHOD_GIFT_CERTIFICATE.equals(paymentInstr.paymentMethod)}"&gt;&lt;isprint value="${paymentInstr.maskedGiftCertificateCode}"/&gt;&lt;br /&gt;</w:t>
      </w:r>
    </w:p>
    <w:p w14:paraId="5DE95258" w14:textId="77777777" w:rsidR="001F6FB3" w:rsidRPr="0008656B" w:rsidRDefault="0008656B" w:rsidP="001F6FB3">
      <w:pPr>
        <w:autoSpaceDE w:val="0"/>
        <w:autoSpaceDN w:val="0"/>
        <w:adjustRightInd w:val="0"/>
        <w:ind w:left="720" w:firstLine="720"/>
        <w:rPr>
          <w:rFonts w:ascii="Candara" w:hAnsi="Candara" w:cs="Consolas"/>
          <w:i/>
          <w:color w:val="FF0000"/>
          <w:sz w:val="20"/>
          <w:szCs w:val="20"/>
        </w:rPr>
      </w:pPr>
      <w:r w:rsidRPr="0008656B">
        <w:rPr>
          <w:rFonts w:ascii="Candara" w:hAnsi="Candara" w:cs="Consolas"/>
          <w:i/>
          <w:color w:val="FF0000"/>
          <w:sz w:val="20"/>
          <w:szCs w:val="20"/>
        </w:rPr>
        <w:t>&lt;/isif&gt;</w:t>
      </w:r>
    </w:p>
    <w:p w14:paraId="5B08E4D1" w14:textId="77777777" w:rsidR="001F6FB3" w:rsidRPr="0008656B" w:rsidRDefault="0008656B" w:rsidP="001F6FB3">
      <w:pPr>
        <w:autoSpaceDE w:val="0"/>
        <w:autoSpaceDN w:val="0"/>
        <w:adjustRightInd w:val="0"/>
        <w:ind w:left="1440"/>
        <w:rPr>
          <w:rFonts w:ascii="Candara" w:hAnsi="Candara" w:cs="Consolas"/>
          <w:i/>
          <w:color w:val="FF0000"/>
          <w:sz w:val="20"/>
          <w:szCs w:val="20"/>
        </w:rPr>
      </w:pPr>
      <w:r w:rsidRPr="0008656B">
        <w:rPr>
          <w:rFonts w:ascii="Candara" w:hAnsi="Candara" w:cs="Consolas"/>
          <w:i/>
          <w:color w:val="FF0000"/>
          <w:sz w:val="20"/>
          <w:szCs w:val="20"/>
        </w:rPr>
        <w:lastRenderedPageBreak/>
        <w:t>&lt;</w:t>
      </w:r>
      <w:proofErr w:type="gramStart"/>
      <w:r w:rsidRPr="0008656B">
        <w:rPr>
          <w:rFonts w:ascii="Candara" w:hAnsi="Candara" w:cs="Consolas"/>
          <w:i/>
          <w:color w:val="FF0000"/>
          <w:sz w:val="20"/>
          <w:szCs w:val="20"/>
        </w:rPr>
        <w:t>isminicreditcardp</w:t>
      </w:r>
      <w:proofErr w:type="gramEnd"/>
      <w:r w:rsidRPr="0008656B">
        <w:rPr>
          <w:rFonts w:ascii="Candara" w:hAnsi="Candara" w:cs="Consolas"/>
          <w:i/>
          <w:color w:val="FF0000"/>
          <w:sz w:val="20"/>
          <w:szCs w:val="20"/>
        </w:rPr>
        <w:t>_card="${paymentInstr}" p_</w:t>
      </w:r>
      <w:r w:rsidR="001F6FB3">
        <w:rPr>
          <w:rFonts w:ascii="Candara" w:hAnsi="Candara" w:cs="Consolas"/>
          <w:i/>
          <w:color w:val="FF0000"/>
          <w:sz w:val="20"/>
          <w:szCs w:val="20"/>
        </w:rPr>
        <w:t>show_expiration="${false}"/&gt;</w:t>
      </w:r>
    </w:p>
    <w:p w14:paraId="7F3F0083" w14:textId="77777777" w:rsidR="0008656B" w:rsidRPr="0008656B" w:rsidRDefault="0008656B" w:rsidP="001F6FB3">
      <w:pPr>
        <w:autoSpaceDE w:val="0"/>
        <w:autoSpaceDN w:val="0"/>
        <w:adjustRightInd w:val="0"/>
        <w:ind w:left="1440"/>
        <w:rPr>
          <w:rFonts w:ascii="Candara" w:hAnsi="Candara" w:cs="Consolas"/>
          <w:i/>
          <w:color w:val="FF0000"/>
          <w:sz w:val="20"/>
          <w:szCs w:val="20"/>
        </w:rPr>
      </w:pPr>
      <w:r w:rsidRPr="0008656B">
        <w:rPr>
          <w:rFonts w:ascii="Candara" w:hAnsi="Candara" w:cs="Consolas"/>
          <w:i/>
          <w:color w:val="FF0000"/>
          <w:sz w:val="20"/>
          <w:szCs w:val="20"/>
        </w:rPr>
        <w:t>&lt;</w:t>
      </w:r>
      <w:proofErr w:type="gramStart"/>
      <w:r w:rsidRPr="0008656B">
        <w:rPr>
          <w:rFonts w:ascii="Candara" w:hAnsi="Candara" w:cs="Consolas"/>
          <w:i/>
          <w:color w:val="FF0000"/>
          <w:sz w:val="20"/>
          <w:szCs w:val="20"/>
        </w:rPr>
        <w:t>div</w:t>
      </w:r>
      <w:proofErr w:type="gramEnd"/>
      <w:r w:rsidRPr="0008656B">
        <w:rPr>
          <w:rFonts w:ascii="Candara" w:hAnsi="Candara" w:cs="Consolas"/>
          <w:i/>
          <w:color w:val="FF0000"/>
          <w:sz w:val="20"/>
          <w:szCs w:val="20"/>
        </w:rPr>
        <w:t>&gt;&lt;span class="label"&gt;${Resource.msg('global.amount','locale',null)}:&lt;/span&gt;</w:t>
      </w:r>
    </w:p>
    <w:p w14:paraId="2F039295" w14:textId="77777777" w:rsidR="0008656B" w:rsidRPr="0008656B" w:rsidRDefault="0008656B" w:rsidP="001F6FB3">
      <w:pPr>
        <w:autoSpaceDE w:val="0"/>
        <w:autoSpaceDN w:val="0"/>
        <w:adjustRightInd w:val="0"/>
        <w:ind w:left="720" w:firstLine="720"/>
        <w:rPr>
          <w:rFonts w:ascii="Candara" w:hAnsi="Candara" w:cs="Consolas"/>
          <w:i/>
          <w:color w:val="FF0000"/>
          <w:sz w:val="20"/>
          <w:szCs w:val="20"/>
        </w:rPr>
      </w:pPr>
      <w:r w:rsidRPr="0008656B">
        <w:rPr>
          <w:rFonts w:ascii="Candara" w:hAnsi="Candara" w:cs="Consolas"/>
          <w:i/>
          <w:color w:val="FF0000"/>
          <w:sz w:val="20"/>
          <w:szCs w:val="20"/>
        </w:rPr>
        <w:t>&lt;</w:t>
      </w:r>
      <w:proofErr w:type="gramStart"/>
      <w:r w:rsidRPr="0008656B">
        <w:rPr>
          <w:rFonts w:ascii="Candara" w:hAnsi="Candara" w:cs="Consolas"/>
          <w:i/>
          <w:color w:val="FF0000"/>
          <w:sz w:val="20"/>
          <w:szCs w:val="20"/>
        </w:rPr>
        <w:t>span</w:t>
      </w:r>
      <w:proofErr w:type="gramEnd"/>
      <w:r w:rsidRPr="0008656B">
        <w:rPr>
          <w:rFonts w:ascii="Candara" w:hAnsi="Candara" w:cs="Consolas"/>
          <w:i/>
          <w:color w:val="FF0000"/>
          <w:sz w:val="20"/>
          <w:szCs w:val="20"/>
        </w:rPr>
        <w:t xml:space="preserve"> class="value"&gt;&lt;isprint value="${paymentInstr.paymentTransaction.amount}"/&gt;&lt;/span&gt;</w:t>
      </w:r>
    </w:p>
    <w:p w14:paraId="371B34AC" w14:textId="77777777" w:rsidR="0008656B" w:rsidRPr="0008656B" w:rsidRDefault="0008656B" w:rsidP="001F6FB3">
      <w:pPr>
        <w:autoSpaceDE w:val="0"/>
        <w:autoSpaceDN w:val="0"/>
        <w:adjustRightInd w:val="0"/>
        <w:ind w:left="720" w:firstLine="720"/>
        <w:rPr>
          <w:rFonts w:ascii="Candara" w:hAnsi="Candara" w:cs="Consolas"/>
          <w:i/>
          <w:color w:val="FF0000"/>
          <w:sz w:val="20"/>
          <w:szCs w:val="20"/>
          <w:highlight w:val="lightGray"/>
        </w:rPr>
      </w:pPr>
      <w:r w:rsidRPr="0008656B">
        <w:rPr>
          <w:rFonts w:ascii="Candara" w:hAnsi="Candara" w:cs="Consolas"/>
          <w:i/>
          <w:color w:val="FF0000"/>
          <w:sz w:val="20"/>
          <w:szCs w:val="20"/>
        </w:rPr>
        <w:t>&lt;/div&gt;&lt;</w:t>
      </w:r>
      <w:proofErr w:type="gramStart"/>
      <w:r w:rsidRPr="0008656B">
        <w:rPr>
          <w:rFonts w:ascii="Candara" w:hAnsi="Candara" w:cs="Consolas"/>
          <w:i/>
          <w:color w:val="FF0000"/>
          <w:sz w:val="20"/>
          <w:szCs w:val="20"/>
        </w:rPr>
        <w:t>!-</w:t>
      </w:r>
      <w:proofErr w:type="gramEnd"/>
      <w:r w:rsidRPr="0008656B">
        <w:rPr>
          <w:rFonts w:ascii="Candara" w:hAnsi="Candara" w:cs="Consolas"/>
          <w:i/>
          <w:color w:val="FF0000"/>
          <w:sz w:val="20"/>
          <w:szCs w:val="20"/>
        </w:rPr>
        <w:t>- END: payment-amount --&gt;</w:t>
      </w:r>
    </w:p>
    <w:p w14:paraId="29C07C75" w14:textId="77777777" w:rsidR="0008656B" w:rsidRPr="00E35027" w:rsidRDefault="0008656B" w:rsidP="0008656B">
      <w:pPr>
        <w:pStyle w:val="ListParagraph"/>
        <w:ind w:left="1440"/>
        <w:rPr>
          <w:rFonts w:ascii="Times New Roman" w:hAnsi="Times New Roman" w:cs="Times New Roman"/>
        </w:rPr>
      </w:pPr>
      <w:r w:rsidRPr="00CF1BE5">
        <w:rPr>
          <w:rFonts w:ascii="Times New Roman" w:hAnsi="Times New Roman" w:cs="Times New Roman"/>
        </w:rPr>
        <w:t xml:space="preserve">With the </w:t>
      </w:r>
      <w:r>
        <w:rPr>
          <w:rFonts w:ascii="Times New Roman" w:hAnsi="Times New Roman" w:cs="Times New Roman"/>
        </w:rPr>
        <w:t xml:space="preserve">following </w:t>
      </w:r>
      <w:r w:rsidRPr="00CF1BE5">
        <w:rPr>
          <w:rFonts w:ascii="Times New Roman" w:hAnsi="Times New Roman" w:cs="Times New Roman"/>
        </w:rPr>
        <w:t>code block</w:t>
      </w:r>
    </w:p>
    <w:p w14:paraId="58736367" w14:textId="77777777" w:rsidR="0008656B" w:rsidRPr="00FE326A" w:rsidRDefault="0008656B" w:rsidP="0008656B">
      <w:pPr>
        <w:tabs>
          <w:tab w:val="left" w:pos="7200"/>
          <w:tab w:val="left" w:pos="7290"/>
          <w:tab w:val="left" w:pos="7560"/>
          <w:tab w:val="left" w:pos="7650"/>
        </w:tabs>
        <w:ind w:left="720" w:firstLine="720"/>
        <w:rPr>
          <w:b/>
        </w:rPr>
      </w:pPr>
      <w:r w:rsidRPr="00FE326A">
        <w:rPr>
          <w:b/>
        </w:rPr>
        <w:t>//BEGIN-----------------------------------------------------------</w:t>
      </w:r>
      <w:r>
        <w:rPr>
          <w:b/>
        </w:rPr>
        <w:t>----------------------</w:t>
      </w:r>
    </w:p>
    <w:p w14:paraId="5DB94A85" w14:textId="77777777" w:rsidR="0008656B" w:rsidRPr="001F6FB3" w:rsidRDefault="0008656B" w:rsidP="0008656B">
      <w:pPr>
        <w:pStyle w:val="ListParagraph"/>
        <w:ind w:left="1440"/>
        <w:rPr>
          <w:rFonts w:ascii="Candara" w:hAnsi="Candara" w:cs="Consolas"/>
          <w:i/>
          <w:sz w:val="20"/>
          <w:szCs w:val="20"/>
          <w:highlight w:val="lightGray"/>
        </w:rPr>
      </w:pPr>
      <w:r w:rsidRPr="00D7721A">
        <w:rPr>
          <w:rFonts w:ascii="Candara" w:hAnsi="Candara" w:cs="Consolas"/>
          <w:i/>
          <w:sz w:val="20"/>
          <w:szCs w:val="20"/>
        </w:rPr>
        <w:tab/>
      </w:r>
    </w:p>
    <w:p w14:paraId="286CC3EF" w14:textId="77777777" w:rsidR="001F6FB3" w:rsidRPr="001F6FB3" w:rsidRDefault="0008656B" w:rsidP="001F6FB3">
      <w:pPr>
        <w:pStyle w:val="ListParagraph"/>
        <w:ind w:left="1440"/>
        <w:rPr>
          <w:rFonts w:ascii="Candara" w:hAnsi="Candara" w:cs="Consolas"/>
          <w:i/>
          <w:sz w:val="20"/>
          <w:szCs w:val="20"/>
        </w:rPr>
      </w:pPr>
      <w:r w:rsidRPr="001F6FB3">
        <w:rPr>
          <w:rFonts w:ascii="Candara" w:hAnsi="Candara" w:cs="Consolas"/>
          <w:i/>
          <w:sz w:val="20"/>
          <w:szCs w:val="20"/>
          <w:highlight w:val="lightGray"/>
        </w:rPr>
        <w:t>&lt;</w:t>
      </w:r>
      <w:proofErr w:type="gramStart"/>
      <w:r w:rsidRPr="001F6FB3">
        <w:rPr>
          <w:rFonts w:ascii="Candara" w:hAnsi="Candara" w:cs="Consolas"/>
          <w:i/>
          <w:sz w:val="20"/>
          <w:szCs w:val="20"/>
          <w:highlight w:val="lightGray"/>
        </w:rPr>
        <w:t>isif</w:t>
      </w:r>
      <w:proofErr w:type="gramEnd"/>
      <w:r w:rsidRPr="001F6FB3">
        <w:rPr>
          <w:rFonts w:ascii="Candara" w:hAnsi="Candara" w:cs="Consolas"/>
          <w:i/>
          <w:sz w:val="20"/>
          <w:szCs w:val="20"/>
          <w:highlight w:val="lightGray"/>
        </w:rPr>
        <w:t xml:space="preserve"> condition="${dw.order.PaymentMgr.getPaymentMethod(paymentInstr.paymentMethod).ID =='VISA_VME' &amp;&amp;paymentInstr.paymentTransaction.amount&gt; 0}"&gt;</w:t>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p>
    <w:p w14:paraId="6FA565B6" w14:textId="77777777" w:rsidR="0008656B" w:rsidRPr="001F6FB3" w:rsidRDefault="0008656B" w:rsidP="0008656B">
      <w:pPr>
        <w:pStyle w:val="ListParagraph"/>
        <w:ind w:left="1440"/>
        <w:rPr>
          <w:rFonts w:ascii="Candara" w:hAnsi="Candara" w:cs="Consolas"/>
          <w:i/>
          <w:sz w:val="20"/>
          <w:szCs w:val="20"/>
          <w:highlight w:val="lightGray"/>
        </w:rPr>
      </w:pPr>
      <w:r w:rsidRPr="001F6FB3">
        <w:rPr>
          <w:rFonts w:ascii="Candara" w:hAnsi="Candara" w:cs="Consolas"/>
          <w:i/>
          <w:sz w:val="20"/>
          <w:szCs w:val="20"/>
          <w:highlight w:val="lightGray"/>
        </w:rPr>
        <w:t>&lt;</w:t>
      </w:r>
      <w:proofErr w:type="gramStart"/>
      <w:r w:rsidRPr="001F6FB3">
        <w:rPr>
          <w:rFonts w:ascii="Candara" w:hAnsi="Candara" w:cs="Consolas"/>
          <w:i/>
          <w:sz w:val="20"/>
          <w:szCs w:val="20"/>
          <w:highlight w:val="lightGray"/>
        </w:rPr>
        <w:t>div</w:t>
      </w:r>
      <w:proofErr w:type="gramEnd"/>
      <w:r w:rsidRPr="001F6FB3">
        <w:rPr>
          <w:rFonts w:ascii="Candara" w:hAnsi="Candara" w:cs="Consolas"/>
          <w:i/>
          <w:sz w:val="20"/>
          <w:szCs w:val="20"/>
          <w:highlight w:val="lightGray"/>
        </w:rPr>
        <w:t>&gt;&lt;img alt="Payment_mark_small" src="${dw.system.Site.current.getCustomPreferenceValue('VmeAcceptLogo')}"&gt;&lt;/div&gt;</w:t>
      </w:r>
    </w:p>
    <w:p w14:paraId="373BF8AB" w14:textId="77777777" w:rsidR="0008656B" w:rsidRPr="001F6FB3" w:rsidRDefault="0008656B" w:rsidP="0008656B">
      <w:pPr>
        <w:pStyle w:val="ListParagraph"/>
        <w:ind w:left="1440"/>
        <w:rPr>
          <w:rFonts w:ascii="Candara" w:hAnsi="Candara" w:cs="Consolas"/>
          <w:i/>
          <w:sz w:val="20"/>
          <w:szCs w:val="20"/>
          <w:highlight w:val="lightGray"/>
        </w:rPr>
      </w:pPr>
      <w:r w:rsidRPr="001F6FB3">
        <w:rPr>
          <w:rFonts w:ascii="Candara" w:hAnsi="Candara" w:cs="Consolas"/>
          <w:i/>
          <w:sz w:val="20"/>
          <w:szCs w:val="20"/>
          <w:highlight w:val="lightGray"/>
        </w:rPr>
        <w:t>&lt;</w:t>
      </w:r>
      <w:proofErr w:type="gramStart"/>
      <w:r w:rsidRPr="001F6FB3">
        <w:rPr>
          <w:rFonts w:ascii="Candara" w:hAnsi="Candara" w:cs="Consolas"/>
          <w:i/>
          <w:sz w:val="20"/>
          <w:szCs w:val="20"/>
          <w:highlight w:val="lightGray"/>
        </w:rPr>
        <w:t>iselse</w:t>
      </w:r>
      <w:proofErr w:type="gramEnd"/>
      <w:r w:rsidRPr="001F6FB3">
        <w:rPr>
          <w:rFonts w:ascii="Candara" w:hAnsi="Candara" w:cs="Consolas"/>
          <w:i/>
          <w:sz w:val="20"/>
          <w:szCs w:val="20"/>
          <w:highlight w:val="lightGray"/>
        </w:rPr>
        <w:t>/&gt;</w:t>
      </w:r>
    </w:p>
    <w:p w14:paraId="12BF9436" w14:textId="77777777" w:rsidR="0008656B" w:rsidRPr="001F6FB3" w:rsidRDefault="0008656B" w:rsidP="0008656B">
      <w:pPr>
        <w:pStyle w:val="ListParagraph"/>
        <w:ind w:left="1440"/>
        <w:rPr>
          <w:rFonts w:ascii="Candara" w:hAnsi="Candara" w:cs="Consolas"/>
          <w:i/>
          <w:sz w:val="20"/>
          <w:szCs w:val="20"/>
          <w:highlight w:val="lightGray"/>
        </w:rPr>
      </w:pPr>
      <w:r w:rsidRPr="001F6FB3">
        <w:rPr>
          <w:rFonts w:ascii="Candara" w:hAnsi="Candara" w:cs="Consolas"/>
          <w:i/>
          <w:sz w:val="20"/>
          <w:szCs w:val="20"/>
          <w:highlight w:val="lightGray"/>
        </w:rPr>
        <w:t>&lt;</w:t>
      </w:r>
      <w:proofErr w:type="gramStart"/>
      <w:r w:rsidRPr="001F6FB3">
        <w:rPr>
          <w:rFonts w:ascii="Candara" w:hAnsi="Candara" w:cs="Consolas"/>
          <w:i/>
          <w:sz w:val="20"/>
          <w:szCs w:val="20"/>
          <w:highlight w:val="lightGray"/>
        </w:rPr>
        <w:t>div</w:t>
      </w:r>
      <w:proofErr w:type="gramEnd"/>
      <w:r w:rsidRPr="001F6FB3">
        <w:rPr>
          <w:rFonts w:ascii="Candara" w:hAnsi="Candara" w:cs="Consolas"/>
          <w:i/>
          <w:sz w:val="20"/>
          <w:szCs w:val="20"/>
          <w:highlight w:val="lightGray"/>
        </w:rPr>
        <w:t>&gt;&lt;isprint value="${dw.order.PaymentMgr.getPaymentMethod(paymentInstr.paymentMethod).name}" /&gt;&lt;/div&gt;</w:t>
      </w:r>
    </w:p>
    <w:p w14:paraId="5AA59828" w14:textId="77777777" w:rsidR="0008656B" w:rsidRPr="001F6FB3" w:rsidRDefault="0008656B" w:rsidP="0008656B">
      <w:pPr>
        <w:pStyle w:val="ListParagraph"/>
        <w:ind w:left="1440"/>
        <w:rPr>
          <w:rFonts w:ascii="Candara" w:hAnsi="Candara" w:cs="Consolas"/>
          <w:i/>
          <w:sz w:val="20"/>
          <w:szCs w:val="20"/>
          <w:highlight w:val="lightGray"/>
        </w:rPr>
      </w:pPr>
      <w:r w:rsidRPr="001F6FB3">
        <w:rPr>
          <w:rFonts w:ascii="Candara" w:hAnsi="Candara" w:cs="Consolas"/>
          <w:i/>
          <w:sz w:val="20"/>
          <w:szCs w:val="20"/>
          <w:highlight w:val="lightGray"/>
        </w:rPr>
        <w:t>&lt;</w:t>
      </w:r>
      <w:proofErr w:type="gramStart"/>
      <w:r w:rsidRPr="001F6FB3">
        <w:rPr>
          <w:rFonts w:ascii="Candara" w:hAnsi="Candara" w:cs="Consolas"/>
          <w:i/>
          <w:sz w:val="20"/>
          <w:szCs w:val="20"/>
          <w:highlight w:val="lightGray"/>
        </w:rPr>
        <w:t>isif</w:t>
      </w:r>
      <w:proofErr w:type="gramEnd"/>
      <w:r w:rsidRPr="001F6FB3">
        <w:rPr>
          <w:rFonts w:ascii="Candara" w:hAnsi="Candara" w:cs="Consolas"/>
          <w:i/>
          <w:sz w:val="20"/>
          <w:szCs w:val="20"/>
          <w:highlight w:val="lightGray"/>
        </w:rPr>
        <w:t xml:space="preserve"> condition="${dw.order.PaymentInstrument.METHOD_GIFT_CERTIFICATE.equals(paymentInstr.paymentMethod)}"&gt;</w:t>
      </w:r>
    </w:p>
    <w:p w14:paraId="1DCB2DBF" w14:textId="77777777" w:rsidR="0008656B" w:rsidRPr="001F6FB3" w:rsidRDefault="0008656B" w:rsidP="0008656B">
      <w:pPr>
        <w:pStyle w:val="ListParagraph"/>
        <w:ind w:left="1440"/>
        <w:rPr>
          <w:rFonts w:ascii="Candara" w:hAnsi="Candara" w:cs="Consolas"/>
          <w:i/>
          <w:sz w:val="20"/>
          <w:szCs w:val="20"/>
          <w:highlight w:val="lightGray"/>
        </w:rPr>
      </w:pPr>
      <w:r w:rsidRPr="001F6FB3">
        <w:rPr>
          <w:rFonts w:ascii="Candara" w:hAnsi="Candara" w:cs="Consolas"/>
          <w:i/>
          <w:sz w:val="20"/>
          <w:szCs w:val="20"/>
          <w:highlight w:val="lightGray"/>
        </w:rPr>
        <w:t>&lt;</w:t>
      </w:r>
      <w:proofErr w:type="gramStart"/>
      <w:r w:rsidRPr="001F6FB3">
        <w:rPr>
          <w:rFonts w:ascii="Candara" w:hAnsi="Candara" w:cs="Consolas"/>
          <w:i/>
          <w:sz w:val="20"/>
          <w:szCs w:val="20"/>
          <w:highlight w:val="lightGray"/>
        </w:rPr>
        <w:t>isprint</w:t>
      </w:r>
      <w:proofErr w:type="gramEnd"/>
      <w:r w:rsidRPr="001F6FB3">
        <w:rPr>
          <w:rFonts w:ascii="Candara" w:hAnsi="Candara" w:cs="Consolas"/>
          <w:i/>
          <w:sz w:val="20"/>
          <w:szCs w:val="20"/>
          <w:highlight w:val="lightGray"/>
        </w:rPr>
        <w:t xml:space="preserve"> value="${paymentInstr.maskedGiftCertificateCode}"/&gt;&lt;br /&gt;</w:t>
      </w:r>
    </w:p>
    <w:p w14:paraId="16A6AB7E" w14:textId="77777777" w:rsidR="0008656B" w:rsidRPr="001F6FB3" w:rsidRDefault="0008656B" w:rsidP="0008656B">
      <w:pPr>
        <w:pStyle w:val="ListParagraph"/>
        <w:ind w:left="1440"/>
        <w:rPr>
          <w:rFonts w:ascii="Candara" w:hAnsi="Candara" w:cs="Consolas"/>
          <w:i/>
          <w:sz w:val="20"/>
          <w:szCs w:val="20"/>
          <w:highlight w:val="lightGray"/>
        </w:rPr>
      </w:pPr>
      <w:r w:rsidRPr="001F6FB3">
        <w:rPr>
          <w:rFonts w:ascii="Candara" w:hAnsi="Candara" w:cs="Consolas"/>
          <w:i/>
          <w:sz w:val="20"/>
          <w:szCs w:val="20"/>
          <w:highlight w:val="lightGray"/>
        </w:rPr>
        <w:t>&lt;/isif&gt;</w:t>
      </w:r>
      <w:r w:rsidRPr="001F6FB3">
        <w:rPr>
          <w:rFonts w:ascii="Candara" w:hAnsi="Candara" w:cs="Consolas"/>
          <w:i/>
          <w:sz w:val="20"/>
          <w:szCs w:val="20"/>
          <w:highlight w:val="lightGray"/>
        </w:rPr>
        <w:tab/>
      </w:r>
    </w:p>
    <w:p w14:paraId="130DAF9B" w14:textId="77777777" w:rsidR="001F6FB3" w:rsidRPr="001F6FB3" w:rsidRDefault="0008656B" w:rsidP="001F6FB3">
      <w:pPr>
        <w:pStyle w:val="ListParagraph"/>
        <w:ind w:left="1440"/>
        <w:rPr>
          <w:rFonts w:ascii="Candara" w:hAnsi="Candara" w:cs="Consolas"/>
          <w:i/>
          <w:sz w:val="20"/>
          <w:szCs w:val="20"/>
        </w:rPr>
      </w:pPr>
      <w:r w:rsidRPr="001F6FB3">
        <w:rPr>
          <w:rFonts w:ascii="Candara" w:hAnsi="Candara" w:cs="Consolas"/>
          <w:i/>
          <w:sz w:val="20"/>
          <w:szCs w:val="20"/>
          <w:highlight w:val="lightGray"/>
        </w:rPr>
        <w:t>&lt;</w:t>
      </w:r>
      <w:proofErr w:type="gramStart"/>
      <w:r w:rsidRPr="001F6FB3">
        <w:rPr>
          <w:rFonts w:ascii="Candara" w:hAnsi="Candara" w:cs="Consolas"/>
          <w:i/>
          <w:sz w:val="20"/>
          <w:szCs w:val="20"/>
          <w:highlight w:val="lightGray"/>
        </w:rPr>
        <w:t>isminicreditcardp</w:t>
      </w:r>
      <w:proofErr w:type="gramEnd"/>
      <w:r w:rsidRPr="001F6FB3">
        <w:rPr>
          <w:rFonts w:ascii="Candara" w:hAnsi="Candara" w:cs="Consolas"/>
          <w:i/>
          <w:sz w:val="20"/>
          <w:szCs w:val="20"/>
          <w:highlight w:val="lightGray"/>
        </w:rPr>
        <w:t>_card="${paymentInstr}" p_show_expiration="${false}"/&gt;</w:t>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p>
    <w:p w14:paraId="0F1694F1" w14:textId="77777777" w:rsidR="0008656B" w:rsidRPr="001F6FB3" w:rsidRDefault="0008656B" w:rsidP="001F6FB3">
      <w:pPr>
        <w:pStyle w:val="ListParagraph"/>
        <w:ind w:left="1440"/>
        <w:rPr>
          <w:rFonts w:ascii="Candara" w:hAnsi="Candara" w:cs="Consolas"/>
          <w:i/>
          <w:sz w:val="20"/>
          <w:szCs w:val="20"/>
          <w:highlight w:val="lightGray"/>
        </w:rPr>
      </w:pPr>
      <w:r w:rsidRPr="001F6FB3">
        <w:rPr>
          <w:rFonts w:ascii="Candara" w:hAnsi="Candara" w:cs="Consolas"/>
          <w:i/>
          <w:sz w:val="20"/>
          <w:szCs w:val="20"/>
          <w:highlight w:val="lightGray"/>
        </w:rPr>
        <w:t>&lt;</w:t>
      </w:r>
      <w:proofErr w:type="gramStart"/>
      <w:r w:rsidRPr="001F6FB3">
        <w:rPr>
          <w:rFonts w:ascii="Candara" w:hAnsi="Candara" w:cs="Consolas"/>
          <w:i/>
          <w:sz w:val="20"/>
          <w:szCs w:val="20"/>
          <w:highlight w:val="lightGray"/>
        </w:rPr>
        <w:t>div</w:t>
      </w:r>
      <w:proofErr w:type="gramEnd"/>
      <w:r w:rsidRPr="001F6FB3">
        <w:rPr>
          <w:rFonts w:ascii="Candara" w:hAnsi="Candara" w:cs="Consolas"/>
          <w:i/>
          <w:sz w:val="20"/>
          <w:szCs w:val="20"/>
          <w:highlight w:val="lightGray"/>
        </w:rPr>
        <w:t>&gt;&lt;span class="label"&gt;${Resource.msg('global.amount','locale',null)}:&lt;/span&gt;</w:t>
      </w:r>
    </w:p>
    <w:p w14:paraId="705CADE6" w14:textId="77777777" w:rsidR="0008656B" w:rsidRPr="001F6FB3" w:rsidRDefault="0008656B" w:rsidP="0008656B">
      <w:pPr>
        <w:pStyle w:val="ListParagraph"/>
        <w:ind w:left="1440"/>
        <w:rPr>
          <w:rFonts w:ascii="Candara" w:hAnsi="Candara" w:cs="Consolas"/>
          <w:i/>
          <w:sz w:val="20"/>
          <w:szCs w:val="20"/>
          <w:highlight w:val="lightGray"/>
        </w:rPr>
      </w:pPr>
      <w:r w:rsidRPr="001F6FB3">
        <w:rPr>
          <w:rFonts w:ascii="Candara" w:hAnsi="Candara" w:cs="Consolas"/>
          <w:i/>
          <w:sz w:val="20"/>
          <w:szCs w:val="20"/>
          <w:highlight w:val="lightGray"/>
        </w:rPr>
        <w:t>&lt;</w:t>
      </w:r>
      <w:proofErr w:type="gramStart"/>
      <w:r w:rsidRPr="001F6FB3">
        <w:rPr>
          <w:rFonts w:ascii="Candara" w:hAnsi="Candara" w:cs="Consolas"/>
          <w:i/>
          <w:sz w:val="20"/>
          <w:szCs w:val="20"/>
          <w:highlight w:val="lightGray"/>
        </w:rPr>
        <w:t>span</w:t>
      </w:r>
      <w:proofErr w:type="gramEnd"/>
      <w:r w:rsidRPr="001F6FB3">
        <w:rPr>
          <w:rFonts w:ascii="Candara" w:hAnsi="Candara" w:cs="Consolas"/>
          <w:i/>
          <w:sz w:val="20"/>
          <w:szCs w:val="20"/>
          <w:highlight w:val="lightGray"/>
        </w:rPr>
        <w:t xml:space="preserve"> class="value"&gt;&lt;isprint value="${paymentInstr.paymentTransaction.amount}"/&gt;&lt;/span&gt;</w:t>
      </w:r>
    </w:p>
    <w:p w14:paraId="2E885448" w14:textId="77777777" w:rsidR="0008656B" w:rsidRPr="001F6FB3" w:rsidRDefault="0008656B" w:rsidP="0008656B">
      <w:pPr>
        <w:pStyle w:val="ListParagraph"/>
        <w:ind w:left="1440"/>
        <w:rPr>
          <w:rFonts w:ascii="Candara" w:hAnsi="Candara" w:cs="Consolas"/>
          <w:i/>
          <w:sz w:val="20"/>
          <w:szCs w:val="20"/>
          <w:highlight w:val="lightGray"/>
        </w:rPr>
      </w:pPr>
      <w:r w:rsidRPr="001F6FB3">
        <w:rPr>
          <w:rFonts w:ascii="Candara" w:hAnsi="Candara" w:cs="Consolas"/>
          <w:i/>
          <w:sz w:val="20"/>
          <w:szCs w:val="20"/>
          <w:highlight w:val="lightGray"/>
        </w:rPr>
        <w:t>&lt;/div&gt;&lt;</w:t>
      </w:r>
      <w:proofErr w:type="gramStart"/>
      <w:r w:rsidRPr="001F6FB3">
        <w:rPr>
          <w:rFonts w:ascii="Candara" w:hAnsi="Candara" w:cs="Consolas"/>
          <w:i/>
          <w:sz w:val="20"/>
          <w:szCs w:val="20"/>
          <w:highlight w:val="lightGray"/>
        </w:rPr>
        <w:t>!-</w:t>
      </w:r>
      <w:proofErr w:type="gramEnd"/>
      <w:r w:rsidRPr="001F6FB3">
        <w:rPr>
          <w:rFonts w:ascii="Candara" w:hAnsi="Candara" w:cs="Consolas"/>
          <w:i/>
          <w:sz w:val="20"/>
          <w:szCs w:val="20"/>
          <w:highlight w:val="lightGray"/>
        </w:rPr>
        <w:t>- END: payment-amount --&gt;</w:t>
      </w:r>
    </w:p>
    <w:p w14:paraId="3F160E38" w14:textId="77777777" w:rsidR="0008656B" w:rsidRPr="00EB72C1" w:rsidRDefault="0008656B" w:rsidP="0008656B">
      <w:pPr>
        <w:pStyle w:val="ListParagraph"/>
        <w:ind w:left="1440"/>
        <w:rPr>
          <w:rFonts w:ascii="Candara" w:hAnsi="Candara" w:cs="Consolas"/>
          <w:i/>
          <w:sz w:val="20"/>
          <w:szCs w:val="20"/>
          <w:highlight w:val="lightGray"/>
        </w:rPr>
      </w:pPr>
      <w:r w:rsidRPr="00EB72C1">
        <w:rPr>
          <w:rFonts w:ascii="Candara" w:hAnsi="Candara" w:cs="Consolas"/>
          <w:i/>
          <w:sz w:val="20"/>
          <w:szCs w:val="20"/>
          <w:highlight w:val="lightGray"/>
        </w:rPr>
        <w:t>&lt;/isif&gt;</w:t>
      </w:r>
    </w:p>
    <w:p w14:paraId="4C2C5FCC" w14:textId="77777777" w:rsidR="0008656B" w:rsidRPr="00D7721A" w:rsidRDefault="0008656B" w:rsidP="0008656B">
      <w:pPr>
        <w:pStyle w:val="ListParagraph"/>
        <w:ind w:left="1440"/>
        <w:rPr>
          <w:rFonts w:ascii="Candara" w:hAnsi="Candara" w:cs="Consolas"/>
          <w:i/>
          <w:sz w:val="20"/>
          <w:szCs w:val="20"/>
        </w:rPr>
      </w:pPr>
      <w:r w:rsidRPr="0008656B">
        <w:rPr>
          <w:rFonts w:ascii="Candara" w:hAnsi="Candara" w:cs="Consolas"/>
          <w:i/>
          <w:sz w:val="20"/>
          <w:szCs w:val="20"/>
        </w:rPr>
        <w:tab/>
      </w:r>
      <w:r w:rsidRPr="0008656B">
        <w:rPr>
          <w:rFonts w:ascii="Candara" w:hAnsi="Candara" w:cs="Consolas"/>
          <w:i/>
          <w:sz w:val="20"/>
          <w:szCs w:val="20"/>
        </w:rPr>
        <w:tab/>
      </w:r>
      <w:r w:rsidRPr="0008656B">
        <w:rPr>
          <w:rFonts w:ascii="Candara" w:hAnsi="Candara" w:cs="Consolas"/>
          <w:i/>
          <w:sz w:val="20"/>
          <w:szCs w:val="20"/>
        </w:rPr>
        <w:tab/>
      </w:r>
    </w:p>
    <w:p w14:paraId="5D63ECB3" w14:textId="77777777" w:rsidR="0008656B" w:rsidRDefault="0008656B" w:rsidP="0008656B">
      <w:pPr>
        <w:pStyle w:val="ListParagraph"/>
        <w:ind w:left="1440"/>
        <w:rPr>
          <w:b/>
        </w:rPr>
      </w:pPr>
      <w:r w:rsidRPr="00FE326A">
        <w:rPr>
          <w:b/>
        </w:rPr>
        <w:t>--------------------------------------------------------------------------------------------//END</w:t>
      </w:r>
    </w:p>
    <w:p w14:paraId="5D7C75D4" w14:textId="77777777" w:rsidR="0008656B" w:rsidRDefault="0008656B" w:rsidP="00D7721A">
      <w:pPr>
        <w:pStyle w:val="ListParagraph"/>
        <w:ind w:left="1440"/>
        <w:rPr>
          <w:b/>
        </w:rPr>
      </w:pPr>
    </w:p>
    <w:p w14:paraId="0AC127F3" w14:textId="77777777" w:rsidR="0044424E" w:rsidRDefault="0044424E" w:rsidP="00D7721A">
      <w:pPr>
        <w:pStyle w:val="ListParagraph"/>
        <w:ind w:left="1440"/>
        <w:rPr>
          <w:b/>
        </w:rPr>
      </w:pPr>
    </w:p>
    <w:p w14:paraId="2F265844" w14:textId="77777777" w:rsidR="0044424E" w:rsidRDefault="0044424E" w:rsidP="00D7721A">
      <w:pPr>
        <w:pStyle w:val="ListParagraph"/>
        <w:ind w:left="1440"/>
        <w:rPr>
          <w:b/>
        </w:rPr>
      </w:pPr>
    </w:p>
    <w:p w14:paraId="6D14EB03" w14:textId="77777777" w:rsidR="0044424E" w:rsidRDefault="0044424E" w:rsidP="00D7721A">
      <w:pPr>
        <w:pStyle w:val="ListParagraph"/>
        <w:ind w:left="1440"/>
        <w:rPr>
          <w:b/>
        </w:rPr>
      </w:pPr>
    </w:p>
    <w:p w14:paraId="5688C8C6" w14:textId="77777777" w:rsidR="0044424E" w:rsidRDefault="0044424E" w:rsidP="00D7721A">
      <w:pPr>
        <w:pStyle w:val="ListParagraph"/>
        <w:ind w:left="1440"/>
        <w:rPr>
          <w:b/>
        </w:rPr>
      </w:pPr>
    </w:p>
    <w:p w14:paraId="588B4957" w14:textId="77777777" w:rsidR="0044424E" w:rsidRDefault="0044424E" w:rsidP="0044424E">
      <w:pPr>
        <w:rPr>
          <w:b/>
        </w:rPr>
      </w:pPr>
    </w:p>
    <w:p w14:paraId="728980A5" w14:textId="77777777" w:rsidR="007759AC" w:rsidRDefault="007759AC" w:rsidP="007759AC">
      <w:pPr>
        <w:pStyle w:val="ListParagraph"/>
        <w:ind w:left="1440"/>
        <w:rPr>
          <w:b/>
        </w:rPr>
      </w:pPr>
    </w:p>
    <w:p w14:paraId="20192551" w14:textId="77777777" w:rsidR="007759AC" w:rsidRPr="00CA0EA1" w:rsidRDefault="007759AC" w:rsidP="009D2C87">
      <w:pPr>
        <w:pStyle w:val="BodyText"/>
      </w:pPr>
      <w:bookmarkStart w:id="90" w:name="_Toc351569240"/>
      <w:r w:rsidRPr="00CA0EA1">
        <w:t>Step3: Enable V.me Payment Flow on Payment Page</w:t>
      </w:r>
      <w:bookmarkEnd w:id="90"/>
    </w:p>
    <w:p w14:paraId="7FB95323" w14:textId="77777777" w:rsidR="007759AC" w:rsidRDefault="007759AC" w:rsidP="007759AC">
      <w:pPr>
        <w:pStyle w:val="ListParagraph"/>
        <w:ind w:left="360"/>
        <w:jc w:val="both"/>
        <w:rPr>
          <w:b/>
        </w:rPr>
      </w:pPr>
      <w:r w:rsidRPr="00630365">
        <w:rPr>
          <w:rFonts w:ascii="Times New Roman" w:hAnsi="Times New Roman" w:cs="Times New Roman"/>
        </w:rPr>
        <w:t xml:space="preserve">In order to enable V.me payment flow from </w:t>
      </w:r>
      <w:r>
        <w:rPr>
          <w:rFonts w:ascii="Times New Roman" w:hAnsi="Times New Roman" w:cs="Times New Roman"/>
        </w:rPr>
        <w:t xml:space="preserve">Payment </w:t>
      </w:r>
      <w:r w:rsidRPr="00630365">
        <w:rPr>
          <w:rFonts w:ascii="Times New Roman" w:hAnsi="Times New Roman" w:cs="Times New Roman"/>
        </w:rPr>
        <w:t xml:space="preserve">page, merchant is required to update following </w:t>
      </w:r>
      <w:r>
        <w:rPr>
          <w:rFonts w:ascii="Times New Roman" w:hAnsi="Times New Roman" w:cs="Times New Roman"/>
        </w:rPr>
        <w:t>files</w:t>
      </w:r>
      <w:r w:rsidRPr="00630365">
        <w:rPr>
          <w:rFonts w:ascii="Times New Roman" w:hAnsi="Times New Roman" w:cs="Times New Roman"/>
        </w:rPr>
        <w:t>:</w:t>
      </w:r>
    </w:p>
    <w:p w14:paraId="03B76732" w14:textId="77777777" w:rsidR="007759AC" w:rsidRDefault="007759AC" w:rsidP="003E39D1"/>
    <w:p w14:paraId="2DFE97D9" w14:textId="77777777" w:rsidR="007759AC" w:rsidRPr="0060501C" w:rsidRDefault="007759AC" w:rsidP="00B6458B">
      <w:pPr>
        <w:pStyle w:val="ListParagraph"/>
        <w:numPr>
          <w:ilvl w:val="0"/>
          <w:numId w:val="36"/>
        </w:numPr>
        <w:rPr>
          <w:b/>
        </w:rPr>
      </w:pPr>
      <w:proofErr w:type="gramStart"/>
      <w:r>
        <w:rPr>
          <w:b/>
        </w:rPr>
        <w:t>billing</w:t>
      </w:r>
      <w:r w:rsidRPr="0060501C">
        <w:rPr>
          <w:b/>
        </w:rPr>
        <w:t>.isml</w:t>
      </w:r>
      <w:proofErr w:type="gramEnd"/>
    </w:p>
    <w:p w14:paraId="1B141988" w14:textId="77777777" w:rsidR="007759AC" w:rsidRPr="00630365" w:rsidRDefault="007759AC" w:rsidP="00B6458B">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14:paraId="6D2424A2" w14:textId="77777777" w:rsidR="007759AC" w:rsidRPr="0060501C" w:rsidRDefault="007759AC" w:rsidP="007759AC">
      <w:pPr>
        <w:pStyle w:val="ListParagraph"/>
        <w:ind w:left="1080"/>
      </w:pPr>
      <w:proofErr w:type="gramStart"/>
      <w:r w:rsidRPr="003364B7">
        <w:t>billing</w:t>
      </w:r>
      <w:proofErr w:type="gramEnd"/>
      <w:r w:rsidRPr="0060501C">
        <w:t>_sample.isml</w:t>
      </w:r>
    </w:p>
    <w:p w14:paraId="1E9E5DD4" w14:textId="77777777" w:rsidR="007759AC" w:rsidRDefault="007759AC" w:rsidP="00B6458B">
      <w:pPr>
        <w:pStyle w:val="ListParagraph"/>
        <w:numPr>
          <w:ilvl w:val="1"/>
          <w:numId w:val="36"/>
        </w:numPr>
        <w:rPr>
          <w:rFonts w:ascii="Times New Roman" w:hAnsi="Times New Roman" w:cs="Times New Roman"/>
          <w:b/>
        </w:rPr>
      </w:pPr>
      <w:r>
        <w:rPr>
          <w:rFonts w:ascii="Times New Roman" w:hAnsi="Times New Roman" w:cs="Times New Roman"/>
          <w:b/>
        </w:rPr>
        <w:t>Changes Required</w:t>
      </w:r>
    </w:p>
    <w:p w14:paraId="3C8254F9" w14:textId="77777777" w:rsidR="007759AC" w:rsidRDefault="007759AC" w:rsidP="00B6458B">
      <w:pPr>
        <w:pStyle w:val="ListParagraph"/>
        <w:numPr>
          <w:ilvl w:val="0"/>
          <w:numId w:val="47"/>
        </w:numPr>
        <w:rPr>
          <w:rFonts w:ascii="Times New Roman" w:hAnsi="Times New Roman" w:cs="Times New Roman"/>
        </w:rPr>
      </w:pPr>
      <w:r>
        <w:rPr>
          <w:rFonts w:ascii="Times New Roman" w:hAnsi="Times New Roman" w:cs="Times New Roman"/>
        </w:rPr>
        <w:t>Replace the following code</w:t>
      </w:r>
    </w:p>
    <w:p w14:paraId="6F02AED1" w14:textId="77777777"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w:t>
      </w:r>
      <w:proofErr w:type="gramStart"/>
      <w:r w:rsidRPr="007759AC">
        <w:rPr>
          <w:rFonts w:ascii="Candara" w:hAnsi="Candara" w:cs="Consolas"/>
          <w:i/>
          <w:color w:val="FF0000"/>
          <w:sz w:val="20"/>
          <w:szCs w:val="20"/>
          <w:highlight w:val="lightGray"/>
        </w:rPr>
        <w:t>fieldset</w:t>
      </w:r>
      <w:proofErr w:type="gramEnd"/>
      <w:r w:rsidRPr="007759AC">
        <w:rPr>
          <w:rFonts w:ascii="Candara" w:hAnsi="Candara" w:cs="Consolas"/>
          <w:i/>
          <w:color w:val="FF0000"/>
          <w:sz w:val="20"/>
          <w:szCs w:val="20"/>
          <w:highlight w:val="lightGray"/>
        </w:rPr>
        <w:t>&gt;</w:t>
      </w:r>
    </w:p>
    <w:p w14:paraId="54F98A60" w14:textId="77777777" w:rsidR="007759AC" w:rsidRDefault="007759AC" w:rsidP="007759AC">
      <w:pPr>
        <w:rPr>
          <w:rFonts w:ascii="Times New Roman" w:hAnsi="Times New Roman" w:cs="Times New Roman"/>
        </w:rPr>
      </w:pPr>
    </w:p>
    <w:p w14:paraId="043E67DC" w14:textId="77777777" w:rsidR="007759AC" w:rsidRDefault="007759AC" w:rsidP="007759AC">
      <w:pPr>
        <w:rPr>
          <w:rFonts w:ascii="Times New Roman" w:hAnsi="Times New Roman" w:cs="Times New Roman"/>
        </w:rPr>
      </w:pPr>
      <w:r>
        <w:rPr>
          <w:rFonts w:ascii="Times New Roman" w:hAnsi="Times New Roman" w:cs="Times New Roman"/>
        </w:rPr>
        <w:tab/>
      </w:r>
      <w:r>
        <w:rPr>
          <w:rFonts w:ascii="Times New Roman" w:hAnsi="Times New Roman" w:cs="Times New Roman"/>
        </w:rPr>
        <w:tab/>
        <w:t>With the following code block</w:t>
      </w:r>
    </w:p>
    <w:p w14:paraId="6923145F" w14:textId="77777777" w:rsidR="007759AC" w:rsidRPr="00FE326A" w:rsidRDefault="007759AC" w:rsidP="007759AC">
      <w:pPr>
        <w:pStyle w:val="ListParagraph"/>
        <w:tabs>
          <w:tab w:val="left" w:pos="7560"/>
          <w:tab w:val="left" w:pos="7650"/>
        </w:tabs>
        <w:ind w:left="1080" w:firstLine="360"/>
        <w:rPr>
          <w:b/>
        </w:rPr>
      </w:pPr>
      <w:r w:rsidRPr="00FE326A">
        <w:rPr>
          <w:b/>
        </w:rPr>
        <w:t>//BEGIN----------------------------------------------------------</w:t>
      </w:r>
      <w:r>
        <w:rPr>
          <w:b/>
        </w:rPr>
        <w:t>-----------------------</w:t>
      </w:r>
    </w:p>
    <w:p w14:paraId="01D17C39" w14:textId="77777777"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iscomment</w:t>
      </w:r>
      <w:proofErr w:type="gramEnd"/>
      <w:r w:rsidRPr="007759AC">
        <w:rPr>
          <w:rFonts w:ascii="Candara" w:hAnsi="Candara" w:cs="Consolas"/>
          <w:i/>
          <w:sz w:val="20"/>
          <w:szCs w:val="20"/>
          <w:highlight w:val="lightGray"/>
        </w:rPr>
        <w:t>&gt;block of code to display V.me logo with description&lt;/iscomment&gt;</w:t>
      </w:r>
      <w:r w:rsidRPr="007759AC">
        <w:rPr>
          <w:rFonts w:ascii="Candara" w:hAnsi="Candara" w:cs="Consolas"/>
          <w:i/>
          <w:sz w:val="20"/>
          <w:szCs w:val="20"/>
          <w:highlight w:val="lightGray"/>
        </w:rPr>
        <w:tab/>
      </w:r>
    </w:p>
    <w:p w14:paraId="5C9745E9" w14:textId="77777777"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lastRenderedPageBreak/>
        <w:t>&lt;</w:t>
      </w:r>
      <w:proofErr w:type="gramStart"/>
      <w:r w:rsidRPr="007759AC">
        <w:rPr>
          <w:rFonts w:ascii="Candara" w:hAnsi="Candara" w:cs="Consolas"/>
          <w:i/>
          <w:sz w:val="20"/>
          <w:szCs w:val="20"/>
          <w:highlight w:val="lightGray"/>
        </w:rPr>
        <w:t>isif</w:t>
      </w:r>
      <w:proofErr w:type="gramEnd"/>
      <w:r w:rsidRPr="007759AC">
        <w:rPr>
          <w:rFonts w:ascii="Candara" w:hAnsi="Candara" w:cs="Consolas"/>
          <w:i/>
          <w:sz w:val="20"/>
          <w:szCs w:val="20"/>
          <w:highlight w:val="lightGray"/>
        </w:rPr>
        <w:t xml:space="preserve"> condition="${pdict.CurrentForms.billing.paymentMethods.selectedPaymentMethodID.value==</w:t>
      </w:r>
    </w:p>
    <w:p w14:paraId="3261E61F" w14:textId="77777777"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'VISA_VME'}"&gt;</w:t>
      </w:r>
      <w:r w:rsidRPr="007759AC">
        <w:rPr>
          <w:rFonts w:ascii="Candara" w:hAnsi="Candara" w:cs="Consolas"/>
          <w:i/>
          <w:sz w:val="20"/>
          <w:szCs w:val="20"/>
          <w:highlight w:val="lightGray"/>
        </w:rPr>
        <w:tab/>
      </w:r>
    </w:p>
    <w:p w14:paraId="70C60202" w14:textId="77777777"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div</w:t>
      </w:r>
      <w:proofErr w:type="gramEnd"/>
      <w:r w:rsidRPr="007759AC">
        <w:rPr>
          <w:rFonts w:ascii="Candara" w:hAnsi="Candara" w:cs="Consolas"/>
          <w:i/>
          <w:sz w:val="20"/>
          <w:szCs w:val="20"/>
          <w:highlight w:val="lightGray"/>
        </w:rPr>
        <w:t xml:space="preserve"> id="vme-legend"&gt;</w:t>
      </w:r>
    </w:p>
    <w:p w14:paraId="77480341" w14:textId="77777777"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legend</w:t>
      </w:r>
      <w:proofErr w:type="gramEnd"/>
      <w:r w:rsidRPr="007759AC">
        <w:rPr>
          <w:rFonts w:ascii="Candara" w:hAnsi="Candara" w:cs="Consolas"/>
          <w:i/>
          <w:sz w:val="20"/>
          <w:szCs w:val="20"/>
          <w:highlight w:val="lightGray"/>
        </w:rPr>
        <w:t>&gt;</w:t>
      </w:r>
    </w:p>
    <w:p w14:paraId="20B1D09F" w14:textId="77777777"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ab/>
        <w:t>Billing Address Provided By V.me</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14:paraId="609D2EEA" w14:textId="77777777"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&lt;/legend&gt;</w:t>
      </w:r>
    </w:p>
    <w:p w14:paraId="091DA7F8" w14:textId="77777777"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div</w:t>
      </w:r>
      <w:proofErr w:type="gramEnd"/>
      <w:r w:rsidRPr="007759AC">
        <w:rPr>
          <w:rFonts w:ascii="Candara" w:hAnsi="Candara" w:cs="Consolas"/>
          <w:i/>
          <w:sz w:val="20"/>
          <w:szCs w:val="20"/>
          <w:highlight w:val="lightGray"/>
        </w:rPr>
        <w:t>&gt;</w:t>
      </w:r>
    </w:p>
    <w:p w14:paraId="51C18A38" w14:textId="77777777"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div</w:t>
      </w:r>
      <w:proofErr w:type="gramEnd"/>
      <w:r w:rsidRPr="007759AC">
        <w:rPr>
          <w:rFonts w:ascii="Candara" w:hAnsi="Candara" w:cs="Consolas"/>
          <w:i/>
          <w:sz w:val="20"/>
          <w:szCs w:val="20"/>
          <w:highlight w:val="lightGray"/>
        </w:rPr>
        <w:t xml:space="preserve"> class="details"&gt;</w:t>
      </w:r>
    </w:p>
    <w:p w14:paraId="08E057DF" w14:textId="77777777"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img</w:t>
      </w:r>
      <w:proofErr w:type="gramEnd"/>
      <w:r w:rsidRPr="007759AC">
        <w:rPr>
          <w:rFonts w:ascii="Candara" w:hAnsi="Candara" w:cs="Consolas"/>
          <w:i/>
          <w:sz w:val="20"/>
          <w:szCs w:val="20"/>
          <w:highlight w:val="lightGray"/>
        </w:rPr>
        <w:t xml:space="preserve"> alt="Payment_mark_small" src="${dw.system.Site.current.getCustomPreferenceValue('VmeAcceptLogo')}"&gt;</w:t>
      </w:r>
    </w:p>
    <w:p w14:paraId="2197AB1A" w14:textId="77777777"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&lt;/div&gt;</w:t>
      </w:r>
    </w:p>
    <w:p w14:paraId="528BDAE9" w14:textId="77777777"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div</w:t>
      </w:r>
      <w:proofErr w:type="gramEnd"/>
      <w:r w:rsidRPr="007759AC">
        <w:rPr>
          <w:rFonts w:ascii="Candara" w:hAnsi="Candara" w:cs="Consolas"/>
          <w:i/>
          <w:sz w:val="20"/>
          <w:szCs w:val="20"/>
          <w:highlight w:val="lightGray"/>
        </w:rPr>
        <w:t>&gt;&lt;/div&gt;</w:t>
      </w:r>
    </w:p>
    <w:p w14:paraId="5A5A0E02" w14:textId="77777777"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&lt;/div&gt;</w:t>
      </w:r>
    </w:p>
    <w:p w14:paraId="4BD85C1C" w14:textId="77777777"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&lt;/div&gt;</w:t>
      </w:r>
    </w:p>
    <w:p w14:paraId="465281E7" w14:textId="77777777"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&lt;/isif&gt;</w:t>
      </w:r>
      <w:r w:rsidRPr="007759AC">
        <w:rPr>
          <w:rFonts w:ascii="Candara" w:hAnsi="Candara" w:cs="Consolas"/>
          <w:i/>
          <w:sz w:val="20"/>
          <w:szCs w:val="20"/>
          <w:highlight w:val="lightGray"/>
        </w:rPr>
        <w:tab/>
      </w:r>
    </w:p>
    <w:p w14:paraId="664E4BB0" w14:textId="77777777"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fieldset</w:t>
      </w:r>
      <w:proofErr w:type="gramEnd"/>
      <w:r w:rsidRPr="007759AC">
        <w:rPr>
          <w:rFonts w:ascii="Candara" w:hAnsi="Candara" w:cs="Consolas"/>
          <w:i/>
          <w:sz w:val="20"/>
          <w:szCs w:val="20"/>
          <w:highlight w:val="lightGray"/>
        </w:rPr>
        <w:t xml:space="preserve"> id="billing-form"&gt;</w:t>
      </w:r>
    </w:p>
    <w:p w14:paraId="64BA97CB" w14:textId="77777777" w:rsidR="007759AC" w:rsidRDefault="007759AC" w:rsidP="007759AC">
      <w:pPr>
        <w:ind w:left="720" w:firstLine="720"/>
        <w:rPr>
          <w:rFonts w:ascii="Times New Roman" w:hAnsi="Times New Roman" w:cs="Times New Roman"/>
        </w:rPr>
      </w:pPr>
      <w:r w:rsidRPr="00FE326A">
        <w:rPr>
          <w:b/>
        </w:rPr>
        <w:t>-------------------------------------------------------------------------</w:t>
      </w:r>
      <w:r>
        <w:rPr>
          <w:b/>
        </w:rPr>
        <w:t>---------</w:t>
      </w:r>
      <w:r w:rsidRPr="00FE326A">
        <w:rPr>
          <w:b/>
        </w:rPr>
        <w:t>//END</w:t>
      </w:r>
    </w:p>
    <w:p w14:paraId="655E466C" w14:textId="77777777" w:rsidR="007759AC" w:rsidRPr="009B00BC" w:rsidRDefault="007759AC" w:rsidP="007759AC">
      <w:pPr>
        <w:ind w:left="720" w:firstLine="720"/>
        <w:rPr>
          <w:rFonts w:ascii="Times New Roman" w:hAnsi="Times New Roman" w:cs="Times New Roman"/>
        </w:rPr>
      </w:pPr>
    </w:p>
    <w:p w14:paraId="6CC08ADA" w14:textId="77777777" w:rsidR="007759AC" w:rsidRDefault="007759AC" w:rsidP="00B6458B">
      <w:pPr>
        <w:pStyle w:val="ListParagraph"/>
        <w:numPr>
          <w:ilvl w:val="0"/>
          <w:numId w:val="47"/>
        </w:numPr>
        <w:rPr>
          <w:rFonts w:ascii="Times New Roman" w:hAnsi="Times New Roman" w:cs="Times New Roman"/>
        </w:rPr>
      </w:pPr>
      <w:r>
        <w:rPr>
          <w:rFonts w:ascii="Times New Roman" w:hAnsi="Times New Roman" w:cs="Times New Roman"/>
        </w:rPr>
        <w:t>Replace the following code</w:t>
      </w:r>
    </w:p>
    <w:p w14:paraId="319BC36F" w14:textId="77777777"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w:t>
      </w:r>
      <w:proofErr w:type="gramStart"/>
      <w:r w:rsidRPr="007759AC">
        <w:rPr>
          <w:rFonts w:ascii="Candara" w:hAnsi="Candara" w:cs="Consolas"/>
          <w:i/>
          <w:color w:val="FF0000"/>
          <w:sz w:val="20"/>
          <w:szCs w:val="20"/>
          <w:highlight w:val="lightGray"/>
        </w:rPr>
        <w:t>div</w:t>
      </w:r>
      <w:proofErr w:type="gramEnd"/>
      <w:r w:rsidRPr="007759AC">
        <w:rPr>
          <w:rFonts w:ascii="Candara" w:hAnsi="Candara" w:cs="Consolas"/>
          <w:i/>
          <w:color w:val="FF0000"/>
          <w:sz w:val="20"/>
          <w:szCs w:val="20"/>
          <w:highlight w:val="lightGray"/>
        </w:rPr>
        <w:t xml:space="preserve"> class="form-row form-row-button"&gt;</w:t>
      </w:r>
    </w:p>
    <w:p w14:paraId="3FA54514" w14:textId="77777777" w:rsidR="007759AC" w:rsidRDefault="007759AC" w:rsidP="007759AC">
      <w:pPr>
        <w:rPr>
          <w:rFonts w:ascii="Times New Roman" w:hAnsi="Times New Roman" w:cs="Times New Roman"/>
        </w:rPr>
      </w:pPr>
      <w:r>
        <w:rPr>
          <w:rFonts w:ascii="Times New Roman" w:hAnsi="Times New Roman" w:cs="Times New Roman"/>
        </w:rPr>
        <w:tab/>
      </w:r>
      <w:r>
        <w:rPr>
          <w:rFonts w:ascii="Times New Roman" w:hAnsi="Times New Roman" w:cs="Times New Roman"/>
        </w:rPr>
        <w:tab/>
        <w:t>With the following code block</w:t>
      </w:r>
    </w:p>
    <w:p w14:paraId="4257DC3E" w14:textId="77777777" w:rsidR="007759AC" w:rsidRPr="0043165B" w:rsidRDefault="007759AC" w:rsidP="007759AC">
      <w:pPr>
        <w:pStyle w:val="ListParagraph"/>
        <w:ind w:left="1080" w:firstLine="360"/>
        <w:rPr>
          <w:b/>
        </w:rPr>
      </w:pPr>
      <w:r w:rsidRPr="00FE326A">
        <w:rPr>
          <w:b/>
        </w:rPr>
        <w:t>//BEGIN--------------------------------------------------------------------------</w:t>
      </w:r>
      <w:r>
        <w:rPr>
          <w:b/>
        </w:rPr>
        <w:t>----</w:t>
      </w:r>
    </w:p>
    <w:p w14:paraId="3FA91768" w14:textId="77777777" w:rsidR="007759AC" w:rsidRPr="00360FB8" w:rsidRDefault="007759AC" w:rsidP="007759AC">
      <w:pPr>
        <w:autoSpaceDE w:val="0"/>
        <w:autoSpaceDN w:val="0"/>
        <w:adjustRightInd w:val="0"/>
        <w:ind w:firstLine="720"/>
        <w:rPr>
          <w:rFonts w:ascii="Consolas" w:hAnsi="Consolas" w:cs="Consolas"/>
          <w:b/>
          <w:i/>
          <w:iCs/>
          <w:color w:val="FF0000"/>
          <w:sz w:val="20"/>
          <w:szCs w:val="20"/>
        </w:rPr>
      </w:pPr>
      <w:r>
        <w:rPr>
          <w:rFonts w:ascii="Consolas" w:hAnsi="Consolas" w:cs="Consolas"/>
          <w:b/>
          <w:color w:val="008080"/>
          <w:sz w:val="20"/>
          <w:szCs w:val="20"/>
        </w:rPr>
        <w:tab/>
      </w:r>
      <w:r>
        <w:rPr>
          <w:rFonts w:ascii="Consolas" w:hAnsi="Consolas" w:cs="Consolas"/>
          <w:b/>
          <w:color w:val="008080"/>
          <w:sz w:val="20"/>
          <w:szCs w:val="20"/>
        </w:rPr>
        <w:tab/>
      </w: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div</w:t>
      </w:r>
      <w:proofErr w:type="gramEnd"/>
      <w:r w:rsidRPr="007759AC">
        <w:rPr>
          <w:rFonts w:ascii="Candara" w:hAnsi="Candara" w:cs="Consolas"/>
          <w:i/>
          <w:sz w:val="20"/>
          <w:szCs w:val="20"/>
          <w:highlight w:val="lightGray"/>
        </w:rPr>
        <w:t xml:space="preserve"> class="form-row form-row-button" id="continue-button"&gt;</w:t>
      </w:r>
    </w:p>
    <w:p w14:paraId="54F3C54D" w14:textId="77777777" w:rsidR="007759AC" w:rsidRDefault="007759AC" w:rsidP="007759AC">
      <w:pPr>
        <w:ind w:left="720" w:firstLine="720"/>
        <w:rPr>
          <w:b/>
        </w:rPr>
      </w:pPr>
      <w:r w:rsidRPr="00FE326A">
        <w:rPr>
          <w:b/>
        </w:rPr>
        <w:t>-----------------------------------------------------------------------------</w:t>
      </w:r>
      <w:r>
        <w:rPr>
          <w:b/>
        </w:rPr>
        <w:t>------</w:t>
      </w:r>
      <w:r w:rsidRPr="00FE326A">
        <w:rPr>
          <w:b/>
        </w:rPr>
        <w:t>//END</w:t>
      </w:r>
    </w:p>
    <w:p w14:paraId="26E4F09E" w14:textId="77777777" w:rsidR="007759AC" w:rsidRDefault="007759AC" w:rsidP="007759AC">
      <w:pPr>
        <w:ind w:left="720" w:firstLine="720"/>
        <w:rPr>
          <w:b/>
        </w:rPr>
      </w:pPr>
    </w:p>
    <w:p w14:paraId="37EFA87A" w14:textId="77777777" w:rsidR="007759AC" w:rsidRDefault="007759AC" w:rsidP="007759AC">
      <w:pPr>
        <w:pStyle w:val="ListParagraph"/>
        <w:ind w:left="1080"/>
      </w:pPr>
    </w:p>
    <w:p w14:paraId="001F2A50" w14:textId="77777777" w:rsidR="007759AC" w:rsidRPr="0060501C" w:rsidRDefault="007759AC" w:rsidP="00B6458B">
      <w:pPr>
        <w:pStyle w:val="ListParagraph"/>
        <w:numPr>
          <w:ilvl w:val="0"/>
          <w:numId w:val="36"/>
        </w:numPr>
        <w:rPr>
          <w:b/>
        </w:rPr>
      </w:pPr>
      <w:proofErr w:type="gramStart"/>
      <w:r>
        <w:rPr>
          <w:b/>
        </w:rPr>
        <w:t>paymentmethods</w:t>
      </w:r>
      <w:r w:rsidRPr="0060501C">
        <w:rPr>
          <w:b/>
        </w:rPr>
        <w:t>.isml</w:t>
      </w:r>
      <w:proofErr w:type="gramEnd"/>
    </w:p>
    <w:p w14:paraId="46A6F84F" w14:textId="77777777" w:rsidR="007759AC" w:rsidRPr="00630365" w:rsidRDefault="007759AC" w:rsidP="00B6458B">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14:paraId="0E90BFDA" w14:textId="77777777" w:rsidR="007759AC" w:rsidRPr="0060501C" w:rsidRDefault="007759AC" w:rsidP="007759AC">
      <w:pPr>
        <w:pStyle w:val="ListParagraph"/>
        <w:ind w:left="1080"/>
      </w:pPr>
      <w:proofErr w:type="gramStart"/>
      <w:r w:rsidRPr="00563B59">
        <w:t>paymentmethods</w:t>
      </w:r>
      <w:proofErr w:type="gramEnd"/>
      <w:r w:rsidRPr="0060501C">
        <w:t>_sample.isml</w:t>
      </w:r>
    </w:p>
    <w:p w14:paraId="621CC531" w14:textId="77777777" w:rsidR="007759AC" w:rsidRDefault="007759AC" w:rsidP="00B6458B">
      <w:pPr>
        <w:pStyle w:val="ListParagraph"/>
        <w:numPr>
          <w:ilvl w:val="1"/>
          <w:numId w:val="36"/>
        </w:numPr>
        <w:rPr>
          <w:rFonts w:ascii="Times New Roman" w:hAnsi="Times New Roman" w:cs="Times New Roman"/>
          <w:b/>
        </w:rPr>
      </w:pPr>
      <w:r>
        <w:rPr>
          <w:rFonts w:ascii="Times New Roman" w:hAnsi="Times New Roman" w:cs="Times New Roman"/>
          <w:b/>
        </w:rPr>
        <w:t>Changes Required</w:t>
      </w:r>
    </w:p>
    <w:p w14:paraId="04C5CF15" w14:textId="77777777" w:rsidR="007759AC" w:rsidRPr="00563B59" w:rsidRDefault="007759AC" w:rsidP="00B6458B">
      <w:pPr>
        <w:pStyle w:val="ListParagraph"/>
        <w:numPr>
          <w:ilvl w:val="0"/>
          <w:numId w:val="48"/>
        </w:numPr>
        <w:rPr>
          <w:rFonts w:ascii="Times New Roman" w:hAnsi="Times New Roman" w:cs="Times New Roman"/>
        </w:rPr>
      </w:pPr>
      <w:r>
        <w:rPr>
          <w:rFonts w:ascii="Times New Roman" w:hAnsi="Times New Roman" w:cs="Times New Roman"/>
        </w:rPr>
        <w:t xml:space="preserve">Add the following code after </w:t>
      </w:r>
      <w:r w:rsidRPr="005C0AB1">
        <w:t>&lt;div id="PaymentMethod_BML"</w:t>
      </w:r>
      <w:r>
        <w:t>&gt; ends</w:t>
      </w:r>
    </w:p>
    <w:p w14:paraId="33A609C8" w14:textId="77777777" w:rsidR="007759AC" w:rsidRDefault="007759AC" w:rsidP="007759AC">
      <w:pPr>
        <w:pStyle w:val="ListParagraph"/>
        <w:ind w:left="1440"/>
        <w:rPr>
          <w:rFonts w:ascii="Times New Roman" w:hAnsi="Times New Roman" w:cs="Times New Roman"/>
        </w:rPr>
      </w:pPr>
    </w:p>
    <w:p w14:paraId="03D21D7E" w14:textId="77777777" w:rsidR="007759AC" w:rsidRPr="00FE326A" w:rsidRDefault="007759AC" w:rsidP="007759AC">
      <w:pPr>
        <w:pStyle w:val="ListParagraph"/>
        <w:tabs>
          <w:tab w:val="left" w:pos="7560"/>
          <w:tab w:val="left" w:pos="7650"/>
        </w:tabs>
        <w:ind w:left="1080" w:firstLine="360"/>
        <w:rPr>
          <w:b/>
        </w:rPr>
      </w:pPr>
      <w:r w:rsidRPr="00FE326A">
        <w:rPr>
          <w:b/>
        </w:rPr>
        <w:t>//BEGIN----------------------------------------------------------</w:t>
      </w:r>
      <w:r>
        <w:rPr>
          <w:b/>
        </w:rPr>
        <w:t>-----------------------</w:t>
      </w:r>
    </w:p>
    <w:p w14:paraId="2EC22A77" w14:textId="77777777"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div</w:t>
      </w:r>
      <w:proofErr w:type="gramEnd"/>
      <w:r w:rsidRPr="007759AC">
        <w:rPr>
          <w:rFonts w:ascii="Candara" w:hAnsi="Candara" w:cs="Consolas"/>
          <w:i/>
          <w:sz w:val="20"/>
          <w:szCs w:val="20"/>
          <w:highlight w:val="lightGray"/>
        </w:rPr>
        <w:t xml:space="preserve"> id="PaymentMethod_VISA_VME" class="payment-method &lt;isif condition="${!empty(pdict.selectedPaymentID) &amp;&amp;</w:t>
      </w:r>
    </w:p>
    <w:p w14:paraId="69E3D9D7" w14:textId="77777777" w:rsidR="007759AC" w:rsidRPr="007759AC" w:rsidRDefault="007759AC" w:rsidP="007759AC">
      <w:pPr>
        <w:pStyle w:val="ListParagraph"/>
        <w:ind w:left="1800" w:firstLine="360"/>
        <w:rPr>
          <w:rFonts w:ascii="Candara" w:hAnsi="Candara" w:cs="Consolas"/>
          <w:i/>
          <w:sz w:val="20"/>
          <w:szCs w:val="20"/>
          <w:highlight w:val="lightGray"/>
        </w:rPr>
      </w:pPr>
      <w:proofErr w:type="gramStart"/>
      <w:r w:rsidRPr="007759AC">
        <w:rPr>
          <w:rFonts w:ascii="Candara" w:hAnsi="Candara" w:cs="Consolas"/>
          <w:i/>
          <w:sz w:val="20"/>
          <w:szCs w:val="20"/>
          <w:highlight w:val="lightGray"/>
        </w:rPr>
        <w:t>pdict.selectedPaymentID</w:t>
      </w:r>
      <w:proofErr w:type="gramEnd"/>
      <w:r w:rsidRPr="007759AC">
        <w:rPr>
          <w:rFonts w:ascii="Candara" w:hAnsi="Candara" w:cs="Consolas"/>
          <w:i/>
          <w:sz w:val="20"/>
          <w:szCs w:val="20"/>
          <w:highlight w:val="lightGray"/>
        </w:rPr>
        <w:t>=='VISA_VME'}"&gt;payment-method-expanded&lt;/isif&gt;"&gt;</w:t>
      </w:r>
    </w:p>
    <w:p w14:paraId="6528F94D" w14:textId="77777777"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isvisaBuycollect</w:t>
      </w:r>
      <w:proofErr w:type="gramEnd"/>
      <w:r w:rsidRPr="007759AC">
        <w:rPr>
          <w:rFonts w:ascii="Candara" w:hAnsi="Candara" w:cs="Consolas"/>
          <w:i/>
          <w:sz w:val="20"/>
          <w:szCs w:val="20"/>
          <w:highlight w:val="lightGray"/>
        </w:rPr>
        <w:t>_shipping="false" callback="vmeWidgetUIEventHandler" /&gt;</w:t>
      </w:r>
    </w:p>
    <w:p w14:paraId="6FF0E3E6" w14:textId="77777777"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&lt;/div&gt;</w:t>
      </w:r>
    </w:p>
    <w:p w14:paraId="0763E219" w14:textId="77777777" w:rsidR="007759AC" w:rsidRPr="008A7BB0" w:rsidRDefault="007759AC" w:rsidP="007759AC">
      <w:pPr>
        <w:ind w:left="720" w:firstLine="720"/>
        <w:rPr>
          <w:rFonts w:ascii="Times New Roman" w:hAnsi="Times New Roman" w:cs="Times New Roman"/>
        </w:rPr>
      </w:pPr>
      <w:r w:rsidRPr="00FE326A">
        <w:rPr>
          <w:b/>
        </w:rPr>
        <w:t>-------------------------------------------------------------------------</w:t>
      </w:r>
      <w:r>
        <w:rPr>
          <w:b/>
        </w:rPr>
        <w:t>---------</w:t>
      </w:r>
      <w:r w:rsidRPr="00FE326A">
        <w:rPr>
          <w:b/>
        </w:rPr>
        <w:t>//END</w:t>
      </w:r>
    </w:p>
    <w:p w14:paraId="1DE59028" w14:textId="77777777" w:rsidR="007759AC" w:rsidRPr="0060501C" w:rsidRDefault="007759AC" w:rsidP="00B6458B">
      <w:pPr>
        <w:pStyle w:val="ListParagraph"/>
        <w:numPr>
          <w:ilvl w:val="0"/>
          <w:numId w:val="36"/>
        </w:numPr>
        <w:rPr>
          <w:b/>
        </w:rPr>
      </w:pPr>
      <w:proofErr w:type="gramStart"/>
      <w:r w:rsidRPr="007005C5">
        <w:rPr>
          <w:b/>
        </w:rPr>
        <w:t>app</w:t>
      </w:r>
      <w:r w:rsidRPr="0060501C">
        <w:rPr>
          <w:b/>
        </w:rPr>
        <w:t>.</w:t>
      </w:r>
      <w:r>
        <w:rPr>
          <w:b/>
        </w:rPr>
        <w:t>js</w:t>
      </w:r>
      <w:proofErr w:type="gramEnd"/>
    </w:p>
    <w:p w14:paraId="0AD8156B" w14:textId="77777777" w:rsidR="007759AC" w:rsidRPr="00630365" w:rsidRDefault="007759AC" w:rsidP="00B6458B">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14:paraId="1EBA56E8" w14:textId="77777777" w:rsidR="007759AC" w:rsidRPr="00220D75" w:rsidRDefault="007759AC" w:rsidP="007759AC">
      <w:pPr>
        <w:pStyle w:val="ListParagraph"/>
        <w:ind w:left="1080"/>
        <w:rPr>
          <w:rFonts w:ascii="Times New Roman" w:hAnsi="Times New Roman" w:cs="Times New Roman"/>
          <w:b/>
        </w:rPr>
      </w:pPr>
      <w:proofErr w:type="gramStart"/>
      <w:r>
        <w:t>app</w:t>
      </w:r>
      <w:proofErr w:type="gramEnd"/>
      <w:r w:rsidRPr="007731A3">
        <w:t xml:space="preserve"> _</w:t>
      </w:r>
      <w:r>
        <w:t xml:space="preserve">sample.js </w:t>
      </w:r>
    </w:p>
    <w:p w14:paraId="6DA4BC20" w14:textId="77777777" w:rsidR="007759AC" w:rsidRDefault="007759AC" w:rsidP="00B6458B">
      <w:pPr>
        <w:pStyle w:val="ListParagraph"/>
        <w:numPr>
          <w:ilvl w:val="1"/>
          <w:numId w:val="36"/>
        </w:numPr>
        <w:rPr>
          <w:rFonts w:ascii="Times New Roman" w:hAnsi="Times New Roman" w:cs="Times New Roman"/>
          <w:b/>
        </w:rPr>
      </w:pPr>
      <w:r>
        <w:rPr>
          <w:rFonts w:ascii="Times New Roman" w:hAnsi="Times New Roman" w:cs="Times New Roman"/>
          <w:b/>
        </w:rPr>
        <w:t>Changes Required</w:t>
      </w:r>
    </w:p>
    <w:p w14:paraId="63D1FA27" w14:textId="77777777" w:rsidR="007759AC" w:rsidRPr="00220D75" w:rsidRDefault="007759AC" w:rsidP="00B6458B">
      <w:pPr>
        <w:pStyle w:val="ListParagraph"/>
        <w:numPr>
          <w:ilvl w:val="0"/>
          <w:numId w:val="37"/>
        </w:numPr>
        <w:rPr>
          <w:rFonts w:ascii="Times New Roman" w:hAnsi="Times New Roman" w:cs="Times New Roman"/>
        </w:rPr>
      </w:pPr>
      <w:r w:rsidRPr="00220D75">
        <w:rPr>
          <w:rFonts w:ascii="Times New Roman" w:hAnsi="Times New Roman" w:cs="Times New Roman"/>
        </w:rPr>
        <w:t xml:space="preserve">Add the following code in function </w:t>
      </w:r>
      <w:proofErr w:type="gramStart"/>
      <w:r w:rsidRPr="00220D75">
        <w:rPr>
          <w:rFonts w:ascii="Times New Roman" w:hAnsi="Times New Roman" w:cs="Times New Roman"/>
        </w:rPr>
        <w:t>changePaymentMethod(</w:t>
      </w:r>
      <w:proofErr w:type="gramEnd"/>
      <w:r w:rsidRPr="00220D75">
        <w:rPr>
          <w:rFonts w:ascii="Times New Roman" w:hAnsi="Times New Roman" w:cs="Times New Roman"/>
        </w:rPr>
        <w:t>paymentMethodID) after line pmc.addClass("payment-method-expanded")</w:t>
      </w:r>
    </w:p>
    <w:p w14:paraId="0976A4FB" w14:textId="77777777" w:rsidR="007759AC" w:rsidRPr="00220D75" w:rsidRDefault="007759AC" w:rsidP="007759AC">
      <w:pPr>
        <w:pStyle w:val="ListParagraph"/>
        <w:ind w:left="1440"/>
        <w:rPr>
          <w:rFonts w:ascii="Times New Roman" w:hAnsi="Times New Roman" w:cs="Times New Roman"/>
        </w:rPr>
      </w:pPr>
    </w:p>
    <w:p w14:paraId="27A3D97F" w14:textId="77777777" w:rsidR="007759AC" w:rsidRPr="00FE326A" w:rsidRDefault="007759AC" w:rsidP="007759AC">
      <w:pPr>
        <w:pStyle w:val="ListParagraph"/>
        <w:tabs>
          <w:tab w:val="left" w:pos="7560"/>
          <w:tab w:val="left" w:pos="7650"/>
        </w:tabs>
        <w:ind w:left="1080" w:firstLine="360"/>
        <w:rPr>
          <w:b/>
        </w:rPr>
      </w:pPr>
      <w:r w:rsidRPr="00FE326A">
        <w:rPr>
          <w:b/>
        </w:rPr>
        <w:lastRenderedPageBreak/>
        <w:t>//BEGIN----------------------------------------------------------</w:t>
      </w:r>
      <w:r>
        <w:rPr>
          <w:b/>
        </w:rPr>
        <w:t>-----------------------</w:t>
      </w:r>
    </w:p>
    <w:p w14:paraId="53DBAC56" w14:textId="77777777"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roofErr w:type="gramStart"/>
      <w:r w:rsidRPr="007759AC">
        <w:rPr>
          <w:rFonts w:ascii="Candara" w:hAnsi="Candara" w:cs="Consolas"/>
          <w:i/>
          <w:sz w:val="20"/>
          <w:szCs w:val="20"/>
          <w:highlight w:val="lightGray"/>
        </w:rPr>
        <w:t>cache.checkoutForm.find</w:t>
      </w:r>
      <w:proofErr w:type="gramEnd"/>
      <w:r w:rsidRPr="007759AC">
        <w:rPr>
          <w:rFonts w:ascii="Candara" w:hAnsi="Candara" w:cs="Consolas"/>
          <w:i/>
          <w:sz w:val="20"/>
          <w:szCs w:val="20"/>
          <w:highlight w:val="lightGray"/>
        </w:rPr>
        <w:t>("#billing-form").show();</w:t>
      </w:r>
    </w:p>
    <w:p w14:paraId="2D6F38DC" w14:textId="77777777"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roofErr w:type="gramStart"/>
      <w:r w:rsidRPr="007759AC">
        <w:rPr>
          <w:rFonts w:ascii="Candara" w:hAnsi="Candara" w:cs="Consolas"/>
          <w:i/>
          <w:sz w:val="20"/>
          <w:szCs w:val="20"/>
          <w:highlight w:val="lightGray"/>
        </w:rPr>
        <w:t>cache.checkoutForm.find</w:t>
      </w:r>
      <w:proofErr w:type="gramEnd"/>
      <w:r w:rsidRPr="007759AC">
        <w:rPr>
          <w:rFonts w:ascii="Candara" w:hAnsi="Candara" w:cs="Consolas"/>
          <w:i/>
          <w:sz w:val="20"/>
          <w:szCs w:val="20"/>
          <w:highlight w:val="lightGray"/>
        </w:rPr>
        <w:t>("#continue-button").show();</w:t>
      </w:r>
    </w:p>
    <w:p w14:paraId="1EE50CB1" w14:textId="77777777"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roofErr w:type="gramStart"/>
      <w:r w:rsidRPr="007759AC">
        <w:rPr>
          <w:rFonts w:ascii="Candara" w:hAnsi="Candara" w:cs="Consolas"/>
          <w:i/>
          <w:sz w:val="20"/>
          <w:szCs w:val="20"/>
          <w:highlight w:val="lightGray"/>
        </w:rPr>
        <w:t>cache.checkoutForm.find</w:t>
      </w:r>
      <w:proofErr w:type="gramEnd"/>
      <w:r w:rsidRPr="007759AC">
        <w:rPr>
          <w:rFonts w:ascii="Candara" w:hAnsi="Candara" w:cs="Consolas"/>
          <w:i/>
          <w:sz w:val="20"/>
          <w:szCs w:val="20"/>
          <w:highlight w:val="lightGray"/>
        </w:rPr>
        <w:t>("#vme-continue-button").hide();</w:t>
      </w:r>
    </w:p>
    <w:p w14:paraId="5424A1B0" w14:textId="77777777"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roofErr w:type="gramStart"/>
      <w:r w:rsidRPr="007759AC">
        <w:rPr>
          <w:rFonts w:ascii="Candara" w:hAnsi="Candara" w:cs="Consolas"/>
          <w:i/>
          <w:sz w:val="20"/>
          <w:szCs w:val="20"/>
          <w:highlight w:val="lightGray"/>
        </w:rPr>
        <w:t>cache.checkoutForm.find</w:t>
      </w:r>
      <w:proofErr w:type="gramEnd"/>
      <w:r w:rsidRPr="007759AC">
        <w:rPr>
          <w:rFonts w:ascii="Candara" w:hAnsi="Candara" w:cs="Consolas"/>
          <w:i/>
          <w:sz w:val="20"/>
          <w:szCs w:val="20"/>
          <w:highlight w:val="lightGray"/>
        </w:rPr>
        <w:t>("#vme-legend").hide();</w:t>
      </w:r>
    </w:p>
    <w:p w14:paraId="1C5BD068" w14:textId="77777777" w:rsidR="007759AC" w:rsidRDefault="007759AC" w:rsidP="007759AC">
      <w:pPr>
        <w:ind w:left="720" w:firstLine="720"/>
        <w:rPr>
          <w:b/>
        </w:rPr>
      </w:pPr>
      <w:r w:rsidRPr="00FE326A">
        <w:rPr>
          <w:b/>
        </w:rPr>
        <w:t>-------------------------------------------------------------------------</w:t>
      </w:r>
      <w:r>
        <w:rPr>
          <w:b/>
        </w:rPr>
        <w:t>---------</w:t>
      </w:r>
      <w:r w:rsidRPr="00FE326A">
        <w:rPr>
          <w:b/>
        </w:rPr>
        <w:t>//END</w:t>
      </w:r>
    </w:p>
    <w:p w14:paraId="0956D5BD" w14:textId="77777777" w:rsidR="007759AC" w:rsidRPr="00220D75" w:rsidRDefault="007759AC" w:rsidP="00B6458B">
      <w:pPr>
        <w:pStyle w:val="ListParagraph"/>
        <w:numPr>
          <w:ilvl w:val="0"/>
          <w:numId w:val="37"/>
        </w:numPr>
        <w:rPr>
          <w:rFonts w:ascii="Times New Roman" w:hAnsi="Times New Roman" w:cs="Times New Roman"/>
        </w:rPr>
      </w:pPr>
      <w:r w:rsidRPr="00220D75">
        <w:rPr>
          <w:rFonts w:ascii="Times New Roman" w:hAnsi="Times New Roman" w:cs="Times New Roman"/>
        </w:rPr>
        <w:t xml:space="preserve">Add the following code in function </w:t>
      </w:r>
      <w:proofErr w:type="gramStart"/>
      <w:r w:rsidRPr="00220D75">
        <w:rPr>
          <w:rFonts w:ascii="Times New Roman" w:hAnsi="Times New Roman" w:cs="Times New Roman"/>
        </w:rPr>
        <w:t>changePaymentMethod(</w:t>
      </w:r>
      <w:proofErr w:type="gramEnd"/>
      <w:r w:rsidRPr="00220D75">
        <w:rPr>
          <w:rFonts w:ascii="Times New Roman" w:hAnsi="Times New Roman" w:cs="Times New Roman"/>
        </w:rPr>
        <w:t>paymentMethodID) after condition if (paymentMethodID</w:t>
      </w:r>
      <w:r>
        <w:rPr>
          <w:rFonts w:ascii="Times New Roman" w:hAnsi="Times New Roman" w:cs="Times New Roman"/>
        </w:rPr>
        <w:t>==</w:t>
      </w:r>
      <w:r w:rsidRPr="00220D75">
        <w:rPr>
          <w:rFonts w:ascii="Times New Roman" w:hAnsi="Times New Roman" w:cs="Times New Roman"/>
        </w:rPr>
        <w:t>"BML")</w:t>
      </w:r>
    </w:p>
    <w:p w14:paraId="635270BA" w14:textId="77777777" w:rsidR="007759AC" w:rsidRPr="00220D75" w:rsidRDefault="007759AC" w:rsidP="007759AC">
      <w:pPr>
        <w:pStyle w:val="ListParagraph"/>
        <w:ind w:left="1440"/>
        <w:rPr>
          <w:rFonts w:ascii="Times New Roman" w:hAnsi="Times New Roman" w:cs="Times New Roman"/>
        </w:rPr>
      </w:pPr>
    </w:p>
    <w:p w14:paraId="6CBB6AD5" w14:textId="77777777" w:rsidR="007759AC" w:rsidRPr="00FE326A" w:rsidRDefault="007759AC" w:rsidP="007759AC">
      <w:pPr>
        <w:pStyle w:val="ListParagraph"/>
        <w:tabs>
          <w:tab w:val="left" w:pos="7560"/>
          <w:tab w:val="left" w:pos="7650"/>
        </w:tabs>
        <w:ind w:left="1080" w:firstLine="360"/>
        <w:rPr>
          <w:b/>
        </w:rPr>
      </w:pPr>
      <w:r w:rsidRPr="00FE326A">
        <w:rPr>
          <w:b/>
        </w:rPr>
        <w:t>//BEGIN----------------------------------------------------------</w:t>
      </w:r>
      <w:r>
        <w:rPr>
          <w:b/>
        </w:rPr>
        <w:t>-----------------------</w:t>
      </w:r>
    </w:p>
    <w:p w14:paraId="6CFE505B" w14:textId="77777777" w:rsidR="007759AC" w:rsidRPr="007759AC" w:rsidRDefault="007759AC" w:rsidP="007759AC">
      <w:pPr>
        <w:pStyle w:val="ListParagraph"/>
        <w:ind w:left="1800" w:firstLine="360"/>
        <w:rPr>
          <w:rFonts w:ascii="Candara" w:hAnsi="Candara" w:cs="Consolas"/>
          <w:i/>
          <w:sz w:val="20"/>
          <w:szCs w:val="20"/>
          <w:highlight w:val="lightGray"/>
        </w:rPr>
      </w:pPr>
      <w:proofErr w:type="gramStart"/>
      <w:r w:rsidRPr="007759AC">
        <w:rPr>
          <w:rFonts w:ascii="Candara" w:hAnsi="Candara" w:cs="Consolas"/>
          <w:i/>
          <w:sz w:val="20"/>
          <w:szCs w:val="20"/>
          <w:highlight w:val="lightGray"/>
        </w:rPr>
        <w:t>if</w:t>
      </w:r>
      <w:proofErr w:type="gramEnd"/>
      <w:r w:rsidRPr="007759AC">
        <w:rPr>
          <w:rFonts w:ascii="Candara" w:hAnsi="Candara" w:cs="Consolas"/>
          <w:i/>
          <w:sz w:val="20"/>
          <w:szCs w:val="20"/>
          <w:highlight w:val="lightGray"/>
        </w:rPr>
        <w:t>(paymentMethodID==="VISA_VME")</w:t>
      </w:r>
    </w:p>
    <w:p w14:paraId="735DB14F" w14:textId="77777777"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
    <w:p w14:paraId="6C682672" w14:textId="77777777"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roofErr w:type="gramStart"/>
      <w:r w:rsidRPr="007759AC">
        <w:rPr>
          <w:rFonts w:ascii="Candara" w:hAnsi="Candara" w:cs="Consolas"/>
          <w:i/>
          <w:sz w:val="20"/>
          <w:szCs w:val="20"/>
          <w:highlight w:val="lightGray"/>
        </w:rPr>
        <w:t>cache.checkoutForm.find</w:t>
      </w:r>
      <w:proofErr w:type="gramEnd"/>
      <w:r w:rsidRPr="007759AC">
        <w:rPr>
          <w:rFonts w:ascii="Candara" w:hAnsi="Candara" w:cs="Consolas"/>
          <w:i/>
          <w:sz w:val="20"/>
          <w:szCs w:val="20"/>
          <w:highlight w:val="lightGray"/>
        </w:rPr>
        <w:t>("#billing-form").hide();</w:t>
      </w:r>
    </w:p>
    <w:p w14:paraId="7297E244" w14:textId="77777777"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roofErr w:type="gramStart"/>
      <w:r w:rsidRPr="007759AC">
        <w:rPr>
          <w:rFonts w:ascii="Candara" w:hAnsi="Candara" w:cs="Consolas"/>
          <w:i/>
          <w:sz w:val="20"/>
          <w:szCs w:val="20"/>
          <w:highlight w:val="lightGray"/>
        </w:rPr>
        <w:t>cache.checkoutForm.find</w:t>
      </w:r>
      <w:proofErr w:type="gramEnd"/>
      <w:r w:rsidRPr="007759AC">
        <w:rPr>
          <w:rFonts w:ascii="Candara" w:hAnsi="Candara" w:cs="Consolas"/>
          <w:i/>
          <w:sz w:val="20"/>
          <w:szCs w:val="20"/>
          <w:highlight w:val="lightGray"/>
        </w:rPr>
        <w:t>("#continue-button").hide();</w:t>
      </w:r>
    </w:p>
    <w:p w14:paraId="47D03879" w14:textId="77777777"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roofErr w:type="gramStart"/>
      <w:r w:rsidRPr="007759AC">
        <w:rPr>
          <w:rFonts w:ascii="Candara" w:hAnsi="Candara" w:cs="Consolas"/>
          <w:i/>
          <w:sz w:val="20"/>
          <w:szCs w:val="20"/>
          <w:highlight w:val="lightGray"/>
        </w:rPr>
        <w:t>cache.checkoutForm.find</w:t>
      </w:r>
      <w:proofErr w:type="gramEnd"/>
      <w:r w:rsidRPr="007759AC">
        <w:rPr>
          <w:rFonts w:ascii="Candara" w:hAnsi="Candara" w:cs="Consolas"/>
          <w:i/>
          <w:sz w:val="20"/>
          <w:szCs w:val="20"/>
          <w:highlight w:val="lightGray"/>
        </w:rPr>
        <w:t>("#vme-continue-button").show();</w:t>
      </w:r>
    </w:p>
    <w:p w14:paraId="1A1357D8" w14:textId="77777777"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roofErr w:type="gramStart"/>
      <w:r w:rsidRPr="007759AC">
        <w:rPr>
          <w:rFonts w:ascii="Candara" w:hAnsi="Candara" w:cs="Consolas"/>
          <w:i/>
          <w:sz w:val="20"/>
          <w:szCs w:val="20"/>
          <w:highlight w:val="lightGray"/>
        </w:rPr>
        <w:t>cache.checkoutForm.find</w:t>
      </w:r>
      <w:proofErr w:type="gramEnd"/>
      <w:r w:rsidRPr="007759AC">
        <w:rPr>
          <w:rFonts w:ascii="Candara" w:hAnsi="Candara" w:cs="Consolas"/>
          <w:i/>
          <w:sz w:val="20"/>
          <w:szCs w:val="20"/>
          <w:highlight w:val="lightGray"/>
        </w:rPr>
        <w:t>("#vme-legend").show();</w:t>
      </w:r>
    </w:p>
    <w:p w14:paraId="731DC3CB" w14:textId="77777777"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
    <w:p w14:paraId="57ED4A24" w14:textId="77777777" w:rsidR="007759AC" w:rsidRPr="008A7BB0" w:rsidRDefault="007759AC" w:rsidP="007759AC">
      <w:pPr>
        <w:ind w:left="720" w:firstLine="720"/>
        <w:rPr>
          <w:rFonts w:ascii="Times New Roman" w:hAnsi="Times New Roman" w:cs="Times New Roman"/>
        </w:rPr>
      </w:pPr>
      <w:r w:rsidRPr="00FE326A">
        <w:rPr>
          <w:b/>
        </w:rPr>
        <w:t>-------------------------------------------------------------------------</w:t>
      </w:r>
      <w:r>
        <w:rPr>
          <w:b/>
        </w:rPr>
        <w:t>---------</w:t>
      </w:r>
      <w:r w:rsidRPr="00FE326A">
        <w:rPr>
          <w:b/>
        </w:rPr>
        <w:t>//END</w:t>
      </w:r>
    </w:p>
    <w:p w14:paraId="4542299C" w14:textId="77777777" w:rsidR="007759AC" w:rsidRPr="000F3722" w:rsidRDefault="007759AC" w:rsidP="009D2C87">
      <w:pPr>
        <w:pStyle w:val="BodyText"/>
      </w:pPr>
    </w:p>
    <w:p w14:paraId="16431A0B" w14:textId="77777777" w:rsidR="007759AC" w:rsidRPr="00F33DB0" w:rsidRDefault="007759AC" w:rsidP="007759AC">
      <w:pPr>
        <w:pStyle w:val="Heading3"/>
      </w:pPr>
      <w:bookmarkStart w:id="91" w:name="_Toc352582749"/>
      <w:bookmarkStart w:id="92" w:name="_Toc353399425"/>
      <w:bookmarkStart w:id="93" w:name="_Toc368651154"/>
      <w:bookmarkStart w:id="94" w:name="_Toc391039071"/>
      <w:r w:rsidRPr="00F33DB0">
        <w:t>Clickjacking Prevention</w:t>
      </w:r>
      <w:bookmarkEnd w:id="91"/>
      <w:bookmarkEnd w:id="92"/>
      <w:bookmarkEnd w:id="93"/>
      <w:bookmarkEnd w:id="94"/>
    </w:p>
    <w:p w14:paraId="274ADFB4" w14:textId="77777777" w:rsidR="007C28AF" w:rsidRDefault="007C28AF" w:rsidP="009D2C87">
      <w:pPr>
        <w:pStyle w:val="BodyText"/>
      </w:pPr>
      <w:bookmarkStart w:id="95" w:name="_Toc352582750"/>
    </w:p>
    <w:p w14:paraId="7E74CFB5" w14:textId="77777777" w:rsidR="007759AC" w:rsidRDefault="007759AC" w:rsidP="009D2C87">
      <w:pPr>
        <w:pStyle w:val="BodyText"/>
      </w:pPr>
      <w:r w:rsidRPr="00F33DB0">
        <w:t xml:space="preserve">What is </w:t>
      </w:r>
      <w:proofErr w:type="gramStart"/>
      <w:r w:rsidRPr="00F33DB0">
        <w:t>Clickjacking</w:t>
      </w:r>
      <w:bookmarkEnd w:id="95"/>
      <w:proofErr w:type="gramEnd"/>
    </w:p>
    <w:p w14:paraId="6251525B" w14:textId="77777777" w:rsidR="007C28AF" w:rsidRPr="00F33DB0" w:rsidRDefault="007C28AF" w:rsidP="009D2C87">
      <w:pPr>
        <w:pStyle w:val="BodyText"/>
      </w:pPr>
    </w:p>
    <w:p w14:paraId="64D153C9" w14:textId="77777777" w:rsidR="007759AC" w:rsidRDefault="007759AC" w:rsidP="007759AC">
      <w:pPr>
        <w:jc w:val="both"/>
        <w:rPr>
          <w:rFonts w:ascii="Times New Roman" w:hAnsi="Times New Roman" w:cs="Times New Roman"/>
        </w:rPr>
      </w:pPr>
      <w:r w:rsidRPr="001D7FEF">
        <w:rPr>
          <w:rFonts w:ascii="Times New Roman" w:hAnsi="Times New Roman" w:cs="Times New Roman"/>
        </w:rPr>
        <w:t>Clickjacking (also known as user-interface redressing and IFRAME overlay) is an exploit in which malicious coding is hidden beneath apparently legitimate buttons or other clickable content on a website. It can be used for malicious actions, such as stealing confidential information, that are perpetrated against a user who is browsing a Web site. The user is “hijacked” by clicking a link on a contaminated Web page that executes the malware. The buttons may appear legitimate, but users are actually clicking buttons on a transparent layer they cannot see. The buttons can cause anything to happen, including making a purchase.</w:t>
      </w:r>
    </w:p>
    <w:p w14:paraId="4D8820FB" w14:textId="77777777" w:rsidR="007759AC" w:rsidRPr="00F33DB0" w:rsidRDefault="007759AC" w:rsidP="009D2C87">
      <w:pPr>
        <w:pStyle w:val="BodyText"/>
      </w:pPr>
      <w:bookmarkStart w:id="96" w:name="_Toc352582751"/>
      <w:r w:rsidRPr="00F33DB0">
        <w:t>Prevention</w:t>
      </w:r>
      <w:bookmarkEnd w:id="96"/>
    </w:p>
    <w:p w14:paraId="7A662AA7" w14:textId="77777777" w:rsidR="007759AC" w:rsidRDefault="007759AC" w:rsidP="007759AC">
      <w:pPr>
        <w:jc w:val="both"/>
        <w:rPr>
          <w:rFonts w:ascii="Times New Roman" w:hAnsi="Times New Roman" w:cs="Times New Roman"/>
        </w:rPr>
      </w:pPr>
      <w:r w:rsidRPr="001D7FEF">
        <w:rPr>
          <w:rFonts w:ascii="Times New Roman" w:hAnsi="Times New Roman" w:cs="Times New Roman"/>
        </w:rPr>
        <w:t>Merchants must implement 2 mechanisms to ensure full protection from Clickjacking:</w:t>
      </w:r>
    </w:p>
    <w:p w14:paraId="3C7F30F8" w14:textId="77777777" w:rsidR="007759AC" w:rsidRPr="001D7FEF" w:rsidRDefault="007759AC" w:rsidP="00B6458B">
      <w:pPr>
        <w:pStyle w:val="ListParagraph"/>
        <w:numPr>
          <w:ilvl w:val="0"/>
          <w:numId w:val="50"/>
        </w:numPr>
        <w:jc w:val="both"/>
        <w:rPr>
          <w:rFonts w:ascii="Times New Roman" w:hAnsi="Times New Roman" w:cs="Times New Roman"/>
          <w:b/>
          <w:u w:val="single"/>
        </w:rPr>
      </w:pPr>
      <w:r w:rsidRPr="001D7FEF">
        <w:rPr>
          <w:rFonts w:ascii="Times New Roman" w:hAnsi="Times New Roman" w:cs="Times New Roman"/>
          <w:b/>
          <w:u w:val="single"/>
        </w:rPr>
        <w:t>Client side stylesheet/Javascript</w:t>
      </w:r>
    </w:p>
    <w:p w14:paraId="76866DEF" w14:textId="77777777" w:rsidR="007759AC" w:rsidRPr="007759AC" w:rsidRDefault="007759AC" w:rsidP="007759AC">
      <w:pPr>
        <w:autoSpaceDE w:val="0"/>
        <w:autoSpaceDN w:val="0"/>
        <w:adjustRightInd w:val="0"/>
        <w:ind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html</w:t>
      </w:r>
      <w:proofErr w:type="gramEnd"/>
      <w:r w:rsidRPr="007759AC">
        <w:rPr>
          <w:rFonts w:ascii="Candara" w:hAnsi="Candara" w:cs="Consolas"/>
          <w:i/>
          <w:sz w:val="20"/>
          <w:szCs w:val="20"/>
          <w:highlight w:val="lightGray"/>
        </w:rPr>
        <w:t>&gt;</w:t>
      </w:r>
    </w:p>
    <w:p w14:paraId="1E3473D8" w14:textId="77777777" w:rsidR="007759AC" w:rsidRPr="007759AC" w:rsidRDefault="007759AC" w:rsidP="007759AC">
      <w:pPr>
        <w:autoSpaceDE w:val="0"/>
        <w:autoSpaceDN w:val="0"/>
        <w:adjustRightInd w:val="0"/>
        <w:ind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head</w:t>
      </w:r>
      <w:proofErr w:type="gramEnd"/>
      <w:r w:rsidRPr="007759AC">
        <w:rPr>
          <w:rFonts w:ascii="Candara" w:hAnsi="Candara" w:cs="Consolas"/>
          <w:i/>
          <w:sz w:val="20"/>
          <w:szCs w:val="20"/>
          <w:highlight w:val="lightGray"/>
        </w:rPr>
        <w:t>&gt;</w:t>
      </w:r>
    </w:p>
    <w:p w14:paraId="5D4CEF6C" w14:textId="77777777" w:rsidR="007759AC" w:rsidRPr="007759AC" w:rsidRDefault="007759AC" w:rsidP="007759AC">
      <w:pPr>
        <w:autoSpaceDE w:val="0"/>
        <w:autoSpaceDN w:val="0"/>
        <w:adjustRightInd w:val="0"/>
        <w:ind w:firstLine="720"/>
        <w:rPr>
          <w:rFonts w:ascii="Candara" w:hAnsi="Candara" w:cs="Consolas"/>
          <w:i/>
          <w:sz w:val="20"/>
          <w:szCs w:val="20"/>
          <w:highlight w:val="lightGray"/>
        </w:rPr>
      </w:pPr>
      <w:r w:rsidRPr="007759AC">
        <w:rPr>
          <w:rFonts w:ascii="Candara" w:hAnsi="Candara" w:cs="Consolas"/>
          <w:i/>
          <w:sz w:val="20"/>
          <w:szCs w:val="20"/>
          <w:highlight w:val="lightGray"/>
        </w:rPr>
        <w:t xml:space="preserve">... </w:t>
      </w:r>
    </w:p>
    <w:p w14:paraId="6B89E6C9" w14:textId="77777777" w:rsidR="007759AC" w:rsidRPr="007759AC" w:rsidRDefault="007759AC" w:rsidP="007759AC">
      <w:pPr>
        <w:autoSpaceDE w:val="0"/>
        <w:autoSpaceDN w:val="0"/>
        <w:adjustRightInd w:val="0"/>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w:t>
      </w:r>
      <w:proofErr w:type="gramStart"/>
      <w:r w:rsidRPr="007759AC">
        <w:rPr>
          <w:rFonts w:ascii="Candara" w:hAnsi="Candara" w:cs="Consolas"/>
          <w:i/>
          <w:color w:val="FF0000"/>
          <w:sz w:val="20"/>
          <w:szCs w:val="20"/>
          <w:highlight w:val="lightGray"/>
        </w:rPr>
        <w:t>style</w:t>
      </w:r>
      <w:proofErr w:type="gramEnd"/>
      <w:r w:rsidRPr="007759AC">
        <w:rPr>
          <w:rFonts w:ascii="Candara" w:hAnsi="Candara" w:cs="Consolas"/>
          <w:i/>
          <w:color w:val="FF0000"/>
          <w:sz w:val="20"/>
          <w:szCs w:val="20"/>
          <w:highlight w:val="lightGray"/>
        </w:rPr>
        <w:t xml:space="preserve"> id=”antiClickjack”&gt;body{display:none;}&lt;/style&gt;</w:t>
      </w:r>
    </w:p>
    <w:p w14:paraId="2467A415" w14:textId="77777777" w:rsidR="007759AC" w:rsidRPr="007759AC" w:rsidRDefault="007759AC" w:rsidP="007759AC">
      <w:pPr>
        <w:autoSpaceDE w:val="0"/>
        <w:autoSpaceDN w:val="0"/>
        <w:adjustRightInd w:val="0"/>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w:t>
      </w:r>
      <w:proofErr w:type="gramStart"/>
      <w:r w:rsidRPr="007759AC">
        <w:rPr>
          <w:rFonts w:ascii="Candara" w:hAnsi="Candara" w:cs="Consolas"/>
          <w:i/>
          <w:color w:val="FF0000"/>
          <w:sz w:val="20"/>
          <w:szCs w:val="20"/>
          <w:highlight w:val="lightGray"/>
        </w:rPr>
        <w:t>script</w:t>
      </w:r>
      <w:proofErr w:type="gramEnd"/>
      <w:r w:rsidRPr="007759AC">
        <w:rPr>
          <w:rFonts w:ascii="Candara" w:hAnsi="Candara" w:cs="Consolas"/>
          <w:i/>
          <w:color w:val="FF0000"/>
          <w:sz w:val="20"/>
          <w:szCs w:val="20"/>
          <w:highlight w:val="lightGray"/>
        </w:rPr>
        <w:t xml:space="preserve"> type=”text/javascript”&gt;</w:t>
      </w:r>
    </w:p>
    <w:p w14:paraId="370E853C" w14:textId="77777777" w:rsidR="007759AC" w:rsidRPr="007759AC" w:rsidRDefault="007759AC" w:rsidP="007759AC">
      <w:pPr>
        <w:autoSpaceDE w:val="0"/>
        <w:autoSpaceDN w:val="0"/>
        <w:adjustRightInd w:val="0"/>
        <w:ind w:firstLine="720"/>
        <w:rPr>
          <w:rFonts w:ascii="Candara" w:hAnsi="Candara" w:cs="Consolas"/>
          <w:i/>
          <w:color w:val="FF0000"/>
          <w:sz w:val="20"/>
          <w:szCs w:val="20"/>
          <w:highlight w:val="lightGray"/>
        </w:rPr>
      </w:pPr>
      <w:proofErr w:type="gramStart"/>
      <w:r w:rsidRPr="007759AC">
        <w:rPr>
          <w:rFonts w:ascii="Candara" w:hAnsi="Candara" w:cs="Consolas"/>
          <w:i/>
          <w:color w:val="FF0000"/>
          <w:sz w:val="20"/>
          <w:szCs w:val="20"/>
          <w:highlight w:val="lightGray"/>
        </w:rPr>
        <w:t>if</w:t>
      </w:r>
      <w:proofErr w:type="gramEnd"/>
      <w:r w:rsidRPr="007759AC">
        <w:rPr>
          <w:rFonts w:ascii="Candara" w:hAnsi="Candara" w:cs="Consolas"/>
          <w:i/>
          <w:color w:val="FF0000"/>
          <w:sz w:val="20"/>
          <w:szCs w:val="20"/>
          <w:highlight w:val="lightGray"/>
        </w:rPr>
        <w:t xml:space="preserve"> (self === top) { </w:t>
      </w:r>
    </w:p>
    <w:p w14:paraId="431A0CD6" w14:textId="77777777" w:rsidR="007759AC" w:rsidRPr="007759AC" w:rsidRDefault="007759AC" w:rsidP="007759AC">
      <w:pPr>
        <w:autoSpaceDE w:val="0"/>
        <w:autoSpaceDN w:val="0"/>
        <w:adjustRightInd w:val="0"/>
        <w:ind w:firstLine="720"/>
        <w:rPr>
          <w:rFonts w:ascii="Candara" w:hAnsi="Candara" w:cs="Consolas"/>
          <w:i/>
          <w:color w:val="FF0000"/>
          <w:sz w:val="20"/>
          <w:szCs w:val="20"/>
          <w:highlight w:val="lightGray"/>
        </w:rPr>
      </w:pPr>
      <w:proofErr w:type="gramStart"/>
      <w:r w:rsidRPr="007759AC">
        <w:rPr>
          <w:rFonts w:ascii="Candara" w:hAnsi="Candara" w:cs="Consolas"/>
          <w:i/>
          <w:color w:val="FF0000"/>
          <w:sz w:val="20"/>
          <w:szCs w:val="20"/>
          <w:highlight w:val="lightGray"/>
        </w:rPr>
        <w:t>varantiClickjack</w:t>
      </w:r>
      <w:proofErr w:type="gramEnd"/>
      <w:r w:rsidRPr="007759AC">
        <w:rPr>
          <w:rFonts w:ascii="Candara" w:hAnsi="Candara" w:cs="Consolas"/>
          <w:i/>
          <w:color w:val="FF0000"/>
          <w:sz w:val="20"/>
          <w:szCs w:val="20"/>
          <w:highlight w:val="lightGray"/>
        </w:rPr>
        <w:t xml:space="preserve"> = document.getElementById(“antiClickjack”); </w:t>
      </w:r>
    </w:p>
    <w:p w14:paraId="596B56DE" w14:textId="77777777" w:rsidR="007759AC" w:rsidRPr="007759AC" w:rsidRDefault="007759AC" w:rsidP="007759AC">
      <w:pPr>
        <w:autoSpaceDE w:val="0"/>
        <w:autoSpaceDN w:val="0"/>
        <w:adjustRightInd w:val="0"/>
        <w:ind w:firstLine="720"/>
        <w:rPr>
          <w:rFonts w:ascii="Candara" w:hAnsi="Candara" w:cs="Consolas"/>
          <w:i/>
          <w:color w:val="FF0000"/>
          <w:sz w:val="20"/>
          <w:szCs w:val="20"/>
          <w:highlight w:val="lightGray"/>
        </w:rPr>
      </w:pPr>
      <w:proofErr w:type="gramStart"/>
      <w:r w:rsidRPr="007759AC">
        <w:rPr>
          <w:rFonts w:ascii="Candara" w:hAnsi="Candara" w:cs="Consolas"/>
          <w:i/>
          <w:color w:val="FF0000"/>
          <w:sz w:val="20"/>
          <w:szCs w:val="20"/>
          <w:highlight w:val="lightGray"/>
        </w:rPr>
        <w:t>antiClickjack.parentNode.removeChild</w:t>
      </w:r>
      <w:proofErr w:type="gramEnd"/>
      <w:r w:rsidRPr="007759AC">
        <w:rPr>
          <w:rFonts w:ascii="Candara" w:hAnsi="Candara" w:cs="Consolas"/>
          <w:i/>
          <w:color w:val="FF0000"/>
          <w:sz w:val="20"/>
          <w:szCs w:val="20"/>
          <w:highlight w:val="lightGray"/>
        </w:rPr>
        <w:t xml:space="preserve">(antiClickjack); </w:t>
      </w:r>
    </w:p>
    <w:p w14:paraId="05F0566C" w14:textId="77777777" w:rsidR="007759AC" w:rsidRPr="007759AC" w:rsidRDefault="007759AC" w:rsidP="007759AC">
      <w:pPr>
        <w:autoSpaceDE w:val="0"/>
        <w:autoSpaceDN w:val="0"/>
        <w:adjustRightInd w:val="0"/>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 xml:space="preserve">} </w:t>
      </w:r>
      <w:proofErr w:type="gramStart"/>
      <w:r w:rsidRPr="007759AC">
        <w:rPr>
          <w:rFonts w:ascii="Candara" w:hAnsi="Candara" w:cs="Consolas"/>
          <w:i/>
          <w:color w:val="FF0000"/>
          <w:sz w:val="20"/>
          <w:szCs w:val="20"/>
          <w:highlight w:val="lightGray"/>
        </w:rPr>
        <w:t>else</w:t>
      </w:r>
      <w:proofErr w:type="gramEnd"/>
      <w:r w:rsidRPr="007759AC">
        <w:rPr>
          <w:rFonts w:ascii="Candara" w:hAnsi="Candara" w:cs="Consolas"/>
          <w:i/>
          <w:color w:val="FF0000"/>
          <w:sz w:val="20"/>
          <w:szCs w:val="20"/>
          <w:highlight w:val="lightGray"/>
        </w:rPr>
        <w:t xml:space="preserve"> { </w:t>
      </w:r>
    </w:p>
    <w:p w14:paraId="7030238E" w14:textId="77777777" w:rsidR="007759AC" w:rsidRPr="007759AC" w:rsidRDefault="007759AC" w:rsidP="007759AC">
      <w:pPr>
        <w:autoSpaceDE w:val="0"/>
        <w:autoSpaceDN w:val="0"/>
        <w:adjustRightInd w:val="0"/>
        <w:ind w:firstLine="720"/>
        <w:rPr>
          <w:rFonts w:ascii="Candara" w:hAnsi="Candara" w:cs="Consolas"/>
          <w:i/>
          <w:color w:val="FF0000"/>
          <w:sz w:val="20"/>
          <w:szCs w:val="20"/>
          <w:highlight w:val="lightGray"/>
        </w:rPr>
      </w:pPr>
      <w:proofErr w:type="gramStart"/>
      <w:r w:rsidRPr="007759AC">
        <w:rPr>
          <w:rFonts w:ascii="Candara" w:hAnsi="Candara" w:cs="Consolas"/>
          <w:i/>
          <w:color w:val="FF0000"/>
          <w:sz w:val="20"/>
          <w:szCs w:val="20"/>
          <w:highlight w:val="lightGray"/>
        </w:rPr>
        <w:t>top.location</w:t>
      </w:r>
      <w:proofErr w:type="gramEnd"/>
      <w:r w:rsidRPr="007759AC">
        <w:rPr>
          <w:rFonts w:ascii="Candara" w:hAnsi="Candara" w:cs="Consolas"/>
          <w:i/>
          <w:color w:val="FF0000"/>
          <w:sz w:val="20"/>
          <w:szCs w:val="20"/>
          <w:highlight w:val="lightGray"/>
        </w:rPr>
        <w:t xml:space="preserve"> = self.location; </w:t>
      </w:r>
    </w:p>
    <w:p w14:paraId="01D0F2E1" w14:textId="77777777" w:rsidR="007759AC" w:rsidRPr="007759AC" w:rsidRDefault="007759AC" w:rsidP="007759AC">
      <w:pPr>
        <w:autoSpaceDE w:val="0"/>
        <w:autoSpaceDN w:val="0"/>
        <w:adjustRightInd w:val="0"/>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 xml:space="preserve">} </w:t>
      </w:r>
    </w:p>
    <w:p w14:paraId="4802519E" w14:textId="77777777" w:rsidR="007759AC" w:rsidRPr="007759AC" w:rsidRDefault="007759AC" w:rsidP="007759AC">
      <w:pPr>
        <w:autoSpaceDE w:val="0"/>
        <w:autoSpaceDN w:val="0"/>
        <w:adjustRightInd w:val="0"/>
        <w:ind w:firstLine="720"/>
        <w:rPr>
          <w:rFonts w:ascii="Candara" w:hAnsi="Candara" w:cs="Consolas"/>
          <w:i/>
          <w:sz w:val="20"/>
          <w:szCs w:val="20"/>
          <w:highlight w:val="lightGray"/>
        </w:rPr>
      </w:pPr>
      <w:r w:rsidRPr="007759AC">
        <w:rPr>
          <w:rFonts w:ascii="Candara" w:hAnsi="Candara" w:cs="Consolas"/>
          <w:i/>
          <w:color w:val="FF0000"/>
          <w:sz w:val="20"/>
          <w:szCs w:val="20"/>
          <w:highlight w:val="lightGray"/>
        </w:rPr>
        <w:t>&lt;/script&gt;</w:t>
      </w:r>
    </w:p>
    <w:p w14:paraId="1C01F6DD" w14:textId="77777777" w:rsidR="007759AC" w:rsidRPr="007759AC" w:rsidRDefault="007759AC" w:rsidP="007759AC">
      <w:pPr>
        <w:autoSpaceDE w:val="0"/>
        <w:autoSpaceDN w:val="0"/>
        <w:adjustRightInd w:val="0"/>
        <w:ind w:firstLine="720"/>
        <w:rPr>
          <w:rFonts w:ascii="Candara" w:hAnsi="Candara" w:cs="Consolas"/>
          <w:i/>
          <w:sz w:val="20"/>
          <w:szCs w:val="20"/>
          <w:highlight w:val="lightGray"/>
        </w:rPr>
      </w:pPr>
      <w:r w:rsidRPr="007759AC">
        <w:rPr>
          <w:rFonts w:ascii="Candara" w:hAnsi="Candara" w:cs="Consolas"/>
          <w:i/>
          <w:sz w:val="20"/>
          <w:szCs w:val="20"/>
          <w:highlight w:val="lightGray"/>
        </w:rPr>
        <w:t xml:space="preserve">... </w:t>
      </w:r>
    </w:p>
    <w:p w14:paraId="12684C50" w14:textId="77777777" w:rsidR="007759AC" w:rsidRPr="007759AC" w:rsidRDefault="007759AC" w:rsidP="007759AC">
      <w:pPr>
        <w:autoSpaceDE w:val="0"/>
        <w:autoSpaceDN w:val="0"/>
        <w:adjustRightInd w:val="0"/>
        <w:ind w:firstLine="720"/>
        <w:rPr>
          <w:rFonts w:ascii="Candara" w:hAnsi="Candara" w:cs="Consolas"/>
          <w:i/>
          <w:sz w:val="20"/>
          <w:szCs w:val="20"/>
          <w:highlight w:val="lightGray"/>
        </w:rPr>
      </w:pPr>
      <w:r w:rsidRPr="007759AC">
        <w:rPr>
          <w:rFonts w:ascii="Candara" w:hAnsi="Candara" w:cs="Consolas"/>
          <w:i/>
          <w:sz w:val="20"/>
          <w:szCs w:val="20"/>
          <w:highlight w:val="lightGray"/>
        </w:rPr>
        <w:lastRenderedPageBreak/>
        <w:t>&lt;/head&gt;</w:t>
      </w:r>
    </w:p>
    <w:p w14:paraId="46444C3D" w14:textId="77777777" w:rsidR="007759AC" w:rsidRPr="007759AC" w:rsidRDefault="007759AC" w:rsidP="007759AC">
      <w:pPr>
        <w:autoSpaceDE w:val="0"/>
        <w:autoSpaceDN w:val="0"/>
        <w:adjustRightInd w:val="0"/>
        <w:ind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body</w:t>
      </w:r>
      <w:proofErr w:type="gramEnd"/>
      <w:r w:rsidRPr="007759AC">
        <w:rPr>
          <w:rFonts w:ascii="Candara" w:hAnsi="Candara" w:cs="Consolas"/>
          <w:i/>
          <w:sz w:val="20"/>
          <w:szCs w:val="20"/>
          <w:highlight w:val="lightGray"/>
        </w:rPr>
        <w:t>&gt;</w:t>
      </w:r>
    </w:p>
    <w:p w14:paraId="452D9C52" w14:textId="77777777" w:rsidR="007759AC" w:rsidRPr="007759AC" w:rsidRDefault="007759AC" w:rsidP="007759AC">
      <w:pPr>
        <w:autoSpaceDE w:val="0"/>
        <w:autoSpaceDN w:val="0"/>
        <w:adjustRightInd w:val="0"/>
        <w:ind w:firstLine="720"/>
        <w:rPr>
          <w:rFonts w:ascii="Candara" w:hAnsi="Candara" w:cs="Consolas"/>
          <w:i/>
          <w:sz w:val="20"/>
          <w:szCs w:val="20"/>
          <w:highlight w:val="lightGray"/>
        </w:rPr>
      </w:pPr>
      <w:r w:rsidRPr="007759AC">
        <w:rPr>
          <w:rFonts w:ascii="Candara" w:hAnsi="Candara" w:cs="Consolas"/>
          <w:i/>
          <w:sz w:val="20"/>
          <w:szCs w:val="20"/>
          <w:highlight w:val="lightGray"/>
        </w:rPr>
        <w:t xml:space="preserve">... </w:t>
      </w:r>
    </w:p>
    <w:p w14:paraId="01D2DFAB" w14:textId="77777777" w:rsidR="007759AC" w:rsidRPr="007759AC" w:rsidRDefault="007759AC" w:rsidP="007759AC">
      <w:pPr>
        <w:autoSpaceDE w:val="0"/>
        <w:autoSpaceDN w:val="0"/>
        <w:adjustRightInd w:val="0"/>
        <w:ind w:firstLine="720"/>
        <w:rPr>
          <w:rFonts w:ascii="Candara" w:hAnsi="Candara" w:cs="Consolas"/>
          <w:i/>
          <w:sz w:val="20"/>
          <w:szCs w:val="20"/>
          <w:highlight w:val="lightGray"/>
        </w:rPr>
      </w:pPr>
      <w:r w:rsidRPr="007759AC">
        <w:rPr>
          <w:rFonts w:ascii="Candara" w:hAnsi="Candara" w:cs="Consolas"/>
          <w:i/>
          <w:sz w:val="20"/>
          <w:szCs w:val="20"/>
          <w:highlight w:val="lightGray"/>
        </w:rPr>
        <w:t>&lt;/body&gt;</w:t>
      </w:r>
    </w:p>
    <w:p w14:paraId="11DB497D" w14:textId="77777777" w:rsidR="007759AC" w:rsidRDefault="007759AC" w:rsidP="007759AC">
      <w:pPr>
        <w:autoSpaceDE w:val="0"/>
        <w:autoSpaceDN w:val="0"/>
        <w:adjustRightInd w:val="0"/>
        <w:ind w:firstLine="720"/>
        <w:rPr>
          <w:rFonts w:ascii="Candara" w:hAnsi="Candara" w:cs="Consolas"/>
          <w:i/>
          <w:sz w:val="20"/>
          <w:szCs w:val="20"/>
        </w:rPr>
      </w:pPr>
      <w:r w:rsidRPr="007759AC">
        <w:rPr>
          <w:rFonts w:ascii="Candara" w:hAnsi="Candara" w:cs="Consolas"/>
          <w:i/>
          <w:sz w:val="20"/>
          <w:szCs w:val="20"/>
          <w:highlight w:val="lightGray"/>
        </w:rPr>
        <w:t>&lt;/html&gt;</w:t>
      </w:r>
    </w:p>
    <w:p w14:paraId="249EF3E4" w14:textId="77777777" w:rsidR="007759AC" w:rsidRDefault="007759AC" w:rsidP="007759AC">
      <w:pPr>
        <w:ind w:left="360"/>
        <w:jc w:val="both"/>
        <w:rPr>
          <w:rFonts w:ascii="Times New Roman" w:hAnsi="Times New Roman" w:cs="Times New Roman"/>
          <w:color w:val="FF0000"/>
        </w:rPr>
      </w:pPr>
      <w:r w:rsidRPr="00EB0F65">
        <w:rPr>
          <w:rFonts w:ascii="Times New Roman" w:hAnsi="Times New Roman" w:cs="Times New Roman"/>
          <w:b/>
          <w:color w:val="FF0000"/>
          <w:u w:val="single"/>
        </w:rPr>
        <w:t>Note</w:t>
      </w:r>
      <w:proofErr w:type="gramStart"/>
      <w:r w:rsidRPr="00EB0F65">
        <w:rPr>
          <w:rFonts w:ascii="Times New Roman" w:hAnsi="Times New Roman" w:cs="Times New Roman"/>
          <w:b/>
          <w:color w:val="FF0000"/>
          <w:u w:val="single"/>
        </w:rPr>
        <w:t>:</w:t>
      </w:r>
      <w:r>
        <w:rPr>
          <w:rFonts w:ascii="Times New Roman" w:hAnsi="Times New Roman" w:cs="Times New Roman"/>
          <w:color w:val="FF0000"/>
        </w:rPr>
        <w:t>The</w:t>
      </w:r>
      <w:proofErr w:type="gramEnd"/>
      <w:r>
        <w:rPr>
          <w:rFonts w:ascii="Times New Roman" w:hAnsi="Times New Roman" w:cs="Times New Roman"/>
          <w:color w:val="FF0000"/>
        </w:rPr>
        <w:t xml:space="preserve"> cartridge code already constitutes Client side code for Clickjacking prevention. Merchant does not need to perform any extra tasks in order to enable Client side Clickjacking prevention.</w:t>
      </w:r>
    </w:p>
    <w:p w14:paraId="00FF3425" w14:textId="77777777" w:rsidR="007759AC" w:rsidRDefault="007759AC" w:rsidP="00B6458B">
      <w:pPr>
        <w:pStyle w:val="ListParagraph"/>
        <w:numPr>
          <w:ilvl w:val="0"/>
          <w:numId w:val="50"/>
        </w:numPr>
        <w:jc w:val="both"/>
        <w:rPr>
          <w:rFonts w:ascii="Times New Roman" w:hAnsi="Times New Roman" w:cs="Times New Roman"/>
          <w:b/>
          <w:u w:val="single"/>
        </w:rPr>
      </w:pPr>
      <w:r>
        <w:rPr>
          <w:rFonts w:ascii="Times New Roman" w:hAnsi="Times New Roman" w:cs="Times New Roman"/>
          <w:b/>
          <w:u w:val="single"/>
        </w:rPr>
        <w:t>Server Side</w:t>
      </w:r>
    </w:p>
    <w:p w14:paraId="59801966" w14:textId="77777777" w:rsidR="007759AC" w:rsidRDefault="007759AC" w:rsidP="007759AC">
      <w:pPr>
        <w:pStyle w:val="ListParagraph"/>
        <w:jc w:val="both"/>
        <w:rPr>
          <w:rFonts w:ascii="Candara" w:hAnsi="Candara" w:cs="Consolas"/>
          <w:i/>
          <w:sz w:val="20"/>
          <w:szCs w:val="20"/>
        </w:rPr>
      </w:pPr>
      <w:r>
        <w:t>Merchant must implement X-FRAME-OPTIONS with either “X-FRAME-OPTIONS DENY” OR “X-FRAME-OPTIONS SAMEORIGIN” on all pages wheretheV.me Payment Widget is hosted.</w:t>
      </w:r>
    </w:p>
    <w:p w14:paraId="225B5378" w14:textId="77777777" w:rsidR="007759AC" w:rsidRDefault="007759AC" w:rsidP="007759AC">
      <w:pPr>
        <w:ind w:left="360"/>
        <w:jc w:val="both"/>
        <w:rPr>
          <w:rFonts w:ascii="Times New Roman" w:hAnsi="Times New Roman" w:cs="Times New Roman"/>
          <w:color w:val="FF0000"/>
        </w:rPr>
      </w:pPr>
      <w:r w:rsidRPr="009068E9">
        <w:rPr>
          <w:rFonts w:ascii="Times New Roman" w:hAnsi="Times New Roman" w:cs="Times New Roman"/>
          <w:b/>
          <w:color w:val="FF0000"/>
          <w:u w:val="single"/>
        </w:rPr>
        <w:t>Note:</w:t>
      </w:r>
      <w:r w:rsidRPr="009068E9">
        <w:rPr>
          <w:rFonts w:ascii="Times New Roman" w:hAnsi="Times New Roman" w:cs="Times New Roman"/>
          <w:color w:val="FF0000"/>
        </w:rPr>
        <w:t xml:space="preserve"> Due to Demandware platform restriction</w:t>
      </w:r>
      <w:r w:rsidR="006C2B38">
        <w:rPr>
          <w:rFonts w:ascii="Times New Roman" w:hAnsi="Times New Roman" w:cs="Times New Roman"/>
          <w:color w:val="FF0000"/>
        </w:rPr>
        <w:t xml:space="preserve"> for 12.6 or below</w:t>
      </w:r>
      <w:r w:rsidRPr="009068E9">
        <w:rPr>
          <w:rFonts w:ascii="Times New Roman" w:hAnsi="Times New Roman" w:cs="Times New Roman"/>
          <w:color w:val="FF0000"/>
        </w:rPr>
        <w:t>, Server side code for Clickjacking prevention could not be included in the cartridge. Merchants are advised to raise a support ticket with Demandware Product Support team in order to get Server Side code enabled on Production environment.</w:t>
      </w:r>
    </w:p>
    <w:p w14:paraId="249DF9BD" w14:textId="77777777" w:rsidR="000B522B" w:rsidRDefault="000B522B" w:rsidP="000B522B">
      <w:pPr>
        <w:pStyle w:val="NormalWeb"/>
        <w:spacing w:before="0" w:beforeAutospacing="0" w:after="0" w:afterAutospacing="0" w:line="288" w:lineRule="atLeast"/>
        <w:ind w:left="360"/>
        <w:rPr>
          <w:rFonts w:ascii="Times New Roman" w:hAnsi="Times New Roman" w:cs="Times New Roman"/>
          <w:color w:val="FF0000"/>
        </w:rPr>
      </w:pPr>
      <w:r>
        <w:rPr>
          <w:rFonts w:ascii="Times New Roman" w:hAnsi="Times New Roman" w:cs="Times New Roman"/>
          <w:color w:val="FF0000"/>
        </w:rPr>
        <w:t>Merchant must disable server side Clickjacking from Business Manager Site preference.</w:t>
      </w:r>
    </w:p>
    <w:p w14:paraId="5B8284A7" w14:textId="77777777" w:rsidR="000B522B" w:rsidRDefault="000B522B" w:rsidP="007759AC">
      <w:pPr>
        <w:ind w:left="360"/>
        <w:jc w:val="both"/>
        <w:rPr>
          <w:rFonts w:ascii="Times New Roman" w:hAnsi="Times New Roman" w:cs="Times New Roman"/>
          <w:color w:val="FF0000"/>
        </w:rPr>
      </w:pPr>
    </w:p>
    <w:p w14:paraId="3927CEF7" w14:textId="77777777" w:rsidR="006C2B38" w:rsidRDefault="006C2B38" w:rsidP="007759AC">
      <w:pPr>
        <w:ind w:left="360"/>
        <w:jc w:val="both"/>
        <w:rPr>
          <w:rFonts w:ascii="Times New Roman" w:hAnsi="Times New Roman" w:cs="Times New Roman"/>
          <w:color w:val="FF0000"/>
        </w:rPr>
      </w:pPr>
    </w:p>
    <w:p w14:paraId="473B9A78" w14:textId="77777777" w:rsidR="006C2B38" w:rsidRDefault="000B522B" w:rsidP="0092187C">
      <w:pPr>
        <w:pStyle w:val="NormalWeb"/>
        <w:spacing w:before="0" w:beforeAutospacing="0" w:after="0" w:afterAutospacing="0" w:line="288" w:lineRule="atLeast"/>
        <w:ind w:left="360"/>
        <w:rPr>
          <w:rFonts w:ascii="Times New Roman" w:hAnsi="Times New Roman" w:cs="Times New Roman"/>
          <w:color w:val="FF0000"/>
        </w:rPr>
      </w:pPr>
      <w:r w:rsidRPr="000B522B">
        <w:rPr>
          <w:rFonts w:ascii="Times New Roman" w:hAnsi="Times New Roman" w:cs="Times New Roman"/>
          <w:b/>
          <w:color w:val="FF0000"/>
          <w:u w:val="single"/>
        </w:rPr>
        <w:t>Note</w:t>
      </w:r>
      <w:proofErr w:type="gramStart"/>
      <w:r w:rsidRPr="000B522B">
        <w:rPr>
          <w:rFonts w:ascii="Times New Roman" w:hAnsi="Times New Roman" w:cs="Times New Roman"/>
          <w:b/>
          <w:color w:val="FF0000"/>
          <w:u w:val="single"/>
        </w:rPr>
        <w:t>:</w:t>
      </w:r>
      <w:r w:rsidR="006C2B38">
        <w:rPr>
          <w:rFonts w:ascii="Times New Roman" w:hAnsi="Times New Roman" w:cs="Times New Roman"/>
          <w:color w:val="FF0000"/>
        </w:rPr>
        <w:t>For</w:t>
      </w:r>
      <w:proofErr w:type="gramEnd"/>
      <w:r w:rsidR="006C2B38">
        <w:rPr>
          <w:rFonts w:ascii="Times New Roman" w:hAnsi="Times New Roman" w:cs="Times New Roman"/>
          <w:color w:val="FF0000"/>
        </w:rPr>
        <w:t xml:space="preserve"> Demandware 13.3 and above, </w:t>
      </w:r>
      <w:r w:rsidR="0092187C">
        <w:rPr>
          <w:rFonts w:ascii="Times New Roman" w:hAnsi="Times New Roman" w:cs="Times New Roman"/>
          <w:color w:val="FF0000"/>
        </w:rPr>
        <w:t xml:space="preserve">Server </w:t>
      </w:r>
      <w:r w:rsidR="006C2B38" w:rsidRPr="006C2B38">
        <w:rPr>
          <w:rFonts w:ascii="Times New Roman" w:hAnsi="Times New Roman" w:cs="Times New Roman"/>
          <w:color w:val="FF0000"/>
        </w:rPr>
        <w:t>s</w:t>
      </w:r>
      <w:r w:rsidR="0092187C">
        <w:rPr>
          <w:rFonts w:ascii="Times New Roman" w:hAnsi="Times New Roman" w:cs="Times New Roman"/>
          <w:color w:val="FF0000"/>
        </w:rPr>
        <w:t>ide code for Clickjacking is enabled. Merchan</w:t>
      </w:r>
      <w:r w:rsidR="00705B56">
        <w:rPr>
          <w:rFonts w:ascii="Times New Roman" w:hAnsi="Times New Roman" w:cs="Times New Roman"/>
          <w:color w:val="FF0000"/>
        </w:rPr>
        <w:t>tmust enable server side Clickjacking from Business Manager Site preference.</w:t>
      </w:r>
    </w:p>
    <w:p w14:paraId="54A1C509" w14:textId="77777777" w:rsidR="00705B56" w:rsidRPr="006C2B38" w:rsidRDefault="00705B56" w:rsidP="0092187C">
      <w:pPr>
        <w:pStyle w:val="NormalWeb"/>
        <w:spacing w:before="0" w:beforeAutospacing="0" w:after="0" w:afterAutospacing="0" w:line="288" w:lineRule="atLeast"/>
        <w:ind w:left="360"/>
        <w:rPr>
          <w:rFonts w:ascii="Times New Roman" w:hAnsi="Times New Roman" w:cs="Times New Roman"/>
          <w:color w:val="FF0000"/>
        </w:rPr>
      </w:pPr>
    </w:p>
    <w:p w14:paraId="5D10C322" w14:textId="77777777" w:rsidR="0092187C" w:rsidRPr="00705B56" w:rsidRDefault="00BD6C5B" w:rsidP="00705B56">
      <w:pPr>
        <w:ind w:firstLine="360"/>
        <w:jc w:val="both"/>
        <w:rPr>
          <w:rFonts w:ascii="Times New Roman" w:hAnsi="Times New Roman" w:cs="Times New Roman"/>
          <w:color w:val="FF0000"/>
        </w:rPr>
      </w:pPr>
      <w:hyperlink r:id="rId75" w:history="1">
        <w:r w:rsidR="006C2B38">
          <w:rPr>
            <w:rStyle w:val="Hyperlink"/>
          </w:rPr>
          <w:t>https://documentation.demandware.com/display/ReleaseNotes/DW+Platform+13.3</w:t>
        </w:r>
      </w:hyperlink>
    </w:p>
    <w:p w14:paraId="671AD986" w14:textId="77777777" w:rsidR="006C2B38" w:rsidRDefault="006C2B38" w:rsidP="007759AC">
      <w:pPr>
        <w:ind w:left="360"/>
        <w:jc w:val="both"/>
        <w:rPr>
          <w:rFonts w:ascii="Times New Roman" w:hAnsi="Times New Roman" w:cs="Times New Roman"/>
          <w:color w:val="FF0000"/>
        </w:rPr>
      </w:pPr>
      <w:r>
        <w:rPr>
          <w:rFonts w:ascii="Times New Roman" w:hAnsi="Times New Roman" w:cs="Times New Roman"/>
          <w:color w:val="FF0000"/>
        </w:rPr>
        <w:tab/>
      </w:r>
    </w:p>
    <w:p w14:paraId="0C17D248" w14:textId="77777777" w:rsidR="006C2B38" w:rsidRPr="009068E9" w:rsidRDefault="006C2B38" w:rsidP="007759AC">
      <w:pPr>
        <w:ind w:left="360"/>
        <w:jc w:val="both"/>
        <w:rPr>
          <w:rFonts w:ascii="Times New Roman" w:hAnsi="Times New Roman" w:cs="Times New Roman"/>
          <w:color w:val="FF0000"/>
        </w:rPr>
      </w:pPr>
    </w:p>
    <w:p w14:paraId="08EADD84" w14:textId="77777777" w:rsidR="007759AC" w:rsidRPr="00F33DB0" w:rsidRDefault="007759AC" w:rsidP="009D2C87">
      <w:pPr>
        <w:pStyle w:val="BodyText"/>
      </w:pPr>
      <w:bookmarkStart w:id="97" w:name="_Toc352582752"/>
      <w:r w:rsidRPr="00F33DB0">
        <w:t>Testing Clickjacking Prevention Code</w:t>
      </w:r>
      <w:bookmarkEnd w:id="97"/>
    </w:p>
    <w:p w14:paraId="3540BDC3" w14:textId="77777777" w:rsidR="007759AC" w:rsidRDefault="007759AC" w:rsidP="007759AC">
      <w:pPr>
        <w:pStyle w:val="ListParagraph"/>
        <w:ind w:left="0"/>
        <w:jc w:val="both"/>
      </w:pPr>
      <w:r>
        <w:t>Follow these steps to test your Clickjacking prevention code implementation:</w:t>
      </w:r>
    </w:p>
    <w:p w14:paraId="0FBCAD25" w14:textId="77777777" w:rsidR="007759AC" w:rsidRPr="00D06EBD" w:rsidRDefault="007759AC" w:rsidP="007759AC">
      <w:pPr>
        <w:autoSpaceDE w:val="0"/>
        <w:autoSpaceDN w:val="0"/>
        <w:adjustRightInd w:val="0"/>
        <w:rPr>
          <w:rFonts w:ascii="Georgia" w:hAnsi="Georgia" w:cs="Georgia"/>
          <w:color w:val="000000"/>
        </w:rPr>
      </w:pPr>
    </w:p>
    <w:p w14:paraId="544B2CF9" w14:textId="77777777" w:rsidR="007759AC" w:rsidRDefault="007759AC" w:rsidP="00B6458B">
      <w:pPr>
        <w:pStyle w:val="ListParagraph"/>
        <w:numPr>
          <w:ilvl w:val="0"/>
          <w:numId w:val="51"/>
        </w:numPr>
        <w:autoSpaceDE w:val="0"/>
        <w:autoSpaceDN w:val="0"/>
        <w:adjustRightInd w:val="0"/>
        <w:spacing w:after="26"/>
        <w:rPr>
          <w:rFonts w:ascii="Georgia" w:hAnsi="Georgia" w:cs="Georgia"/>
          <w:color w:val="000000"/>
        </w:rPr>
      </w:pPr>
      <w:r w:rsidRPr="00D06EBD">
        <w:rPr>
          <w:rFonts w:ascii="Georgia" w:hAnsi="Georgia" w:cs="Georgia"/>
          <w:color w:val="000000"/>
        </w:rPr>
        <w:t>I</w:t>
      </w:r>
      <w:r w:rsidRPr="00D06EBD">
        <w:rPr>
          <w:rFonts w:ascii="Times New Roman" w:hAnsi="Times New Roman" w:cs="Times New Roman"/>
        </w:rPr>
        <w:t>nstall a host http server and write a simple html page to iFrame the V.me customer.</w:t>
      </w:r>
    </w:p>
    <w:p w14:paraId="63091FB3" w14:textId="77777777" w:rsidR="007759AC" w:rsidRPr="00D06EBD" w:rsidRDefault="007759AC" w:rsidP="00B6458B">
      <w:pPr>
        <w:pStyle w:val="ListParagraph"/>
        <w:numPr>
          <w:ilvl w:val="1"/>
          <w:numId w:val="51"/>
        </w:numPr>
        <w:autoSpaceDE w:val="0"/>
        <w:autoSpaceDN w:val="0"/>
        <w:adjustRightInd w:val="0"/>
        <w:rPr>
          <w:rFonts w:ascii="Times New Roman" w:hAnsi="Times New Roman" w:cs="Times New Roman"/>
          <w:color w:val="000000"/>
        </w:rPr>
      </w:pPr>
      <w:r w:rsidRPr="00D06EBD">
        <w:rPr>
          <w:rFonts w:ascii="Times New Roman" w:hAnsi="Times New Roman" w:cs="Times New Roman"/>
          <w:color w:val="000000"/>
        </w:rPr>
        <w:t>For host HTTP server, you can download and install Apache Tomcat (</w:t>
      </w:r>
      <w:hyperlink r:id="rId76" w:history="1">
        <w:r w:rsidRPr="00D06EBD">
          <w:rPr>
            <w:rStyle w:val="Hyperlink"/>
            <w:rFonts w:ascii="Times New Roman" w:hAnsi="Times New Roman" w:cs="Times New Roman"/>
          </w:rPr>
          <w:t>http://tomcat.apache.org/index.html</w:t>
        </w:r>
      </w:hyperlink>
      <w:r w:rsidRPr="00D06EBD">
        <w:rPr>
          <w:rFonts w:ascii="Times New Roman" w:hAnsi="Times New Roman" w:cs="Times New Roman"/>
          <w:color w:val="000000"/>
        </w:rPr>
        <w:t>)</w:t>
      </w:r>
    </w:p>
    <w:p w14:paraId="70120EA9" w14:textId="77777777" w:rsidR="007759AC" w:rsidRPr="00D06EBD" w:rsidRDefault="007759AC" w:rsidP="00B6458B">
      <w:pPr>
        <w:pStyle w:val="ListParagraph"/>
        <w:numPr>
          <w:ilvl w:val="1"/>
          <w:numId w:val="51"/>
        </w:numPr>
        <w:autoSpaceDE w:val="0"/>
        <w:autoSpaceDN w:val="0"/>
        <w:adjustRightInd w:val="0"/>
        <w:rPr>
          <w:rFonts w:ascii="Georgia" w:hAnsi="Georgia" w:cs="Georgia"/>
          <w:color w:val="000000"/>
        </w:rPr>
      </w:pPr>
      <w:r w:rsidRPr="00D06EBD">
        <w:rPr>
          <w:rFonts w:ascii="Times New Roman" w:hAnsi="Times New Roman" w:cs="Times New Roman"/>
          <w:color w:val="000000"/>
        </w:rPr>
        <w:t>Create an HTML page, such as the following:</w:t>
      </w:r>
    </w:p>
    <w:p w14:paraId="7FC9542A" w14:textId="77777777" w:rsidR="007759AC" w:rsidRPr="007759AC" w:rsidRDefault="007759AC" w:rsidP="007759AC">
      <w:pPr>
        <w:autoSpaceDE w:val="0"/>
        <w:autoSpaceDN w:val="0"/>
        <w:adjustRightInd w:val="0"/>
        <w:ind w:left="72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html</w:t>
      </w:r>
      <w:proofErr w:type="gramEnd"/>
      <w:r w:rsidRPr="007759AC">
        <w:rPr>
          <w:rFonts w:ascii="Candara" w:hAnsi="Candara" w:cs="Consolas"/>
          <w:i/>
          <w:sz w:val="20"/>
          <w:szCs w:val="20"/>
          <w:highlight w:val="lightGray"/>
        </w:rPr>
        <w:t>&gt;</w:t>
      </w:r>
    </w:p>
    <w:p w14:paraId="69AEC950" w14:textId="77777777" w:rsidR="007759AC" w:rsidRPr="007759AC" w:rsidRDefault="007759AC" w:rsidP="007759AC">
      <w:pPr>
        <w:autoSpaceDE w:val="0"/>
        <w:autoSpaceDN w:val="0"/>
        <w:adjustRightInd w:val="0"/>
        <w:ind w:left="72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body</w:t>
      </w:r>
      <w:proofErr w:type="gramEnd"/>
      <w:r w:rsidRPr="007759AC">
        <w:rPr>
          <w:rFonts w:ascii="Candara" w:hAnsi="Candara" w:cs="Consolas"/>
          <w:i/>
          <w:sz w:val="20"/>
          <w:szCs w:val="20"/>
          <w:highlight w:val="lightGray"/>
        </w:rPr>
        <w:t>&gt;</w:t>
      </w:r>
    </w:p>
    <w:p w14:paraId="716DFE37" w14:textId="77777777" w:rsidR="007759AC" w:rsidRPr="007759AC" w:rsidRDefault="007759AC" w:rsidP="007759AC">
      <w:pPr>
        <w:autoSpaceDE w:val="0"/>
        <w:autoSpaceDN w:val="0"/>
        <w:adjustRightInd w:val="0"/>
        <w:ind w:left="72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iframesrc</w:t>
      </w:r>
      <w:proofErr w:type="gramEnd"/>
      <w:r w:rsidRPr="007759AC">
        <w:rPr>
          <w:rFonts w:ascii="Candara" w:hAnsi="Candara" w:cs="Consolas"/>
          <w:i/>
          <w:sz w:val="20"/>
          <w:szCs w:val="20"/>
          <w:highlight w:val="lightGray"/>
        </w:rPr>
        <w:t>="https://www.yoursite.com/" width=100% height=100%&gt;</w:t>
      </w:r>
    </w:p>
    <w:p w14:paraId="23BE835C" w14:textId="77777777" w:rsidR="007759AC" w:rsidRPr="007759AC" w:rsidRDefault="007759AC" w:rsidP="007759AC">
      <w:pPr>
        <w:autoSpaceDE w:val="0"/>
        <w:autoSpaceDN w:val="0"/>
        <w:adjustRightInd w:val="0"/>
        <w:ind w:left="72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p</w:t>
      </w:r>
      <w:proofErr w:type="gramEnd"/>
      <w:r w:rsidRPr="007759AC">
        <w:rPr>
          <w:rFonts w:ascii="Candara" w:hAnsi="Candara" w:cs="Consolas"/>
          <w:i/>
          <w:sz w:val="20"/>
          <w:szCs w:val="20"/>
          <w:highlight w:val="lightGray"/>
        </w:rPr>
        <w:t>&gt;Your browser does not support iframes.&lt;/p&gt;</w:t>
      </w:r>
    </w:p>
    <w:p w14:paraId="5EC2322B" w14:textId="77777777" w:rsidR="007759AC" w:rsidRPr="007759AC" w:rsidRDefault="007759AC" w:rsidP="007759AC">
      <w:pPr>
        <w:autoSpaceDE w:val="0"/>
        <w:autoSpaceDN w:val="0"/>
        <w:adjustRightInd w:val="0"/>
        <w:ind w:left="720" w:firstLine="720"/>
        <w:rPr>
          <w:rFonts w:ascii="Candara" w:hAnsi="Candara" w:cs="Consolas"/>
          <w:i/>
          <w:sz w:val="20"/>
          <w:szCs w:val="20"/>
          <w:highlight w:val="lightGray"/>
        </w:rPr>
      </w:pPr>
      <w:r w:rsidRPr="007759AC">
        <w:rPr>
          <w:rFonts w:ascii="Candara" w:hAnsi="Candara" w:cs="Consolas"/>
          <w:i/>
          <w:sz w:val="20"/>
          <w:szCs w:val="20"/>
          <w:highlight w:val="lightGray"/>
        </w:rPr>
        <w:t>&lt;/iframe&gt;</w:t>
      </w:r>
    </w:p>
    <w:p w14:paraId="5B0B7BFA" w14:textId="77777777" w:rsidR="007759AC" w:rsidRPr="007759AC" w:rsidRDefault="007759AC" w:rsidP="007759AC">
      <w:pPr>
        <w:autoSpaceDE w:val="0"/>
        <w:autoSpaceDN w:val="0"/>
        <w:adjustRightInd w:val="0"/>
        <w:ind w:left="720" w:firstLine="720"/>
        <w:rPr>
          <w:rFonts w:ascii="Candara" w:hAnsi="Candara" w:cs="Consolas"/>
          <w:i/>
          <w:sz w:val="20"/>
          <w:szCs w:val="20"/>
          <w:highlight w:val="lightGray"/>
        </w:rPr>
      </w:pPr>
      <w:r w:rsidRPr="007759AC">
        <w:rPr>
          <w:rFonts w:ascii="Candara" w:hAnsi="Candara" w:cs="Consolas"/>
          <w:i/>
          <w:sz w:val="20"/>
          <w:szCs w:val="20"/>
          <w:highlight w:val="lightGray"/>
        </w:rPr>
        <w:t>&lt;/body&gt;</w:t>
      </w:r>
    </w:p>
    <w:p w14:paraId="62A01649" w14:textId="77777777" w:rsidR="007759AC" w:rsidRPr="00D06EBD" w:rsidRDefault="007759AC" w:rsidP="007759AC">
      <w:pPr>
        <w:autoSpaceDE w:val="0"/>
        <w:autoSpaceDN w:val="0"/>
        <w:adjustRightInd w:val="0"/>
        <w:ind w:left="720" w:firstLine="720"/>
        <w:rPr>
          <w:rFonts w:ascii="Courier New" w:hAnsi="Courier New" w:cs="Courier New"/>
          <w:color w:val="000000"/>
        </w:rPr>
      </w:pPr>
      <w:r w:rsidRPr="007759AC">
        <w:rPr>
          <w:rFonts w:ascii="Candara" w:hAnsi="Candara" w:cs="Consolas"/>
          <w:i/>
          <w:sz w:val="20"/>
          <w:szCs w:val="20"/>
          <w:highlight w:val="lightGray"/>
        </w:rPr>
        <w:t>&lt;/html&gt;</w:t>
      </w:r>
    </w:p>
    <w:p w14:paraId="3283E103" w14:textId="77777777" w:rsidR="007759AC" w:rsidRPr="00D06EBD" w:rsidRDefault="007759AC" w:rsidP="00B6458B">
      <w:pPr>
        <w:pStyle w:val="ListParagraph"/>
        <w:numPr>
          <w:ilvl w:val="0"/>
          <w:numId w:val="51"/>
        </w:numPr>
        <w:autoSpaceDE w:val="0"/>
        <w:autoSpaceDN w:val="0"/>
        <w:adjustRightInd w:val="0"/>
        <w:rPr>
          <w:rFonts w:ascii="Times New Roman" w:hAnsi="Times New Roman" w:cs="Times New Roman"/>
          <w:color w:val="000000"/>
        </w:rPr>
      </w:pPr>
      <w:r w:rsidRPr="00D06EBD">
        <w:rPr>
          <w:rFonts w:ascii="Times New Roman" w:hAnsi="Times New Roman" w:cs="Times New Roman"/>
          <w:color w:val="000000"/>
        </w:rPr>
        <w:t xml:space="preserve">The iFramesrc in the test HTML page should point to your customer’s </w:t>
      </w:r>
      <w:proofErr w:type="gramStart"/>
      <w:r w:rsidRPr="00D06EBD">
        <w:rPr>
          <w:rFonts w:ascii="Times New Roman" w:hAnsi="Times New Roman" w:cs="Times New Roman"/>
          <w:color w:val="000000"/>
        </w:rPr>
        <w:t>page which</w:t>
      </w:r>
      <w:proofErr w:type="gramEnd"/>
      <w:r w:rsidRPr="00D06EBD">
        <w:rPr>
          <w:rFonts w:ascii="Times New Roman" w:hAnsi="Times New Roman" w:cs="Times New Roman"/>
          <w:color w:val="000000"/>
        </w:rPr>
        <w:t xml:space="preserve"> hosts the V.me lightbox.</w:t>
      </w:r>
    </w:p>
    <w:p w14:paraId="085BF88D" w14:textId="77777777" w:rsidR="007759AC" w:rsidRDefault="007759AC" w:rsidP="00B6458B">
      <w:pPr>
        <w:pStyle w:val="ListParagraph"/>
        <w:numPr>
          <w:ilvl w:val="0"/>
          <w:numId w:val="51"/>
        </w:numPr>
        <w:autoSpaceDE w:val="0"/>
        <w:autoSpaceDN w:val="0"/>
        <w:adjustRightInd w:val="0"/>
        <w:rPr>
          <w:rFonts w:ascii="Times New Roman" w:hAnsi="Times New Roman" w:cs="Times New Roman"/>
          <w:color w:val="000000"/>
        </w:rPr>
      </w:pPr>
      <w:r w:rsidRPr="00D06EBD">
        <w:rPr>
          <w:rFonts w:ascii="Times New Roman" w:hAnsi="Times New Roman" w:cs="Times New Roman"/>
          <w:color w:val="000000"/>
        </w:rPr>
        <w:t>If the both options (frame busting script and X-Frame-options) are implemented correctly in your customer’s V.me page, yo</w:t>
      </w:r>
      <w:r>
        <w:rPr>
          <w:rFonts w:ascii="Times New Roman" w:hAnsi="Times New Roman" w:cs="Times New Roman"/>
          <w:color w:val="000000"/>
        </w:rPr>
        <w:t>u should observe the following:</w:t>
      </w:r>
    </w:p>
    <w:p w14:paraId="4B5ADF23" w14:textId="77777777" w:rsidR="007759AC" w:rsidRDefault="007759AC" w:rsidP="00B6458B">
      <w:pPr>
        <w:pStyle w:val="ListParagraph"/>
        <w:numPr>
          <w:ilvl w:val="1"/>
          <w:numId w:val="51"/>
        </w:numPr>
        <w:autoSpaceDE w:val="0"/>
        <w:autoSpaceDN w:val="0"/>
        <w:adjustRightInd w:val="0"/>
        <w:rPr>
          <w:rFonts w:ascii="Times New Roman" w:hAnsi="Times New Roman" w:cs="Times New Roman"/>
          <w:color w:val="000000"/>
        </w:rPr>
      </w:pPr>
      <w:r w:rsidRPr="00D06EBD">
        <w:rPr>
          <w:rFonts w:ascii="Times New Roman" w:hAnsi="Times New Roman" w:cs="Times New Roman"/>
          <w:color w:val="000000"/>
        </w:rPr>
        <w:t>IE8+</w:t>
      </w:r>
    </w:p>
    <w:p w14:paraId="782F181B" w14:textId="77777777" w:rsidR="007759AC" w:rsidRDefault="007759AC" w:rsidP="007759AC">
      <w:pPr>
        <w:pStyle w:val="ListParagraph"/>
        <w:autoSpaceDE w:val="0"/>
        <w:autoSpaceDN w:val="0"/>
        <w:adjustRightInd w:val="0"/>
        <w:ind w:firstLine="720"/>
        <w:rPr>
          <w:rFonts w:ascii="Times New Roman" w:hAnsi="Times New Roman" w:cs="Times New Roman"/>
          <w:color w:val="000000"/>
        </w:rPr>
      </w:pPr>
      <w:r w:rsidRPr="00D06EBD">
        <w:rPr>
          <w:rFonts w:ascii="Times New Roman" w:hAnsi="Times New Roman" w:cs="Times New Roman"/>
          <w:color w:val="000000"/>
        </w:rPr>
        <w:t>You see “this content cannot be displ</w:t>
      </w:r>
      <w:r>
        <w:rPr>
          <w:rFonts w:ascii="Times New Roman" w:hAnsi="Times New Roman" w:cs="Times New Roman"/>
          <w:color w:val="000000"/>
        </w:rPr>
        <w:t>ayed in a frame” error message:</w:t>
      </w:r>
    </w:p>
    <w:p w14:paraId="41BCAE35" w14:textId="77777777" w:rsidR="007759AC" w:rsidRPr="00D06EBD" w:rsidRDefault="007759AC" w:rsidP="007759AC">
      <w:pPr>
        <w:pStyle w:val="ListParagraph"/>
        <w:autoSpaceDE w:val="0"/>
        <w:autoSpaceDN w:val="0"/>
        <w:adjustRightInd w:val="0"/>
        <w:ind w:firstLine="720"/>
        <w:rPr>
          <w:rFonts w:ascii="Times New Roman" w:hAnsi="Times New Roman" w:cs="Times New Roman"/>
          <w:color w:val="000000"/>
        </w:rPr>
      </w:pPr>
      <w:r>
        <w:rPr>
          <w:rFonts w:ascii="Times New Roman" w:hAnsi="Times New Roman" w:cs="Times New Roman"/>
          <w:noProof/>
          <w:color w:val="000000"/>
        </w:rPr>
        <w:lastRenderedPageBreak/>
        <w:drawing>
          <wp:inline distT="0" distB="0" distL="0" distR="0" wp14:anchorId="7194E263" wp14:editId="77BDE2FA">
            <wp:extent cx="4951562" cy="3148642"/>
            <wp:effectExtent l="19050" t="1905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954636" cy="3150597"/>
                    </a:xfrm>
                    <a:prstGeom prst="rect">
                      <a:avLst/>
                    </a:prstGeom>
                    <a:noFill/>
                    <a:ln>
                      <a:solidFill>
                        <a:schemeClr val="accent1"/>
                      </a:solidFill>
                    </a:ln>
                  </pic:spPr>
                </pic:pic>
              </a:graphicData>
            </a:graphic>
          </wp:inline>
        </w:drawing>
      </w:r>
    </w:p>
    <w:p w14:paraId="7E73FE64" w14:textId="77777777" w:rsidR="007759AC" w:rsidRPr="00D06EBD" w:rsidRDefault="007759AC" w:rsidP="00B6458B">
      <w:pPr>
        <w:pStyle w:val="ListParagraph"/>
        <w:numPr>
          <w:ilvl w:val="0"/>
          <w:numId w:val="51"/>
        </w:numPr>
        <w:autoSpaceDE w:val="0"/>
        <w:autoSpaceDN w:val="0"/>
        <w:adjustRightInd w:val="0"/>
        <w:jc w:val="both"/>
        <w:rPr>
          <w:rFonts w:ascii="Georgia" w:hAnsi="Georgia" w:cs="Georgia"/>
          <w:color w:val="000000"/>
        </w:rPr>
      </w:pPr>
      <w:r w:rsidRPr="00D06EBD">
        <w:rPr>
          <w:rFonts w:ascii="Times New Roman" w:hAnsi="Times New Roman" w:cs="Times New Roman"/>
          <w:color w:val="000000"/>
        </w:rPr>
        <w:t>On other X-Frame-options supported browsers, you should see a blank page.</w:t>
      </w:r>
    </w:p>
    <w:p w14:paraId="42F34C0C" w14:textId="77777777" w:rsidR="007759AC" w:rsidRPr="00D06EBD" w:rsidRDefault="007759AC" w:rsidP="00B6458B">
      <w:pPr>
        <w:pStyle w:val="ListParagraph"/>
        <w:numPr>
          <w:ilvl w:val="0"/>
          <w:numId w:val="51"/>
        </w:numPr>
        <w:autoSpaceDE w:val="0"/>
        <w:autoSpaceDN w:val="0"/>
        <w:adjustRightInd w:val="0"/>
        <w:jc w:val="both"/>
        <w:rPr>
          <w:rFonts w:ascii="Georgia" w:hAnsi="Georgia" w:cs="Georgia"/>
          <w:color w:val="000000"/>
        </w:rPr>
      </w:pPr>
      <w:r w:rsidRPr="00D06EBD">
        <w:rPr>
          <w:rFonts w:ascii="Times New Roman" w:hAnsi="Times New Roman" w:cs="Times New Roman"/>
          <w:color w:val="000000"/>
        </w:rPr>
        <w:t>For all versions prior to the X-Frame-options supported versions, including IE7, your frame busting script should kick in to bust your customer sit</w:t>
      </w:r>
      <w:r>
        <w:rPr>
          <w:rFonts w:ascii="Times New Roman" w:hAnsi="Times New Roman" w:cs="Times New Roman"/>
          <w:color w:val="000000"/>
        </w:rPr>
        <w:t>e out of your hosted HTML page.</w:t>
      </w:r>
    </w:p>
    <w:p w14:paraId="0AB93CCF" w14:textId="77777777" w:rsidR="007759AC" w:rsidRDefault="007759AC" w:rsidP="007759AC">
      <w:pPr>
        <w:ind w:firstLine="360"/>
        <w:jc w:val="both"/>
        <w:rPr>
          <w:rFonts w:ascii="Times New Roman" w:hAnsi="Times New Roman" w:cs="Times New Roman"/>
          <w:color w:val="FF0000"/>
        </w:rPr>
      </w:pPr>
      <w:r w:rsidRPr="00281812">
        <w:rPr>
          <w:rFonts w:ascii="Times New Roman" w:hAnsi="Times New Roman" w:cs="Times New Roman"/>
          <w:b/>
          <w:color w:val="FF0000"/>
          <w:u w:val="single"/>
        </w:rPr>
        <w:t>Note:</w:t>
      </w:r>
      <w:r w:rsidRPr="00D06EBD">
        <w:rPr>
          <w:rFonts w:ascii="Times New Roman" w:hAnsi="Times New Roman" w:cs="Times New Roman"/>
          <w:color w:val="FF0000"/>
        </w:rPr>
        <w:t xml:space="preserve"> You cannot put your site in an iFrame.</w:t>
      </w:r>
    </w:p>
    <w:p w14:paraId="7F5E7982" w14:textId="77777777" w:rsidR="00526024" w:rsidRDefault="00526024" w:rsidP="007759AC">
      <w:pPr>
        <w:ind w:firstLine="360"/>
        <w:jc w:val="both"/>
        <w:rPr>
          <w:rFonts w:ascii="Times New Roman" w:hAnsi="Times New Roman" w:cs="Times New Roman"/>
          <w:color w:val="FF0000"/>
        </w:rPr>
      </w:pPr>
    </w:p>
    <w:p w14:paraId="666865C9" w14:textId="77777777" w:rsidR="00526024" w:rsidRDefault="00526024" w:rsidP="007759AC">
      <w:pPr>
        <w:ind w:firstLine="360"/>
        <w:jc w:val="both"/>
        <w:rPr>
          <w:rFonts w:ascii="Times New Roman" w:hAnsi="Times New Roman" w:cs="Times New Roman"/>
          <w:color w:val="FF0000"/>
        </w:rPr>
      </w:pPr>
    </w:p>
    <w:p w14:paraId="4E15D012" w14:textId="77777777" w:rsidR="007759AC" w:rsidRDefault="007759AC" w:rsidP="007759AC">
      <w:pPr>
        <w:pStyle w:val="Heading3"/>
      </w:pPr>
      <w:bookmarkStart w:id="98" w:name="_Toc352582737"/>
      <w:bookmarkStart w:id="99" w:name="_Toc353399426"/>
      <w:bookmarkStart w:id="100" w:name="_Toc368651155"/>
      <w:bookmarkStart w:id="101" w:name="_Toc391039072"/>
      <w:r>
        <w:t>Order Export XML – New Fields</w:t>
      </w:r>
      <w:bookmarkEnd w:id="98"/>
      <w:bookmarkEnd w:id="99"/>
      <w:bookmarkEnd w:id="100"/>
      <w:bookmarkEnd w:id="101"/>
    </w:p>
    <w:p w14:paraId="35DC2CA3" w14:textId="77777777" w:rsidR="007759AC" w:rsidRDefault="007759AC" w:rsidP="007759AC">
      <w:pPr>
        <w:jc w:val="both"/>
      </w:pPr>
      <w:r>
        <w:t>After successful integration of the cartridge, Merchants can use the V.me button on Cart page and Payment page to process the Checkout flow.</w:t>
      </w:r>
    </w:p>
    <w:p w14:paraId="5AA94AD8" w14:textId="77777777" w:rsidR="007759AC" w:rsidRDefault="007759AC" w:rsidP="007759AC">
      <w:pPr>
        <w:jc w:val="both"/>
      </w:pPr>
      <w:r>
        <w:t>On successful Order Checkout, using V.me as payment instrument, merchants can verify the V.me call Id and V.me Authorization ID by referring Order object created in Demandware Business Manager. Refer to the screen below for Order Object impact:</w:t>
      </w:r>
    </w:p>
    <w:p w14:paraId="2BA9344F" w14:textId="77777777" w:rsidR="007759AC" w:rsidRDefault="007759AC" w:rsidP="007759AC">
      <w:r>
        <w:rPr>
          <w:noProof/>
        </w:rPr>
        <w:lastRenderedPageBreak/>
        <w:drawing>
          <wp:inline distT="0" distB="0" distL="0" distR="0" wp14:anchorId="4AB98A21" wp14:editId="4AF4F0D3">
            <wp:extent cx="6400800" cy="2752090"/>
            <wp:effectExtent l="19050" t="1905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6400800" cy="2752090"/>
                    </a:xfrm>
                    <a:prstGeom prst="rect">
                      <a:avLst/>
                    </a:prstGeom>
                    <a:noFill/>
                    <a:ln>
                      <a:solidFill>
                        <a:schemeClr val="accent1"/>
                      </a:solidFill>
                    </a:ln>
                  </pic:spPr>
                </pic:pic>
              </a:graphicData>
            </a:graphic>
          </wp:inline>
        </w:drawing>
      </w:r>
    </w:p>
    <w:p w14:paraId="15488D7F" w14:textId="77777777" w:rsidR="007759AC" w:rsidRDefault="007759AC" w:rsidP="007759AC">
      <w:pPr>
        <w:jc w:val="both"/>
      </w:pPr>
      <w:r>
        <w:t>Note two important changes in Payment Tab of the Order Object:</w:t>
      </w:r>
    </w:p>
    <w:p w14:paraId="1B690FF7" w14:textId="77777777" w:rsidR="007759AC" w:rsidRDefault="007759AC" w:rsidP="00B6458B">
      <w:pPr>
        <w:pStyle w:val="ListParagraph"/>
        <w:numPr>
          <w:ilvl w:val="0"/>
          <w:numId w:val="52"/>
        </w:numPr>
        <w:jc w:val="both"/>
      </w:pPr>
      <w:r w:rsidRPr="000739C4">
        <w:rPr>
          <w:b/>
          <w:u w:val="single"/>
        </w:rPr>
        <w:t>Processor:</w:t>
      </w:r>
      <w:r>
        <w:t xml:space="preserve"> CYBSERCOURCE_VME</w:t>
      </w:r>
    </w:p>
    <w:p w14:paraId="28962D81" w14:textId="77777777" w:rsidR="007759AC" w:rsidRDefault="007759AC" w:rsidP="00B6458B">
      <w:pPr>
        <w:pStyle w:val="ListParagraph"/>
        <w:numPr>
          <w:ilvl w:val="0"/>
          <w:numId w:val="52"/>
        </w:numPr>
        <w:jc w:val="both"/>
      </w:pPr>
      <w:r>
        <w:rPr>
          <w:b/>
          <w:u w:val="single"/>
        </w:rPr>
        <w:t>Transaction:</w:t>
      </w:r>
      <w:r>
        <w:t xml:space="preserve"> This field will contain fields separated by delimiter ‘-‘. Format for this field is:</w:t>
      </w:r>
    </w:p>
    <w:p w14:paraId="245C7F3D" w14:textId="77777777" w:rsidR="007759AC" w:rsidRDefault="007759AC" w:rsidP="007759AC">
      <w:pPr>
        <w:pStyle w:val="ListParagraph"/>
        <w:jc w:val="both"/>
      </w:pPr>
      <w:r>
        <w:t>{Cybersource Tx ID} - {Call Id} - {Authorization Id}-{Risk Advice}</w:t>
      </w:r>
    </w:p>
    <w:p w14:paraId="0B8A04AE" w14:textId="77777777" w:rsidR="007759AC" w:rsidRDefault="007759AC" w:rsidP="00B6458B">
      <w:pPr>
        <w:pStyle w:val="ListParagraph"/>
        <w:numPr>
          <w:ilvl w:val="0"/>
          <w:numId w:val="53"/>
        </w:numPr>
        <w:jc w:val="both"/>
      </w:pPr>
      <w:r w:rsidRPr="0000717D">
        <w:rPr>
          <w:b/>
        </w:rPr>
        <w:t>Call Id</w:t>
      </w:r>
      <w:r>
        <w:rPr>
          <w:b/>
        </w:rPr>
        <w:t xml:space="preserve"> -</w:t>
      </w:r>
      <w:r w:rsidRPr="0000717D">
        <w:t>Call Id generated by V.me payment Widget</w:t>
      </w:r>
      <w:r>
        <w:t>.</w:t>
      </w:r>
    </w:p>
    <w:p w14:paraId="48E23F8F" w14:textId="77777777" w:rsidR="007759AC" w:rsidRDefault="007759AC" w:rsidP="00B6458B">
      <w:pPr>
        <w:pStyle w:val="ListParagraph"/>
        <w:numPr>
          <w:ilvl w:val="0"/>
          <w:numId w:val="53"/>
        </w:numPr>
        <w:jc w:val="both"/>
        <w:rPr>
          <w:rFonts w:ascii="Calibri" w:hAnsi="Calibri" w:cs="Calibri"/>
        </w:rPr>
      </w:pPr>
      <w:r w:rsidRPr="00E90487">
        <w:rPr>
          <w:b/>
        </w:rPr>
        <w:t xml:space="preserve">Authorization Id </w:t>
      </w:r>
      <w:r>
        <w:t>-</w:t>
      </w:r>
      <w:r w:rsidRPr="00E90487">
        <w:rPr>
          <w:rFonts w:ascii="Calibri" w:hAnsi="Calibri" w:cs="Calibri"/>
        </w:rPr>
        <w:t>Transaction ID returned by Visa server for Payment Authorization request for specific order.</w:t>
      </w:r>
    </w:p>
    <w:p w14:paraId="2AAD1B34" w14:textId="77777777" w:rsidR="007759AC" w:rsidRDefault="007759AC" w:rsidP="00B6458B">
      <w:pPr>
        <w:pStyle w:val="ListParagraph"/>
        <w:numPr>
          <w:ilvl w:val="0"/>
          <w:numId w:val="53"/>
        </w:numPr>
        <w:jc w:val="both"/>
        <w:rPr>
          <w:rFonts w:ascii="Calibri" w:hAnsi="Calibri" w:cs="Calibri"/>
        </w:rPr>
      </w:pPr>
      <w:r w:rsidRPr="00E90487">
        <w:rPr>
          <w:b/>
        </w:rPr>
        <w:t>Risk Advice</w:t>
      </w:r>
      <w:r>
        <w:rPr>
          <w:b/>
        </w:rPr>
        <w:t xml:space="preserve"> -</w:t>
      </w:r>
      <w:r w:rsidRPr="00E90487">
        <w:rPr>
          <w:rFonts w:ascii="Calibri" w:hAnsi="Calibri" w:cs="Calibri"/>
        </w:rPr>
        <w:t>Risk Advice returned by Payment Authorization request for specific order.</w:t>
      </w:r>
    </w:p>
    <w:p w14:paraId="4DF973F4" w14:textId="77777777" w:rsidR="007759AC" w:rsidRPr="0000717D" w:rsidRDefault="007759AC" w:rsidP="007759AC">
      <w:pPr>
        <w:pStyle w:val="Default"/>
        <w:rPr>
          <w:rFonts w:asciiTheme="minorHAnsi" w:hAnsiTheme="minorHAnsi" w:cstheme="minorBidi"/>
          <w:b/>
          <w:color w:val="auto"/>
          <w:sz w:val="22"/>
          <w:szCs w:val="22"/>
        </w:rPr>
      </w:pPr>
    </w:p>
    <w:p w14:paraId="75E23E37" w14:textId="77777777" w:rsidR="007759AC" w:rsidRDefault="007759AC" w:rsidP="007759AC">
      <w:pPr>
        <w:ind w:left="360"/>
      </w:pPr>
    </w:p>
    <w:p w14:paraId="0379B760" w14:textId="77777777" w:rsidR="007759AC" w:rsidRDefault="007759AC" w:rsidP="007759AC"/>
    <w:p w14:paraId="6F7C86DC" w14:textId="77777777" w:rsidR="007759AC" w:rsidRDefault="007759AC" w:rsidP="007759AC"/>
    <w:p w14:paraId="174E8D7A" w14:textId="77777777" w:rsidR="007759AC" w:rsidRDefault="007759AC" w:rsidP="007759AC">
      <w:pPr>
        <w:jc w:val="both"/>
      </w:pPr>
      <w:r>
        <w:t>Refer to the sample Order XML for new fields in Order Export</w:t>
      </w:r>
    </w:p>
    <w:p w14:paraId="3B9635FF"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?xml</w:t>
      </w:r>
      <w:proofErr w:type="gramEnd"/>
      <w:r w:rsidRPr="007759AC">
        <w:rPr>
          <w:rFonts w:ascii="Verdana" w:eastAsia="Times New Roman" w:hAnsi="Verdana" w:cs="Times New Roman"/>
          <w:color w:val="0000FF"/>
          <w:sz w:val="20"/>
          <w:szCs w:val="20"/>
          <w:highlight w:val="lightGray"/>
        </w:rPr>
        <w:t xml:space="preserve"> version="1.0" encoding="UTF-8" ?&gt;</w:t>
      </w:r>
    </w:p>
    <w:p w14:paraId="0CA245B7"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orders</w:t>
      </w:r>
      <w:proofErr w:type="gramEnd"/>
      <w:r w:rsidRPr="007759AC">
        <w:rPr>
          <w:rFonts w:ascii="Verdana" w:eastAsia="Times New Roman" w:hAnsi="Verdana" w:cs="Times New Roman"/>
          <w:color w:val="0000FF"/>
          <w:sz w:val="20"/>
          <w:szCs w:val="20"/>
          <w:highlight w:val="lightGray"/>
        </w:rPr>
        <w:t xml:space="preserve"> xmlns="http://www.demandware.com/xml/impex/order/2006-10-31"&gt;</w:t>
      </w:r>
    </w:p>
    <w:p w14:paraId="48593B4C"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order</w:t>
      </w:r>
      <w:proofErr w:type="gramEnd"/>
      <w:r w:rsidRPr="007759AC">
        <w:rPr>
          <w:rFonts w:ascii="Verdana" w:eastAsia="Times New Roman" w:hAnsi="Verdana" w:cs="Times New Roman"/>
          <w:color w:val="0000FF"/>
          <w:sz w:val="20"/>
          <w:szCs w:val="20"/>
          <w:highlight w:val="lightGray"/>
        </w:rPr>
        <w:t xml:space="preserve"> order-no="00001251"&gt;</w:t>
      </w:r>
    </w:p>
    <w:p w14:paraId="2244A6D5"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order</w:t>
      </w:r>
      <w:proofErr w:type="gramEnd"/>
      <w:r w:rsidRPr="007759AC">
        <w:rPr>
          <w:rFonts w:ascii="Verdana" w:eastAsia="Times New Roman" w:hAnsi="Verdana" w:cs="Times New Roman"/>
          <w:color w:val="0000FF"/>
          <w:sz w:val="20"/>
          <w:szCs w:val="20"/>
          <w:highlight w:val="lightGray"/>
        </w:rPr>
        <w:t>-date&gt;2013-03-26T09:38:25.627Z&lt;/order-date&gt;</w:t>
      </w:r>
    </w:p>
    <w:p w14:paraId="3EC0F326"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created</w:t>
      </w:r>
      <w:proofErr w:type="gramEnd"/>
      <w:r w:rsidRPr="007759AC">
        <w:rPr>
          <w:rFonts w:ascii="Verdana" w:eastAsia="Times New Roman" w:hAnsi="Verdana" w:cs="Times New Roman"/>
          <w:color w:val="0000FF"/>
          <w:sz w:val="20"/>
          <w:szCs w:val="20"/>
          <w:highlight w:val="lightGray"/>
        </w:rPr>
        <w:t>-by&gt;storefront&lt;/created-by&gt;</w:t>
      </w:r>
    </w:p>
    <w:p w14:paraId="0B3CD45F"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original</w:t>
      </w:r>
      <w:proofErr w:type="gramEnd"/>
      <w:r w:rsidRPr="007759AC">
        <w:rPr>
          <w:rFonts w:ascii="Verdana" w:eastAsia="Times New Roman" w:hAnsi="Verdana" w:cs="Times New Roman"/>
          <w:color w:val="0000FF"/>
          <w:sz w:val="20"/>
          <w:szCs w:val="20"/>
          <w:highlight w:val="lightGray"/>
        </w:rPr>
        <w:t>-order-no&gt;00001251&lt;/original-order-no&gt;</w:t>
      </w:r>
    </w:p>
    <w:p w14:paraId="37ABF2A4"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currency</w:t>
      </w:r>
      <w:proofErr w:type="gramEnd"/>
      <w:r w:rsidRPr="007759AC">
        <w:rPr>
          <w:rFonts w:ascii="Verdana" w:eastAsia="Times New Roman" w:hAnsi="Verdana" w:cs="Times New Roman"/>
          <w:color w:val="0000FF"/>
          <w:sz w:val="20"/>
          <w:szCs w:val="20"/>
          <w:highlight w:val="lightGray"/>
        </w:rPr>
        <w:t>&gt;USD&lt;/currency&gt;</w:t>
      </w:r>
    </w:p>
    <w:p w14:paraId="5A8844E9"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customer</w:t>
      </w:r>
      <w:proofErr w:type="gramEnd"/>
      <w:r w:rsidRPr="007759AC">
        <w:rPr>
          <w:rFonts w:ascii="Verdana" w:eastAsia="Times New Roman" w:hAnsi="Verdana" w:cs="Times New Roman"/>
          <w:color w:val="0000FF"/>
          <w:sz w:val="20"/>
          <w:szCs w:val="20"/>
          <w:highlight w:val="lightGray"/>
        </w:rPr>
        <w:t>-locale&gt;default&lt;/customer-locale&gt;</w:t>
      </w:r>
    </w:p>
    <w:p w14:paraId="38C8757D"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invoice</w:t>
      </w:r>
      <w:proofErr w:type="gramEnd"/>
      <w:r w:rsidRPr="007759AC">
        <w:rPr>
          <w:rFonts w:ascii="Verdana" w:eastAsia="Times New Roman" w:hAnsi="Verdana" w:cs="Times New Roman"/>
          <w:color w:val="0000FF"/>
          <w:sz w:val="20"/>
          <w:szCs w:val="20"/>
          <w:highlight w:val="lightGray"/>
        </w:rPr>
        <w:t>-no&gt;00013101&lt;/invoice-no&gt;</w:t>
      </w:r>
    </w:p>
    <w:p w14:paraId="7D5003E3"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ab/>
        <w:t>&lt;</w:t>
      </w:r>
      <w:proofErr w:type="gramStart"/>
      <w:r w:rsidRPr="007759AC">
        <w:rPr>
          <w:rFonts w:ascii="Verdana" w:eastAsia="Times New Roman" w:hAnsi="Verdana" w:cs="Times New Roman"/>
          <w:color w:val="0000FF"/>
          <w:sz w:val="20"/>
          <w:szCs w:val="20"/>
          <w:highlight w:val="lightGray"/>
        </w:rPr>
        <w:t>customer</w:t>
      </w:r>
      <w:proofErr w:type="gramEnd"/>
      <w:r w:rsidRPr="007759AC">
        <w:rPr>
          <w:rFonts w:ascii="Verdana" w:eastAsia="Times New Roman" w:hAnsi="Verdana" w:cs="Times New Roman"/>
          <w:color w:val="0000FF"/>
          <w:sz w:val="20"/>
          <w:szCs w:val="20"/>
          <w:highlight w:val="lightGray"/>
        </w:rPr>
        <w:t>&gt;</w:t>
      </w:r>
    </w:p>
    <w:p w14:paraId="01B2269C"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customer</w:t>
      </w:r>
      <w:proofErr w:type="gramEnd"/>
      <w:r w:rsidRPr="007759AC">
        <w:rPr>
          <w:rFonts w:ascii="Verdana" w:eastAsia="Times New Roman" w:hAnsi="Verdana" w:cs="Times New Roman"/>
          <w:color w:val="0000FF"/>
          <w:sz w:val="20"/>
          <w:szCs w:val="20"/>
          <w:highlight w:val="lightGray"/>
        </w:rPr>
        <w:t>-no&gt;00007501&lt;/customer-no&gt;</w:t>
      </w:r>
    </w:p>
    <w:p w14:paraId="2A7FEDFD"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customer</w:t>
      </w:r>
      <w:proofErr w:type="gramEnd"/>
      <w:r w:rsidRPr="007759AC">
        <w:rPr>
          <w:rFonts w:ascii="Verdana" w:eastAsia="Times New Roman" w:hAnsi="Verdana" w:cs="Times New Roman"/>
          <w:color w:val="0000FF"/>
          <w:sz w:val="20"/>
          <w:szCs w:val="20"/>
          <w:highlight w:val="lightGray"/>
        </w:rPr>
        <w:t>-name&gt;Pankaj A Tester&lt;/customer-name&gt;</w:t>
      </w:r>
    </w:p>
    <w:p w14:paraId="08D9C90D"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customer</w:t>
      </w:r>
      <w:proofErr w:type="gramEnd"/>
      <w:r w:rsidRPr="007759AC">
        <w:rPr>
          <w:rFonts w:ascii="Verdana" w:eastAsia="Times New Roman" w:hAnsi="Verdana" w:cs="Times New Roman"/>
          <w:color w:val="0000FF"/>
          <w:sz w:val="20"/>
          <w:szCs w:val="20"/>
          <w:highlight w:val="lightGray"/>
        </w:rPr>
        <w:t>-email&gt;pankajtester9@gmail.com&lt;/customer-email&gt;</w:t>
      </w:r>
    </w:p>
    <w:p w14:paraId="26029C70"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billing</w:t>
      </w:r>
      <w:proofErr w:type="gramEnd"/>
      <w:r w:rsidRPr="007759AC">
        <w:rPr>
          <w:rFonts w:ascii="Verdana" w:eastAsia="Times New Roman" w:hAnsi="Verdana" w:cs="Times New Roman"/>
          <w:color w:val="0000FF"/>
          <w:sz w:val="20"/>
          <w:szCs w:val="20"/>
          <w:highlight w:val="lightGray"/>
        </w:rPr>
        <w:t>-address&gt;</w:t>
      </w:r>
    </w:p>
    <w:p w14:paraId="4D384EAD"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first</w:t>
      </w:r>
      <w:proofErr w:type="gramEnd"/>
      <w:r w:rsidRPr="007759AC">
        <w:rPr>
          <w:rFonts w:ascii="Verdana" w:eastAsia="Times New Roman" w:hAnsi="Verdana" w:cs="Times New Roman"/>
          <w:color w:val="0000FF"/>
          <w:sz w:val="20"/>
          <w:szCs w:val="20"/>
          <w:highlight w:val="lightGray"/>
        </w:rPr>
        <w:t>-name&gt;Pankaj A&lt;/first-name&gt;</w:t>
      </w:r>
    </w:p>
    <w:p w14:paraId="042F2276"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last</w:t>
      </w:r>
      <w:proofErr w:type="gramEnd"/>
      <w:r w:rsidRPr="007759AC">
        <w:rPr>
          <w:rFonts w:ascii="Verdana" w:eastAsia="Times New Roman" w:hAnsi="Verdana" w:cs="Times New Roman"/>
          <w:color w:val="0000FF"/>
          <w:sz w:val="20"/>
          <w:szCs w:val="20"/>
          <w:highlight w:val="lightGray"/>
        </w:rPr>
        <w:t>-name&gt;Tester&lt;/last-name&gt;</w:t>
      </w:r>
    </w:p>
    <w:p w14:paraId="1F49B3A7"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phone</w:t>
      </w:r>
      <w:proofErr w:type="gramEnd"/>
      <w:r w:rsidRPr="007759AC">
        <w:rPr>
          <w:rFonts w:ascii="Verdana" w:eastAsia="Times New Roman" w:hAnsi="Verdana" w:cs="Times New Roman"/>
          <w:color w:val="0000FF"/>
          <w:sz w:val="20"/>
          <w:szCs w:val="20"/>
          <w:highlight w:val="lightGray"/>
        </w:rPr>
        <w:t>&gt;2039121212&lt;/phone&gt;</w:t>
      </w:r>
    </w:p>
    <w:p w14:paraId="697DDCA4"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&lt;/billing-address&gt;</w:t>
      </w:r>
    </w:p>
    <w:p w14:paraId="1C866AA7"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lastRenderedPageBreak/>
        <w:t>&lt;/customer&gt;</w:t>
      </w:r>
    </w:p>
    <w:p w14:paraId="6BB651CC"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status</w:t>
      </w:r>
      <w:proofErr w:type="gramEnd"/>
      <w:r w:rsidRPr="007759AC">
        <w:rPr>
          <w:rFonts w:ascii="Verdana" w:eastAsia="Times New Roman" w:hAnsi="Verdana" w:cs="Times New Roman"/>
          <w:color w:val="0000FF"/>
          <w:sz w:val="20"/>
          <w:szCs w:val="20"/>
          <w:highlight w:val="lightGray"/>
        </w:rPr>
        <w:t>&gt;</w:t>
      </w:r>
    </w:p>
    <w:p w14:paraId="4C6CE3BD"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order</w:t>
      </w:r>
      <w:proofErr w:type="gramEnd"/>
      <w:r w:rsidRPr="007759AC">
        <w:rPr>
          <w:rFonts w:ascii="Verdana" w:eastAsia="Times New Roman" w:hAnsi="Verdana" w:cs="Times New Roman"/>
          <w:color w:val="0000FF"/>
          <w:sz w:val="20"/>
          <w:szCs w:val="20"/>
          <w:highlight w:val="lightGray"/>
        </w:rPr>
        <w:t>-status&gt;OPEN&lt;/order-status&gt;</w:t>
      </w:r>
    </w:p>
    <w:p w14:paraId="0869A168"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shipping</w:t>
      </w:r>
      <w:proofErr w:type="gramEnd"/>
      <w:r w:rsidRPr="007759AC">
        <w:rPr>
          <w:rFonts w:ascii="Verdana" w:eastAsia="Times New Roman" w:hAnsi="Verdana" w:cs="Times New Roman"/>
          <w:color w:val="0000FF"/>
          <w:sz w:val="20"/>
          <w:szCs w:val="20"/>
          <w:highlight w:val="lightGray"/>
        </w:rPr>
        <w:t>-status&gt;NOT_SHIPPED&lt;/shipping-status&gt;</w:t>
      </w:r>
    </w:p>
    <w:p w14:paraId="5761BACB"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confirmation</w:t>
      </w:r>
      <w:proofErr w:type="gramEnd"/>
      <w:r w:rsidRPr="007759AC">
        <w:rPr>
          <w:rFonts w:ascii="Verdana" w:eastAsia="Times New Roman" w:hAnsi="Verdana" w:cs="Times New Roman"/>
          <w:color w:val="0000FF"/>
          <w:sz w:val="20"/>
          <w:szCs w:val="20"/>
          <w:highlight w:val="lightGray"/>
        </w:rPr>
        <w:t>-status&gt;CONFIRMED&lt;/confirmation-status&gt;</w:t>
      </w:r>
    </w:p>
    <w:p w14:paraId="5B47D76F"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payment</w:t>
      </w:r>
      <w:proofErr w:type="gramEnd"/>
      <w:r w:rsidRPr="007759AC">
        <w:rPr>
          <w:rFonts w:ascii="Verdana" w:eastAsia="Times New Roman" w:hAnsi="Verdana" w:cs="Times New Roman"/>
          <w:color w:val="0000FF"/>
          <w:sz w:val="20"/>
          <w:szCs w:val="20"/>
          <w:highlight w:val="lightGray"/>
        </w:rPr>
        <w:t>-status&gt;NOT_PAID&lt;/payment-status&gt;</w:t>
      </w:r>
    </w:p>
    <w:p w14:paraId="6E20A76C"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&lt;/status&gt;</w:t>
      </w:r>
    </w:p>
    <w:p w14:paraId="75C3BBDD"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current</w:t>
      </w:r>
      <w:proofErr w:type="gramEnd"/>
      <w:r w:rsidRPr="007759AC">
        <w:rPr>
          <w:rFonts w:ascii="Verdana" w:eastAsia="Times New Roman" w:hAnsi="Verdana" w:cs="Times New Roman"/>
          <w:color w:val="0000FF"/>
          <w:sz w:val="20"/>
          <w:szCs w:val="20"/>
          <w:highlight w:val="lightGray"/>
        </w:rPr>
        <w:t>-order-no&gt;00001251&lt;/current-order-no&gt;</w:t>
      </w:r>
    </w:p>
    <w:p w14:paraId="710B0132"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product</w:t>
      </w:r>
      <w:proofErr w:type="gramEnd"/>
      <w:r w:rsidRPr="007759AC">
        <w:rPr>
          <w:rFonts w:ascii="Verdana" w:eastAsia="Times New Roman" w:hAnsi="Verdana" w:cs="Times New Roman"/>
          <w:color w:val="0000FF"/>
          <w:sz w:val="20"/>
          <w:szCs w:val="20"/>
          <w:highlight w:val="lightGray"/>
        </w:rPr>
        <w:t>-lineitems&gt;</w:t>
      </w:r>
    </w:p>
    <w:p w14:paraId="4E39DB5E"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shipping</w:t>
      </w:r>
      <w:proofErr w:type="gramEnd"/>
      <w:r w:rsidRPr="007759AC">
        <w:rPr>
          <w:rFonts w:ascii="Verdana" w:eastAsia="Times New Roman" w:hAnsi="Verdana" w:cs="Times New Roman"/>
          <w:color w:val="0000FF"/>
          <w:sz w:val="20"/>
          <w:szCs w:val="20"/>
          <w:highlight w:val="lightGray"/>
        </w:rPr>
        <w:t>-lineitems&gt;</w:t>
      </w:r>
    </w:p>
    <w:p w14:paraId="1CA176E6"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shipments</w:t>
      </w:r>
      <w:proofErr w:type="gramEnd"/>
      <w:r w:rsidRPr="007759AC">
        <w:rPr>
          <w:rFonts w:ascii="Verdana" w:eastAsia="Times New Roman" w:hAnsi="Verdana" w:cs="Times New Roman"/>
          <w:color w:val="0000FF"/>
          <w:sz w:val="20"/>
          <w:szCs w:val="20"/>
          <w:highlight w:val="lightGray"/>
        </w:rPr>
        <w:t>&gt;</w:t>
      </w:r>
    </w:p>
    <w:p w14:paraId="795B0F8C"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totals</w:t>
      </w:r>
      <w:proofErr w:type="gramEnd"/>
      <w:r w:rsidRPr="007759AC">
        <w:rPr>
          <w:rFonts w:ascii="Verdana" w:eastAsia="Times New Roman" w:hAnsi="Verdana" w:cs="Times New Roman"/>
          <w:color w:val="0000FF"/>
          <w:sz w:val="20"/>
          <w:szCs w:val="20"/>
          <w:highlight w:val="lightGray"/>
        </w:rPr>
        <w:t>&gt;</w:t>
      </w:r>
    </w:p>
    <w:p w14:paraId="35705E54"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payments</w:t>
      </w:r>
      <w:proofErr w:type="gramEnd"/>
      <w:r w:rsidRPr="007759AC">
        <w:rPr>
          <w:rFonts w:ascii="Verdana" w:eastAsia="Times New Roman" w:hAnsi="Verdana" w:cs="Times New Roman"/>
          <w:color w:val="0000FF"/>
          <w:sz w:val="20"/>
          <w:szCs w:val="20"/>
          <w:highlight w:val="lightGray"/>
        </w:rPr>
        <w:t>&gt;</w:t>
      </w:r>
    </w:p>
    <w:p w14:paraId="32DF88B8"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payment</w:t>
      </w:r>
      <w:proofErr w:type="gramEnd"/>
      <w:r w:rsidRPr="007759AC">
        <w:rPr>
          <w:rFonts w:ascii="Verdana" w:eastAsia="Times New Roman" w:hAnsi="Verdana" w:cs="Times New Roman"/>
          <w:color w:val="0000FF"/>
          <w:sz w:val="20"/>
          <w:szCs w:val="20"/>
          <w:highlight w:val="lightGray"/>
        </w:rPr>
        <w:t>&gt;</w:t>
      </w:r>
    </w:p>
    <w:p w14:paraId="448CCA45"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custom</w:t>
      </w:r>
      <w:proofErr w:type="gramEnd"/>
      <w:r w:rsidRPr="007759AC">
        <w:rPr>
          <w:rFonts w:ascii="Verdana" w:eastAsia="Times New Roman" w:hAnsi="Verdana" w:cs="Times New Roman"/>
          <w:color w:val="0000FF"/>
          <w:sz w:val="20"/>
          <w:szCs w:val="20"/>
          <w:highlight w:val="lightGray"/>
        </w:rPr>
        <w:t>-method&gt;</w:t>
      </w:r>
    </w:p>
    <w:p w14:paraId="68388138"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ab/>
        <w:t>&lt;</w:t>
      </w:r>
      <w:proofErr w:type="gramStart"/>
      <w:r w:rsidRPr="007759AC">
        <w:rPr>
          <w:rFonts w:ascii="Verdana" w:eastAsia="Times New Roman" w:hAnsi="Verdana" w:cs="Times New Roman"/>
          <w:color w:val="0000FF"/>
          <w:sz w:val="20"/>
          <w:szCs w:val="20"/>
          <w:highlight w:val="lightGray"/>
        </w:rPr>
        <w:t>method</w:t>
      </w:r>
      <w:proofErr w:type="gramEnd"/>
      <w:r w:rsidRPr="007759AC">
        <w:rPr>
          <w:rFonts w:ascii="Verdana" w:eastAsia="Times New Roman" w:hAnsi="Verdana" w:cs="Times New Roman"/>
          <w:color w:val="0000FF"/>
          <w:sz w:val="20"/>
          <w:szCs w:val="20"/>
          <w:highlight w:val="lightGray"/>
        </w:rPr>
        <w:t>-name&gt;VISA_VME&lt;/method-name&gt;</w:t>
      </w:r>
    </w:p>
    <w:p w14:paraId="5AC23E79"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&lt;/custom-method&gt;</w:t>
      </w:r>
    </w:p>
    <w:p w14:paraId="68E38ED5"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amount</w:t>
      </w:r>
      <w:proofErr w:type="gramEnd"/>
      <w:r w:rsidRPr="007759AC">
        <w:rPr>
          <w:rFonts w:ascii="Verdana" w:eastAsia="Times New Roman" w:hAnsi="Verdana" w:cs="Times New Roman"/>
          <w:color w:val="0000FF"/>
          <w:sz w:val="20"/>
          <w:szCs w:val="20"/>
          <w:highlight w:val="lightGray"/>
        </w:rPr>
        <w:t>&gt;227.84&lt;/amount&gt;</w:t>
      </w:r>
    </w:p>
    <w:p w14:paraId="7CEB6A46"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processor</w:t>
      </w:r>
      <w:proofErr w:type="gramEnd"/>
      <w:r w:rsidRPr="007759AC">
        <w:rPr>
          <w:rFonts w:ascii="Verdana" w:eastAsia="Times New Roman" w:hAnsi="Verdana" w:cs="Times New Roman"/>
          <w:color w:val="0000FF"/>
          <w:sz w:val="20"/>
          <w:szCs w:val="20"/>
          <w:highlight w:val="lightGray"/>
        </w:rPr>
        <w:t>-id&gt;CYBERSOURCE_VME&lt;/processor-id&gt;</w:t>
      </w:r>
    </w:p>
    <w:p w14:paraId="6E590B05"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transaction</w:t>
      </w:r>
      <w:proofErr w:type="gramEnd"/>
      <w:r w:rsidRPr="007759AC">
        <w:rPr>
          <w:rFonts w:ascii="Verdana" w:eastAsia="Times New Roman" w:hAnsi="Verdana" w:cs="Times New Roman"/>
          <w:color w:val="0000FF"/>
          <w:sz w:val="20"/>
          <w:szCs w:val="20"/>
          <w:highlight w:val="lightGray"/>
        </w:rPr>
        <w:t>-id&gt;  3648126425680176056428-100960155-100501997-HIGH&lt;/transaction-id&gt;</w:t>
      </w:r>
    </w:p>
    <w:p w14:paraId="6908A7F0"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&lt;/payment&gt;</w:t>
      </w:r>
    </w:p>
    <w:p w14:paraId="0C1F9C66"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&lt;/payments&gt;</w:t>
      </w:r>
    </w:p>
    <w:p w14:paraId="33BFB259"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remoteHost</w:t>
      </w:r>
      <w:proofErr w:type="gramEnd"/>
      <w:r w:rsidRPr="007759AC">
        <w:rPr>
          <w:rFonts w:ascii="Verdana" w:eastAsia="Times New Roman" w:hAnsi="Verdana" w:cs="Times New Roman"/>
          <w:color w:val="0000FF"/>
          <w:sz w:val="20"/>
          <w:szCs w:val="20"/>
          <w:highlight w:val="lightGray"/>
        </w:rPr>
        <w:t>&gt;14.140.116.135&lt;/remoteHost&gt;</w:t>
      </w:r>
    </w:p>
    <w:p w14:paraId="5C29CA23"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&lt;/order&gt;</w:t>
      </w:r>
    </w:p>
    <w:p w14:paraId="4A3C7755" w14:textId="77777777" w:rsidR="008D55DE" w:rsidRDefault="001E4060" w:rsidP="001E4060">
      <w:pPr>
        <w:ind w:left="240" w:hanging="240"/>
        <w:rPr>
          <w:rFonts w:ascii="Verdana" w:eastAsia="Times New Roman" w:hAnsi="Verdana" w:cs="Times New Roman"/>
          <w:color w:val="0000FF"/>
          <w:sz w:val="20"/>
          <w:szCs w:val="20"/>
          <w:highlight w:val="lightGray"/>
        </w:rPr>
      </w:pPr>
      <w:bookmarkStart w:id="102" w:name="_Toc391039073"/>
      <w:r>
        <w:rPr>
          <w:rFonts w:ascii="Verdana" w:eastAsia="Times New Roman" w:hAnsi="Verdana" w:cs="Times New Roman"/>
          <w:color w:val="0000FF"/>
          <w:sz w:val="20"/>
          <w:szCs w:val="20"/>
          <w:highlight w:val="lightGray"/>
        </w:rPr>
        <w:t>&lt;/orders&gt;</w:t>
      </w:r>
    </w:p>
    <w:p w14:paraId="0CBAD0D2" w14:textId="77777777" w:rsidR="00B6116D" w:rsidRDefault="00B6116D" w:rsidP="001E4060">
      <w:pPr>
        <w:ind w:left="240" w:hanging="240"/>
        <w:rPr>
          <w:rFonts w:ascii="Verdana" w:eastAsia="Times New Roman" w:hAnsi="Verdana" w:cs="Times New Roman"/>
          <w:color w:val="0000FF"/>
          <w:sz w:val="20"/>
          <w:szCs w:val="20"/>
          <w:highlight w:val="lightGray"/>
        </w:rPr>
      </w:pPr>
    </w:p>
    <w:p w14:paraId="75E9D311" w14:textId="77777777" w:rsidR="00B6116D" w:rsidRDefault="00B6116D" w:rsidP="001E4060">
      <w:pPr>
        <w:ind w:left="240" w:hanging="240"/>
        <w:rPr>
          <w:rFonts w:ascii="Verdana" w:eastAsia="Times New Roman" w:hAnsi="Verdana" w:cs="Times New Roman"/>
          <w:color w:val="0000FF"/>
          <w:sz w:val="20"/>
          <w:szCs w:val="20"/>
          <w:highlight w:val="lightGray"/>
        </w:rPr>
      </w:pPr>
    </w:p>
    <w:p w14:paraId="265317A8" w14:textId="77777777" w:rsidR="00B6116D" w:rsidRDefault="00B6116D" w:rsidP="001E4060">
      <w:pPr>
        <w:ind w:left="240" w:hanging="240"/>
        <w:rPr>
          <w:rFonts w:ascii="Verdana" w:eastAsia="Times New Roman" w:hAnsi="Verdana" w:cs="Times New Roman"/>
          <w:color w:val="0000FF"/>
          <w:sz w:val="20"/>
          <w:szCs w:val="20"/>
          <w:highlight w:val="lightGray"/>
        </w:rPr>
      </w:pPr>
    </w:p>
    <w:p w14:paraId="5CBF51D6" w14:textId="77777777" w:rsidR="00B6116D" w:rsidRDefault="00B6116D" w:rsidP="001E4060">
      <w:pPr>
        <w:ind w:left="240" w:hanging="240"/>
        <w:rPr>
          <w:rFonts w:ascii="Verdana" w:eastAsia="Times New Roman" w:hAnsi="Verdana" w:cs="Times New Roman"/>
          <w:color w:val="0000FF"/>
          <w:sz w:val="20"/>
          <w:szCs w:val="20"/>
          <w:highlight w:val="lightGray"/>
        </w:rPr>
      </w:pPr>
    </w:p>
    <w:p w14:paraId="32B3555C" w14:textId="77777777" w:rsidR="00B6116D" w:rsidRDefault="00B6116D" w:rsidP="001E4060">
      <w:pPr>
        <w:ind w:left="240" w:hanging="240"/>
        <w:rPr>
          <w:rFonts w:ascii="Verdana" w:eastAsia="Times New Roman" w:hAnsi="Verdana" w:cs="Times New Roman"/>
          <w:color w:val="0000FF"/>
          <w:sz w:val="20"/>
          <w:szCs w:val="20"/>
          <w:highlight w:val="lightGray"/>
        </w:rPr>
      </w:pPr>
    </w:p>
    <w:p w14:paraId="24DE835D" w14:textId="77777777" w:rsidR="00B6116D" w:rsidRDefault="00B6116D" w:rsidP="001E4060">
      <w:pPr>
        <w:ind w:left="240" w:hanging="240"/>
        <w:rPr>
          <w:rFonts w:ascii="Verdana" w:eastAsia="Times New Roman" w:hAnsi="Verdana" w:cs="Times New Roman"/>
          <w:color w:val="0000FF"/>
          <w:sz w:val="20"/>
          <w:szCs w:val="20"/>
          <w:highlight w:val="lightGray"/>
        </w:rPr>
      </w:pPr>
    </w:p>
    <w:p w14:paraId="07625191" w14:textId="77777777" w:rsidR="00B6116D" w:rsidRPr="001E4060" w:rsidRDefault="00B6116D" w:rsidP="001E4060">
      <w:pPr>
        <w:ind w:left="240" w:hanging="240"/>
        <w:rPr>
          <w:rFonts w:ascii="Verdana" w:eastAsia="Times New Roman" w:hAnsi="Verdana" w:cs="Times New Roman"/>
          <w:color w:val="0000FF"/>
          <w:sz w:val="20"/>
          <w:szCs w:val="20"/>
          <w:highlight w:val="lightGray"/>
        </w:rPr>
      </w:pPr>
    </w:p>
    <w:p w14:paraId="61DFE5CA" w14:textId="77777777" w:rsidR="005452AC" w:rsidRDefault="005452AC" w:rsidP="005452AC">
      <w:pPr>
        <w:pStyle w:val="Heading3"/>
      </w:pPr>
      <w:r>
        <w:t>Retail POS</w:t>
      </w:r>
      <w:bookmarkEnd w:id="102"/>
    </w:p>
    <w:p w14:paraId="657F6679" w14:textId="77777777" w:rsidR="00F52816" w:rsidRDefault="009D4D1F" w:rsidP="009D2C87">
      <w:pPr>
        <w:pStyle w:val="BodyText"/>
        <w:rPr>
          <w:b/>
        </w:rPr>
      </w:pPr>
      <w:r>
        <w:t xml:space="preserve">This integration requires only one sub-pipeline to be integrated to </w:t>
      </w:r>
      <w:r w:rsidR="00FA4003">
        <w:t xml:space="preserve">your </w:t>
      </w:r>
      <w:r>
        <w:t>project. The pipeline screenshot is shown below which needs to be called in your project as required:</w:t>
      </w:r>
    </w:p>
    <w:p w14:paraId="638B25F8" w14:textId="77777777" w:rsidR="00FA4003" w:rsidRDefault="00FA4003" w:rsidP="009D2C87">
      <w:pPr>
        <w:pStyle w:val="BodyText"/>
      </w:pPr>
      <w:r>
        <w:rPr>
          <w:noProof/>
        </w:rPr>
        <w:lastRenderedPageBreak/>
        <w:drawing>
          <wp:inline distT="0" distB="0" distL="0" distR="0" wp14:anchorId="31C7AA84" wp14:editId="53E557F4">
            <wp:extent cx="4827182" cy="3027216"/>
            <wp:effectExtent l="19050" t="19050" r="0" b="1905"/>
            <wp:docPr id="69" name="Picture 68" descr="Call node for POS integ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 node for POS integration.PNG"/>
                    <pic:cNvPicPr/>
                  </pic:nvPicPr>
                  <pic:blipFill>
                    <a:blip r:embed="rId79" cstate="print"/>
                    <a:stretch>
                      <a:fillRect/>
                    </a:stretch>
                  </pic:blipFill>
                  <pic:spPr>
                    <a:xfrm>
                      <a:off x="0" y="0"/>
                      <a:ext cx="4874007" cy="3056581"/>
                    </a:xfrm>
                    <a:prstGeom prst="rect">
                      <a:avLst/>
                    </a:prstGeom>
                    <a:ln>
                      <a:solidFill>
                        <a:schemeClr val="accent1"/>
                      </a:solidFill>
                    </a:ln>
                  </pic:spPr>
                </pic:pic>
              </a:graphicData>
            </a:graphic>
          </wp:inline>
        </w:drawing>
      </w:r>
    </w:p>
    <w:p w14:paraId="6C3C7827" w14:textId="77777777" w:rsidR="004B6875" w:rsidRDefault="004B6875" w:rsidP="009D2C87">
      <w:pPr>
        <w:pStyle w:val="BodyText"/>
      </w:pPr>
    </w:p>
    <w:p w14:paraId="66DA60EF" w14:textId="77777777" w:rsidR="00DD31AA" w:rsidRDefault="00DD31AA" w:rsidP="009D2C87">
      <w:pPr>
        <w:pStyle w:val="BodyText"/>
      </w:pPr>
    </w:p>
    <w:p w14:paraId="62C598E6" w14:textId="77777777" w:rsidR="001F4EA7" w:rsidRDefault="001F4EA7" w:rsidP="009D2C87">
      <w:pPr>
        <w:pStyle w:val="BodyText"/>
      </w:pPr>
    </w:p>
    <w:p w14:paraId="518794DB" w14:textId="77777777" w:rsidR="001F4EA7" w:rsidRDefault="001F4EA7" w:rsidP="009D2C87">
      <w:pPr>
        <w:pStyle w:val="BodyText"/>
      </w:pPr>
    </w:p>
    <w:p w14:paraId="59668593" w14:textId="77777777" w:rsidR="001F4EA7" w:rsidRDefault="001F4EA7" w:rsidP="009D2C87">
      <w:pPr>
        <w:pStyle w:val="BodyText"/>
      </w:pPr>
    </w:p>
    <w:p w14:paraId="4D1F4772" w14:textId="77777777" w:rsidR="001F4EA7" w:rsidRDefault="001F4EA7" w:rsidP="009D2C87">
      <w:pPr>
        <w:pStyle w:val="BodyText"/>
      </w:pPr>
    </w:p>
    <w:p w14:paraId="4404C199" w14:textId="77777777" w:rsidR="001F4EA7" w:rsidRDefault="001F4EA7" w:rsidP="009D2C87">
      <w:pPr>
        <w:pStyle w:val="BodyText"/>
      </w:pPr>
    </w:p>
    <w:p w14:paraId="0583D49D" w14:textId="77777777" w:rsidR="001F4EA7" w:rsidRDefault="001F4EA7" w:rsidP="009D2C87">
      <w:pPr>
        <w:pStyle w:val="BodyText"/>
      </w:pPr>
    </w:p>
    <w:p w14:paraId="2D805032" w14:textId="77777777" w:rsidR="001F4EA7" w:rsidRDefault="001F4EA7" w:rsidP="009D2C87">
      <w:pPr>
        <w:pStyle w:val="BodyText"/>
      </w:pPr>
    </w:p>
    <w:p w14:paraId="2E915ABE" w14:textId="77777777" w:rsidR="001F4EA7" w:rsidRDefault="001F4EA7" w:rsidP="009D2C87">
      <w:pPr>
        <w:pStyle w:val="BodyText"/>
      </w:pPr>
    </w:p>
    <w:p w14:paraId="1952F6EE" w14:textId="77777777" w:rsidR="001F4EA7" w:rsidRDefault="001F4EA7" w:rsidP="009D2C87">
      <w:pPr>
        <w:pStyle w:val="BodyText"/>
      </w:pPr>
    </w:p>
    <w:p w14:paraId="1ED7BC04" w14:textId="77777777" w:rsidR="001F4EA7" w:rsidRDefault="001F4EA7" w:rsidP="009D2C87">
      <w:pPr>
        <w:pStyle w:val="BodyText"/>
      </w:pPr>
    </w:p>
    <w:p w14:paraId="555497BB" w14:textId="77777777" w:rsidR="001F4EA7" w:rsidRDefault="001F4EA7" w:rsidP="009D2C87">
      <w:pPr>
        <w:pStyle w:val="BodyText"/>
      </w:pPr>
    </w:p>
    <w:p w14:paraId="294DB634" w14:textId="77777777" w:rsidR="001F4EA7" w:rsidRDefault="001F4EA7" w:rsidP="009D2C87">
      <w:pPr>
        <w:pStyle w:val="BodyText"/>
      </w:pPr>
    </w:p>
    <w:p w14:paraId="2553B77E" w14:textId="77777777" w:rsidR="001F4EA7" w:rsidRDefault="001F4EA7" w:rsidP="009D2C87">
      <w:pPr>
        <w:pStyle w:val="BodyText"/>
      </w:pPr>
    </w:p>
    <w:p w14:paraId="17B32502" w14:textId="77777777" w:rsidR="001F4EA7" w:rsidRDefault="001F4EA7" w:rsidP="009D2C87">
      <w:pPr>
        <w:pStyle w:val="BodyText"/>
      </w:pPr>
    </w:p>
    <w:p w14:paraId="4E9F7519" w14:textId="77777777" w:rsidR="001F4EA7" w:rsidRDefault="001F4EA7" w:rsidP="009D2C87">
      <w:pPr>
        <w:pStyle w:val="BodyText"/>
      </w:pPr>
    </w:p>
    <w:p w14:paraId="565C22D6" w14:textId="77777777" w:rsidR="001F4EA7" w:rsidRDefault="001F4EA7" w:rsidP="009D2C87">
      <w:pPr>
        <w:pStyle w:val="BodyText"/>
      </w:pPr>
    </w:p>
    <w:p w14:paraId="27B15505" w14:textId="77777777" w:rsidR="001F4EA7" w:rsidRDefault="001F4EA7" w:rsidP="009D2C87">
      <w:pPr>
        <w:pStyle w:val="BodyText"/>
      </w:pPr>
      <w:r>
        <w:t>This required call node should be integrated at EACreditCard-Authorize pipeline of DSS app as show below.</w:t>
      </w:r>
      <w:ins w:id="103" w:author="Christy Thomas" w:date="2014-07-01T22:46:00Z">
        <w:r w:rsidR="00BD6C5B">
          <w:t xml:space="preserve">  The track data</w:t>
        </w:r>
      </w:ins>
      <w:ins w:id="104" w:author="Christy Thomas" w:date="2014-07-01T22:48:00Z">
        <w:r w:rsidR="00BD6C5B">
          <w:t>, expiration date</w:t>
        </w:r>
      </w:ins>
      <w:ins w:id="105" w:author="Christy Thomas" w:date="2014-07-01T22:46:00Z">
        <w:r w:rsidR="00BD6C5B">
          <w:t xml:space="preserve"> or </w:t>
        </w:r>
      </w:ins>
      <w:ins w:id="106" w:author="Christy Thomas" w:date="2014-07-01T22:47:00Z">
        <w:r w:rsidR="00BD6C5B">
          <w:t>account number should not be encrypted and may need to be decrypted prior to calling Cybersource_POS-Authorize</w:t>
        </w:r>
      </w:ins>
      <w:ins w:id="107" w:author="Christy Thomas" w:date="2014-07-01T22:48:00Z">
        <w:r w:rsidR="00BD6C5B">
          <w:t>POS depending on the payment terminal used.</w:t>
        </w:r>
      </w:ins>
    </w:p>
    <w:p w14:paraId="59175C29" w14:textId="77777777" w:rsidR="00DD31AA" w:rsidRDefault="00A42A01" w:rsidP="009D2C87">
      <w:pPr>
        <w:pStyle w:val="BodyText"/>
      </w:pPr>
      <w:r>
        <w:rPr>
          <w:noProof/>
        </w:rPr>
        <w:lastRenderedPageBreak/>
        <w:drawing>
          <wp:inline distT="0" distB="0" distL="0" distR="0" wp14:anchorId="206C08DB" wp14:editId="6B9C6B89">
            <wp:extent cx="4305901" cy="6487431"/>
            <wp:effectExtent l="19050" t="1905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grate POS auth node.png"/>
                    <pic:cNvPicPr/>
                  </pic:nvPicPr>
                  <pic:blipFill>
                    <a:blip r:embed="rId80">
                      <a:extLst>
                        <a:ext uri="{28A0092B-C50C-407E-A947-70E740481C1C}">
                          <a14:useLocalDpi xmlns:a14="http://schemas.microsoft.com/office/drawing/2010/main" val="0"/>
                        </a:ext>
                      </a:extLst>
                    </a:blip>
                    <a:stretch>
                      <a:fillRect/>
                    </a:stretch>
                  </pic:blipFill>
                  <pic:spPr>
                    <a:xfrm>
                      <a:off x="0" y="0"/>
                      <a:ext cx="4305901" cy="6487431"/>
                    </a:xfrm>
                    <a:prstGeom prst="rect">
                      <a:avLst/>
                    </a:prstGeom>
                    <a:ln>
                      <a:solidFill>
                        <a:schemeClr val="accent1"/>
                      </a:solidFill>
                    </a:ln>
                  </pic:spPr>
                </pic:pic>
              </a:graphicData>
            </a:graphic>
          </wp:inline>
        </w:drawing>
      </w:r>
    </w:p>
    <w:p w14:paraId="70376556" w14:textId="77777777" w:rsidR="004B6875" w:rsidRDefault="00A42A01" w:rsidP="009D2C87">
      <w:pPr>
        <w:pStyle w:val="BodyText"/>
      </w:pPr>
      <w:r>
        <w:t>Three</w:t>
      </w:r>
      <w:r w:rsidR="00A42E16">
        <w:t xml:space="preserve"> assign node</w:t>
      </w:r>
      <w:r>
        <w:t>s</w:t>
      </w:r>
      <w:r w:rsidR="00A42E16">
        <w:t xml:space="preserve"> must </w:t>
      </w:r>
      <w:r w:rsidR="001F4EA7">
        <w:t>be used</w:t>
      </w:r>
      <w:r w:rsidR="00A42E16">
        <w:t xml:space="preserve"> </w:t>
      </w:r>
      <w:r w:rsidR="001F4EA7">
        <w:t xml:space="preserve">for required </w:t>
      </w:r>
      <w:r w:rsidR="00DD31AA">
        <w:t xml:space="preserve">node Cybersource_POS-AuthorizePOS </w:t>
      </w:r>
      <w:r w:rsidR="001F4EA7">
        <w:t xml:space="preserve">to work correctly as </w:t>
      </w:r>
      <w:r w:rsidR="00A42E16">
        <w:t xml:space="preserve">shown above. </w:t>
      </w:r>
      <w:r w:rsidR="00E52F1A">
        <w:t>Th</w:t>
      </w:r>
      <w:r>
        <w:t>e</w:t>
      </w:r>
      <w:r w:rsidR="00E52F1A">
        <w:t xml:space="preserve"> assign node must set variables based on POS terminal entry mode. Below are the </w:t>
      </w:r>
      <w:r w:rsidR="00F1695F">
        <w:t xml:space="preserve">use and description </w:t>
      </w:r>
      <w:r w:rsidR="00E52F1A">
        <w:t>for assignment of variables</w:t>
      </w:r>
      <w:r w:rsidR="00E63606">
        <w:t>. Assuming that object.attribute variable used in Assign node will be replaced by actual object/variable to get the required values</w:t>
      </w:r>
      <w:r w:rsidR="00E52F1A">
        <w:t>:</w:t>
      </w:r>
    </w:p>
    <w:p w14:paraId="18378948" w14:textId="77777777" w:rsidR="00BD6C5B" w:rsidRDefault="00BD6C5B" w:rsidP="009819CC">
      <w:pPr>
        <w:pStyle w:val="BodyText"/>
        <w:rPr>
          <w:ins w:id="108" w:author="Christy Thomas" w:date="2014-07-01T22:49:00Z"/>
        </w:rPr>
      </w:pPr>
      <w:ins w:id="109" w:author="Christy Thomas" w:date="2014-07-01T22:49:00Z">
        <w:r>
          <w:t xml:space="preserve">POS terminal entry mode can be set </w:t>
        </w:r>
      </w:ins>
      <w:ins w:id="110" w:author="Christy Thomas" w:date="2014-07-01T22:50:00Z">
        <w:r>
          <w:t xml:space="preserve">in </w:t>
        </w:r>
      </w:ins>
      <w:ins w:id="111" w:author="Christy Thomas" w:date="2014-07-01T22:51:00Z">
        <w:r>
          <w:t>int_ocapi_ext/cartridge/scripts/actions/</w:t>
        </w:r>
      </w:ins>
      <w:proofErr w:type="gramStart"/>
      <w:ins w:id="112" w:author="Christy Thomas" w:date="2014-07-01T22:50:00Z">
        <w:r>
          <w:t xml:space="preserve">CaptureCreditCardDetails.ds </w:t>
        </w:r>
      </w:ins>
      <w:ins w:id="113" w:author="Christy Thomas" w:date="2014-07-01T22:51:00Z">
        <w:r>
          <w:t xml:space="preserve"> as</w:t>
        </w:r>
        <w:proofErr w:type="gramEnd"/>
        <w:r>
          <w:t xml:space="preserve"> shown below.</w:t>
        </w:r>
      </w:ins>
      <w:ins w:id="114" w:author="Christy Thomas" w:date="2014-07-01T22:50:00Z">
        <w:r>
          <w:rPr>
            <w:noProof/>
          </w:rPr>
          <w:lastRenderedPageBreak/>
          <w:drawing>
            <wp:inline distT="0" distB="0" distL="0" distR="0" wp14:anchorId="6AD64687" wp14:editId="395C8847">
              <wp:extent cx="5603109" cy="6156960"/>
              <wp:effectExtent l="0" t="0" r="0" b="0"/>
              <wp:docPr id="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603301" cy="6157171"/>
                      </a:xfrm>
                      <a:prstGeom prst="rect">
                        <a:avLst/>
                      </a:prstGeom>
                      <a:noFill/>
                      <a:ln>
                        <a:noFill/>
                      </a:ln>
                    </pic:spPr>
                  </pic:pic>
                </a:graphicData>
              </a:graphic>
            </wp:inline>
          </w:drawing>
        </w:r>
      </w:ins>
    </w:p>
    <w:p w14:paraId="259A5E82" w14:textId="77777777" w:rsidR="004A0102" w:rsidRPr="009819CC" w:rsidRDefault="009819CC" w:rsidP="009819CC">
      <w:pPr>
        <w:pStyle w:val="BodyText"/>
        <w:rPr>
          <w:b/>
        </w:rPr>
      </w:pPr>
      <w:r>
        <w:t>1.</w:t>
      </w:r>
      <w:r w:rsidR="004956A8">
        <w:t xml:space="preserve"> </w:t>
      </w:r>
      <w:r w:rsidR="00A42A01" w:rsidRPr="009819CC">
        <w:t xml:space="preserve">Use of Assign node labeled as “Assign node 1” above. This will set the common variables for the transaction irrespective of entry mode used. Below is the screenshot of variables used in this assign </w:t>
      </w:r>
      <w:proofErr w:type="gramStart"/>
      <w:r w:rsidR="00A42A01" w:rsidRPr="009819CC">
        <w:t>node:</w:t>
      </w:r>
      <w:proofErr w:type="gramEnd"/>
      <w:r w:rsidR="004A0102" w:rsidRPr="009819CC">
        <w:rPr>
          <w:b/>
        </w:rPr>
        <w:t xml:space="preserve"> </w:t>
      </w:r>
    </w:p>
    <w:p w14:paraId="2E28626A" w14:textId="77777777" w:rsidR="00DD31AA" w:rsidRDefault="004A0102" w:rsidP="004A0102">
      <w:pPr>
        <w:pStyle w:val="BodyText"/>
        <w:rPr>
          <w:ins w:id="115" w:author="Christy Thomas" w:date="2014-07-01T22:56:00Z"/>
        </w:rPr>
      </w:pPr>
      <w:r>
        <w:rPr>
          <w:noProof/>
        </w:rPr>
        <w:lastRenderedPageBreak/>
        <w:drawing>
          <wp:inline distT="0" distB="0" distL="0" distR="0" wp14:anchorId="2DE4E08A" wp14:editId="4086D251">
            <wp:extent cx="6400800" cy="5747385"/>
            <wp:effectExtent l="19050" t="19050" r="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 node 1.png"/>
                    <pic:cNvPicPr/>
                  </pic:nvPicPr>
                  <pic:blipFill>
                    <a:blip r:embed="rId82">
                      <a:extLst>
                        <a:ext uri="{28A0092B-C50C-407E-A947-70E740481C1C}">
                          <a14:useLocalDpi xmlns:a14="http://schemas.microsoft.com/office/drawing/2010/main" val="0"/>
                        </a:ext>
                      </a:extLst>
                    </a:blip>
                    <a:stretch>
                      <a:fillRect/>
                    </a:stretch>
                  </pic:blipFill>
                  <pic:spPr>
                    <a:xfrm>
                      <a:off x="0" y="0"/>
                      <a:ext cx="6400800" cy="5747385"/>
                    </a:xfrm>
                    <a:prstGeom prst="rect">
                      <a:avLst/>
                    </a:prstGeom>
                    <a:ln>
                      <a:solidFill>
                        <a:schemeClr val="accent1"/>
                      </a:solidFill>
                    </a:ln>
                  </pic:spPr>
                </pic:pic>
              </a:graphicData>
            </a:graphic>
          </wp:inline>
        </w:drawing>
      </w:r>
    </w:p>
    <w:p w14:paraId="5E545765" w14:textId="77777777" w:rsidR="00AE3C79" w:rsidRDefault="00AE3C79" w:rsidP="004A0102">
      <w:pPr>
        <w:pStyle w:val="BodyText"/>
        <w:rPr>
          <w:ins w:id="116" w:author="Christy Thomas" w:date="2014-07-01T22:56:00Z"/>
        </w:rPr>
      </w:pPr>
    </w:p>
    <w:p w14:paraId="64A9A431" w14:textId="77777777" w:rsidR="00AE3C79" w:rsidRDefault="00AE3C79" w:rsidP="004A0102">
      <w:pPr>
        <w:pStyle w:val="BodyText"/>
      </w:pPr>
    </w:p>
    <w:p w14:paraId="5B0CD838" w14:textId="77777777" w:rsidR="009819CC" w:rsidRDefault="009819CC" w:rsidP="009819CC">
      <w:pPr>
        <w:pStyle w:val="BodyText"/>
      </w:pPr>
    </w:p>
    <w:p w14:paraId="16CFD62E" w14:textId="77777777" w:rsidR="009819CC" w:rsidRDefault="009819CC" w:rsidP="009819CC">
      <w:pPr>
        <w:pStyle w:val="BodyText"/>
      </w:pPr>
    </w:p>
    <w:p w14:paraId="3E586386" w14:textId="77777777" w:rsidR="009819CC" w:rsidRDefault="009819CC" w:rsidP="009819CC">
      <w:pPr>
        <w:pStyle w:val="BodyText"/>
      </w:pPr>
    </w:p>
    <w:p w14:paraId="5FEEEA16" w14:textId="77777777" w:rsidR="009819CC" w:rsidRDefault="009819CC" w:rsidP="009819CC">
      <w:pPr>
        <w:pStyle w:val="BodyText"/>
      </w:pPr>
    </w:p>
    <w:p w14:paraId="6B974919" w14:textId="77777777" w:rsidR="009819CC" w:rsidRDefault="009819CC" w:rsidP="009819CC">
      <w:pPr>
        <w:pStyle w:val="BodyText"/>
      </w:pPr>
    </w:p>
    <w:p w14:paraId="25DC2EA2" w14:textId="77777777" w:rsidR="009819CC" w:rsidRDefault="00AE3C79" w:rsidP="009819CC">
      <w:pPr>
        <w:pStyle w:val="BodyText"/>
      </w:pPr>
      <w:ins w:id="117" w:author="Christy Thomas" w:date="2014-07-01T22:57:00Z">
        <w:r>
          <w:t>Example input variables from DSS:</w:t>
        </w:r>
      </w:ins>
    </w:p>
    <w:p w14:paraId="0AF5BBB8" w14:textId="77777777" w:rsidR="009819CC" w:rsidRDefault="00AE3C79" w:rsidP="009819CC">
      <w:pPr>
        <w:pStyle w:val="BodyText"/>
      </w:pPr>
      <w:ins w:id="118" w:author="Christy Thomas" w:date="2014-07-01T22:57:00Z">
        <w:r>
          <w:rPr>
            <w:noProof/>
          </w:rPr>
          <w:lastRenderedPageBreak/>
          <w:drawing>
            <wp:inline distT="0" distB="0" distL="0" distR="0" wp14:anchorId="0F3F5282" wp14:editId="0B4CF9FB">
              <wp:extent cx="5657769" cy="4351655"/>
              <wp:effectExtent l="0" t="0" r="0" b="0"/>
              <wp:docPr id="68" name="Picture 68" descr="Macintosh HD:Users:cthomas:Screenshots:Screen Shot 2014-07-01 at 10.56.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thomas:Screenshots:Screen Shot 2014-07-01 at 10.56.45 PM.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57769" cy="4351655"/>
                      </a:xfrm>
                      <a:prstGeom prst="rect">
                        <a:avLst/>
                      </a:prstGeom>
                      <a:noFill/>
                      <a:ln>
                        <a:noFill/>
                      </a:ln>
                    </pic:spPr>
                  </pic:pic>
                </a:graphicData>
              </a:graphic>
            </wp:inline>
          </w:drawing>
        </w:r>
      </w:ins>
    </w:p>
    <w:p w14:paraId="102F4488" w14:textId="77777777" w:rsidR="00A42A01" w:rsidRDefault="009819CC" w:rsidP="009819CC">
      <w:pPr>
        <w:pStyle w:val="BodyText"/>
      </w:pPr>
      <w:r>
        <w:t xml:space="preserve">2. </w:t>
      </w:r>
      <w:r w:rsidR="004A0102">
        <w:t xml:space="preserve">Use of </w:t>
      </w:r>
      <w:r w:rsidR="005858F2">
        <w:t>Assign node labeled as “Assign node 2” if keyed entry mode is used on the POS terminal device. See below screenshot for the list of variables to set:</w:t>
      </w:r>
    </w:p>
    <w:p w14:paraId="0064E236" w14:textId="77777777" w:rsidR="005858F2" w:rsidRDefault="005858F2" w:rsidP="005858F2">
      <w:pPr>
        <w:pStyle w:val="BodyText"/>
      </w:pPr>
      <w:r>
        <w:rPr>
          <w:noProof/>
        </w:rPr>
        <w:lastRenderedPageBreak/>
        <w:drawing>
          <wp:inline distT="0" distB="0" distL="0" distR="0" wp14:anchorId="231EC0DE" wp14:editId="6DD9BE57">
            <wp:extent cx="6400800" cy="6326505"/>
            <wp:effectExtent l="19050" t="1905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 node 2.png"/>
                    <pic:cNvPicPr/>
                  </pic:nvPicPr>
                  <pic:blipFill>
                    <a:blip r:embed="rId84">
                      <a:extLst>
                        <a:ext uri="{28A0092B-C50C-407E-A947-70E740481C1C}">
                          <a14:useLocalDpi xmlns:a14="http://schemas.microsoft.com/office/drawing/2010/main" val="0"/>
                        </a:ext>
                      </a:extLst>
                    </a:blip>
                    <a:stretch>
                      <a:fillRect/>
                    </a:stretch>
                  </pic:blipFill>
                  <pic:spPr>
                    <a:xfrm>
                      <a:off x="0" y="0"/>
                      <a:ext cx="6400800" cy="6326505"/>
                    </a:xfrm>
                    <a:prstGeom prst="rect">
                      <a:avLst/>
                    </a:prstGeom>
                    <a:ln>
                      <a:solidFill>
                        <a:schemeClr val="accent1"/>
                      </a:solidFill>
                    </a:ln>
                  </pic:spPr>
                </pic:pic>
              </a:graphicData>
            </a:graphic>
          </wp:inline>
        </w:drawing>
      </w:r>
    </w:p>
    <w:p w14:paraId="3946EC10" w14:textId="77777777" w:rsidR="009819CC" w:rsidRDefault="009819CC" w:rsidP="009819CC">
      <w:pPr>
        <w:pStyle w:val="BodyText"/>
      </w:pPr>
    </w:p>
    <w:p w14:paraId="70DAEF5D" w14:textId="77777777" w:rsidR="009819CC" w:rsidRDefault="00AE3C79" w:rsidP="009819CC">
      <w:pPr>
        <w:pStyle w:val="BodyText"/>
      </w:pPr>
      <w:ins w:id="119" w:author="Christy Thomas" w:date="2014-07-01T22:58:00Z">
        <w:r>
          <w:t>Example input variables from DSS:</w:t>
        </w:r>
      </w:ins>
    </w:p>
    <w:p w14:paraId="1A1DAAF0" w14:textId="77777777" w:rsidR="009819CC" w:rsidRDefault="009819CC" w:rsidP="009819CC">
      <w:pPr>
        <w:pStyle w:val="BodyText"/>
      </w:pPr>
    </w:p>
    <w:p w14:paraId="7F337F3E" w14:textId="77777777" w:rsidR="009819CC" w:rsidRDefault="00AE3C79" w:rsidP="009819CC">
      <w:pPr>
        <w:pStyle w:val="BodyText"/>
      </w:pPr>
      <w:ins w:id="120" w:author="Christy Thomas" w:date="2014-07-01T23:00:00Z">
        <w:r>
          <w:rPr>
            <w:noProof/>
          </w:rPr>
          <w:lastRenderedPageBreak/>
          <w:drawing>
            <wp:inline distT="0" distB="0" distL="0" distR="0" wp14:anchorId="55680A90" wp14:editId="136A1300">
              <wp:extent cx="4775305" cy="5611495"/>
              <wp:effectExtent l="0" t="0" r="0" b="0"/>
              <wp:docPr id="79" name="Picture 79" descr="Macintosh HD:Users:cthomas:Screenshots:Screen Shot 2014-07-01 at 11.00.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thomas:Screenshots:Screen Shot 2014-07-01 at 11.00.10 PM.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75305" cy="5611495"/>
                      </a:xfrm>
                      <a:prstGeom prst="rect">
                        <a:avLst/>
                      </a:prstGeom>
                      <a:noFill/>
                      <a:ln>
                        <a:noFill/>
                      </a:ln>
                    </pic:spPr>
                  </pic:pic>
                </a:graphicData>
              </a:graphic>
            </wp:inline>
          </w:drawing>
        </w:r>
      </w:ins>
    </w:p>
    <w:p w14:paraId="75A5675B" w14:textId="77777777" w:rsidR="005858F2" w:rsidRDefault="005858F2" w:rsidP="009819CC">
      <w:pPr>
        <w:pStyle w:val="BodyText"/>
        <w:numPr>
          <w:ilvl w:val="0"/>
          <w:numId w:val="33"/>
        </w:numPr>
      </w:pPr>
      <w:r>
        <w:t xml:space="preserve">Use of Assign node labeled as “Assign node 3” if swiped entry mode is used on the POS terminal device. See below screenshot for the </w:t>
      </w:r>
      <w:r w:rsidR="00E95FBB">
        <w:t>variable</w:t>
      </w:r>
      <w:r>
        <w:t xml:space="preserve"> to set:</w:t>
      </w:r>
    </w:p>
    <w:p w14:paraId="657AF562" w14:textId="77777777" w:rsidR="005858F2" w:rsidRDefault="005858F2" w:rsidP="00E95FBB">
      <w:pPr>
        <w:pStyle w:val="BodyText"/>
      </w:pPr>
      <w:r>
        <w:rPr>
          <w:noProof/>
        </w:rPr>
        <w:lastRenderedPageBreak/>
        <w:drawing>
          <wp:inline distT="0" distB="0" distL="0" distR="0" wp14:anchorId="6767B4EC" wp14:editId="1094BE58">
            <wp:extent cx="6400800" cy="5925185"/>
            <wp:effectExtent l="19050" t="1905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 node 3.png"/>
                    <pic:cNvPicPr/>
                  </pic:nvPicPr>
                  <pic:blipFill>
                    <a:blip r:embed="rId86">
                      <a:extLst>
                        <a:ext uri="{28A0092B-C50C-407E-A947-70E740481C1C}">
                          <a14:useLocalDpi xmlns:a14="http://schemas.microsoft.com/office/drawing/2010/main" val="0"/>
                        </a:ext>
                      </a:extLst>
                    </a:blip>
                    <a:stretch>
                      <a:fillRect/>
                    </a:stretch>
                  </pic:blipFill>
                  <pic:spPr>
                    <a:xfrm>
                      <a:off x="0" y="0"/>
                      <a:ext cx="6400800" cy="5925185"/>
                    </a:xfrm>
                    <a:prstGeom prst="rect">
                      <a:avLst/>
                    </a:prstGeom>
                    <a:ln>
                      <a:solidFill>
                        <a:schemeClr val="accent1"/>
                      </a:solidFill>
                    </a:ln>
                  </pic:spPr>
                </pic:pic>
              </a:graphicData>
            </a:graphic>
          </wp:inline>
        </w:drawing>
      </w:r>
    </w:p>
    <w:p w14:paraId="39249D06" w14:textId="77777777" w:rsidR="00222CC0" w:rsidRDefault="00222CC0" w:rsidP="00E95FBB">
      <w:pPr>
        <w:pStyle w:val="BodyText"/>
      </w:pPr>
    </w:p>
    <w:p w14:paraId="4CA8C2A6" w14:textId="77777777" w:rsidR="00222CC0" w:rsidRDefault="00AE3C79" w:rsidP="00E95FBB">
      <w:pPr>
        <w:pStyle w:val="BodyText"/>
      </w:pPr>
      <w:ins w:id="121" w:author="Christy Thomas" w:date="2014-07-01T23:00:00Z">
        <w:r>
          <w:t>Example of input variables from DSS:</w:t>
        </w:r>
      </w:ins>
      <w:ins w:id="122" w:author="Christy Thomas" w:date="2014-07-01T23:01:00Z">
        <w:r>
          <w:rPr>
            <w:noProof/>
          </w:rPr>
          <w:lastRenderedPageBreak/>
          <w:drawing>
            <wp:inline distT="0" distB="0" distL="0" distR="0" wp14:anchorId="3556EC11" wp14:editId="62AB278F">
              <wp:extent cx="5305678" cy="5353050"/>
              <wp:effectExtent l="0" t="0" r="0" b="0"/>
              <wp:docPr id="80" name="Picture 80" descr="Macintosh HD:Users:cthomas:Screenshots:Screen Shot 2014-07-01 at 11.01.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thomas:Screenshots:Screen Shot 2014-07-01 at 11.01.16 PM.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05678" cy="5353050"/>
                      </a:xfrm>
                      <a:prstGeom prst="rect">
                        <a:avLst/>
                      </a:prstGeom>
                      <a:noFill/>
                      <a:ln>
                        <a:noFill/>
                      </a:ln>
                    </pic:spPr>
                  </pic:pic>
                </a:graphicData>
              </a:graphic>
            </wp:inline>
          </w:drawing>
        </w:r>
      </w:ins>
    </w:p>
    <w:p w14:paraId="0140417C" w14:textId="77777777" w:rsidR="00222CC0" w:rsidRDefault="00222CC0" w:rsidP="00E95FBB">
      <w:pPr>
        <w:pStyle w:val="BodyText"/>
      </w:pPr>
    </w:p>
    <w:p w14:paraId="191CEA19" w14:textId="77777777" w:rsidR="00222CC0" w:rsidRDefault="00222CC0" w:rsidP="00E95FBB">
      <w:pPr>
        <w:pStyle w:val="BodyText"/>
      </w:pPr>
    </w:p>
    <w:p w14:paraId="054D6F78" w14:textId="77777777" w:rsidR="00222CC0" w:rsidRDefault="00222CC0" w:rsidP="00E95FBB">
      <w:pPr>
        <w:pStyle w:val="BodyText"/>
      </w:pPr>
    </w:p>
    <w:p w14:paraId="06B9F7EC" w14:textId="77777777" w:rsidR="00222CC0" w:rsidRDefault="00222CC0" w:rsidP="00E95FBB">
      <w:pPr>
        <w:pStyle w:val="BodyText"/>
      </w:pPr>
    </w:p>
    <w:p w14:paraId="2768BFBD" w14:textId="77777777" w:rsidR="00222CC0" w:rsidRDefault="00222CC0" w:rsidP="00E95FBB">
      <w:pPr>
        <w:pStyle w:val="BodyText"/>
      </w:pPr>
      <w:r>
        <w:t>Below is the snapshot of required pipeline.</w:t>
      </w:r>
    </w:p>
    <w:p w14:paraId="78906AD2" w14:textId="77777777" w:rsidR="009D4D1F" w:rsidRPr="009D4D1F" w:rsidRDefault="0021700F" w:rsidP="009D2C87">
      <w:pPr>
        <w:pStyle w:val="BodyText"/>
      </w:pPr>
      <w:r>
        <w:rPr>
          <w:noProof/>
        </w:rPr>
        <w:lastRenderedPageBreak/>
        <w:drawing>
          <wp:inline distT="0" distB="0" distL="0" distR="0" wp14:anchorId="5B197B8E" wp14:editId="7BA5D1EC">
            <wp:extent cx="5876925" cy="6972300"/>
            <wp:effectExtent l="38100" t="19050" r="28575" b="19050"/>
            <wp:docPr id="75" name="Picture 74" descr="CYBS_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BS_POS.PNG"/>
                    <pic:cNvPicPr/>
                  </pic:nvPicPr>
                  <pic:blipFill>
                    <a:blip r:embed="rId88" cstate="print"/>
                    <a:stretch>
                      <a:fillRect/>
                    </a:stretch>
                  </pic:blipFill>
                  <pic:spPr>
                    <a:xfrm>
                      <a:off x="0" y="0"/>
                      <a:ext cx="5876925" cy="6972300"/>
                    </a:xfrm>
                    <a:prstGeom prst="rect">
                      <a:avLst/>
                    </a:prstGeom>
                    <a:ln>
                      <a:solidFill>
                        <a:schemeClr val="accent1"/>
                      </a:solidFill>
                    </a:ln>
                  </pic:spPr>
                </pic:pic>
              </a:graphicData>
            </a:graphic>
          </wp:inline>
        </w:drawing>
      </w:r>
    </w:p>
    <w:p w14:paraId="575EE27A" w14:textId="77777777" w:rsidR="007759AC" w:rsidRDefault="007759AC" w:rsidP="009D2C87">
      <w:pPr>
        <w:pStyle w:val="BodyText"/>
      </w:pPr>
    </w:p>
    <w:p w14:paraId="6E233F01" w14:textId="77777777" w:rsidR="00FA4003" w:rsidRDefault="00B250A6" w:rsidP="009D2C87">
      <w:pPr>
        <w:pStyle w:val="BodyText"/>
        <w:rPr>
          <w:b/>
        </w:rPr>
      </w:pPr>
      <w:r>
        <w:t xml:space="preserve">Below is the </w:t>
      </w:r>
      <w:r w:rsidR="00FA4003">
        <w:t>list of variables</w:t>
      </w:r>
      <w:r>
        <w:t xml:space="preserve"> with description.</w:t>
      </w:r>
      <w:r w:rsidR="00FA4003">
        <w:t xml:space="preserve"> </w:t>
      </w:r>
      <w:r>
        <w:t>O</w:t>
      </w:r>
      <w:r w:rsidR="00FA4003">
        <w:t xml:space="preserve">ne or two variables </w:t>
      </w:r>
      <w:r w:rsidR="00E76745">
        <w:t>become</w:t>
      </w:r>
      <w:r w:rsidR="00FA4003">
        <w:t xml:space="preserve"> mandatory depending upon other variables</w:t>
      </w:r>
      <w:r w:rsidR="00B73587">
        <w:t xml:space="preserve"> and few are optional</w:t>
      </w:r>
      <w:r w:rsidR="00FA4003">
        <w:t>:</w:t>
      </w:r>
    </w:p>
    <w:tbl>
      <w:tblPr>
        <w:tblStyle w:val="TableGrid"/>
        <w:tblW w:w="10458" w:type="dxa"/>
        <w:tblLayout w:type="fixed"/>
        <w:tblLook w:val="04A0" w:firstRow="1" w:lastRow="0" w:firstColumn="1" w:lastColumn="0" w:noHBand="0" w:noVBand="1"/>
      </w:tblPr>
      <w:tblGrid>
        <w:gridCol w:w="828"/>
        <w:gridCol w:w="1890"/>
        <w:gridCol w:w="5670"/>
        <w:gridCol w:w="2070"/>
      </w:tblGrid>
      <w:tr w:rsidR="00030821" w14:paraId="4034B169" w14:textId="77777777" w:rsidTr="007F28C8">
        <w:tc>
          <w:tcPr>
            <w:tcW w:w="828" w:type="dxa"/>
          </w:tcPr>
          <w:p w14:paraId="5934FDA7" w14:textId="77777777" w:rsidR="009D2C87" w:rsidRPr="00FE67E5" w:rsidRDefault="009D2C87" w:rsidP="00ED4799">
            <w:pPr>
              <w:pStyle w:val="BodyText"/>
              <w:jc w:val="right"/>
              <w:rPr>
                <w:b/>
              </w:rPr>
            </w:pPr>
            <w:r w:rsidRPr="00FE67E5">
              <w:rPr>
                <w:b/>
              </w:rPr>
              <w:t>S. No.</w:t>
            </w:r>
          </w:p>
        </w:tc>
        <w:tc>
          <w:tcPr>
            <w:tcW w:w="1890" w:type="dxa"/>
          </w:tcPr>
          <w:p w14:paraId="60F3C5E9" w14:textId="77777777" w:rsidR="009D2C87" w:rsidRPr="00FE67E5" w:rsidRDefault="009D2C87" w:rsidP="009D2C87">
            <w:pPr>
              <w:pStyle w:val="BodyText"/>
              <w:rPr>
                <w:b/>
              </w:rPr>
            </w:pPr>
            <w:r w:rsidRPr="00FE67E5">
              <w:rPr>
                <w:b/>
              </w:rPr>
              <w:t>Variable name</w:t>
            </w:r>
          </w:p>
        </w:tc>
        <w:tc>
          <w:tcPr>
            <w:tcW w:w="5670" w:type="dxa"/>
          </w:tcPr>
          <w:p w14:paraId="02FC581C" w14:textId="77777777" w:rsidR="009D2C87" w:rsidRPr="00FE67E5" w:rsidRDefault="009D2C87" w:rsidP="009D2C87">
            <w:pPr>
              <w:pStyle w:val="BodyText"/>
              <w:rPr>
                <w:b/>
              </w:rPr>
            </w:pPr>
            <w:r w:rsidRPr="00FE67E5">
              <w:rPr>
                <w:b/>
              </w:rPr>
              <w:t>Description</w:t>
            </w:r>
          </w:p>
        </w:tc>
        <w:tc>
          <w:tcPr>
            <w:tcW w:w="2070" w:type="dxa"/>
          </w:tcPr>
          <w:p w14:paraId="25CCE332" w14:textId="77777777" w:rsidR="009D2C87" w:rsidRPr="00FE67E5" w:rsidRDefault="009D2C87" w:rsidP="009D2C87">
            <w:pPr>
              <w:pStyle w:val="BodyText"/>
              <w:rPr>
                <w:b/>
              </w:rPr>
            </w:pPr>
            <w:r w:rsidRPr="00FE67E5">
              <w:rPr>
                <w:b/>
              </w:rPr>
              <w:t>Note</w:t>
            </w:r>
          </w:p>
        </w:tc>
      </w:tr>
      <w:tr w:rsidR="00030821" w14:paraId="3D456D16" w14:textId="77777777" w:rsidTr="007F28C8">
        <w:tc>
          <w:tcPr>
            <w:tcW w:w="828" w:type="dxa"/>
          </w:tcPr>
          <w:p w14:paraId="4086D51F" w14:textId="77777777" w:rsidR="009D2C87" w:rsidRPr="009D2C87" w:rsidRDefault="009D2C87" w:rsidP="00ED4799">
            <w:pPr>
              <w:pStyle w:val="BodyText"/>
              <w:jc w:val="right"/>
            </w:pPr>
            <w:r>
              <w:t>1</w:t>
            </w:r>
          </w:p>
        </w:tc>
        <w:tc>
          <w:tcPr>
            <w:tcW w:w="1890" w:type="dxa"/>
          </w:tcPr>
          <w:p w14:paraId="0FAAE726" w14:textId="77777777" w:rsidR="009D2C87" w:rsidRPr="009D2C87" w:rsidRDefault="009D2C87" w:rsidP="009D2C87">
            <w:pPr>
              <w:pStyle w:val="BodyText"/>
            </w:pPr>
            <w:proofErr w:type="gramStart"/>
            <w:r w:rsidRPr="009D2C87">
              <w:t>cardPresent</w:t>
            </w:r>
            <w:proofErr w:type="gramEnd"/>
          </w:p>
        </w:tc>
        <w:tc>
          <w:tcPr>
            <w:tcW w:w="5670" w:type="dxa"/>
          </w:tcPr>
          <w:p w14:paraId="2A724AF6" w14:textId="77777777" w:rsidR="009D2C87" w:rsidRDefault="009D2C87" w:rsidP="009D2C87">
            <w:pPr>
              <w:pStyle w:val="BodyText"/>
            </w:pPr>
            <w:r>
              <w:t xml:space="preserve">Indicates </w:t>
            </w:r>
            <w:r w:rsidRPr="00F24B6A">
              <w:t xml:space="preserve">whether the card is present at the time of retail </w:t>
            </w:r>
            <w:r w:rsidRPr="00F24B6A">
              <w:lastRenderedPageBreak/>
              <w:t>POS transaction. Possible values</w:t>
            </w:r>
            <w:r>
              <w:t>:</w:t>
            </w:r>
          </w:p>
          <w:p w14:paraId="7DB29502" w14:textId="77777777" w:rsidR="009D2C87" w:rsidRDefault="009D2C87" w:rsidP="009D2C87">
            <w:pPr>
              <w:pStyle w:val="BodyText"/>
            </w:pPr>
            <w:r w:rsidRPr="00ED4799">
              <w:rPr>
                <w:b/>
              </w:rPr>
              <w:t>N</w:t>
            </w:r>
            <w:r>
              <w:t xml:space="preserve"> </w:t>
            </w:r>
            <w:r w:rsidRPr="00F24B6A">
              <w:t>– card not present</w:t>
            </w:r>
          </w:p>
          <w:p w14:paraId="470B5F2B" w14:textId="77777777" w:rsidR="009D2C87" w:rsidRPr="00F24B6A" w:rsidRDefault="009D2C87" w:rsidP="009D2C87">
            <w:pPr>
              <w:pStyle w:val="BodyText"/>
            </w:pPr>
            <w:r w:rsidRPr="00ED4799">
              <w:rPr>
                <w:b/>
              </w:rPr>
              <w:t>Y</w:t>
            </w:r>
            <w:r>
              <w:t xml:space="preserve"> </w:t>
            </w:r>
            <w:r w:rsidRPr="00F24B6A">
              <w:t>– card is present</w:t>
            </w:r>
          </w:p>
          <w:p w14:paraId="1A4ECEC3" w14:textId="77777777" w:rsidR="009D2C87" w:rsidRDefault="009D2C87" w:rsidP="009D2C87">
            <w:pPr>
              <w:pStyle w:val="BodyText"/>
            </w:pPr>
          </w:p>
        </w:tc>
        <w:tc>
          <w:tcPr>
            <w:tcW w:w="2070" w:type="dxa"/>
          </w:tcPr>
          <w:p w14:paraId="5C5ED605" w14:textId="77777777" w:rsidR="009D2C87" w:rsidRDefault="00737BF8" w:rsidP="009D2C87">
            <w:pPr>
              <w:pStyle w:val="BodyText"/>
            </w:pPr>
            <w:r>
              <w:lastRenderedPageBreak/>
              <w:t>Required.</w:t>
            </w:r>
          </w:p>
        </w:tc>
      </w:tr>
      <w:tr w:rsidR="00030821" w14:paraId="4CDFE660" w14:textId="77777777" w:rsidTr="007F28C8">
        <w:tc>
          <w:tcPr>
            <w:tcW w:w="828" w:type="dxa"/>
          </w:tcPr>
          <w:p w14:paraId="2B76B4B8" w14:textId="77777777" w:rsidR="009D2C87" w:rsidRDefault="009D2C87" w:rsidP="00ED4799">
            <w:pPr>
              <w:pStyle w:val="BodyText"/>
              <w:jc w:val="right"/>
            </w:pPr>
            <w:r>
              <w:lastRenderedPageBreak/>
              <w:t>2</w:t>
            </w:r>
          </w:p>
        </w:tc>
        <w:tc>
          <w:tcPr>
            <w:tcW w:w="1890" w:type="dxa"/>
          </w:tcPr>
          <w:p w14:paraId="03FFB484" w14:textId="77777777" w:rsidR="009D2C87" w:rsidRDefault="009D2C87" w:rsidP="009D2C87">
            <w:pPr>
              <w:pStyle w:val="BodyText"/>
            </w:pPr>
            <w:proofErr w:type="gramStart"/>
            <w:r>
              <w:t>catLevel</w:t>
            </w:r>
            <w:proofErr w:type="gramEnd"/>
          </w:p>
        </w:tc>
        <w:tc>
          <w:tcPr>
            <w:tcW w:w="5670" w:type="dxa"/>
          </w:tcPr>
          <w:p w14:paraId="03BCCBE0" w14:textId="77777777" w:rsidR="009D2C87" w:rsidRPr="00F24B6A" w:rsidRDefault="009D2C87" w:rsidP="009D2C87">
            <w:pPr>
              <w:pStyle w:val="BodyText"/>
            </w:pPr>
            <w:r>
              <w:t xml:space="preserve">Type </w:t>
            </w:r>
            <w:r w:rsidRPr="00F24B6A">
              <w:t>of cardholder activated terminal. Possible values:</w:t>
            </w:r>
          </w:p>
          <w:p w14:paraId="7CE61262" w14:textId="77777777" w:rsidR="009D2C87" w:rsidRDefault="009D2C87" w:rsidP="009D2C87">
            <w:pPr>
              <w:pStyle w:val="BodyText"/>
            </w:pPr>
            <w:r w:rsidRPr="00ED4799">
              <w:rPr>
                <w:b/>
              </w:rPr>
              <w:t>1</w:t>
            </w:r>
            <w:r w:rsidRPr="00F24B6A">
              <w:t xml:space="preserve"> </w:t>
            </w:r>
            <w:r>
              <w:t>– A</w:t>
            </w:r>
            <w:r w:rsidRPr="00F24B6A">
              <w:t>utomated dispensing machine</w:t>
            </w:r>
          </w:p>
          <w:p w14:paraId="215C3AC8" w14:textId="77777777" w:rsidR="009D2C87" w:rsidRDefault="009D2C87" w:rsidP="009D2C87">
            <w:pPr>
              <w:pStyle w:val="BodyText"/>
            </w:pPr>
            <w:r w:rsidRPr="00ED4799">
              <w:rPr>
                <w:b/>
              </w:rPr>
              <w:t>2</w:t>
            </w:r>
            <w:r>
              <w:t xml:space="preserve"> – Self</w:t>
            </w:r>
            <w:r w:rsidRPr="00F24B6A">
              <w:t>-service terminal</w:t>
            </w:r>
          </w:p>
          <w:p w14:paraId="6A47C3D3" w14:textId="77777777" w:rsidR="009D2C87" w:rsidRPr="00F24B6A" w:rsidRDefault="009D2C87" w:rsidP="009D2C87">
            <w:pPr>
              <w:pStyle w:val="BodyText"/>
              <w:rPr>
                <w:b/>
              </w:rPr>
            </w:pPr>
            <w:r w:rsidRPr="00ED4799">
              <w:rPr>
                <w:b/>
              </w:rPr>
              <w:t>3</w:t>
            </w:r>
            <w:r>
              <w:t xml:space="preserve"> – L</w:t>
            </w:r>
            <w:r w:rsidRPr="00F24B6A">
              <w:t>imited amount terminal</w:t>
            </w:r>
          </w:p>
          <w:p w14:paraId="5E306631" w14:textId="77777777" w:rsidR="009D2C87" w:rsidRPr="00F24B6A" w:rsidRDefault="009D2C87" w:rsidP="009D2C87">
            <w:pPr>
              <w:pStyle w:val="BodyText"/>
              <w:rPr>
                <w:b/>
              </w:rPr>
            </w:pPr>
            <w:r w:rsidRPr="00ED4799">
              <w:rPr>
                <w:b/>
              </w:rPr>
              <w:t>4</w:t>
            </w:r>
            <w:r>
              <w:t xml:space="preserve"> – I</w:t>
            </w:r>
            <w:r w:rsidRPr="00F24B6A">
              <w:t>n-flight commerce (IFC) terminal</w:t>
            </w:r>
          </w:p>
          <w:p w14:paraId="01CD5F43" w14:textId="77777777" w:rsidR="009D2C87" w:rsidRPr="00F24B6A" w:rsidRDefault="009D2C87" w:rsidP="009D2C87">
            <w:pPr>
              <w:pStyle w:val="BodyText"/>
              <w:rPr>
                <w:b/>
              </w:rPr>
            </w:pPr>
            <w:r w:rsidRPr="00ED4799">
              <w:rPr>
                <w:b/>
              </w:rPr>
              <w:t>5</w:t>
            </w:r>
            <w:r>
              <w:t xml:space="preserve"> – R</w:t>
            </w:r>
            <w:r w:rsidRPr="00F24B6A">
              <w:t>adio frequency device</w:t>
            </w:r>
          </w:p>
          <w:p w14:paraId="3ECC51AD" w14:textId="77777777" w:rsidR="009D2C87" w:rsidRDefault="009D2C87" w:rsidP="009D2C87">
            <w:pPr>
              <w:pStyle w:val="BodyText"/>
            </w:pPr>
            <w:r w:rsidRPr="00ED4799">
              <w:rPr>
                <w:b/>
              </w:rPr>
              <w:t>6</w:t>
            </w:r>
            <w:r>
              <w:t xml:space="preserve"> – M</w:t>
            </w:r>
            <w:r w:rsidRPr="00F24B6A">
              <w:t>obile acceptance terminal</w:t>
            </w:r>
          </w:p>
        </w:tc>
        <w:tc>
          <w:tcPr>
            <w:tcW w:w="2070" w:type="dxa"/>
          </w:tcPr>
          <w:p w14:paraId="3F662681" w14:textId="77777777" w:rsidR="009D2C87" w:rsidRDefault="00737BF8" w:rsidP="009D2C87">
            <w:pPr>
              <w:pStyle w:val="BodyText"/>
            </w:pPr>
            <w:r>
              <w:t>Optional.</w:t>
            </w:r>
            <w:r w:rsidR="00AD4087">
              <w:t xml:space="preserve"> This variable becomes required if </w:t>
            </w:r>
            <w:r w:rsidR="00AD4087" w:rsidRPr="00AD4087">
              <w:rPr>
                <w:b/>
              </w:rPr>
              <w:t>terminalID</w:t>
            </w:r>
            <w:r w:rsidR="00AD4087">
              <w:t xml:space="preserve"> variable is set to a value.</w:t>
            </w:r>
          </w:p>
        </w:tc>
      </w:tr>
      <w:tr w:rsidR="00030821" w14:paraId="0E9111E1" w14:textId="77777777" w:rsidTr="007F28C8">
        <w:tc>
          <w:tcPr>
            <w:tcW w:w="828" w:type="dxa"/>
          </w:tcPr>
          <w:p w14:paraId="4495BD9A" w14:textId="77777777" w:rsidR="009D2C87" w:rsidRDefault="009D2C87" w:rsidP="00ED4799">
            <w:pPr>
              <w:pStyle w:val="BodyText"/>
              <w:jc w:val="right"/>
            </w:pPr>
            <w:r>
              <w:t>3</w:t>
            </w:r>
          </w:p>
        </w:tc>
        <w:tc>
          <w:tcPr>
            <w:tcW w:w="1890" w:type="dxa"/>
          </w:tcPr>
          <w:p w14:paraId="3F9796C9" w14:textId="77777777" w:rsidR="009D2C87" w:rsidRDefault="009D2C87" w:rsidP="009D2C87">
            <w:pPr>
              <w:pStyle w:val="BodyText"/>
            </w:pPr>
            <w:proofErr w:type="gramStart"/>
            <w:r>
              <w:t>entryMode</w:t>
            </w:r>
            <w:proofErr w:type="gramEnd"/>
          </w:p>
        </w:tc>
        <w:tc>
          <w:tcPr>
            <w:tcW w:w="5670" w:type="dxa"/>
          </w:tcPr>
          <w:p w14:paraId="35806EB1" w14:textId="77777777" w:rsidR="009D2C87" w:rsidRPr="00F24B6A" w:rsidRDefault="009D2C87" w:rsidP="009D2C87">
            <w:pPr>
              <w:pStyle w:val="BodyText"/>
            </w:pPr>
            <w:r>
              <w:t xml:space="preserve">Method </w:t>
            </w:r>
            <w:r w:rsidRPr="00F24B6A">
              <w:t>of entering credit card information into the POS terminal. Possible values:</w:t>
            </w:r>
          </w:p>
          <w:p w14:paraId="1B2355B1" w14:textId="77777777" w:rsidR="009D2C87" w:rsidRPr="00F24B6A" w:rsidRDefault="009D2C87" w:rsidP="009D2C87">
            <w:pPr>
              <w:pStyle w:val="BodyText"/>
            </w:pPr>
            <w:proofErr w:type="gramStart"/>
            <w:r w:rsidRPr="00ED4799">
              <w:rPr>
                <w:b/>
              </w:rPr>
              <w:t>keyed</w:t>
            </w:r>
            <w:proofErr w:type="gramEnd"/>
            <w:r>
              <w:t xml:space="preserve"> – M</w:t>
            </w:r>
            <w:r w:rsidRPr="00F24B6A">
              <w:t>anually keyed into POS terminal.</w:t>
            </w:r>
          </w:p>
          <w:p w14:paraId="359B3587" w14:textId="77777777" w:rsidR="009D2C87" w:rsidRPr="00F24B6A" w:rsidRDefault="009D2C87" w:rsidP="009D2C87">
            <w:pPr>
              <w:pStyle w:val="BodyText"/>
            </w:pPr>
            <w:proofErr w:type="gramStart"/>
            <w:r w:rsidRPr="00ED4799">
              <w:rPr>
                <w:b/>
              </w:rPr>
              <w:t>swiped</w:t>
            </w:r>
            <w:proofErr w:type="gramEnd"/>
            <w:r>
              <w:t xml:space="preserve"> – R</w:t>
            </w:r>
            <w:r w:rsidRPr="00F24B6A">
              <w:t>ead from credit card magnetic stripe.</w:t>
            </w:r>
          </w:p>
          <w:p w14:paraId="1E6147CC" w14:textId="77777777" w:rsidR="009D2C87" w:rsidRDefault="009D2C87" w:rsidP="009D2C87">
            <w:pPr>
              <w:pStyle w:val="BodyText"/>
            </w:pPr>
          </w:p>
        </w:tc>
        <w:tc>
          <w:tcPr>
            <w:tcW w:w="2070" w:type="dxa"/>
          </w:tcPr>
          <w:p w14:paraId="150C2917" w14:textId="77777777" w:rsidR="009D2C87" w:rsidRDefault="00737BF8" w:rsidP="009D2C87">
            <w:pPr>
              <w:pStyle w:val="BodyText"/>
            </w:pPr>
            <w:r>
              <w:t>Required.</w:t>
            </w:r>
          </w:p>
        </w:tc>
      </w:tr>
      <w:tr w:rsidR="00030821" w14:paraId="1310029B" w14:textId="77777777" w:rsidTr="007F28C8">
        <w:tc>
          <w:tcPr>
            <w:tcW w:w="828" w:type="dxa"/>
          </w:tcPr>
          <w:p w14:paraId="6E6792E4" w14:textId="77777777" w:rsidR="009D2C87" w:rsidRDefault="00F74261" w:rsidP="00ED4799">
            <w:pPr>
              <w:pStyle w:val="BodyText"/>
              <w:jc w:val="right"/>
            </w:pPr>
            <w:r>
              <w:t>4</w:t>
            </w:r>
          </w:p>
        </w:tc>
        <w:tc>
          <w:tcPr>
            <w:tcW w:w="1890" w:type="dxa"/>
          </w:tcPr>
          <w:p w14:paraId="167B30D6" w14:textId="77777777" w:rsidR="009D2C87" w:rsidRDefault="009D2C87" w:rsidP="009D2C87">
            <w:pPr>
              <w:pStyle w:val="BodyText"/>
            </w:pPr>
            <w:proofErr w:type="gramStart"/>
            <w:r w:rsidRPr="00F24B6A">
              <w:t>terminalCapability</w:t>
            </w:r>
            <w:proofErr w:type="gramEnd"/>
          </w:p>
        </w:tc>
        <w:tc>
          <w:tcPr>
            <w:tcW w:w="5670" w:type="dxa"/>
          </w:tcPr>
          <w:p w14:paraId="0F0D4CE6" w14:textId="77777777" w:rsidR="009D2C87" w:rsidRPr="00F24B6A" w:rsidRDefault="009D2C87" w:rsidP="009D2C87">
            <w:pPr>
              <w:pStyle w:val="BodyText"/>
            </w:pPr>
            <w:r>
              <w:t xml:space="preserve">POS </w:t>
            </w:r>
            <w:r w:rsidRPr="00F24B6A">
              <w:t>terminal’s capability. Possible values:</w:t>
            </w:r>
          </w:p>
          <w:p w14:paraId="0C4BCE27" w14:textId="77777777" w:rsidR="009D2C87" w:rsidRPr="00F24B6A" w:rsidRDefault="009D2C87" w:rsidP="009D2C87">
            <w:pPr>
              <w:pStyle w:val="BodyText"/>
              <w:rPr>
                <w:b/>
              </w:rPr>
            </w:pPr>
            <w:r w:rsidRPr="00ED4799">
              <w:rPr>
                <w:b/>
              </w:rPr>
              <w:t>1</w:t>
            </w:r>
            <w:r w:rsidRPr="00F24B6A">
              <w:t xml:space="preserve"> </w:t>
            </w:r>
            <w:r>
              <w:t>– T</w:t>
            </w:r>
            <w:r w:rsidRPr="00F24B6A">
              <w:t>erminal has a magnetic stripe reader only.</w:t>
            </w:r>
          </w:p>
          <w:p w14:paraId="5330634B" w14:textId="77777777" w:rsidR="009D2C87" w:rsidRPr="00F24B6A" w:rsidRDefault="009D2C87" w:rsidP="009D2C87">
            <w:pPr>
              <w:pStyle w:val="BodyText"/>
              <w:rPr>
                <w:b/>
              </w:rPr>
            </w:pPr>
            <w:r w:rsidRPr="00ED4799">
              <w:rPr>
                <w:b/>
              </w:rPr>
              <w:t>2</w:t>
            </w:r>
            <w:r w:rsidRPr="00F24B6A">
              <w:t xml:space="preserve"> </w:t>
            </w:r>
            <w:r>
              <w:t>– T</w:t>
            </w:r>
            <w:r w:rsidRPr="00F24B6A">
              <w:t>erminal has a magnetic stripe reader and manual entry capability.</w:t>
            </w:r>
          </w:p>
          <w:p w14:paraId="025E05C6" w14:textId="77777777" w:rsidR="009D2C87" w:rsidRPr="00F24B6A" w:rsidRDefault="009D2C87" w:rsidP="009D2C87">
            <w:pPr>
              <w:pStyle w:val="BodyText"/>
              <w:rPr>
                <w:b/>
              </w:rPr>
            </w:pPr>
            <w:r w:rsidRPr="00ED4799">
              <w:rPr>
                <w:b/>
              </w:rPr>
              <w:t>3</w:t>
            </w:r>
            <w:r w:rsidRPr="00F24B6A">
              <w:t xml:space="preserve"> </w:t>
            </w:r>
            <w:r>
              <w:t>– T</w:t>
            </w:r>
            <w:r w:rsidRPr="00F24B6A">
              <w:t>erminal has manual entry capability only.</w:t>
            </w:r>
          </w:p>
          <w:p w14:paraId="6C102204" w14:textId="77777777" w:rsidR="009D2C87" w:rsidRDefault="009D2C87" w:rsidP="009D2C87">
            <w:pPr>
              <w:pStyle w:val="BodyText"/>
            </w:pPr>
          </w:p>
        </w:tc>
        <w:tc>
          <w:tcPr>
            <w:tcW w:w="2070" w:type="dxa"/>
          </w:tcPr>
          <w:p w14:paraId="41F5F049" w14:textId="77777777" w:rsidR="009D2C87" w:rsidRDefault="00737BF8" w:rsidP="009D2C87">
            <w:pPr>
              <w:pStyle w:val="BodyText"/>
            </w:pPr>
            <w:r>
              <w:t>Required.</w:t>
            </w:r>
          </w:p>
        </w:tc>
      </w:tr>
      <w:tr w:rsidR="00030821" w14:paraId="4883CC38" w14:textId="77777777" w:rsidTr="007F28C8">
        <w:tc>
          <w:tcPr>
            <w:tcW w:w="828" w:type="dxa"/>
          </w:tcPr>
          <w:p w14:paraId="68409EDE" w14:textId="77777777" w:rsidR="009D2C87" w:rsidRDefault="00F74261" w:rsidP="00ED4799">
            <w:pPr>
              <w:pStyle w:val="BodyText"/>
              <w:jc w:val="right"/>
            </w:pPr>
            <w:r>
              <w:t>5</w:t>
            </w:r>
          </w:p>
        </w:tc>
        <w:tc>
          <w:tcPr>
            <w:tcW w:w="1890" w:type="dxa"/>
          </w:tcPr>
          <w:p w14:paraId="121B8B16" w14:textId="77777777" w:rsidR="009D2C87" w:rsidRDefault="009D2C87" w:rsidP="009D2C87">
            <w:pPr>
              <w:pStyle w:val="BodyText"/>
            </w:pPr>
            <w:proofErr w:type="gramStart"/>
            <w:r w:rsidRPr="003E2EC1">
              <w:t>terminalID</w:t>
            </w:r>
            <w:proofErr w:type="gramEnd"/>
          </w:p>
        </w:tc>
        <w:tc>
          <w:tcPr>
            <w:tcW w:w="5670" w:type="dxa"/>
          </w:tcPr>
          <w:p w14:paraId="45B375B4" w14:textId="77777777" w:rsidR="009D2C87" w:rsidRPr="003E2EC1" w:rsidRDefault="009D2C87" w:rsidP="009D2C87">
            <w:pPr>
              <w:pStyle w:val="BodyText"/>
            </w:pPr>
            <w:r>
              <w:t xml:space="preserve">Identifier </w:t>
            </w:r>
            <w:r w:rsidRPr="003E2EC1">
              <w:t>for the terminal at your retail location. You can define this value yourself, but consult with the processor for requirements.</w:t>
            </w:r>
            <w:r>
              <w:t xml:space="preserve"> Terminal ID</w:t>
            </w:r>
            <w:r w:rsidR="00737BF8">
              <w:t>(s)</w:t>
            </w:r>
            <w:r>
              <w:t xml:space="preserve"> </w:t>
            </w:r>
            <w:r w:rsidR="00737BF8">
              <w:t xml:space="preserve">are configurable </w:t>
            </w:r>
            <w:r>
              <w:t>in a custom object named ‘</w:t>
            </w:r>
            <w:r w:rsidRPr="006C201F">
              <w:rPr>
                <w:b/>
              </w:rPr>
              <w:t>POS_Terminal</w:t>
            </w:r>
            <w:r w:rsidR="00737BF8">
              <w:rPr>
                <w:b/>
              </w:rPr>
              <w:t>Mapping</w:t>
            </w:r>
            <w:r>
              <w:t>’</w:t>
            </w:r>
            <w:r w:rsidR="00737BF8">
              <w:t xml:space="preserve"> (Refer custom object definition XML to be impoorted)</w:t>
            </w:r>
            <w:r>
              <w:t>. Here terminal device’s serial number will be mapped to a T</w:t>
            </w:r>
            <w:r w:rsidRPr="00BE200E">
              <w:t>erminal ID</w:t>
            </w:r>
            <w:r>
              <w:t xml:space="preserve">. This variable should be assigned device’s serial number. Code will pick configured </w:t>
            </w:r>
            <w:r w:rsidRPr="00BE200E">
              <w:t>Terminal ID</w:t>
            </w:r>
            <w:r>
              <w:t xml:space="preserve"> if found and passed to CyberSource API in request.</w:t>
            </w:r>
          </w:p>
          <w:p w14:paraId="10B74266" w14:textId="77777777" w:rsidR="009D2C87" w:rsidRDefault="009D2C87" w:rsidP="009D2C87">
            <w:pPr>
              <w:pStyle w:val="BodyText"/>
            </w:pPr>
          </w:p>
        </w:tc>
        <w:tc>
          <w:tcPr>
            <w:tcW w:w="2070" w:type="dxa"/>
          </w:tcPr>
          <w:p w14:paraId="617B0BE2" w14:textId="77777777" w:rsidR="009D2C87" w:rsidRDefault="00737BF8" w:rsidP="009D2C87">
            <w:pPr>
              <w:pStyle w:val="BodyText"/>
            </w:pPr>
            <w:r>
              <w:t>Optional.</w:t>
            </w:r>
          </w:p>
        </w:tc>
      </w:tr>
      <w:tr w:rsidR="00030821" w14:paraId="5418BA85" w14:textId="77777777" w:rsidTr="007F28C8">
        <w:tc>
          <w:tcPr>
            <w:tcW w:w="828" w:type="dxa"/>
          </w:tcPr>
          <w:p w14:paraId="033E6880" w14:textId="77777777" w:rsidR="009D2C87" w:rsidRDefault="00F74261" w:rsidP="00ED4799">
            <w:pPr>
              <w:pStyle w:val="BodyText"/>
              <w:jc w:val="right"/>
            </w:pPr>
            <w:r>
              <w:t>6</w:t>
            </w:r>
          </w:p>
        </w:tc>
        <w:tc>
          <w:tcPr>
            <w:tcW w:w="1890" w:type="dxa"/>
          </w:tcPr>
          <w:p w14:paraId="0C3B960C" w14:textId="77777777" w:rsidR="009D2C87" w:rsidRDefault="009D2C87" w:rsidP="009D2C87">
            <w:pPr>
              <w:pStyle w:val="BodyText"/>
            </w:pPr>
            <w:proofErr w:type="gramStart"/>
            <w:r w:rsidRPr="003E2EC1">
              <w:t>trackData</w:t>
            </w:r>
            <w:proofErr w:type="gramEnd"/>
          </w:p>
        </w:tc>
        <w:tc>
          <w:tcPr>
            <w:tcW w:w="5670" w:type="dxa"/>
          </w:tcPr>
          <w:p w14:paraId="64F80FE5" w14:textId="77777777" w:rsidR="009D2C87" w:rsidRPr="003E2EC1" w:rsidRDefault="009D2C87" w:rsidP="009D2C87">
            <w:pPr>
              <w:pStyle w:val="BodyText"/>
            </w:pPr>
            <w:r w:rsidRPr="003E2EC1">
              <w:t>Card’s track 1 and 2 data.</w:t>
            </w:r>
            <w:r>
              <w:t xml:space="preserve"> </w:t>
            </w:r>
            <w:r w:rsidRPr="003E2EC1">
              <w:t xml:space="preserve">Some processors require track 1 data, some processors require track 2 data, and some processors require both track 1 data and track 2 data. To make sure that you provide the required information regardless of the processor that you use now or may use in the future, CyberSource recommends that you send both track 1 and track 2 data in your retail POS requests. </w:t>
            </w:r>
          </w:p>
          <w:p w14:paraId="1B86A43E" w14:textId="77777777" w:rsidR="009D2C87" w:rsidRPr="003E2EC1" w:rsidRDefault="009D2C87" w:rsidP="009D2C87">
            <w:pPr>
              <w:pStyle w:val="BodyText"/>
            </w:pPr>
            <w:r w:rsidRPr="003E2EC1">
              <w:t xml:space="preserve">The sentinels are required. The start sentinel (%) indicates the initial data position on the track. The end sentinel (?) follows the final character of data recorded on the track. </w:t>
            </w:r>
            <w:r>
              <w:t xml:space="preserve">Details of track 1 and track 2 data for the example </w:t>
            </w:r>
            <w:r w:rsidRPr="003E2EC1">
              <w:rPr>
                <w:highlight w:val="lightGray"/>
              </w:rPr>
              <w:t>%B4111111111111111^SMITH/JOHN^1612101976110000868000000</w:t>
            </w:r>
            <w:proofErr w:type="gramStart"/>
            <w:r w:rsidRPr="003E2EC1">
              <w:rPr>
                <w:highlight w:val="lightGray"/>
              </w:rPr>
              <w:t>?;</w:t>
            </w:r>
            <w:proofErr w:type="gramEnd"/>
            <w:r w:rsidRPr="003E2EC1">
              <w:rPr>
                <w:highlight w:val="lightGray"/>
              </w:rPr>
              <w:t>4111111111111111=16121019761186800000?</w:t>
            </w:r>
          </w:p>
          <w:p w14:paraId="1757A3D6" w14:textId="77777777" w:rsidR="009D2C87" w:rsidRPr="003E2EC1" w:rsidRDefault="009D2C87" w:rsidP="009D2C87">
            <w:pPr>
              <w:pStyle w:val="BodyText"/>
            </w:pPr>
            <w:r>
              <w:t>Track 1 – t</w:t>
            </w:r>
            <w:r w:rsidRPr="003E2EC1">
              <w:t>he track 1 data precedes the semicolon (;)</w:t>
            </w:r>
          </w:p>
          <w:p w14:paraId="1834FCE5" w14:textId="77777777" w:rsidR="009D2C87" w:rsidRPr="00E63AF2" w:rsidRDefault="009D2C87" w:rsidP="009D2C87">
            <w:pPr>
              <w:pStyle w:val="BodyText"/>
            </w:pPr>
            <w:r>
              <w:t>Track 2 – t</w:t>
            </w:r>
            <w:r w:rsidRPr="003E2EC1">
              <w:t>he track 2 data follows the semicolon</w:t>
            </w:r>
            <w:r>
              <w:t xml:space="preserve"> (;)</w:t>
            </w:r>
          </w:p>
          <w:p w14:paraId="43D6A0DA" w14:textId="77777777" w:rsidR="009D2C87" w:rsidRDefault="009D2C87" w:rsidP="009D2C87">
            <w:pPr>
              <w:pStyle w:val="BodyText"/>
            </w:pPr>
          </w:p>
        </w:tc>
        <w:tc>
          <w:tcPr>
            <w:tcW w:w="2070" w:type="dxa"/>
          </w:tcPr>
          <w:p w14:paraId="1BE5A5DC" w14:textId="77777777" w:rsidR="009D2C87" w:rsidRDefault="00221C07" w:rsidP="009D2C87">
            <w:pPr>
              <w:pStyle w:val="BodyText"/>
            </w:pPr>
            <w:r>
              <w:lastRenderedPageBreak/>
              <w:t xml:space="preserve">Required if </w:t>
            </w:r>
            <w:r w:rsidRPr="00221C07">
              <w:rPr>
                <w:b/>
              </w:rPr>
              <w:t>entryMode=swiped</w:t>
            </w:r>
            <w:r>
              <w:t>.</w:t>
            </w:r>
          </w:p>
        </w:tc>
      </w:tr>
      <w:tr w:rsidR="00030821" w14:paraId="30E0EC4D" w14:textId="77777777" w:rsidTr="007F28C8">
        <w:tc>
          <w:tcPr>
            <w:tcW w:w="828" w:type="dxa"/>
          </w:tcPr>
          <w:p w14:paraId="53B852BD" w14:textId="77777777" w:rsidR="009D2C87" w:rsidRDefault="00F74261" w:rsidP="00ED4799">
            <w:pPr>
              <w:pStyle w:val="BodyText"/>
              <w:jc w:val="right"/>
            </w:pPr>
            <w:r>
              <w:lastRenderedPageBreak/>
              <w:t>7</w:t>
            </w:r>
          </w:p>
        </w:tc>
        <w:tc>
          <w:tcPr>
            <w:tcW w:w="1890" w:type="dxa"/>
          </w:tcPr>
          <w:p w14:paraId="614AEF01" w14:textId="77777777" w:rsidR="009D2C87" w:rsidRDefault="009D2C87" w:rsidP="009D2C87">
            <w:pPr>
              <w:pStyle w:val="BodyText"/>
            </w:pPr>
            <w:proofErr w:type="gramStart"/>
            <w:r>
              <w:t>c</w:t>
            </w:r>
            <w:r w:rsidRPr="00E63AF2">
              <w:t>urrency</w:t>
            </w:r>
            <w:proofErr w:type="gramEnd"/>
          </w:p>
        </w:tc>
        <w:tc>
          <w:tcPr>
            <w:tcW w:w="5670" w:type="dxa"/>
          </w:tcPr>
          <w:p w14:paraId="12BFEB1C" w14:textId="77777777" w:rsidR="009D2C87" w:rsidRPr="00E63AF2" w:rsidRDefault="009D2C87" w:rsidP="009D2C87">
            <w:pPr>
              <w:pStyle w:val="BodyText"/>
            </w:pPr>
            <w:r>
              <w:t>C</w:t>
            </w:r>
            <w:r w:rsidRPr="00E63AF2">
              <w:t>urrency used for order. For possible values</w:t>
            </w:r>
            <w:r>
              <w:t xml:space="preserve"> refer </w:t>
            </w:r>
            <w:hyperlink r:id="rId89" w:history="1">
              <w:r w:rsidRPr="00E63AF2">
                <w:rPr>
                  <w:rStyle w:val="Hyperlink"/>
                </w:rPr>
                <w:t>ISO Standard Currency Codes</w:t>
              </w:r>
            </w:hyperlink>
          </w:p>
          <w:p w14:paraId="67AB3A4E" w14:textId="77777777" w:rsidR="009D2C87" w:rsidRDefault="009D2C87" w:rsidP="009D2C87">
            <w:pPr>
              <w:pStyle w:val="BodyText"/>
            </w:pPr>
          </w:p>
        </w:tc>
        <w:tc>
          <w:tcPr>
            <w:tcW w:w="2070" w:type="dxa"/>
          </w:tcPr>
          <w:p w14:paraId="2EE8B7D3" w14:textId="77777777" w:rsidR="009D2C87" w:rsidRDefault="00F53E81" w:rsidP="009D2C87">
            <w:pPr>
              <w:pStyle w:val="BodyText"/>
            </w:pPr>
            <w:r>
              <w:t>If this variable is not set with any currency code then default currency code is retrieved configured for web store in Business Manager.</w:t>
            </w:r>
          </w:p>
        </w:tc>
      </w:tr>
      <w:tr w:rsidR="00030821" w14:paraId="784F20B8" w14:textId="77777777" w:rsidTr="007F28C8">
        <w:tc>
          <w:tcPr>
            <w:tcW w:w="828" w:type="dxa"/>
          </w:tcPr>
          <w:p w14:paraId="3FD606DC" w14:textId="77777777" w:rsidR="009D2C87" w:rsidRDefault="00F74261" w:rsidP="00ED4799">
            <w:pPr>
              <w:pStyle w:val="BodyText"/>
              <w:jc w:val="right"/>
            </w:pPr>
            <w:r>
              <w:t>8</w:t>
            </w:r>
          </w:p>
        </w:tc>
        <w:tc>
          <w:tcPr>
            <w:tcW w:w="1890" w:type="dxa"/>
          </w:tcPr>
          <w:p w14:paraId="10D20B4E" w14:textId="77777777" w:rsidR="009D2C87" w:rsidRDefault="009D2C87" w:rsidP="009D2C87">
            <w:pPr>
              <w:pStyle w:val="BodyText"/>
            </w:pPr>
            <w:proofErr w:type="gramStart"/>
            <w:r>
              <w:t>amount</w:t>
            </w:r>
            <w:proofErr w:type="gramEnd"/>
          </w:p>
        </w:tc>
        <w:tc>
          <w:tcPr>
            <w:tcW w:w="5670" w:type="dxa"/>
          </w:tcPr>
          <w:p w14:paraId="65085998" w14:textId="77777777" w:rsidR="009D2C87" w:rsidRPr="00B23D0D" w:rsidRDefault="009D2C87" w:rsidP="009D2C87">
            <w:pPr>
              <w:pStyle w:val="BodyText"/>
            </w:pPr>
            <w:r>
              <w:t xml:space="preserve">Grand </w:t>
            </w:r>
            <w:r w:rsidRPr="00E63AF2">
              <w:t>total for the order</w:t>
            </w:r>
            <w:r>
              <w:t>.</w:t>
            </w:r>
          </w:p>
          <w:p w14:paraId="0C620725" w14:textId="77777777" w:rsidR="009D2C87" w:rsidRDefault="009D2C87" w:rsidP="009D2C87">
            <w:pPr>
              <w:pStyle w:val="BodyText"/>
            </w:pPr>
          </w:p>
        </w:tc>
        <w:tc>
          <w:tcPr>
            <w:tcW w:w="2070" w:type="dxa"/>
          </w:tcPr>
          <w:p w14:paraId="27B8D1A3" w14:textId="77777777" w:rsidR="009D2C87" w:rsidRDefault="009D2C87" w:rsidP="009D2C87">
            <w:pPr>
              <w:pStyle w:val="BodyText"/>
            </w:pPr>
          </w:p>
        </w:tc>
      </w:tr>
      <w:tr w:rsidR="00030821" w14:paraId="6E36D5C3" w14:textId="77777777" w:rsidTr="007F28C8">
        <w:tc>
          <w:tcPr>
            <w:tcW w:w="828" w:type="dxa"/>
          </w:tcPr>
          <w:p w14:paraId="0EA73021" w14:textId="77777777" w:rsidR="009D2C87" w:rsidRDefault="00F74261" w:rsidP="00ED4799">
            <w:pPr>
              <w:pStyle w:val="BodyText"/>
              <w:jc w:val="right"/>
            </w:pPr>
            <w:r>
              <w:t>9</w:t>
            </w:r>
          </w:p>
        </w:tc>
        <w:tc>
          <w:tcPr>
            <w:tcW w:w="1890" w:type="dxa"/>
          </w:tcPr>
          <w:p w14:paraId="3EEE0A13" w14:textId="77777777" w:rsidR="009D2C87" w:rsidRDefault="009D2C87" w:rsidP="009D2C87">
            <w:pPr>
              <w:pStyle w:val="BodyText"/>
            </w:pPr>
            <w:proofErr w:type="gramStart"/>
            <w:r w:rsidRPr="00B23D0D">
              <w:t>accountNumber</w:t>
            </w:r>
            <w:proofErr w:type="gramEnd"/>
          </w:p>
        </w:tc>
        <w:tc>
          <w:tcPr>
            <w:tcW w:w="5670" w:type="dxa"/>
          </w:tcPr>
          <w:p w14:paraId="4D055B8F" w14:textId="77777777" w:rsidR="009D2C87" w:rsidRPr="00B23D0D" w:rsidRDefault="009D2C87" w:rsidP="009D2C87">
            <w:pPr>
              <w:pStyle w:val="BodyText"/>
            </w:pPr>
            <w:r w:rsidRPr="00B23D0D">
              <w:t>Customer’s credit card number.</w:t>
            </w:r>
          </w:p>
          <w:p w14:paraId="619662ED" w14:textId="77777777" w:rsidR="009D2C87" w:rsidRDefault="009D2C87" w:rsidP="009D2C87">
            <w:pPr>
              <w:pStyle w:val="BodyText"/>
            </w:pPr>
          </w:p>
        </w:tc>
        <w:tc>
          <w:tcPr>
            <w:tcW w:w="2070" w:type="dxa"/>
          </w:tcPr>
          <w:p w14:paraId="615E001A" w14:textId="77777777" w:rsidR="009D2C87" w:rsidRDefault="00474DDB" w:rsidP="00162115">
            <w:pPr>
              <w:pStyle w:val="BodyText"/>
            </w:pPr>
            <w:r>
              <w:t xml:space="preserve">This variable becomes mandatory if </w:t>
            </w:r>
            <w:r w:rsidRPr="00474DDB">
              <w:rPr>
                <w:b/>
              </w:rPr>
              <w:t>entryMode=keyed</w:t>
            </w:r>
            <w:r>
              <w:t>.</w:t>
            </w:r>
          </w:p>
        </w:tc>
      </w:tr>
      <w:tr w:rsidR="00030821" w14:paraId="662C2AAD" w14:textId="77777777" w:rsidTr="007F28C8">
        <w:tc>
          <w:tcPr>
            <w:tcW w:w="828" w:type="dxa"/>
          </w:tcPr>
          <w:p w14:paraId="48B37E65" w14:textId="77777777" w:rsidR="009D2C87" w:rsidRDefault="00F74261" w:rsidP="00ED4799">
            <w:pPr>
              <w:pStyle w:val="BodyText"/>
              <w:jc w:val="right"/>
            </w:pPr>
            <w:r>
              <w:t>10</w:t>
            </w:r>
          </w:p>
        </w:tc>
        <w:tc>
          <w:tcPr>
            <w:tcW w:w="1890" w:type="dxa"/>
          </w:tcPr>
          <w:p w14:paraId="2904B98A" w14:textId="77777777" w:rsidR="009D2C87" w:rsidRDefault="009D2C87" w:rsidP="009D2C87">
            <w:pPr>
              <w:pStyle w:val="BodyText"/>
            </w:pPr>
            <w:proofErr w:type="gramStart"/>
            <w:r w:rsidRPr="00B23D0D">
              <w:t>cardType</w:t>
            </w:r>
            <w:proofErr w:type="gramEnd"/>
          </w:p>
        </w:tc>
        <w:tc>
          <w:tcPr>
            <w:tcW w:w="5670" w:type="dxa"/>
          </w:tcPr>
          <w:p w14:paraId="354EBC99" w14:textId="77777777" w:rsidR="009D2C87" w:rsidRPr="00B23D0D" w:rsidRDefault="009D2C87" w:rsidP="009D2C87">
            <w:pPr>
              <w:pStyle w:val="BodyText"/>
            </w:pPr>
            <w:r>
              <w:t>T</w:t>
            </w:r>
            <w:r w:rsidRPr="00B23D0D">
              <w:t>ype of card to authorize. Possible values:</w:t>
            </w:r>
          </w:p>
          <w:p w14:paraId="28A60EC7" w14:textId="77777777" w:rsidR="009D2C87" w:rsidRPr="00B23D0D" w:rsidRDefault="009D2C87" w:rsidP="009D2C87">
            <w:pPr>
              <w:pStyle w:val="BodyText"/>
              <w:rPr>
                <w:b/>
              </w:rPr>
            </w:pPr>
            <w:r w:rsidRPr="00ED4799">
              <w:rPr>
                <w:b/>
              </w:rPr>
              <w:t>001</w:t>
            </w:r>
            <w:r>
              <w:t xml:space="preserve"> – V</w:t>
            </w:r>
            <w:r w:rsidRPr="00B23D0D">
              <w:t>isa</w:t>
            </w:r>
          </w:p>
          <w:p w14:paraId="0591AFEE" w14:textId="77777777" w:rsidR="009D2C87" w:rsidRPr="00B23D0D" w:rsidRDefault="009D2C87" w:rsidP="009D2C87">
            <w:pPr>
              <w:pStyle w:val="BodyText"/>
              <w:rPr>
                <w:b/>
              </w:rPr>
            </w:pPr>
            <w:r w:rsidRPr="00ED4799">
              <w:rPr>
                <w:b/>
              </w:rPr>
              <w:t>002</w:t>
            </w:r>
            <w:r>
              <w:t xml:space="preserve"> – M</w:t>
            </w:r>
            <w:r w:rsidRPr="00B23D0D">
              <w:t>asterCard</w:t>
            </w:r>
          </w:p>
          <w:p w14:paraId="4116E373" w14:textId="77777777" w:rsidR="009D2C87" w:rsidRPr="00B23D0D" w:rsidRDefault="009D2C87" w:rsidP="009D2C87">
            <w:pPr>
              <w:pStyle w:val="BodyText"/>
              <w:rPr>
                <w:b/>
              </w:rPr>
            </w:pPr>
            <w:r w:rsidRPr="00ED4799">
              <w:rPr>
                <w:b/>
              </w:rPr>
              <w:t>003</w:t>
            </w:r>
            <w:r>
              <w:t xml:space="preserve"> – A</w:t>
            </w:r>
            <w:r w:rsidRPr="00B23D0D">
              <w:t>merican Express</w:t>
            </w:r>
          </w:p>
          <w:p w14:paraId="26209024" w14:textId="77777777" w:rsidR="009D2C87" w:rsidRPr="00B23D0D" w:rsidRDefault="009D2C87" w:rsidP="009D2C87">
            <w:pPr>
              <w:pStyle w:val="BodyText"/>
              <w:rPr>
                <w:b/>
              </w:rPr>
            </w:pPr>
            <w:r w:rsidRPr="00ED4799">
              <w:rPr>
                <w:b/>
              </w:rPr>
              <w:t>004</w:t>
            </w:r>
            <w:r>
              <w:t xml:space="preserve"> – D</w:t>
            </w:r>
            <w:r w:rsidRPr="00B23D0D">
              <w:t>iscover</w:t>
            </w:r>
          </w:p>
          <w:p w14:paraId="4A4674FE" w14:textId="77777777" w:rsidR="009D2C87" w:rsidRPr="00B23D0D" w:rsidRDefault="009D2C87" w:rsidP="009D2C87">
            <w:pPr>
              <w:pStyle w:val="BodyText"/>
              <w:rPr>
                <w:b/>
              </w:rPr>
            </w:pPr>
            <w:r w:rsidRPr="00ED4799">
              <w:rPr>
                <w:b/>
              </w:rPr>
              <w:t>005</w:t>
            </w:r>
            <w:r>
              <w:t xml:space="preserve"> – D</w:t>
            </w:r>
            <w:r w:rsidRPr="00B23D0D">
              <w:t>iners Club</w:t>
            </w:r>
          </w:p>
          <w:p w14:paraId="0C030BCB" w14:textId="77777777" w:rsidR="009D2C87" w:rsidRPr="00B23D0D" w:rsidRDefault="009D2C87" w:rsidP="009D2C87">
            <w:pPr>
              <w:pStyle w:val="BodyText"/>
              <w:rPr>
                <w:b/>
              </w:rPr>
            </w:pPr>
            <w:r w:rsidRPr="00ED4799">
              <w:rPr>
                <w:b/>
              </w:rPr>
              <w:t>006</w:t>
            </w:r>
            <w:r>
              <w:t xml:space="preserve"> – C</w:t>
            </w:r>
            <w:r w:rsidRPr="00B23D0D">
              <w:t>arte Blanche</w:t>
            </w:r>
          </w:p>
          <w:p w14:paraId="6BE82437" w14:textId="77777777" w:rsidR="009D2C87" w:rsidRDefault="009D2C87" w:rsidP="009D2C87">
            <w:pPr>
              <w:pStyle w:val="BodyText"/>
              <w:rPr>
                <w:b/>
              </w:rPr>
            </w:pPr>
            <w:r w:rsidRPr="00ED4799">
              <w:rPr>
                <w:b/>
              </w:rPr>
              <w:t>007</w:t>
            </w:r>
            <w:r>
              <w:t xml:space="preserve"> – J</w:t>
            </w:r>
            <w:r w:rsidRPr="00B23D0D">
              <w:t>CB</w:t>
            </w:r>
          </w:p>
          <w:p w14:paraId="43C23808" w14:textId="77777777" w:rsidR="009D2C87" w:rsidRDefault="009D2C87" w:rsidP="009D2C87">
            <w:pPr>
              <w:pStyle w:val="BodyText"/>
            </w:pPr>
          </w:p>
        </w:tc>
        <w:tc>
          <w:tcPr>
            <w:tcW w:w="2070" w:type="dxa"/>
          </w:tcPr>
          <w:p w14:paraId="0CEC7409" w14:textId="77777777" w:rsidR="009D2C87" w:rsidRDefault="00FA494E" w:rsidP="009D2C87">
            <w:pPr>
              <w:pStyle w:val="BodyText"/>
            </w:pPr>
            <w:r w:rsidRPr="004F402A">
              <w:t>CyberSource strongly recommends that you send the card type even when it is optional for your processor and card type. Omitting the card type can cause the transaction to be processed with the wrong card type.</w:t>
            </w:r>
          </w:p>
        </w:tc>
      </w:tr>
      <w:tr w:rsidR="00030821" w14:paraId="236EEE21" w14:textId="77777777" w:rsidTr="007F28C8">
        <w:tc>
          <w:tcPr>
            <w:tcW w:w="828" w:type="dxa"/>
          </w:tcPr>
          <w:p w14:paraId="476E0B89" w14:textId="77777777" w:rsidR="009D2C87" w:rsidRDefault="00F74261" w:rsidP="00ED4799">
            <w:pPr>
              <w:pStyle w:val="BodyText"/>
              <w:jc w:val="right"/>
            </w:pPr>
            <w:r>
              <w:t>11</w:t>
            </w:r>
          </w:p>
        </w:tc>
        <w:tc>
          <w:tcPr>
            <w:tcW w:w="1890" w:type="dxa"/>
          </w:tcPr>
          <w:p w14:paraId="63BD54B1" w14:textId="77777777" w:rsidR="009D2C87" w:rsidRDefault="009D2C87" w:rsidP="009D2C87">
            <w:pPr>
              <w:pStyle w:val="BodyText"/>
            </w:pPr>
            <w:proofErr w:type="gramStart"/>
            <w:r w:rsidRPr="004F402A">
              <w:t>cvnNumber</w:t>
            </w:r>
            <w:proofErr w:type="gramEnd"/>
          </w:p>
        </w:tc>
        <w:tc>
          <w:tcPr>
            <w:tcW w:w="5670" w:type="dxa"/>
          </w:tcPr>
          <w:p w14:paraId="716706E7" w14:textId="77777777" w:rsidR="009D2C87" w:rsidRPr="0062035B" w:rsidRDefault="009D2C87" w:rsidP="009D2C87">
            <w:pPr>
              <w:pStyle w:val="BodyText"/>
              <w:rPr>
                <w:b/>
              </w:rPr>
            </w:pPr>
            <w:r w:rsidRPr="00CA61FF">
              <w:t>This number is never transferred during card swipes</w:t>
            </w:r>
            <w:r>
              <w:rPr>
                <w:b/>
              </w:rPr>
              <w:t>.</w:t>
            </w:r>
          </w:p>
          <w:p w14:paraId="1880CEBF" w14:textId="77777777" w:rsidR="009D2C87" w:rsidRDefault="009D2C87" w:rsidP="009D2C87">
            <w:pPr>
              <w:pStyle w:val="BodyText"/>
            </w:pPr>
          </w:p>
        </w:tc>
        <w:tc>
          <w:tcPr>
            <w:tcW w:w="2070" w:type="dxa"/>
          </w:tcPr>
          <w:p w14:paraId="20882E8F" w14:textId="77777777" w:rsidR="009D2C87" w:rsidRDefault="006F1954" w:rsidP="009D2C87">
            <w:pPr>
              <w:pStyle w:val="BodyText"/>
            </w:pPr>
            <w:r>
              <w:t>O</w:t>
            </w:r>
            <w:r w:rsidR="008D535D" w:rsidRPr="00ED4799">
              <w:t>ptional</w:t>
            </w:r>
            <w:r w:rsidR="008D535D" w:rsidRPr="00CA61FF">
              <w:t>.</w:t>
            </w:r>
          </w:p>
        </w:tc>
      </w:tr>
      <w:tr w:rsidR="00030821" w14:paraId="25DF10B1" w14:textId="77777777" w:rsidTr="007F28C8">
        <w:tc>
          <w:tcPr>
            <w:tcW w:w="828" w:type="dxa"/>
          </w:tcPr>
          <w:p w14:paraId="71B23B15" w14:textId="77777777" w:rsidR="009D2C87" w:rsidRDefault="00F74261" w:rsidP="00ED4799">
            <w:pPr>
              <w:pStyle w:val="BodyText"/>
              <w:jc w:val="right"/>
            </w:pPr>
            <w:r>
              <w:t>12</w:t>
            </w:r>
          </w:p>
        </w:tc>
        <w:tc>
          <w:tcPr>
            <w:tcW w:w="1890" w:type="dxa"/>
          </w:tcPr>
          <w:p w14:paraId="5D917F53" w14:textId="77777777" w:rsidR="009D2C87" w:rsidRDefault="009D2C87" w:rsidP="009D2C87">
            <w:pPr>
              <w:pStyle w:val="BodyText"/>
            </w:pPr>
            <w:proofErr w:type="gramStart"/>
            <w:r w:rsidRPr="0062035B">
              <w:t>expiryMonth</w:t>
            </w:r>
            <w:proofErr w:type="gramEnd"/>
          </w:p>
        </w:tc>
        <w:tc>
          <w:tcPr>
            <w:tcW w:w="5670" w:type="dxa"/>
          </w:tcPr>
          <w:p w14:paraId="31CE862B" w14:textId="77777777" w:rsidR="009D2C87" w:rsidRPr="0062035B" w:rsidRDefault="009D2C87" w:rsidP="009D2C87">
            <w:pPr>
              <w:pStyle w:val="BodyText"/>
              <w:rPr>
                <w:b/>
              </w:rPr>
            </w:pPr>
            <w:r w:rsidRPr="0062035B">
              <w:t xml:space="preserve">Two-digit month in which credit card expires. Format: </w:t>
            </w:r>
            <w:r w:rsidRPr="00ED4799">
              <w:rPr>
                <w:b/>
              </w:rPr>
              <w:t>MM</w:t>
            </w:r>
            <w:r w:rsidRPr="0062035B">
              <w:t>. Possible values: 01 through 12. Leading 0 is required.</w:t>
            </w:r>
          </w:p>
          <w:p w14:paraId="5AFDF27E" w14:textId="77777777" w:rsidR="009D2C87" w:rsidRDefault="009D2C87" w:rsidP="009D2C87">
            <w:pPr>
              <w:pStyle w:val="BodyText"/>
            </w:pPr>
          </w:p>
        </w:tc>
        <w:tc>
          <w:tcPr>
            <w:tcW w:w="2070" w:type="dxa"/>
          </w:tcPr>
          <w:p w14:paraId="5B4CA191" w14:textId="77777777" w:rsidR="009D2C87" w:rsidRDefault="006F1954" w:rsidP="009D2C87">
            <w:pPr>
              <w:pStyle w:val="BodyText"/>
            </w:pPr>
            <w:r>
              <w:t xml:space="preserve">Required </w:t>
            </w:r>
            <w:r w:rsidR="008D535D" w:rsidRPr="00ED4799">
              <w:t xml:space="preserve">if </w:t>
            </w:r>
            <w:r w:rsidR="008D535D" w:rsidRPr="00ED4799">
              <w:rPr>
                <w:b/>
              </w:rPr>
              <w:t>entryMode=keyed</w:t>
            </w:r>
            <w:r w:rsidR="008D535D">
              <w:rPr>
                <w:b/>
              </w:rPr>
              <w:t>.</w:t>
            </w:r>
          </w:p>
        </w:tc>
      </w:tr>
      <w:tr w:rsidR="009D2C87" w14:paraId="699C1004" w14:textId="77777777" w:rsidTr="007F28C8">
        <w:tc>
          <w:tcPr>
            <w:tcW w:w="828" w:type="dxa"/>
          </w:tcPr>
          <w:p w14:paraId="7990280B" w14:textId="77777777" w:rsidR="009D2C87" w:rsidRDefault="00F74261" w:rsidP="00ED4799">
            <w:pPr>
              <w:pStyle w:val="BodyText"/>
              <w:jc w:val="right"/>
            </w:pPr>
            <w:r>
              <w:t>13</w:t>
            </w:r>
          </w:p>
        </w:tc>
        <w:tc>
          <w:tcPr>
            <w:tcW w:w="1890" w:type="dxa"/>
          </w:tcPr>
          <w:p w14:paraId="2A5D34B8" w14:textId="77777777" w:rsidR="009D2C87" w:rsidRPr="0062035B" w:rsidRDefault="009D2C87" w:rsidP="009D2C87">
            <w:pPr>
              <w:pStyle w:val="BodyText"/>
            </w:pPr>
            <w:proofErr w:type="gramStart"/>
            <w:r w:rsidRPr="0062035B">
              <w:t>expiryYear</w:t>
            </w:r>
            <w:proofErr w:type="gramEnd"/>
          </w:p>
        </w:tc>
        <w:tc>
          <w:tcPr>
            <w:tcW w:w="5670" w:type="dxa"/>
          </w:tcPr>
          <w:p w14:paraId="54BC4119" w14:textId="77777777" w:rsidR="009D2C87" w:rsidRDefault="009D2C87" w:rsidP="008D535D">
            <w:pPr>
              <w:pStyle w:val="BodyText"/>
              <w:rPr>
                <w:b/>
              </w:rPr>
            </w:pPr>
            <w:r w:rsidRPr="0062035B">
              <w:t xml:space="preserve">Four-digit year in which credit card expires. Format: </w:t>
            </w:r>
            <w:r w:rsidRPr="00ED4799">
              <w:rPr>
                <w:b/>
              </w:rPr>
              <w:t>YYYY</w:t>
            </w:r>
            <w:r w:rsidRPr="0062035B">
              <w:t>.</w:t>
            </w:r>
          </w:p>
        </w:tc>
        <w:tc>
          <w:tcPr>
            <w:tcW w:w="2070" w:type="dxa"/>
          </w:tcPr>
          <w:p w14:paraId="551A3625" w14:textId="77777777" w:rsidR="009D2C87" w:rsidRDefault="006F1954" w:rsidP="009D2C87">
            <w:pPr>
              <w:pStyle w:val="BodyText"/>
            </w:pPr>
            <w:r>
              <w:t xml:space="preserve">Required </w:t>
            </w:r>
            <w:r w:rsidR="008D535D" w:rsidRPr="00ED4799">
              <w:t xml:space="preserve">if </w:t>
            </w:r>
            <w:r w:rsidR="008D535D" w:rsidRPr="00ED4799">
              <w:rPr>
                <w:b/>
              </w:rPr>
              <w:t>entryMode=keyed</w:t>
            </w:r>
            <w:r w:rsidR="008D535D">
              <w:rPr>
                <w:b/>
              </w:rPr>
              <w:t>.</w:t>
            </w:r>
          </w:p>
        </w:tc>
      </w:tr>
      <w:tr w:rsidR="009B569A" w14:paraId="2D287F3E" w14:textId="77777777" w:rsidTr="007F28C8">
        <w:tc>
          <w:tcPr>
            <w:tcW w:w="828" w:type="dxa"/>
          </w:tcPr>
          <w:p w14:paraId="231F5CD8" w14:textId="77777777" w:rsidR="009B569A" w:rsidRDefault="009B569A" w:rsidP="00ED4799">
            <w:pPr>
              <w:pStyle w:val="BodyText"/>
              <w:jc w:val="right"/>
            </w:pPr>
            <w:r>
              <w:t>14</w:t>
            </w:r>
          </w:p>
        </w:tc>
        <w:tc>
          <w:tcPr>
            <w:tcW w:w="1890" w:type="dxa"/>
          </w:tcPr>
          <w:p w14:paraId="053999D2" w14:textId="77777777" w:rsidR="009B569A" w:rsidRPr="0062035B" w:rsidRDefault="009B569A" w:rsidP="009D2C87">
            <w:pPr>
              <w:pStyle w:val="BodyText"/>
            </w:pPr>
            <w:proofErr w:type="gramStart"/>
            <w:r>
              <w:t>storeLocation</w:t>
            </w:r>
            <w:proofErr w:type="gramEnd"/>
          </w:p>
        </w:tc>
        <w:tc>
          <w:tcPr>
            <w:tcW w:w="5670" w:type="dxa"/>
          </w:tcPr>
          <w:p w14:paraId="0DCECE7B" w14:textId="77777777" w:rsidR="009B569A" w:rsidRPr="0062035B" w:rsidRDefault="009B569A" w:rsidP="00151F06">
            <w:pPr>
              <w:pStyle w:val="BodyText"/>
            </w:pPr>
            <w:r>
              <w:t>Store’s physical locati</w:t>
            </w:r>
            <w:r w:rsidR="00E52F1A">
              <w:t>on. This is use</w:t>
            </w:r>
            <w:r>
              <w:t xml:space="preserve"> to configure merchant’s ID and security key in a custom object to call CyberSource API for the transaction.</w:t>
            </w:r>
            <w:r w:rsidR="005F2624">
              <w:t xml:space="preserve"> This is dependent upon merchant how they wanted to link store(s) to Merchant ID</w:t>
            </w:r>
            <w:r w:rsidR="00E548CF">
              <w:t xml:space="preserve"> (MID)</w:t>
            </w:r>
            <w:r w:rsidR="005F2624">
              <w:t>. For e.g. if merchant has 3 separate CyberSource merchant ID and want to use one MID for store(s) in Massachusetts, 2</w:t>
            </w:r>
            <w:r w:rsidR="005F2624" w:rsidRPr="005F2624">
              <w:rPr>
                <w:vertAlign w:val="superscript"/>
              </w:rPr>
              <w:t>nd</w:t>
            </w:r>
            <w:r w:rsidR="005F2624">
              <w:t xml:space="preserve"> MID for store(s) in New York City, etc. then assign this variable as </w:t>
            </w:r>
            <w:r w:rsidR="005F2624" w:rsidRPr="006938D2">
              <w:rPr>
                <w:b/>
              </w:rPr>
              <w:t>MA</w:t>
            </w:r>
            <w:r w:rsidR="005F2624">
              <w:t xml:space="preserve"> or </w:t>
            </w:r>
            <w:r w:rsidR="005F2624" w:rsidRPr="006938D2">
              <w:rPr>
                <w:b/>
              </w:rPr>
              <w:t>Massachusetts</w:t>
            </w:r>
            <w:r w:rsidR="005F2624">
              <w:t xml:space="preserve"> or </w:t>
            </w:r>
            <w:r w:rsidR="00CD555F">
              <w:t>any string representing the location</w:t>
            </w:r>
            <w:r w:rsidR="005F2624">
              <w:t xml:space="preserve"> AND configure the same value as </w:t>
            </w:r>
            <w:r w:rsidR="005F2624" w:rsidRPr="00151F06">
              <w:rPr>
                <w:b/>
              </w:rPr>
              <w:t>POS Location</w:t>
            </w:r>
            <w:r w:rsidR="00151F06" w:rsidRPr="00151F06">
              <w:t xml:space="preserve"> </w:t>
            </w:r>
            <w:r w:rsidR="005F2624">
              <w:t xml:space="preserve">field for </w:t>
            </w:r>
            <w:r w:rsidR="005F2624" w:rsidRPr="006938D2">
              <w:rPr>
                <w:b/>
              </w:rPr>
              <w:t>POS_MerchantIDs</w:t>
            </w:r>
            <w:r w:rsidR="005F2624">
              <w:t xml:space="preserve"> custom object in Business Manager after import.</w:t>
            </w:r>
          </w:p>
        </w:tc>
        <w:tc>
          <w:tcPr>
            <w:tcW w:w="2070" w:type="dxa"/>
          </w:tcPr>
          <w:p w14:paraId="51D3F935" w14:textId="77777777" w:rsidR="009B569A" w:rsidRDefault="00691E1B" w:rsidP="00691E1B">
            <w:pPr>
              <w:pStyle w:val="BodyText"/>
            </w:pPr>
            <w:r>
              <w:t>Location can be set as State code or Zip code or city</w:t>
            </w:r>
            <w:r w:rsidR="00A941A2">
              <w:t xml:space="preserve"> etc.</w:t>
            </w:r>
            <w:r>
              <w:t xml:space="preserve"> For e.g. </w:t>
            </w:r>
            <w:r w:rsidRPr="00691E1B">
              <w:rPr>
                <w:b/>
              </w:rPr>
              <w:t>MA</w:t>
            </w:r>
            <w:r>
              <w:t xml:space="preserve"> </w:t>
            </w:r>
            <w:r w:rsidR="00AC2E1C">
              <w:t>(Massachusetts)</w:t>
            </w:r>
            <w:r w:rsidR="007B6ED8">
              <w:t xml:space="preserve"> or</w:t>
            </w:r>
          </w:p>
          <w:p w14:paraId="4C0C4CC1" w14:textId="77777777" w:rsidR="00AC2E1C" w:rsidRDefault="00AC2E1C" w:rsidP="00691E1B">
            <w:pPr>
              <w:pStyle w:val="BodyText"/>
            </w:pPr>
            <w:r w:rsidRPr="00AC2E1C">
              <w:rPr>
                <w:b/>
              </w:rPr>
              <w:t>01803</w:t>
            </w:r>
            <w:r w:rsidRPr="00AC2E1C">
              <w:t xml:space="preserve"> </w:t>
            </w:r>
            <w:r>
              <w:t>(</w:t>
            </w:r>
            <w:r w:rsidRPr="00AC2E1C">
              <w:t>Burlington</w:t>
            </w:r>
            <w:r>
              <w:t>, MA)</w:t>
            </w:r>
            <w:r w:rsidR="007B6ED8">
              <w:t xml:space="preserve"> or</w:t>
            </w:r>
          </w:p>
          <w:p w14:paraId="0EE9748A" w14:textId="77777777" w:rsidR="00AC2E1C" w:rsidRPr="00AC2E1C" w:rsidRDefault="00AC2E1C" w:rsidP="00691E1B">
            <w:pPr>
              <w:pStyle w:val="BodyText"/>
              <w:rPr>
                <w:b/>
              </w:rPr>
            </w:pPr>
            <w:r w:rsidRPr="00AC2E1C">
              <w:rPr>
                <w:b/>
              </w:rPr>
              <w:t>Burlington</w:t>
            </w:r>
          </w:p>
        </w:tc>
      </w:tr>
      <w:tr w:rsidR="007F28C8" w:rsidRPr="007F28C8" w14:paraId="5011FF61" w14:textId="77777777" w:rsidTr="007F28C8">
        <w:tc>
          <w:tcPr>
            <w:tcW w:w="828" w:type="dxa"/>
            <w:hideMark/>
          </w:tcPr>
          <w:p w14:paraId="05A62E57" w14:textId="77777777" w:rsidR="007F28C8" w:rsidRPr="007F28C8" w:rsidRDefault="007F28C8" w:rsidP="007F28C8">
            <w:pPr>
              <w:spacing w:line="260" w:lineRule="atLeast"/>
              <w:jc w:val="right"/>
              <w:rPr>
                <w:rFonts w:ascii="Calibri" w:eastAsia="Times New Roman" w:hAnsi="Calibri" w:cs="Times New Roman"/>
                <w:color w:val="000000"/>
              </w:rPr>
            </w:pPr>
            <w:r w:rsidRPr="007F28C8">
              <w:rPr>
                <w:rFonts w:ascii="Calibri" w:eastAsia="Times New Roman" w:hAnsi="Calibri" w:cs="Times New Roman"/>
                <w:color w:val="000000"/>
              </w:rPr>
              <w:lastRenderedPageBreak/>
              <w:t>15</w:t>
            </w:r>
          </w:p>
        </w:tc>
        <w:tc>
          <w:tcPr>
            <w:tcW w:w="1890" w:type="dxa"/>
            <w:hideMark/>
          </w:tcPr>
          <w:p w14:paraId="534C77A7" w14:textId="77777777" w:rsidR="007F28C8" w:rsidRPr="007F28C8" w:rsidRDefault="007F28C8" w:rsidP="007F28C8">
            <w:pPr>
              <w:spacing w:line="260" w:lineRule="atLeast"/>
              <w:rPr>
                <w:rFonts w:ascii="Calibri" w:eastAsia="Times New Roman" w:hAnsi="Calibri" w:cs="Times New Roman"/>
                <w:color w:val="000000"/>
              </w:rPr>
            </w:pPr>
            <w:proofErr w:type="gramStart"/>
            <w:r w:rsidRPr="007F28C8">
              <w:rPr>
                <w:rFonts w:ascii="Calibri" w:eastAsia="Times New Roman" w:hAnsi="Calibri" w:cs="Times New Roman"/>
                <w:color w:val="000000"/>
              </w:rPr>
              <w:t>pos</w:t>
            </w:r>
            <w:proofErr w:type="gramEnd"/>
            <w:r w:rsidRPr="007F28C8">
              <w:rPr>
                <w:rFonts w:ascii="Calibri" w:eastAsia="Times New Roman" w:hAnsi="Calibri" w:cs="Times New Roman"/>
                <w:color w:val="000000"/>
              </w:rPr>
              <w:t>_ordernumber</w:t>
            </w:r>
          </w:p>
        </w:tc>
        <w:tc>
          <w:tcPr>
            <w:tcW w:w="5670" w:type="dxa"/>
            <w:hideMark/>
          </w:tcPr>
          <w:p w14:paraId="3797166A" w14:textId="77777777" w:rsidR="007F28C8" w:rsidRPr="007F28C8" w:rsidRDefault="007F28C8" w:rsidP="007F28C8">
            <w:pPr>
              <w:spacing w:line="260" w:lineRule="atLeast"/>
              <w:rPr>
                <w:rFonts w:ascii="Calibri" w:eastAsia="Times New Roman" w:hAnsi="Calibri" w:cs="Times New Roman"/>
                <w:color w:val="000000"/>
              </w:rPr>
            </w:pPr>
            <w:r w:rsidRPr="007F28C8">
              <w:rPr>
                <w:rFonts w:ascii="Calibri" w:eastAsia="Times New Roman" w:hAnsi="Calibri" w:cs="Times New Roman"/>
                <w:color w:val="000000"/>
              </w:rPr>
              <w:t>Order number for the transaction needs to be set to this variable</w:t>
            </w:r>
          </w:p>
        </w:tc>
        <w:tc>
          <w:tcPr>
            <w:tcW w:w="2070" w:type="dxa"/>
            <w:hideMark/>
          </w:tcPr>
          <w:p w14:paraId="3A43A4B1" w14:textId="77777777" w:rsidR="007F28C8" w:rsidRPr="007F28C8" w:rsidRDefault="007F28C8" w:rsidP="007F28C8">
            <w:pPr>
              <w:spacing w:line="260" w:lineRule="atLeast"/>
              <w:rPr>
                <w:rFonts w:ascii="Calibri" w:eastAsia="Times New Roman" w:hAnsi="Calibri" w:cs="Times New Roman"/>
                <w:color w:val="000000"/>
              </w:rPr>
            </w:pPr>
            <w:r w:rsidRPr="007F28C8">
              <w:rPr>
                <w:rFonts w:ascii="Calibri" w:eastAsia="Times New Roman" w:hAnsi="Calibri" w:cs="Times New Roman"/>
                <w:color w:val="000000"/>
              </w:rPr>
              <w:t>Required</w:t>
            </w:r>
          </w:p>
        </w:tc>
      </w:tr>
    </w:tbl>
    <w:p w14:paraId="5D7F075A" w14:textId="77777777" w:rsidR="009D2C87" w:rsidRDefault="009D2C87" w:rsidP="009D2C87">
      <w:pPr>
        <w:pStyle w:val="BodyText"/>
      </w:pPr>
    </w:p>
    <w:p w14:paraId="6D49DCBD" w14:textId="77777777" w:rsidR="00FA4003" w:rsidRDefault="00AE3C79" w:rsidP="009D2C87">
      <w:pPr>
        <w:pStyle w:val="BodyText"/>
        <w:rPr>
          <w:ins w:id="123" w:author="Christy Thomas" w:date="2014-07-01T23:05:00Z"/>
        </w:rPr>
      </w:pPr>
      <w:ins w:id="124" w:author="Christy Thomas" w:date="2014-07-01T23:02:00Z">
        <w:r>
          <w:t xml:space="preserve">In order to obtain messages in DSS based on failures from Cybersource changes will need to be made to </w:t>
        </w:r>
      </w:ins>
      <w:ins w:id="125" w:author="Christy Thomas" w:date="2014-07-01T23:04:00Z">
        <w:r w:rsidR="00490B31">
          <w:t>int_cybersource/cartridge/scripts/cybersource/</w:t>
        </w:r>
      </w:ins>
      <w:ins w:id="126" w:author="Christy Thomas" w:date="2014-07-01T23:03:00Z">
        <w:r>
          <w:t>POSAuthRequest</w:t>
        </w:r>
        <w:r w:rsidR="00490B31">
          <w:t>.ds</w:t>
        </w:r>
      </w:ins>
      <w:ins w:id="127" w:author="Christy Thomas" w:date="2014-07-01T23:04:00Z">
        <w:r w:rsidR="00490B31">
          <w:t xml:space="preserve"> in order to output a Status.  Add a @output </w:t>
        </w:r>
      </w:ins>
      <w:proofErr w:type="gramStart"/>
      <w:ins w:id="128" w:author="Christy Thomas" w:date="2014-07-01T23:05:00Z">
        <w:r w:rsidR="00490B31">
          <w:t>Status :</w:t>
        </w:r>
        <w:proofErr w:type="gramEnd"/>
        <w:r w:rsidR="00490B31">
          <w:t xml:space="preserve"> dw.system.Status to the beginning comment </w:t>
        </w:r>
      </w:ins>
      <w:ins w:id="129" w:author="Christy Thomas" w:date="2014-07-01T23:06:00Z">
        <w:r w:rsidR="00490B31">
          <w:t xml:space="preserve">of the file </w:t>
        </w:r>
      </w:ins>
      <w:ins w:id="130" w:author="Christy Thomas" w:date="2014-07-01T23:05:00Z">
        <w:r w:rsidR="00490B31">
          <w:t xml:space="preserve">and then </w:t>
        </w:r>
      </w:ins>
      <w:ins w:id="131" w:author="Christy Thomas" w:date="2014-07-01T23:06:00Z">
        <w:r w:rsidR="00490B31">
          <w:t>set</w:t>
        </w:r>
      </w:ins>
      <w:ins w:id="132" w:author="Christy Thomas" w:date="2014-07-01T23:05:00Z">
        <w:r w:rsidR="00490B31">
          <w:t xml:space="preserve"> the following</w:t>
        </w:r>
      </w:ins>
      <w:ins w:id="133" w:author="Christy Thomas" w:date="2014-07-01T23:06:00Z">
        <w:r w:rsidR="00490B31">
          <w:t xml:space="preserve"> Status values</w:t>
        </w:r>
      </w:ins>
      <w:ins w:id="134" w:author="Christy Thomas" w:date="2014-07-01T23:05:00Z">
        <w:r w:rsidR="00490B31">
          <w:t>:</w:t>
        </w:r>
      </w:ins>
    </w:p>
    <w:p w14:paraId="45A61EB8" w14:textId="77777777" w:rsidR="00490B31" w:rsidRDefault="00490B31" w:rsidP="009D2C87">
      <w:pPr>
        <w:pStyle w:val="BodyText"/>
        <w:rPr>
          <w:ins w:id="135" w:author="Christy Thomas" w:date="2014-07-01T23:05:00Z"/>
        </w:rPr>
      </w:pPr>
    </w:p>
    <w:p w14:paraId="10F54D97" w14:textId="77777777" w:rsidR="00490B31" w:rsidRDefault="00490B31" w:rsidP="009D2C87">
      <w:pPr>
        <w:pStyle w:val="BodyText"/>
        <w:rPr>
          <w:ins w:id="136" w:author="Christy Thomas" w:date="2014-07-01T23:06:00Z"/>
        </w:rPr>
      </w:pPr>
      <w:ins w:id="137" w:author="Christy Thomas" w:date="2014-07-01T23:06:00Z">
        <w:r>
          <w:rPr>
            <w:noProof/>
          </w:rPr>
          <w:drawing>
            <wp:inline distT="0" distB="0" distL="0" distR="0" wp14:anchorId="237334AF" wp14:editId="15B8F16C">
              <wp:extent cx="6400800" cy="5992495"/>
              <wp:effectExtent l="0" t="0" r="0" b="0"/>
              <wp:docPr id="81" name="Picture 81" descr="Macintosh HD:Users:cthomas:Screenshots:Screen Shot 2014-07-01 at 11.05.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thomas:Screenshots:Screen Shot 2014-07-01 at 11.05.42 PM.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400800" cy="5992495"/>
                      </a:xfrm>
                      <a:prstGeom prst="rect">
                        <a:avLst/>
                      </a:prstGeom>
                      <a:noFill/>
                      <a:ln>
                        <a:noFill/>
                      </a:ln>
                    </pic:spPr>
                  </pic:pic>
                </a:graphicData>
              </a:graphic>
            </wp:inline>
          </w:drawing>
        </w:r>
      </w:ins>
    </w:p>
    <w:p w14:paraId="2DAE5E0B" w14:textId="77777777" w:rsidR="00490B31" w:rsidRDefault="00490B31" w:rsidP="009D2C87">
      <w:pPr>
        <w:pStyle w:val="BodyText"/>
        <w:rPr>
          <w:ins w:id="138" w:author="Christy Thomas" w:date="2014-07-01T23:06:00Z"/>
        </w:rPr>
      </w:pPr>
    </w:p>
    <w:p w14:paraId="155A8AB7" w14:textId="77777777" w:rsidR="00490B31" w:rsidRDefault="00490B31" w:rsidP="009D2C87">
      <w:pPr>
        <w:pStyle w:val="BodyText"/>
        <w:rPr>
          <w:ins w:id="139" w:author="Christy Thomas" w:date="2014-07-01T23:08:00Z"/>
        </w:rPr>
      </w:pPr>
      <w:ins w:id="140" w:author="Christy Thomas" w:date="2014-07-01T23:07:00Z">
        <w:r>
          <w:t>Then add these lines to the int_ocapi_ext/cartridge/templates/resources/eastatus.properties file</w:t>
        </w:r>
      </w:ins>
    </w:p>
    <w:p w14:paraId="4D88433B" w14:textId="77777777" w:rsidR="00490B31" w:rsidRDefault="00490B31" w:rsidP="00490B31">
      <w:pPr>
        <w:pStyle w:val="BodyText"/>
        <w:rPr>
          <w:ins w:id="141" w:author="Christy Thomas" w:date="2014-07-01T23:08:00Z"/>
        </w:rPr>
      </w:pPr>
      <w:ins w:id="142" w:author="Christy Thomas" w:date="2014-07-01T23:08:00Z">
        <w:r>
          <w:t xml:space="preserve">CREDITCARD_INVALID_USERDENIED=400|InvalidCreditCardExpception|User Denied|User has been </w:t>
        </w:r>
        <w:r>
          <w:lastRenderedPageBreak/>
          <w:t>denied.</w:t>
        </w:r>
      </w:ins>
    </w:p>
    <w:p w14:paraId="7F880379" w14:textId="77777777" w:rsidR="00490B31" w:rsidRDefault="00490B31" w:rsidP="00490B31">
      <w:pPr>
        <w:pStyle w:val="BodyText"/>
        <w:rPr>
          <w:ins w:id="143" w:author="Christy Thomas" w:date="2014-07-01T23:08:00Z"/>
        </w:rPr>
      </w:pPr>
      <w:ins w:id="144" w:author="Christy Thomas" w:date="2014-07-01T23:08:00Z">
        <w:r>
          <w:t>CREDITCARD_INVALID_AUTH=400|InvalidCreditCardException|Credit Card Declined|Authorization Denied.</w:t>
        </w:r>
      </w:ins>
    </w:p>
    <w:p w14:paraId="1FFA3F61" w14:textId="77777777" w:rsidR="00490B31" w:rsidRDefault="00490B31" w:rsidP="00490B31">
      <w:pPr>
        <w:pStyle w:val="BodyText"/>
        <w:rPr>
          <w:ins w:id="145" w:author="Christy Thomas" w:date="2014-07-01T23:08:00Z"/>
        </w:rPr>
      </w:pPr>
      <w:ins w:id="146" w:author="Christy Thomas" w:date="2014-07-01T23:08:00Z">
        <w:r>
          <w:t>CREDITCARD_INVALID_UNABLEPROCESS=400|InvalidCreditCardException|Unable to Process|Call Customer Service.</w:t>
        </w:r>
      </w:ins>
    </w:p>
    <w:p w14:paraId="5E5E40FB" w14:textId="77777777" w:rsidR="00490B31" w:rsidRDefault="00490B31" w:rsidP="00490B31">
      <w:pPr>
        <w:pStyle w:val="BodyText"/>
        <w:rPr>
          <w:ins w:id="147" w:author="Christy Thomas" w:date="2014-07-01T23:10:00Z"/>
        </w:rPr>
      </w:pPr>
      <w:ins w:id="148" w:author="Christy Thomas" w:date="2014-07-01T23:08:00Z">
        <w:r>
          <w:t>CREDITCARD_UNCONFIRMED=400|InvalidCreditCardException|Unconfirmed|Unconfirmed</w:t>
        </w:r>
      </w:ins>
    </w:p>
    <w:p w14:paraId="20B14BCA" w14:textId="77777777" w:rsidR="007D728F" w:rsidRDefault="007D728F" w:rsidP="00490B31">
      <w:pPr>
        <w:pStyle w:val="BodyText"/>
        <w:rPr>
          <w:ins w:id="149" w:author="Christy Thomas" w:date="2014-07-01T23:10:00Z"/>
        </w:rPr>
      </w:pPr>
    </w:p>
    <w:p w14:paraId="4CB542A6" w14:textId="0C7B0DE4" w:rsidR="007D728F" w:rsidRDefault="007D728F" w:rsidP="00490B31">
      <w:pPr>
        <w:pStyle w:val="BodyText"/>
        <w:rPr>
          <w:ins w:id="150" w:author="Christy Thomas" w:date="2014-07-01T23:08:00Z"/>
        </w:rPr>
      </w:pPr>
      <w:ins w:id="151" w:author="Christy Thomas" w:date="2014-07-01T23:10:00Z">
        <w:r>
          <w:t>In the Cybersource_POS cartridge set the Status to the CreditCardStatus</w:t>
        </w:r>
      </w:ins>
      <w:bookmarkStart w:id="152" w:name="_GoBack"/>
      <w:bookmarkEnd w:id="152"/>
    </w:p>
    <w:p w14:paraId="60EFC7BB" w14:textId="77777777" w:rsidR="00490B31" w:rsidRPr="009D4D1F" w:rsidRDefault="00490B31" w:rsidP="009D2C87">
      <w:pPr>
        <w:pStyle w:val="BodyText"/>
      </w:pPr>
    </w:p>
    <w:p w14:paraId="69CE3602" w14:textId="77777777" w:rsidR="003D49FF" w:rsidRDefault="003D49FF" w:rsidP="003D49FF">
      <w:pPr>
        <w:pStyle w:val="Heading2"/>
      </w:pPr>
      <w:bookmarkStart w:id="153" w:name="_Toc368651156"/>
      <w:bookmarkStart w:id="154" w:name="_Toc391039074"/>
      <w:r>
        <w:t>Site Configuration</w:t>
      </w:r>
      <w:bookmarkEnd w:id="153"/>
      <w:bookmarkEnd w:id="154"/>
    </w:p>
    <w:p w14:paraId="26FAEC34" w14:textId="77777777" w:rsidR="003D49FF" w:rsidRDefault="003D49FF" w:rsidP="003D49FF">
      <w:pPr>
        <w:pStyle w:val="Heading3"/>
      </w:pPr>
      <w:bookmarkStart w:id="155" w:name="_Toc368651157"/>
      <w:bookmarkStart w:id="156" w:name="_Toc391039075"/>
      <w:r>
        <w:t>Import Meta Data</w:t>
      </w:r>
      <w:bookmarkEnd w:id="155"/>
      <w:bookmarkEnd w:id="156"/>
    </w:p>
    <w:p w14:paraId="03445BF0" w14:textId="77777777" w:rsidR="003D49FF" w:rsidRDefault="003D49FF" w:rsidP="003D49FF">
      <w:r>
        <w:t>Import following site configuration meta-data through Business Manager:</w:t>
      </w:r>
    </w:p>
    <w:p w14:paraId="7087BFE1" w14:textId="77777777" w:rsidR="003D49FF" w:rsidRDefault="003D49FF" w:rsidP="00B6458B">
      <w:pPr>
        <w:pStyle w:val="Listenabsatz"/>
        <w:numPr>
          <w:ilvl w:val="0"/>
          <w:numId w:val="26"/>
        </w:numPr>
      </w:pPr>
      <w:r>
        <w:t>/int_cybersource/configuration/</w:t>
      </w:r>
      <w:r w:rsidR="00472076">
        <w:t>metadata/</w:t>
      </w:r>
      <w:r>
        <w:t xml:space="preserve">Cybersource-metadata.xml – sets all the site preferences </w:t>
      </w:r>
    </w:p>
    <w:p w14:paraId="22D915B3" w14:textId="77777777" w:rsidR="003D49FF" w:rsidRDefault="003D49FF" w:rsidP="003D49FF">
      <w:pPr>
        <w:pStyle w:val="Listenabsatz"/>
        <w:ind w:left="360"/>
      </w:pPr>
    </w:p>
    <w:p w14:paraId="7D224146" w14:textId="77777777" w:rsidR="003D49FF" w:rsidRDefault="003D49FF" w:rsidP="00B6458B">
      <w:pPr>
        <w:pStyle w:val="Listenabsatz"/>
        <w:numPr>
          <w:ilvl w:val="0"/>
          <w:numId w:val="26"/>
        </w:numPr>
      </w:pPr>
      <w:r>
        <w:t>/int_cybersource/configuration/</w:t>
      </w:r>
      <w:r w:rsidR="00472076">
        <w:t>metadata/</w:t>
      </w:r>
      <w:r>
        <w:t xml:space="preserve">Cybersource_PaymementTransaction_updates.xml – add custom attributes to </w:t>
      </w:r>
      <w:r w:rsidR="00472076">
        <w:t>the Payment transaction object.</w:t>
      </w:r>
    </w:p>
    <w:p w14:paraId="262F250D" w14:textId="77777777" w:rsidR="00472076" w:rsidRDefault="00472076" w:rsidP="00472076">
      <w:pPr>
        <w:pStyle w:val="Listenabsatz"/>
        <w:ind w:left="0"/>
      </w:pPr>
    </w:p>
    <w:p w14:paraId="79AD18B2" w14:textId="77777777" w:rsidR="00472076" w:rsidRDefault="00472076" w:rsidP="00B6458B">
      <w:pPr>
        <w:pStyle w:val="Listenabsatz"/>
        <w:numPr>
          <w:ilvl w:val="0"/>
          <w:numId w:val="26"/>
        </w:numPr>
      </w:pPr>
      <w:r>
        <w:t>/int_cybersource/configuration/metadata/</w:t>
      </w:r>
      <w:r w:rsidRPr="00472076">
        <w:t>Cybersource_subscription_metadata</w:t>
      </w:r>
      <w:r>
        <w:t>.xml – add custome attributes to the CustomerPaymentInstrument and OrderPaymentInstrument object</w:t>
      </w:r>
    </w:p>
    <w:p w14:paraId="00994E9E" w14:textId="77777777" w:rsidR="00E36D56" w:rsidRDefault="00E36D56" w:rsidP="00B6458B">
      <w:pPr>
        <w:pStyle w:val="Listenabsatz"/>
        <w:numPr>
          <w:ilvl w:val="0"/>
          <w:numId w:val="26"/>
        </w:numPr>
      </w:pPr>
      <w:r>
        <w:t>/int_cybersource/configuration/Vme_Payment_Method.xml – add new payment method as VISA_VME</w:t>
      </w:r>
    </w:p>
    <w:p w14:paraId="1469B0E2" w14:textId="77777777" w:rsidR="00E36D56" w:rsidRDefault="00E36D56" w:rsidP="00B6458B">
      <w:pPr>
        <w:pStyle w:val="Listenabsatz"/>
        <w:numPr>
          <w:ilvl w:val="0"/>
          <w:numId w:val="26"/>
        </w:numPr>
      </w:pPr>
      <w:r>
        <w:t>/int_cybersource/configuration/Vme_Metadata.xml – set all site preferences for VISA_VME</w:t>
      </w:r>
    </w:p>
    <w:p w14:paraId="35B38B65" w14:textId="77777777" w:rsidR="006C201F" w:rsidRDefault="006C201F" w:rsidP="00B6458B">
      <w:pPr>
        <w:pStyle w:val="Listenabsatz"/>
        <w:numPr>
          <w:ilvl w:val="0"/>
          <w:numId w:val="26"/>
        </w:numPr>
      </w:pPr>
      <w:r w:rsidRPr="00A27DF4">
        <w:t>/int_cybersource/</w:t>
      </w:r>
      <w:r>
        <w:t>configuration</w:t>
      </w:r>
      <w:r w:rsidRPr="00A27DF4">
        <w:t>/</w:t>
      </w:r>
      <w:r w:rsidR="006E44C2" w:rsidRPr="006E44C2">
        <w:t>CyberSource_POS_CustomObjectDefinitions.xml</w:t>
      </w:r>
      <w:r>
        <w:t xml:space="preserve"> – add </w:t>
      </w:r>
      <w:r w:rsidR="006E44C2">
        <w:t>2</w:t>
      </w:r>
      <w:r>
        <w:t xml:space="preserve"> custom object</w:t>
      </w:r>
      <w:r w:rsidR="006E44C2">
        <w:t>s</w:t>
      </w:r>
      <w:r>
        <w:t xml:space="preserve"> for mapping of device’s serial number to Terminal ID</w:t>
      </w:r>
      <w:r w:rsidR="006E44C2">
        <w:t xml:space="preserve"> and set of Merchant ID and key pair(s)</w:t>
      </w:r>
      <w:r>
        <w:t>.</w:t>
      </w:r>
    </w:p>
    <w:p w14:paraId="43F776FF" w14:textId="77777777" w:rsidR="00E36D56" w:rsidRDefault="00E36D56" w:rsidP="00E36D56">
      <w:pPr>
        <w:pStyle w:val="Listenabsatz"/>
        <w:ind w:left="360"/>
      </w:pPr>
    </w:p>
    <w:p w14:paraId="079CF9F2" w14:textId="77777777" w:rsidR="00FB007F" w:rsidRDefault="00FB007F" w:rsidP="00FB007F">
      <w:pPr>
        <w:pStyle w:val="ListParagraph"/>
      </w:pPr>
    </w:p>
    <w:p w14:paraId="2C2D5C35" w14:textId="77777777" w:rsidR="003D49FF" w:rsidRDefault="003D49FF" w:rsidP="003D49FF">
      <w:r>
        <w:t xml:space="preserve">The following Business Manager </w:t>
      </w:r>
      <w:r w:rsidR="000664B0">
        <w:t>Screenshot</w:t>
      </w:r>
      <w:r>
        <w:t xml:space="preserve"> depicts the import / Export functionality:</w:t>
      </w:r>
    </w:p>
    <w:p w14:paraId="633725EF" w14:textId="77777777" w:rsidR="003D49FF" w:rsidRDefault="003D49FF" w:rsidP="003D49FF">
      <w:pPr>
        <w:pStyle w:val="Listenabsatz"/>
        <w:ind w:left="0"/>
      </w:pPr>
      <w:r>
        <w:rPr>
          <w:noProof/>
        </w:rPr>
        <w:lastRenderedPageBreak/>
        <w:drawing>
          <wp:inline distT="0" distB="0" distL="0" distR="0" wp14:anchorId="73127986" wp14:editId="26CCF9D9">
            <wp:extent cx="6400800" cy="3076575"/>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1" cstate="print"/>
                    <a:srcRect/>
                    <a:stretch>
                      <a:fillRect/>
                    </a:stretch>
                  </pic:blipFill>
                  <pic:spPr bwMode="auto">
                    <a:xfrm>
                      <a:off x="0" y="0"/>
                      <a:ext cx="6400800" cy="3076575"/>
                    </a:xfrm>
                    <a:prstGeom prst="rect">
                      <a:avLst/>
                    </a:prstGeom>
                    <a:noFill/>
                    <a:ln w="9525">
                      <a:noFill/>
                      <a:miter lim="800000"/>
                      <a:headEnd/>
                      <a:tailEnd/>
                    </a:ln>
                  </pic:spPr>
                </pic:pic>
              </a:graphicData>
            </a:graphic>
          </wp:inline>
        </w:drawing>
      </w:r>
    </w:p>
    <w:p w14:paraId="55B72301" w14:textId="77777777" w:rsidR="003D49FF" w:rsidRDefault="003D49FF" w:rsidP="003D49FF">
      <w:pPr>
        <w:pStyle w:val="Heading3"/>
      </w:pPr>
      <w:bookmarkStart w:id="157" w:name="_Toc368651158"/>
      <w:bookmarkStart w:id="158" w:name="_Toc391039076"/>
      <w:r>
        <w:t>Configure Site Preferences</w:t>
      </w:r>
      <w:bookmarkEnd w:id="157"/>
      <w:bookmarkEnd w:id="158"/>
    </w:p>
    <w:p w14:paraId="6DC6CDC1" w14:textId="77777777" w:rsidR="000664B0" w:rsidRDefault="003D49FF" w:rsidP="009D2C87">
      <w:pPr>
        <w:pStyle w:val="BodyText"/>
      </w:pPr>
      <w:proofErr w:type="gramStart"/>
      <w:r>
        <w:t>Update CyberSource site preference through Business Manager &gt;StoreFront Site&gt; Site Preferences.</w:t>
      </w:r>
      <w:proofErr w:type="gramEnd"/>
      <w:r>
        <w:t xml:space="preserve">  </w:t>
      </w:r>
    </w:p>
    <w:p w14:paraId="7ED050A2" w14:textId="77777777" w:rsidR="003D49FF" w:rsidRDefault="003D49FF" w:rsidP="009D2C87">
      <w:pPr>
        <w:pStyle w:val="BodyText"/>
      </w:pPr>
      <w:r>
        <w:t>The screen shot below depicts the site preferences configuration:</w:t>
      </w:r>
    </w:p>
    <w:p w14:paraId="18B249DF" w14:textId="77777777" w:rsidR="003D49FF" w:rsidRDefault="003D49FF" w:rsidP="003D49FF">
      <w:r>
        <w:rPr>
          <w:noProof/>
        </w:rPr>
        <w:lastRenderedPageBreak/>
        <w:drawing>
          <wp:inline distT="0" distB="0" distL="0" distR="0" wp14:anchorId="2099D087" wp14:editId="47E18496">
            <wp:extent cx="6400800" cy="8915400"/>
            <wp:effectExtent l="1905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cstate="print"/>
                    <a:srcRect/>
                    <a:stretch>
                      <a:fillRect/>
                    </a:stretch>
                  </pic:blipFill>
                  <pic:spPr bwMode="auto">
                    <a:xfrm>
                      <a:off x="0" y="0"/>
                      <a:ext cx="6400800" cy="8915400"/>
                    </a:xfrm>
                    <a:prstGeom prst="rect">
                      <a:avLst/>
                    </a:prstGeom>
                    <a:noFill/>
                    <a:ln w="9525">
                      <a:noFill/>
                      <a:miter lim="800000"/>
                      <a:headEnd/>
                      <a:tailEnd/>
                    </a:ln>
                  </pic:spPr>
                </pic:pic>
              </a:graphicData>
            </a:graphic>
          </wp:inline>
        </w:drawing>
      </w:r>
      <w:r>
        <w:rPr>
          <w:noProof/>
          <w:lang w:eastAsia="de-DE"/>
        </w:rPr>
        <w:lastRenderedPageBreak/>
        <w:t>….</w:t>
      </w:r>
    </w:p>
    <w:p w14:paraId="0AC89C99" w14:textId="77777777" w:rsidR="003D49FF" w:rsidRDefault="003D49FF" w:rsidP="009D2C87">
      <w:pPr>
        <w:pStyle w:val="BodyText"/>
      </w:pPr>
      <w:r>
        <w:rPr>
          <w:noProof/>
        </w:rPr>
        <w:drawing>
          <wp:inline distT="0" distB="0" distL="0" distR="0" wp14:anchorId="31A85B84" wp14:editId="22CB9572">
            <wp:extent cx="6391275" cy="2867025"/>
            <wp:effectExtent l="19050" t="0" r="9525" b="0"/>
            <wp:docPr id="16" name="Picture 7" descr="preferences_device_finger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ferences_device_fingerprint"/>
                    <pic:cNvPicPr>
                      <a:picLocks noChangeAspect="1" noChangeArrowheads="1"/>
                    </pic:cNvPicPr>
                  </pic:nvPicPr>
                  <pic:blipFill>
                    <a:blip r:embed="rId93" cstate="print"/>
                    <a:srcRect/>
                    <a:stretch>
                      <a:fillRect/>
                    </a:stretch>
                  </pic:blipFill>
                  <pic:spPr bwMode="auto">
                    <a:xfrm>
                      <a:off x="0" y="0"/>
                      <a:ext cx="6391275" cy="2867025"/>
                    </a:xfrm>
                    <a:prstGeom prst="rect">
                      <a:avLst/>
                    </a:prstGeom>
                    <a:noFill/>
                    <a:ln w="9525">
                      <a:noFill/>
                      <a:miter lim="800000"/>
                      <a:headEnd/>
                      <a:tailEnd/>
                    </a:ln>
                  </pic:spPr>
                </pic:pic>
              </a:graphicData>
            </a:graphic>
          </wp:inline>
        </w:drawing>
      </w:r>
    </w:p>
    <w:p w14:paraId="4D2C4FFB" w14:textId="77777777" w:rsidR="000664B0" w:rsidRDefault="000664B0" w:rsidP="009D2C87">
      <w:pPr>
        <w:pStyle w:val="BodyText"/>
      </w:pPr>
    </w:p>
    <w:p w14:paraId="38052514" w14:textId="77777777" w:rsidR="00F3611A" w:rsidRDefault="00F3611A" w:rsidP="009D2C87">
      <w:pPr>
        <w:pStyle w:val="BodyText"/>
      </w:pPr>
    </w:p>
    <w:p w14:paraId="386C4263" w14:textId="77777777" w:rsidR="00F3611A" w:rsidRDefault="00F3611A" w:rsidP="009D2C87">
      <w:pPr>
        <w:pStyle w:val="BodyText"/>
      </w:pPr>
    </w:p>
    <w:p w14:paraId="2C3BACCD" w14:textId="77777777" w:rsidR="00F3611A" w:rsidRDefault="00F3611A" w:rsidP="009D2C87">
      <w:pPr>
        <w:pStyle w:val="BodyText"/>
      </w:pPr>
    </w:p>
    <w:p w14:paraId="08611057" w14:textId="77777777" w:rsidR="00F3611A" w:rsidRDefault="00F3611A" w:rsidP="009D2C87">
      <w:pPr>
        <w:pStyle w:val="BodyText"/>
      </w:pPr>
    </w:p>
    <w:p w14:paraId="0EBC813F" w14:textId="77777777" w:rsidR="00F3611A" w:rsidRDefault="00F3611A" w:rsidP="009D2C87">
      <w:pPr>
        <w:pStyle w:val="BodyText"/>
      </w:pPr>
    </w:p>
    <w:p w14:paraId="70B704BB" w14:textId="77777777" w:rsidR="00F3611A" w:rsidRDefault="00F3611A" w:rsidP="009D2C87">
      <w:pPr>
        <w:pStyle w:val="BodyText"/>
      </w:pPr>
    </w:p>
    <w:p w14:paraId="383D78A3" w14:textId="77777777" w:rsidR="00F3611A" w:rsidRDefault="00F3611A" w:rsidP="009D2C87">
      <w:pPr>
        <w:pStyle w:val="BodyText"/>
      </w:pPr>
    </w:p>
    <w:p w14:paraId="2949E50D" w14:textId="77777777" w:rsidR="00F3611A" w:rsidRDefault="00F3611A" w:rsidP="009D2C87">
      <w:pPr>
        <w:pStyle w:val="BodyText"/>
      </w:pPr>
    </w:p>
    <w:p w14:paraId="12E4E36A" w14:textId="77777777" w:rsidR="00F3611A" w:rsidRDefault="00F3611A" w:rsidP="009D2C87">
      <w:pPr>
        <w:pStyle w:val="BodyText"/>
      </w:pPr>
    </w:p>
    <w:p w14:paraId="71F51C1E" w14:textId="77777777" w:rsidR="00F3611A" w:rsidRDefault="00F3611A" w:rsidP="009D2C87">
      <w:pPr>
        <w:pStyle w:val="BodyText"/>
      </w:pPr>
    </w:p>
    <w:p w14:paraId="63449718" w14:textId="77777777" w:rsidR="00F3611A" w:rsidRDefault="00F3611A" w:rsidP="009D2C87">
      <w:pPr>
        <w:pStyle w:val="BodyText"/>
      </w:pPr>
    </w:p>
    <w:p w14:paraId="596558A5" w14:textId="77777777" w:rsidR="00F3611A" w:rsidRDefault="00F3611A" w:rsidP="009D2C87">
      <w:pPr>
        <w:pStyle w:val="BodyText"/>
      </w:pPr>
    </w:p>
    <w:p w14:paraId="2006A57C" w14:textId="77777777" w:rsidR="00F3611A" w:rsidRDefault="00F3611A" w:rsidP="009D2C87">
      <w:pPr>
        <w:pStyle w:val="BodyText"/>
      </w:pPr>
    </w:p>
    <w:p w14:paraId="3A073CF8" w14:textId="77777777" w:rsidR="00F3611A" w:rsidRDefault="00F3611A" w:rsidP="009D2C87">
      <w:pPr>
        <w:pStyle w:val="BodyText"/>
      </w:pPr>
    </w:p>
    <w:p w14:paraId="42BAD567" w14:textId="77777777" w:rsidR="00F3611A" w:rsidRDefault="00F3611A" w:rsidP="009D2C87">
      <w:pPr>
        <w:pStyle w:val="BodyText"/>
      </w:pPr>
    </w:p>
    <w:p w14:paraId="1499AC0F" w14:textId="77777777" w:rsidR="000664B0" w:rsidRDefault="000664B0" w:rsidP="009D2C87">
      <w:pPr>
        <w:pStyle w:val="BodyText"/>
      </w:pPr>
      <w:r>
        <w:t xml:space="preserve">Update credit card preference through Business Manager &gt;StoreFront Site&gt; Ordering&gt; Payment Methods&gt; Credit Card/Debit Cards &gt; Enable Payer Authentication  </w:t>
      </w:r>
    </w:p>
    <w:p w14:paraId="666A748B" w14:textId="77777777" w:rsidR="00F3611A" w:rsidRDefault="00F3611A" w:rsidP="009D2C87">
      <w:pPr>
        <w:pStyle w:val="BodyText"/>
      </w:pPr>
      <w:r>
        <w:t>The screen shot below depicts the site preferences configuration:</w:t>
      </w:r>
    </w:p>
    <w:p w14:paraId="1D05E213" w14:textId="77777777" w:rsidR="00F3611A" w:rsidRDefault="00F3611A" w:rsidP="009D2C87">
      <w:pPr>
        <w:pStyle w:val="BodyText"/>
      </w:pPr>
      <w:r>
        <w:rPr>
          <w:noProof/>
        </w:rPr>
        <w:lastRenderedPageBreak/>
        <w:drawing>
          <wp:inline distT="0" distB="0" distL="0" distR="0" wp14:anchorId="7730FC9E" wp14:editId="2D58412C">
            <wp:extent cx="6400800" cy="5192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6400800" cy="5192395"/>
                    </a:xfrm>
                    <a:prstGeom prst="rect">
                      <a:avLst/>
                    </a:prstGeom>
                    <a:noFill/>
                    <a:ln>
                      <a:noFill/>
                    </a:ln>
                  </pic:spPr>
                </pic:pic>
              </a:graphicData>
            </a:graphic>
          </wp:inline>
        </w:drawing>
      </w:r>
    </w:p>
    <w:p w14:paraId="05BEA3C2" w14:textId="77777777" w:rsidR="000664B0" w:rsidRDefault="000664B0" w:rsidP="009D2C87">
      <w:pPr>
        <w:pStyle w:val="BodyText"/>
      </w:pPr>
    </w:p>
    <w:p w14:paraId="7D9D0D6F" w14:textId="77777777" w:rsidR="00F3611A" w:rsidRDefault="00F3611A" w:rsidP="009D2C87">
      <w:pPr>
        <w:pStyle w:val="BodyText"/>
      </w:pPr>
    </w:p>
    <w:p w14:paraId="0D1951DD" w14:textId="77777777" w:rsidR="00F3611A" w:rsidRDefault="00F3611A" w:rsidP="009D2C87">
      <w:pPr>
        <w:pStyle w:val="BodyText"/>
      </w:pPr>
    </w:p>
    <w:p w14:paraId="1F664C8D" w14:textId="77777777" w:rsidR="00BA04F3" w:rsidRDefault="00BA04F3" w:rsidP="009D2C87">
      <w:pPr>
        <w:pStyle w:val="BodyText"/>
      </w:pPr>
    </w:p>
    <w:p w14:paraId="329378B8" w14:textId="77777777" w:rsidR="00BA04F3" w:rsidRDefault="00BA04F3" w:rsidP="009D2C87">
      <w:pPr>
        <w:pStyle w:val="BodyText"/>
      </w:pPr>
    </w:p>
    <w:p w14:paraId="5E8AE6DC" w14:textId="77777777" w:rsidR="00BA04F3" w:rsidRDefault="00BA04F3" w:rsidP="009D2C87">
      <w:pPr>
        <w:pStyle w:val="BodyText"/>
      </w:pPr>
    </w:p>
    <w:p w14:paraId="11C772B9" w14:textId="77777777" w:rsidR="00BA04F3" w:rsidRDefault="00BA04F3" w:rsidP="009D2C87">
      <w:pPr>
        <w:pStyle w:val="BodyText"/>
      </w:pPr>
      <w:r>
        <w:t xml:space="preserve">Update shipping method preference through Business Manager &gt;StoreFront Site&gt; Ordering&gt; Shipping Methods &gt; Name &gt; Cybersource Shipping ID </w:t>
      </w:r>
    </w:p>
    <w:p w14:paraId="2B88CCCB" w14:textId="77777777" w:rsidR="00BA04F3" w:rsidRDefault="00BA04F3" w:rsidP="009D2C87">
      <w:pPr>
        <w:pStyle w:val="BodyText"/>
      </w:pPr>
      <w:r>
        <w:t>The screen shot below depicts the site preferences configuration:</w:t>
      </w:r>
    </w:p>
    <w:p w14:paraId="3A255A51" w14:textId="77777777" w:rsidR="00F3611A" w:rsidRPr="0023233A" w:rsidRDefault="00BA04F3" w:rsidP="009D2C87">
      <w:pPr>
        <w:pStyle w:val="BodyText"/>
      </w:pPr>
      <w:r>
        <w:rPr>
          <w:noProof/>
        </w:rPr>
        <w:lastRenderedPageBreak/>
        <w:drawing>
          <wp:inline distT="0" distB="0" distL="0" distR="0" wp14:anchorId="2DC8ED8F" wp14:editId="104E3FC0">
            <wp:extent cx="6392545" cy="4547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6392545" cy="4547870"/>
                    </a:xfrm>
                    <a:prstGeom prst="rect">
                      <a:avLst/>
                    </a:prstGeom>
                    <a:noFill/>
                    <a:ln>
                      <a:noFill/>
                    </a:ln>
                  </pic:spPr>
                </pic:pic>
              </a:graphicData>
            </a:graphic>
          </wp:inline>
        </w:drawing>
      </w:r>
    </w:p>
    <w:p w14:paraId="4606B5B5" w14:textId="77777777" w:rsidR="00BA04F3" w:rsidRDefault="00BA04F3" w:rsidP="009D2C87">
      <w:pPr>
        <w:pStyle w:val="BodyText"/>
      </w:pPr>
    </w:p>
    <w:p w14:paraId="0A75CA42" w14:textId="77777777" w:rsidR="00BA04F3" w:rsidRDefault="00BA04F3" w:rsidP="009D2C87">
      <w:pPr>
        <w:pStyle w:val="BodyText"/>
      </w:pPr>
    </w:p>
    <w:p w14:paraId="63DCEFDC" w14:textId="77777777" w:rsidR="00BA04F3" w:rsidRDefault="00BA04F3" w:rsidP="009D2C87">
      <w:pPr>
        <w:pStyle w:val="BodyText"/>
      </w:pPr>
    </w:p>
    <w:p w14:paraId="2DEAB95E" w14:textId="77777777" w:rsidR="00BA04F3" w:rsidRDefault="00BA04F3" w:rsidP="009D2C87">
      <w:pPr>
        <w:pStyle w:val="BodyText"/>
      </w:pPr>
    </w:p>
    <w:p w14:paraId="20D61AF3" w14:textId="77777777" w:rsidR="00BA04F3" w:rsidRDefault="00BA04F3" w:rsidP="009D2C87">
      <w:pPr>
        <w:pStyle w:val="BodyText"/>
      </w:pPr>
    </w:p>
    <w:p w14:paraId="50D4A0E9" w14:textId="77777777" w:rsidR="0023233A" w:rsidRDefault="0023233A" w:rsidP="009D2C87">
      <w:pPr>
        <w:pStyle w:val="BodyText"/>
      </w:pPr>
    </w:p>
    <w:p w14:paraId="082DF32C" w14:textId="77777777" w:rsidR="00A0741E" w:rsidRDefault="00A0741E" w:rsidP="009D2C87">
      <w:pPr>
        <w:pStyle w:val="BodyText"/>
      </w:pPr>
    </w:p>
    <w:p w14:paraId="65D6A15E" w14:textId="77777777" w:rsidR="00A0741E" w:rsidRDefault="00A0741E" w:rsidP="009D2C87">
      <w:pPr>
        <w:pStyle w:val="BodyText"/>
      </w:pPr>
    </w:p>
    <w:p w14:paraId="75F990CD" w14:textId="77777777" w:rsidR="00A0741E" w:rsidRDefault="00A0741E" w:rsidP="009D2C87">
      <w:pPr>
        <w:pStyle w:val="BodyText"/>
      </w:pPr>
    </w:p>
    <w:p w14:paraId="0234F9C5" w14:textId="77777777" w:rsidR="00A0741E" w:rsidRDefault="00A0741E" w:rsidP="009D2C87">
      <w:pPr>
        <w:pStyle w:val="BodyText"/>
      </w:pPr>
    </w:p>
    <w:p w14:paraId="455EA041" w14:textId="77777777" w:rsidR="00A0741E" w:rsidRDefault="00A0741E" w:rsidP="009D2C87">
      <w:pPr>
        <w:pStyle w:val="BodyText"/>
      </w:pPr>
    </w:p>
    <w:p w14:paraId="5A36C577" w14:textId="77777777" w:rsidR="00A0741E" w:rsidRDefault="00A0741E" w:rsidP="009D2C87">
      <w:pPr>
        <w:pStyle w:val="BodyText"/>
      </w:pPr>
    </w:p>
    <w:p w14:paraId="02424DA3" w14:textId="77777777" w:rsidR="00A0741E" w:rsidRDefault="00A0741E" w:rsidP="009D2C87">
      <w:pPr>
        <w:pStyle w:val="BodyText"/>
      </w:pPr>
    </w:p>
    <w:p w14:paraId="44A90CCE" w14:textId="77777777" w:rsidR="00A0741E" w:rsidRDefault="00A0741E" w:rsidP="009D2C87">
      <w:pPr>
        <w:pStyle w:val="BodyText"/>
      </w:pPr>
    </w:p>
    <w:p w14:paraId="245D0339" w14:textId="77777777" w:rsidR="00A0741E" w:rsidRDefault="00A0741E" w:rsidP="009D2C87">
      <w:pPr>
        <w:pStyle w:val="BodyText"/>
      </w:pPr>
    </w:p>
    <w:p w14:paraId="1F5157A8" w14:textId="77777777" w:rsidR="00A0741E" w:rsidRDefault="00A0741E" w:rsidP="00A0741E">
      <w:pPr>
        <w:pStyle w:val="Heading3"/>
      </w:pPr>
      <w:bookmarkStart w:id="159" w:name="_Toc353399430"/>
      <w:bookmarkStart w:id="160" w:name="_Toc368651159"/>
      <w:bookmarkStart w:id="161" w:name="_Toc391039077"/>
      <w:r>
        <w:t>Configure Site Preferences for V.me</w:t>
      </w:r>
      <w:bookmarkEnd w:id="159"/>
      <w:bookmarkEnd w:id="160"/>
      <w:bookmarkEnd w:id="161"/>
    </w:p>
    <w:p w14:paraId="0E9C997B" w14:textId="77777777" w:rsidR="00A0741E" w:rsidRDefault="00A0741E" w:rsidP="00A0741E">
      <w:pPr>
        <w:jc w:val="both"/>
        <w:rPr>
          <w:rFonts w:ascii="Times New Roman" w:hAnsi="Times New Roman" w:cs="Times New Roman"/>
        </w:rPr>
      </w:pPr>
      <w:r w:rsidRPr="00352C4D">
        <w:rPr>
          <w:rFonts w:ascii="Times New Roman" w:hAnsi="Times New Roman" w:cs="Times New Roman"/>
        </w:rPr>
        <w:t>Verify VISA_VME as newly added Custom Preferences Group</w:t>
      </w:r>
    </w:p>
    <w:p w14:paraId="28B8C82B" w14:textId="77777777" w:rsidR="008A7497" w:rsidRPr="003144CB" w:rsidRDefault="008A7497" w:rsidP="00A0741E">
      <w:pPr>
        <w:jc w:val="both"/>
      </w:pPr>
    </w:p>
    <w:p w14:paraId="53E3F435" w14:textId="77777777" w:rsidR="00A0741E" w:rsidRDefault="00705B56" w:rsidP="009D2C87">
      <w:pPr>
        <w:pStyle w:val="BodyText"/>
      </w:pPr>
      <w:r>
        <w:rPr>
          <w:noProof/>
        </w:rPr>
        <w:drawing>
          <wp:inline distT="0" distB="0" distL="0" distR="0" wp14:anchorId="24F05017" wp14:editId="323D43B2">
            <wp:extent cx="6400800" cy="3495675"/>
            <wp:effectExtent l="19050" t="1905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6400800" cy="3495675"/>
                    </a:xfrm>
                    <a:prstGeom prst="rect">
                      <a:avLst/>
                    </a:prstGeom>
                    <a:noFill/>
                    <a:ln>
                      <a:solidFill>
                        <a:schemeClr val="accent1"/>
                      </a:solidFill>
                    </a:ln>
                  </pic:spPr>
                </pic:pic>
              </a:graphicData>
            </a:graphic>
          </wp:inline>
        </w:drawing>
      </w:r>
    </w:p>
    <w:p w14:paraId="6B1C863E" w14:textId="77777777" w:rsidR="00A0741E" w:rsidRDefault="00A0741E" w:rsidP="009D2C87">
      <w:pPr>
        <w:pStyle w:val="BodyText"/>
      </w:pPr>
    </w:p>
    <w:p w14:paraId="4056F56E" w14:textId="77777777" w:rsidR="00475513" w:rsidRPr="00BA04F3" w:rsidRDefault="00475513" w:rsidP="009D2C87">
      <w:pPr>
        <w:pStyle w:val="BodyText"/>
      </w:pPr>
    </w:p>
    <w:p w14:paraId="63124F01" w14:textId="77777777" w:rsidR="003D49FF" w:rsidRDefault="003D49FF" w:rsidP="003D49FF">
      <w:pPr>
        <w:pStyle w:val="Heading3"/>
      </w:pPr>
      <w:bookmarkStart w:id="162" w:name="_Toc368651160"/>
      <w:bookmarkStart w:id="163" w:name="_Toc391039078"/>
      <w:r>
        <w:t>Applying CyberSource Cartridge to the Site</w:t>
      </w:r>
      <w:bookmarkEnd w:id="162"/>
      <w:bookmarkEnd w:id="163"/>
    </w:p>
    <w:p w14:paraId="506DD598" w14:textId="77777777" w:rsidR="003D49FF" w:rsidRDefault="003D49FF" w:rsidP="003D49FF"/>
    <w:p w14:paraId="20A80834" w14:textId="77777777" w:rsidR="003D49FF" w:rsidRDefault="003D49FF" w:rsidP="003D49FF">
      <w:proofErr w:type="gramStart"/>
      <w:r>
        <w:t>Go to the “Administration” in the left hand list to expand the menu and select Sites &gt; Manage Sites link.</w:t>
      </w:r>
      <w:proofErr w:type="gramEnd"/>
      <w:r>
        <w:t xml:space="preserve"> This will open a list of the active sites on the Demandware platform in your account. Click on the site for which you wish to add the CyberSource cartridge. This will open the General Settings page for that site. </w:t>
      </w:r>
    </w:p>
    <w:p w14:paraId="694F8084" w14:textId="77777777" w:rsidR="003D49FF" w:rsidRDefault="003D49FF" w:rsidP="003D49FF">
      <w:r>
        <w:t>Add int_cybersource cartridge to the cartridge path as depicted in the following screen:</w:t>
      </w:r>
    </w:p>
    <w:p w14:paraId="2A0228B0" w14:textId="77777777" w:rsidR="003D49FF" w:rsidRDefault="003D49FF" w:rsidP="003D49FF"/>
    <w:p w14:paraId="2FDFAE85" w14:textId="77777777" w:rsidR="003D49FF" w:rsidRDefault="003D49FF" w:rsidP="003D49FF">
      <w:r>
        <w:rPr>
          <w:noProof/>
        </w:rPr>
        <w:lastRenderedPageBreak/>
        <w:drawing>
          <wp:inline distT="0" distB="0" distL="0" distR="0" wp14:anchorId="735AC61F" wp14:editId="7C6F97E2">
            <wp:extent cx="6400800" cy="4038600"/>
            <wp:effectExtent l="1905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7" cstate="print"/>
                    <a:srcRect/>
                    <a:stretch>
                      <a:fillRect/>
                    </a:stretch>
                  </pic:blipFill>
                  <pic:spPr bwMode="auto">
                    <a:xfrm>
                      <a:off x="0" y="0"/>
                      <a:ext cx="6400800" cy="4038600"/>
                    </a:xfrm>
                    <a:prstGeom prst="rect">
                      <a:avLst/>
                    </a:prstGeom>
                    <a:noFill/>
                    <a:ln w="9525">
                      <a:noFill/>
                      <a:miter lim="800000"/>
                      <a:headEnd/>
                      <a:tailEnd/>
                    </a:ln>
                  </pic:spPr>
                </pic:pic>
              </a:graphicData>
            </a:graphic>
          </wp:inline>
        </w:drawing>
      </w:r>
    </w:p>
    <w:p w14:paraId="33370234" w14:textId="77777777" w:rsidR="002E162F" w:rsidRDefault="002E162F" w:rsidP="003D49FF"/>
    <w:p w14:paraId="605C4F38" w14:textId="77777777" w:rsidR="002E162F" w:rsidRDefault="002E162F" w:rsidP="003D49FF"/>
    <w:p w14:paraId="5057F860" w14:textId="77777777" w:rsidR="002E162F" w:rsidRDefault="002E162F" w:rsidP="003D49FF"/>
    <w:p w14:paraId="59E05D54" w14:textId="77777777" w:rsidR="002E162F" w:rsidRDefault="002E162F" w:rsidP="003D49FF"/>
    <w:p w14:paraId="0F695348" w14:textId="77777777" w:rsidR="002E162F" w:rsidRDefault="002E162F" w:rsidP="002E162F">
      <w:pPr>
        <w:pStyle w:val="Heading3"/>
      </w:pPr>
      <w:bookmarkStart w:id="164" w:name="_Toc353399432"/>
      <w:bookmarkStart w:id="165" w:name="_Toc368651161"/>
      <w:bookmarkStart w:id="166" w:name="_Toc391039079"/>
      <w:r>
        <w:t>Applying V.me Cartridge to the Site</w:t>
      </w:r>
      <w:bookmarkEnd w:id="164"/>
      <w:bookmarkEnd w:id="165"/>
      <w:bookmarkEnd w:id="166"/>
    </w:p>
    <w:p w14:paraId="56ACBCFC" w14:textId="77777777" w:rsidR="002E162F" w:rsidRDefault="002E162F" w:rsidP="002E162F">
      <w:proofErr w:type="gramStart"/>
      <w:r>
        <w:t>Go to the “Administration” in the left hand list to expand the menu and select Sites &gt; Manage Sites link.</w:t>
      </w:r>
      <w:proofErr w:type="gramEnd"/>
      <w:r>
        <w:t xml:space="preserve"> This will open a list of the active sites on the Demandware platform in your account. Click on the site for which you wish to add the V.me cartridge. This will open the General Settings page for that site. </w:t>
      </w:r>
    </w:p>
    <w:p w14:paraId="3BDAE27E" w14:textId="77777777" w:rsidR="002E162F" w:rsidRDefault="002E162F" w:rsidP="002E162F">
      <w:r>
        <w:t>Add int_visa_VME cartridge to the cartridge path as depicted in the following screen:</w:t>
      </w:r>
    </w:p>
    <w:p w14:paraId="572FD889" w14:textId="77777777" w:rsidR="002E162F" w:rsidRDefault="002E162F" w:rsidP="002E162F">
      <w:r>
        <w:rPr>
          <w:noProof/>
        </w:rPr>
        <w:lastRenderedPageBreak/>
        <w:drawing>
          <wp:inline distT="0" distB="0" distL="0" distR="0" wp14:anchorId="6022A66C" wp14:editId="2C5757AD">
            <wp:extent cx="6391910" cy="2406650"/>
            <wp:effectExtent l="19050" t="1905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6391910" cy="2406650"/>
                    </a:xfrm>
                    <a:prstGeom prst="rect">
                      <a:avLst/>
                    </a:prstGeom>
                    <a:noFill/>
                    <a:ln>
                      <a:solidFill>
                        <a:schemeClr val="accent1"/>
                      </a:solidFill>
                    </a:ln>
                  </pic:spPr>
                </pic:pic>
              </a:graphicData>
            </a:graphic>
          </wp:inline>
        </w:drawing>
      </w:r>
    </w:p>
    <w:p w14:paraId="6192D4A9" w14:textId="77777777" w:rsidR="002E162F" w:rsidRDefault="002E162F" w:rsidP="002E162F"/>
    <w:p w14:paraId="58F54FE1" w14:textId="77777777" w:rsidR="002E162F" w:rsidRPr="00BF2843" w:rsidRDefault="00A27DF4" w:rsidP="00BF2843">
      <w:pPr>
        <w:pStyle w:val="Heading3"/>
      </w:pPr>
      <w:bookmarkStart w:id="167" w:name="_Toc391039080"/>
      <w:r w:rsidRPr="00A27DF4">
        <w:t xml:space="preserve">Configure </w:t>
      </w:r>
      <w:r w:rsidR="00B95841">
        <w:t>Custom Objects</w:t>
      </w:r>
      <w:r w:rsidRPr="00A27DF4">
        <w:t xml:space="preserve"> for </w:t>
      </w:r>
      <w:r>
        <w:t>Retail POS</w:t>
      </w:r>
      <w:bookmarkEnd w:id="167"/>
    </w:p>
    <w:p w14:paraId="56064793" w14:textId="77777777" w:rsidR="00A27DF4" w:rsidRDefault="001C5BDD" w:rsidP="009D484B">
      <w:pPr>
        <w:ind w:left="720"/>
      </w:pPr>
      <w:r>
        <w:t>Two</w:t>
      </w:r>
      <w:r w:rsidR="00A27DF4">
        <w:t xml:space="preserve"> custom </w:t>
      </w:r>
      <w:r w:rsidR="00537877">
        <w:t>objects</w:t>
      </w:r>
      <w:r w:rsidR="00A27DF4">
        <w:t xml:space="preserve"> </w:t>
      </w:r>
      <w:r w:rsidR="00F55393">
        <w:t>have</w:t>
      </w:r>
      <w:r w:rsidR="00A27DF4">
        <w:t xml:space="preserve"> been added for POS transactions. </w:t>
      </w:r>
      <w:r w:rsidR="00537877">
        <w:t xml:space="preserve">Below are screenshots </w:t>
      </w:r>
      <w:r w:rsidR="00F55393">
        <w:t xml:space="preserve">of sample custom object entry for both </w:t>
      </w:r>
      <w:r w:rsidR="00537877">
        <w:t>custom objects</w:t>
      </w:r>
      <w:r w:rsidR="00A27DF4">
        <w:t>:</w:t>
      </w:r>
    </w:p>
    <w:p w14:paraId="49F4AE44" w14:textId="77777777" w:rsidR="00B3731E" w:rsidRDefault="00B3731E" w:rsidP="009819CC">
      <w:pPr>
        <w:pStyle w:val="ListParagraph"/>
        <w:numPr>
          <w:ilvl w:val="1"/>
          <w:numId w:val="33"/>
        </w:numPr>
      </w:pPr>
      <w:r>
        <w:t>POS_MerchantIDs</w:t>
      </w:r>
    </w:p>
    <w:p w14:paraId="4ACE34B4" w14:textId="77777777" w:rsidR="00B3731E" w:rsidRDefault="00B3731E" w:rsidP="00B3731E">
      <w:pPr>
        <w:ind w:left="720"/>
      </w:pPr>
      <w:r>
        <w:rPr>
          <w:noProof/>
        </w:rPr>
        <w:drawing>
          <wp:inline distT="0" distB="0" distL="0" distR="0" wp14:anchorId="2DCB448A" wp14:editId="6A1140EA">
            <wp:extent cx="5847907" cy="2275368"/>
            <wp:effectExtent l="19050" t="19050" r="635" b="0"/>
            <wp:docPr id="70" name="Picture 69" descr="POS_Merchant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MerchantID.PNG"/>
                    <pic:cNvPicPr/>
                  </pic:nvPicPr>
                  <pic:blipFill>
                    <a:blip r:embed="rId99" cstate="print"/>
                    <a:stretch>
                      <a:fillRect/>
                    </a:stretch>
                  </pic:blipFill>
                  <pic:spPr>
                    <a:xfrm>
                      <a:off x="0" y="0"/>
                      <a:ext cx="5842610" cy="2273307"/>
                    </a:xfrm>
                    <a:prstGeom prst="rect">
                      <a:avLst/>
                    </a:prstGeom>
                    <a:ln>
                      <a:solidFill>
                        <a:schemeClr val="accent1"/>
                      </a:solidFill>
                    </a:ln>
                  </pic:spPr>
                </pic:pic>
              </a:graphicData>
            </a:graphic>
          </wp:inline>
        </w:drawing>
      </w:r>
    </w:p>
    <w:p w14:paraId="63C8BA99" w14:textId="77777777" w:rsidR="009D484B" w:rsidRDefault="00B3731E" w:rsidP="009D484B">
      <w:pPr>
        <w:ind w:left="720"/>
      </w:pPr>
      <w:r>
        <w:rPr>
          <w:noProof/>
        </w:rPr>
        <w:drawing>
          <wp:inline distT="0" distB="0" distL="0" distR="0" wp14:anchorId="32F44898" wp14:editId="6091C529">
            <wp:extent cx="5826642" cy="1945758"/>
            <wp:effectExtent l="19050" t="19050" r="3175" b="0"/>
            <wp:docPr id="71" name="Picture 70" descr="POS_MerchantI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MerchantID-2.PNG"/>
                    <pic:cNvPicPr/>
                  </pic:nvPicPr>
                  <pic:blipFill>
                    <a:blip r:embed="rId100" cstate="print"/>
                    <a:stretch>
                      <a:fillRect/>
                    </a:stretch>
                  </pic:blipFill>
                  <pic:spPr>
                    <a:xfrm>
                      <a:off x="0" y="0"/>
                      <a:ext cx="5875728" cy="1962150"/>
                    </a:xfrm>
                    <a:prstGeom prst="rect">
                      <a:avLst/>
                    </a:prstGeom>
                    <a:ln>
                      <a:solidFill>
                        <a:schemeClr val="accent1"/>
                      </a:solidFill>
                    </a:ln>
                  </pic:spPr>
                </pic:pic>
              </a:graphicData>
            </a:graphic>
          </wp:inline>
        </w:drawing>
      </w:r>
    </w:p>
    <w:p w14:paraId="26AB7E4A" w14:textId="77777777" w:rsidR="00236A80" w:rsidRDefault="00236A80" w:rsidP="009819CC">
      <w:pPr>
        <w:pStyle w:val="ListParagraph"/>
        <w:numPr>
          <w:ilvl w:val="1"/>
          <w:numId w:val="33"/>
        </w:numPr>
      </w:pPr>
      <w:r>
        <w:lastRenderedPageBreak/>
        <w:t>POS_TerminalMapping</w:t>
      </w:r>
    </w:p>
    <w:p w14:paraId="1C189648" w14:textId="77777777" w:rsidR="00236A80" w:rsidRDefault="00236A80" w:rsidP="00236A80">
      <w:pPr>
        <w:ind w:left="720"/>
      </w:pPr>
      <w:r>
        <w:rPr>
          <w:noProof/>
        </w:rPr>
        <w:drawing>
          <wp:inline distT="0" distB="0" distL="0" distR="0" wp14:anchorId="53459CD8" wp14:editId="309EFA57">
            <wp:extent cx="5826642" cy="2317750"/>
            <wp:effectExtent l="19050" t="19050" r="3175" b="6350"/>
            <wp:docPr id="72" name="Picture 71" descr="POS_TerminalM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TerminalMapping.PNG"/>
                    <pic:cNvPicPr/>
                  </pic:nvPicPr>
                  <pic:blipFill>
                    <a:blip r:embed="rId101" cstate="print"/>
                    <a:stretch>
                      <a:fillRect/>
                    </a:stretch>
                  </pic:blipFill>
                  <pic:spPr>
                    <a:xfrm>
                      <a:off x="0" y="0"/>
                      <a:ext cx="5826642" cy="2317750"/>
                    </a:xfrm>
                    <a:prstGeom prst="rect">
                      <a:avLst/>
                    </a:prstGeom>
                    <a:ln>
                      <a:solidFill>
                        <a:schemeClr val="accent1"/>
                      </a:solidFill>
                    </a:ln>
                  </pic:spPr>
                </pic:pic>
              </a:graphicData>
            </a:graphic>
          </wp:inline>
        </w:drawing>
      </w:r>
    </w:p>
    <w:p w14:paraId="764A00E0" w14:textId="77777777" w:rsidR="001D3510" w:rsidRDefault="00236A80" w:rsidP="00A27DF4">
      <w:pPr>
        <w:ind w:left="720" w:hanging="720"/>
      </w:pPr>
      <w:r>
        <w:tab/>
      </w:r>
      <w:r>
        <w:rPr>
          <w:noProof/>
        </w:rPr>
        <w:drawing>
          <wp:inline distT="0" distB="0" distL="0" distR="0" wp14:anchorId="5DF69659" wp14:editId="57F2BDC1">
            <wp:extent cx="5879805" cy="1828800"/>
            <wp:effectExtent l="19050" t="19050" r="6985" b="0"/>
            <wp:docPr id="74" name="Picture 73" descr="POS_TerminalMapp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TerminalMapping-2.PNG"/>
                    <pic:cNvPicPr/>
                  </pic:nvPicPr>
                  <pic:blipFill>
                    <a:blip r:embed="rId102" cstate="print"/>
                    <a:stretch>
                      <a:fillRect/>
                    </a:stretch>
                  </pic:blipFill>
                  <pic:spPr>
                    <a:xfrm>
                      <a:off x="0" y="0"/>
                      <a:ext cx="5883888" cy="1830070"/>
                    </a:xfrm>
                    <a:prstGeom prst="rect">
                      <a:avLst/>
                    </a:prstGeom>
                    <a:ln>
                      <a:solidFill>
                        <a:schemeClr val="accent1"/>
                      </a:solidFill>
                    </a:ln>
                  </pic:spPr>
                </pic:pic>
              </a:graphicData>
            </a:graphic>
          </wp:inline>
        </w:drawing>
      </w:r>
    </w:p>
    <w:p w14:paraId="10107E79" w14:textId="77777777" w:rsidR="002E162F" w:rsidRDefault="002E162F" w:rsidP="003D49FF"/>
    <w:p w14:paraId="63D0AD6A" w14:textId="77777777" w:rsidR="003D49FF" w:rsidRDefault="003D49FF" w:rsidP="003D49FF">
      <w:pPr>
        <w:pStyle w:val="Heading2"/>
      </w:pPr>
      <w:bookmarkStart w:id="168" w:name="_Toc368651162"/>
      <w:bookmarkStart w:id="169" w:name="_Toc391039081"/>
      <w:r>
        <w:t>Testing</w:t>
      </w:r>
      <w:bookmarkEnd w:id="168"/>
      <w:bookmarkEnd w:id="169"/>
    </w:p>
    <w:p w14:paraId="5799A3F5" w14:textId="77777777" w:rsidR="003D49FF" w:rsidRDefault="003D49FF" w:rsidP="00086A75">
      <w:r>
        <w:t>Use CybersourceUnitTest pipeline to test all the services as follows:</w:t>
      </w:r>
    </w:p>
    <w:p w14:paraId="3C33CFC9" w14:textId="77777777" w:rsidR="003D49FF" w:rsidRDefault="003D49FF" w:rsidP="003D49FF">
      <w:pPr>
        <w:pStyle w:val="Heading3"/>
      </w:pPr>
      <w:bookmarkStart w:id="170" w:name="_Toc368651163"/>
      <w:bookmarkStart w:id="171" w:name="_Toc391039082"/>
      <w:r>
        <w:t>Authorize Credit Card</w:t>
      </w:r>
      <w:bookmarkEnd w:id="170"/>
      <w:bookmarkEnd w:id="171"/>
    </w:p>
    <w:p w14:paraId="2AB72D6F" w14:textId="77777777" w:rsidR="003D49FF" w:rsidRDefault="003D49FF" w:rsidP="003D49FF">
      <w:r>
        <w:t xml:space="preserve">Use and modify the CybersourceUnitTest-TestCCAuth pipeline and associated scripts and sub-pipelines.  The end node of the unit test pipeline is a </w:t>
      </w:r>
      <w:proofErr w:type="gramStart"/>
      <w:r>
        <w:t>template which</w:t>
      </w:r>
      <w:proofErr w:type="gramEnd"/>
      <w:r>
        <w:t xml:space="preserve"> displays all relevant request/response information in an easy to digest manner. User can change static credit card and address data to observe various responses.</w:t>
      </w:r>
    </w:p>
    <w:p w14:paraId="5056C5E1" w14:textId="77777777" w:rsidR="004D44AE" w:rsidRPr="004D44AE" w:rsidRDefault="004D44AE" w:rsidP="003D49FF">
      <w:pPr>
        <w:rPr>
          <w:color w:val="FF0000"/>
        </w:rPr>
      </w:pPr>
      <w:r w:rsidRPr="004D44AE">
        <w:rPr>
          <w:color w:val="FF0000"/>
        </w:rPr>
        <w:t>Note: Mark the start node as “PUBLIC” before executing the test case</w:t>
      </w:r>
    </w:p>
    <w:p w14:paraId="2BF21850" w14:textId="77777777" w:rsidR="003D49FF" w:rsidRDefault="003D49FF" w:rsidP="003D49FF">
      <w:pPr>
        <w:pStyle w:val="Heading3"/>
      </w:pPr>
      <w:bookmarkStart w:id="172" w:name="_Toc368651164"/>
      <w:bookmarkStart w:id="173" w:name="_Toc391039083"/>
      <w:r>
        <w:t>Tax Service</w:t>
      </w:r>
      <w:bookmarkEnd w:id="172"/>
      <w:bookmarkEnd w:id="173"/>
    </w:p>
    <w:p w14:paraId="019B8B29" w14:textId="77777777" w:rsidR="003D49FF" w:rsidRDefault="003D49FF" w:rsidP="003D49FF">
      <w:r>
        <w:t>Use and modify the CybersourceUnitTest-TestTax pipeline and associated scripts and sub-pipelines.  The script nodes for creating Create</w:t>
      </w:r>
      <w:r w:rsidR="00086A75">
        <w:t>Cybersource</w:t>
      </w:r>
      <w:r>
        <w:t>ShipTo and Create</w:t>
      </w:r>
      <w:r w:rsidR="00086A75">
        <w:t>Cybersource</w:t>
      </w:r>
      <w:r>
        <w:t>BillTo obj</w:t>
      </w:r>
      <w:r w:rsidR="00086A75">
        <w:t xml:space="preserve">ects have </w:t>
      </w:r>
      <w:r w:rsidR="00086A75">
        <w:lastRenderedPageBreak/>
        <w:t xml:space="preserve">bindings to produce </w:t>
      </w:r>
      <w:r>
        <w:t xml:space="preserve">valid </w:t>
      </w:r>
      <w:r w:rsidR="00086A75">
        <w:t>results</w:t>
      </w:r>
      <w:r>
        <w:t>, but otherwise can be manually modified to test against any domestic or international address.</w:t>
      </w:r>
    </w:p>
    <w:p w14:paraId="47364C0E" w14:textId="77777777" w:rsidR="003D49FF" w:rsidRDefault="003D49FF" w:rsidP="003D49FF">
      <w:r>
        <w:t>The end node of the unit test pipeline for taxes is a template which displays all relevant request/response information in an easy to digest manner, to aid the debugging the various response codes and corrected address response.</w:t>
      </w:r>
    </w:p>
    <w:p w14:paraId="09109CB7" w14:textId="77777777" w:rsidR="004D44AE" w:rsidRDefault="004D44AE" w:rsidP="003D49FF">
      <w:r w:rsidRPr="004D44AE">
        <w:rPr>
          <w:color w:val="FF0000"/>
        </w:rPr>
        <w:t>Note: Mark the start node as “PUBLIC” before executing the test case</w:t>
      </w:r>
    </w:p>
    <w:p w14:paraId="5D58DF70" w14:textId="77777777" w:rsidR="003D49FF" w:rsidRDefault="003D49FF" w:rsidP="003D49FF">
      <w:pPr>
        <w:pStyle w:val="Heading3"/>
      </w:pPr>
      <w:bookmarkStart w:id="174" w:name="_Toc368651165"/>
      <w:bookmarkStart w:id="175" w:name="_Toc391039084"/>
      <w:r>
        <w:t>Address Verification Service (AVS)</w:t>
      </w:r>
      <w:bookmarkEnd w:id="174"/>
      <w:bookmarkEnd w:id="175"/>
    </w:p>
    <w:p w14:paraId="3580A60D" w14:textId="77777777" w:rsidR="003D49FF" w:rsidRDefault="003D49FF" w:rsidP="003D49FF">
      <w:r>
        <w:t>Use and modify the CybersourceUnitTest-TestCCAuth pipeline and associated scripts and sub-pipelines.  By running simplified payment authorizations with different site preferences set, you can see how the AVS process works and how that result affects the overall payment authorization process.</w:t>
      </w:r>
    </w:p>
    <w:p w14:paraId="236F1CD0" w14:textId="77777777" w:rsidR="004D44AE" w:rsidRDefault="004D44AE" w:rsidP="003D49FF">
      <w:r w:rsidRPr="004D44AE">
        <w:rPr>
          <w:color w:val="FF0000"/>
        </w:rPr>
        <w:t>Note: Mark the start node as “PUBLIC” before executing the test case</w:t>
      </w:r>
    </w:p>
    <w:p w14:paraId="78B1141A" w14:textId="77777777" w:rsidR="003D49FF" w:rsidRDefault="003D49FF" w:rsidP="003D49FF">
      <w:pPr>
        <w:pStyle w:val="Heading3"/>
      </w:pPr>
      <w:bookmarkStart w:id="176" w:name="_Toc368651166"/>
      <w:bookmarkStart w:id="177" w:name="_Toc391039085"/>
      <w:r>
        <w:t>Delivery Address Verification Service (DAV)</w:t>
      </w:r>
      <w:bookmarkEnd w:id="176"/>
      <w:bookmarkEnd w:id="177"/>
    </w:p>
    <w:p w14:paraId="3C5D20A8" w14:textId="77777777" w:rsidR="003D49FF" w:rsidRDefault="003D49FF" w:rsidP="003D49FF">
      <w:r>
        <w:t xml:space="preserve">To test the stand-alone DAV service, use and/or modify the CybersourceUnitTest-TestDAVCheck pipeline and associated scripts and sub-pipelines.  Like </w:t>
      </w:r>
      <w:r w:rsidR="000D4247">
        <w:t>other test pipelines</w:t>
      </w:r>
      <w:proofErr w:type="gramStart"/>
      <w:r>
        <w:t>,</w:t>
      </w:r>
      <w:r w:rsidR="000D4247">
        <w:t>test</w:t>
      </w:r>
      <w:proofErr w:type="gramEnd"/>
      <w:r w:rsidR="000D4247">
        <w:t xml:space="preserve"> data can be </w:t>
      </w:r>
      <w:r>
        <w:t>customize to simulate various situations that need to be handled.</w:t>
      </w:r>
    </w:p>
    <w:p w14:paraId="5BBAA692" w14:textId="77777777" w:rsidR="004D44AE" w:rsidRDefault="004D44AE" w:rsidP="003D49FF">
      <w:r w:rsidRPr="004D44AE">
        <w:rPr>
          <w:color w:val="FF0000"/>
        </w:rPr>
        <w:t>Note: Mark the start node as “PUBLIC” before executing the test case</w:t>
      </w:r>
    </w:p>
    <w:p w14:paraId="22950B34" w14:textId="77777777" w:rsidR="003D49FF" w:rsidRDefault="003D49FF" w:rsidP="003D49FF">
      <w:r>
        <w:t>The end node of the unit test pipeline for the stand-alone DAV Service is a template which displays all relevant request/response information in an easy to digest manner, to aid the debugging the various response codes and corrected address response.</w:t>
      </w:r>
    </w:p>
    <w:p w14:paraId="4ADB8D67" w14:textId="77777777" w:rsidR="004D44AE" w:rsidRDefault="004D44AE" w:rsidP="003D49FF">
      <w:r w:rsidRPr="004D44AE">
        <w:rPr>
          <w:color w:val="FF0000"/>
        </w:rPr>
        <w:t>Note: Mark the start node as “PUBLIC” before executing the test case</w:t>
      </w:r>
    </w:p>
    <w:p w14:paraId="63CC7525" w14:textId="77777777" w:rsidR="00E944D2" w:rsidRPr="00EF13B0" w:rsidRDefault="00E944D2" w:rsidP="00E944D2">
      <w:pPr>
        <w:pStyle w:val="Heading3"/>
      </w:pPr>
      <w:bookmarkStart w:id="178" w:name="_Toc368651167"/>
      <w:bookmarkStart w:id="179" w:name="_Toc391039086"/>
      <w:r w:rsidRPr="00EF13B0">
        <w:t>Payment Tokenization</w:t>
      </w:r>
      <w:bookmarkEnd w:id="178"/>
      <w:bookmarkEnd w:id="179"/>
    </w:p>
    <w:p w14:paraId="35B6E648" w14:textId="77777777" w:rsidR="00E944D2" w:rsidRDefault="00E944D2" w:rsidP="00E944D2">
      <w:r w:rsidRPr="00EF13B0">
        <w:t xml:space="preserve">Use the Cybersource_Subscription-Start pipeline to start Subscription creation test suite. By entering test data you can use the </w:t>
      </w:r>
      <w:r w:rsidR="0080208A" w:rsidRPr="00EF13B0">
        <w:t xml:space="preserve">various Payment Tokenization related services like Create Subscription, View Subscription, Update Subscription, Delete Subscription, </w:t>
      </w:r>
      <w:proofErr w:type="gramStart"/>
      <w:r w:rsidR="0080208A" w:rsidRPr="00EF13B0">
        <w:t>Use</w:t>
      </w:r>
      <w:proofErr w:type="gramEnd"/>
      <w:r w:rsidR="0080208A" w:rsidRPr="00EF13B0">
        <w:t xml:space="preserve"> Subscription for One Time Payment.</w:t>
      </w:r>
    </w:p>
    <w:p w14:paraId="44AD29D4" w14:textId="77777777" w:rsidR="004D44AE" w:rsidRDefault="004D44AE" w:rsidP="00E944D2">
      <w:r w:rsidRPr="004D44AE">
        <w:rPr>
          <w:color w:val="FF0000"/>
        </w:rPr>
        <w:t>Note: Mark the start node as “PUBLIC” before executing the test case</w:t>
      </w:r>
    </w:p>
    <w:p w14:paraId="422A8368" w14:textId="77777777" w:rsidR="00714FFF" w:rsidRPr="00EF13B0" w:rsidRDefault="00714FFF" w:rsidP="00714FFF">
      <w:pPr>
        <w:pStyle w:val="Heading3"/>
      </w:pPr>
      <w:bookmarkStart w:id="180" w:name="_Toc368651168"/>
      <w:bookmarkStart w:id="181" w:name="_Toc391039087"/>
      <w:r>
        <w:t>Full Authorization reversal</w:t>
      </w:r>
      <w:bookmarkEnd w:id="180"/>
      <w:bookmarkEnd w:id="181"/>
    </w:p>
    <w:p w14:paraId="73FFFB01" w14:textId="77777777" w:rsidR="00714FFF" w:rsidRDefault="00714FFF" w:rsidP="00714FFF">
      <w:r w:rsidRPr="00EF13B0">
        <w:t>Use the Cybersource_S</w:t>
      </w:r>
      <w:r>
        <w:t>ervices</w:t>
      </w:r>
      <w:r w:rsidRPr="00EF13B0">
        <w:t xml:space="preserve">-Start pipeline to start </w:t>
      </w:r>
      <w:r w:rsidR="00CB5FF0">
        <w:t>Authorization reversal</w:t>
      </w:r>
      <w:r w:rsidRPr="00EF13B0">
        <w:t xml:space="preserve"> test suite. By entering test data </w:t>
      </w:r>
      <w:r w:rsidR="00CB5FF0">
        <w:t xml:space="preserve">merchant </w:t>
      </w:r>
      <w:r w:rsidRPr="00EF13B0">
        <w:t xml:space="preserve">can use the </w:t>
      </w:r>
      <w:r w:rsidR="00CB5FF0">
        <w:t>Cybersource Full Authorization Reversal</w:t>
      </w:r>
      <w:r w:rsidRPr="00EF13B0">
        <w:t xml:space="preserve"> service</w:t>
      </w:r>
      <w:r w:rsidR="00CB5FF0">
        <w:t>.</w:t>
      </w:r>
    </w:p>
    <w:p w14:paraId="3E4D477B" w14:textId="77777777" w:rsidR="004D44AE" w:rsidRDefault="004D44AE" w:rsidP="00714FFF">
      <w:r w:rsidRPr="004D44AE">
        <w:rPr>
          <w:color w:val="FF0000"/>
        </w:rPr>
        <w:t>Note: Mark the start node as “PUBLIC” before executing the test case</w:t>
      </w:r>
    </w:p>
    <w:p w14:paraId="35BC05BD" w14:textId="77777777" w:rsidR="003D49FF" w:rsidRDefault="003D49FF" w:rsidP="003D49FF">
      <w:pPr>
        <w:pStyle w:val="Heading3"/>
      </w:pPr>
      <w:bookmarkStart w:id="182" w:name="_Toc368651169"/>
      <w:bookmarkStart w:id="183" w:name="_Toc391039088"/>
      <w:r>
        <w:t>Device Fingerprint</w:t>
      </w:r>
      <w:bookmarkEnd w:id="182"/>
      <w:bookmarkEnd w:id="183"/>
    </w:p>
    <w:p w14:paraId="0934E527" w14:textId="77777777" w:rsidR="003D49FF" w:rsidRDefault="003D49FF" w:rsidP="000D4247">
      <w:r>
        <w:t>Call the pip</w:t>
      </w:r>
      <w:r w:rsidR="00744731">
        <w:t>e</w:t>
      </w:r>
      <w:r>
        <w:t>lineCybersourceUnitTest-TestFingerprint</w:t>
      </w:r>
      <w:r w:rsidR="00744731">
        <w:t xml:space="preserve">to </w:t>
      </w:r>
      <w:r w:rsidR="00763186">
        <w:t xml:space="preserve">test </w:t>
      </w:r>
      <w:r>
        <w:t xml:space="preserve">the device Fingerprint Service. </w:t>
      </w:r>
      <w:r w:rsidR="00763186">
        <w:t>A</w:t>
      </w:r>
      <w:r>
        <w:t>CreditCard Authorization is done and a device fingerprint will be additionally submitted.</w:t>
      </w:r>
    </w:p>
    <w:p w14:paraId="4D47B334" w14:textId="77777777" w:rsidR="004D44AE" w:rsidRDefault="004D44AE" w:rsidP="000D4247">
      <w:r w:rsidRPr="004D44AE">
        <w:rPr>
          <w:color w:val="FF0000"/>
        </w:rPr>
        <w:t>Note: Mark the start node as “PUBLIC” before executing the test case</w:t>
      </w:r>
    </w:p>
    <w:p w14:paraId="52B2A7E8" w14:textId="77777777" w:rsidR="00744731" w:rsidRDefault="00744731" w:rsidP="00744731">
      <w:pPr>
        <w:pStyle w:val="Heading3"/>
      </w:pPr>
      <w:bookmarkStart w:id="184" w:name="_Toc368651170"/>
      <w:bookmarkStart w:id="185" w:name="_Toc391039089"/>
      <w:r>
        <w:lastRenderedPageBreak/>
        <w:t>Payer Authentication</w:t>
      </w:r>
      <w:bookmarkEnd w:id="184"/>
      <w:bookmarkEnd w:id="185"/>
    </w:p>
    <w:p w14:paraId="2AE05D34" w14:textId="77777777" w:rsidR="00744731" w:rsidRDefault="00744731" w:rsidP="000D4247">
      <w:r>
        <w:t>Call the pipeline CybersourceUnitTest-TestPA to test the Payer Authentication Service.</w:t>
      </w:r>
    </w:p>
    <w:p w14:paraId="7C645945" w14:textId="77777777" w:rsidR="004D44AE" w:rsidRDefault="004D44AE" w:rsidP="000D4247">
      <w:r w:rsidRPr="004D44AE">
        <w:rPr>
          <w:color w:val="FF0000"/>
        </w:rPr>
        <w:t>Note: Mark the start node as “PUBLIC” before executing the test case</w:t>
      </w:r>
    </w:p>
    <w:p w14:paraId="30C1B3EA" w14:textId="77777777" w:rsidR="0093605E" w:rsidRDefault="0093605E" w:rsidP="0093605E">
      <w:pPr>
        <w:pStyle w:val="Heading3"/>
      </w:pPr>
      <w:bookmarkStart w:id="186" w:name="_Toc353399442"/>
      <w:bookmarkStart w:id="187" w:name="_Toc368651171"/>
      <w:bookmarkStart w:id="188" w:name="_Toc391039090"/>
      <w:r>
        <w:t>V.me Authorization</w:t>
      </w:r>
      <w:bookmarkEnd w:id="186"/>
      <w:bookmarkEnd w:id="187"/>
      <w:bookmarkEnd w:id="188"/>
    </w:p>
    <w:p w14:paraId="121FD7A0" w14:textId="77777777" w:rsidR="0093605E" w:rsidRDefault="0093605E" w:rsidP="0093605E">
      <w:r>
        <w:t>Call the pipeline CybersourceUnitTest-TestVmeAuth to test the V.me Authorization Service.</w:t>
      </w:r>
    </w:p>
    <w:p w14:paraId="6A9FD0C4" w14:textId="77777777" w:rsidR="0093605E" w:rsidRDefault="0093605E" w:rsidP="0093605E">
      <w:pPr>
        <w:rPr>
          <w:color w:val="FF0000"/>
        </w:rPr>
      </w:pPr>
      <w:r w:rsidRPr="004D44AE">
        <w:rPr>
          <w:color w:val="FF0000"/>
        </w:rPr>
        <w:t>Note: Mark the start node as “PUBLIC” before executing the test case</w:t>
      </w:r>
    </w:p>
    <w:p w14:paraId="1018DF86" w14:textId="77777777" w:rsidR="0093605E" w:rsidRDefault="0093605E" w:rsidP="0093605E">
      <w:pPr>
        <w:pStyle w:val="Heading3"/>
      </w:pPr>
      <w:bookmarkStart w:id="189" w:name="_Toc353399443"/>
      <w:bookmarkStart w:id="190" w:name="_Toc368651172"/>
      <w:bookmarkStart w:id="191" w:name="_Toc391039091"/>
      <w:r>
        <w:t>V.me Get Checkout Details</w:t>
      </w:r>
      <w:bookmarkEnd w:id="189"/>
      <w:bookmarkEnd w:id="190"/>
      <w:bookmarkEnd w:id="191"/>
    </w:p>
    <w:p w14:paraId="2543D5DF" w14:textId="77777777" w:rsidR="0093605E" w:rsidRDefault="0093605E" w:rsidP="0093605E">
      <w:r>
        <w:t>Call the pipeline CybersourceUnitTest-TestVmeGetCheckoutDetails to test the V.me Get Checkout Details Service.</w:t>
      </w:r>
    </w:p>
    <w:p w14:paraId="36709CB6" w14:textId="77777777" w:rsidR="0093605E" w:rsidRDefault="0093605E" w:rsidP="0093605E">
      <w:pPr>
        <w:rPr>
          <w:color w:val="FF0000"/>
        </w:rPr>
      </w:pPr>
      <w:r w:rsidRPr="004D44AE">
        <w:rPr>
          <w:color w:val="FF0000"/>
        </w:rPr>
        <w:t>Note: Mark the start node as “PUBLIC” before executing the test case</w:t>
      </w:r>
    </w:p>
    <w:p w14:paraId="1938BDA6" w14:textId="77777777" w:rsidR="0093605E" w:rsidRDefault="0093605E" w:rsidP="0093605E">
      <w:pPr>
        <w:pStyle w:val="Heading3"/>
      </w:pPr>
      <w:bookmarkStart w:id="192" w:name="_Toc353399445"/>
      <w:bookmarkStart w:id="193" w:name="_Toc368651173"/>
      <w:bookmarkStart w:id="194" w:name="_Toc391039092"/>
      <w:r>
        <w:t>V.me Confirm Purchase</w:t>
      </w:r>
      <w:bookmarkEnd w:id="192"/>
      <w:bookmarkEnd w:id="193"/>
      <w:bookmarkEnd w:id="194"/>
    </w:p>
    <w:p w14:paraId="30D04061" w14:textId="77777777" w:rsidR="0093605E" w:rsidRDefault="0093605E" w:rsidP="0093605E">
      <w:r>
        <w:t>Call the pipeline CybersourceUnitTest-TestVmeConfirmPurchase to test the V.me Confirm Purchase Service.</w:t>
      </w:r>
    </w:p>
    <w:p w14:paraId="4042901F" w14:textId="77777777" w:rsidR="0093605E" w:rsidRDefault="0093605E" w:rsidP="0093605E">
      <w:r w:rsidRPr="004D44AE">
        <w:rPr>
          <w:color w:val="FF0000"/>
        </w:rPr>
        <w:t>Note: Mark the start node as “PUBLIC” before executing the test case</w:t>
      </w:r>
    </w:p>
    <w:p w14:paraId="549FC8A8" w14:textId="77777777" w:rsidR="0093605E" w:rsidRDefault="0093605E" w:rsidP="0093605E">
      <w:pPr>
        <w:pStyle w:val="Heading3"/>
      </w:pPr>
      <w:bookmarkStart w:id="195" w:name="_Toc353399446"/>
      <w:bookmarkStart w:id="196" w:name="_Toc368651174"/>
      <w:bookmarkStart w:id="197" w:name="_Toc391039093"/>
      <w:r>
        <w:t>V.me Authorization Reversal</w:t>
      </w:r>
      <w:bookmarkEnd w:id="195"/>
      <w:bookmarkEnd w:id="196"/>
      <w:bookmarkEnd w:id="197"/>
    </w:p>
    <w:p w14:paraId="10E1B53E" w14:textId="77777777" w:rsidR="0093605E" w:rsidRDefault="0093605E" w:rsidP="0093605E">
      <w:r>
        <w:t>Call the pipeline CybersourceUnitTest-TestVmeAuthReversalRequest to test the V.me Authorization Reversal Service.</w:t>
      </w:r>
    </w:p>
    <w:p w14:paraId="3DF2C7B1" w14:textId="77777777" w:rsidR="0093605E" w:rsidRDefault="0093605E" w:rsidP="0093605E">
      <w:pPr>
        <w:rPr>
          <w:color w:val="FF0000"/>
        </w:rPr>
      </w:pPr>
      <w:r w:rsidRPr="004D44AE">
        <w:rPr>
          <w:color w:val="FF0000"/>
        </w:rPr>
        <w:t>Note: Mark the start node as “PUBLIC” before executing the test case</w:t>
      </w:r>
    </w:p>
    <w:p w14:paraId="25E3A5AC" w14:textId="77777777" w:rsidR="0093605E" w:rsidRDefault="0093605E" w:rsidP="0093605E">
      <w:pPr>
        <w:pStyle w:val="Heading3"/>
      </w:pPr>
      <w:bookmarkStart w:id="198" w:name="_Toc353399447"/>
      <w:bookmarkStart w:id="199" w:name="_Toc368651175"/>
      <w:bookmarkStart w:id="200" w:name="_Toc391039094"/>
      <w:r>
        <w:t>V.me Capture</w:t>
      </w:r>
      <w:bookmarkEnd w:id="198"/>
      <w:bookmarkEnd w:id="199"/>
      <w:bookmarkEnd w:id="200"/>
    </w:p>
    <w:p w14:paraId="29577F31" w14:textId="77777777" w:rsidR="0093605E" w:rsidRDefault="0093605E" w:rsidP="0093605E">
      <w:r>
        <w:t>Call the pipeline CybersourceUnitTest-TestVmeCaptureRequest to test the V.me Capture Service.</w:t>
      </w:r>
    </w:p>
    <w:p w14:paraId="1CB74E20" w14:textId="77777777" w:rsidR="0093605E" w:rsidRDefault="0093605E" w:rsidP="0093605E">
      <w:pPr>
        <w:rPr>
          <w:color w:val="FF0000"/>
        </w:rPr>
      </w:pPr>
      <w:r w:rsidRPr="004D44AE">
        <w:rPr>
          <w:color w:val="FF0000"/>
        </w:rPr>
        <w:t>Note: Mark the start node as “PUBLIC” before executing the test case</w:t>
      </w:r>
    </w:p>
    <w:p w14:paraId="3F3CD480" w14:textId="77777777" w:rsidR="0093605E" w:rsidRDefault="0093605E" w:rsidP="0093605E">
      <w:pPr>
        <w:pStyle w:val="Heading3"/>
      </w:pPr>
      <w:bookmarkStart w:id="201" w:name="_Toc353399448"/>
      <w:bookmarkStart w:id="202" w:name="_Toc368651176"/>
      <w:bookmarkStart w:id="203" w:name="_Toc391039095"/>
      <w:r>
        <w:t>V.me Refund</w:t>
      </w:r>
      <w:bookmarkEnd w:id="201"/>
      <w:bookmarkEnd w:id="202"/>
      <w:bookmarkEnd w:id="203"/>
    </w:p>
    <w:p w14:paraId="1BB11928" w14:textId="77777777" w:rsidR="0093605E" w:rsidRDefault="0093605E" w:rsidP="0093605E">
      <w:r>
        <w:t>Call the pipeline CybersourceUnitTest-TestVmeRefundRequest to test the V.me Refund Service.</w:t>
      </w:r>
    </w:p>
    <w:p w14:paraId="741EC129" w14:textId="77777777" w:rsidR="0093605E" w:rsidRDefault="0093605E" w:rsidP="0093605E">
      <w:pPr>
        <w:rPr>
          <w:color w:val="FF0000"/>
        </w:rPr>
      </w:pPr>
      <w:r w:rsidRPr="004D44AE">
        <w:rPr>
          <w:color w:val="FF0000"/>
        </w:rPr>
        <w:t>Note: Mark the start node as “PUBLIC” before executing the test case</w:t>
      </w:r>
    </w:p>
    <w:p w14:paraId="5AE5337C" w14:textId="77777777" w:rsidR="0093605E" w:rsidRDefault="0093605E" w:rsidP="0093605E">
      <w:pPr>
        <w:pStyle w:val="Heading3"/>
      </w:pPr>
      <w:bookmarkStart w:id="204" w:name="_Toc353399449"/>
      <w:bookmarkStart w:id="205" w:name="_Toc368651177"/>
      <w:bookmarkStart w:id="206" w:name="_Toc391039096"/>
      <w:r>
        <w:t>V.me Initiate Request</w:t>
      </w:r>
      <w:bookmarkEnd w:id="204"/>
      <w:bookmarkEnd w:id="205"/>
      <w:bookmarkEnd w:id="206"/>
    </w:p>
    <w:p w14:paraId="25F503F9" w14:textId="77777777" w:rsidR="0093605E" w:rsidRDefault="0093605E" w:rsidP="0093605E">
      <w:r>
        <w:t>Call the pipeline CybersourceUnitTest</w:t>
      </w:r>
      <w:r w:rsidR="00E76745">
        <w:t>ing</w:t>
      </w:r>
      <w:r>
        <w:t>-TestVmeInitiateService to test the V.me Initiate Service.</w:t>
      </w:r>
    </w:p>
    <w:p w14:paraId="43A63ED3" w14:textId="77777777" w:rsidR="0093605E" w:rsidRDefault="0093605E" w:rsidP="0093605E">
      <w:pPr>
        <w:rPr>
          <w:color w:val="FF0000"/>
        </w:rPr>
      </w:pPr>
      <w:r w:rsidRPr="004D44AE">
        <w:rPr>
          <w:color w:val="FF0000"/>
        </w:rPr>
        <w:t>Note: Mark the start node as “PUBLIC” before executing the test case</w:t>
      </w:r>
    </w:p>
    <w:p w14:paraId="5BC4F68C" w14:textId="77777777" w:rsidR="00BB4792" w:rsidRDefault="00BB4792" w:rsidP="00BB4792">
      <w:pPr>
        <w:pStyle w:val="Heading3"/>
      </w:pPr>
      <w:bookmarkStart w:id="207" w:name="_Toc391039097"/>
      <w:r>
        <w:lastRenderedPageBreak/>
        <w:t>Retail POS Authorization Request</w:t>
      </w:r>
      <w:bookmarkEnd w:id="207"/>
    </w:p>
    <w:p w14:paraId="2E334728" w14:textId="77777777" w:rsidR="00BB4792" w:rsidRDefault="00BB4792" w:rsidP="00BB4792">
      <w:r>
        <w:t>Call the pipeline CybersourceUnitTest</w:t>
      </w:r>
      <w:r w:rsidR="00E76745">
        <w:t>ing</w:t>
      </w:r>
      <w:r>
        <w:t>-StartPOS to test the retail POS Service.</w:t>
      </w:r>
      <w:r w:rsidR="008D7379">
        <w:t xml:space="preserve"> This renders a template with a form containing various request fields to enter/select values. The service response </w:t>
      </w:r>
      <w:r w:rsidR="00506692">
        <w:t xml:space="preserve">is shown after the submit button is clicked. </w:t>
      </w:r>
      <w:r w:rsidR="00E76F54">
        <w:t xml:space="preserve"> The field’s label turns to red colored font if the field was mandatory.</w:t>
      </w:r>
    </w:p>
    <w:p w14:paraId="003D8B66" w14:textId="77777777" w:rsidR="00BB4792" w:rsidRDefault="00BB4792" w:rsidP="00BB4792">
      <w:r w:rsidRPr="004D44AE">
        <w:rPr>
          <w:color w:val="FF0000"/>
        </w:rPr>
        <w:t>Note: Mark the start node as “PUBLIC” before executing the test case</w:t>
      </w:r>
    </w:p>
    <w:p w14:paraId="54196E91" w14:textId="77777777" w:rsidR="00744731" w:rsidRDefault="00744731" w:rsidP="009D2C87">
      <w:pPr>
        <w:pStyle w:val="BodyText"/>
      </w:pPr>
    </w:p>
    <w:p w14:paraId="6EB39873" w14:textId="77777777" w:rsidR="003D49FF" w:rsidRDefault="003D49FF" w:rsidP="003D49FF">
      <w:r>
        <w:br w:type="page"/>
      </w:r>
    </w:p>
    <w:p w14:paraId="7AEC71F4" w14:textId="77777777" w:rsidR="003D49FF" w:rsidRDefault="003D49FF" w:rsidP="003D49FF">
      <w:pPr>
        <w:pStyle w:val="Heading1"/>
        <w:framePr w:wrap="notBeside"/>
      </w:pPr>
      <w:bookmarkStart w:id="208" w:name="_Toc368651178"/>
      <w:bookmarkStart w:id="209" w:name="_Toc391039098"/>
      <w:r>
        <w:lastRenderedPageBreak/>
        <w:t>Cartridges Structure and Reference</w:t>
      </w:r>
      <w:bookmarkEnd w:id="208"/>
      <w:bookmarkEnd w:id="209"/>
    </w:p>
    <w:p w14:paraId="5BDC9959" w14:textId="77777777" w:rsidR="003D49FF" w:rsidRDefault="003D49FF" w:rsidP="003D49FF">
      <w:pPr>
        <w:pStyle w:val="Heading3"/>
      </w:pPr>
      <w:bookmarkStart w:id="210" w:name="_Toc368651179"/>
      <w:bookmarkStart w:id="211" w:name="_Toc391039099"/>
      <w:r>
        <w:t>Pipelines</w:t>
      </w:r>
      <w:bookmarkEnd w:id="210"/>
      <w:bookmarkEnd w:id="211"/>
    </w:p>
    <w:p w14:paraId="38F3C0FA" w14:textId="77777777" w:rsidR="003D49FF" w:rsidRPr="00FE0EAF" w:rsidRDefault="003D49FF" w:rsidP="003D49FF">
      <w:pPr>
        <w:pStyle w:val="Heading5"/>
        <w:rPr>
          <w:u w:val="single"/>
        </w:rPr>
      </w:pPr>
      <w:r w:rsidRPr="00FE0EAF">
        <w:rPr>
          <w:u w:val="single"/>
        </w:rPr>
        <w:t>Cybersource</w:t>
      </w:r>
    </w:p>
    <w:p w14:paraId="7A3F01E5" w14:textId="77777777" w:rsidR="003D49FF" w:rsidRDefault="003D49FF" w:rsidP="009D2C87">
      <w:pPr>
        <w:pStyle w:val="BodyText"/>
      </w:pPr>
      <w:r>
        <w:t>This contains the nodes that make the actual call to CyberSource based on what is needed, cc auth, bml, tax or address verification.</w:t>
      </w:r>
    </w:p>
    <w:p w14:paraId="5E38AE8B" w14:textId="77777777" w:rsidR="003D49FF" w:rsidRPr="00FE0EAF" w:rsidRDefault="003D49FF" w:rsidP="003D49FF">
      <w:pPr>
        <w:pStyle w:val="Heading5"/>
        <w:rPr>
          <w:u w:val="single"/>
        </w:rPr>
      </w:pPr>
      <w:r w:rsidRPr="00FE0EAF">
        <w:rPr>
          <w:u w:val="single"/>
        </w:rPr>
        <w:t>CybersourceData</w:t>
      </w:r>
    </w:p>
    <w:p w14:paraId="3F8CEA2E" w14:textId="77777777" w:rsidR="003D49FF" w:rsidRDefault="003D49FF" w:rsidP="009D2C87">
      <w:pPr>
        <w:pStyle w:val="BodyText"/>
      </w:pPr>
      <w:r>
        <w:t>This contains the node that creates the objects needed for the CyberSource pipeline. Each node in the pipeline creates a needed object for each request. This is the pipeline that will be modified by customers, as each customer may need to pass different information based on their needs</w:t>
      </w:r>
    </w:p>
    <w:p w14:paraId="1C00BED4" w14:textId="77777777" w:rsidR="003D49FF" w:rsidRDefault="003D49FF" w:rsidP="003D49FF">
      <w:pPr>
        <w:pStyle w:val="Heading5"/>
      </w:pPr>
      <w:r w:rsidRPr="00FE0EAF">
        <w:rPr>
          <w:u w:val="single"/>
        </w:rPr>
        <w:t>CybersourceUnitTesting</w:t>
      </w:r>
    </w:p>
    <w:p w14:paraId="63A595DE" w14:textId="77777777" w:rsidR="003D49FF" w:rsidRDefault="003D49FF" w:rsidP="009D2C87">
      <w:pPr>
        <w:pStyle w:val="BodyText"/>
      </w:pPr>
      <w:r>
        <w:t>Used for testing.</w:t>
      </w:r>
    </w:p>
    <w:p w14:paraId="62735118" w14:textId="77777777" w:rsidR="00EB5CCB" w:rsidRPr="00EF13B0" w:rsidRDefault="00EB5CCB" w:rsidP="00EB5CCB">
      <w:pPr>
        <w:pStyle w:val="Heading5"/>
        <w:rPr>
          <w:u w:val="single"/>
        </w:rPr>
      </w:pPr>
      <w:r w:rsidRPr="00EF13B0">
        <w:rPr>
          <w:u w:val="single"/>
        </w:rPr>
        <w:t>Cybersource_Subscription</w:t>
      </w:r>
    </w:p>
    <w:p w14:paraId="7CFAF1B0" w14:textId="77777777" w:rsidR="00EB5CCB" w:rsidRDefault="00EB5CCB" w:rsidP="009D2C87">
      <w:pPr>
        <w:pStyle w:val="BodyText"/>
      </w:pPr>
      <w:r w:rsidRPr="00EF13B0">
        <w:t xml:space="preserve">This contains the </w:t>
      </w:r>
      <w:proofErr w:type="gramStart"/>
      <w:r w:rsidRPr="00EF13B0">
        <w:t>nodes that makes</w:t>
      </w:r>
      <w:proofErr w:type="gramEnd"/>
      <w:r w:rsidRPr="00EF13B0">
        <w:t xml:space="preserve"> call to different Subscription related services. This is the pipeline that will be referred and modified by the merchants, as each merchant may need to pass different information based on their needs.</w:t>
      </w:r>
    </w:p>
    <w:p w14:paraId="4216E353" w14:textId="77777777" w:rsidR="00506692" w:rsidRDefault="00506692" w:rsidP="00506692">
      <w:pPr>
        <w:pStyle w:val="Heading5"/>
        <w:rPr>
          <w:u w:val="single"/>
        </w:rPr>
      </w:pPr>
      <w:r w:rsidRPr="00EF13B0">
        <w:rPr>
          <w:u w:val="single"/>
        </w:rPr>
        <w:t>Cybersource_</w:t>
      </w:r>
      <w:r>
        <w:rPr>
          <w:u w:val="single"/>
        </w:rPr>
        <w:t>POS</w:t>
      </w:r>
    </w:p>
    <w:p w14:paraId="031BC0B2" w14:textId="77777777" w:rsidR="00506692" w:rsidRPr="00506692" w:rsidRDefault="00506692" w:rsidP="004754D7">
      <w:r>
        <w:t xml:space="preserve">This contains the main node to be integrated </w:t>
      </w:r>
      <w:r w:rsidR="00D63278">
        <w:t xml:space="preserve">and related sub node for integration </w:t>
      </w:r>
      <w:r w:rsidR="004754D7">
        <w:t xml:space="preserve">of </w:t>
      </w:r>
      <w:r>
        <w:t>retail POS transaction.</w:t>
      </w:r>
      <w:r w:rsidR="00AF19B8">
        <w:t xml:space="preserve"> This pi</w:t>
      </w:r>
      <w:r w:rsidR="00D63278">
        <w:t>peline also contains other node</w:t>
      </w:r>
      <w:r w:rsidR="00AF19B8">
        <w:t xml:space="preserve"> for testing purpose.</w:t>
      </w:r>
    </w:p>
    <w:p w14:paraId="5ABC2276" w14:textId="77777777" w:rsidR="00506692" w:rsidRDefault="00506692" w:rsidP="009D2C87">
      <w:pPr>
        <w:pStyle w:val="BodyText"/>
      </w:pPr>
    </w:p>
    <w:p w14:paraId="7E82F2BD" w14:textId="77777777" w:rsidR="003D49FF" w:rsidRDefault="003D49FF" w:rsidP="003D49FF">
      <w:pPr>
        <w:pStyle w:val="Heading3"/>
      </w:pPr>
      <w:bookmarkStart w:id="212" w:name="_Toc368651180"/>
      <w:bookmarkStart w:id="213" w:name="_Toc391039100"/>
      <w:r>
        <w:t>Scripts</w:t>
      </w:r>
      <w:bookmarkEnd w:id="212"/>
      <w:bookmarkEnd w:id="213"/>
    </w:p>
    <w:p w14:paraId="00A746C2" w14:textId="77777777" w:rsidR="003D49FF" w:rsidRDefault="003D49FF" w:rsidP="009D2C87">
      <w:pPr>
        <w:pStyle w:val="BodyText"/>
      </w:pPr>
      <w:r>
        <w:t>There is a JS object for each request data elements. List of DS objects used:</w:t>
      </w:r>
    </w:p>
    <w:p w14:paraId="2C522AF6" w14:textId="77777777" w:rsidR="003D49FF" w:rsidRDefault="003D49FF" w:rsidP="00B6458B">
      <w:pPr>
        <w:pStyle w:val="Listenabsatz"/>
        <w:numPr>
          <w:ilvl w:val="0"/>
          <w:numId w:val="16"/>
        </w:numPr>
      </w:pPr>
      <w:r>
        <w:t>Cybersource_BillTo_Object.ds</w:t>
      </w:r>
    </w:p>
    <w:p w14:paraId="6746F8D5" w14:textId="77777777" w:rsidR="003D49FF" w:rsidRDefault="003D49FF" w:rsidP="00B6458B">
      <w:pPr>
        <w:pStyle w:val="Listenabsatz"/>
        <w:numPr>
          <w:ilvl w:val="0"/>
          <w:numId w:val="16"/>
        </w:numPr>
      </w:pPr>
      <w:r>
        <w:t>Cybersource_BML_Object.ds</w:t>
      </w:r>
    </w:p>
    <w:p w14:paraId="28C4E413" w14:textId="77777777" w:rsidR="003D49FF" w:rsidRDefault="003D49FF" w:rsidP="00B6458B">
      <w:pPr>
        <w:pStyle w:val="Listenabsatz"/>
        <w:numPr>
          <w:ilvl w:val="0"/>
          <w:numId w:val="16"/>
        </w:numPr>
      </w:pPr>
      <w:r>
        <w:t>Cybersource_Card_Object.ds</w:t>
      </w:r>
    </w:p>
    <w:p w14:paraId="246E8339" w14:textId="77777777" w:rsidR="003D49FF" w:rsidRDefault="003D49FF" w:rsidP="00B6458B">
      <w:pPr>
        <w:pStyle w:val="Listenabsatz"/>
        <w:numPr>
          <w:ilvl w:val="0"/>
          <w:numId w:val="16"/>
        </w:numPr>
      </w:pPr>
      <w:r>
        <w:t>Cybersource_Item_Object.ds</w:t>
      </w:r>
    </w:p>
    <w:p w14:paraId="3EACDEC6" w14:textId="77777777" w:rsidR="003D49FF" w:rsidRDefault="003D49FF" w:rsidP="00B6458B">
      <w:pPr>
        <w:pStyle w:val="Listenabsatz"/>
        <w:numPr>
          <w:ilvl w:val="0"/>
          <w:numId w:val="16"/>
        </w:numPr>
      </w:pPr>
      <w:r>
        <w:t>Cybersource_PurchaseTotals_Object.ds</w:t>
      </w:r>
    </w:p>
    <w:p w14:paraId="08EB2D32" w14:textId="77777777" w:rsidR="003D49FF" w:rsidRDefault="003D49FF" w:rsidP="00B6458B">
      <w:pPr>
        <w:pStyle w:val="Listenabsatz"/>
        <w:numPr>
          <w:ilvl w:val="0"/>
          <w:numId w:val="16"/>
        </w:numPr>
      </w:pPr>
      <w:r>
        <w:t>Cybersource_ShipFrom_Object.ds</w:t>
      </w:r>
    </w:p>
    <w:p w14:paraId="413193C8" w14:textId="77777777" w:rsidR="003D49FF" w:rsidRDefault="003D49FF" w:rsidP="00B6458B">
      <w:pPr>
        <w:pStyle w:val="Listenabsatz"/>
        <w:numPr>
          <w:ilvl w:val="0"/>
          <w:numId w:val="16"/>
        </w:numPr>
      </w:pPr>
      <w:r>
        <w:t>Cybersource_ShipTo_Object.ds</w:t>
      </w:r>
    </w:p>
    <w:p w14:paraId="25FF3779" w14:textId="77777777" w:rsidR="003D49FF" w:rsidRDefault="003D49FF" w:rsidP="00B6458B">
      <w:pPr>
        <w:pStyle w:val="Listenabsatz"/>
        <w:numPr>
          <w:ilvl w:val="0"/>
          <w:numId w:val="16"/>
        </w:numPr>
      </w:pPr>
      <w:r>
        <w:t>Cybersource_TaxRequest_Object.ds</w:t>
      </w:r>
    </w:p>
    <w:p w14:paraId="4AFFF24D" w14:textId="77777777" w:rsidR="009903B0" w:rsidRPr="00EF13B0" w:rsidRDefault="009903B0" w:rsidP="00B6458B">
      <w:pPr>
        <w:pStyle w:val="Listenabsatz"/>
        <w:numPr>
          <w:ilvl w:val="0"/>
          <w:numId w:val="16"/>
        </w:numPr>
      </w:pPr>
      <w:r w:rsidRPr="00EF13B0">
        <w:t>CreateCyberSourceBillToObject_UserData.ds</w:t>
      </w:r>
    </w:p>
    <w:p w14:paraId="57FF498A" w14:textId="77777777" w:rsidR="009903B0" w:rsidRPr="00EF13B0" w:rsidRDefault="009903B0" w:rsidP="00B6458B">
      <w:pPr>
        <w:pStyle w:val="Listenabsatz"/>
        <w:numPr>
          <w:ilvl w:val="0"/>
          <w:numId w:val="16"/>
        </w:numPr>
      </w:pPr>
      <w:r w:rsidRPr="00EF13B0">
        <w:t>CreateCyberSourcePaymentCardObject_UserData.ds</w:t>
      </w:r>
    </w:p>
    <w:p w14:paraId="77B51D9A" w14:textId="77777777" w:rsidR="009903B0" w:rsidRPr="00EF13B0" w:rsidRDefault="009903B0" w:rsidP="00B6458B">
      <w:pPr>
        <w:pStyle w:val="Listenabsatz"/>
        <w:numPr>
          <w:ilvl w:val="0"/>
          <w:numId w:val="16"/>
        </w:numPr>
      </w:pPr>
      <w:r w:rsidRPr="00EF13B0">
        <w:t>CreateCyberSourcePurchaseTotalsObject_UserData.ds</w:t>
      </w:r>
    </w:p>
    <w:p w14:paraId="7A3DA16A" w14:textId="77777777" w:rsidR="003D49FF" w:rsidRDefault="003D49FF" w:rsidP="003D49FF">
      <w:r>
        <w:t>The following scripts are used in CyberSource pipeline to make the CyberSource web service calls.</w:t>
      </w:r>
      <w:r>
        <w:tab/>
      </w:r>
    </w:p>
    <w:p w14:paraId="2966651B" w14:textId="77777777" w:rsidR="003D49FF" w:rsidRDefault="003D49FF" w:rsidP="00B6458B">
      <w:pPr>
        <w:pStyle w:val="Listenabsatz"/>
        <w:numPr>
          <w:ilvl w:val="0"/>
          <w:numId w:val="15"/>
        </w:numPr>
      </w:pPr>
      <w:r>
        <w:t>TaxationRequest.ds</w:t>
      </w:r>
    </w:p>
    <w:p w14:paraId="5841918D" w14:textId="77777777" w:rsidR="003D49FF" w:rsidRDefault="003D49FF" w:rsidP="00B6458B">
      <w:pPr>
        <w:pStyle w:val="Listenabsatz"/>
        <w:numPr>
          <w:ilvl w:val="0"/>
          <w:numId w:val="15"/>
        </w:numPr>
      </w:pPr>
      <w:r>
        <w:t>BMLAuthRequest.ds</w:t>
      </w:r>
    </w:p>
    <w:p w14:paraId="6679B8C5" w14:textId="77777777" w:rsidR="003D49FF" w:rsidRDefault="003D49FF" w:rsidP="00B6458B">
      <w:pPr>
        <w:pStyle w:val="Listenabsatz"/>
        <w:numPr>
          <w:ilvl w:val="0"/>
          <w:numId w:val="15"/>
        </w:numPr>
      </w:pPr>
      <w:r>
        <w:t>CCAuthRequest.ds</w:t>
      </w:r>
    </w:p>
    <w:p w14:paraId="66B242A5" w14:textId="77777777" w:rsidR="003D49FF" w:rsidRDefault="003D49FF" w:rsidP="00B6458B">
      <w:pPr>
        <w:pStyle w:val="Listenabsatz"/>
        <w:numPr>
          <w:ilvl w:val="0"/>
          <w:numId w:val="15"/>
        </w:numPr>
      </w:pPr>
      <w:r>
        <w:t>DAVRequest.ds</w:t>
      </w:r>
    </w:p>
    <w:p w14:paraId="5FB38F0D" w14:textId="77777777" w:rsidR="004B782B" w:rsidRPr="00EF13B0" w:rsidRDefault="004B782B" w:rsidP="00B6458B">
      <w:pPr>
        <w:pStyle w:val="Listenabsatz"/>
        <w:numPr>
          <w:ilvl w:val="0"/>
          <w:numId w:val="15"/>
        </w:numPr>
      </w:pPr>
      <w:r w:rsidRPr="00EF13B0">
        <w:lastRenderedPageBreak/>
        <w:t>PayerAuthEnrollCheck.ds</w:t>
      </w:r>
    </w:p>
    <w:p w14:paraId="0683E122" w14:textId="77777777" w:rsidR="004B782B" w:rsidRPr="00EF13B0" w:rsidRDefault="004B782B" w:rsidP="00B6458B">
      <w:pPr>
        <w:pStyle w:val="Listenabsatz"/>
        <w:numPr>
          <w:ilvl w:val="0"/>
          <w:numId w:val="15"/>
        </w:numPr>
      </w:pPr>
      <w:r w:rsidRPr="00EF13B0">
        <w:t>PayerAuthValidation.ds</w:t>
      </w:r>
    </w:p>
    <w:p w14:paraId="0C608F0D" w14:textId="77777777" w:rsidR="00BA51E2" w:rsidRPr="00EF13B0" w:rsidRDefault="00BA51E2" w:rsidP="00BA51E2">
      <w:pPr>
        <w:pStyle w:val="Listenabsatz"/>
        <w:ind w:left="360"/>
      </w:pPr>
    </w:p>
    <w:p w14:paraId="6F5C93F3" w14:textId="77777777" w:rsidR="00BA51E2" w:rsidRPr="00EF13B0" w:rsidRDefault="00BA51E2" w:rsidP="00BA51E2">
      <w:r w:rsidRPr="00EF13B0">
        <w:t xml:space="preserve">The following scripts are used in Cybersource_Subscription pipeline to make the </w:t>
      </w:r>
      <w:r w:rsidR="006C65E0" w:rsidRPr="00EF13B0">
        <w:t>Payment Tokenization</w:t>
      </w:r>
      <w:r w:rsidRPr="00EF13B0">
        <w:t xml:space="preserve"> web service calls.</w:t>
      </w:r>
      <w:r w:rsidRPr="00EF13B0">
        <w:tab/>
      </w:r>
    </w:p>
    <w:p w14:paraId="4DA4D440" w14:textId="77777777" w:rsidR="00BA51E2" w:rsidRPr="00EF13B0" w:rsidRDefault="006C65E0" w:rsidP="00B6458B">
      <w:pPr>
        <w:pStyle w:val="Listenabsatz"/>
        <w:numPr>
          <w:ilvl w:val="0"/>
          <w:numId w:val="15"/>
        </w:numPr>
      </w:pPr>
      <w:r w:rsidRPr="00EF13B0">
        <w:t>CreateSubscription</w:t>
      </w:r>
      <w:r w:rsidR="00BA51E2" w:rsidRPr="00EF13B0">
        <w:t>.ds</w:t>
      </w:r>
    </w:p>
    <w:p w14:paraId="476F8892" w14:textId="77777777" w:rsidR="00BA51E2" w:rsidRPr="00EF13B0" w:rsidRDefault="006C65E0" w:rsidP="00B6458B">
      <w:pPr>
        <w:pStyle w:val="Listenabsatz"/>
        <w:numPr>
          <w:ilvl w:val="0"/>
          <w:numId w:val="15"/>
        </w:numPr>
      </w:pPr>
      <w:r w:rsidRPr="00EF13B0">
        <w:t>DeleteSubscription</w:t>
      </w:r>
      <w:r w:rsidR="00BA51E2" w:rsidRPr="00EF13B0">
        <w:t>.ds</w:t>
      </w:r>
    </w:p>
    <w:p w14:paraId="1CD72368" w14:textId="77777777" w:rsidR="00BA51E2" w:rsidRPr="00EF13B0" w:rsidRDefault="006C65E0" w:rsidP="00B6458B">
      <w:pPr>
        <w:pStyle w:val="Listenabsatz"/>
        <w:numPr>
          <w:ilvl w:val="0"/>
          <w:numId w:val="15"/>
        </w:numPr>
      </w:pPr>
      <w:r w:rsidRPr="00EF13B0">
        <w:t>OnDemandSubscription</w:t>
      </w:r>
      <w:r w:rsidR="00BA51E2" w:rsidRPr="00EF13B0">
        <w:t>.ds</w:t>
      </w:r>
    </w:p>
    <w:p w14:paraId="04760282" w14:textId="77777777" w:rsidR="00BA51E2" w:rsidRPr="00EF13B0" w:rsidRDefault="006C65E0" w:rsidP="00B6458B">
      <w:pPr>
        <w:pStyle w:val="Listenabsatz"/>
        <w:numPr>
          <w:ilvl w:val="0"/>
          <w:numId w:val="15"/>
        </w:numPr>
      </w:pPr>
      <w:r w:rsidRPr="00EF13B0">
        <w:t>UpdateSubscription</w:t>
      </w:r>
      <w:r w:rsidR="00BA51E2" w:rsidRPr="00EF13B0">
        <w:t>.ds</w:t>
      </w:r>
    </w:p>
    <w:p w14:paraId="3E4AF1C5" w14:textId="77777777" w:rsidR="006C65E0" w:rsidRPr="00EF13B0" w:rsidRDefault="006C65E0" w:rsidP="00B6458B">
      <w:pPr>
        <w:pStyle w:val="Listenabsatz"/>
        <w:numPr>
          <w:ilvl w:val="0"/>
          <w:numId w:val="15"/>
        </w:numPr>
      </w:pPr>
      <w:r w:rsidRPr="00EF13B0">
        <w:t>ViewSubscription.ds</w:t>
      </w:r>
    </w:p>
    <w:p w14:paraId="5C29E36A" w14:textId="77777777" w:rsidR="003D49FF" w:rsidRDefault="003D49FF" w:rsidP="009D2C87">
      <w:pPr>
        <w:pStyle w:val="BodyText"/>
      </w:pPr>
      <w:r>
        <w:t>The following scripts are used to create the objects needed. These are the scripts that customers would change to fit their needs</w:t>
      </w:r>
    </w:p>
    <w:p w14:paraId="4E0632F9" w14:textId="77777777" w:rsidR="003D49FF" w:rsidRDefault="003D49FF" w:rsidP="00B6458B">
      <w:pPr>
        <w:pStyle w:val="Listenabsatz"/>
        <w:numPr>
          <w:ilvl w:val="0"/>
          <w:numId w:val="14"/>
        </w:numPr>
      </w:pPr>
      <w:r>
        <w:t>CreateCybersourceBillToObject.ds</w:t>
      </w:r>
    </w:p>
    <w:p w14:paraId="5EDE4FA6" w14:textId="77777777" w:rsidR="003D49FF" w:rsidRDefault="003D49FF" w:rsidP="00B6458B">
      <w:pPr>
        <w:pStyle w:val="Listenabsatz"/>
        <w:numPr>
          <w:ilvl w:val="0"/>
          <w:numId w:val="14"/>
        </w:numPr>
      </w:pPr>
      <w:r>
        <w:t>CreateCybersourceBMLObject.ds</w:t>
      </w:r>
    </w:p>
    <w:p w14:paraId="11A2814D" w14:textId="77777777" w:rsidR="003D49FF" w:rsidRDefault="003D49FF" w:rsidP="00B6458B">
      <w:pPr>
        <w:pStyle w:val="Listenabsatz"/>
        <w:numPr>
          <w:ilvl w:val="0"/>
          <w:numId w:val="14"/>
        </w:numPr>
      </w:pPr>
      <w:r>
        <w:t>CreateCybersourceBMLPaymentCardObject.ds</w:t>
      </w:r>
    </w:p>
    <w:p w14:paraId="22473354" w14:textId="77777777" w:rsidR="003D49FF" w:rsidRDefault="003D49FF" w:rsidP="00B6458B">
      <w:pPr>
        <w:pStyle w:val="Listenabsatz"/>
        <w:numPr>
          <w:ilvl w:val="0"/>
          <w:numId w:val="14"/>
        </w:numPr>
      </w:pPr>
      <w:r>
        <w:t>CreateCybersourcePaymentCardObject.ds</w:t>
      </w:r>
    </w:p>
    <w:p w14:paraId="2088D484" w14:textId="77777777" w:rsidR="003D49FF" w:rsidRDefault="003D49FF" w:rsidP="00B6458B">
      <w:pPr>
        <w:pStyle w:val="Listenabsatz"/>
        <w:numPr>
          <w:ilvl w:val="0"/>
          <w:numId w:val="14"/>
        </w:numPr>
      </w:pPr>
      <w:r>
        <w:t>CreateCybersourcePurchaseTotalsObject.ds</w:t>
      </w:r>
    </w:p>
    <w:p w14:paraId="3C4D8BDE" w14:textId="77777777" w:rsidR="003D49FF" w:rsidRDefault="003D49FF" w:rsidP="00B6458B">
      <w:pPr>
        <w:pStyle w:val="Listenabsatz"/>
        <w:numPr>
          <w:ilvl w:val="0"/>
          <w:numId w:val="14"/>
        </w:numPr>
      </w:pPr>
      <w:r>
        <w:t>CreateCybersourceShipFromObject.ds</w:t>
      </w:r>
    </w:p>
    <w:p w14:paraId="05FB9B2B" w14:textId="77777777" w:rsidR="003D49FF" w:rsidRDefault="003D49FF" w:rsidP="00B6458B">
      <w:pPr>
        <w:pStyle w:val="Listenabsatz"/>
        <w:numPr>
          <w:ilvl w:val="0"/>
          <w:numId w:val="14"/>
        </w:numPr>
      </w:pPr>
      <w:r>
        <w:t>CreateCybersourceShipToObject.ds</w:t>
      </w:r>
    </w:p>
    <w:p w14:paraId="207C7A18" w14:textId="77777777" w:rsidR="003D49FF" w:rsidRDefault="003D49FF" w:rsidP="00B6458B">
      <w:pPr>
        <w:pStyle w:val="Listenabsatz"/>
        <w:numPr>
          <w:ilvl w:val="0"/>
          <w:numId w:val="14"/>
        </w:numPr>
      </w:pPr>
      <w:r>
        <w:t>CreateCybersourceTaxationItemsObject.ds</w:t>
      </w:r>
    </w:p>
    <w:p w14:paraId="6264AA68" w14:textId="77777777" w:rsidR="003D49FF" w:rsidRDefault="003D49FF" w:rsidP="00B6458B">
      <w:pPr>
        <w:pStyle w:val="Listenabsatz"/>
        <w:numPr>
          <w:ilvl w:val="0"/>
          <w:numId w:val="14"/>
        </w:numPr>
      </w:pPr>
      <w:r>
        <w:t>CreateCybersourceTaxationPurchaseTotalsObject.ds</w:t>
      </w:r>
    </w:p>
    <w:p w14:paraId="4AEA40C1" w14:textId="77777777" w:rsidR="003D49FF" w:rsidRDefault="003D49FF" w:rsidP="00B6458B">
      <w:pPr>
        <w:pStyle w:val="Listenabsatz"/>
        <w:numPr>
          <w:ilvl w:val="0"/>
          <w:numId w:val="14"/>
        </w:numPr>
      </w:pPr>
      <w:r>
        <w:t>CreateCyberSourceTaxRequestObject.ds</w:t>
      </w:r>
    </w:p>
    <w:p w14:paraId="17C31850" w14:textId="77777777" w:rsidR="003D49FF" w:rsidRDefault="003D49FF" w:rsidP="009D2C87">
      <w:pPr>
        <w:pStyle w:val="BodyText"/>
      </w:pPr>
    </w:p>
    <w:p w14:paraId="328873A1" w14:textId="77777777" w:rsidR="003D49FF" w:rsidRDefault="003D49FF" w:rsidP="009D2C87">
      <w:pPr>
        <w:pStyle w:val="BodyText"/>
      </w:pPr>
      <w:r>
        <w:t>These are the pipelines that use the scripts from above and may have need storefront specific integration:</w:t>
      </w:r>
    </w:p>
    <w:p w14:paraId="37C8B4AA" w14:textId="77777777" w:rsidR="003D49FF" w:rsidRDefault="003D49FF" w:rsidP="00B6458B">
      <w:pPr>
        <w:pStyle w:val="Listenabsatz"/>
        <w:numPr>
          <w:ilvl w:val="0"/>
          <w:numId w:val="14"/>
        </w:numPr>
      </w:pPr>
      <w:r>
        <w:t>CybersourceData</w:t>
      </w:r>
      <w:proofErr w:type="gramStart"/>
      <w:r>
        <w:t>:CreateBillTo</w:t>
      </w:r>
      <w:proofErr w:type="gramEnd"/>
    </w:p>
    <w:p w14:paraId="29C7BB0C" w14:textId="77777777" w:rsidR="003D49FF" w:rsidRDefault="003D49FF" w:rsidP="00B6458B">
      <w:pPr>
        <w:pStyle w:val="Listenabsatz"/>
        <w:numPr>
          <w:ilvl w:val="0"/>
          <w:numId w:val="14"/>
        </w:numPr>
      </w:pPr>
      <w:r>
        <w:t>CybersourceData</w:t>
      </w:r>
      <w:proofErr w:type="gramStart"/>
      <w:r>
        <w:t>:CreateShipTo</w:t>
      </w:r>
      <w:proofErr w:type="gramEnd"/>
    </w:p>
    <w:p w14:paraId="6E5F744D" w14:textId="77777777" w:rsidR="003D49FF" w:rsidRDefault="003D49FF" w:rsidP="00B6458B">
      <w:pPr>
        <w:pStyle w:val="Listenabsatz"/>
        <w:numPr>
          <w:ilvl w:val="0"/>
          <w:numId w:val="14"/>
        </w:numPr>
      </w:pPr>
      <w:r>
        <w:t>CybersourceData</w:t>
      </w:r>
      <w:proofErr w:type="gramStart"/>
      <w:r>
        <w:t>:CreatePaymentCard</w:t>
      </w:r>
      <w:proofErr w:type="gramEnd"/>
    </w:p>
    <w:p w14:paraId="5EFDAFF9" w14:textId="77777777" w:rsidR="003D49FF" w:rsidRDefault="003D49FF" w:rsidP="00B6458B">
      <w:pPr>
        <w:pStyle w:val="Listenabsatz"/>
        <w:numPr>
          <w:ilvl w:val="0"/>
          <w:numId w:val="14"/>
        </w:numPr>
      </w:pPr>
      <w:r>
        <w:t>CybersourceData</w:t>
      </w:r>
      <w:proofErr w:type="gramStart"/>
      <w:r>
        <w:t>:CreatePurchaseTotals</w:t>
      </w:r>
      <w:proofErr w:type="gramEnd"/>
    </w:p>
    <w:p w14:paraId="4554C2FE" w14:textId="77777777" w:rsidR="003D49FF" w:rsidRDefault="003D49FF" w:rsidP="00B6458B">
      <w:pPr>
        <w:pStyle w:val="Listenabsatz"/>
        <w:numPr>
          <w:ilvl w:val="0"/>
          <w:numId w:val="14"/>
        </w:numPr>
      </w:pPr>
      <w:r>
        <w:t>CybersourceData: CreateShipFrom</w:t>
      </w:r>
    </w:p>
    <w:p w14:paraId="5FC95473" w14:textId="77777777" w:rsidR="003D49FF" w:rsidRDefault="003D49FF" w:rsidP="00B6458B">
      <w:pPr>
        <w:pStyle w:val="Listenabsatz"/>
        <w:numPr>
          <w:ilvl w:val="0"/>
          <w:numId w:val="14"/>
        </w:numPr>
      </w:pPr>
      <w:r>
        <w:t>CybersourceData: CreateTaxItems</w:t>
      </w:r>
    </w:p>
    <w:p w14:paraId="49B9B93C" w14:textId="77777777" w:rsidR="003D49FF" w:rsidRDefault="003D49FF" w:rsidP="00B6458B">
      <w:pPr>
        <w:pStyle w:val="Listenabsatz"/>
        <w:numPr>
          <w:ilvl w:val="0"/>
          <w:numId w:val="14"/>
        </w:numPr>
      </w:pPr>
      <w:r>
        <w:t>CybersourceData: CreateTaxService</w:t>
      </w:r>
    </w:p>
    <w:p w14:paraId="75041D7E" w14:textId="77777777" w:rsidR="003D49FF" w:rsidRDefault="003D49FF" w:rsidP="009D2C87">
      <w:pPr>
        <w:pStyle w:val="BodyText"/>
      </w:pPr>
    </w:p>
    <w:p w14:paraId="39EC5DCA" w14:textId="77777777" w:rsidR="003D49FF" w:rsidRDefault="003D49FF" w:rsidP="009D2C87">
      <w:pPr>
        <w:pStyle w:val="BodyText"/>
      </w:pPr>
      <w:r>
        <w:t xml:space="preserve">The following is a library script that is used by the Request scripts to build the XML request that is passed to Cybersource. </w:t>
      </w:r>
      <w:r w:rsidR="006F57F5">
        <w:t>This lib script contains</w:t>
      </w:r>
      <w:r>
        <w:t xml:space="preserve"> integration independent code and it doesn’t need any storefront specific changes. </w:t>
      </w:r>
    </w:p>
    <w:p w14:paraId="3BD6E154" w14:textId="77777777" w:rsidR="003D49FF" w:rsidRDefault="003D49FF" w:rsidP="009D2C87">
      <w:pPr>
        <w:pStyle w:val="BodyText"/>
      </w:pPr>
      <w:proofErr w:type="gramStart"/>
      <w:r>
        <w:t>libCybersource.ds</w:t>
      </w:r>
      <w:proofErr w:type="gramEnd"/>
    </w:p>
    <w:p w14:paraId="3D8F3047" w14:textId="77777777" w:rsidR="003D49FF" w:rsidRPr="00EF13B0" w:rsidRDefault="003D49FF" w:rsidP="003D49FF">
      <w:pPr>
        <w:pStyle w:val="Heading3"/>
      </w:pPr>
      <w:bookmarkStart w:id="214" w:name="_Toc368651181"/>
      <w:bookmarkStart w:id="215" w:name="_Toc391039101"/>
      <w:r w:rsidRPr="00EF13B0">
        <w:t>Templates</w:t>
      </w:r>
      <w:bookmarkEnd w:id="214"/>
      <w:bookmarkEnd w:id="215"/>
    </w:p>
    <w:p w14:paraId="393BE8B0" w14:textId="77777777" w:rsidR="00FA662E" w:rsidRPr="00EF13B0" w:rsidRDefault="00FA662E" w:rsidP="00B6458B">
      <w:pPr>
        <w:pStyle w:val="Listenabsatz"/>
        <w:numPr>
          <w:ilvl w:val="0"/>
          <w:numId w:val="14"/>
        </w:numPr>
      </w:pPr>
      <w:proofErr w:type="gramStart"/>
      <w:r w:rsidRPr="00EF13B0">
        <w:t>payerauthentication.isml</w:t>
      </w:r>
      <w:proofErr w:type="gramEnd"/>
    </w:p>
    <w:p w14:paraId="4A5A7A0F" w14:textId="77777777" w:rsidR="00FA662E" w:rsidRPr="00EF13B0" w:rsidRDefault="00FA662E" w:rsidP="00B6458B">
      <w:pPr>
        <w:pStyle w:val="Listenabsatz"/>
        <w:numPr>
          <w:ilvl w:val="0"/>
          <w:numId w:val="14"/>
        </w:numPr>
      </w:pPr>
      <w:proofErr w:type="gramStart"/>
      <w:r w:rsidRPr="00EF13B0">
        <w:t>payerauthenticationredirect.isml</w:t>
      </w:r>
      <w:proofErr w:type="gramEnd"/>
    </w:p>
    <w:p w14:paraId="0C096E4A" w14:textId="77777777" w:rsidR="00FA662E" w:rsidRPr="00EF13B0" w:rsidRDefault="00FA662E" w:rsidP="00B6458B">
      <w:pPr>
        <w:pStyle w:val="Listenabsatz"/>
        <w:numPr>
          <w:ilvl w:val="0"/>
          <w:numId w:val="14"/>
        </w:numPr>
      </w:pPr>
      <w:proofErr w:type="gramStart"/>
      <w:r w:rsidRPr="00EF13B0">
        <w:t>pt</w:t>
      </w:r>
      <w:proofErr w:type="gramEnd"/>
      <w:r w:rsidRPr="00EF13B0">
        <w:t>_payerauthentication.isml</w:t>
      </w:r>
    </w:p>
    <w:p w14:paraId="60D8C261" w14:textId="77777777" w:rsidR="00FA662E" w:rsidRPr="00EF13B0" w:rsidRDefault="00FA662E" w:rsidP="00B6458B">
      <w:pPr>
        <w:pStyle w:val="Listenabsatz"/>
        <w:numPr>
          <w:ilvl w:val="0"/>
          <w:numId w:val="14"/>
        </w:numPr>
      </w:pPr>
      <w:r w:rsidRPr="00EF13B0">
        <w:lastRenderedPageBreak/>
        <w:t>Contains templates used by unit test pipeline</w:t>
      </w:r>
    </w:p>
    <w:p w14:paraId="76A5F799" w14:textId="77777777" w:rsidR="003D49FF" w:rsidRDefault="003D49FF" w:rsidP="003D49FF">
      <w:pPr>
        <w:pStyle w:val="Heading3"/>
      </w:pPr>
      <w:bookmarkStart w:id="216" w:name="_Toc368651182"/>
      <w:bookmarkStart w:id="217" w:name="_Toc391039102"/>
      <w:r>
        <w:t>Configuration Files</w:t>
      </w:r>
      <w:bookmarkEnd w:id="216"/>
      <w:bookmarkEnd w:id="217"/>
    </w:p>
    <w:p w14:paraId="5818AC28" w14:textId="77777777" w:rsidR="003D49FF" w:rsidRDefault="003D49FF" w:rsidP="003D49FF">
      <w:r>
        <w:t>Contains two configuration file as follows:</w:t>
      </w:r>
    </w:p>
    <w:p w14:paraId="459152DF" w14:textId="77777777" w:rsidR="003D49FF" w:rsidRDefault="003D49FF" w:rsidP="00B6458B">
      <w:pPr>
        <w:pStyle w:val="Listenabsatz"/>
        <w:numPr>
          <w:ilvl w:val="0"/>
          <w:numId w:val="27"/>
        </w:numPr>
      </w:pPr>
      <w:r>
        <w:t xml:space="preserve">Cybersource_PaymentTransaction_update.xml  </w:t>
      </w:r>
    </w:p>
    <w:p w14:paraId="732514C4" w14:textId="77777777" w:rsidR="003D49FF" w:rsidRDefault="003D49FF" w:rsidP="003D49FF">
      <w:pPr>
        <w:ind w:firstLine="360"/>
      </w:pPr>
      <w:r>
        <w:t>Contains custom attributes added to the “PaymentTransaction</w:t>
      </w:r>
      <w:proofErr w:type="gramStart"/>
      <w:r>
        <w:t>”  object</w:t>
      </w:r>
      <w:proofErr w:type="gramEnd"/>
      <w:r>
        <w:t>.</w:t>
      </w:r>
    </w:p>
    <w:p w14:paraId="709AA8A6" w14:textId="77777777" w:rsidR="00652BB3" w:rsidRDefault="00652BB3" w:rsidP="00B6458B">
      <w:pPr>
        <w:pStyle w:val="Listenabsatz"/>
        <w:numPr>
          <w:ilvl w:val="0"/>
          <w:numId w:val="27"/>
        </w:numPr>
      </w:pPr>
      <w:r>
        <w:t>Cybersource-metadata.xml</w:t>
      </w:r>
    </w:p>
    <w:p w14:paraId="7844D579" w14:textId="77777777" w:rsidR="00652BB3" w:rsidRDefault="00652BB3" w:rsidP="00652BB3">
      <w:pPr>
        <w:ind w:firstLine="360"/>
      </w:pPr>
      <w:r>
        <w:t>Contains CyberSource specific site preferences.</w:t>
      </w:r>
    </w:p>
    <w:p w14:paraId="03BE75D3" w14:textId="77777777" w:rsidR="00652BB3" w:rsidRDefault="00652BB3" w:rsidP="00652BB3">
      <w:pPr>
        <w:ind w:firstLine="360"/>
      </w:pPr>
    </w:p>
    <w:p w14:paraId="3CBAE4A9" w14:textId="77777777" w:rsidR="00B917D5" w:rsidRDefault="00B917D5" w:rsidP="00B917D5">
      <w:pPr>
        <w:pStyle w:val="Heading3"/>
      </w:pPr>
      <w:bookmarkStart w:id="218" w:name="_Toc353399455"/>
      <w:bookmarkStart w:id="219" w:name="_Toc368651183"/>
      <w:bookmarkStart w:id="220" w:name="_Toc391039103"/>
      <w:r>
        <w:t>V.me Cartridge Structure</w:t>
      </w:r>
      <w:bookmarkEnd w:id="218"/>
      <w:bookmarkEnd w:id="219"/>
      <w:bookmarkEnd w:id="220"/>
    </w:p>
    <w:p w14:paraId="68E30C65" w14:textId="77777777" w:rsidR="00B917D5" w:rsidRDefault="00B917D5" w:rsidP="00B917D5">
      <w:pPr>
        <w:ind w:left="360"/>
        <w:jc w:val="both"/>
        <w:rPr>
          <w:rFonts w:ascii="Times New Roman" w:hAnsi="Times New Roman" w:cs="Times New Roman"/>
        </w:rPr>
      </w:pPr>
      <w:r w:rsidRPr="00EB0F65">
        <w:rPr>
          <w:rFonts w:ascii="Times New Roman" w:hAnsi="Times New Roman" w:cs="Times New Roman"/>
        </w:rPr>
        <w:t>Code for V.me functionalityis structured in two different cartridges</w:t>
      </w:r>
      <w:r>
        <w:rPr>
          <w:rFonts w:ascii="Times New Roman" w:hAnsi="Times New Roman" w:cs="Times New Roman"/>
        </w:rPr>
        <w:t>:</w:t>
      </w:r>
    </w:p>
    <w:p w14:paraId="695F7932" w14:textId="77777777" w:rsidR="00B917D5" w:rsidRPr="00EB0F65" w:rsidRDefault="00B917D5" w:rsidP="00B6458B">
      <w:pPr>
        <w:pStyle w:val="ListParagraph"/>
        <w:numPr>
          <w:ilvl w:val="0"/>
          <w:numId w:val="49"/>
        </w:numPr>
        <w:jc w:val="both"/>
        <w:rPr>
          <w:rFonts w:ascii="Times New Roman" w:hAnsi="Times New Roman" w:cs="Times New Roman"/>
        </w:rPr>
      </w:pPr>
      <w:proofErr w:type="gramStart"/>
      <w:r w:rsidRPr="00EB0F65">
        <w:rPr>
          <w:rFonts w:ascii="Times New Roman" w:hAnsi="Times New Roman" w:cs="Times New Roman"/>
          <w:b/>
        </w:rPr>
        <w:t>int</w:t>
      </w:r>
      <w:proofErr w:type="gramEnd"/>
      <w:r w:rsidRPr="00EB0F65">
        <w:rPr>
          <w:rFonts w:ascii="Times New Roman" w:hAnsi="Times New Roman" w:cs="Times New Roman"/>
          <w:b/>
        </w:rPr>
        <w:t>_visa_VME</w:t>
      </w:r>
    </w:p>
    <w:p w14:paraId="0EB972B2" w14:textId="77777777" w:rsidR="00B917D5" w:rsidRPr="006212CC" w:rsidRDefault="00B917D5" w:rsidP="00B6458B">
      <w:pPr>
        <w:pStyle w:val="ListParagraph"/>
        <w:numPr>
          <w:ilvl w:val="1"/>
          <w:numId w:val="49"/>
        </w:numPr>
        <w:jc w:val="both"/>
        <w:rPr>
          <w:rFonts w:ascii="Times New Roman" w:hAnsi="Times New Roman" w:cs="Times New Roman"/>
        </w:rPr>
      </w:pPr>
      <w:r w:rsidRPr="00EB0F65">
        <w:rPr>
          <w:rFonts w:ascii="Times New Roman" w:hAnsi="Times New Roman" w:cs="Times New Roman"/>
        </w:rPr>
        <w:t>This cartridge constitutes changes required to the Storefront level e.g. adding V.me Buy button, Pipelines to process V.me as payment instrument.</w:t>
      </w:r>
    </w:p>
    <w:tbl>
      <w:tblPr>
        <w:tblStyle w:val="TableGrid"/>
        <w:tblW w:w="0" w:type="auto"/>
        <w:tblLook w:val="04A0" w:firstRow="1" w:lastRow="0" w:firstColumn="1" w:lastColumn="0" w:noHBand="0" w:noVBand="1"/>
      </w:tblPr>
      <w:tblGrid>
        <w:gridCol w:w="4788"/>
        <w:gridCol w:w="4788"/>
      </w:tblGrid>
      <w:tr w:rsidR="00B917D5" w14:paraId="62B91A9C" w14:textId="77777777" w:rsidTr="00FF1FE6">
        <w:tc>
          <w:tcPr>
            <w:tcW w:w="4788" w:type="dxa"/>
          </w:tcPr>
          <w:p w14:paraId="7B71CFFB" w14:textId="77777777" w:rsidR="00B917D5" w:rsidRPr="00EC2A7C" w:rsidRDefault="00B917D5" w:rsidP="00FF1FE6">
            <w:pPr>
              <w:jc w:val="center"/>
              <w:rPr>
                <w:rFonts w:ascii="Times New Roman" w:hAnsi="Times New Roman" w:cs="Times New Roman"/>
                <w:b/>
                <w:u w:val="single"/>
              </w:rPr>
            </w:pPr>
            <w:r w:rsidRPr="00EC2A7C">
              <w:rPr>
                <w:rFonts w:ascii="Times New Roman" w:hAnsi="Times New Roman" w:cs="Times New Roman"/>
                <w:b/>
                <w:u w:val="single"/>
              </w:rPr>
              <w:t>Component</w:t>
            </w:r>
          </w:p>
        </w:tc>
        <w:tc>
          <w:tcPr>
            <w:tcW w:w="4788" w:type="dxa"/>
          </w:tcPr>
          <w:p w14:paraId="5844CEA9" w14:textId="77777777" w:rsidR="00B917D5" w:rsidRPr="00EC2A7C" w:rsidRDefault="00B917D5" w:rsidP="00FF1FE6">
            <w:pPr>
              <w:jc w:val="center"/>
              <w:rPr>
                <w:rFonts w:ascii="Times New Roman" w:hAnsi="Times New Roman" w:cs="Times New Roman"/>
                <w:b/>
                <w:u w:val="single"/>
              </w:rPr>
            </w:pPr>
            <w:r w:rsidRPr="00EC2A7C">
              <w:rPr>
                <w:rFonts w:ascii="Times New Roman" w:hAnsi="Times New Roman" w:cs="Times New Roman"/>
                <w:b/>
                <w:u w:val="single"/>
              </w:rPr>
              <w:t>Files</w:t>
            </w:r>
          </w:p>
        </w:tc>
      </w:tr>
      <w:tr w:rsidR="00B917D5" w14:paraId="3AB6D81F" w14:textId="77777777" w:rsidTr="00FF1FE6">
        <w:tc>
          <w:tcPr>
            <w:tcW w:w="4788" w:type="dxa"/>
          </w:tcPr>
          <w:p w14:paraId="723EBE1E" w14:textId="77777777" w:rsidR="00B917D5" w:rsidRPr="00EC2A7C" w:rsidRDefault="00B917D5" w:rsidP="00FF1FE6">
            <w:pPr>
              <w:rPr>
                <w:rFonts w:ascii="Times New Roman" w:hAnsi="Times New Roman" w:cs="Times New Roman"/>
                <w:b/>
              </w:rPr>
            </w:pPr>
            <w:r w:rsidRPr="00EC2A7C">
              <w:rPr>
                <w:rFonts w:ascii="Times New Roman" w:hAnsi="Times New Roman" w:cs="Times New Roman"/>
                <w:b/>
              </w:rPr>
              <w:t>Pipelines</w:t>
            </w:r>
          </w:p>
        </w:tc>
        <w:tc>
          <w:tcPr>
            <w:tcW w:w="4788" w:type="dxa"/>
          </w:tcPr>
          <w:p w14:paraId="6C1070DE" w14:textId="77777777" w:rsidR="00B917D5" w:rsidRPr="00EC2A7C" w:rsidRDefault="00B917D5" w:rsidP="00FF1FE6">
            <w:pPr>
              <w:rPr>
                <w:rFonts w:ascii="Times New Roman" w:hAnsi="Times New Roman" w:cs="Times New Roman"/>
                <w:i/>
                <w:noProof/>
              </w:rPr>
            </w:pPr>
            <w:r w:rsidRPr="00EC2A7C">
              <w:rPr>
                <w:rFonts w:ascii="Times New Roman" w:hAnsi="Times New Roman" w:cs="Times New Roman"/>
                <w:i/>
                <w:noProof/>
              </w:rPr>
              <w:t>COShippingVisa</w:t>
            </w:r>
          </w:p>
          <w:p w14:paraId="4DC6EB1C" w14:textId="77777777" w:rsidR="00B917D5" w:rsidRPr="00EC2A7C" w:rsidRDefault="00B917D5" w:rsidP="00FF1FE6">
            <w:pPr>
              <w:rPr>
                <w:rFonts w:ascii="Times New Roman" w:hAnsi="Times New Roman" w:cs="Times New Roman"/>
                <w:i/>
                <w:noProof/>
              </w:rPr>
            </w:pPr>
            <w:r w:rsidRPr="00EC2A7C">
              <w:rPr>
                <w:rFonts w:ascii="Times New Roman" w:hAnsi="Times New Roman" w:cs="Times New Roman"/>
                <w:i/>
                <w:noProof/>
              </w:rPr>
              <w:t>Hashing</w:t>
            </w:r>
          </w:p>
          <w:p w14:paraId="633671C1" w14:textId="77777777" w:rsidR="00B917D5" w:rsidRPr="00EC2A7C" w:rsidRDefault="00B917D5" w:rsidP="00FF1FE6">
            <w:pPr>
              <w:rPr>
                <w:rFonts w:ascii="Times New Roman" w:hAnsi="Times New Roman" w:cs="Times New Roman"/>
                <w:i/>
                <w:noProof/>
              </w:rPr>
            </w:pPr>
            <w:r w:rsidRPr="00EC2A7C">
              <w:rPr>
                <w:rFonts w:ascii="Times New Roman" w:hAnsi="Times New Roman" w:cs="Times New Roman"/>
                <w:i/>
                <w:noProof/>
              </w:rPr>
              <w:t>VISA_VME</w:t>
            </w:r>
          </w:p>
        </w:tc>
      </w:tr>
      <w:tr w:rsidR="00B917D5" w14:paraId="2050C05D" w14:textId="77777777" w:rsidTr="00FF1FE6">
        <w:tc>
          <w:tcPr>
            <w:tcW w:w="4788" w:type="dxa"/>
          </w:tcPr>
          <w:p w14:paraId="138E0364" w14:textId="77777777" w:rsidR="00B917D5" w:rsidRPr="00EC2A7C" w:rsidRDefault="00B917D5" w:rsidP="00FF1FE6">
            <w:pPr>
              <w:rPr>
                <w:rFonts w:ascii="Times New Roman" w:hAnsi="Times New Roman" w:cs="Times New Roman"/>
                <w:b/>
              </w:rPr>
            </w:pPr>
            <w:r w:rsidRPr="00EC2A7C">
              <w:rPr>
                <w:rFonts w:ascii="Times New Roman" w:hAnsi="Times New Roman" w:cs="Times New Roman"/>
                <w:b/>
              </w:rPr>
              <w:t>Forms</w:t>
            </w:r>
          </w:p>
        </w:tc>
        <w:tc>
          <w:tcPr>
            <w:tcW w:w="4788" w:type="dxa"/>
          </w:tcPr>
          <w:p w14:paraId="4A24DCE8"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vme.xml</w:t>
            </w:r>
          </w:p>
          <w:p w14:paraId="033B985C" w14:textId="77777777" w:rsidR="00B917D5" w:rsidRPr="00EC2A7C" w:rsidRDefault="00B917D5" w:rsidP="00FF1FE6">
            <w:pPr>
              <w:jc w:val="both"/>
              <w:rPr>
                <w:rFonts w:ascii="Times New Roman" w:hAnsi="Times New Roman" w:cs="Times New Roman"/>
                <w:i/>
              </w:rPr>
            </w:pPr>
            <w:r w:rsidRPr="00EC2A7C">
              <w:rPr>
                <w:rFonts w:ascii="Times New Roman" w:hAnsi="Times New Roman" w:cs="Times New Roman"/>
                <w:i/>
                <w:noProof/>
              </w:rPr>
              <w:t>vMeBilling.xml</w:t>
            </w:r>
          </w:p>
        </w:tc>
      </w:tr>
      <w:tr w:rsidR="00B917D5" w14:paraId="30BF97B4" w14:textId="77777777" w:rsidTr="00FF1FE6">
        <w:tc>
          <w:tcPr>
            <w:tcW w:w="4788" w:type="dxa"/>
          </w:tcPr>
          <w:p w14:paraId="54F07971" w14:textId="77777777" w:rsidR="00B917D5" w:rsidRPr="00EC2A7C" w:rsidRDefault="00B917D5" w:rsidP="00FF1FE6">
            <w:pPr>
              <w:rPr>
                <w:rFonts w:ascii="Times New Roman" w:hAnsi="Times New Roman" w:cs="Times New Roman"/>
                <w:b/>
              </w:rPr>
            </w:pPr>
            <w:r w:rsidRPr="00EC2A7C">
              <w:rPr>
                <w:rFonts w:ascii="Times New Roman" w:hAnsi="Times New Roman" w:cs="Times New Roman"/>
                <w:b/>
              </w:rPr>
              <w:t>Scripts</w:t>
            </w:r>
          </w:p>
        </w:tc>
        <w:tc>
          <w:tcPr>
            <w:tcW w:w="4788" w:type="dxa"/>
          </w:tcPr>
          <w:p w14:paraId="286FC3BC"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ValidateCartForCheckout.ds</w:t>
            </w:r>
          </w:p>
          <w:p w14:paraId="62B4DB69"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 xml:space="preserve">CreatePaymentInstrument.ds </w:t>
            </w:r>
          </w:p>
          <w:p w14:paraId="4F523C5C"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CreateShipmentShippingAddress.ds</w:t>
            </w:r>
          </w:p>
          <w:p w14:paraId="20E280DF"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libStringUtilsExt.ds</w:t>
            </w:r>
          </w:p>
          <w:p w14:paraId="2C76B09F"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UpdateFormInformation.ds</w:t>
            </w:r>
          </w:p>
          <w:p w14:paraId="606293C9"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Utils.ds</w:t>
            </w:r>
          </w:p>
          <w:p w14:paraId="40CC5F8F"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CheckoutDetailObject.ds</w:t>
            </w:r>
          </w:p>
          <w:p w14:paraId="7B7ACD1C"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hash.ds</w:t>
            </w:r>
          </w:p>
          <w:p w14:paraId="311B950C" w14:textId="77777777" w:rsidR="00B917D5" w:rsidRDefault="00B917D5" w:rsidP="00FF1FE6">
            <w:pPr>
              <w:rPr>
                <w:rFonts w:ascii="Times New Roman" w:hAnsi="Times New Roman" w:cs="Times New Roman"/>
                <w:i/>
                <w:noProof/>
              </w:rPr>
            </w:pPr>
            <w:r w:rsidRPr="00EC2A7C">
              <w:rPr>
                <w:rFonts w:ascii="Times New Roman" w:hAnsi="Times New Roman" w:cs="Times New Roman"/>
                <w:i/>
                <w:noProof/>
              </w:rPr>
              <w:t>HashUtils.ds</w:t>
            </w:r>
          </w:p>
          <w:p w14:paraId="0A31BA2A" w14:textId="77777777" w:rsidR="007743A4" w:rsidRPr="00EC2A7C" w:rsidRDefault="007743A4" w:rsidP="00FF1FE6">
            <w:pPr>
              <w:rPr>
                <w:rFonts w:ascii="Times New Roman" w:hAnsi="Times New Roman" w:cs="Times New Roman"/>
                <w:i/>
              </w:rPr>
            </w:pPr>
            <w:r w:rsidRPr="007743A4">
              <w:rPr>
                <w:rFonts w:ascii="Times New Roman" w:hAnsi="Times New Roman" w:cs="Times New Roman"/>
                <w:i/>
              </w:rPr>
              <w:t>SetResponseHeader.ds</w:t>
            </w:r>
          </w:p>
        </w:tc>
      </w:tr>
      <w:tr w:rsidR="00B917D5" w14:paraId="498048E3" w14:textId="77777777" w:rsidTr="00FF1FE6">
        <w:tc>
          <w:tcPr>
            <w:tcW w:w="4788" w:type="dxa"/>
          </w:tcPr>
          <w:p w14:paraId="412BA1F1" w14:textId="77777777" w:rsidR="00B917D5" w:rsidRPr="00EC2A7C" w:rsidRDefault="00B917D5" w:rsidP="00FF1FE6">
            <w:pPr>
              <w:rPr>
                <w:rFonts w:ascii="Times New Roman" w:hAnsi="Times New Roman" w:cs="Times New Roman"/>
                <w:b/>
              </w:rPr>
            </w:pPr>
            <w:r w:rsidRPr="00EC2A7C">
              <w:rPr>
                <w:rFonts w:ascii="Times New Roman" w:hAnsi="Times New Roman" w:cs="Times New Roman"/>
                <w:b/>
              </w:rPr>
              <w:t>Templates</w:t>
            </w:r>
          </w:p>
        </w:tc>
        <w:tc>
          <w:tcPr>
            <w:tcW w:w="4788" w:type="dxa"/>
          </w:tcPr>
          <w:p w14:paraId="41F07451"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hash.isml</w:t>
            </w:r>
          </w:p>
          <w:p w14:paraId="40AB1221"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shippingResponse.isml</w:t>
            </w:r>
          </w:p>
          <w:p w14:paraId="7DE3597F"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visa_buy.isml</w:t>
            </w:r>
          </w:p>
          <w:p w14:paraId="15ED515A"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visa_callback.isml</w:t>
            </w:r>
          </w:p>
          <w:p w14:paraId="4C56B90B"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visa_form.isml</w:t>
            </w:r>
          </w:p>
          <w:p w14:paraId="3605C28C"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visa_init.isml</w:t>
            </w:r>
          </w:p>
          <w:p w14:paraId="16054FC0"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visa_modules.isml</w:t>
            </w:r>
          </w:p>
          <w:p w14:paraId="64D138E3" w14:textId="77777777" w:rsidR="00B917D5" w:rsidRPr="00EC2A7C" w:rsidRDefault="00B917D5" w:rsidP="00FF1FE6">
            <w:pPr>
              <w:rPr>
                <w:rFonts w:ascii="Times New Roman" w:hAnsi="Times New Roman" w:cs="Times New Roman"/>
                <w:i/>
              </w:rPr>
            </w:pPr>
            <w:r w:rsidRPr="00EC2A7C">
              <w:rPr>
                <w:rFonts w:ascii="Times New Roman" w:hAnsi="Times New Roman" w:cs="Times New Roman"/>
                <w:i/>
                <w:noProof/>
              </w:rPr>
              <w:t>visa_root.isml</w:t>
            </w:r>
          </w:p>
        </w:tc>
      </w:tr>
      <w:tr w:rsidR="00B917D5" w14:paraId="0C52ED6A" w14:textId="77777777" w:rsidTr="00FF1FE6">
        <w:tc>
          <w:tcPr>
            <w:tcW w:w="4788" w:type="dxa"/>
          </w:tcPr>
          <w:p w14:paraId="5978FFEF" w14:textId="77777777" w:rsidR="00B917D5" w:rsidRPr="00EC2A7C" w:rsidRDefault="00B917D5" w:rsidP="00FF1FE6">
            <w:pPr>
              <w:rPr>
                <w:rFonts w:ascii="Times New Roman" w:hAnsi="Times New Roman" w:cs="Times New Roman"/>
                <w:b/>
              </w:rPr>
            </w:pPr>
            <w:r w:rsidRPr="00EC2A7C">
              <w:rPr>
                <w:rFonts w:ascii="Times New Roman" w:hAnsi="Times New Roman" w:cs="Times New Roman"/>
                <w:b/>
              </w:rPr>
              <w:t>Properties File</w:t>
            </w:r>
          </w:p>
        </w:tc>
        <w:tc>
          <w:tcPr>
            <w:tcW w:w="4788" w:type="dxa"/>
          </w:tcPr>
          <w:p w14:paraId="11FF5B01" w14:textId="77777777" w:rsidR="00B917D5" w:rsidRPr="00EC2A7C" w:rsidRDefault="00B917D5" w:rsidP="00FF1FE6">
            <w:pPr>
              <w:jc w:val="both"/>
              <w:rPr>
                <w:rFonts w:ascii="Times New Roman" w:hAnsi="Times New Roman" w:cs="Times New Roman"/>
                <w:i/>
              </w:rPr>
            </w:pPr>
            <w:r w:rsidRPr="00EC2A7C">
              <w:rPr>
                <w:rFonts w:ascii="Times New Roman" w:hAnsi="Times New Roman" w:cs="Times New Roman"/>
                <w:i/>
                <w:noProof/>
              </w:rPr>
              <w:t>int_visa_VME.properties</w:t>
            </w:r>
          </w:p>
        </w:tc>
      </w:tr>
      <w:tr w:rsidR="00B917D5" w14:paraId="43AD5DFF" w14:textId="77777777" w:rsidTr="00FF1FE6">
        <w:tc>
          <w:tcPr>
            <w:tcW w:w="4788" w:type="dxa"/>
          </w:tcPr>
          <w:p w14:paraId="646AA9E3" w14:textId="77777777" w:rsidR="00B917D5" w:rsidRPr="00EC2A7C" w:rsidRDefault="00B917D5" w:rsidP="00FF1FE6">
            <w:pPr>
              <w:rPr>
                <w:rFonts w:ascii="Times New Roman" w:hAnsi="Times New Roman" w:cs="Times New Roman"/>
                <w:b/>
              </w:rPr>
            </w:pPr>
            <w:r w:rsidRPr="00EC2A7C">
              <w:rPr>
                <w:rFonts w:ascii="Times New Roman" w:hAnsi="Times New Roman" w:cs="Times New Roman"/>
                <w:b/>
              </w:rPr>
              <w:t>Sample Files</w:t>
            </w:r>
          </w:p>
        </w:tc>
        <w:tc>
          <w:tcPr>
            <w:tcW w:w="4788" w:type="dxa"/>
          </w:tcPr>
          <w:p w14:paraId="6B045403"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Cart_sample.xml</w:t>
            </w:r>
          </w:p>
          <w:p w14:paraId="2017DC2C"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COBilling_sample.xml</w:t>
            </w:r>
          </w:p>
          <w:p w14:paraId="4E6638CF"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billing_sample.isml</w:t>
            </w:r>
          </w:p>
          <w:p w14:paraId="429E3936"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minibillinginfo_sample.isml</w:t>
            </w:r>
          </w:p>
          <w:p w14:paraId="4B05A88E"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paymentmethods_sample.isml</w:t>
            </w:r>
          </w:p>
          <w:p w14:paraId="3320248E"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orderdetails_sample.isml</w:t>
            </w:r>
          </w:p>
          <w:p w14:paraId="732734AC"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lastRenderedPageBreak/>
              <w:t>orderdetailsemail_sample.isml</w:t>
            </w:r>
          </w:p>
          <w:p w14:paraId="421CA990" w14:textId="77777777" w:rsidR="000D511A" w:rsidRDefault="000D511A" w:rsidP="00FF1FE6">
            <w:pPr>
              <w:jc w:val="both"/>
              <w:rPr>
                <w:rFonts w:ascii="Times New Roman" w:hAnsi="Times New Roman" w:cs="Times New Roman"/>
                <w:i/>
                <w:noProof/>
              </w:rPr>
            </w:pPr>
            <w:r>
              <w:rPr>
                <w:rFonts w:ascii="Times New Roman" w:hAnsi="Times New Roman" w:cs="Times New Roman"/>
                <w:i/>
                <w:noProof/>
              </w:rPr>
              <w:t>modules_sample.isml</w:t>
            </w:r>
          </w:p>
          <w:p w14:paraId="60A1D58C"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cart_sample.isml</w:t>
            </w:r>
          </w:p>
          <w:p w14:paraId="3B8A4CB4"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app_sample.js</w:t>
            </w:r>
          </w:p>
        </w:tc>
      </w:tr>
    </w:tbl>
    <w:p w14:paraId="6CFBD9D9" w14:textId="77777777" w:rsidR="00652BB3" w:rsidRDefault="00652BB3" w:rsidP="00652BB3">
      <w:pPr>
        <w:ind w:firstLine="360"/>
      </w:pPr>
    </w:p>
    <w:p w14:paraId="14E14E59" w14:textId="77777777" w:rsidR="00652BB3" w:rsidRDefault="00652BB3" w:rsidP="00652BB3">
      <w:pPr>
        <w:ind w:firstLine="360"/>
      </w:pPr>
    </w:p>
    <w:p w14:paraId="22877131" w14:textId="77777777" w:rsidR="00652BB3" w:rsidRPr="00273E28" w:rsidRDefault="00506692" w:rsidP="00273E28">
      <w:pPr>
        <w:pStyle w:val="Heading3"/>
      </w:pPr>
      <w:bookmarkStart w:id="221" w:name="_Toc391039104"/>
      <w:r w:rsidRPr="00273E28">
        <w:t xml:space="preserve">Retail POS Cartridge </w:t>
      </w:r>
      <w:r w:rsidR="00B176F1" w:rsidRPr="00273E28">
        <w:t>Components</w:t>
      </w:r>
      <w:bookmarkEnd w:id="221"/>
    </w:p>
    <w:tbl>
      <w:tblPr>
        <w:tblStyle w:val="TableGrid"/>
        <w:tblW w:w="0" w:type="auto"/>
        <w:tblLook w:val="04A0" w:firstRow="1" w:lastRow="0" w:firstColumn="1" w:lastColumn="0" w:noHBand="0" w:noVBand="1"/>
      </w:tblPr>
      <w:tblGrid>
        <w:gridCol w:w="4672"/>
        <w:gridCol w:w="5624"/>
      </w:tblGrid>
      <w:tr w:rsidR="00B176F1" w14:paraId="6E7181AF" w14:textId="77777777" w:rsidTr="00B176F1">
        <w:tc>
          <w:tcPr>
            <w:tcW w:w="4788" w:type="dxa"/>
          </w:tcPr>
          <w:p w14:paraId="410E3BDE" w14:textId="77777777" w:rsidR="00B176F1" w:rsidRPr="00EC2A7C" w:rsidRDefault="00B176F1" w:rsidP="00F52816">
            <w:pPr>
              <w:jc w:val="center"/>
              <w:rPr>
                <w:rFonts w:ascii="Times New Roman" w:hAnsi="Times New Roman" w:cs="Times New Roman"/>
                <w:b/>
                <w:u w:val="single"/>
              </w:rPr>
            </w:pPr>
            <w:r w:rsidRPr="00EC2A7C">
              <w:rPr>
                <w:rFonts w:ascii="Times New Roman" w:hAnsi="Times New Roman" w:cs="Times New Roman"/>
                <w:b/>
                <w:u w:val="single"/>
              </w:rPr>
              <w:t>Component</w:t>
            </w:r>
          </w:p>
        </w:tc>
        <w:tc>
          <w:tcPr>
            <w:tcW w:w="5160" w:type="dxa"/>
          </w:tcPr>
          <w:p w14:paraId="5A1B9009" w14:textId="77777777" w:rsidR="00B176F1" w:rsidRPr="00EC2A7C" w:rsidRDefault="00B176F1" w:rsidP="00F52816">
            <w:pPr>
              <w:jc w:val="center"/>
              <w:rPr>
                <w:rFonts w:ascii="Times New Roman" w:hAnsi="Times New Roman" w:cs="Times New Roman"/>
                <w:b/>
                <w:u w:val="single"/>
              </w:rPr>
            </w:pPr>
            <w:r w:rsidRPr="00EC2A7C">
              <w:rPr>
                <w:rFonts w:ascii="Times New Roman" w:hAnsi="Times New Roman" w:cs="Times New Roman"/>
                <w:b/>
                <w:u w:val="single"/>
              </w:rPr>
              <w:t>Files</w:t>
            </w:r>
          </w:p>
        </w:tc>
      </w:tr>
      <w:tr w:rsidR="00B176F1" w14:paraId="78970A6F" w14:textId="77777777" w:rsidTr="00B176F1">
        <w:tc>
          <w:tcPr>
            <w:tcW w:w="4788" w:type="dxa"/>
          </w:tcPr>
          <w:p w14:paraId="1388FD4E" w14:textId="77777777" w:rsidR="00B176F1" w:rsidRPr="00EC2A7C" w:rsidRDefault="00B176F1" w:rsidP="00F52816">
            <w:pPr>
              <w:rPr>
                <w:rFonts w:ascii="Times New Roman" w:hAnsi="Times New Roman" w:cs="Times New Roman"/>
                <w:b/>
              </w:rPr>
            </w:pPr>
            <w:r w:rsidRPr="00EC2A7C">
              <w:rPr>
                <w:rFonts w:ascii="Times New Roman" w:hAnsi="Times New Roman" w:cs="Times New Roman"/>
                <w:b/>
              </w:rPr>
              <w:t>Pipelines</w:t>
            </w:r>
          </w:p>
        </w:tc>
        <w:tc>
          <w:tcPr>
            <w:tcW w:w="5160" w:type="dxa"/>
          </w:tcPr>
          <w:p w14:paraId="096A4E04" w14:textId="77777777" w:rsidR="00B176F1" w:rsidRPr="00EC2A7C" w:rsidRDefault="00B176F1" w:rsidP="00F52816">
            <w:pPr>
              <w:rPr>
                <w:rFonts w:ascii="Times New Roman" w:hAnsi="Times New Roman" w:cs="Times New Roman"/>
                <w:i/>
                <w:noProof/>
              </w:rPr>
            </w:pPr>
            <w:r w:rsidRPr="00B176F1">
              <w:rPr>
                <w:rFonts w:ascii="Times New Roman" w:hAnsi="Times New Roman" w:cs="Times New Roman"/>
                <w:i/>
                <w:noProof/>
              </w:rPr>
              <w:t>Cybersource_POS.xml</w:t>
            </w:r>
          </w:p>
          <w:p w14:paraId="4E3F972A" w14:textId="77777777" w:rsidR="00B176F1" w:rsidRPr="00EC2A7C" w:rsidRDefault="00B176F1" w:rsidP="00B176F1">
            <w:pPr>
              <w:rPr>
                <w:rFonts w:ascii="Times New Roman" w:hAnsi="Times New Roman" w:cs="Times New Roman"/>
                <w:i/>
                <w:noProof/>
              </w:rPr>
            </w:pPr>
            <w:r w:rsidRPr="00B176F1">
              <w:rPr>
                <w:rFonts w:ascii="Times New Roman" w:hAnsi="Times New Roman" w:cs="Times New Roman"/>
                <w:i/>
                <w:noProof/>
              </w:rPr>
              <w:t>CybersourceUnitTesting.xml</w:t>
            </w:r>
          </w:p>
        </w:tc>
      </w:tr>
      <w:tr w:rsidR="00B176F1" w14:paraId="30F20012" w14:textId="77777777" w:rsidTr="00B176F1">
        <w:tc>
          <w:tcPr>
            <w:tcW w:w="4788" w:type="dxa"/>
          </w:tcPr>
          <w:p w14:paraId="55783EE8" w14:textId="77777777" w:rsidR="00B176F1" w:rsidRPr="00EC2A7C" w:rsidRDefault="00B176F1" w:rsidP="00F52816">
            <w:pPr>
              <w:rPr>
                <w:rFonts w:ascii="Times New Roman" w:hAnsi="Times New Roman" w:cs="Times New Roman"/>
                <w:b/>
              </w:rPr>
            </w:pPr>
            <w:r w:rsidRPr="00EC2A7C">
              <w:rPr>
                <w:rFonts w:ascii="Times New Roman" w:hAnsi="Times New Roman" w:cs="Times New Roman"/>
                <w:b/>
              </w:rPr>
              <w:t>Forms</w:t>
            </w:r>
          </w:p>
        </w:tc>
        <w:tc>
          <w:tcPr>
            <w:tcW w:w="5160" w:type="dxa"/>
          </w:tcPr>
          <w:p w14:paraId="01122A6B" w14:textId="77777777" w:rsidR="00B176F1" w:rsidRPr="00EC2A7C" w:rsidRDefault="00B176F1" w:rsidP="00F52816">
            <w:pPr>
              <w:jc w:val="both"/>
              <w:rPr>
                <w:rFonts w:ascii="Times New Roman" w:hAnsi="Times New Roman" w:cs="Times New Roman"/>
                <w:i/>
              </w:rPr>
            </w:pPr>
            <w:proofErr w:type="gramStart"/>
            <w:r w:rsidRPr="00B176F1">
              <w:rPr>
                <w:rFonts w:ascii="Times New Roman" w:hAnsi="Times New Roman" w:cs="Times New Roman"/>
                <w:i/>
              </w:rPr>
              <w:t>pos.xml</w:t>
            </w:r>
            <w:proofErr w:type="gramEnd"/>
          </w:p>
        </w:tc>
      </w:tr>
      <w:tr w:rsidR="00B176F1" w14:paraId="0BE7B443" w14:textId="77777777" w:rsidTr="00B176F1">
        <w:tc>
          <w:tcPr>
            <w:tcW w:w="4788" w:type="dxa"/>
          </w:tcPr>
          <w:p w14:paraId="4EF98B08" w14:textId="77777777" w:rsidR="00B176F1" w:rsidRPr="00EC2A7C" w:rsidRDefault="00B176F1" w:rsidP="00F52816">
            <w:pPr>
              <w:rPr>
                <w:rFonts w:ascii="Times New Roman" w:hAnsi="Times New Roman" w:cs="Times New Roman"/>
                <w:b/>
              </w:rPr>
            </w:pPr>
            <w:r w:rsidRPr="00EC2A7C">
              <w:rPr>
                <w:rFonts w:ascii="Times New Roman" w:hAnsi="Times New Roman" w:cs="Times New Roman"/>
                <w:b/>
              </w:rPr>
              <w:t>Scripts</w:t>
            </w:r>
          </w:p>
        </w:tc>
        <w:tc>
          <w:tcPr>
            <w:tcW w:w="5160" w:type="dxa"/>
          </w:tcPr>
          <w:p w14:paraId="565784BD" w14:textId="77777777" w:rsidR="00B176F1" w:rsidRDefault="00B176F1" w:rsidP="00F52816">
            <w:pPr>
              <w:rPr>
                <w:rFonts w:ascii="Times New Roman" w:hAnsi="Times New Roman" w:cs="Times New Roman"/>
                <w:i/>
              </w:rPr>
            </w:pPr>
            <w:proofErr w:type="gramStart"/>
            <w:r>
              <w:rPr>
                <w:rFonts w:ascii="Times New Roman" w:hAnsi="Times New Roman" w:cs="Times New Roman"/>
                <w:i/>
              </w:rPr>
              <w:t>cybersource</w:t>
            </w:r>
            <w:proofErr w:type="gramEnd"/>
            <w:r>
              <w:rPr>
                <w:rFonts w:ascii="Times New Roman" w:hAnsi="Times New Roman" w:cs="Times New Roman"/>
                <w:i/>
              </w:rPr>
              <w:t>/</w:t>
            </w:r>
            <w:r w:rsidRPr="00B176F1">
              <w:rPr>
                <w:rFonts w:ascii="Times New Roman" w:hAnsi="Times New Roman" w:cs="Times New Roman"/>
                <w:i/>
              </w:rPr>
              <w:t>Cybersource_POS_Object.ds</w:t>
            </w:r>
          </w:p>
          <w:p w14:paraId="768C2C1C" w14:textId="77777777" w:rsidR="00B176F1" w:rsidRDefault="00B176F1" w:rsidP="00F52816">
            <w:pPr>
              <w:rPr>
                <w:rFonts w:ascii="Times New Roman" w:hAnsi="Times New Roman" w:cs="Times New Roman"/>
                <w:i/>
              </w:rPr>
            </w:pPr>
            <w:proofErr w:type="gramStart"/>
            <w:r>
              <w:rPr>
                <w:rFonts w:ascii="Times New Roman" w:hAnsi="Times New Roman" w:cs="Times New Roman"/>
                <w:i/>
              </w:rPr>
              <w:t>cybersource</w:t>
            </w:r>
            <w:proofErr w:type="gramEnd"/>
            <w:r w:rsidRPr="00B176F1">
              <w:rPr>
                <w:rFonts w:ascii="Times New Roman" w:hAnsi="Times New Roman" w:cs="Times New Roman"/>
                <w:i/>
              </w:rPr>
              <w:t xml:space="preserve"> </w:t>
            </w:r>
            <w:r>
              <w:rPr>
                <w:rFonts w:ascii="Times New Roman" w:hAnsi="Times New Roman" w:cs="Times New Roman"/>
                <w:i/>
              </w:rPr>
              <w:t>/</w:t>
            </w:r>
            <w:r w:rsidRPr="00B176F1">
              <w:rPr>
                <w:rFonts w:ascii="Times New Roman" w:hAnsi="Times New Roman" w:cs="Times New Roman"/>
                <w:i/>
              </w:rPr>
              <w:t>libCybersource.ds</w:t>
            </w:r>
          </w:p>
          <w:p w14:paraId="7A852C20" w14:textId="77777777" w:rsidR="00EE3398" w:rsidRDefault="00EE3398" w:rsidP="00F52816">
            <w:pPr>
              <w:rPr>
                <w:rFonts w:ascii="Times New Roman" w:hAnsi="Times New Roman" w:cs="Times New Roman"/>
                <w:i/>
              </w:rPr>
            </w:pPr>
            <w:proofErr w:type="gramStart"/>
            <w:r>
              <w:rPr>
                <w:rFonts w:ascii="Times New Roman" w:hAnsi="Times New Roman" w:cs="Times New Roman"/>
                <w:i/>
              </w:rPr>
              <w:t>cybersource</w:t>
            </w:r>
            <w:proofErr w:type="gramEnd"/>
            <w:r>
              <w:rPr>
                <w:rFonts w:ascii="Times New Roman" w:hAnsi="Times New Roman" w:cs="Times New Roman"/>
                <w:i/>
              </w:rPr>
              <w:t>/</w:t>
            </w:r>
            <w:r w:rsidRPr="00B176F1">
              <w:rPr>
                <w:rFonts w:ascii="Times New Roman" w:hAnsi="Times New Roman" w:cs="Times New Roman"/>
                <w:i/>
              </w:rPr>
              <w:t>POSAuthRequest.ds</w:t>
            </w:r>
          </w:p>
          <w:p w14:paraId="61FAAE80" w14:textId="77777777" w:rsidR="00B176F1" w:rsidRDefault="00B176F1" w:rsidP="00F52816">
            <w:pPr>
              <w:rPr>
                <w:rFonts w:ascii="Times New Roman" w:hAnsi="Times New Roman" w:cs="Times New Roman"/>
                <w:i/>
              </w:rPr>
            </w:pPr>
            <w:r>
              <w:rPr>
                <w:rFonts w:ascii="Times New Roman" w:hAnsi="Times New Roman" w:cs="Times New Roman"/>
                <w:i/>
              </w:rPr>
              <w:t>POS/</w:t>
            </w:r>
            <w:r w:rsidRPr="00B176F1">
              <w:rPr>
                <w:rFonts w:ascii="Times New Roman" w:hAnsi="Times New Roman" w:cs="Times New Roman"/>
                <w:i/>
              </w:rPr>
              <w:t>CreateCyberSourcePaymentCardObject_UserData.ds</w:t>
            </w:r>
          </w:p>
          <w:p w14:paraId="69054D79" w14:textId="77777777" w:rsidR="00B176F1" w:rsidRDefault="00B176F1" w:rsidP="00F52816">
            <w:pPr>
              <w:rPr>
                <w:rFonts w:ascii="Times New Roman" w:hAnsi="Times New Roman" w:cs="Times New Roman"/>
                <w:i/>
              </w:rPr>
            </w:pPr>
            <w:r>
              <w:rPr>
                <w:rFonts w:ascii="Times New Roman" w:hAnsi="Times New Roman" w:cs="Times New Roman"/>
                <w:i/>
              </w:rPr>
              <w:t>POS/</w:t>
            </w:r>
            <w:r w:rsidRPr="00B176F1">
              <w:rPr>
                <w:rFonts w:ascii="Times New Roman" w:hAnsi="Times New Roman" w:cs="Times New Roman"/>
                <w:i/>
              </w:rPr>
              <w:t>CreateCyberSourcePOSObject_UserData.ds</w:t>
            </w:r>
          </w:p>
          <w:p w14:paraId="0B7A0728" w14:textId="77777777" w:rsidR="00B176F1" w:rsidRDefault="00B176F1" w:rsidP="00F52816">
            <w:pPr>
              <w:rPr>
                <w:rFonts w:ascii="Times New Roman" w:hAnsi="Times New Roman" w:cs="Times New Roman"/>
                <w:i/>
              </w:rPr>
            </w:pPr>
            <w:r>
              <w:rPr>
                <w:rFonts w:ascii="Times New Roman" w:hAnsi="Times New Roman" w:cs="Times New Roman"/>
                <w:i/>
              </w:rPr>
              <w:t>POS/</w:t>
            </w:r>
            <w:r w:rsidRPr="00B176F1">
              <w:rPr>
                <w:rFonts w:ascii="Times New Roman" w:hAnsi="Times New Roman" w:cs="Times New Roman"/>
                <w:i/>
              </w:rPr>
              <w:t>CreateCyberSourcePurchaseTotalsObject_UserData.ds</w:t>
            </w:r>
          </w:p>
          <w:p w14:paraId="63714818" w14:textId="77777777" w:rsidR="00681BFA" w:rsidRPr="00EC2A7C" w:rsidRDefault="00681BFA" w:rsidP="00681BFA">
            <w:pPr>
              <w:rPr>
                <w:rFonts w:ascii="Times New Roman" w:hAnsi="Times New Roman" w:cs="Times New Roman"/>
                <w:i/>
              </w:rPr>
            </w:pPr>
            <w:r>
              <w:rPr>
                <w:rFonts w:ascii="Times New Roman" w:hAnsi="Times New Roman" w:cs="Times New Roman"/>
                <w:i/>
              </w:rPr>
              <w:t>Cybersource_UnitTesting/</w:t>
            </w:r>
            <w:r w:rsidRPr="00B176F1">
              <w:rPr>
                <w:rFonts w:ascii="Times New Roman" w:hAnsi="Times New Roman" w:cs="Times New Roman"/>
                <w:i/>
              </w:rPr>
              <w:t>TestPOSAuth.ds</w:t>
            </w:r>
          </w:p>
        </w:tc>
      </w:tr>
      <w:tr w:rsidR="00B176F1" w14:paraId="557CB44D" w14:textId="77777777" w:rsidTr="00B176F1">
        <w:tc>
          <w:tcPr>
            <w:tcW w:w="4788" w:type="dxa"/>
          </w:tcPr>
          <w:p w14:paraId="52FB2543" w14:textId="77777777" w:rsidR="00B176F1" w:rsidRPr="00EC2A7C" w:rsidRDefault="00B176F1" w:rsidP="00F52816">
            <w:pPr>
              <w:rPr>
                <w:rFonts w:ascii="Times New Roman" w:hAnsi="Times New Roman" w:cs="Times New Roman"/>
                <w:b/>
              </w:rPr>
            </w:pPr>
            <w:r w:rsidRPr="00EC2A7C">
              <w:rPr>
                <w:rFonts w:ascii="Times New Roman" w:hAnsi="Times New Roman" w:cs="Times New Roman"/>
                <w:b/>
              </w:rPr>
              <w:t>Templates</w:t>
            </w:r>
          </w:p>
        </w:tc>
        <w:tc>
          <w:tcPr>
            <w:tcW w:w="5160" w:type="dxa"/>
          </w:tcPr>
          <w:p w14:paraId="07D15AA7" w14:textId="77777777" w:rsidR="00B176F1" w:rsidRDefault="00B176F1" w:rsidP="00F52816">
            <w:pPr>
              <w:rPr>
                <w:rFonts w:ascii="Times New Roman" w:hAnsi="Times New Roman" w:cs="Times New Roman"/>
                <w:i/>
              </w:rPr>
            </w:pPr>
            <w:proofErr w:type="gramStart"/>
            <w:r>
              <w:rPr>
                <w:rFonts w:ascii="Times New Roman" w:hAnsi="Times New Roman" w:cs="Times New Roman"/>
                <w:i/>
              </w:rPr>
              <w:t>custom</w:t>
            </w:r>
            <w:proofErr w:type="gramEnd"/>
            <w:r>
              <w:rPr>
                <w:rFonts w:ascii="Times New Roman" w:hAnsi="Times New Roman" w:cs="Times New Roman"/>
                <w:i/>
              </w:rPr>
              <w:t>/</w:t>
            </w:r>
            <w:r w:rsidRPr="00B176F1">
              <w:rPr>
                <w:rFonts w:ascii="Times New Roman" w:hAnsi="Times New Roman" w:cs="Times New Roman"/>
                <w:i/>
              </w:rPr>
              <w:t>pos_scripterror.isml</w:t>
            </w:r>
          </w:p>
          <w:p w14:paraId="058F6DF2" w14:textId="77777777" w:rsidR="00B176F1" w:rsidRDefault="00B176F1" w:rsidP="00F52816">
            <w:pPr>
              <w:rPr>
                <w:rFonts w:ascii="Times New Roman" w:hAnsi="Times New Roman" w:cs="Times New Roman"/>
                <w:i/>
              </w:rPr>
            </w:pPr>
            <w:proofErr w:type="gramStart"/>
            <w:r>
              <w:rPr>
                <w:rFonts w:ascii="Times New Roman" w:hAnsi="Times New Roman" w:cs="Times New Roman"/>
                <w:i/>
              </w:rPr>
              <w:t>pos</w:t>
            </w:r>
            <w:proofErr w:type="gramEnd"/>
            <w:r>
              <w:rPr>
                <w:rFonts w:ascii="Times New Roman" w:hAnsi="Times New Roman" w:cs="Times New Roman"/>
                <w:i/>
              </w:rPr>
              <w:t>/</w:t>
            </w:r>
            <w:r w:rsidRPr="00B176F1">
              <w:rPr>
                <w:rFonts w:ascii="Times New Roman" w:hAnsi="Times New Roman" w:cs="Times New Roman"/>
                <w:i/>
              </w:rPr>
              <w:t>createpos.isml</w:t>
            </w:r>
          </w:p>
          <w:p w14:paraId="6A799602" w14:textId="77777777" w:rsidR="00B176F1" w:rsidRPr="00EC2A7C" w:rsidRDefault="00B176F1" w:rsidP="00F52816">
            <w:pPr>
              <w:rPr>
                <w:rFonts w:ascii="Times New Roman" w:hAnsi="Times New Roman" w:cs="Times New Roman"/>
                <w:i/>
              </w:rPr>
            </w:pPr>
            <w:proofErr w:type="gramStart"/>
            <w:r>
              <w:rPr>
                <w:rFonts w:ascii="Times New Roman" w:hAnsi="Times New Roman" w:cs="Times New Roman"/>
                <w:i/>
              </w:rPr>
              <w:t>pos</w:t>
            </w:r>
            <w:proofErr w:type="gramEnd"/>
            <w:r>
              <w:rPr>
                <w:rFonts w:ascii="Times New Roman" w:hAnsi="Times New Roman" w:cs="Times New Roman"/>
                <w:i/>
              </w:rPr>
              <w:t>/</w:t>
            </w:r>
            <w:r w:rsidRPr="00B176F1">
              <w:rPr>
                <w:rFonts w:ascii="Times New Roman" w:hAnsi="Times New Roman" w:cs="Times New Roman"/>
                <w:i/>
              </w:rPr>
              <w:t>postransactionresult.isml</w:t>
            </w:r>
          </w:p>
        </w:tc>
      </w:tr>
      <w:tr w:rsidR="00377ACE" w14:paraId="064A8504" w14:textId="77777777" w:rsidTr="00B176F1">
        <w:tc>
          <w:tcPr>
            <w:tcW w:w="4788" w:type="dxa"/>
          </w:tcPr>
          <w:p w14:paraId="2C1DC531" w14:textId="77777777" w:rsidR="00377ACE" w:rsidRPr="00EC2A7C" w:rsidRDefault="00377ACE" w:rsidP="00F52816">
            <w:pPr>
              <w:rPr>
                <w:rFonts w:ascii="Times New Roman" w:hAnsi="Times New Roman" w:cs="Times New Roman"/>
                <w:b/>
              </w:rPr>
            </w:pPr>
            <w:r>
              <w:rPr>
                <w:rFonts w:ascii="Times New Roman" w:hAnsi="Times New Roman" w:cs="Times New Roman"/>
                <w:b/>
              </w:rPr>
              <w:t>Metadata</w:t>
            </w:r>
          </w:p>
        </w:tc>
        <w:tc>
          <w:tcPr>
            <w:tcW w:w="5160" w:type="dxa"/>
          </w:tcPr>
          <w:p w14:paraId="0D22ACC4" w14:textId="77777777" w:rsidR="001349E4" w:rsidRDefault="00D53E96" w:rsidP="00F52816">
            <w:pPr>
              <w:rPr>
                <w:rFonts w:ascii="Times New Roman" w:hAnsi="Times New Roman" w:cs="Times New Roman"/>
                <w:i/>
              </w:rPr>
            </w:pPr>
            <w:r w:rsidRPr="00D53E96">
              <w:rPr>
                <w:rFonts w:ascii="Times New Roman" w:hAnsi="Times New Roman" w:cs="Times New Roman"/>
                <w:i/>
              </w:rPr>
              <w:t>CyberSource_POS_CustomObjectDefinitions.xml</w:t>
            </w:r>
          </w:p>
        </w:tc>
      </w:tr>
    </w:tbl>
    <w:p w14:paraId="73DDAB90" w14:textId="77777777" w:rsidR="00B176F1" w:rsidRDefault="00B176F1" w:rsidP="00506692"/>
    <w:p w14:paraId="1A0BAD99" w14:textId="77777777" w:rsidR="00652BB3" w:rsidRDefault="00652BB3" w:rsidP="00652BB3">
      <w:pPr>
        <w:ind w:firstLine="360"/>
      </w:pPr>
    </w:p>
    <w:p w14:paraId="4D0F8AD7" w14:textId="77777777" w:rsidR="00652BB3" w:rsidRDefault="00652BB3" w:rsidP="00652BB3">
      <w:pPr>
        <w:ind w:firstLine="360"/>
      </w:pPr>
    </w:p>
    <w:p w14:paraId="684E4626" w14:textId="77777777" w:rsidR="00652BB3" w:rsidRDefault="00652BB3" w:rsidP="00652BB3">
      <w:pPr>
        <w:ind w:firstLine="360"/>
      </w:pPr>
    </w:p>
    <w:p w14:paraId="1DE61D2A" w14:textId="77777777" w:rsidR="00652BB3" w:rsidRDefault="00652BB3" w:rsidP="00652BB3">
      <w:pPr>
        <w:ind w:firstLine="360"/>
      </w:pPr>
    </w:p>
    <w:p w14:paraId="1FF98351" w14:textId="77777777" w:rsidR="00652BB3" w:rsidRDefault="00652BB3" w:rsidP="00652BB3">
      <w:pPr>
        <w:ind w:firstLine="360"/>
      </w:pPr>
    </w:p>
    <w:p w14:paraId="422F7099" w14:textId="77777777" w:rsidR="00652BB3" w:rsidRDefault="00652BB3" w:rsidP="00652BB3">
      <w:pPr>
        <w:ind w:firstLine="360"/>
      </w:pPr>
    </w:p>
    <w:p w14:paraId="30FF83EF" w14:textId="77777777" w:rsidR="00652BB3" w:rsidRDefault="00652BB3" w:rsidP="00652BB3">
      <w:pPr>
        <w:ind w:firstLine="360"/>
      </w:pPr>
    </w:p>
    <w:p w14:paraId="5575464F" w14:textId="77777777" w:rsidR="00652BB3" w:rsidRDefault="00652BB3" w:rsidP="00652BB3">
      <w:pPr>
        <w:pStyle w:val="Heading1"/>
        <w:framePr w:wrap="auto" w:vAnchor="margin" w:yAlign="inline"/>
      </w:pPr>
      <w:bookmarkStart w:id="222" w:name="_Toc368651184"/>
      <w:bookmarkStart w:id="223" w:name="_Toc391039105"/>
      <w:r>
        <w:t>Typical Project Plan</w:t>
      </w:r>
      <w:bookmarkEnd w:id="222"/>
      <w:bookmarkEnd w:id="223"/>
    </w:p>
    <w:p w14:paraId="0F17206A" w14:textId="77777777" w:rsidR="003D49FF" w:rsidRDefault="003D49FF" w:rsidP="003D49FF">
      <w:pPr>
        <w:pStyle w:val="Heading2"/>
      </w:pPr>
      <w:bookmarkStart w:id="224" w:name="_Toc368651185"/>
      <w:bookmarkStart w:id="225" w:name="_Toc391039106"/>
      <w:r>
        <w:t>Roles, Responsibilities</w:t>
      </w:r>
      <w:bookmarkEnd w:id="224"/>
      <w:bookmarkEnd w:id="225"/>
    </w:p>
    <w:p w14:paraId="05434293" w14:textId="77777777" w:rsidR="003D49FF" w:rsidRDefault="003D49FF" w:rsidP="009D2C87">
      <w:pPr>
        <w:pStyle w:val="BodyText"/>
      </w:pPr>
      <w:r>
        <w:t xml:space="preserve">Typically </w:t>
      </w:r>
      <w:proofErr w:type="gramStart"/>
      <w:r>
        <w:t>most of the integration works is done by the backend developer</w:t>
      </w:r>
      <w:proofErr w:type="gramEnd"/>
      <w:r>
        <w:t xml:space="preserve">. We expect that the person doing this integration is familiar with the web service, xml processing and has hands on experience with the Demandware platform. </w:t>
      </w:r>
    </w:p>
    <w:p w14:paraId="005DC07F" w14:textId="77777777" w:rsidR="003D49FF" w:rsidRDefault="003D49FF" w:rsidP="003D49FF">
      <w:pPr>
        <w:pStyle w:val="Heading2"/>
      </w:pPr>
      <w:bookmarkStart w:id="226" w:name="_Toc368651186"/>
      <w:bookmarkStart w:id="227" w:name="_Toc391039107"/>
      <w:r>
        <w:lastRenderedPageBreak/>
        <w:t>Typical Efforts and Timelines</w:t>
      </w:r>
      <w:bookmarkEnd w:id="226"/>
      <w:bookmarkEnd w:id="227"/>
    </w:p>
    <w:p w14:paraId="27AE795E" w14:textId="77777777" w:rsidR="003D49FF" w:rsidRDefault="003D49FF" w:rsidP="009D2C87">
      <w:pPr>
        <w:pStyle w:val="BodyText"/>
      </w:pPr>
      <w:r>
        <w:t xml:space="preserve">The level of effort is mostly detected by the services merchant may choose from the CyberSource cartridge. The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00"/>
        <w:gridCol w:w="3641"/>
        <w:gridCol w:w="3780"/>
      </w:tblGrid>
      <w:tr w:rsidR="003D49FF" w14:paraId="219C72AF" w14:textId="77777777" w:rsidTr="00FE3227">
        <w:trPr>
          <w:trHeight w:val="323"/>
        </w:trPr>
        <w:tc>
          <w:tcPr>
            <w:tcW w:w="2700" w:type="dxa"/>
            <w:shd w:val="clear" w:color="auto" w:fill="EEECE1"/>
          </w:tcPr>
          <w:p w14:paraId="6B72CB96" w14:textId="77777777" w:rsidR="003D49FF" w:rsidRDefault="003D49FF" w:rsidP="00F10D1C">
            <w:pPr>
              <w:rPr>
                <w:b/>
              </w:rPr>
            </w:pPr>
            <w:r>
              <w:rPr>
                <w:b/>
              </w:rPr>
              <w:t xml:space="preserve">CyberSource Service </w:t>
            </w:r>
          </w:p>
        </w:tc>
        <w:tc>
          <w:tcPr>
            <w:tcW w:w="3641" w:type="dxa"/>
            <w:shd w:val="clear" w:color="auto" w:fill="EEECE1"/>
          </w:tcPr>
          <w:p w14:paraId="2DF929D0" w14:textId="77777777" w:rsidR="003D49FF" w:rsidRDefault="003D49FF" w:rsidP="00F10D1C">
            <w:pPr>
              <w:rPr>
                <w:b/>
              </w:rPr>
            </w:pPr>
            <w:r>
              <w:rPr>
                <w:b/>
              </w:rPr>
              <w:t>Level of Effort (LOE)</w:t>
            </w:r>
          </w:p>
        </w:tc>
        <w:tc>
          <w:tcPr>
            <w:tcW w:w="3780" w:type="dxa"/>
            <w:shd w:val="clear" w:color="auto" w:fill="EEECE1"/>
          </w:tcPr>
          <w:p w14:paraId="4AC5CED4" w14:textId="77777777" w:rsidR="003D49FF" w:rsidRDefault="003D49FF" w:rsidP="00F10D1C">
            <w:pPr>
              <w:rPr>
                <w:b/>
              </w:rPr>
            </w:pPr>
            <w:r>
              <w:rPr>
                <w:b/>
              </w:rPr>
              <w:t>Dependencies</w:t>
            </w:r>
          </w:p>
        </w:tc>
      </w:tr>
      <w:tr w:rsidR="003D49FF" w14:paraId="7D3EA26B" w14:textId="77777777" w:rsidTr="00FE3227">
        <w:tc>
          <w:tcPr>
            <w:tcW w:w="2700" w:type="dxa"/>
          </w:tcPr>
          <w:p w14:paraId="09E86AFC" w14:textId="77777777" w:rsidR="003D49FF" w:rsidRDefault="003D49FF" w:rsidP="00F10D1C">
            <w:r>
              <w:t>Initial Cartridge Setup</w:t>
            </w:r>
          </w:p>
        </w:tc>
        <w:tc>
          <w:tcPr>
            <w:tcW w:w="3641" w:type="dxa"/>
          </w:tcPr>
          <w:p w14:paraId="345CFCFF" w14:textId="77777777" w:rsidR="003D49FF" w:rsidRDefault="003D49FF" w:rsidP="00F10D1C">
            <w:r>
              <w:rPr>
                <w:b/>
              </w:rPr>
              <w:t>0.5</w:t>
            </w:r>
            <w:r w:rsidR="00C5387E">
              <w:t>–</w:t>
            </w:r>
            <w:r>
              <w:t xml:space="preserve"> Person Day</w:t>
            </w:r>
          </w:p>
          <w:p w14:paraId="6E6285FF" w14:textId="77777777" w:rsidR="003D49FF" w:rsidRDefault="003D49FF" w:rsidP="00F10D1C">
            <w:pPr>
              <w:rPr>
                <w:sz w:val="18"/>
              </w:rPr>
            </w:pPr>
            <w:r>
              <w:rPr>
                <w:sz w:val="18"/>
              </w:rPr>
              <w:t>List of tasks involved:</w:t>
            </w:r>
          </w:p>
          <w:p w14:paraId="54BB6CCA" w14:textId="77777777" w:rsidR="003D49FF" w:rsidRDefault="003D49FF" w:rsidP="00B6458B">
            <w:pPr>
              <w:pStyle w:val="Listenabsatz"/>
              <w:numPr>
                <w:ilvl w:val="0"/>
                <w:numId w:val="23"/>
              </w:numPr>
              <w:rPr>
                <w:sz w:val="18"/>
              </w:rPr>
            </w:pPr>
            <w:proofErr w:type="gramStart"/>
            <w:r>
              <w:rPr>
                <w:sz w:val="18"/>
              </w:rPr>
              <w:t>Add  CyberSource</w:t>
            </w:r>
            <w:proofErr w:type="gramEnd"/>
            <w:r>
              <w:rPr>
                <w:sz w:val="18"/>
              </w:rPr>
              <w:t xml:space="preserve"> Cartridge to the project</w:t>
            </w:r>
          </w:p>
          <w:p w14:paraId="3549639D" w14:textId="77777777" w:rsidR="003D49FF" w:rsidRDefault="003D49FF" w:rsidP="00B6458B">
            <w:pPr>
              <w:pStyle w:val="Listenabsatz"/>
              <w:numPr>
                <w:ilvl w:val="0"/>
                <w:numId w:val="21"/>
              </w:numPr>
              <w:spacing w:before="240"/>
              <w:rPr>
                <w:sz w:val="18"/>
              </w:rPr>
            </w:pPr>
            <w:r>
              <w:rPr>
                <w:sz w:val="18"/>
              </w:rPr>
              <w:t>Import Cybersource-metadata.xml</w:t>
            </w:r>
          </w:p>
          <w:p w14:paraId="5B7F5CE5" w14:textId="77777777" w:rsidR="003D49FF" w:rsidRDefault="003D49FF" w:rsidP="00B6458B">
            <w:pPr>
              <w:pStyle w:val="Listenabsatz"/>
              <w:numPr>
                <w:ilvl w:val="0"/>
                <w:numId w:val="21"/>
              </w:numPr>
            </w:pPr>
            <w:r>
              <w:rPr>
                <w:sz w:val="18"/>
              </w:rPr>
              <w:t xml:space="preserve">Import Cybersource_PaymentTransaction_update.xml </w:t>
            </w:r>
          </w:p>
        </w:tc>
        <w:tc>
          <w:tcPr>
            <w:tcW w:w="3780" w:type="dxa"/>
          </w:tcPr>
          <w:p w14:paraId="401B9562" w14:textId="77777777" w:rsidR="003D49FF" w:rsidRDefault="003D49FF" w:rsidP="00B6458B">
            <w:pPr>
              <w:pStyle w:val="Listenabsatz"/>
              <w:numPr>
                <w:ilvl w:val="0"/>
                <w:numId w:val="20"/>
              </w:numPr>
            </w:pPr>
            <w:r>
              <w:t xml:space="preserve">Cartridge is available </w:t>
            </w:r>
          </w:p>
        </w:tc>
      </w:tr>
      <w:tr w:rsidR="003D49FF" w14:paraId="310603D0" w14:textId="77777777" w:rsidTr="00FE3227">
        <w:tc>
          <w:tcPr>
            <w:tcW w:w="2700" w:type="dxa"/>
          </w:tcPr>
          <w:p w14:paraId="66E9F08F" w14:textId="77777777" w:rsidR="003D49FF" w:rsidRDefault="003D49FF" w:rsidP="00F10D1C">
            <w:r>
              <w:t>Authorize Credit Card</w:t>
            </w:r>
          </w:p>
        </w:tc>
        <w:tc>
          <w:tcPr>
            <w:tcW w:w="3641" w:type="dxa"/>
          </w:tcPr>
          <w:p w14:paraId="37BE8A5F" w14:textId="77777777" w:rsidR="003D49FF" w:rsidRDefault="003D49FF" w:rsidP="00F10D1C">
            <w:r>
              <w:rPr>
                <w:b/>
              </w:rPr>
              <w:t>0.5</w:t>
            </w:r>
            <w:r w:rsidR="00C5387E">
              <w:t>–</w:t>
            </w:r>
            <w:r>
              <w:t xml:space="preserve"> Person Day</w:t>
            </w:r>
          </w:p>
          <w:p w14:paraId="23CF31FC" w14:textId="77777777" w:rsidR="003D49FF" w:rsidRDefault="003D49FF" w:rsidP="00F10D1C">
            <w:pPr>
              <w:rPr>
                <w:sz w:val="18"/>
              </w:rPr>
            </w:pPr>
            <w:r>
              <w:rPr>
                <w:sz w:val="18"/>
              </w:rPr>
              <w:t>List of tasks involved:</w:t>
            </w:r>
          </w:p>
          <w:p w14:paraId="5EBD515C" w14:textId="77777777" w:rsidR="003D49FF" w:rsidRDefault="003D49FF" w:rsidP="00B6458B">
            <w:pPr>
              <w:pStyle w:val="Listenabsatz"/>
              <w:numPr>
                <w:ilvl w:val="0"/>
                <w:numId w:val="23"/>
              </w:numPr>
              <w:rPr>
                <w:sz w:val="18"/>
              </w:rPr>
            </w:pPr>
            <w:r>
              <w:rPr>
                <w:sz w:val="18"/>
              </w:rPr>
              <w:t>Integrate CyberSource-AuthorizeCreditCard pipeline with COPlaceOrder.</w:t>
            </w:r>
          </w:p>
        </w:tc>
        <w:tc>
          <w:tcPr>
            <w:tcW w:w="3780" w:type="dxa"/>
          </w:tcPr>
          <w:p w14:paraId="1FE714D5" w14:textId="77777777" w:rsidR="003D49FF" w:rsidRDefault="003D49FF" w:rsidP="00B6458B">
            <w:pPr>
              <w:pStyle w:val="Listenabsatz"/>
              <w:numPr>
                <w:ilvl w:val="0"/>
                <w:numId w:val="20"/>
              </w:numPr>
            </w:pPr>
            <w:r>
              <w:t xml:space="preserve">Merchant ID and Key </w:t>
            </w:r>
            <w:proofErr w:type="gramStart"/>
            <w:r>
              <w:t>is</w:t>
            </w:r>
            <w:proofErr w:type="gramEnd"/>
            <w:r>
              <w:t xml:space="preserve"> established for the client.</w:t>
            </w:r>
          </w:p>
          <w:p w14:paraId="7F17041F" w14:textId="77777777" w:rsidR="003D49FF" w:rsidRDefault="003D49FF" w:rsidP="00B6458B">
            <w:pPr>
              <w:pStyle w:val="Listenabsatz"/>
              <w:numPr>
                <w:ilvl w:val="0"/>
                <w:numId w:val="20"/>
              </w:numPr>
            </w:pPr>
            <w:r>
              <w:t xml:space="preserve">Site Preferences for authorization configured with above ID and Key. </w:t>
            </w:r>
          </w:p>
        </w:tc>
      </w:tr>
      <w:tr w:rsidR="003D49FF" w14:paraId="126712F4" w14:textId="77777777" w:rsidTr="00FE3227">
        <w:tc>
          <w:tcPr>
            <w:tcW w:w="2700" w:type="dxa"/>
          </w:tcPr>
          <w:p w14:paraId="4ECD016D" w14:textId="77777777" w:rsidR="003D49FF" w:rsidRDefault="003D49FF" w:rsidP="00F10D1C">
            <w:r>
              <w:t>Device Fingerprint (as addition to Authorize Credit Card)</w:t>
            </w:r>
          </w:p>
        </w:tc>
        <w:tc>
          <w:tcPr>
            <w:tcW w:w="3641" w:type="dxa"/>
          </w:tcPr>
          <w:p w14:paraId="29BC9BA6" w14:textId="77777777" w:rsidR="003D49FF" w:rsidRDefault="003D49FF" w:rsidP="00F10D1C">
            <w:pPr>
              <w:rPr>
                <w:b/>
              </w:rPr>
            </w:pPr>
            <w:r>
              <w:rPr>
                <w:b/>
              </w:rPr>
              <w:t xml:space="preserve">0.5 </w:t>
            </w:r>
            <w:r>
              <w:rPr>
                <w:bCs/>
              </w:rPr>
              <w:t>Person Day</w:t>
            </w:r>
          </w:p>
        </w:tc>
        <w:tc>
          <w:tcPr>
            <w:tcW w:w="3780" w:type="dxa"/>
          </w:tcPr>
          <w:p w14:paraId="43ABFC1B" w14:textId="77777777" w:rsidR="003D49FF" w:rsidRDefault="003D49FF" w:rsidP="00B6458B">
            <w:pPr>
              <w:pStyle w:val="Listenabsatz"/>
              <w:numPr>
                <w:ilvl w:val="0"/>
                <w:numId w:val="20"/>
              </w:numPr>
            </w:pPr>
            <w:r>
              <w:t>Enable Device Fingerprint, set Organization ID</w:t>
            </w:r>
          </w:p>
          <w:p w14:paraId="37F3789E" w14:textId="77777777" w:rsidR="003D49FF" w:rsidRDefault="003D49FF" w:rsidP="00B6458B">
            <w:pPr>
              <w:pStyle w:val="Listenabsatz"/>
              <w:numPr>
                <w:ilvl w:val="0"/>
                <w:numId w:val="20"/>
              </w:numPr>
            </w:pPr>
            <w:r>
              <w:t>Add include at billing page.</w:t>
            </w:r>
          </w:p>
        </w:tc>
      </w:tr>
      <w:tr w:rsidR="003D49FF" w14:paraId="78B7CFD1" w14:textId="77777777" w:rsidTr="00FE3227">
        <w:tc>
          <w:tcPr>
            <w:tcW w:w="2700" w:type="dxa"/>
          </w:tcPr>
          <w:p w14:paraId="174ECE0B" w14:textId="77777777" w:rsidR="003D49FF" w:rsidRDefault="003D49FF" w:rsidP="00F10D1C">
            <w:r>
              <w:t>Address Verification Service (AVS)*</w:t>
            </w:r>
          </w:p>
        </w:tc>
        <w:tc>
          <w:tcPr>
            <w:tcW w:w="3641" w:type="dxa"/>
          </w:tcPr>
          <w:p w14:paraId="454346B3" w14:textId="77777777" w:rsidR="003D49FF" w:rsidRDefault="003D49FF" w:rsidP="00F10D1C">
            <w:r>
              <w:rPr>
                <w:b/>
              </w:rPr>
              <w:t>0.5</w:t>
            </w:r>
            <w:r w:rsidR="00C5387E">
              <w:t>–</w:t>
            </w:r>
            <w:r>
              <w:t xml:space="preserve"> Person Day</w:t>
            </w:r>
          </w:p>
          <w:p w14:paraId="40FC1E8A" w14:textId="77777777" w:rsidR="003D49FF" w:rsidRDefault="003D49FF" w:rsidP="00F10D1C"/>
        </w:tc>
        <w:tc>
          <w:tcPr>
            <w:tcW w:w="3780" w:type="dxa"/>
          </w:tcPr>
          <w:p w14:paraId="232C61FC" w14:textId="77777777" w:rsidR="003D49FF" w:rsidRDefault="003D49FF" w:rsidP="00B6458B">
            <w:pPr>
              <w:pStyle w:val="Listenabsatz"/>
              <w:numPr>
                <w:ilvl w:val="0"/>
                <w:numId w:val="20"/>
              </w:numPr>
            </w:pPr>
            <w:r>
              <w:t>Initial Cartridge Setup</w:t>
            </w:r>
          </w:p>
        </w:tc>
      </w:tr>
      <w:tr w:rsidR="003D49FF" w14:paraId="6CD9CD80" w14:textId="77777777" w:rsidTr="00FE3227">
        <w:tc>
          <w:tcPr>
            <w:tcW w:w="2700" w:type="dxa"/>
          </w:tcPr>
          <w:p w14:paraId="3EAC8BDF" w14:textId="77777777" w:rsidR="003D49FF" w:rsidRDefault="003D49FF" w:rsidP="00F10D1C">
            <w:r>
              <w:t>Delivery Address Verification (DAV)*</w:t>
            </w:r>
          </w:p>
        </w:tc>
        <w:tc>
          <w:tcPr>
            <w:tcW w:w="3641" w:type="dxa"/>
          </w:tcPr>
          <w:p w14:paraId="7C7EC918" w14:textId="77777777" w:rsidR="003D49FF" w:rsidRDefault="003D49FF" w:rsidP="00F10D1C">
            <w:r>
              <w:rPr>
                <w:b/>
              </w:rPr>
              <w:t>0.5</w:t>
            </w:r>
            <w:r w:rsidR="00C5387E">
              <w:t>–</w:t>
            </w:r>
            <w:r>
              <w:t xml:space="preserve"> Person Day</w:t>
            </w:r>
          </w:p>
        </w:tc>
        <w:tc>
          <w:tcPr>
            <w:tcW w:w="3780" w:type="dxa"/>
          </w:tcPr>
          <w:p w14:paraId="26F58AD1" w14:textId="77777777" w:rsidR="003D49FF" w:rsidRDefault="003D49FF" w:rsidP="00B6458B">
            <w:pPr>
              <w:pStyle w:val="Listenabsatz"/>
              <w:numPr>
                <w:ilvl w:val="0"/>
                <w:numId w:val="20"/>
              </w:numPr>
            </w:pPr>
            <w:r>
              <w:t>Initial Cartridge Setup</w:t>
            </w:r>
          </w:p>
          <w:p w14:paraId="34DB3963" w14:textId="77777777" w:rsidR="003D49FF" w:rsidRDefault="003D49FF" w:rsidP="00F10D1C">
            <w:pPr>
              <w:pStyle w:val="Listenabsatz"/>
              <w:ind w:left="360"/>
            </w:pPr>
          </w:p>
          <w:p w14:paraId="59354D0D" w14:textId="77777777" w:rsidR="003D49FF" w:rsidRDefault="003D49FF" w:rsidP="00F10D1C">
            <w:pPr>
              <w:pStyle w:val="Listenabsatz"/>
              <w:ind w:left="360"/>
            </w:pPr>
          </w:p>
        </w:tc>
      </w:tr>
      <w:tr w:rsidR="003D49FF" w14:paraId="508E9929" w14:textId="77777777" w:rsidTr="00FE3227">
        <w:tc>
          <w:tcPr>
            <w:tcW w:w="2700" w:type="dxa"/>
          </w:tcPr>
          <w:p w14:paraId="7AADA946" w14:textId="77777777" w:rsidR="003D49FF" w:rsidRDefault="003D49FF" w:rsidP="00F10D1C">
            <w:r>
              <w:t>Bill Me Later (BML)</w:t>
            </w:r>
          </w:p>
        </w:tc>
        <w:tc>
          <w:tcPr>
            <w:tcW w:w="3641" w:type="dxa"/>
          </w:tcPr>
          <w:p w14:paraId="7343D358" w14:textId="77777777" w:rsidR="003D49FF" w:rsidRDefault="003D49FF" w:rsidP="00F10D1C">
            <w:r>
              <w:rPr>
                <w:b/>
              </w:rPr>
              <w:t>0.5</w:t>
            </w:r>
            <w:r w:rsidR="00C5387E">
              <w:t>–</w:t>
            </w:r>
            <w:r>
              <w:t xml:space="preserve"> Person Day</w:t>
            </w:r>
          </w:p>
        </w:tc>
        <w:tc>
          <w:tcPr>
            <w:tcW w:w="3780" w:type="dxa"/>
          </w:tcPr>
          <w:p w14:paraId="0C0FCCFC" w14:textId="77777777" w:rsidR="003D49FF" w:rsidRDefault="003D49FF" w:rsidP="00B6458B">
            <w:pPr>
              <w:pStyle w:val="Listenabsatz"/>
              <w:numPr>
                <w:ilvl w:val="0"/>
                <w:numId w:val="24"/>
              </w:numPr>
            </w:pPr>
            <w:r>
              <w:t>Setup Account with Bill Me Later.</w:t>
            </w:r>
          </w:p>
          <w:p w14:paraId="55379652" w14:textId="77777777" w:rsidR="003D49FF" w:rsidRDefault="003D49FF" w:rsidP="00F10D1C">
            <w:pPr>
              <w:pStyle w:val="Listenabsatz"/>
              <w:ind w:left="360"/>
            </w:pPr>
          </w:p>
        </w:tc>
      </w:tr>
      <w:tr w:rsidR="003D49FF" w14:paraId="746ADA51" w14:textId="77777777" w:rsidTr="00FE3227">
        <w:tc>
          <w:tcPr>
            <w:tcW w:w="2700" w:type="dxa"/>
          </w:tcPr>
          <w:p w14:paraId="09969DC7" w14:textId="77777777" w:rsidR="003D49FF" w:rsidRDefault="003D49FF" w:rsidP="00F10D1C">
            <w:r>
              <w:t>Decision Manager</w:t>
            </w:r>
          </w:p>
        </w:tc>
        <w:tc>
          <w:tcPr>
            <w:tcW w:w="3641" w:type="dxa"/>
          </w:tcPr>
          <w:p w14:paraId="722F93A3" w14:textId="77777777" w:rsidR="003D49FF" w:rsidRDefault="003D49FF" w:rsidP="00F10D1C">
            <w:r>
              <w:rPr>
                <w:b/>
              </w:rPr>
              <w:t>0.5</w:t>
            </w:r>
            <w:r w:rsidR="00C5387E">
              <w:t>–</w:t>
            </w:r>
            <w:r>
              <w:t xml:space="preserve"> Person Day</w:t>
            </w:r>
          </w:p>
          <w:p w14:paraId="263FC4D5" w14:textId="77777777" w:rsidR="003D49FF" w:rsidRDefault="003D49FF" w:rsidP="00F10D1C"/>
        </w:tc>
        <w:tc>
          <w:tcPr>
            <w:tcW w:w="3780" w:type="dxa"/>
          </w:tcPr>
          <w:p w14:paraId="776EF984" w14:textId="77777777" w:rsidR="003D49FF" w:rsidRDefault="003D49FF" w:rsidP="00B6458B">
            <w:pPr>
              <w:pStyle w:val="Listenabsatz"/>
              <w:numPr>
                <w:ilvl w:val="0"/>
                <w:numId w:val="19"/>
              </w:numPr>
            </w:pPr>
            <w:r>
              <w:t>Access to Decision Manager.</w:t>
            </w:r>
          </w:p>
          <w:p w14:paraId="77672A7F" w14:textId="77777777" w:rsidR="003D49FF" w:rsidRDefault="003D49FF" w:rsidP="00B6458B">
            <w:pPr>
              <w:pStyle w:val="Listenabsatz"/>
              <w:numPr>
                <w:ilvl w:val="0"/>
                <w:numId w:val="19"/>
              </w:numPr>
            </w:pPr>
            <w:r>
              <w:t>Business rules are defined.</w:t>
            </w:r>
          </w:p>
          <w:p w14:paraId="4BD6398E" w14:textId="77777777" w:rsidR="003D49FF" w:rsidRDefault="003D49FF" w:rsidP="00B6458B">
            <w:pPr>
              <w:pStyle w:val="Listenabsatz"/>
              <w:numPr>
                <w:ilvl w:val="0"/>
                <w:numId w:val="19"/>
              </w:numPr>
            </w:pPr>
            <w:r>
              <w:t xml:space="preserve">Order status notification URL pointing to Cybersource-NewDecision pipeline is defined. </w:t>
            </w:r>
          </w:p>
        </w:tc>
      </w:tr>
      <w:tr w:rsidR="00C13640" w14:paraId="28943FA9" w14:textId="77777777" w:rsidTr="00FE3227">
        <w:tc>
          <w:tcPr>
            <w:tcW w:w="2700" w:type="dxa"/>
          </w:tcPr>
          <w:p w14:paraId="42465E8B" w14:textId="77777777" w:rsidR="00C13640" w:rsidRPr="00EF13B0" w:rsidRDefault="00C13640" w:rsidP="00F10D1C">
            <w:r w:rsidRPr="00EF13B0">
              <w:t>Payment Tokenization</w:t>
            </w:r>
            <w:r w:rsidR="00FD2BE9" w:rsidRPr="00EF13B0">
              <w:t>*</w:t>
            </w:r>
          </w:p>
        </w:tc>
        <w:tc>
          <w:tcPr>
            <w:tcW w:w="3641" w:type="dxa"/>
          </w:tcPr>
          <w:p w14:paraId="20A5E3EC" w14:textId="77777777" w:rsidR="00C13640" w:rsidRPr="00EF13B0" w:rsidRDefault="00C13640" w:rsidP="00F10D1C">
            <w:r w:rsidRPr="00EF13B0">
              <w:rPr>
                <w:b/>
              </w:rPr>
              <w:t>0.5</w:t>
            </w:r>
            <w:r w:rsidR="00C5387E">
              <w:t>–</w:t>
            </w:r>
            <w:r w:rsidRPr="00EF13B0">
              <w:t xml:space="preserve"> Person Day</w:t>
            </w:r>
          </w:p>
          <w:p w14:paraId="17259E04" w14:textId="77777777" w:rsidR="00C13640" w:rsidRPr="00EF13B0" w:rsidRDefault="00C13640" w:rsidP="00F10D1C">
            <w:r w:rsidRPr="00EF13B0">
              <w:t>+</w:t>
            </w:r>
          </w:p>
          <w:p w14:paraId="192BCBA8" w14:textId="77777777" w:rsidR="00C13640" w:rsidRPr="00EF13B0" w:rsidRDefault="00C13640" w:rsidP="00F10D1C">
            <w:pPr>
              <w:rPr>
                <w:b/>
              </w:rPr>
            </w:pPr>
            <w:r w:rsidRPr="00EF13B0">
              <w:t>Depends on customization needs</w:t>
            </w:r>
          </w:p>
        </w:tc>
        <w:tc>
          <w:tcPr>
            <w:tcW w:w="3780" w:type="dxa"/>
          </w:tcPr>
          <w:p w14:paraId="4030BB75" w14:textId="77777777" w:rsidR="00C13640" w:rsidRPr="00EF13B0" w:rsidRDefault="00C13640" w:rsidP="00B6458B">
            <w:pPr>
              <w:pStyle w:val="Listenabsatz"/>
              <w:numPr>
                <w:ilvl w:val="0"/>
                <w:numId w:val="19"/>
              </w:numPr>
            </w:pPr>
            <w:r w:rsidRPr="00EF13B0">
              <w:t>Initial Cartridge Setup</w:t>
            </w:r>
          </w:p>
        </w:tc>
      </w:tr>
      <w:tr w:rsidR="00030D59" w14:paraId="0FFD5564" w14:textId="77777777" w:rsidTr="00FE3227">
        <w:tc>
          <w:tcPr>
            <w:tcW w:w="2700" w:type="dxa"/>
          </w:tcPr>
          <w:p w14:paraId="5A5B0D29" w14:textId="77777777" w:rsidR="00030D59" w:rsidRPr="00EF13B0" w:rsidRDefault="00030D59" w:rsidP="00F10D1C">
            <w:r w:rsidRPr="00EF13B0">
              <w:t>Payer Authentication</w:t>
            </w:r>
          </w:p>
        </w:tc>
        <w:tc>
          <w:tcPr>
            <w:tcW w:w="3641" w:type="dxa"/>
          </w:tcPr>
          <w:p w14:paraId="7214C4C5" w14:textId="77777777" w:rsidR="00030D59" w:rsidRPr="00EF13B0" w:rsidRDefault="00030D59" w:rsidP="00030D59">
            <w:r w:rsidRPr="00EF13B0">
              <w:rPr>
                <w:b/>
              </w:rPr>
              <w:t>1</w:t>
            </w:r>
            <w:r w:rsidR="006A3C97" w:rsidRPr="00EF13B0">
              <w:rPr>
                <w:b/>
              </w:rPr>
              <w:t>.5</w:t>
            </w:r>
            <w:r w:rsidR="00C5387E">
              <w:t>–</w:t>
            </w:r>
            <w:r w:rsidRPr="00EF13B0">
              <w:t xml:space="preserve"> Person Day</w:t>
            </w:r>
          </w:p>
        </w:tc>
        <w:tc>
          <w:tcPr>
            <w:tcW w:w="3780" w:type="dxa"/>
          </w:tcPr>
          <w:p w14:paraId="21CDA278" w14:textId="77777777" w:rsidR="00030D59" w:rsidRPr="00EF13B0" w:rsidRDefault="00030D59" w:rsidP="00B6458B">
            <w:pPr>
              <w:pStyle w:val="Listenabsatz"/>
              <w:numPr>
                <w:ilvl w:val="0"/>
                <w:numId w:val="19"/>
              </w:numPr>
            </w:pPr>
            <w:r w:rsidRPr="00EF13B0">
              <w:t>Initial Cartridge setup</w:t>
            </w:r>
          </w:p>
          <w:p w14:paraId="68DE9475" w14:textId="77777777" w:rsidR="00030D59" w:rsidRPr="00EF13B0" w:rsidRDefault="00030D59" w:rsidP="00B6458B">
            <w:pPr>
              <w:pStyle w:val="Listenabsatz"/>
              <w:numPr>
                <w:ilvl w:val="0"/>
                <w:numId w:val="19"/>
              </w:numPr>
            </w:pPr>
            <w:r w:rsidRPr="00EF13B0">
              <w:t>Update CoPlaceOrder-HandlePayments pipeline</w:t>
            </w:r>
          </w:p>
          <w:p w14:paraId="3DF2358E" w14:textId="77777777" w:rsidR="009B4297" w:rsidRPr="00EF13B0" w:rsidRDefault="009B4297" w:rsidP="00B6458B">
            <w:pPr>
              <w:pStyle w:val="Listenabsatz"/>
              <w:numPr>
                <w:ilvl w:val="0"/>
                <w:numId w:val="19"/>
              </w:numPr>
            </w:pPr>
            <w:r w:rsidRPr="00EF13B0">
              <w:t>Handle error scenarios in merchant specific ways</w:t>
            </w:r>
          </w:p>
        </w:tc>
      </w:tr>
      <w:tr w:rsidR="00FE3227" w14:paraId="1CCCA632" w14:textId="77777777" w:rsidTr="00FE3227">
        <w:tc>
          <w:tcPr>
            <w:tcW w:w="2700" w:type="dxa"/>
          </w:tcPr>
          <w:p w14:paraId="04C197C7" w14:textId="77777777" w:rsidR="00FE3227" w:rsidRPr="00EF13B0" w:rsidRDefault="00FE3227" w:rsidP="00FF1FE6">
            <w:r>
              <w:lastRenderedPageBreak/>
              <w:t>V.me Initial Cartridge setup</w:t>
            </w:r>
          </w:p>
        </w:tc>
        <w:tc>
          <w:tcPr>
            <w:tcW w:w="3641" w:type="dxa"/>
          </w:tcPr>
          <w:p w14:paraId="11E8547C" w14:textId="77777777" w:rsidR="00FE3227" w:rsidRPr="00EF13B0" w:rsidRDefault="00FE3227" w:rsidP="00FF1FE6">
            <w:pPr>
              <w:rPr>
                <w:b/>
              </w:rPr>
            </w:pPr>
            <w:r w:rsidRPr="00EF13B0">
              <w:rPr>
                <w:b/>
              </w:rPr>
              <w:t>0.5</w:t>
            </w:r>
            <w:r>
              <w:t>–</w:t>
            </w:r>
            <w:r w:rsidRPr="00EF13B0">
              <w:t xml:space="preserve"> Person Day</w:t>
            </w:r>
          </w:p>
        </w:tc>
        <w:tc>
          <w:tcPr>
            <w:tcW w:w="3780" w:type="dxa"/>
          </w:tcPr>
          <w:p w14:paraId="18FDCC73" w14:textId="77777777" w:rsidR="00FE3227" w:rsidRDefault="00FE3227" w:rsidP="00B6458B">
            <w:pPr>
              <w:pStyle w:val="Listenabsatz"/>
              <w:numPr>
                <w:ilvl w:val="0"/>
                <w:numId w:val="19"/>
              </w:numPr>
            </w:pPr>
            <w:r>
              <w:t>Cartridge is available</w:t>
            </w:r>
          </w:p>
          <w:p w14:paraId="5B99227B" w14:textId="77777777" w:rsidR="00FE3227" w:rsidRPr="00EF13B0" w:rsidRDefault="00FE3227" w:rsidP="00B6458B">
            <w:pPr>
              <w:pStyle w:val="Listenabsatz"/>
              <w:numPr>
                <w:ilvl w:val="0"/>
                <w:numId w:val="19"/>
              </w:numPr>
            </w:pPr>
            <w:r>
              <w:t>Merchant account on CyberSource servers is setup for V.me integration</w:t>
            </w:r>
          </w:p>
        </w:tc>
      </w:tr>
      <w:tr w:rsidR="00FE3227" w14:paraId="6157E0EB" w14:textId="77777777" w:rsidTr="00FE3227">
        <w:tc>
          <w:tcPr>
            <w:tcW w:w="2700" w:type="dxa"/>
          </w:tcPr>
          <w:p w14:paraId="72109A03" w14:textId="77777777" w:rsidR="00FE3227" w:rsidRDefault="00FE3227" w:rsidP="00FF1FE6">
            <w:r>
              <w:t>V.me integration on Cart Page</w:t>
            </w:r>
          </w:p>
        </w:tc>
        <w:tc>
          <w:tcPr>
            <w:tcW w:w="3641" w:type="dxa"/>
          </w:tcPr>
          <w:p w14:paraId="01F15ABB" w14:textId="77777777" w:rsidR="00FE3227" w:rsidRPr="00EF13B0" w:rsidRDefault="00FE3227" w:rsidP="00FF1FE6">
            <w:pPr>
              <w:rPr>
                <w:b/>
              </w:rPr>
            </w:pPr>
            <w:r>
              <w:rPr>
                <w:b/>
              </w:rPr>
              <w:t>1.0</w:t>
            </w:r>
            <w:r>
              <w:t>–</w:t>
            </w:r>
            <w:r w:rsidRPr="00EF13B0">
              <w:t xml:space="preserve"> Person Day</w:t>
            </w:r>
          </w:p>
        </w:tc>
        <w:tc>
          <w:tcPr>
            <w:tcW w:w="3780" w:type="dxa"/>
          </w:tcPr>
          <w:p w14:paraId="2332724E" w14:textId="77777777" w:rsidR="00FE3227" w:rsidRDefault="00FE3227" w:rsidP="00B6458B">
            <w:pPr>
              <w:pStyle w:val="Listenabsatz"/>
              <w:numPr>
                <w:ilvl w:val="0"/>
                <w:numId w:val="19"/>
              </w:numPr>
            </w:pPr>
            <w:r w:rsidRPr="00EF13B0">
              <w:t>Initial Cartridge Setup</w:t>
            </w:r>
          </w:p>
        </w:tc>
      </w:tr>
      <w:tr w:rsidR="00FE3227" w14:paraId="1D8CBADB" w14:textId="77777777" w:rsidTr="00FE3227">
        <w:tc>
          <w:tcPr>
            <w:tcW w:w="2700" w:type="dxa"/>
          </w:tcPr>
          <w:p w14:paraId="035C8C43" w14:textId="77777777" w:rsidR="00FE3227" w:rsidRDefault="00FE3227" w:rsidP="00FF1FE6">
            <w:r>
              <w:t>V.me integration on Payment Page</w:t>
            </w:r>
          </w:p>
        </w:tc>
        <w:tc>
          <w:tcPr>
            <w:tcW w:w="3641" w:type="dxa"/>
          </w:tcPr>
          <w:p w14:paraId="107DA79B" w14:textId="77777777" w:rsidR="00FE3227" w:rsidRPr="00EF13B0" w:rsidRDefault="00FE3227" w:rsidP="00FF1FE6">
            <w:pPr>
              <w:rPr>
                <w:b/>
              </w:rPr>
            </w:pPr>
            <w:r>
              <w:rPr>
                <w:b/>
              </w:rPr>
              <w:t>1.0</w:t>
            </w:r>
            <w:r>
              <w:t>–</w:t>
            </w:r>
            <w:r w:rsidRPr="00EF13B0">
              <w:t xml:space="preserve"> Person Day</w:t>
            </w:r>
          </w:p>
        </w:tc>
        <w:tc>
          <w:tcPr>
            <w:tcW w:w="3780" w:type="dxa"/>
          </w:tcPr>
          <w:p w14:paraId="3F93A0CD" w14:textId="77777777" w:rsidR="00FE3227" w:rsidRDefault="00FE3227" w:rsidP="00B6458B">
            <w:pPr>
              <w:pStyle w:val="Listenabsatz"/>
              <w:numPr>
                <w:ilvl w:val="0"/>
                <w:numId w:val="19"/>
              </w:numPr>
            </w:pPr>
            <w:r w:rsidRPr="00EF13B0">
              <w:t>Initial Cartridge Setup</w:t>
            </w:r>
          </w:p>
        </w:tc>
      </w:tr>
    </w:tbl>
    <w:p w14:paraId="3AE929FE" w14:textId="77777777" w:rsidR="003D49FF" w:rsidRDefault="003D49FF" w:rsidP="003D49FF"/>
    <w:p w14:paraId="1DFCC539" w14:textId="77777777" w:rsidR="003D49FF" w:rsidRDefault="003D49FF" w:rsidP="003D49FF">
      <w:pPr>
        <w:rPr>
          <w:b/>
        </w:rPr>
      </w:pPr>
      <w:r>
        <w:t>*</w:t>
      </w:r>
      <w:r>
        <w:rPr>
          <w:b/>
        </w:rPr>
        <w:t>Note that because customized user interface elements are completely dependent on merchant specification, the time required to interact with the customer to correct address information or confirm standardized address format corrections, is not included</w:t>
      </w:r>
      <w:proofErr w:type="gramStart"/>
      <w:r>
        <w:rPr>
          <w:b/>
        </w:rPr>
        <w:t>;  only</w:t>
      </w:r>
      <w:proofErr w:type="gramEnd"/>
      <w:r>
        <w:rPr>
          <w:b/>
        </w:rPr>
        <w:t xml:space="preserve"> the time required to integrate with the web services is included, with minimal testing and simplified validation handling, ie. </w:t>
      </w:r>
      <w:r w:rsidR="00C5387E">
        <w:rPr>
          <w:b/>
        </w:rPr>
        <w:t>A</w:t>
      </w:r>
      <w:r>
        <w:rPr>
          <w:b/>
        </w:rPr>
        <w:t>utomatically make correction to a customer address, as per validation response.</w:t>
      </w:r>
    </w:p>
    <w:p w14:paraId="0526EE48" w14:textId="77777777" w:rsidR="001E2C08" w:rsidRDefault="0087333B" w:rsidP="001E2C08">
      <w:pPr>
        <w:pStyle w:val="Heading2"/>
      </w:pPr>
      <w:bookmarkStart w:id="228" w:name="_Toc368651187"/>
      <w:bookmarkStart w:id="229" w:name="_Toc391039108"/>
      <w:r>
        <w:t>Pre Production Steps</w:t>
      </w:r>
      <w:bookmarkEnd w:id="228"/>
      <w:bookmarkEnd w:id="229"/>
    </w:p>
    <w:p w14:paraId="418FFA13" w14:textId="77777777" w:rsidR="001E2C08" w:rsidRDefault="000762E7" w:rsidP="009D2C87">
      <w:pPr>
        <w:pStyle w:val="BodyText"/>
      </w:pPr>
      <w:r>
        <w:t xml:space="preserve">In order to avoid misuse of unit testing pipelines on production instances it is advised to make following pipelines </w:t>
      </w:r>
      <w:r w:rsidRPr="00A77552">
        <w:rPr>
          <w:color w:val="FF0000"/>
        </w:rPr>
        <w:t>private</w:t>
      </w:r>
      <w:r>
        <w:t xml:space="preserve"> before pushing code to production instances.</w:t>
      </w:r>
    </w:p>
    <w:p w14:paraId="4B799467" w14:textId="77777777" w:rsidR="000762E7" w:rsidRDefault="000762E7" w:rsidP="009D2C87">
      <w:pPr>
        <w:pStyle w:val="BodyText"/>
      </w:pPr>
      <w:r>
        <w:t>CybersourceUnitTesting-TestBMLAuth</w:t>
      </w:r>
    </w:p>
    <w:p w14:paraId="123F03AB" w14:textId="77777777" w:rsidR="000762E7" w:rsidRDefault="000762E7" w:rsidP="009D2C87">
      <w:pPr>
        <w:pStyle w:val="BodyText"/>
      </w:pPr>
      <w:r>
        <w:t>CybersourceUnitTesting-TestCCAuth</w:t>
      </w:r>
    </w:p>
    <w:p w14:paraId="167C7F34" w14:textId="77777777" w:rsidR="000762E7" w:rsidRDefault="000762E7" w:rsidP="009D2C87">
      <w:pPr>
        <w:pStyle w:val="BodyText"/>
      </w:pPr>
      <w:r>
        <w:t>CybersourceUnitTesting-TestTax</w:t>
      </w:r>
    </w:p>
    <w:p w14:paraId="4128BDB1" w14:textId="77777777" w:rsidR="000762E7" w:rsidRDefault="000762E7" w:rsidP="009D2C87">
      <w:pPr>
        <w:pStyle w:val="BodyText"/>
      </w:pPr>
      <w:r>
        <w:t>CybersourceUnitTesting-TestDAVCheck</w:t>
      </w:r>
    </w:p>
    <w:p w14:paraId="5301F3EF" w14:textId="77777777" w:rsidR="000762E7" w:rsidRDefault="000762E7" w:rsidP="009D2C87">
      <w:pPr>
        <w:pStyle w:val="BodyText"/>
      </w:pPr>
      <w:r>
        <w:t>CybersourceUnitTesting-TestPA</w:t>
      </w:r>
    </w:p>
    <w:p w14:paraId="0CF8005A" w14:textId="77777777" w:rsidR="000762E7" w:rsidRDefault="000762E7" w:rsidP="009D2C87">
      <w:pPr>
        <w:pStyle w:val="BodyText"/>
      </w:pPr>
      <w:r>
        <w:t>CybersourceUnitTesting-TestFingerprint</w:t>
      </w:r>
    </w:p>
    <w:p w14:paraId="21323F16" w14:textId="77777777" w:rsidR="000762E7" w:rsidRDefault="001B2571" w:rsidP="009D2C87">
      <w:pPr>
        <w:pStyle w:val="BodyText"/>
      </w:pPr>
      <w:r>
        <w:t>Cybersource_Subscription-Start</w:t>
      </w:r>
    </w:p>
    <w:p w14:paraId="1FAADFEC" w14:textId="77777777" w:rsidR="001B2571" w:rsidRDefault="001B2571" w:rsidP="009D2C87">
      <w:pPr>
        <w:pStyle w:val="BodyText"/>
      </w:pPr>
      <w:r>
        <w:t>Cybersource_Subscription-</w:t>
      </w:r>
      <w:r w:rsidR="001C4A36">
        <w:t>CreateSubscription</w:t>
      </w:r>
    </w:p>
    <w:p w14:paraId="795D2BA9" w14:textId="77777777" w:rsidR="001C4A36" w:rsidRDefault="001C4A36" w:rsidP="009D2C87">
      <w:pPr>
        <w:pStyle w:val="BodyText"/>
      </w:pPr>
      <w:r>
        <w:t>Cybersource_Subscription-ViewSubscription</w:t>
      </w:r>
    </w:p>
    <w:p w14:paraId="0660E4D0" w14:textId="77777777" w:rsidR="001C4A36" w:rsidRDefault="001C4A36" w:rsidP="009D2C87">
      <w:pPr>
        <w:pStyle w:val="BodyText"/>
      </w:pPr>
      <w:r>
        <w:t>Cybersource_Subscription-UpdateSubscription</w:t>
      </w:r>
    </w:p>
    <w:p w14:paraId="4E36C120" w14:textId="77777777" w:rsidR="001C4A36" w:rsidRDefault="001C4A36" w:rsidP="009D2C87">
      <w:pPr>
        <w:pStyle w:val="BodyText"/>
      </w:pPr>
      <w:r>
        <w:t>Cybersource_Subscription-DeleteSubscription</w:t>
      </w:r>
    </w:p>
    <w:p w14:paraId="259BBFFE" w14:textId="77777777" w:rsidR="001C4A36" w:rsidRDefault="001C4A36" w:rsidP="009D2C87">
      <w:pPr>
        <w:pStyle w:val="BodyText"/>
      </w:pPr>
      <w:r>
        <w:t>Cybersource_Subscription-OnDemandPayment</w:t>
      </w:r>
    </w:p>
    <w:p w14:paraId="6321452B" w14:textId="77777777" w:rsidR="001C4A36" w:rsidRDefault="001C4A36" w:rsidP="009D2C87">
      <w:pPr>
        <w:pStyle w:val="BodyText"/>
      </w:pPr>
      <w:r>
        <w:t>Cybersource_Services-Start</w:t>
      </w:r>
    </w:p>
    <w:p w14:paraId="0E6770EB" w14:textId="77777777" w:rsidR="00545819" w:rsidRDefault="001C4A36" w:rsidP="009D2C87">
      <w:pPr>
        <w:pStyle w:val="BodyText"/>
      </w:pPr>
      <w:r>
        <w:t>Cybersource_Services-Reversal</w:t>
      </w:r>
    </w:p>
    <w:p w14:paraId="3163A93C" w14:textId="77777777" w:rsidR="00545819" w:rsidRDefault="00545819">
      <w:pPr>
        <w:rPr>
          <w:b/>
          <w:bCs/>
          <w:color w:val="000000" w:themeColor="text1"/>
        </w:rPr>
      </w:pPr>
      <w:r>
        <w:br w:type="page"/>
      </w:r>
    </w:p>
    <w:p w14:paraId="57602FAC" w14:textId="77777777" w:rsidR="00545819" w:rsidRDefault="00545819" w:rsidP="009D2C87">
      <w:pPr>
        <w:pStyle w:val="BodyText"/>
      </w:pPr>
      <w:r>
        <w:lastRenderedPageBreak/>
        <w:t>CybersourceUnitTesting-</w:t>
      </w:r>
      <w:r w:rsidRPr="00C10DE6">
        <w:t>TestVmeAuth</w:t>
      </w:r>
    </w:p>
    <w:p w14:paraId="2011C143" w14:textId="77777777" w:rsidR="00545819" w:rsidRDefault="00545819" w:rsidP="009D2C87">
      <w:pPr>
        <w:pStyle w:val="BodyText"/>
      </w:pPr>
      <w:r>
        <w:t>CybersourceUnitTesting-</w:t>
      </w:r>
      <w:r w:rsidRPr="00C10DE6">
        <w:t>TestVmeGetCheckoutDetails</w:t>
      </w:r>
    </w:p>
    <w:p w14:paraId="642FF0C5" w14:textId="77777777" w:rsidR="00545819" w:rsidRDefault="00545819" w:rsidP="009D2C87">
      <w:pPr>
        <w:pStyle w:val="BodyText"/>
      </w:pPr>
      <w:r>
        <w:t>CybersourceUnitTesting-</w:t>
      </w:r>
      <w:r w:rsidRPr="00C10DE6">
        <w:t>TestVmeConfirmPurchase</w:t>
      </w:r>
    </w:p>
    <w:p w14:paraId="1E348FB5" w14:textId="77777777" w:rsidR="00545819" w:rsidRDefault="00545819" w:rsidP="009D2C87">
      <w:pPr>
        <w:pStyle w:val="BodyText"/>
      </w:pPr>
      <w:r>
        <w:t>CybersourceUnitTesting-</w:t>
      </w:r>
      <w:r w:rsidRPr="00C10DE6">
        <w:t>StartVme</w:t>
      </w:r>
    </w:p>
    <w:p w14:paraId="6179D9EF" w14:textId="77777777" w:rsidR="00545819" w:rsidRDefault="00545819" w:rsidP="009D2C87">
      <w:pPr>
        <w:pStyle w:val="BodyText"/>
      </w:pPr>
      <w:r>
        <w:t>CybersourceUnitTesting-</w:t>
      </w:r>
      <w:r w:rsidRPr="00C10DE6">
        <w:t>TestVmeAuthReversalRequest</w:t>
      </w:r>
    </w:p>
    <w:p w14:paraId="1AAA9518" w14:textId="77777777" w:rsidR="00545819" w:rsidRDefault="00545819" w:rsidP="009D2C87">
      <w:pPr>
        <w:pStyle w:val="BodyText"/>
      </w:pPr>
      <w:r>
        <w:t>CybersourceUnitTesting-</w:t>
      </w:r>
      <w:r w:rsidRPr="00C10DE6">
        <w:t>TestVmeCaptureRequest</w:t>
      </w:r>
    </w:p>
    <w:p w14:paraId="1D268972" w14:textId="77777777" w:rsidR="00545819" w:rsidRDefault="00545819" w:rsidP="009D2C87">
      <w:pPr>
        <w:pStyle w:val="BodyText"/>
      </w:pPr>
      <w:r>
        <w:t>CybersourceUnitTesting-</w:t>
      </w:r>
      <w:r w:rsidRPr="00C10DE6">
        <w:t>TestVmeRefundRequest</w:t>
      </w:r>
    </w:p>
    <w:p w14:paraId="6A739814" w14:textId="77777777" w:rsidR="00545819" w:rsidRDefault="00545819" w:rsidP="009D2C87">
      <w:pPr>
        <w:pStyle w:val="BodyText"/>
      </w:pPr>
      <w:r>
        <w:t>CybersourceUnitTesting-</w:t>
      </w:r>
      <w:r w:rsidRPr="00C10DE6">
        <w:t>TestVmeInitiateService</w:t>
      </w:r>
    </w:p>
    <w:p w14:paraId="6F9E23E9" w14:textId="77777777" w:rsidR="003258DA" w:rsidRDefault="003258DA" w:rsidP="009D2C87">
      <w:pPr>
        <w:pStyle w:val="BodyText"/>
      </w:pPr>
      <w:r>
        <w:t>CybersourceUnitTesting-</w:t>
      </w:r>
      <w:r w:rsidRPr="003258DA">
        <w:t>StartPOS</w:t>
      </w:r>
    </w:p>
    <w:p w14:paraId="20D48A06" w14:textId="77777777" w:rsidR="001C4A36" w:rsidRPr="001E2C08" w:rsidRDefault="001C4A36" w:rsidP="009D2C87">
      <w:pPr>
        <w:pStyle w:val="BodyText"/>
      </w:pPr>
    </w:p>
    <w:p w14:paraId="14BFBCB5" w14:textId="77777777" w:rsidR="003D49FF" w:rsidRDefault="003D49FF" w:rsidP="003D49FF">
      <w:pPr>
        <w:rPr>
          <w:b/>
        </w:rPr>
      </w:pPr>
    </w:p>
    <w:p w14:paraId="1AB72BE5" w14:textId="77777777" w:rsidR="003D49FF" w:rsidRDefault="003D49FF" w:rsidP="003D49FF">
      <w:r>
        <w:rPr>
          <w:b/>
        </w:rPr>
        <w:br w:type="page"/>
      </w:r>
    </w:p>
    <w:p w14:paraId="001BB641" w14:textId="77777777" w:rsidR="003D49FF" w:rsidRDefault="003D49FF" w:rsidP="003D49FF">
      <w:pPr>
        <w:pStyle w:val="Heading1"/>
        <w:framePr w:wrap="notBeside"/>
      </w:pPr>
      <w:bookmarkStart w:id="230" w:name="_Toc368651188"/>
      <w:bookmarkStart w:id="231" w:name="_Toc391039109"/>
      <w:r>
        <w:lastRenderedPageBreak/>
        <w:t>CyberSource Site Preferences</w:t>
      </w:r>
      <w:bookmarkEnd w:id="230"/>
      <w:bookmarkEnd w:id="231"/>
    </w:p>
    <w:p w14:paraId="422B88B8" w14:textId="77777777" w:rsidR="003D49FF" w:rsidRDefault="003D49FF" w:rsidP="003D49FF">
      <w:pPr>
        <w:pStyle w:val="Heading5"/>
      </w:pPr>
      <w:r>
        <w:t>Site preference and description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20"/>
        <w:gridCol w:w="6660"/>
      </w:tblGrid>
      <w:tr w:rsidR="003D49FF" w14:paraId="169744FD" w14:textId="77777777" w:rsidTr="00F10D1C">
        <w:trPr>
          <w:trHeight w:val="197"/>
        </w:trPr>
        <w:tc>
          <w:tcPr>
            <w:tcW w:w="3420" w:type="dxa"/>
            <w:shd w:val="clear" w:color="auto" w:fill="EEECE1"/>
          </w:tcPr>
          <w:p w14:paraId="1B28E206" w14:textId="77777777" w:rsidR="003D49FF" w:rsidRDefault="003D49FF" w:rsidP="00F10D1C">
            <w:pPr>
              <w:pStyle w:val="Heading4"/>
              <w:spacing w:before="0" w:after="0"/>
              <w:rPr>
                <w:rFonts w:ascii="Calibri" w:hAnsi="Calibri"/>
                <w:sz w:val="22"/>
              </w:rPr>
            </w:pPr>
            <w:r>
              <w:rPr>
                <w:rFonts w:ascii="Calibri" w:hAnsi="Calibri"/>
                <w:sz w:val="22"/>
              </w:rPr>
              <w:t>Site Preferences</w:t>
            </w:r>
          </w:p>
        </w:tc>
        <w:tc>
          <w:tcPr>
            <w:tcW w:w="6660" w:type="dxa"/>
            <w:shd w:val="clear" w:color="auto" w:fill="EEECE1"/>
          </w:tcPr>
          <w:p w14:paraId="0A73C69E" w14:textId="77777777" w:rsidR="003D49FF" w:rsidRDefault="003D49FF" w:rsidP="00F10D1C">
            <w:pPr>
              <w:pStyle w:val="Heading4"/>
              <w:spacing w:before="0" w:after="0"/>
              <w:rPr>
                <w:rFonts w:ascii="Calibri" w:hAnsi="Calibri"/>
                <w:sz w:val="22"/>
              </w:rPr>
            </w:pPr>
            <w:r>
              <w:rPr>
                <w:rFonts w:ascii="Calibri" w:hAnsi="Calibri"/>
                <w:sz w:val="22"/>
              </w:rPr>
              <w:t>Description</w:t>
            </w:r>
          </w:p>
        </w:tc>
      </w:tr>
      <w:tr w:rsidR="003D49FF" w14:paraId="4C076B36" w14:textId="77777777" w:rsidTr="00F10D1C">
        <w:tc>
          <w:tcPr>
            <w:tcW w:w="3420" w:type="dxa"/>
          </w:tcPr>
          <w:p w14:paraId="443E4A1E" w14:textId="77777777" w:rsidR="003D49FF" w:rsidRPr="00DA1750"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Merchant </w:t>
            </w:r>
            <w:proofErr w:type="gramStart"/>
            <w:r w:rsidRPr="00DA1750">
              <w:rPr>
                <w:rFonts w:ascii="Courier New" w:hAnsi="Courier New" w:cs="Courier New"/>
                <w:b w:val="0"/>
                <w:iCs/>
                <w:sz w:val="20"/>
              </w:rPr>
              <w:t>Id(</w:t>
            </w:r>
            <w:proofErr w:type="gramEnd"/>
            <w:r w:rsidR="003D49FF">
              <w:rPr>
                <w:rFonts w:ascii="Courier New" w:hAnsi="Courier New" w:cs="Courier New"/>
                <w:b w:val="0"/>
                <w:iCs/>
                <w:sz w:val="20"/>
              </w:rPr>
              <w:t>CsMerchantId</w:t>
            </w:r>
            <w:r>
              <w:rPr>
                <w:rFonts w:ascii="Courier New" w:hAnsi="Courier New" w:cs="Courier New"/>
                <w:b w:val="0"/>
                <w:iCs/>
                <w:sz w:val="20"/>
              </w:rPr>
              <w:t>)</w:t>
            </w:r>
          </w:p>
        </w:tc>
        <w:tc>
          <w:tcPr>
            <w:tcW w:w="6660" w:type="dxa"/>
          </w:tcPr>
          <w:p w14:paraId="24AE412F"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Merchant ID</w:t>
            </w:r>
          </w:p>
        </w:tc>
      </w:tr>
      <w:tr w:rsidR="003D49FF" w14:paraId="545CA7BB" w14:textId="77777777" w:rsidTr="00F10D1C">
        <w:tc>
          <w:tcPr>
            <w:tcW w:w="3420" w:type="dxa"/>
          </w:tcPr>
          <w:p w14:paraId="53A8C6DD" w14:textId="77777777" w:rsidR="003D49FF" w:rsidRPr="00DA1750"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Merchant </w:t>
            </w:r>
            <w:proofErr w:type="gramStart"/>
            <w:r w:rsidRPr="00DA1750">
              <w:rPr>
                <w:rFonts w:ascii="Courier New" w:hAnsi="Courier New" w:cs="Courier New"/>
                <w:b w:val="0"/>
                <w:iCs/>
                <w:sz w:val="20"/>
              </w:rPr>
              <w:t>Key(</w:t>
            </w:r>
            <w:proofErr w:type="gramEnd"/>
            <w:r w:rsidR="003D49FF">
              <w:rPr>
                <w:rFonts w:ascii="Courier New" w:hAnsi="Courier New" w:cs="Courier New"/>
                <w:b w:val="0"/>
                <w:iCs/>
                <w:sz w:val="20"/>
              </w:rPr>
              <w:t>CsSecurityKey</w:t>
            </w:r>
            <w:r>
              <w:rPr>
                <w:rFonts w:ascii="Courier New" w:hAnsi="Courier New" w:cs="Courier New"/>
                <w:b w:val="0"/>
                <w:iCs/>
                <w:sz w:val="20"/>
              </w:rPr>
              <w:t>)</w:t>
            </w:r>
          </w:p>
        </w:tc>
        <w:tc>
          <w:tcPr>
            <w:tcW w:w="6660" w:type="dxa"/>
          </w:tcPr>
          <w:p w14:paraId="0CE1FABC"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Security Key</w:t>
            </w:r>
          </w:p>
        </w:tc>
      </w:tr>
      <w:tr w:rsidR="003D49FF" w14:paraId="045DFBA2" w14:textId="77777777" w:rsidTr="00F10D1C">
        <w:tc>
          <w:tcPr>
            <w:tcW w:w="3420" w:type="dxa"/>
          </w:tcPr>
          <w:p w14:paraId="019B9BEF" w14:textId="77777777" w:rsidR="003D49FF" w:rsidRPr="00DA1750" w:rsidRDefault="000D4247" w:rsidP="00F10D1C">
            <w:pPr>
              <w:pStyle w:val="Heading4"/>
              <w:spacing w:before="0" w:after="0"/>
              <w:rPr>
                <w:rFonts w:ascii="Courier New" w:hAnsi="Courier New" w:cs="Courier New"/>
                <w:b w:val="0"/>
                <w:iCs/>
                <w:sz w:val="20"/>
              </w:rPr>
            </w:pPr>
            <w:proofErr w:type="gramStart"/>
            <w:r w:rsidRPr="00DA1750">
              <w:rPr>
                <w:rFonts w:ascii="Courier New" w:hAnsi="Courier New" w:cs="Courier New"/>
                <w:b w:val="0"/>
                <w:iCs/>
                <w:sz w:val="20"/>
              </w:rPr>
              <w:t>CyberSourceEndpoint(</w:t>
            </w:r>
            <w:proofErr w:type="gramEnd"/>
            <w:r w:rsidR="003D49FF">
              <w:rPr>
                <w:rFonts w:ascii="Courier New" w:hAnsi="Courier New" w:cs="Courier New"/>
                <w:b w:val="0"/>
                <w:iCs/>
                <w:sz w:val="20"/>
              </w:rPr>
              <w:t>CsEndpoint</w:t>
            </w:r>
            <w:r>
              <w:rPr>
                <w:rFonts w:ascii="Courier New" w:hAnsi="Courier New" w:cs="Courier New"/>
                <w:b w:val="0"/>
                <w:iCs/>
                <w:sz w:val="20"/>
              </w:rPr>
              <w:t>)</w:t>
            </w:r>
          </w:p>
        </w:tc>
        <w:tc>
          <w:tcPr>
            <w:tcW w:w="6660" w:type="dxa"/>
          </w:tcPr>
          <w:p w14:paraId="49B9E1FC" w14:textId="77777777" w:rsidR="003D49FF" w:rsidRPr="00DA1750" w:rsidRDefault="003D49FF" w:rsidP="009D2C87">
            <w:pPr>
              <w:pStyle w:val="BodyText"/>
            </w:pPr>
            <w:r w:rsidRPr="00DA1750">
              <w:t xml:space="preserve">CyberSource Web service End points: </w:t>
            </w:r>
          </w:p>
          <w:p w14:paraId="7B1F694B" w14:textId="77777777" w:rsidR="003D49FF" w:rsidRPr="00DA1750" w:rsidRDefault="003D49FF" w:rsidP="009D2C87">
            <w:pPr>
              <w:pStyle w:val="BodyText"/>
            </w:pPr>
          </w:p>
          <w:p w14:paraId="7F176B5D" w14:textId="77777777" w:rsidR="003D49FF" w:rsidRPr="00DA1750" w:rsidRDefault="003D49FF" w:rsidP="009D2C87">
            <w:pPr>
              <w:pStyle w:val="BodyText"/>
              <w:rPr>
                <w:rFonts w:ascii="Courier New" w:eastAsia="Times New Roman" w:hAnsi="Courier New" w:cs="Courier New"/>
                <w:iCs/>
                <w:sz w:val="20"/>
                <w:szCs w:val="20"/>
              </w:rPr>
            </w:pPr>
            <w:r w:rsidRPr="00DA1750">
              <w:rPr>
                <w:rFonts w:ascii="Courier New" w:eastAsia="Times New Roman" w:hAnsi="Courier New" w:cs="Courier New"/>
                <w:iCs/>
                <w:sz w:val="20"/>
                <w:szCs w:val="20"/>
              </w:rPr>
              <w:t xml:space="preserve">Test </w:t>
            </w:r>
            <w:hyperlink r:id="rId103" w:history="1">
              <w:r w:rsidR="00C5387E" w:rsidRPr="00DA1750">
                <w:rPr>
                  <w:rFonts w:ascii="Courier New" w:eastAsia="Times New Roman" w:hAnsi="Courier New" w:cs="Courier New"/>
                  <w:iCs/>
                  <w:sz w:val="20"/>
                  <w:szCs w:val="20"/>
                </w:rPr>
                <w:t>https://ics2wstest.ic3.com/commerce/1.x/transactionProcessor</w:t>
              </w:r>
            </w:hyperlink>
          </w:p>
          <w:p w14:paraId="407EB836" w14:textId="77777777" w:rsidR="003D49FF" w:rsidRPr="00DA1750" w:rsidRDefault="003D49FF" w:rsidP="009D2C87">
            <w:pPr>
              <w:pStyle w:val="BodyText"/>
            </w:pPr>
          </w:p>
          <w:p w14:paraId="586DB8F9" w14:textId="77777777" w:rsidR="003D49FF" w:rsidRPr="00DA1750" w:rsidRDefault="003D49FF" w:rsidP="009D2C87">
            <w:pPr>
              <w:pStyle w:val="BodyText"/>
              <w:rPr>
                <w:rFonts w:ascii="Courier New" w:eastAsia="Times New Roman" w:hAnsi="Courier New" w:cs="Courier New"/>
                <w:iCs/>
                <w:sz w:val="20"/>
                <w:szCs w:val="20"/>
              </w:rPr>
            </w:pPr>
            <w:r w:rsidRPr="00DA1750">
              <w:rPr>
                <w:rFonts w:ascii="Courier New" w:eastAsia="Times New Roman" w:hAnsi="Courier New" w:cs="Courier New"/>
                <w:iCs/>
                <w:sz w:val="20"/>
                <w:szCs w:val="20"/>
              </w:rPr>
              <w:t>Prod</w:t>
            </w:r>
            <w:hyperlink r:id="rId104" w:history="1">
              <w:r w:rsidRPr="00DA1750">
                <w:rPr>
                  <w:rFonts w:ascii="Courier New" w:eastAsia="Times New Roman" w:hAnsi="Courier New" w:cs="Courier New"/>
                  <w:iCs/>
                  <w:sz w:val="20"/>
                  <w:szCs w:val="20"/>
                </w:rPr>
                <w:t>https://ics2ws.ic3.com/commerce/1.x/transactionProcessor</w:t>
              </w:r>
            </w:hyperlink>
          </w:p>
        </w:tc>
      </w:tr>
      <w:tr w:rsidR="003D49FF" w14:paraId="2CEAC50A" w14:textId="77777777" w:rsidTr="00F10D1C">
        <w:tc>
          <w:tcPr>
            <w:tcW w:w="3420" w:type="dxa"/>
          </w:tcPr>
          <w:p w14:paraId="248B1ACB" w14:textId="77777777" w:rsidR="003D49FF" w:rsidRPr="00DA1750" w:rsidRDefault="000D4247" w:rsidP="00F10D1C">
            <w:pPr>
              <w:pStyle w:val="Heading4"/>
              <w:spacing w:before="0" w:after="0"/>
              <w:rPr>
                <w:rFonts w:ascii="Courier New" w:hAnsi="Courier New" w:cs="Courier New"/>
                <w:b w:val="0"/>
                <w:iCs/>
                <w:sz w:val="20"/>
              </w:rPr>
            </w:pPr>
            <w:proofErr w:type="gramStart"/>
            <w:r w:rsidRPr="00DA1750">
              <w:rPr>
                <w:rFonts w:ascii="Courier New" w:hAnsi="Courier New" w:cs="Courier New"/>
                <w:b w:val="0"/>
                <w:iCs/>
                <w:sz w:val="20"/>
              </w:rPr>
              <w:t>CyberSourceShipFromCity(</w:t>
            </w:r>
            <w:proofErr w:type="gramEnd"/>
            <w:r w:rsidR="003D49FF">
              <w:rPr>
                <w:rFonts w:ascii="Courier New" w:hAnsi="Courier New" w:cs="Courier New"/>
                <w:b w:val="0"/>
                <w:iCs/>
                <w:sz w:val="20"/>
              </w:rPr>
              <w:t>CsShipFromCity</w:t>
            </w:r>
            <w:r>
              <w:rPr>
                <w:rFonts w:ascii="Courier New" w:hAnsi="Courier New" w:cs="Courier New"/>
                <w:b w:val="0"/>
                <w:iCs/>
                <w:sz w:val="20"/>
              </w:rPr>
              <w:t>)</w:t>
            </w:r>
          </w:p>
        </w:tc>
        <w:tc>
          <w:tcPr>
            <w:tcW w:w="6660" w:type="dxa"/>
          </w:tcPr>
          <w:p w14:paraId="078FA648"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Ship to data if fixed for the site</w:t>
            </w:r>
          </w:p>
        </w:tc>
      </w:tr>
      <w:tr w:rsidR="003D49FF" w14:paraId="722433EB" w14:textId="77777777" w:rsidTr="00F10D1C">
        <w:tc>
          <w:tcPr>
            <w:tcW w:w="3420" w:type="dxa"/>
          </w:tcPr>
          <w:p w14:paraId="4595E2E7" w14:textId="77777777" w:rsidR="003D49FF" w:rsidRPr="00DA1750" w:rsidRDefault="000D4247" w:rsidP="00F10D1C">
            <w:pPr>
              <w:pStyle w:val="Heading4"/>
              <w:spacing w:before="0" w:after="0"/>
              <w:rPr>
                <w:rFonts w:ascii="Courier New" w:hAnsi="Courier New" w:cs="Courier New"/>
                <w:b w:val="0"/>
                <w:iCs/>
                <w:sz w:val="20"/>
              </w:rPr>
            </w:pPr>
            <w:proofErr w:type="gramStart"/>
            <w:r w:rsidRPr="00DA1750">
              <w:rPr>
                <w:rFonts w:ascii="Courier New" w:hAnsi="Courier New" w:cs="Courier New"/>
                <w:b w:val="0"/>
                <w:iCs/>
                <w:sz w:val="20"/>
              </w:rPr>
              <w:t>CyberSourceShipFromStateCode(</w:t>
            </w:r>
            <w:proofErr w:type="gramEnd"/>
            <w:r w:rsidR="003D49FF">
              <w:rPr>
                <w:rFonts w:ascii="Courier New" w:hAnsi="Courier New" w:cs="Courier New"/>
                <w:b w:val="0"/>
                <w:iCs/>
                <w:sz w:val="20"/>
              </w:rPr>
              <w:t>CsShipFromStateC</w:t>
            </w:r>
            <w:r>
              <w:rPr>
                <w:rFonts w:ascii="Courier New" w:hAnsi="Courier New" w:cs="Courier New"/>
                <w:b w:val="0"/>
                <w:iCs/>
                <w:sz w:val="20"/>
              </w:rPr>
              <w:t>)</w:t>
            </w:r>
            <w:r w:rsidR="003D49FF">
              <w:rPr>
                <w:rFonts w:ascii="Courier New" w:hAnsi="Courier New" w:cs="Courier New"/>
                <w:b w:val="0"/>
                <w:iCs/>
                <w:sz w:val="20"/>
              </w:rPr>
              <w:t>ode</w:t>
            </w:r>
          </w:p>
        </w:tc>
        <w:tc>
          <w:tcPr>
            <w:tcW w:w="6660" w:type="dxa"/>
          </w:tcPr>
          <w:p w14:paraId="222EA2B1"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Ship to data if fixed for the site</w:t>
            </w:r>
          </w:p>
        </w:tc>
      </w:tr>
      <w:tr w:rsidR="003D49FF" w14:paraId="683F5D6B" w14:textId="77777777" w:rsidTr="00F10D1C">
        <w:tc>
          <w:tcPr>
            <w:tcW w:w="3420" w:type="dxa"/>
          </w:tcPr>
          <w:p w14:paraId="71E8B37B" w14:textId="77777777" w:rsidR="003D49FF" w:rsidRPr="00DA1750" w:rsidRDefault="000D4247" w:rsidP="00F10D1C">
            <w:pPr>
              <w:pStyle w:val="Heading4"/>
              <w:spacing w:before="0" w:after="0"/>
              <w:rPr>
                <w:rFonts w:ascii="Courier New" w:hAnsi="Courier New" w:cs="Courier New"/>
                <w:b w:val="0"/>
                <w:iCs/>
                <w:sz w:val="20"/>
              </w:rPr>
            </w:pPr>
            <w:proofErr w:type="gramStart"/>
            <w:r w:rsidRPr="00DA1750">
              <w:rPr>
                <w:rFonts w:ascii="Courier New" w:hAnsi="Courier New" w:cs="Courier New"/>
                <w:b w:val="0"/>
                <w:iCs/>
                <w:sz w:val="20"/>
              </w:rPr>
              <w:t>CyberSourceShipFromZipCode(</w:t>
            </w:r>
            <w:proofErr w:type="gramEnd"/>
            <w:r w:rsidR="003D49FF">
              <w:rPr>
                <w:rFonts w:ascii="Courier New" w:hAnsi="Courier New" w:cs="Courier New"/>
                <w:b w:val="0"/>
                <w:iCs/>
                <w:sz w:val="20"/>
              </w:rPr>
              <w:t>CsShipFromZipCode</w:t>
            </w:r>
            <w:r>
              <w:rPr>
                <w:rFonts w:ascii="Courier New" w:hAnsi="Courier New" w:cs="Courier New"/>
                <w:b w:val="0"/>
                <w:iCs/>
                <w:sz w:val="20"/>
              </w:rPr>
              <w:t>)</w:t>
            </w:r>
          </w:p>
        </w:tc>
        <w:tc>
          <w:tcPr>
            <w:tcW w:w="6660" w:type="dxa"/>
          </w:tcPr>
          <w:p w14:paraId="073A724B"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Ship to data if fixed for the site</w:t>
            </w:r>
          </w:p>
        </w:tc>
      </w:tr>
      <w:tr w:rsidR="003D49FF" w14:paraId="4780D083" w14:textId="77777777" w:rsidTr="00F10D1C">
        <w:tc>
          <w:tcPr>
            <w:tcW w:w="3420" w:type="dxa"/>
          </w:tcPr>
          <w:p w14:paraId="61EFB839" w14:textId="77777777" w:rsidR="003D49FF" w:rsidRPr="00DA1750"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CyberSourceShipFrom Country </w:t>
            </w:r>
            <w:proofErr w:type="gramStart"/>
            <w:r w:rsidRPr="00DA1750">
              <w:rPr>
                <w:rFonts w:ascii="Courier New" w:hAnsi="Courier New" w:cs="Courier New"/>
                <w:b w:val="0"/>
                <w:iCs/>
                <w:sz w:val="20"/>
              </w:rPr>
              <w:t>Code(</w:t>
            </w:r>
            <w:proofErr w:type="gramEnd"/>
            <w:r w:rsidR="003D49FF">
              <w:rPr>
                <w:rFonts w:ascii="Courier New" w:hAnsi="Courier New" w:cs="Courier New"/>
                <w:b w:val="0"/>
                <w:iCs/>
                <w:sz w:val="20"/>
              </w:rPr>
              <w:t>CsShipFromCountryCode</w:t>
            </w:r>
            <w:r>
              <w:rPr>
                <w:rFonts w:ascii="Courier New" w:hAnsi="Courier New" w:cs="Courier New"/>
                <w:b w:val="0"/>
                <w:iCs/>
                <w:sz w:val="20"/>
              </w:rPr>
              <w:t>)</w:t>
            </w:r>
          </w:p>
        </w:tc>
        <w:tc>
          <w:tcPr>
            <w:tcW w:w="6660" w:type="dxa"/>
          </w:tcPr>
          <w:p w14:paraId="447B4131"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Ship to data if fixed for the site</w:t>
            </w:r>
          </w:p>
        </w:tc>
      </w:tr>
      <w:tr w:rsidR="003D49FF" w14:paraId="30C139E0" w14:textId="77777777" w:rsidTr="00F10D1C">
        <w:tc>
          <w:tcPr>
            <w:tcW w:w="3420" w:type="dxa"/>
          </w:tcPr>
          <w:p w14:paraId="33CC1805" w14:textId="77777777"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Merchant </w:t>
            </w:r>
            <w:proofErr w:type="gramStart"/>
            <w:r w:rsidRPr="00DA1750">
              <w:rPr>
                <w:rFonts w:ascii="Courier New" w:hAnsi="Courier New" w:cs="Courier New"/>
                <w:b w:val="0"/>
                <w:iCs/>
                <w:sz w:val="20"/>
              </w:rPr>
              <w:t>ID(</w:t>
            </w:r>
            <w:proofErr w:type="gramEnd"/>
            <w:r w:rsidR="003D49FF">
              <w:rPr>
                <w:rFonts w:ascii="Courier New" w:hAnsi="Courier New" w:cs="Courier New"/>
                <w:b w:val="0"/>
                <w:iCs/>
                <w:sz w:val="20"/>
              </w:rPr>
              <w:t>CsBmlMerchantId</w:t>
            </w:r>
            <w:r>
              <w:rPr>
                <w:rFonts w:ascii="Courier New" w:hAnsi="Courier New" w:cs="Courier New"/>
                <w:b w:val="0"/>
                <w:iCs/>
                <w:sz w:val="20"/>
              </w:rPr>
              <w:t>)</w:t>
            </w:r>
          </w:p>
        </w:tc>
        <w:tc>
          <w:tcPr>
            <w:tcW w:w="6660" w:type="dxa"/>
          </w:tcPr>
          <w:p w14:paraId="37C236E8"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Merchant ID</w:t>
            </w:r>
          </w:p>
        </w:tc>
      </w:tr>
      <w:tr w:rsidR="003D49FF" w14:paraId="5F873A32" w14:textId="77777777" w:rsidTr="00F10D1C">
        <w:tc>
          <w:tcPr>
            <w:tcW w:w="3420" w:type="dxa"/>
          </w:tcPr>
          <w:p w14:paraId="7FD606CF" w14:textId="77777777"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Merchant </w:t>
            </w:r>
            <w:proofErr w:type="gramStart"/>
            <w:r w:rsidRPr="00DA1750">
              <w:rPr>
                <w:rFonts w:ascii="Courier New" w:hAnsi="Courier New" w:cs="Courier New"/>
                <w:b w:val="0"/>
                <w:iCs/>
                <w:sz w:val="20"/>
              </w:rPr>
              <w:t>Password(</w:t>
            </w:r>
            <w:proofErr w:type="gramEnd"/>
            <w:r w:rsidR="003D49FF">
              <w:rPr>
                <w:rFonts w:ascii="Courier New" w:hAnsi="Courier New" w:cs="Courier New"/>
                <w:b w:val="0"/>
                <w:iCs/>
                <w:sz w:val="20"/>
              </w:rPr>
              <w:t>CsBmlPassword</w:t>
            </w:r>
          </w:p>
        </w:tc>
        <w:tc>
          <w:tcPr>
            <w:tcW w:w="6660" w:type="dxa"/>
          </w:tcPr>
          <w:p w14:paraId="50D03B7E"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Merchant Key</w:t>
            </w:r>
          </w:p>
        </w:tc>
      </w:tr>
      <w:tr w:rsidR="003D49FF" w14:paraId="7683E2D7" w14:textId="77777777" w:rsidTr="00F10D1C">
        <w:tc>
          <w:tcPr>
            <w:tcW w:w="3420" w:type="dxa"/>
          </w:tcPr>
          <w:p w14:paraId="61D07FCE" w14:textId="77777777"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Item </w:t>
            </w:r>
            <w:proofErr w:type="gramStart"/>
            <w:r w:rsidRPr="00DA1750">
              <w:rPr>
                <w:rFonts w:ascii="Courier New" w:hAnsi="Courier New" w:cs="Courier New"/>
                <w:b w:val="0"/>
                <w:iCs/>
                <w:sz w:val="20"/>
              </w:rPr>
              <w:t>Category(</w:t>
            </w:r>
            <w:proofErr w:type="gramEnd"/>
            <w:r w:rsidR="003D49FF">
              <w:rPr>
                <w:rFonts w:ascii="Courier New" w:hAnsi="Courier New" w:cs="Courier New"/>
                <w:b w:val="0"/>
                <w:iCs/>
                <w:sz w:val="20"/>
              </w:rPr>
              <w:t>CsBmlItemCategory</w:t>
            </w:r>
            <w:r>
              <w:rPr>
                <w:rFonts w:ascii="Courier New" w:hAnsi="Courier New" w:cs="Courier New"/>
                <w:b w:val="0"/>
                <w:iCs/>
                <w:sz w:val="20"/>
              </w:rPr>
              <w:t>)</w:t>
            </w:r>
          </w:p>
        </w:tc>
        <w:tc>
          <w:tcPr>
            <w:tcW w:w="6660" w:type="dxa"/>
          </w:tcPr>
          <w:p w14:paraId="16C3F467"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Item Category</w:t>
            </w:r>
          </w:p>
        </w:tc>
      </w:tr>
      <w:tr w:rsidR="003D49FF" w14:paraId="1315C194" w14:textId="77777777" w:rsidTr="00F10D1C">
        <w:tc>
          <w:tcPr>
            <w:tcW w:w="3420" w:type="dxa"/>
          </w:tcPr>
          <w:p w14:paraId="3CA240A0" w14:textId="77777777"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Terms AndConditionVersion</w:t>
            </w:r>
            <w:r w:rsidR="003D49FF">
              <w:rPr>
                <w:rFonts w:ascii="Courier New" w:hAnsi="Courier New" w:cs="Courier New"/>
                <w:b w:val="0"/>
                <w:iCs/>
                <w:sz w:val="20"/>
              </w:rPr>
              <w:t>CsBmlTCVersion</w:t>
            </w:r>
          </w:p>
        </w:tc>
        <w:tc>
          <w:tcPr>
            <w:tcW w:w="6660" w:type="dxa"/>
          </w:tcPr>
          <w:p w14:paraId="379610F8"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Terms and Condition Version</w:t>
            </w:r>
          </w:p>
        </w:tc>
      </w:tr>
      <w:tr w:rsidR="003D49FF" w14:paraId="7D215596" w14:textId="77777777" w:rsidTr="00F10D1C">
        <w:tc>
          <w:tcPr>
            <w:tcW w:w="3420" w:type="dxa"/>
          </w:tcPr>
          <w:p w14:paraId="44B0092E" w14:textId="77777777"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Account Sign-Up number</w:t>
            </w:r>
            <w:r w:rsidR="003D49FF">
              <w:rPr>
                <w:rFonts w:ascii="Courier New" w:hAnsi="Courier New" w:cs="Courier New"/>
                <w:b w:val="0"/>
                <w:iCs/>
                <w:sz w:val="20"/>
              </w:rPr>
              <w:t>CsBmlNewAcctNo</w:t>
            </w:r>
            <w:r>
              <w:rPr>
                <w:rFonts w:ascii="Courier New" w:hAnsi="Courier New" w:cs="Courier New"/>
                <w:b w:val="0"/>
                <w:iCs/>
                <w:sz w:val="20"/>
              </w:rPr>
              <w:t>)</w:t>
            </w:r>
          </w:p>
        </w:tc>
        <w:tc>
          <w:tcPr>
            <w:tcW w:w="6660" w:type="dxa"/>
          </w:tcPr>
          <w:p w14:paraId="305D0F51"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 xml:space="preserve">BML CyberSource account sign-up number </w:t>
            </w:r>
          </w:p>
        </w:tc>
      </w:tr>
      <w:tr w:rsidR="003D49FF" w14:paraId="097BC47E" w14:textId="77777777" w:rsidTr="00F10D1C">
        <w:tc>
          <w:tcPr>
            <w:tcW w:w="3420" w:type="dxa"/>
          </w:tcPr>
          <w:p w14:paraId="02DD606B" w14:textId="77777777"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Merchant Promotion </w:t>
            </w:r>
            <w:proofErr w:type="gramStart"/>
            <w:r w:rsidRPr="00DA1750">
              <w:rPr>
                <w:rFonts w:ascii="Courier New" w:hAnsi="Courier New" w:cs="Courier New"/>
                <w:b w:val="0"/>
                <w:iCs/>
                <w:sz w:val="20"/>
              </w:rPr>
              <w:t>Code(</w:t>
            </w:r>
            <w:proofErr w:type="gramEnd"/>
            <w:r w:rsidR="003D49FF">
              <w:rPr>
                <w:rFonts w:ascii="Courier New" w:hAnsi="Courier New" w:cs="Courier New"/>
                <w:b w:val="0"/>
                <w:iCs/>
                <w:sz w:val="20"/>
              </w:rPr>
              <w:t>CsBmlPromoCode</w:t>
            </w:r>
            <w:r>
              <w:rPr>
                <w:rFonts w:ascii="Courier New" w:hAnsi="Courier New" w:cs="Courier New"/>
                <w:b w:val="0"/>
                <w:iCs/>
                <w:sz w:val="20"/>
              </w:rPr>
              <w:t>)</w:t>
            </w:r>
          </w:p>
        </w:tc>
        <w:tc>
          <w:tcPr>
            <w:tcW w:w="6660" w:type="dxa"/>
          </w:tcPr>
          <w:p w14:paraId="01C8A558"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promo code</w:t>
            </w:r>
          </w:p>
        </w:tc>
      </w:tr>
      <w:tr w:rsidR="003D49FF" w14:paraId="2E957A94" w14:textId="77777777" w:rsidTr="00F10D1C">
        <w:tc>
          <w:tcPr>
            <w:tcW w:w="3420" w:type="dxa"/>
          </w:tcPr>
          <w:p w14:paraId="6C2DBDA1" w14:textId="77777777"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Merchant </w:t>
            </w:r>
            <w:proofErr w:type="gramStart"/>
            <w:r w:rsidRPr="00DA1750">
              <w:rPr>
                <w:rFonts w:ascii="Courier New" w:hAnsi="Courier New" w:cs="Courier New"/>
                <w:b w:val="0"/>
                <w:iCs/>
                <w:sz w:val="20"/>
              </w:rPr>
              <w:t>ID(</w:t>
            </w:r>
            <w:proofErr w:type="gramEnd"/>
            <w:r w:rsidR="003D49FF">
              <w:rPr>
                <w:rFonts w:ascii="Courier New" w:hAnsi="Courier New" w:cs="Courier New"/>
                <w:b w:val="0"/>
                <w:iCs/>
                <w:sz w:val="20"/>
              </w:rPr>
              <w:t>CsBmlPromoMerchantId</w:t>
            </w:r>
            <w:r>
              <w:rPr>
                <w:rFonts w:ascii="Courier New" w:hAnsi="Courier New" w:cs="Courier New"/>
                <w:b w:val="0"/>
                <w:iCs/>
                <w:sz w:val="20"/>
              </w:rPr>
              <w:t>)</w:t>
            </w:r>
          </w:p>
        </w:tc>
        <w:tc>
          <w:tcPr>
            <w:tcW w:w="6660" w:type="dxa"/>
          </w:tcPr>
          <w:p w14:paraId="31D0B3FB"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promo merchant ID</w:t>
            </w:r>
          </w:p>
        </w:tc>
      </w:tr>
      <w:tr w:rsidR="003D49FF" w14:paraId="18C8F865" w14:textId="77777777" w:rsidTr="00F10D1C">
        <w:tc>
          <w:tcPr>
            <w:tcW w:w="3420" w:type="dxa"/>
          </w:tcPr>
          <w:p w14:paraId="378C43CD" w14:textId="77777777"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Merchant </w:t>
            </w:r>
            <w:proofErr w:type="gramStart"/>
            <w:r w:rsidRPr="00DA1750">
              <w:rPr>
                <w:rFonts w:ascii="Courier New" w:hAnsi="Courier New" w:cs="Courier New"/>
                <w:b w:val="0"/>
                <w:iCs/>
                <w:sz w:val="20"/>
              </w:rPr>
              <w:t>Password(</w:t>
            </w:r>
            <w:proofErr w:type="gramEnd"/>
            <w:r w:rsidR="003D49FF">
              <w:rPr>
                <w:rFonts w:ascii="Courier New" w:hAnsi="Courier New" w:cs="Courier New"/>
                <w:b w:val="0"/>
                <w:iCs/>
                <w:sz w:val="20"/>
              </w:rPr>
              <w:t>CsBmlPromoMerchantPassword</w:t>
            </w:r>
            <w:r>
              <w:rPr>
                <w:rFonts w:ascii="Courier New" w:hAnsi="Courier New" w:cs="Courier New"/>
                <w:b w:val="0"/>
                <w:iCs/>
                <w:sz w:val="20"/>
              </w:rPr>
              <w:t>)</w:t>
            </w:r>
          </w:p>
        </w:tc>
        <w:tc>
          <w:tcPr>
            <w:tcW w:w="6660" w:type="dxa"/>
          </w:tcPr>
          <w:p w14:paraId="1B11E69E"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promo merchant key</w:t>
            </w:r>
          </w:p>
        </w:tc>
      </w:tr>
      <w:tr w:rsidR="003D49FF" w14:paraId="5234AFBA" w14:textId="77777777" w:rsidTr="00F10D1C">
        <w:tc>
          <w:tcPr>
            <w:tcW w:w="3420" w:type="dxa"/>
          </w:tcPr>
          <w:p w14:paraId="70EDE89F" w14:textId="77777777"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Merchant Promotion </w:t>
            </w:r>
            <w:proofErr w:type="gramStart"/>
            <w:r w:rsidRPr="00DA1750">
              <w:rPr>
                <w:rFonts w:ascii="Courier New" w:hAnsi="Courier New" w:cs="Courier New"/>
                <w:b w:val="0"/>
                <w:iCs/>
                <w:sz w:val="20"/>
              </w:rPr>
              <w:t>Code(</w:t>
            </w:r>
            <w:proofErr w:type="gramEnd"/>
            <w:r w:rsidR="003D49FF">
              <w:rPr>
                <w:rFonts w:ascii="Courier New" w:hAnsi="Courier New" w:cs="Courier New"/>
                <w:b w:val="0"/>
                <w:iCs/>
                <w:sz w:val="20"/>
              </w:rPr>
              <w:t>CsBmlPromoPromoCode</w:t>
            </w:r>
            <w:r>
              <w:rPr>
                <w:rFonts w:ascii="Courier New" w:hAnsi="Courier New" w:cs="Courier New"/>
                <w:b w:val="0"/>
                <w:iCs/>
                <w:sz w:val="20"/>
              </w:rPr>
              <w:t>)</w:t>
            </w:r>
          </w:p>
        </w:tc>
        <w:tc>
          <w:tcPr>
            <w:tcW w:w="6660" w:type="dxa"/>
          </w:tcPr>
          <w:p w14:paraId="720202DC"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promo promo code</w:t>
            </w:r>
          </w:p>
        </w:tc>
      </w:tr>
      <w:tr w:rsidR="003D49FF" w14:paraId="717A19A0" w14:textId="77777777" w:rsidTr="00F10D1C">
        <w:tc>
          <w:tcPr>
            <w:tcW w:w="3420" w:type="dxa"/>
          </w:tcPr>
          <w:p w14:paraId="4A464B83" w14:textId="77777777"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Ignore AVS </w:t>
            </w:r>
            <w:proofErr w:type="gramStart"/>
            <w:r w:rsidRPr="00DA1750">
              <w:rPr>
                <w:rFonts w:ascii="Courier New" w:hAnsi="Courier New" w:cs="Courier New"/>
                <w:b w:val="0"/>
                <w:iCs/>
                <w:sz w:val="20"/>
              </w:rPr>
              <w:lastRenderedPageBreak/>
              <w:t>Result(</w:t>
            </w:r>
            <w:proofErr w:type="gramEnd"/>
            <w:r w:rsidR="003D49FF">
              <w:rPr>
                <w:rFonts w:ascii="Courier New" w:hAnsi="Courier New" w:cs="Courier New"/>
                <w:b w:val="0"/>
                <w:iCs/>
                <w:sz w:val="20"/>
              </w:rPr>
              <w:t>CsAvsIgnoreResult</w:t>
            </w:r>
            <w:r>
              <w:rPr>
                <w:rFonts w:ascii="Courier New" w:hAnsi="Courier New" w:cs="Courier New"/>
                <w:b w:val="0"/>
                <w:iCs/>
                <w:sz w:val="20"/>
              </w:rPr>
              <w:t>)</w:t>
            </w:r>
          </w:p>
        </w:tc>
        <w:tc>
          <w:tcPr>
            <w:tcW w:w="6660" w:type="dxa"/>
          </w:tcPr>
          <w:p w14:paraId="05CBAB5F"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lastRenderedPageBreak/>
              <w:t>AVS ignore results</w:t>
            </w:r>
          </w:p>
        </w:tc>
      </w:tr>
      <w:tr w:rsidR="003D49FF" w14:paraId="7420AB68" w14:textId="77777777" w:rsidTr="00F10D1C">
        <w:tc>
          <w:tcPr>
            <w:tcW w:w="3420" w:type="dxa"/>
          </w:tcPr>
          <w:p w14:paraId="7435FF37" w14:textId="77777777"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lastRenderedPageBreak/>
              <w:t xml:space="preserve">CyberSource AVS Decline </w:t>
            </w:r>
            <w:proofErr w:type="gramStart"/>
            <w:r w:rsidRPr="00DA1750">
              <w:rPr>
                <w:rFonts w:ascii="Courier New" w:hAnsi="Courier New" w:cs="Courier New"/>
                <w:b w:val="0"/>
                <w:iCs/>
                <w:sz w:val="20"/>
              </w:rPr>
              <w:t>Flags(</w:t>
            </w:r>
            <w:proofErr w:type="gramEnd"/>
            <w:r w:rsidR="003D49FF">
              <w:rPr>
                <w:rFonts w:ascii="Courier New" w:hAnsi="Courier New" w:cs="Courier New"/>
                <w:b w:val="0"/>
                <w:iCs/>
                <w:sz w:val="20"/>
              </w:rPr>
              <w:t>CsAvsDeclineFlags</w:t>
            </w:r>
            <w:r>
              <w:rPr>
                <w:rFonts w:ascii="Courier New" w:hAnsi="Courier New" w:cs="Courier New"/>
                <w:b w:val="0"/>
                <w:iCs/>
                <w:sz w:val="20"/>
              </w:rPr>
              <w:t>)</w:t>
            </w:r>
          </w:p>
        </w:tc>
        <w:tc>
          <w:tcPr>
            <w:tcW w:w="6660" w:type="dxa"/>
          </w:tcPr>
          <w:p w14:paraId="568CD6FE" w14:textId="77777777" w:rsidR="003D49FF" w:rsidRDefault="003D49FF" w:rsidP="00F10D1C">
            <w:pPr>
              <w:pStyle w:val="Heading4"/>
              <w:spacing w:before="0" w:after="0"/>
              <w:rPr>
                <w:rFonts w:ascii="Courier New" w:hAnsi="Courier New" w:cs="Courier New"/>
                <w:b w:val="0"/>
                <w:iCs/>
                <w:sz w:val="20"/>
              </w:rPr>
            </w:pPr>
          </w:p>
        </w:tc>
      </w:tr>
      <w:tr w:rsidR="003D49FF" w14:paraId="1B31B4D5" w14:textId="77777777" w:rsidTr="00F10D1C">
        <w:tc>
          <w:tcPr>
            <w:tcW w:w="3420" w:type="dxa"/>
          </w:tcPr>
          <w:p w14:paraId="245CAC85" w14:textId="77777777"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w:t>
            </w:r>
            <w:r w:rsidR="00FB007F">
              <w:rPr>
                <w:rFonts w:ascii="Courier New" w:hAnsi="Courier New" w:cs="Courier New"/>
                <w:b w:val="0"/>
                <w:iCs/>
                <w:sz w:val="20"/>
              </w:rPr>
              <w:t>–</w:t>
            </w:r>
            <w:r w:rsidRPr="00DA1750">
              <w:rPr>
                <w:rFonts w:ascii="Courier New" w:hAnsi="Courier New" w:cs="Courier New"/>
                <w:b w:val="0"/>
                <w:iCs/>
                <w:sz w:val="20"/>
              </w:rPr>
              <w:t xml:space="preserve"> On Delivery Address Verification </w:t>
            </w:r>
            <w:proofErr w:type="gramStart"/>
            <w:r w:rsidRPr="00DA1750">
              <w:rPr>
                <w:rFonts w:ascii="Courier New" w:hAnsi="Courier New" w:cs="Courier New"/>
                <w:b w:val="0"/>
                <w:iCs/>
                <w:sz w:val="20"/>
              </w:rPr>
              <w:t>Failure(</w:t>
            </w:r>
            <w:proofErr w:type="gramEnd"/>
            <w:r w:rsidR="003D49FF">
              <w:rPr>
                <w:rFonts w:ascii="Courier New" w:hAnsi="Courier New" w:cs="Courier New"/>
                <w:b w:val="0"/>
                <w:iCs/>
                <w:sz w:val="20"/>
              </w:rPr>
              <w:t>CsDavOnAddressVerificationFailure</w:t>
            </w:r>
            <w:r>
              <w:rPr>
                <w:rFonts w:ascii="Courier New" w:hAnsi="Courier New" w:cs="Courier New"/>
                <w:b w:val="0"/>
                <w:iCs/>
                <w:sz w:val="20"/>
              </w:rPr>
              <w:t>)</w:t>
            </w:r>
          </w:p>
        </w:tc>
        <w:tc>
          <w:tcPr>
            <w:tcW w:w="6660" w:type="dxa"/>
          </w:tcPr>
          <w:p w14:paraId="125327FC" w14:textId="77777777" w:rsidR="003D49FF" w:rsidRDefault="003D49FF" w:rsidP="00F10D1C">
            <w:pPr>
              <w:pStyle w:val="Heading4"/>
              <w:spacing w:before="0" w:after="0"/>
              <w:rPr>
                <w:rFonts w:ascii="Courier New" w:hAnsi="Courier New" w:cs="Courier New"/>
                <w:b w:val="0"/>
                <w:iCs/>
                <w:sz w:val="20"/>
              </w:rPr>
            </w:pPr>
          </w:p>
        </w:tc>
      </w:tr>
      <w:tr w:rsidR="003D49FF" w14:paraId="337EB89D" w14:textId="77777777" w:rsidTr="00F10D1C">
        <w:tc>
          <w:tcPr>
            <w:tcW w:w="3420" w:type="dxa"/>
          </w:tcPr>
          <w:p w14:paraId="5CF31164" w14:textId="77777777"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w:t>
            </w:r>
            <w:r w:rsidR="00FB007F">
              <w:rPr>
                <w:rFonts w:ascii="Courier New" w:hAnsi="Courier New" w:cs="Courier New"/>
                <w:b w:val="0"/>
                <w:iCs/>
                <w:sz w:val="20"/>
              </w:rPr>
              <w:t>–</w:t>
            </w:r>
            <w:r w:rsidRPr="00DA1750">
              <w:rPr>
                <w:rFonts w:ascii="Courier New" w:hAnsi="Courier New" w:cs="Courier New"/>
                <w:b w:val="0"/>
                <w:iCs/>
                <w:sz w:val="20"/>
              </w:rPr>
              <w:t xml:space="preserve"> Enable Delivery Address </w:t>
            </w:r>
            <w:proofErr w:type="gramStart"/>
            <w:r w:rsidRPr="00DA1750">
              <w:rPr>
                <w:rFonts w:ascii="Courier New" w:hAnsi="Courier New" w:cs="Courier New"/>
                <w:b w:val="0"/>
                <w:iCs/>
                <w:sz w:val="20"/>
              </w:rPr>
              <w:t>Verification(</w:t>
            </w:r>
            <w:proofErr w:type="gramEnd"/>
            <w:r w:rsidR="003D49FF">
              <w:rPr>
                <w:rFonts w:ascii="Courier New" w:hAnsi="Courier New" w:cs="Courier New"/>
                <w:b w:val="0"/>
                <w:iCs/>
                <w:sz w:val="20"/>
              </w:rPr>
              <w:t>CsDavEnable</w:t>
            </w:r>
            <w:r>
              <w:rPr>
                <w:rFonts w:ascii="Courier New" w:hAnsi="Courier New" w:cs="Courier New"/>
                <w:b w:val="0"/>
                <w:iCs/>
                <w:sz w:val="20"/>
              </w:rPr>
              <w:t>)</w:t>
            </w:r>
          </w:p>
        </w:tc>
        <w:tc>
          <w:tcPr>
            <w:tcW w:w="6660" w:type="dxa"/>
          </w:tcPr>
          <w:p w14:paraId="73EF0423"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This will enable Delivery Address Verification, to help minimize risk of undeliverable or returns orders, because of user data entry errors.</w:t>
            </w:r>
          </w:p>
        </w:tc>
      </w:tr>
      <w:tr w:rsidR="003D49FF" w14:paraId="380D8B7E" w14:textId="77777777" w:rsidTr="00F10D1C">
        <w:tc>
          <w:tcPr>
            <w:tcW w:w="3420" w:type="dxa"/>
          </w:tcPr>
          <w:p w14:paraId="1F7D294B" w14:textId="77777777"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Merchant </w:t>
            </w:r>
            <w:proofErr w:type="gramStart"/>
            <w:r w:rsidRPr="00DA1750">
              <w:rPr>
                <w:rFonts w:ascii="Courier New" w:hAnsi="Courier New" w:cs="Courier New"/>
                <w:b w:val="0"/>
                <w:iCs/>
                <w:sz w:val="20"/>
              </w:rPr>
              <w:t>ID(</w:t>
            </w:r>
            <w:proofErr w:type="gramEnd"/>
            <w:r w:rsidR="003D49FF">
              <w:rPr>
                <w:rFonts w:ascii="Courier New" w:hAnsi="Courier New" w:cs="Courier New"/>
                <w:b w:val="0"/>
                <w:iCs/>
                <w:sz w:val="20"/>
              </w:rPr>
              <w:t>CsPaMerchantId</w:t>
            </w:r>
            <w:r>
              <w:rPr>
                <w:rFonts w:ascii="Courier New" w:hAnsi="Courier New" w:cs="Courier New"/>
                <w:b w:val="0"/>
                <w:iCs/>
                <w:sz w:val="20"/>
              </w:rPr>
              <w:t>)</w:t>
            </w:r>
          </w:p>
        </w:tc>
        <w:tc>
          <w:tcPr>
            <w:tcW w:w="6660" w:type="dxa"/>
          </w:tcPr>
          <w:p w14:paraId="1FA5D5F3"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Payer Auth merchant ID</w:t>
            </w:r>
          </w:p>
        </w:tc>
      </w:tr>
      <w:tr w:rsidR="003D49FF" w14:paraId="2F37BFEB" w14:textId="77777777" w:rsidTr="00F10D1C">
        <w:tc>
          <w:tcPr>
            <w:tcW w:w="3420" w:type="dxa"/>
          </w:tcPr>
          <w:p w14:paraId="7AAD2DCC" w14:textId="77777777"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Merchant </w:t>
            </w:r>
            <w:proofErr w:type="gramStart"/>
            <w:r w:rsidRPr="00DA1750">
              <w:rPr>
                <w:rFonts w:ascii="Courier New" w:hAnsi="Courier New" w:cs="Courier New"/>
                <w:b w:val="0"/>
                <w:iCs/>
                <w:sz w:val="20"/>
              </w:rPr>
              <w:t>Password(</w:t>
            </w:r>
            <w:proofErr w:type="gramEnd"/>
            <w:r w:rsidR="003D49FF">
              <w:rPr>
                <w:rFonts w:ascii="Courier New" w:hAnsi="Courier New" w:cs="Courier New"/>
                <w:b w:val="0"/>
                <w:iCs/>
                <w:sz w:val="20"/>
              </w:rPr>
              <w:t>CsPaMerchantPassword</w:t>
            </w:r>
            <w:r>
              <w:rPr>
                <w:rFonts w:ascii="Courier New" w:hAnsi="Courier New" w:cs="Courier New"/>
                <w:b w:val="0"/>
                <w:iCs/>
                <w:sz w:val="20"/>
              </w:rPr>
              <w:t>)</w:t>
            </w:r>
          </w:p>
        </w:tc>
        <w:tc>
          <w:tcPr>
            <w:tcW w:w="6660" w:type="dxa"/>
          </w:tcPr>
          <w:p w14:paraId="60C2E0D2"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Payer Auth Merchant Key</w:t>
            </w:r>
          </w:p>
        </w:tc>
      </w:tr>
      <w:tr w:rsidR="003D49FF" w14:paraId="017A238F" w14:textId="77777777" w:rsidTr="00F10D1C">
        <w:tc>
          <w:tcPr>
            <w:tcW w:w="3420" w:type="dxa"/>
          </w:tcPr>
          <w:p w14:paraId="08CA55DE" w14:textId="77777777"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Merchant </w:t>
            </w:r>
            <w:proofErr w:type="gramStart"/>
            <w:r w:rsidRPr="00DA1750">
              <w:rPr>
                <w:rFonts w:ascii="Courier New" w:hAnsi="Courier New" w:cs="Courier New"/>
                <w:b w:val="0"/>
                <w:iCs/>
                <w:sz w:val="20"/>
              </w:rPr>
              <w:t>Name(</w:t>
            </w:r>
            <w:proofErr w:type="gramEnd"/>
            <w:r w:rsidR="003D49FF">
              <w:rPr>
                <w:rFonts w:ascii="Courier New" w:hAnsi="Courier New" w:cs="Courier New"/>
                <w:b w:val="0"/>
                <w:iCs/>
                <w:sz w:val="20"/>
              </w:rPr>
              <w:t>CsPaMerchantName</w:t>
            </w:r>
            <w:r>
              <w:rPr>
                <w:rFonts w:ascii="Courier New" w:hAnsi="Courier New" w:cs="Courier New"/>
                <w:b w:val="0"/>
                <w:iCs/>
                <w:sz w:val="20"/>
              </w:rPr>
              <w:t>)</w:t>
            </w:r>
          </w:p>
        </w:tc>
        <w:tc>
          <w:tcPr>
            <w:tcW w:w="6660" w:type="dxa"/>
          </w:tcPr>
          <w:p w14:paraId="554CE1AA"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Name</w:t>
            </w:r>
          </w:p>
        </w:tc>
      </w:tr>
      <w:tr w:rsidR="003D49FF" w14:paraId="570D655A" w14:textId="77777777" w:rsidTr="00F10D1C">
        <w:tc>
          <w:tcPr>
            <w:tcW w:w="3420" w:type="dxa"/>
          </w:tcPr>
          <w:p w14:paraId="45B2CE89" w14:textId="77777777"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Purchase Order Acceptance </w:t>
            </w:r>
            <w:proofErr w:type="gramStart"/>
            <w:r w:rsidRPr="00DA1750">
              <w:rPr>
                <w:rFonts w:ascii="Courier New" w:hAnsi="Courier New" w:cs="Courier New"/>
                <w:b w:val="0"/>
                <w:iCs/>
                <w:sz w:val="20"/>
              </w:rPr>
              <w:t>City(</w:t>
            </w:r>
            <w:proofErr w:type="gramEnd"/>
            <w:r w:rsidR="003D49FF">
              <w:rPr>
                <w:rFonts w:ascii="Courier New" w:hAnsi="Courier New" w:cs="Courier New"/>
                <w:b w:val="0"/>
                <w:iCs/>
                <w:sz w:val="20"/>
              </w:rPr>
              <w:t>CsPoaCity</w:t>
            </w:r>
            <w:r>
              <w:rPr>
                <w:rFonts w:ascii="Courier New" w:hAnsi="Courier New" w:cs="Courier New"/>
                <w:b w:val="0"/>
                <w:iCs/>
                <w:sz w:val="20"/>
              </w:rPr>
              <w:t>)</w:t>
            </w:r>
          </w:p>
        </w:tc>
        <w:tc>
          <w:tcPr>
            <w:tcW w:w="6660" w:type="dxa"/>
          </w:tcPr>
          <w:p w14:paraId="77AA3057"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acceptance data – used by Tax</w:t>
            </w:r>
          </w:p>
        </w:tc>
      </w:tr>
      <w:tr w:rsidR="003D49FF" w14:paraId="0262A113" w14:textId="77777777" w:rsidTr="00F10D1C">
        <w:tc>
          <w:tcPr>
            <w:tcW w:w="3420" w:type="dxa"/>
          </w:tcPr>
          <w:p w14:paraId="37F60F54" w14:textId="77777777"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Purchase Order Acceptance State </w:t>
            </w:r>
            <w:proofErr w:type="gramStart"/>
            <w:r w:rsidRPr="00DA1750">
              <w:rPr>
                <w:rFonts w:ascii="Courier New" w:hAnsi="Courier New" w:cs="Courier New"/>
                <w:b w:val="0"/>
                <w:iCs/>
                <w:sz w:val="20"/>
              </w:rPr>
              <w:t>Code(</w:t>
            </w:r>
            <w:proofErr w:type="gramEnd"/>
            <w:r w:rsidR="003D49FF">
              <w:rPr>
                <w:rFonts w:ascii="Courier New" w:hAnsi="Courier New" w:cs="Courier New"/>
                <w:b w:val="0"/>
                <w:iCs/>
                <w:sz w:val="20"/>
              </w:rPr>
              <w:t>CsPoaStateCode</w:t>
            </w:r>
            <w:r>
              <w:rPr>
                <w:rFonts w:ascii="Courier New" w:hAnsi="Courier New" w:cs="Courier New"/>
                <w:b w:val="0"/>
                <w:iCs/>
                <w:sz w:val="20"/>
              </w:rPr>
              <w:t>)</w:t>
            </w:r>
          </w:p>
        </w:tc>
        <w:tc>
          <w:tcPr>
            <w:tcW w:w="6660" w:type="dxa"/>
          </w:tcPr>
          <w:p w14:paraId="75B6D6FD" w14:textId="77777777" w:rsidR="003D49FF" w:rsidRPr="00DA1750"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acceptance data – used by Tax</w:t>
            </w:r>
          </w:p>
        </w:tc>
      </w:tr>
      <w:tr w:rsidR="003D49FF" w14:paraId="19993A01" w14:textId="77777777" w:rsidTr="00F10D1C">
        <w:tc>
          <w:tcPr>
            <w:tcW w:w="3420" w:type="dxa"/>
          </w:tcPr>
          <w:p w14:paraId="1CC9FE71" w14:textId="77777777"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Purchase Order Acceptance Zip </w:t>
            </w:r>
            <w:proofErr w:type="gramStart"/>
            <w:r w:rsidRPr="00DA1750">
              <w:rPr>
                <w:rFonts w:ascii="Courier New" w:hAnsi="Courier New" w:cs="Courier New"/>
                <w:b w:val="0"/>
                <w:iCs/>
                <w:sz w:val="20"/>
              </w:rPr>
              <w:t>Code(</w:t>
            </w:r>
            <w:proofErr w:type="gramEnd"/>
            <w:r w:rsidR="003D49FF">
              <w:rPr>
                <w:rFonts w:ascii="Courier New" w:hAnsi="Courier New" w:cs="Courier New"/>
                <w:b w:val="0"/>
                <w:iCs/>
                <w:sz w:val="20"/>
              </w:rPr>
              <w:t>CsPoaZipCode</w:t>
            </w:r>
            <w:r>
              <w:rPr>
                <w:rFonts w:ascii="Courier New" w:hAnsi="Courier New" w:cs="Courier New"/>
                <w:b w:val="0"/>
                <w:iCs/>
                <w:sz w:val="20"/>
              </w:rPr>
              <w:t>)</w:t>
            </w:r>
          </w:p>
        </w:tc>
        <w:tc>
          <w:tcPr>
            <w:tcW w:w="6660" w:type="dxa"/>
          </w:tcPr>
          <w:p w14:paraId="0C32F2CC"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acceptance data – used by Tax</w:t>
            </w:r>
          </w:p>
        </w:tc>
      </w:tr>
      <w:tr w:rsidR="003D49FF" w14:paraId="0E69E5B8" w14:textId="77777777" w:rsidTr="00F10D1C">
        <w:tc>
          <w:tcPr>
            <w:tcW w:w="3420" w:type="dxa"/>
          </w:tcPr>
          <w:p w14:paraId="2652ED31" w14:textId="77777777"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Purchase Order Acceptance Country </w:t>
            </w:r>
            <w:proofErr w:type="gramStart"/>
            <w:r w:rsidRPr="00DA1750">
              <w:rPr>
                <w:rFonts w:ascii="Courier New" w:hAnsi="Courier New" w:cs="Courier New"/>
                <w:b w:val="0"/>
                <w:iCs/>
                <w:sz w:val="20"/>
              </w:rPr>
              <w:t>Code(</w:t>
            </w:r>
            <w:proofErr w:type="gramEnd"/>
            <w:r w:rsidR="003D49FF">
              <w:rPr>
                <w:rFonts w:ascii="Courier New" w:hAnsi="Courier New" w:cs="Courier New"/>
                <w:b w:val="0"/>
                <w:iCs/>
                <w:sz w:val="20"/>
              </w:rPr>
              <w:t>CsPoaCountryCode</w:t>
            </w:r>
            <w:r>
              <w:rPr>
                <w:rFonts w:ascii="Courier New" w:hAnsi="Courier New" w:cs="Courier New"/>
                <w:b w:val="0"/>
                <w:iCs/>
                <w:sz w:val="20"/>
              </w:rPr>
              <w:t>)</w:t>
            </w:r>
          </w:p>
        </w:tc>
        <w:tc>
          <w:tcPr>
            <w:tcW w:w="6660" w:type="dxa"/>
          </w:tcPr>
          <w:p w14:paraId="56622673"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acceptance data – used by Tax</w:t>
            </w:r>
          </w:p>
        </w:tc>
      </w:tr>
      <w:tr w:rsidR="003D49FF" w14:paraId="37A4E35D" w14:textId="77777777" w:rsidTr="00F10D1C">
        <w:tc>
          <w:tcPr>
            <w:tcW w:w="3420" w:type="dxa"/>
          </w:tcPr>
          <w:p w14:paraId="0F9E7274" w14:textId="77777777"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Purchase Order Origin </w:t>
            </w:r>
            <w:proofErr w:type="gramStart"/>
            <w:r w:rsidRPr="00DA1750">
              <w:rPr>
                <w:rFonts w:ascii="Courier New" w:hAnsi="Courier New" w:cs="Courier New"/>
                <w:b w:val="0"/>
                <w:iCs/>
                <w:sz w:val="20"/>
              </w:rPr>
              <w:t>City(</w:t>
            </w:r>
            <w:proofErr w:type="gramEnd"/>
            <w:r w:rsidR="003D49FF">
              <w:rPr>
                <w:rFonts w:ascii="Courier New" w:hAnsi="Courier New" w:cs="Courier New"/>
                <w:b w:val="0"/>
                <w:iCs/>
                <w:sz w:val="20"/>
              </w:rPr>
              <w:t>CsPooCity</w:t>
            </w:r>
            <w:r>
              <w:rPr>
                <w:rFonts w:ascii="Courier New" w:hAnsi="Courier New" w:cs="Courier New"/>
                <w:b w:val="0"/>
                <w:iCs/>
                <w:sz w:val="20"/>
              </w:rPr>
              <w:t>)</w:t>
            </w:r>
          </w:p>
        </w:tc>
        <w:tc>
          <w:tcPr>
            <w:tcW w:w="6660" w:type="dxa"/>
          </w:tcPr>
          <w:p w14:paraId="4C997EDE"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origin data – used by Tax</w:t>
            </w:r>
          </w:p>
        </w:tc>
      </w:tr>
      <w:tr w:rsidR="003D49FF" w14:paraId="3C75A700" w14:textId="77777777" w:rsidTr="00F10D1C">
        <w:tc>
          <w:tcPr>
            <w:tcW w:w="3420" w:type="dxa"/>
          </w:tcPr>
          <w:p w14:paraId="4BB34306" w14:textId="77777777"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Purchase Order Origin </w:t>
            </w:r>
            <w:proofErr w:type="gramStart"/>
            <w:r w:rsidRPr="00DA1750">
              <w:rPr>
                <w:rFonts w:ascii="Courier New" w:hAnsi="Courier New" w:cs="Courier New"/>
                <w:b w:val="0"/>
                <w:iCs/>
                <w:sz w:val="20"/>
              </w:rPr>
              <w:t>StateCode(</w:t>
            </w:r>
            <w:proofErr w:type="gramEnd"/>
            <w:r w:rsidR="003D49FF">
              <w:rPr>
                <w:rFonts w:ascii="Courier New" w:hAnsi="Courier New" w:cs="Courier New"/>
                <w:b w:val="0"/>
                <w:iCs/>
                <w:sz w:val="20"/>
              </w:rPr>
              <w:t>CsPooStateCode</w:t>
            </w:r>
            <w:r>
              <w:rPr>
                <w:rFonts w:ascii="Courier New" w:hAnsi="Courier New" w:cs="Courier New"/>
                <w:b w:val="0"/>
                <w:iCs/>
                <w:sz w:val="20"/>
              </w:rPr>
              <w:t>)</w:t>
            </w:r>
          </w:p>
        </w:tc>
        <w:tc>
          <w:tcPr>
            <w:tcW w:w="6660" w:type="dxa"/>
          </w:tcPr>
          <w:p w14:paraId="371F07A9"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origin data – used by Tax</w:t>
            </w:r>
          </w:p>
        </w:tc>
      </w:tr>
      <w:tr w:rsidR="003D49FF" w14:paraId="2F4CA623" w14:textId="77777777" w:rsidTr="00F10D1C">
        <w:tc>
          <w:tcPr>
            <w:tcW w:w="3420" w:type="dxa"/>
          </w:tcPr>
          <w:p w14:paraId="08948538" w14:textId="77777777"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Purchase Order Origin </w:t>
            </w:r>
            <w:proofErr w:type="gramStart"/>
            <w:r w:rsidRPr="00DA1750">
              <w:rPr>
                <w:rFonts w:ascii="Courier New" w:hAnsi="Courier New" w:cs="Courier New"/>
                <w:b w:val="0"/>
                <w:iCs/>
                <w:sz w:val="20"/>
              </w:rPr>
              <w:t>ZipCode(</w:t>
            </w:r>
            <w:proofErr w:type="gramEnd"/>
            <w:r w:rsidR="003D49FF">
              <w:rPr>
                <w:rFonts w:ascii="Courier New" w:hAnsi="Courier New" w:cs="Courier New"/>
                <w:b w:val="0"/>
                <w:iCs/>
                <w:sz w:val="20"/>
              </w:rPr>
              <w:t>CsPooZipCode</w:t>
            </w:r>
            <w:r>
              <w:rPr>
                <w:rFonts w:ascii="Courier New" w:hAnsi="Courier New" w:cs="Courier New"/>
                <w:b w:val="0"/>
                <w:iCs/>
                <w:sz w:val="20"/>
              </w:rPr>
              <w:t>)</w:t>
            </w:r>
          </w:p>
        </w:tc>
        <w:tc>
          <w:tcPr>
            <w:tcW w:w="6660" w:type="dxa"/>
          </w:tcPr>
          <w:p w14:paraId="44C75D21"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origin data – used by Tax</w:t>
            </w:r>
          </w:p>
        </w:tc>
      </w:tr>
      <w:tr w:rsidR="003D49FF" w14:paraId="2B8A2295" w14:textId="77777777" w:rsidTr="00F10D1C">
        <w:tc>
          <w:tcPr>
            <w:tcW w:w="3420" w:type="dxa"/>
          </w:tcPr>
          <w:p w14:paraId="2A8E5CD1" w14:textId="77777777"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Purchase Order Origin Country </w:t>
            </w:r>
            <w:proofErr w:type="gramStart"/>
            <w:r w:rsidRPr="00DA1750">
              <w:rPr>
                <w:rFonts w:ascii="Courier New" w:hAnsi="Courier New" w:cs="Courier New"/>
                <w:b w:val="0"/>
                <w:iCs/>
                <w:sz w:val="20"/>
              </w:rPr>
              <w:t>Code(</w:t>
            </w:r>
            <w:proofErr w:type="gramEnd"/>
            <w:r w:rsidR="003D49FF">
              <w:rPr>
                <w:rFonts w:ascii="Courier New" w:hAnsi="Courier New" w:cs="Courier New"/>
                <w:b w:val="0"/>
                <w:iCs/>
                <w:sz w:val="20"/>
              </w:rPr>
              <w:t>CsPooCountryCode</w:t>
            </w:r>
            <w:r>
              <w:rPr>
                <w:rFonts w:ascii="Courier New" w:hAnsi="Courier New" w:cs="Courier New"/>
                <w:b w:val="0"/>
                <w:iCs/>
                <w:sz w:val="20"/>
              </w:rPr>
              <w:t>)</w:t>
            </w:r>
          </w:p>
        </w:tc>
        <w:tc>
          <w:tcPr>
            <w:tcW w:w="6660" w:type="dxa"/>
          </w:tcPr>
          <w:p w14:paraId="328B7812"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origin data – used by Tax</w:t>
            </w:r>
          </w:p>
        </w:tc>
      </w:tr>
      <w:tr w:rsidR="003D49FF" w14:paraId="551734B4" w14:textId="77777777" w:rsidTr="00F10D1C">
        <w:tc>
          <w:tcPr>
            <w:tcW w:w="3420" w:type="dxa"/>
          </w:tcPr>
          <w:p w14:paraId="6D5D7203" w14:textId="77777777"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Nexus States </w:t>
            </w:r>
            <w:proofErr w:type="gramStart"/>
            <w:r w:rsidRPr="00DA1750">
              <w:rPr>
                <w:rFonts w:ascii="Courier New" w:hAnsi="Courier New" w:cs="Courier New"/>
                <w:b w:val="0"/>
                <w:iCs/>
                <w:sz w:val="20"/>
              </w:rPr>
              <w:t>List(</w:t>
            </w:r>
            <w:proofErr w:type="gramEnd"/>
            <w:r w:rsidR="003D49FF">
              <w:rPr>
                <w:rFonts w:ascii="Courier New" w:hAnsi="Courier New" w:cs="Courier New"/>
                <w:b w:val="0"/>
                <w:iCs/>
                <w:sz w:val="20"/>
              </w:rPr>
              <w:t>CsNexus</w:t>
            </w:r>
            <w:r>
              <w:rPr>
                <w:rFonts w:ascii="Courier New" w:hAnsi="Courier New" w:cs="Courier New"/>
                <w:b w:val="0"/>
                <w:iCs/>
                <w:sz w:val="20"/>
              </w:rPr>
              <w:t>)</w:t>
            </w:r>
          </w:p>
        </w:tc>
        <w:tc>
          <w:tcPr>
            <w:tcW w:w="6660" w:type="dxa"/>
          </w:tcPr>
          <w:p w14:paraId="34EBCCA9"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nexus state list</w:t>
            </w:r>
          </w:p>
        </w:tc>
      </w:tr>
      <w:tr w:rsidR="003D49FF" w14:paraId="559EB24A" w14:textId="77777777" w:rsidTr="00F10D1C">
        <w:tc>
          <w:tcPr>
            <w:tcW w:w="3420" w:type="dxa"/>
          </w:tcPr>
          <w:p w14:paraId="764DB7E7" w14:textId="77777777"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No Nexus States </w:t>
            </w:r>
            <w:proofErr w:type="gramStart"/>
            <w:r w:rsidRPr="00DA1750">
              <w:rPr>
                <w:rFonts w:ascii="Courier New" w:hAnsi="Courier New" w:cs="Courier New"/>
                <w:b w:val="0"/>
                <w:iCs/>
                <w:sz w:val="20"/>
              </w:rPr>
              <w:t>List(</w:t>
            </w:r>
            <w:proofErr w:type="gramEnd"/>
            <w:r w:rsidR="003D49FF">
              <w:rPr>
                <w:rFonts w:ascii="Courier New" w:hAnsi="Courier New" w:cs="Courier New"/>
                <w:b w:val="0"/>
                <w:iCs/>
                <w:sz w:val="20"/>
              </w:rPr>
              <w:t>CsNoNexus</w:t>
            </w:r>
            <w:r>
              <w:rPr>
                <w:rFonts w:ascii="Courier New" w:hAnsi="Courier New" w:cs="Courier New"/>
                <w:b w:val="0"/>
                <w:iCs/>
                <w:sz w:val="20"/>
              </w:rPr>
              <w:t>)</w:t>
            </w:r>
          </w:p>
        </w:tc>
        <w:tc>
          <w:tcPr>
            <w:tcW w:w="6660" w:type="dxa"/>
          </w:tcPr>
          <w:p w14:paraId="1E9502F2" w14:textId="77777777" w:rsidR="003D49FF" w:rsidRDefault="003D49FF" w:rsidP="00F10D1C">
            <w:pPr>
              <w:pStyle w:val="Heading4"/>
              <w:tabs>
                <w:tab w:val="left" w:pos="3480"/>
              </w:tabs>
              <w:spacing w:before="0" w:after="0"/>
              <w:rPr>
                <w:rFonts w:ascii="Courier New" w:hAnsi="Courier New" w:cs="Courier New"/>
                <w:b w:val="0"/>
                <w:iCs/>
                <w:sz w:val="20"/>
              </w:rPr>
            </w:pPr>
            <w:r>
              <w:rPr>
                <w:rFonts w:ascii="Courier New" w:hAnsi="Courier New" w:cs="Courier New"/>
                <w:b w:val="0"/>
                <w:iCs/>
                <w:sz w:val="20"/>
              </w:rPr>
              <w:t>CyberSource no nexus state list</w:t>
            </w:r>
            <w:r>
              <w:rPr>
                <w:rFonts w:ascii="Courier New" w:hAnsi="Courier New" w:cs="Courier New"/>
                <w:b w:val="0"/>
                <w:iCs/>
                <w:sz w:val="20"/>
              </w:rPr>
              <w:tab/>
            </w:r>
          </w:p>
        </w:tc>
      </w:tr>
      <w:tr w:rsidR="003D49FF" w14:paraId="09DC94FD" w14:textId="77777777" w:rsidTr="00F10D1C">
        <w:tc>
          <w:tcPr>
            <w:tcW w:w="3420" w:type="dxa"/>
          </w:tcPr>
          <w:p w14:paraId="442A9973" w14:textId="77777777"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Disable logging of Cybersource </w:t>
            </w:r>
            <w:proofErr w:type="gramStart"/>
            <w:r w:rsidRPr="00DA1750">
              <w:rPr>
                <w:rFonts w:ascii="Courier New" w:hAnsi="Courier New" w:cs="Courier New"/>
                <w:b w:val="0"/>
                <w:iCs/>
                <w:sz w:val="20"/>
              </w:rPr>
              <w:t>traces(</w:t>
            </w:r>
            <w:proofErr w:type="gramEnd"/>
            <w:r w:rsidR="003D49FF">
              <w:rPr>
                <w:rFonts w:ascii="Courier New" w:hAnsi="Courier New" w:cs="Courier New"/>
                <w:b w:val="0"/>
                <w:iCs/>
                <w:sz w:val="20"/>
              </w:rPr>
              <w:t>CsDebugCybersource</w:t>
            </w:r>
            <w:r>
              <w:rPr>
                <w:rFonts w:ascii="Courier New" w:hAnsi="Courier New" w:cs="Courier New"/>
                <w:b w:val="0"/>
                <w:iCs/>
                <w:sz w:val="20"/>
              </w:rPr>
              <w:t>)</w:t>
            </w:r>
          </w:p>
        </w:tc>
        <w:tc>
          <w:tcPr>
            <w:tcW w:w="6660" w:type="dxa"/>
          </w:tcPr>
          <w:p w14:paraId="314D9F14"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To enable/disable debugging</w:t>
            </w:r>
          </w:p>
        </w:tc>
      </w:tr>
      <w:tr w:rsidR="003D49FF" w14:paraId="16609D04" w14:textId="77777777" w:rsidTr="00F10D1C">
        <w:tc>
          <w:tcPr>
            <w:tcW w:w="3420" w:type="dxa"/>
          </w:tcPr>
          <w:p w14:paraId="6E4C75C4" w14:textId="77777777"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Device </w:t>
            </w:r>
            <w:proofErr w:type="gramStart"/>
            <w:r w:rsidRPr="00DA1750">
              <w:rPr>
                <w:rFonts w:ascii="Courier New" w:hAnsi="Courier New" w:cs="Courier New"/>
                <w:b w:val="0"/>
                <w:iCs/>
                <w:sz w:val="20"/>
              </w:rPr>
              <w:t>Fingeprintenabled(</w:t>
            </w:r>
            <w:proofErr w:type="gramEnd"/>
            <w:r w:rsidR="003D49FF">
              <w:rPr>
                <w:rFonts w:ascii="Courier New" w:hAnsi="Courier New" w:cs="Courier New"/>
                <w:b w:val="0"/>
                <w:iCs/>
                <w:sz w:val="20"/>
              </w:rPr>
              <w:t>CsDeviceFingerprintEnabled</w:t>
            </w:r>
            <w:r>
              <w:rPr>
                <w:rFonts w:ascii="Courier New" w:hAnsi="Courier New" w:cs="Courier New"/>
                <w:b w:val="0"/>
                <w:iCs/>
                <w:sz w:val="20"/>
              </w:rPr>
              <w:t>)</w:t>
            </w:r>
          </w:p>
        </w:tc>
        <w:tc>
          <w:tcPr>
            <w:tcW w:w="6660" w:type="dxa"/>
          </w:tcPr>
          <w:p w14:paraId="064EC177"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To enable / disable the device fingerprint for advanced fraud detection</w:t>
            </w:r>
          </w:p>
        </w:tc>
      </w:tr>
      <w:tr w:rsidR="003D49FF" w14:paraId="5920889D" w14:textId="77777777" w:rsidTr="00F10D1C">
        <w:tc>
          <w:tcPr>
            <w:tcW w:w="3420" w:type="dxa"/>
          </w:tcPr>
          <w:p w14:paraId="1374716E" w14:textId="77777777" w:rsidR="003D49FF" w:rsidRPr="00DA1750" w:rsidRDefault="00DA1750" w:rsidP="00F10D1C">
            <w:pPr>
              <w:pStyle w:val="Heading4"/>
              <w:spacing w:before="0" w:after="0"/>
              <w:rPr>
                <w:rFonts w:ascii="Courier New" w:hAnsi="Courier New" w:cs="Courier New"/>
                <w:b w:val="0"/>
                <w:iCs/>
                <w:sz w:val="20"/>
              </w:rPr>
            </w:pPr>
            <w:proofErr w:type="gramStart"/>
            <w:r w:rsidRPr="00DA1750">
              <w:rPr>
                <w:rFonts w:ascii="Courier New" w:hAnsi="Courier New" w:cs="Courier New"/>
                <w:b w:val="0"/>
                <w:iCs/>
                <w:sz w:val="20"/>
              </w:rPr>
              <w:t>JetmetrixLocation(</w:t>
            </w:r>
            <w:proofErr w:type="gramEnd"/>
            <w:r w:rsidR="003D49FF" w:rsidRPr="00DA1750">
              <w:rPr>
                <w:rFonts w:ascii="Courier New" w:hAnsi="Courier New" w:cs="Courier New"/>
                <w:b w:val="0"/>
                <w:iCs/>
                <w:sz w:val="20"/>
              </w:rPr>
              <w:t>CsJetmetrixLocation</w:t>
            </w:r>
            <w:r w:rsidRPr="00DA1750">
              <w:rPr>
                <w:rFonts w:ascii="Courier New" w:hAnsi="Courier New" w:cs="Courier New"/>
                <w:b w:val="0"/>
                <w:iCs/>
                <w:sz w:val="20"/>
              </w:rPr>
              <w:t>)</w:t>
            </w:r>
          </w:p>
        </w:tc>
        <w:tc>
          <w:tcPr>
            <w:tcW w:w="6660" w:type="dxa"/>
          </w:tcPr>
          <w:p w14:paraId="75304DAB"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Location of device fingerprint service</w:t>
            </w:r>
          </w:p>
        </w:tc>
      </w:tr>
      <w:tr w:rsidR="003D49FF" w14:paraId="6F883500" w14:textId="77777777" w:rsidTr="00F10D1C">
        <w:tc>
          <w:tcPr>
            <w:tcW w:w="3420" w:type="dxa"/>
          </w:tcPr>
          <w:p w14:paraId="5025D3AA" w14:textId="77777777" w:rsidR="003D49FF" w:rsidRDefault="00DA1750" w:rsidP="00F10D1C">
            <w:pPr>
              <w:pStyle w:val="Heading4"/>
              <w:spacing w:before="0" w:after="0"/>
              <w:rPr>
                <w:rFonts w:ascii="Courier New" w:hAnsi="Courier New" w:cs="Courier New"/>
                <w:b w:val="0"/>
                <w:iCs/>
                <w:sz w:val="20"/>
              </w:rPr>
            </w:pPr>
            <w:proofErr w:type="gramStart"/>
            <w:r w:rsidRPr="00DA1750">
              <w:rPr>
                <w:rFonts w:ascii="Courier New" w:hAnsi="Courier New" w:cs="Courier New"/>
                <w:b w:val="0"/>
                <w:iCs/>
                <w:sz w:val="20"/>
              </w:rPr>
              <w:t>CsDeviceFingerprintOrgId(</w:t>
            </w:r>
            <w:proofErr w:type="gramEnd"/>
            <w:r w:rsidR="003D49FF">
              <w:rPr>
                <w:rFonts w:ascii="Courier New" w:hAnsi="Courier New" w:cs="Courier New"/>
                <w:b w:val="0"/>
                <w:iCs/>
                <w:sz w:val="20"/>
              </w:rPr>
              <w:t>C</w:t>
            </w:r>
            <w:r w:rsidR="00FB007F">
              <w:rPr>
                <w:rFonts w:ascii="Courier New" w:hAnsi="Courier New" w:cs="Courier New"/>
                <w:b w:val="0"/>
                <w:iCs/>
                <w:sz w:val="20"/>
              </w:rPr>
              <w:t>s</w:t>
            </w:r>
            <w:r w:rsidR="003D49FF">
              <w:rPr>
                <w:rFonts w:ascii="Courier New" w:hAnsi="Courier New" w:cs="Courier New"/>
                <w:b w:val="0"/>
                <w:iCs/>
                <w:sz w:val="20"/>
              </w:rPr>
              <w:t>DeviceFingerprintOrgId</w:t>
            </w:r>
            <w:r>
              <w:rPr>
                <w:rFonts w:ascii="Courier New" w:hAnsi="Courier New" w:cs="Courier New"/>
                <w:b w:val="0"/>
                <w:iCs/>
                <w:sz w:val="20"/>
              </w:rPr>
              <w:t>)</w:t>
            </w:r>
          </w:p>
        </w:tc>
        <w:tc>
          <w:tcPr>
            <w:tcW w:w="6660" w:type="dxa"/>
          </w:tcPr>
          <w:p w14:paraId="5635F86C"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Id of DeviceFingerprintOrgId</w:t>
            </w:r>
          </w:p>
        </w:tc>
      </w:tr>
      <w:tr w:rsidR="003D49FF" w14:paraId="71A10EE8" w14:textId="77777777" w:rsidTr="00F10D1C">
        <w:tc>
          <w:tcPr>
            <w:tcW w:w="3420" w:type="dxa"/>
          </w:tcPr>
          <w:p w14:paraId="5766452C" w14:textId="77777777"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Device Fingerprint </w:t>
            </w:r>
            <w:proofErr w:type="gramStart"/>
            <w:r w:rsidRPr="00DA1750">
              <w:rPr>
                <w:rFonts w:ascii="Courier New" w:hAnsi="Courier New" w:cs="Courier New"/>
                <w:b w:val="0"/>
                <w:iCs/>
                <w:sz w:val="20"/>
              </w:rPr>
              <w:t>Redirection(</w:t>
            </w:r>
            <w:proofErr w:type="gramEnd"/>
            <w:r w:rsidR="003D49FF">
              <w:rPr>
                <w:rFonts w:ascii="Courier New" w:hAnsi="Courier New" w:cs="Courier New"/>
                <w:b w:val="0"/>
                <w:iCs/>
                <w:sz w:val="20"/>
              </w:rPr>
              <w:t>CsDeviceFinger</w:t>
            </w:r>
            <w:r w:rsidR="003D49FF">
              <w:rPr>
                <w:rFonts w:ascii="Courier New" w:hAnsi="Courier New" w:cs="Courier New"/>
                <w:b w:val="0"/>
                <w:iCs/>
                <w:sz w:val="20"/>
              </w:rPr>
              <w:lastRenderedPageBreak/>
              <w:t>printRedirectionType</w:t>
            </w:r>
            <w:r>
              <w:rPr>
                <w:rFonts w:ascii="Courier New" w:hAnsi="Courier New" w:cs="Courier New"/>
                <w:b w:val="0"/>
                <w:iCs/>
                <w:sz w:val="20"/>
              </w:rPr>
              <w:t>)</w:t>
            </w:r>
          </w:p>
        </w:tc>
        <w:tc>
          <w:tcPr>
            <w:tcW w:w="6660" w:type="dxa"/>
          </w:tcPr>
          <w:p w14:paraId="097892B6"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lastRenderedPageBreak/>
              <w:t>None</w:t>
            </w:r>
            <w:proofErr w:type="gramStart"/>
            <w:r>
              <w:rPr>
                <w:rFonts w:ascii="Courier New" w:hAnsi="Courier New" w:cs="Courier New"/>
                <w:b w:val="0"/>
                <w:iCs/>
                <w:sz w:val="20"/>
              </w:rPr>
              <w:t>,static</w:t>
            </w:r>
            <w:proofErr w:type="gramEnd"/>
            <w:r>
              <w:rPr>
                <w:rFonts w:ascii="Courier New" w:hAnsi="Courier New" w:cs="Courier New"/>
                <w:b w:val="0"/>
                <w:iCs/>
                <w:sz w:val="20"/>
              </w:rPr>
              <w:t xml:space="preserve"> or dynamic for type of redirection.</w:t>
            </w:r>
          </w:p>
        </w:tc>
      </w:tr>
      <w:tr w:rsidR="00FD2BE9" w14:paraId="616F3C0E" w14:textId="77777777" w:rsidTr="00F10D1C">
        <w:tc>
          <w:tcPr>
            <w:tcW w:w="3420" w:type="dxa"/>
          </w:tcPr>
          <w:p w14:paraId="4AC5BC5D" w14:textId="77777777" w:rsidR="00FD2BE9" w:rsidRPr="00EF13B0"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lastRenderedPageBreak/>
              <w:t xml:space="preserve">Cybersource </w:t>
            </w:r>
            <w:r w:rsidR="00FB007F">
              <w:rPr>
                <w:rFonts w:ascii="Courier New" w:hAnsi="Courier New" w:cs="Courier New"/>
                <w:b w:val="0"/>
                <w:iCs/>
                <w:sz w:val="20"/>
              </w:rPr>
              <w:t>–</w:t>
            </w:r>
            <w:r w:rsidRPr="00DA1750">
              <w:rPr>
                <w:rFonts w:ascii="Courier New" w:hAnsi="Courier New" w:cs="Courier New"/>
                <w:b w:val="0"/>
                <w:iCs/>
                <w:sz w:val="20"/>
              </w:rPr>
              <w:t xml:space="preserve"> Enable </w:t>
            </w:r>
            <w:proofErr w:type="gramStart"/>
            <w:r w:rsidRPr="00DA1750">
              <w:rPr>
                <w:rFonts w:ascii="Courier New" w:hAnsi="Courier New" w:cs="Courier New"/>
                <w:b w:val="0"/>
                <w:iCs/>
                <w:sz w:val="20"/>
              </w:rPr>
              <w:t>Tokenization(</w:t>
            </w:r>
            <w:proofErr w:type="gramEnd"/>
            <w:r w:rsidR="00FD2BE9" w:rsidRPr="00EF13B0">
              <w:rPr>
                <w:rFonts w:ascii="Courier New" w:hAnsi="Courier New" w:cs="Courier New"/>
                <w:b w:val="0"/>
                <w:iCs/>
                <w:sz w:val="20"/>
              </w:rPr>
              <w:t>CsTokenizationEnable</w:t>
            </w:r>
            <w:r>
              <w:rPr>
                <w:rFonts w:ascii="Courier New" w:hAnsi="Courier New" w:cs="Courier New"/>
                <w:b w:val="0"/>
                <w:iCs/>
                <w:sz w:val="20"/>
              </w:rPr>
              <w:t>)</w:t>
            </w:r>
          </w:p>
        </w:tc>
        <w:tc>
          <w:tcPr>
            <w:tcW w:w="6660" w:type="dxa"/>
          </w:tcPr>
          <w:p w14:paraId="1ED80CC9" w14:textId="77777777" w:rsidR="00FD2BE9" w:rsidRPr="00EF13B0" w:rsidRDefault="00FD2BE9" w:rsidP="00FD2BE9">
            <w:pPr>
              <w:pStyle w:val="Heading4"/>
              <w:spacing w:before="0" w:after="0"/>
              <w:rPr>
                <w:rFonts w:ascii="Courier New" w:hAnsi="Courier New" w:cs="Courier New"/>
                <w:b w:val="0"/>
                <w:iCs/>
                <w:sz w:val="20"/>
              </w:rPr>
            </w:pPr>
            <w:r w:rsidRPr="00EF13B0">
              <w:rPr>
                <w:rFonts w:ascii="Courier New" w:hAnsi="Courier New" w:cs="Courier New"/>
                <w:b w:val="0"/>
                <w:iCs/>
                <w:sz w:val="20"/>
              </w:rPr>
              <w:t xml:space="preserve">To enable/disable </w:t>
            </w:r>
            <w:r w:rsidR="005653E3" w:rsidRPr="00EF13B0">
              <w:rPr>
                <w:rFonts w:ascii="Courier New" w:hAnsi="Courier New" w:cs="Courier New"/>
                <w:b w:val="0"/>
                <w:iCs/>
                <w:sz w:val="20"/>
              </w:rPr>
              <w:t>tokenization call in CC Authorization</w:t>
            </w:r>
          </w:p>
        </w:tc>
      </w:tr>
      <w:tr w:rsidR="00FD2BE9" w14:paraId="354E10C8" w14:textId="77777777" w:rsidTr="00F10D1C">
        <w:tc>
          <w:tcPr>
            <w:tcW w:w="3420" w:type="dxa"/>
          </w:tcPr>
          <w:p w14:paraId="035FD868" w14:textId="77777777" w:rsidR="00FD2BE9" w:rsidRPr="00EF13B0"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Save </w:t>
            </w:r>
            <w:proofErr w:type="gramStart"/>
            <w:r w:rsidRPr="00DA1750">
              <w:rPr>
                <w:rFonts w:ascii="Courier New" w:hAnsi="Courier New" w:cs="Courier New"/>
                <w:b w:val="0"/>
                <w:iCs/>
                <w:sz w:val="20"/>
              </w:rPr>
              <w:t>Proof.xml(</w:t>
            </w:r>
            <w:proofErr w:type="gramEnd"/>
            <w:r w:rsidR="00FD2BE9" w:rsidRPr="00EF13B0">
              <w:rPr>
                <w:rFonts w:ascii="Courier New" w:hAnsi="Courier New" w:cs="Courier New"/>
                <w:b w:val="0"/>
                <w:iCs/>
                <w:sz w:val="20"/>
              </w:rPr>
              <w:t>CsPaEnableProofXML</w:t>
            </w:r>
            <w:r>
              <w:rPr>
                <w:rFonts w:ascii="Courier New" w:hAnsi="Courier New" w:cs="Courier New"/>
                <w:b w:val="0"/>
                <w:iCs/>
                <w:sz w:val="20"/>
              </w:rPr>
              <w:t>)</w:t>
            </w:r>
          </w:p>
        </w:tc>
        <w:tc>
          <w:tcPr>
            <w:tcW w:w="6660" w:type="dxa"/>
          </w:tcPr>
          <w:p w14:paraId="0EFDAFCD" w14:textId="77777777" w:rsidR="00FD2BE9" w:rsidRPr="00EF13B0" w:rsidRDefault="00BD55DF" w:rsidP="00F10D1C">
            <w:pPr>
              <w:pStyle w:val="Heading4"/>
              <w:spacing w:before="0" w:after="0"/>
              <w:rPr>
                <w:rFonts w:ascii="Courier New" w:hAnsi="Courier New" w:cs="Courier New"/>
                <w:b w:val="0"/>
                <w:iCs/>
                <w:sz w:val="20"/>
              </w:rPr>
            </w:pPr>
            <w:r w:rsidRPr="00EF13B0">
              <w:rPr>
                <w:rFonts w:ascii="Courier New" w:hAnsi="Courier New" w:cs="Courier New"/>
                <w:b w:val="0"/>
                <w:iCs/>
                <w:sz w:val="20"/>
              </w:rPr>
              <w:t>To enable/disable saving of proof.xml in order object</w:t>
            </w:r>
          </w:p>
        </w:tc>
      </w:tr>
    </w:tbl>
    <w:p w14:paraId="0EE6A32C" w14:textId="77777777" w:rsidR="00A24319" w:rsidRDefault="00A24319" w:rsidP="009D2C87">
      <w:pPr>
        <w:pStyle w:val="BodyText"/>
      </w:pPr>
    </w:p>
    <w:p w14:paraId="410E92A5" w14:textId="77777777" w:rsidR="00A24319" w:rsidRDefault="00A24319" w:rsidP="00A24319">
      <w:pPr>
        <w:pStyle w:val="Heading1"/>
        <w:framePr w:wrap="auto" w:vAnchor="margin" w:yAlign="inline"/>
      </w:pPr>
      <w:bookmarkStart w:id="232" w:name="_Toc353399461"/>
      <w:bookmarkStart w:id="233" w:name="_Toc368651189"/>
      <w:bookmarkStart w:id="234" w:name="_Toc391039110"/>
      <w:r>
        <w:t>V.me Site Preferences</w:t>
      </w:r>
      <w:bookmarkEnd w:id="232"/>
      <w:bookmarkEnd w:id="233"/>
      <w:bookmarkEnd w:id="234"/>
    </w:p>
    <w:p w14:paraId="671C9E9A" w14:textId="77777777" w:rsidR="00EB4BD3" w:rsidRPr="00EB4BD3" w:rsidRDefault="00EB4BD3" w:rsidP="00EB4BD3">
      <w:pPr>
        <w:pStyle w:val="Heading5"/>
      </w:pPr>
      <w:r>
        <w:t>Site preference and description</w:t>
      </w:r>
    </w:p>
    <w:tbl>
      <w:tblPr>
        <w:tblStyle w:val="TableGrid"/>
        <w:tblW w:w="9743" w:type="dxa"/>
        <w:tblLook w:val="04A0" w:firstRow="1" w:lastRow="0" w:firstColumn="1" w:lastColumn="0" w:noHBand="0" w:noVBand="1"/>
      </w:tblPr>
      <w:tblGrid>
        <w:gridCol w:w="3725"/>
        <w:gridCol w:w="1751"/>
        <w:gridCol w:w="4820"/>
      </w:tblGrid>
      <w:tr w:rsidR="00A24319" w14:paraId="7815D809" w14:textId="77777777" w:rsidTr="00FF1FE6">
        <w:tc>
          <w:tcPr>
            <w:tcW w:w="3125" w:type="dxa"/>
          </w:tcPr>
          <w:p w14:paraId="4FFD71E8" w14:textId="77777777" w:rsidR="00A24319" w:rsidRPr="00754A71" w:rsidRDefault="00A24319" w:rsidP="00FF1FE6">
            <w:pPr>
              <w:pStyle w:val="Listenabsatz"/>
              <w:ind w:left="0"/>
              <w:jc w:val="center"/>
              <w:rPr>
                <w:rFonts w:ascii="Times New Roman" w:hAnsi="Times New Roman" w:cs="Times New Roman"/>
                <w:b/>
                <w:u w:val="single"/>
              </w:rPr>
            </w:pPr>
            <w:r w:rsidRPr="00754A71">
              <w:rPr>
                <w:rFonts w:ascii="Times New Roman" w:hAnsi="Times New Roman" w:cs="Times New Roman"/>
                <w:b/>
                <w:u w:val="single"/>
              </w:rPr>
              <w:t>Site Preference</w:t>
            </w:r>
          </w:p>
        </w:tc>
        <w:tc>
          <w:tcPr>
            <w:tcW w:w="2473" w:type="dxa"/>
          </w:tcPr>
          <w:p w14:paraId="4907A3B4" w14:textId="77777777" w:rsidR="00A24319" w:rsidRPr="00754A71" w:rsidRDefault="00A24319" w:rsidP="00FF1FE6">
            <w:pPr>
              <w:pStyle w:val="Listenabsatz"/>
              <w:ind w:left="0"/>
              <w:jc w:val="center"/>
              <w:rPr>
                <w:rFonts w:ascii="Times New Roman" w:hAnsi="Times New Roman" w:cs="Times New Roman"/>
                <w:b/>
                <w:u w:val="single"/>
              </w:rPr>
            </w:pPr>
            <w:r w:rsidRPr="00754A71">
              <w:rPr>
                <w:rFonts w:ascii="Times New Roman" w:hAnsi="Times New Roman" w:cs="Times New Roman"/>
                <w:b/>
                <w:u w:val="single"/>
              </w:rPr>
              <w:t>Description</w:t>
            </w:r>
          </w:p>
        </w:tc>
        <w:tc>
          <w:tcPr>
            <w:tcW w:w="4145" w:type="dxa"/>
          </w:tcPr>
          <w:p w14:paraId="452002BD" w14:textId="77777777" w:rsidR="00A24319" w:rsidRPr="00754A71" w:rsidRDefault="00A24319" w:rsidP="00FF1FE6">
            <w:pPr>
              <w:pStyle w:val="Listenabsatz"/>
              <w:ind w:left="0"/>
              <w:jc w:val="center"/>
              <w:rPr>
                <w:rFonts w:ascii="Times New Roman" w:hAnsi="Times New Roman" w:cs="Times New Roman"/>
                <w:b/>
                <w:u w:val="single"/>
              </w:rPr>
            </w:pPr>
            <w:r>
              <w:rPr>
                <w:rFonts w:ascii="Times New Roman" w:hAnsi="Times New Roman" w:cs="Times New Roman"/>
                <w:b/>
                <w:u w:val="single"/>
              </w:rPr>
              <w:t>Default Value</w:t>
            </w:r>
          </w:p>
        </w:tc>
      </w:tr>
      <w:tr w:rsidR="00A24319" w14:paraId="78F9E8BD" w14:textId="77777777" w:rsidTr="00FF1FE6">
        <w:tc>
          <w:tcPr>
            <w:tcW w:w="3125" w:type="dxa"/>
          </w:tcPr>
          <w:p w14:paraId="790DC721" w14:textId="77777777"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lastRenderedPageBreak/>
              <w:t>VmeSandboxJavaScriptAPI</w:t>
            </w:r>
          </w:p>
        </w:tc>
        <w:tc>
          <w:tcPr>
            <w:tcW w:w="2473" w:type="dxa"/>
          </w:tcPr>
          <w:p w14:paraId="209D328E" w14:textId="77777777"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 Java Script API - Sandbox</w:t>
            </w:r>
          </w:p>
        </w:tc>
        <w:tc>
          <w:tcPr>
            <w:tcW w:w="4145" w:type="dxa"/>
          </w:tcPr>
          <w:p w14:paraId="49A924E9" w14:textId="77777777"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https://sandbox-static.v.me//js/1/v-widgets.js</w:t>
            </w:r>
          </w:p>
        </w:tc>
      </w:tr>
      <w:tr w:rsidR="00A24319" w14:paraId="6484E8E5" w14:textId="77777777" w:rsidTr="00FF1FE6">
        <w:tc>
          <w:tcPr>
            <w:tcW w:w="3125" w:type="dxa"/>
          </w:tcPr>
          <w:p w14:paraId="2662A2A8" w14:textId="77777777"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VmeJavaScriptAPI</w:t>
            </w:r>
          </w:p>
        </w:tc>
        <w:tc>
          <w:tcPr>
            <w:tcW w:w="2473" w:type="dxa"/>
          </w:tcPr>
          <w:p w14:paraId="3106D495" w14:textId="77777777"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 Java Script API - Production</w:t>
            </w:r>
          </w:p>
        </w:tc>
        <w:tc>
          <w:tcPr>
            <w:tcW w:w="4145" w:type="dxa"/>
          </w:tcPr>
          <w:p w14:paraId="6E1631E4" w14:textId="77777777"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https://static.v.me//js/1/v-widgets.js</w:t>
            </w:r>
          </w:p>
        </w:tc>
      </w:tr>
      <w:tr w:rsidR="00A24319" w14:paraId="3E1064E5" w14:textId="77777777" w:rsidTr="00FF1FE6">
        <w:tc>
          <w:tcPr>
            <w:tcW w:w="3125" w:type="dxa"/>
          </w:tcPr>
          <w:p w14:paraId="59E776C7" w14:textId="77777777"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VmeEnvironment</w:t>
            </w:r>
          </w:p>
        </w:tc>
        <w:tc>
          <w:tcPr>
            <w:tcW w:w="2473" w:type="dxa"/>
          </w:tcPr>
          <w:p w14:paraId="1FC4851D" w14:textId="77777777"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 Environment (Production, Sandbox)</w:t>
            </w:r>
          </w:p>
        </w:tc>
        <w:tc>
          <w:tcPr>
            <w:tcW w:w="4145" w:type="dxa"/>
          </w:tcPr>
          <w:p w14:paraId="513374B0" w14:textId="77777777"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Sandbox (Sandbox)</w:t>
            </w:r>
          </w:p>
        </w:tc>
      </w:tr>
      <w:tr w:rsidR="00A24319" w14:paraId="1B7BDB4B" w14:textId="77777777" w:rsidTr="00FF1FE6">
        <w:tc>
          <w:tcPr>
            <w:tcW w:w="3125" w:type="dxa"/>
          </w:tcPr>
          <w:p w14:paraId="15FB80AF" w14:textId="77777777"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VmeCustomerRepresentativeID</w:t>
            </w:r>
          </w:p>
        </w:tc>
        <w:tc>
          <w:tcPr>
            <w:tcW w:w="2473" w:type="dxa"/>
          </w:tcPr>
          <w:p w14:paraId="6C8464BB" w14:textId="77777777"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 Customer Representative ID (VMe Admin ID)</w:t>
            </w:r>
          </w:p>
        </w:tc>
        <w:tc>
          <w:tcPr>
            <w:tcW w:w="4145" w:type="dxa"/>
          </w:tcPr>
          <w:p w14:paraId="2E194BC0" w14:textId="77777777"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NA</w:t>
            </w:r>
          </w:p>
        </w:tc>
      </w:tr>
      <w:tr w:rsidR="00A24319" w14:paraId="09C1A4B0" w14:textId="77777777" w:rsidTr="00FF1FE6">
        <w:tc>
          <w:tcPr>
            <w:tcW w:w="3125" w:type="dxa"/>
          </w:tcPr>
          <w:p w14:paraId="79989E37" w14:textId="77777777"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VmeMerchantLogo</w:t>
            </w:r>
          </w:p>
        </w:tc>
        <w:tc>
          <w:tcPr>
            <w:tcW w:w="2473" w:type="dxa"/>
          </w:tcPr>
          <w:p w14:paraId="6EFA993E" w14:textId="77777777"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 Merchant's logo</w:t>
            </w:r>
          </w:p>
        </w:tc>
        <w:tc>
          <w:tcPr>
            <w:tcW w:w="4145" w:type="dxa"/>
          </w:tcPr>
          <w:p w14:paraId="1ED5C3B4" w14:textId="77777777"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NA</w:t>
            </w:r>
          </w:p>
        </w:tc>
      </w:tr>
      <w:tr w:rsidR="00A24319" w14:paraId="054FC490" w14:textId="77777777" w:rsidTr="00FF1FE6">
        <w:tc>
          <w:tcPr>
            <w:tcW w:w="3125" w:type="dxa"/>
          </w:tcPr>
          <w:p w14:paraId="64D7B4AC" w14:textId="77777777"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VmeAcceptLogo</w:t>
            </w:r>
          </w:p>
        </w:tc>
        <w:tc>
          <w:tcPr>
            <w:tcW w:w="2473" w:type="dxa"/>
          </w:tcPr>
          <w:p w14:paraId="423B284A" w14:textId="77777777"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 Accept Logo</w:t>
            </w:r>
          </w:p>
        </w:tc>
        <w:tc>
          <w:tcPr>
            <w:tcW w:w="4145" w:type="dxa"/>
          </w:tcPr>
          <w:p w14:paraId="728577BF" w14:textId="77777777"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https://static.v.me/img/vme_accpt_mark.png</w:t>
            </w:r>
          </w:p>
        </w:tc>
      </w:tr>
      <w:tr w:rsidR="00A24319" w14:paraId="37A237AD" w14:textId="77777777" w:rsidTr="00FF1FE6">
        <w:tc>
          <w:tcPr>
            <w:tcW w:w="3125" w:type="dxa"/>
          </w:tcPr>
          <w:p w14:paraId="60348A9F" w14:textId="77777777"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VmeEnableLearnMoreLink</w:t>
            </w:r>
          </w:p>
        </w:tc>
        <w:tc>
          <w:tcPr>
            <w:tcW w:w="2473" w:type="dxa"/>
          </w:tcPr>
          <w:p w14:paraId="5AB6EC72" w14:textId="77777777"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Show Visa </w:t>
            </w:r>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 Learn More Link</w:t>
            </w:r>
          </w:p>
        </w:tc>
        <w:tc>
          <w:tcPr>
            <w:tcW w:w="4145" w:type="dxa"/>
          </w:tcPr>
          <w:p w14:paraId="3699C6D4" w14:textId="77777777" w:rsidR="00A24319" w:rsidRDefault="00A24319" w:rsidP="00FF1FE6">
            <w:pPr>
              <w:pStyle w:val="Heading4"/>
              <w:spacing w:before="0" w:after="0"/>
              <w:outlineLvl w:val="3"/>
              <w:rPr>
                <w:rFonts w:ascii="Courier New" w:eastAsia="Times New Roman" w:hAnsi="Courier New" w:cs="Courier New"/>
                <w:b w:val="0"/>
                <w:iCs/>
                <w:sz w:val="20"/>
                <w:szCs w:val="20"/>
              </w:rPr>
            </w:pPr>
            <w:proofErr w:type="gramStart"/>
            <w:r w:rsidRPr="00C2436A">
              <w:rPr>
                <w:rFonts w:ascii="Courier New" w:eastAsia="Times New Roman" w:hAnsi="Courier New" w:cs="Courier New"/>
                <w:b w:val="0"/>
                <w:iCs/>
                <w:sz w:val="20"/>
                <w:szCs w:val="20"/>
              </w:rPr>
              <w:t>true</w:t>
            </w:r>
            <w:proofErr w:type="gramEnd"/>
          </w:p>
          <w:p w14:paraId="446D7EB1" w14:textId="77777777" w:rsidR="002163D4" w:rsidRPr="002163D4" w:rsidRDefault="002163D4" w:rsidP="009D2C87">
            <w:pPr>
              <w:pStyle w:val="BodyText"/>
            </w:pPr>
          </w:p>
        </w:tc>
      </w:tr>
      <w:tr w:rsidR="002163D4" w14:paraId="0E92CA70" w14:textId="77777777" w:rsidTr="00FF1FE6">
        <w:tc>
          <w:tcPr>
            <w:tcW w:w="3125" w:type="dxa"/>
          </w:tcPr>
          <w:p w14:paraId="653EA67C" w14:textId="77777777" w:rsidR="002163D4" w:rsidRPr="00C2436A" w:rsidRDefault="002163D4" w:rsidP="00FF1FE6">
            <w:pPr>
              <w:pStyle w:val="Heading4"/>
              <w:spacing w:before="0" w:after="0"/>
              <w:outlineLvl w:val="3"/>
              <w:rPr>
                <w:rFonts w:ascii="Courier New" w:hAnsi="Courier New" w:cs="Courier New"/>
                <w:b w:val="0"/>
                <w:iCs/>
                <w:sz w:val="20"/>
              </w:rPr>
            </w:pPr>
            <w:r w:rsidRPr="002163D4">
              <w:rPr>
                <w:rFonts w:ascii="Courier New" w:hAnsi="Courier New" w:cs="Courier New"/>
                <w:b w:val="0"/>
                <w:iCs/>
                <w:sz w:val="20"/>
              </w:rPr>
              <w:t>VmeDefaultLastName</w:t>
            </w:r>
          </w:p>
        </w:tc>
        <w:tc>
          <w:tcPr>
            <w:tcW w:w="2473" w:type="dxa"/>
          </w:tcPr>
          <w:p w14:paraId="2F85DD8E" w14:textId="77777777" w:rsidR="002163D4" w:rsidRPr="00C2436A" w:rsidRDefault="002163D4" w:rsidP="00FF1FE6">
            <w:pPr>
              <w:pStyle w:val="Heading4"/>
              <w:spacing w:before="0" w:after="0"/>
              <w:outlineLvl w:val="3"/>
              <w:rPr>
                <w:rFonts w:ascii="Courier New" w:hAnsi="Courier New" w:cs="Courier New"/>
                <w:b w:val="0"/>
                <w:iCs/>
                <w:sz w:val="20"/>
              </w:rPr>
            </w:pPr>
            <w:r>
              <w:rPr>
                <w:rFonts w:ascii="Verdana" w:hAnsi="Verdana"/>
                <w:b w:val="0"/>
                <w:bCs/>
                <w:color w:val="000000"/>
                <w:sz w:val="17"/>
                <w:szCs w:val="17"/>
                <w:shd w:val="clear" w:color="auto" w:fill="FFFFFF"/>
              </w:rPr>
              <w:t>V.me by Visa Default Last Name</w:t>
            </w:r>
          </w:p>
        </w:tc>
        <w:tc>
          <w:tcPr>
            <w:tcW w:w="4145" w:type="dxa"/>
          </w:tcPr>
          <w:p w14:paraId="3D9169C0" w14:textId="77777777" w:rsidR="002163D4" w:rsidRPr="00C2436A" w:rsidRDefault="002163D4" w:rsidP="00FF1FE6">
            <w:pPr>
              <w:pStyle w:val="Heading4"/>
              <w:spacing w:before="0" w:after="0"/>
              <w:outlineLvl w:val="3"/>
              <w:rPr>
                <w:rFonts w:ascii="Courier New" w:hAnsi="Courier New" w:cs="Courier New"/>
                <w:b w:val="0"/>
                <w:iCs/>
                <w:sz w:val="20"/>
              </w:rPr>
            </w:pPr>
            <w:r w:rsidRPr="002163D4">
              <w:rPr>
                <w:rFonts w:ascii="Verdana" w:hAnsi="Verdana"/>
                <w:b w:val="0"/>
                <w:bCs/>
                <w:color w:val="000000"/>
                <w:sz w:val="17"/>
                <w:szCs w:val="17"/>
                <w:shd w:val="clear" w:color="auto" w:fill="FFFFFF"/>
              </w:rPr>
              <w:t>Customer</w:t>
            </w:r>
          </w:p>
        </w:tc>
      </w:tr>
      <w:tr w:rsidR="002163D4" w14:paraId="1EA12DC2" w14:textId="77777777" w:rsidTr="00FF1FE6">
        <w:tc>
          <w:tcPr>
            <w:tcW w:w="3125" w:type="dxa"/>
          </w:tcPr>
          <w:p w14:paraId="306CDC71" w14:textId="77777777" w:rsidR="002163D4" w:rsidRPr="002163D4" w:rsidRDefault="002163D4" w:rsidP="002163D4">
            <w:pPr>
              <w:pStyle w:val="Heading4"/>
              <w:spacing w:before="0" w:after="0"/>
              <w:outlineLvl w:val="3"/>
              <w:rPr>
                <w:rFonts w:ascii="Courier New" w:hAnsi="Courier New" w:cs="Courier New"/>
                <w:b w:val="0"/>
                <w:iCs/>
                <w:sz w:val="20"/>
              </w:rPr>
            </w:pPr>
            <w:r w:rsidRPr="002163D4">
              <w:rPr>
                <w:rFonts w:ascii="Courier New" w:hAnsi="Courier New" w:cs="Courier New"/>
                <w:b w:val="0"/>
                <w:iCs/>
                <w:sz w:val="20"/>
              </w:rPr>
              <w:t>VmeDefault</w:t>
            </w:r>
            <w:r>
              <w:rPr>
                <w:rFonts w:ascii="Courier New" w:hAnsi="Courier New" w:cs="Courier New"/>
                <w:b w:val="0"/>
                <w:iCs/>
                <w:sz w:val="20"/>
              </w:rPr>
              <w:t>First</w:t>
            </w:r>
            <w:r w:rsidRPr="002163D4">
              <w:rPr>
                <w:rFonts w:ascii="Courier New" w:hAnsi="Courier New" w:cs="Courier New"/>
                <w:b w:val="0"/>
                <w:iCs/>
                <w:sz w:val="20"/>
              </w:rPr>
              <w:t>Name</w:t>
            </w:r>
          </w:p>
        </w:tc>
        <w:tc>
          <w:tcPr>
            <w:tcW w:w="2473" w:type="dxa"/>
          </w:tcPr>
          <w:p w14:paraId="5B51A5E7" w14:textId="77777777" w:rsidR="002163D4" w:rsidRDefault="002163D4" w:rsidP="00FF1FE6">
            <w:pPr>
              <w:pStyle w:val="Heading4"/>
              <w:spacing w:before="0" w:after="0"/>
              <w:outlineLvl w:val="3"/>
              <w:rPr>
                <w:rFonts w:ascii="Verdana" w:hAnsi="Verdana"/>
                <w:b w:val="0"/>
                <w:bCs/>
                <w:color w:val="000000"/>
                <w:sz w:val="17"/>
                <w:szCs w:val="17"/>
                <w:shd w:val="clear" w:color="auto" w:fill="FFFFFF"/>
              </w:rPr>
            </w:pPr>
            <w:r>
              <w:rPr>
                <w:rFonts w:ascii="Verdana" w:hAnsi="Verdana"/>
                <w:b w:val="0"/>
                <w:bCs/>
                <w:color w:val="000000"/>
                <w:sz w:val="17"/>
                <w:szCs w:val="17"/>
                <w:shd w:val="clear" w:color="auto" w:fill="FFFFFF"/>
              </w:rPr>
              <w:t>V.me by Visa Default First Name</w:t>
            </w:r>
          </w:p>
        </w:tc>
        <w:tc>
          <w:tcPr>
            <w:tcW w:w="4145" w:type="dxa"/>
          </w:tcPr>
          <w:p w14:paraId="66567A5D" w14:textId="77777777"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r>
              <w:rPr>
                <w:rFonts w:ascii="Verdana" w:hAnsi="Verdana"/>
                <w:b w:val="0"/>
                <w:bCs/>
                <w:color w:val="000000"/>
                <w:sz w:val="17"/>
                <w:szCs w:val="17"/>
                <w:shd w:val="clear" w:color="auto" w:fill="FFFFFF"/>
              </w:rPr>
              <w:t>Valued</w:t>
            </w:r>
          </w:p>
        </w:tc>
      </w:tr>
      <w:tr w:rsidR="002163D4" w14:paraId="7C04D39E" w14:textId="77777777" w:rsidTr="00FF1FE6">
        <w:tc>
          <w:tcPr>
            <w:tcW w:w="3125" w:type="dxa"/>
          </w:tcPr>
          <w:p w14:paraId="28653B80" w14:textId="77777777" w:rsidR="002163D4" w:rsidRPr="002163D4" w:rsidRDefault="002163D4" w:rsidP="00FF1FE6">
            <w:pPr>
              <w:pStyle w:val="Heading4"/>
              <w:spacing w:before="0" w:after="0"/>
              <w:outlineLvl w:val="3"/>
              <w:rPr>
                <w:rFonts w:ascii="Courier New" w:hAnsi="Courier New" w:cs="Courier New"/>
                <w:b w:val="0"/>
                <w:iCs/>
                <w:sz w:val="20"/>
              </w:rPr>
            </w:pPr>
            <w:r w:rsidRPr="002163D4">
              <w:rPr>
                <w:rFonts w:ascii="Courier New" w:hAnsi="Courier New" w:cs="Courier New"/>
                <w:b w:val="0"/>
                <w:iCs/>
                <w:sz w:val="20"/>
              </w:rPr>
              <w:t>VmeAmount</w:t>
            </w:r>
          </w:p>
        </w:tc>
        <w:tc>
          <w:tcPr>
            <w:tcW w:w="2473" w:type="dxa"/>
          </w:tcPr>
          <w:p w14:paraId="4EA8770A" w14:textId="77777777" w:rsidR="002163D4" w:rsidRDefault="002163D4" w:rsidP="00FF1FE6">
            <w:pPr>
              <w:pStyle w:val="Heading4"/>
              <w:spacing w:before="0" w:after="0"/>
              <w:outlineLvl w:val="3"/>
              <w:rPr>
                <w:rFonts w:ascii="Verdana" w:hAnsi="Verdana"/>
                <w:b w:val="0"/>
                <w:bCs/>
                <w:color w:val="000000"/>
                <w:sz w:val="17"/>
                <w:szCs w:val="17"/>
                <w:shd w:val="clear" w:color="auto" w:fill="FFFFFF"/>
              </w:rPr>
            </w:pPr>
            <w:r>
              <w:rPr>
                <w:rFonts w:ascii="Verdana" w:hAnsi="Verdana"/>
                <w:b w:val="0"/>
                <w:bCs/>
                <w:color w:val="000000"/>
                <w:sz w:val="17"/>
                <w:szCs w:val="17"/>
                <w:shd w:val="clear" w:color="auto" w:fill="FFFFFF"/>
              </w:rPr>
              <w:t>V.me by Visa Amount-Testing</w:t>
            </w:r>
          </w:p>
        </w:tc>
        <w:tc>
          <w:tcPr>
            <w:tcW w:w="4145" w:type="dxa"/>
          </w:tcPr>
          <w:p w14:paraId="2FEB96CC" w14:textId="77777777"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r>
              <w:rPr>
                <w:rFonts w:ascii="Verdana" w:hAnsi="Verdana"/>
                <w:b w:val="0"/>
                <w:bCs/>
                <w:color w:val="000000"/>
                <w:sz w:val="17"/>
                <w:szCs w:val="17"/>
                <w:shd w:val="clear" w:color="auto" w:fill="FFFFFF"/>
              </w:rPr>
              <w:t>NA</w:t>
            </w:r>
          </w:p>
        </w:tc>
      </w:tr>
      <w:tr w:rsidR="002163D4" w14:paraId="231D5F20" w14:textId="77777777" w:rsidTr="00FF1FE6">
        <w:tc>
          <w:tcPr>
            <w:tcW w:w="3125" w:type="dxa"/>
          </w:tcPr>
          <w:p w14:paraId="6037477D" w14:textId="77777777" w:rsidR="002163D4" w:rsidRPr="002163D4" w:rsidRDefault="002163D4" w:rsidP="00FF1FE6">
            <w:pPr>
              <w:pStyle w:val="Heading4"/>
              <w:spacing w:before="0" w:after="0"/>
              <w:outlineLvl w:val="3"/>
              <w:rPr>
                <w:rFonts w:ascii="Courier New" w:hAnsi="Courier New" w:cs="Courier New"/>
                <w:b w:val="0"/>
                <w:iCs/>
                <w:sz w:val="20"/>
              </w:rPr>
            </w:pPr>
            <w:r w:rsidRPr="002163D4">
              <w:rPr>
                <w:rFonts w:ascii="Courier New" w:hAnsi="Courier New" w:cs="Courier New"/>
                <w:b w:val="0"/>
                <w:iCs/>
                <w:sz w:val="20"/>
              </w:rPr>
              <w:t>VmeCheckoutButtonStyle</w:t>
            </w:r>
          </w:p>
        </w:tc>
        <w:tc>
          <w:tcPr>
            <w:tcW w:w="2473" w:type="dxa"/>
          </w:tcPr>
          <w:p w14:paraId="43BE6040" w14:textId="77777777" w:rsidR="002163D4" w:rsidRDefault="002163D4" w:rsidP="00FF1FE6">
            <w:pPr>
              <w:pStyle w:val="Heading4"/>
              <w:spacing w:before="0" w:after="0"/>
              <w:outlineLvl w:val="3"/>
              <w:rPr>
                <w:rFonts w:ascii="Verdana" w:hAnsi="Verdana"/>
                <w:b w:val="0"/>
                <w:bCs/>
                <w:color w:val="000000"/>
                <w:sz w:val="17"/>
                <w:szCs w:val="17"/>
                <w:shd w:val="clear" w:color="auto" w:fill="FFFFFF"/>
              </w:rPr>
            </w:pPr>
            <w:r w:rsidRPr="002163D4">
              <w:rPr>
                <w:rFonts w:ascii="Verdana" w:hAnsi="Verdana"/>
                <w:b w:val="0"/>
                <w:bCs/>
                <w:color w:val="000000"/>
                <w:sz w:val="17"/>
                <w:szCs w:val="17"/>
                <w:shd w:val="clear" w:color="auto" w:fill="FFFFFF"/>
              </w:rPr>
              <w:t>V.me by Visa Checkout Button Style Tag</w:t>
            </w:r>
          </w:p>
        </w:tc>
        <w:tc>
          <w:tcPr>
            <w:tcW w:w="4145" w:type="dxa"/>
          </w:tcPr>
          <w:p w14:paraId="797F48EB" w14:textId="77777777"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proofErr w:type="gramStart"/>
            <w:r w:rsidRPr="002163D4">
              <w:rPr>
                <w:rFonts w:ascii="Verdana" w:hAnsi="Verdana"/>
                <w:b w:val="0"/>
                <w:bCs/>
                <w:color w:val="000000"/>
                <w:sz w:val="17"/>
                <w:szCs w:val="17"/>
                <w:shd w:val="clear" w:color="auto" w:fill="FFFFFF"/>
              </w:rPr>
              <w:t>checkout</w:t>
            </w:r>
            <w:proofErr w:type="gramEnd"/>
          </w:p>
        </w:tc>
      </w:tr>
      <w:tr w:rsidR="002163D4" w14:paraId="7C2ABEB2" w14:textId="77777777" w:rsidTr="00FF1FE6">
        <w:tc>
          <w:tcPr>
            <w:tcW w:w="3125" w:type="dxa"/>
          </w:tcPr>
          <w:p w14:paraId="38D71CED" w14:textId="77777777" w:rsidR="002163D4" w:rsidRPr="002163D4" w:rsidRDefault="002163D4" w:rsidP="00FF1FE6">
            <w:pPr>
              <w:pStyle w:val="Heading4"/>
              <w:spacing w:before="0" w:after="0"/>
              <w:outlineLvl w:val="3"/>
              <w:rPr>
                <w:rFonts w:ascii="Courier New" w:hAnsi="Courier New" w:cs="Courier New"/>
                <w:b w:val="0"/>
                <w:iCs/>
                <w:sz w:val="20"/>
              </w:rPr>
            </w:pPr>
            <w:r w:rsidRPr="002163D4">
              <w:rPr>
                <w:rFonts w:ascii="Courier New" w:hAnsi="Courier New" w:cs="Courier New"/>
                <w:b w:val="0"/>
                <w:iCs/>
                <w:sz w:val="20"/>
              </w:rPr>
              <w:t>VmePaymentButtonStyle</w:t>
            </w:r>
          </w:p>
        </w:tc>
        <w:tc>
          <w:tcPr>
            <w:tcW w:w="2473" w:type="dxa"/>
          </w:tcPr>
          <w:p w14:paraId="2F7D82D2" w14:textId="77777777" w:rsidR="002163D4" w:rsidRDefault="002163D4" w:rsidP="00FF1FE6">
            <w:pPr>
              <w:pStyle w:val="Heading4"/>
              <w:spacing w:before="0" w:after="0"/>
              <w:outlineLvl w:val="3"/>
              <w:rPr>
                <w:rFonts w:ascii="Verdana" w:hAnsi="Verdana"/>
                <w:b w:val="0"/>
                <w:bCs/>
                <w:color w:val="000000"/>
                <w:sz w:val="17"/>
                <w:szCs w:val="17"/>
                <w:shd w:val="clear" w:color="auto" w:fill="FFFFFF"/>
              </w:rPr>
            </w:pPr>
            <w:r w:rsidRPr="002163D4">
              <w:rPr>
                <w:rFonts w:ascii="Verdana" w:hAnsi="Verdana"/>
                <w:b w:val="0"/>
                <w:bCs/>
                <w:color w:val="000000"/>
                <w:sz w:val="17"/>
                <w:szCs w:val="17"/>
                <w:shd w:val="clear" w:color="auto" w:fill="FFFFFF"/>
              </w:rPr>
              <w:t>V.me by Visa Payment Button Style Tag</w:t>
            </w:r>
          </w:p>
        </w:tc>
        <w:tc>
          <w:tcPr>
            <w:tcW w:w="4145" w:type="dxa"/>
          </w:tcPr>
          <w:p w14:paraId="7D107A24" w14:textId="77777777"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proofErr w:type="gramStart"/>
            <w:r w:rsidRPr="002163D4">
              <w:rPr>
                <w:rFonts w:ascii="Verdana" w:hAnsi="Verdana"/>
                <w:b w:val="0"/>
                <w:bCs/>
                <w:color w:val="000000"/>
                <w:sz w:val="17"/>
                <w:szCs w:val="17"/>
                <w:shd w:val="clear" w:color="auto" w:fill="FFFFFF"/>
              </w:rPr>
              <w:t>payment</w:t>
            </w:r>
            <w:proofErr w:type="gramEnd"/>
          </w:p>
        </w:tc>
      </w:tr>
      <w:tr w:rsidR="002163D4" w14:paraId="01043C4F" w14:textId="77777777" w:rsidTr="00FF1FE6">
        <w:tc>
          <w:tcPr>
            <w:tcW w:w="3125" w:type="dxa"/>
          </w:tcPr>
          <w:p w14:paraId="0EE2AA2E" w14:textId="77777777" w:rsidR="002163D4" w:rsidRPr="002163D4" w:rsidRDefault="002163D4" w:rsidP="00FF1FE6">
            <w:pPr>
              <w:pStyle w:val="Heading4"/>
              <w:spacing w:before="0" w:after="0"/>
              <w:outlineLvl w:val="3"/>
              <w:rPr>
                <w:rFonts w:ascii="Courier New" w:hAnsi="Courier New" w:cs="Courier New"/>
                <w:b w:val="0"/>
                <w:iCs/>
                <w:sz w:val="20"/>
              </w:rPr>
            </w:pPr>
            <w:r w:rsidRPr="002163D4">
              <w:rPr>
                <w:rFonts w:ascii="Courier New" w:hAnsi="Courier New" w:cs="Courier New"/>
                <w:b w:val="0"/>
                <w:iCs/>
                <w:sz w:val="20"/>
              </w:rPr>
              <w:t>VmeEnableVmeOnMiniCart</w:t>
            </w:r>
          </w:p>
        </w:tc>
        <w:tc>
          <w:tcPr>
            <w:tcW w:w="2473" w:type="dxa"/>
          </w:tcPr>
          <w:p w14:paraId="28A74F66" w14:textId="77777777" w:rsidR="002163D4" w:rsidRDefault="002163D4" w:rsidP="00FF1FE6">
            <w:pPr>
              <w:pStyle w:val="Heading4"/>
              <w:spacing w:before="0" w:after="0"/>
              <w:outlineLvl w:val="3"/>
              <w:rPr>
                <w:rFonts w:ascii="Verdana" w:hAnsi="Verdana"/>
                <w:b w:val="0"/>
                <w:bCs/>
                <w:color w:val="000000"/>
                <w:sz w:val="17"/>
                <w:szCs w:val="17"/>
                <w:shd w:val="clear" w:color="auto" w:fill="FFFFFF"/>
              </w:rPr>
            </w:pPr>
            <w:r w:rsidRPr="002163D4">
              <w:rPr>
                <w:rFonts w:ascii="Verdana" w:hAnsi="Verdana"/>
                <w:b w:val="0"/>
                <w:bCs/>
                <w:color w:val="000000"/>
                <w:sz w:val="17"/>
                <w:szCs w:val="17"/>
                <w:shd w:val="clear" w:color="auto" w:fill="FFFFFF"/>
              </w:rPr>
              <w:t>Enable V.Me Checkout button on Mini Cart</w:t>
            </w:r>
          </w:p>
        </w:tc>
        <w:tc>
          <w:tcPr>
            <w:tcW w:w="4145" w:type="dxa"/>
          </w:tcPr>
          <w:p w14:paraId="359DC7BC" w14:textId="77777777"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proofErr w:type="gramStart"/>
            <w:r>
              <w:rPr>
                <w:rFonts w:ascii="Verdana" w:hAnsi="Verdana"/>
                <w:b w:val="0"/>
                <w:bCs/>
                <w:color w:val="000000"/>
                <w:sz w:val="17"/>
                <w:szCs w:val="17"/>
                <w:shd w:val="clear" w:color="auto" w:fill="FFFFFF"/>
              </w:rPr>
              <w:t>false</w:t>
            </w:r>
            <w:proofErr w:type="gramEnd"/>
          </w:p>
        </w:tc>
      </w:tr>
      <w:tr w:rsidR="002163D4" w14:paraId="7E6EFCCC" w14:textId="77777777" w:rsidTr="00FF1FE6">
        <w:tc>
          <w:tcPr>
            <w:tcW w:w="3125" w:type="dxa"/>
          </w:tcPr>
          <w:p w14:paraId="1A8A6158" w14:textId="77777777" w:rsidR="002163D4" w:rsidRPr="002163D4" w:rsidRDefault="002163D4" w:rsidP="00FF1FE6">
            <w:pPr>
              <w:pStyle w:val="Heading4"/>
              <w:spacing w:before="0" w:after="0"/>
              <w:outlineLvl w:val="3"/>
              <w:rPr>
                <w:rFonts w:ascii="Courier New" w:hAnsi="Courier New" w:cs="Courier New"/>
                <w:b w:val="0"/>
                <w:iCs/>
                <w:sz w:val="20"/>
              </w:rPr>
            </w:pPr>
            <w:r w:rsidRPr="002163D4">
              <w:rPr>
                <w:rFonts w:ascii="Courier New" w:hAnsi="Courier New" w:cs="Courier New"/>
                <w:b w:val="0"/>
                <w:iCs/>
                <w:sz w:val="20"/>
              </w:rPr>
              <w:t>VmeServersideClickjackingEnabled</w:t>
            </w:r>
          </w:p>
        </w:tc>
        <w:tc>
          <w:tcPr>
            <w:tcW w:w="2473" w:type="dxa"/>
          </w:tcPr>
          <w:p w14:paraId="49C51AC0" w14:textId="77777777" w:rsidR="002163D4" w:rsidRDefault="002163D4" w:rsidP="00FF1FE6">
            <w:pPr>
              <w:pStyle w:val="Heading4"/>
              <w:spacing w:before="0" w:after="0"/>
              <w:outlineLvl w:val="3"/>
              <w:rPr>
                <w:rFonts w:ascii="Verdana" w:hAnsi="Verdana"/>
                <w:b w:val="0"/>
                <w:bCs/>
                <w:color w:val="000000"/>
                <w:sz w:val="17"/>
                <w:szCs w:val="17"/>
                <w:shd w:val="clear" w:color="auto" w:fill="FFFFFF"/>
              </w:rPr>
            </w:pPr>
            <w:r w:rsidRPr="002163D4">
              <w:rPr>
                <w:rFonts w:ascii="Verdana" w:hAnsi="Verdana"/>
                <w:b w:val="0"/>
                <w:bCs/>
                <w:color w:val="000000"/>
                <w:sz w:val="17"/>
                <w:szCs w:val="17"/>
                <w:shd w:val="clear" w:color="auto" w:fill="FFFFFF"/>
              </w:rPr>
              <w:t>Enable V.Me Server side clickjacking</w:t>
            </w:r>
          </w:p>
        </w:tc>
        <w:tc>
          <w:tcPr>
            <w:tcW w:w="4145" w:type="dxa"/>
          </w:tcPr>
          <w:p w14:paraId="29A01C6B" w14:textId="77777777"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proofErr w:type="gramStart"/>
            <w:r>
              <w:rPr>
                <w:rFonts w:ascii="Verdana" w:hAnsi="Verdana"/>
                <w:b w:val="0"/>
                <w:bCs/>
                <w:color w:val="000000"/>
                <w:sz w:val="17"/>
                <w:szCs w:val="17"/>
                <w:shd w:val="clear" w:color="auto" w:fill="FFFFFF"/>
              </w:rPr>
              <w:t>false</w:t>
            </w:r>
            <w:proofErr w:type="gramEnd"/>
          </w:p>
        </w:tc>
      </w:tr>
    </w:tbl>
    <w:p w14:paraId="02E52CB4" w14:textId="77777777" w:rsidR="00A24319" w:rsidRDefault="00A24319" w:rsidP="00A24319"/>
    <w:p w14:paraId="2CF09BFB" w14:textId="77777777" w:rsidR="00A24319" w:rsidRDefault="00A24319" w:rsidP="00A24319"/>
    <w:p w14:paraId="259CB492" w14:textId="77777777" w:rsidR="00A24319" w:rsidRDefault="00A24319" w:rsidP="00A24319"/>
    <w:p w14:paraId="07C7FAFE" w14:textId="77777777" w:rsidR="00A24319" w:rsidRPr="00A24319" w:rsidRDefault="00A24319" w:rsidP="009D2C87">
      <w:pPr>
        <w:pStyle w:val="BodyText"/>
      </w:pPr>
    </w:p>
    <w:p w14:paraId="1DF48D5C" w14:textId="77777777" w:rsidR="003D49FF" w:rsidRDefault="003D49FF" w:rsidP="003D49FF"/>
    <w:p w14:paraId="49DFC6E8" w14:textId="77777777" w:rsidR="003D49FF" w:rsidRDefault="003D49FF" w:rsidP="003D49FF"/>
    <w:p w14:paraId="28DE8CDF" w14:textId="77777777" w:rsidR="003D49FF" w:rsidRDefault="003D49FF" w:rsidP="003D49FF">
      <w:pPr>
        <w:pStyle w:val="Heading1"/>
        <w:framePr w:wrap="notBeside"/>
      </w:pPr>
      <w:bookmarkStart w:id="235" w:name="_Toc368651190"/>
      <w:bookmarkStart w:id="236" w:name="_Toc391039111"/>
      <w:r>
        <w:lastRenderedPageBreak/>
        <w:t>Device Fingerprint</w:t>
      </w:r>
      <w:bookmarkEnd w:id="235"/>
      <w:bookmarkEnd w:id="236"/>
    </w:p>
    <w:p w14:paraId="7CCF11A3" w14:textId="77777777" w:rsidR="003D49FF" w:rsidRDefault="003D49FF" w:rsidP="003D49FF">
      <w:r>
        <w:t>The device fingerprint enables CyberSource to detect fraud/spam more efficient.</w:t>
      </w:r>
      <w:r>
        <w:br/>
        <w:t xml:space="preserve">The device fingerprint can be used as an addition of the Credit Card </w:t>
      </w:r>
      <w:proofErr w:type="gramStart"/>
      <w:r>
        <w:t>Payment,</w:t>
      </w:r>
      <w:proofErr w:type="gramEnd"/>
      <w:r>
        <w:t xml:space="preserve"> it is not an independent service.</w:t>
      </w:r>
      <w:r>
        <w:br/>
      </w:r>
    </w:p>
    <w:p w14:paraId="2EE4971F" w14:textId="77777777" w:rsidR="003D49FF" w:rsidRDefault="003D49FF" w:rsidP="003D49FF">
      <w:pPr>
        <w:pStyle w:val="Heading2"/>
      </w:pPr>
      <w:bookmarkStart w:id="237" w:name="_Toc368651191"/>
      <w:bookmarkStart w:id="238" w:name="_Toc391039112"/>
      <w:r>
        <w:t>How does it work?</w:t>
      </w:r>
      <w:bookmarkEnd w:id="237"/>
      <w:bookmarkEnd w:id="238"/>
    </w:p>
    <w:p w14:paraId="12865250" w14:textId="77777777" w:rsidR="003D49FF" w:rsidRDefault="003D49FF" w:rsidP="003D49FF"/>
    <w:p w14:paraId="46107691" w14:textId="77777777" w:rsidR="003D49FF" w:rsidRDefault="003D49FF" w:rsidP="003D49FF">
      <w:r>
        <w:t>During/before checkout three (invisible) ‘beacons’ at the checkout page (a javascript, an image and a flash object) would collect and transmit several client-specific parameters to CyberSource partner.</w:t>
      </w:r>
    </w:p>
    <w:p w14:paraId="00A178AA" w14:textId="77777777" w:rsidR="003D49FF" w:rsidRDefault="003D49FF" w:rsidP="003D49FF">
      <w:r>
        <w:t>Those beacons contain the session Id.</w:t>
      </w:r>
    </w:p>
    <w:p w14:paraId="4D9EB905" w14:textId="77777777" w:rsidR="003D49FF" w:rsidRDefault="003D49FF" w:rsidP="003D49FF"/>
    <w:p w14:paraId="5D2CD58C" w14:textId="77777777" w:rsidR="003D49FF" w:rsidRDefault="003D49FF" w:rsidP="003D49FF">
      <w:r>
        <w:t>With the Credit Card Payment, this session Id is transmitted again and Cybersource is able to combine the data for advanced fraud detection.</w:t>
      </w:r>
    </w:p>
    <w:p w14:paraId="1C095446" w14:textId="77777777" w:rsidR="003D49FF" w:rsidRDefault="003D49FF" w:rsidP="003D49FF"/>
    <w:p w14:paraId="2CF2B0F0" w14:textId="77777777" w:rsidR="003D49FF" w:rsidRDefault="003D49FF" w:rsidP="003D49FF">
      <w:pPr>
        <w:pStyle w:val="Heading2"/>
      </w:pPr>
      <w:bookmarkStart w:id="239" w:name="_Toc368651192"/>
      <w:bookmarkStart w:id="240" w:name="_Toc391039113"/>
      <w:r>
        <w:t>Setup:</w:t>
      </w:r>
      <w:bookmarkEnd w:id="239"/>
      <w:bookmarkEnd w:id="240"/>
    </w:p>
    <w:p w14:paraId="757AA0CE" w14:textId="77777777" w:rsidR="003D49FF" w:rsidRDefault="003D49FF" w:rsidP="003D49FF">
      <w:r>
        <w:t>(Prerequisites: CyberSource cartridge is already installed).</w:t>
      </w:r>
      <w:r>
        <w:br/>
      </w:r>
    </w:p>
    <w:p w14:paraId="7C77F2D2" w14:textId="77777777" w:rsidR="003D49FF" w:rsidRDefault="003D49FF" w:rsidP="00B6458B">
      <w:pPr>
        <w:pStyle w:val="ListParagraph"/>
        <w:numPr>
          <w:ilvl w:val="0"/>
          <w:numId w:val="29"/>
        </w:numPr>
      </w:pPr>
      <w:r>
        <w:t>Enable the device fingerprint at the Site Preferences of Cybersource and set the Organization ID (provided by CyberSource). The Merchant ID should be set already, anyway.</w:t>
      </w:r>
    </w:p>
    <w:p w14:paraId="20AB6963" w14:textId="77777777" w:rsidR="003D49FF" w:rsidRDefault="003D49FF" w:rsidP="003D49FF"/>
    <w:p w14:paraId="6AF6C19F" w14:textId="77777777" w:rsidR="003D49FF" w:rsidRDefault="003D49FF" w:rsidP="00B6458B">
      <w:pPr>
        <w:pStyle w:val="ListParagraph"/>
        <w:numPr>
          <w:ilvl w:val="0"/>
          <w:numId w:val="28"/>
        </w:numPr>
      </w:pPr>
      <w:r>
        <w:t>Include following snippet i.e. at the billing.isml page (Recommended: at bottom of page to have no visual impacts)</w:t>
      </w:r>
    </w:p>
    <w:p w14:paraId="176ED59E" w14:textId="77777777" w:rsidR="003D49FF" w:rsidRDefault="003D49FF" w:rsidP="003D49FF"/>
    <w:p w14:paraId="1205D4C2" w14:textId="77777777" w:rsidR="003D49FF" w:rsidRDefault="003D49FF" w:rsidP="003D49FF">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proofErr w:type="gramStart"/>
      <w:r>
        <w:rPr>
          <w:rFonts w:ascii="Courier New" w:hAnsi="Courier New" w:cs="Courier New"/>
          <w:color w:val="3F7F7F"/>
          <w:sz w:val="20"/>
          <w:szCs w:val="20"/>
        </w:rPr>
        <w:t>isif</w:t>
      </w:r>
      <w:r>
        <w:rPr>
          <w:rFonts w:ascii="Courier New" w:hAnsi="Courier New" w:cs="Courier New"/>
          <w:color w:val="7F007F"/>
          <w:sz w:val="20"/>
          <w:szCs w:val="20"/>
        </w:rPr>
        <w:t>condition</w:t>
      </w:r>
      <w:proofErr w:type="gramEnd"/>
      <w:r>
        <w:rPr>
          <w:rFonts w:ascii="Courier New" w:hAnsi="Courier New" w:cs="Courier New"/>
          <w:color w:val="000000"/>
          <w:sz w:val="20"/>
          <w:szCs w:val="20"/>
        </w:rPr>
        <w:t>=</w:t>
      </w:r>
      <w:r w:rsidR="00C5387E">
        <w:rPr>
          <w:rFonts w:ascii="Courier New" w:hAnsi="Courier New" w:cs="Courier New"/>
          <w:i/>
          <w:iCs/>
          <w:color w:val="2A00FF"/>
          <w:sz w:val="20"/>
          <w:szCs w:val="20"/>
        </w:rPr>
        <w:t>”</w:t>
      </w:r>
      <w:r>
        <w:rPr>
          <w:rFonts w:ascii="Courier New" w:hAnsi="Courier New" w:cs="Courier New"/>
          <w:i/>
          <w:iCs/>
          <w:color w:val="2A00FF"/>
          <w:sz w:val="20"/>
          <w:szCs w:val="20"/>
        </w:rPr>
        <w:t>${dw.system.Site.getCurrent().getCustomPreferenceValue(</w:t>
      </w:r>
      <w:r w:rsidR="00C5387E">
        <w:rPr>
          <w:rFonts w:ascii="Courier New" w:hAnsi="Courier New" w:cs="Courier New"/>
          <w:i/>
          <w:iCs/>
          <w:color w:val="2A00FF"/>
          <w:sz w:val="20"/>
          <w:szCs w:val="20"/>
        </w:rPr>
        <w:t>‘</w:t>
      </w:r>
      <w:r>
        <w:rPr>
          <w:rFonts w:ascii="Courier New" w:hAnsi="Courier New" w:cs="Courier New"/>
          <w:i/>
          <w:iCs/>
          <w:color w:val="2A00FF"/>
          <w:sz w:val="20"/>
          <w:szCs w:val="20"/>
        </w:rPr>
        <w:t>CsDeviceFingerprintEnabled</w:t>
      </w:r>
      <w:r w:rsidR="00C5387E">
        <w:rPr>
          <w:rFonts w:ascii="Courier New" w:hAnsi="Courier New" w:cs="Courier New"/>
          <w:i/>
          <w:iCs/>
          <w:color w:val="2A00FF"/>
          <w:sz w:val="20"/>
          <w:szCs w:val="20"/>
        </w:rPr>
        <w:t>’</w:t>
      </w:r>
      <w:r>
        <w:rPr>
          <w:rFonts w:ascii="Courier New" w:hAnsi="Courier New" w:cs="Courier New"/>
          <w:i/>
          <w:iCs/>
          <w:color w:val="2A00FF"/>
          <w:sz w:val="20"/>
          <w:szCs w:val="20"/>
        </w:rPr>
        <w:t>)}</w:t>
      </w:r>
      <w:r w:rsidR="00C5387E">
        <w:rPr>
          <w:rFonts w:ascii="Courier New" w:hAnsi="Courier New" w:cs="Courier New"/>
          <w:i/>
          <w:iCs/>
          <w:color w:val="2A00FF"/>
          <w:sz w:val="20"/>
          <w:szCs w:val="20"/>
        </w:rPr>
        <w:t>”</w:t>
      </w:r>
      <w:r>
        <w:rPr>
          <w:rFonts w:ascii="Courier New" w:hAnsi="Courier New" w:cs="Courier New"/>
          <w:color w:val="008080"/>
          <w:sz w:val="20"/>
          <w:szCs w:val="20"/>
        </w:rPr>
        <w:t>&gt;</w:t>
      </w:r>
    </w:p>
    <w:p w14:paraId="04BFDF76" w14:textId="77777777" w:rsidR="003D49FF" w:rsidRDefault="003D49FF" w:rsidP="003D49FF">
      <w:pPr>
        <w:autoSpaceDE w:val="0"/>
        <w:autoSpaceDN w:val="0"/>
        <w:adjustRightInd w:val="0"/>
        <w:rPr>
          <w:rFonts w:ascii="Courier New" w:hAnsi="Courier New" w:cs="Courier New"/>
          <w:sz w:val="20"/>
          <w:szCs w:val="20"/>
        </w:rPr>
      </w:pPr>
    </w:p>
    <w:p w14:paraId="4FEC6232" w14:textId="77777777" w:rsidR="003D49FF" w:rsidRDefault="003D49FF" w:rsidP="003D49FF">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proofErr w:type="gramStart"/>
      <w:r>
        <w:rPr>
          <w:rFonts w:ascii="Courier New" w:hAnsi="Courier New" w:cs="Courier New"/>
          <w:color w:val="3F7F7F"/>
          <w:sz w:val="20"/>
          <w:szCs w:val="20"/>
        </w:rPr>
        <w:t>isinclude</w:t>
      </w:r>
      <w:r>
        <w:rPr>
          <w:rFonts w:ascii="Courier New" w:hAnsi="Courier New" w:cs="Courier New"/>
          <w:color w:val="7F007F"/>
          <w:sz w:val="20"/>
          <w:szCs w:val="20"/>
        </w:rPr>
        <w:t>url</w:t>
      </w:r>
      <w:proofErr w:type="gramEnd"/>
      <w:r>
        <w:rPr>
          <w:rFonts w:ascii="Courier New" w:hAnsi="Courier New" w:cs="Courier New"/>
          <w:color w:val="000000"/>
          <w:sz w:val="20"/>
          <w:szCs w:val="20"/>
        </w:rPr>
        <w:t>=</w:t>
      </w:r>
      <w:r w:rsidR="00C5387E">
        <w:rPr>
          <w:rFonts w:ascii="Courier New" w:hAnsi="Courier New" w:cs="Courier New"/>
          <w:i/>
          <w:iCs/>
          <w:color w:val="2A00FF"/>
          <w:sz w:val="20"/>
          <w:szCs w:val="20"/>
        </w:rPr>
        <w:t>”</w:t>
      </w:r>
      <w:r>
        <w:rPr>
          <w:rFonts w:ascii="Courier New" w:hAnsi="Courier New" w:cs="Courier New"/>
          <w:i/>
          <w:iCs/>
          <w:color w:val="2A00FF"/>
          <w:sz w:val="20"/>
          <w:szCs w:val="20"/>
        </w:rPr>
        <w:t>${URLUtils.url(</w:t>
      </w:r>
      <w:r w:rsidR="00C5387E">
        <w:rPr>
          <w:rFonts w:ascii="Courier New" w:hAnsi="Courier New" w:cs="Courier New"/>
          <w:i/>
          <w:iCs/>
          <w:color w:val="2A00FF"/>
          <w:sz w:val="20"/>
          <w:szCs w:val="20"/>
        </w:rPr>
        <w:t>‘</w:t>
      </w:r>
      <w:r>
        <w:rPr>
          <w:rFonts w:ascii="Courier New" w:hAnsi="Courier New" w:cs="Courier New"/>
          <w:i/>
          <w:iCs/>
          <w:color w:val="2A00FF"/>
          <w:sz w:val="20"/>
          <w:szCs w:val="20"/>
        </w:rPr>
        <w:t>Cybersource-IncludeDigitalFingerprint</w:t>
      </w:r>
      <w:r w:rsidR="00C5387E">
        <w:rPr>
          <w:rFonts w:ascii="Courier New" w:hAnsi="Courier New" w:cs="Courier New"/>
          <w:i/>
          <w:iCs/>
          <w:color w:val="2A00FF"/>
          <w:sz w:val="20"/>
          <w:szCs w:val="20"/>
        </w:rPr>
        <w:t>’</w:t>
      </w:r>
      <w:r>
        <w:rPr>
          <w:rFonts w:ascii="Courier New" w:hAnsi="Courier New" w:cs="Courier New"/>
          <w:i/>
          <w:iCs/>
          <w:color w:val="2A00FF"/>
          <w:sz w:val="20"/>
          <w:szCs w:val="20"/>
        </w:rPr>
        <w:t>)}</w:t>
      </w:r>
      <w:r w:rsidR="00C5387E">
        <w:rPr>
          <w:rFonts w:ascii="Courier New" w:hAnsi="Courier New" w:cs="Courier New"/>
          <w:i/>
          <w:iCs/>
          <w:color w:val="2A00FF"/>
          <w:sz w:val="20"/>
          <w:szCs w:val="20"/>
        </w:rPr>
        <w:t>”</w:t>
      </w:r>
      <w:r>
        <w:rPr>
          <w:rFonts w:ascii="Courier New" w:hAnsi="Courier New" w:cs="Courier New"/>
          <w:color w:val="008080"/>
          <w:sz w:val="20"/>
          <w:szCs w:val="20"/>
        </w:rPr>
        <w:t>/&gt;</w:t>
      </w:r>
    </w:p>
    <w:p w14:paraId="3A7FF813" w14:textId="77777777" w:rsidR="003D49FF" w:rsidRDefault="003D49FF" w:rsidP="003D49FF">
      <w:r>
        <w:rPr>
          <w:rFonts w:ascii="Courier New" w:hAnsi="Courier New" w:cs="Courier New"/>
          <w:color w:val="008080"/>
          <w:sz w:val="20"/>
          <w:szCs w:val="20"/>
        </w:rPr>
        <w:t>&lt;/</w:t>
      </w:r>
      <w:r>
        <w:rPr>
          <w:rFonts w:ascii="Courier New" w:hAnsi="Courier New" w:cs="Courier New"/>
          <w:color w:val="3F7F7F"/>
          <w:sz w:val="20"/>
          <w:szCs w:val="20"/>
        </w:rPr>
        <w:t>isif</w:t>
      </w:r>
      <w:r>
        <w:rPr>
          <w:rFonts w:ascii="Courier New" w:hAnsi="Courier New" w:cs="Courier New"/>
          <w:color w:val="008080"/>
          <w:sz w:val="20"/>
          <w:szCs w:val="20"/>
        </w:rPr>
        <w:t>&gt;</w:t>
      </w:r>
    </w:p>
    <w:p w14:paraId="5A5CB78F" w14:textId="77777777" w:rsidR="003D49FF" w:rsidRDefault="003D49FF" w:rsidP="003D49FF"/>
    <w:p w14:paraId="31FACDCE" w14:textId="77777777" w:rsidR="003D49FF" w:rsidRDefault="003D49FF" w:rsidP="003D49FF">
      <w:r>
        <w:t>Do a checkout with Credit Card payment. After this checkout, at the CyberSource Business Manager you will see (at the Transaction Manager):</w:t>
      </w:r>
    </w:p>
    <w:p w14:paraId="7DB61E0A" w14:textId="77777777" w:rsidR="003D49FF" w:rsidRDefault="003D49FF" w:rsidP="003D49FF">
      <w:pPr>
        <w:rPr>
          <w:i/>
          <w:iCs/>
        </w:rPr>
      </w:pPr>
      <w:r>
        <w:rPr>
          <w:i/>
          <w:iCs/>
        </w:rPr>
        <w:t>Device Fingerprint: submitted</w:t>
      </w:r>
    </w:p>
    <w:p w14:paraId="4EAB6D67" w14:textId="77777777" w:rsidR="003D49FF" w:rsidRDefault="003D49FF" w:rsidP="003D49FF"/>
    <w:p w14:paraId="2190E75B" w14:textId="77777777" w:rsidR="003D49FF" w:rsidRDefault="003D49FF" w:rsidP="003D49FF">
      <w:pPr>
        <w:pStyle w:val="Heading3"/>
      </w:pPr>
      <w:bookmarkStart w:id="241" w:name="_Toc368651193"/>
      <w:bookmarkStart w:id="242" w:name="_Toc391039114"/>
      <w:r>
        <w:lastRenderedPageBreak/>
        <w:t>Hints for the CsDeviceFingerprintRedirectionType:</w:t>
      </w:r>
      <w:bookmarkEnd w:id="241"/>
      <w:bookmarkEnd w:id="242"/>
    </w:p>
    <w:p w14:paraId="4F0846DB" w14:textId="77777777" w:rsidR="003D49FF" w:rsidRDefault="003D49FF" w:rsidP="003D49FF"/>
    <w:p w14:paraId="0B930D43" w14:textId="77777777" w:rsidR="003D49FF" w:rsidRDefault="003D49FF" w:rsidP="003D49FF">
      <w:r>
        <w:t>To get improved deviceFingerprint results, Cybersource recommends redirecting the included code (loading a image, a flash and a javascript) pointing to the CsJetmetrixLocation, to a local domain.</w:t>
      </w:r>
    </w:p>
    <w:p w14:paraId="237084AE" w14:textId="77777777" w:rsidR="003D49FF" w:rsidRDefault="003D49FF" w:rsidP="009D2C87">
      <w:pPr>
        <w:pStyle w:val="Figures"/>
      </w:pPr>
    </w:p>
    <w:p w14:paraId="2E9EC9AC" w14:textId="77777777" w:rsidR="003D49FF" w:rsidRDefault="003D49FF" w:rsidP="003D49FF">
      <w:r>
        <w:t>There are three possible settings for this redirection: ‘none’, static’ and dynamic.</w:t>
      </w:r>
      <w:r>
        <w:br/>
      </w:r>
    </w:p>
    <w:p w14:paraId="1CABA9BF" w14:textId="77777777" w:rsidR="003D49FF" w:rsidRDefault="003D49FF" w:rsidP="003D49FF">
      <w:pPr>
        <w:pStyle w:val="HTMLPreformatted"/>
        <w:rPr>
          <w:rFonts w:ascii="Times New Roman" w:eastAsia="Times New Roman" w:hAnsi="Times New Roman" w:cs="Times New Roman"/>
          <w:sz w:val="24"/>
          <w:szCs w:val="24"/>
        </w:rPr>
      </w:pPr>
      <w:r>
        <w:rPr>
          <w:rFonts w:ascii="Times New Roman" w:eastAsia="Times New Roman" w:hAnsi="Times New Roman" w:cs="Times New Roman"/>
          <w:i/>
          <w:iCs/>
          <w:sz w:val="24"/>
          <w:szCs w:val="24"/>
        </w:rPr>
        <w:t>None</w:t>
      </w:r>
      <w:r>
        <w:rPr>
          <w:rFonts w:ascii="Times New Roman" w:eastAsia="Times New Roman" w:hAnsi="Times New Roman" w:cs="Times New Roman"/>
          <w:sz w:val="24"/>
          <w:szCs w:val="24"/>
        </w:rPr>
        <w:t>no redirection, the beacons will be loaded direct from the CsJetmetrixLocation (i.e. https://h.online-metrix.net)</w:t>
      </w:r>
      <w:r>
        <w:rPr>
          <w:rFonts w:ascii="Times New Roman" w:eastAsia="Times New Roman" w:hAnsi="Times New Roman" w:cs="Times New Roman"/>
          <w:sz w:val="24"/>
          <w:szCs w:val="24"/>
        </w:rPr>
        <w:br/>
      </w:r>
    </w:p>
    <w:p w14:paraId="009BCB33" w14:textId="77777777" w:rsidR="003D49FF" w:rsidRDefault="003D49FF" w:rsidP="003D49FF">
      <w:r>
        <w:rPr>
          <w:i/>
          <w:iCs/>
        </w:rPr>
        <w:t>Static</w:t>
      </w:r>
      <w:r>
        <w:t xml:space="preserve"> The beacons are included with </w:t>
      </w:r>
      <w:proofErr w:type="gramStart"/>
      <w:r>
        <w:t>a</w:t>
      </w:r>
      <w:proofErr w:type="gramEnd"/>
      <w:r w:rsidR="00C5387E">
        <w:pgNum/>
      </w:r>
      <w:r w:rsidR="00C5387E">
        <w:t>emandware</w:t>
      </w:r>
      <w:r>
        <w:t xml:space="preserve"> pipeline call. The pipelinecall will redirect to the CsJetmetrixLocation.</w:t>
      </w:r>
      <w:r>
        <w:br/>
      </w:r>
    </w:p>
    <w:p w14:paraId="73CF0997" w14:textId="77777777" w:rsidR="003D49FF" w:rsidRDefault="003D49FF" w:rsidP="003D49FF">
      <w:pPr>
        <w:pStyle w:val="Footer"/>
        <w:tabs>
          <w:tab w:val="clear" w:pos="9072"/>
        </w:tabs>
        <w:spacing w:before="0"/>
        <w:rPr>
          <w:i w:val="0"/>
          <w:iCs/>
        </w:rPr>
      </w:pPr>
      <w:r>
        <w:rPr>
          <w:iCs/>
        </w:rPr>
        <w:t xml:space="preserve">Dynamic </w:t>
      </w:r>
      <w:r>
        <w:rPr>
          <w:i w:val="0"/>
          <w:iCs/>
        </w:rPr>
        <w:t xml:space="preserve">If set </w:t>
      </w:r>
      <w:proofErr w:type="gramStart"/>
      <w:r>
        <w:rPr>
          <w:i w:val="0"/>
          <w:iCs/>
        </w:rPr>
        <w:t>to</w:t>
      </w:r>
      <w:proofErr w:type="gramEnd"/>
      <w:r>
        <w:rPr>
          <w:i w:val="0"/>
          <w:iCs/>
        </w:rPr>
        <w:t xml:space="preserve"> dynamic, you have to specify a mapping rule at SiteUrls-&gt;Static Mappings.</w:t>
      </w:r>
    </w:p>
    <w:p w14:paraId="68AFCA2F" w14:textId="77777777" w:rsidR="003D49FF" w:rsidRDefault="003D49FF" w:rsidP="003D49FF">
      <w:r>
        <w:t xml:space="preserve">All URLs matching the pattern will be redirected by the </w:t>
      </w:r>
      <w:r w:rsidR="00C5387E">
        <w:pgNum/>
      </w:r>
      <w:r w:rsidR="00C5387E">
        <w:t>emandware</w:t>
      </w:r>
      <w:r>
        <w:t xml:space="preserve"> Server.</w:t>
      </w:r>
    </w:p>
    <w:p w14:paraId="3AEC5AD8" w14:textId="77777777" w:rsidR="003D49FF" w:rsidRDefault="003D49FF" w:rsidP="003D49FF"/>
    <w:p w14:paraId="1865EE48" w14:textId="77777777" w:rsidR="003D49FF" w:rsidRDefault="003D49FF" w:rsidP="003D49FF">
      <w:pPr>
        <w:tabs>
          <w:tab w:val="left" w:pos="8010"/>
        </w:tabs>
      </w:pPr>
      <w:r>
        <w:tab/>
      </w:r>
    </w:p>
    <w:p w14:paraId="19730385" w14:textId="77777777" w:rsidR="003D49FF" w:rsidRDefault="003D49FF" w:rsidP="003D49FF">
      <w:pPr>
        <w:tabs>
          <w:tab w:val="left" w:pos="8010"/>
        </w:tabs>
      </w:pPr>
    </w:p>
    <w:p w14:paraId="6C5AC41B" w14:textId="77777777" w:rsidR="003D49FF" w:rsidRDefault="003D49FF" w:rsidP="003D49FF">
      <w:r>
        <w:rPr>
          <w:noProof/>
        </w:rPr>
        <w:lastRenderedPageBreak/>
        <w:drawing>
          <wp:inline distT="0" distB="0" distL="0" distR="0" wp14:anchorId="166684C2" wp14:editId="75FFD2AD">
            <wp:extent cx="6400800" cy="5029200"/>
            <wp:effectExtent l="19050" t="0" r="0" b="0"/>
            <wp:docPr id="18" name="Picture 9" descr="static_mapp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tic_mappings"/>
                    <pic:cNvPicPr>
                      <a:picLocks noChangeAspect="1" noChangeArrowheads="1"/>
                    </pic:cNvPicPr>
                  </pic:nvPicPr>
                  <pic:blipFill>
                    <a:blip r:embed="rId105" cstate="print"/>
                    <a:srcRect/>
                    <a:stretch>
                      <a:fillRect/>
                    </a:stretch>
                  </pic:blipFill>
                  <pic:spPr bwMode="auto">
                    <a:xfrm>
                      <a:off x="0" y="0"/>
                      <a:ext cx="6400800" cy="5029200"/>
                    </a:xfrm>
                    <a:prstGeom prst="rect">
                      <a:avLst/>
                    </a:prstGeom>
                    <a:noFill/>
                    <a:ln w="9525">
                      <a:noFill/>
                      <a:miter lim="800000"/>
                      <a:headEnd/>
                      <a:tailEnd/>
                    </a:ln>
                  </pic:spPr>
                </pic:pic>
              </a:graphicData>
            </a:graphic>
          </wp:inline>
        </w:drawing>
      </w:r>
    </w:p>
    <w:p w14:paraId="712221E3" w14:textId="77777777" w:rsidR="003D49FF" w:rsidRDefault="003D49FF" w:rsidP="003D49FF">
      <w:r>
        <w:t>Example for a matching mapping rule for the device fingerprint redirection</w:t>
      </w:r>
    </w:p>
    <w:p w14:paraId="457AF8D3" w14:textId="77777777" w:rsidR="003D49FF" w:rsidRDefault="003D49FF" w:rsidP="003D49FF"/>
    <w:p w14:paraId="19A89E22" w14:textId="77777777" w:rsidR="003D49FF" w:rsidRDefault="003D49FF" w:rsidP="003D49FF">
      <w:pPr>
        <w:pStyle w:val="Heading3"/>
      </w:pPr>
      <w:bookmarkStart w:id="243" w:name="_Toc368651194"/>
      <w:bookmarkStart w:id="244" w:name="_Toc391039115"/>
      <w:r>
        <w:t>Modified Scripts and pipelines for the device fingerprint</w:t>
      </w:r>
      <w:bookmarkEnd w:id="243"/>
      <w:bookmarkEnd w:id="244"/>
    </w:p>
    <w:p w14:paraId="74C72BE8" w14:textId="77777777" w:rsidR="003D49FF" w:rsidRDefault="003D49FF" w:rsidP="009D2C87">
      <w:pPr>
        <w:pStyle w:val="BodyText"/>
      </w:pPr>
      <w:r>
        <w:t>Scripts:</w:t>
      </w:r>
    </w:p>
    <w:p w14:paraId="17EC4DE8" w14:textId="77777777" w:rsidR="003D49FF" w:rsidRDefault="003D49FF" w:rsidP="009D2C87">
      <w:pPr>
        <w:pStyle w:val="BodyText"/>
      </w:pPr>
      <w:proofErr w:type="gramStart"/>
      <w:r>
        <w:t>libCybersource</w:t>
      </w:r>
      <w:proofErr w:type="gramEnd"/>
      <w:r>
        <w:t xml:space="preserve"> .ds-&gt;addCCAuthRequestInfo modified.</w:t>
      </w:r>
    </w:p>
    <w:p w14:paraId="5F75830A" w14:textId="77777777" w:rsidR="003D49FF" w:rsidRDefault="003D49FF" w:rsidP="009D2C87">
      <w:pPr>
        <w:pStyle w:val="BodyText"/>
      </w:pPr>
      <w:r>
        <w:t>CCAuthRequest.ds (updated WSDL reference)</w:t>
      </w:r>
    </w:p>
    <w:p w14:paraId="3A30F498" w14:textId="77777777" w:rsidR="003D49FF" w:rsidRDefault="003D49FF" w:rsidP="009D2C87">
      <w:pPr>
        <w:pStyle w:val="BodyText"/>
      </w:pPr>
      <w:r>
        <w:t>TestCCAuth (Testcases plus added ‘response object’ dumping for developers)</w:t>
      </w:r>
    </w:p>
    <w:p w14:paraId="03243C85" w14:textId="77777777" w:rsidR="003D49FF" w:rsidRDefault="003D49FF" w:rsidP="003D49FF">
      <w:pPr>
        <w:pStyle w:val="HeadingBase"/>
        <w:keepNext w:val="0"/>
        <w:rPr>
          <w:rFonts w:ascii="Times New Roman" w:hAnsi="Times New Roman"/>
          <w:bCs/>
          <w:szCs w:val="24"/>
          <w:lang w:val="en-GB"/>
        </w:rPr>
      </w:pPr>
      <w:r>
        <w:rPr>
          <w:rFonts w:ascii="Times New Roman" w:hAnsi="Times New Roman"/>
          <w:bCs/>
          <w:szCs w:val="24"/>
          <w:lang w:val="en-GB"/>
        </w:rPr>
        <w:t>Pipelines:</w:t>
      </w:r>
    </w:p>
    <w:p w14:paraId="203270DE" w14:textId="77777777" w:rsidR="003D49FF" w:rsidRDefault="003D49FF" w:rsidP="003D49FF">
      <w:r>
        <w:t>CybersourceUnitTesting (new test case)</w:t>
      </w:r>
    </w:p>
    <w:p w14:paraId="4A20B11E" w14:textId="77777777" w:rsidR="003D49FF" w:rsidRDefault="003D49FF" w:rsidP="003D49FF">
      <w:pPr>
        <w:pStyle w:val="Heading1"/>
        <w:framePr w:wrap="notBeside"/>
      </w:pPr>
      <w:bookmarkStart w:id="245" w:name="_Toc368651195"/>
      <w:bookmarkStart w:id="246" w:name="_Toc391039116"/>
      <w:r>
        <w:t>Known Issues</w:t>
      </w:r>
      <w:bookmarkEnd w:id="245"/>
      <w:bookmarkEnd w:id="246"/>
    </w:p>
    <w:p w14:paraId="6337ACC7" w14:textId="77777777" w:rsidR="00D22EB3" w:rsidRPr="00D22EB3" w:rsidRDefault="00D22EB3" w:rsidP="00B6458B">
      <w:pPr>
        <w:pStyle w:val="ListParagraph"/>
        <w:numPr>
          <w:ilvl w:val="0"/>
          <w:numId w:val="30"/>
        </w:numPr>
      </w:pPr>
      <w:r>
        <w:rPr>
          <w:b/>
        </w:rPr>
        <w:lastRenderedPageBreak/>
        <w:t>In case of setting Ignore AVS Result custom preference to true, there can be a known issue as described below:</w:t>
      </w:r>
    </w:p>
    <w:p w14:paraId="69EC492C" w14:textId="77777777" w:rsidR="003D49FF" w:rsidRDefault="00D22EB3" w:rsidP="00D22EB3">
      <w:pPr>
        <w:pStyle w:val="ListParagraph"/>
        <w:ind w:left="1080"/>
      </w:pPr>
      <w:r>
        <w:rPr>
          <w:b/>
        </w:rPr>
        <w:t xml:space="preserve">If </w:t>
      </w:r>
      <w:r w:rsidR="005B21B5">
        <w:rPr>
          <w:b/>
        </w:rPr>
        <w:t>the AVS response code received as N, the cartridge ignores the ccAuthReply reason code and processes the transaction under “review” status. This can lead to an ambiguous situ</w:t>
      </w:r>
      <w:r w:rsidR="0051190D">
        <w:rPr>
          <w:b/>
        </w:rPr>
        <w:t xml:space="preserve">ation when the Credit Card </w:t>
      </w:r>
      <w:r w:rsidR="005B21B5">
        <w:rPr>
          <w:b/>
        </w:rPr>
        <w:t xml:space="preserve">was rejected, but due to the AVS code as “N”, the cartridge </w:t>
      </w:r>
      <w:r w:rsidR="005B243B">
        <w:rPr>
          <w:b/>
        </w:rPr>
        <w:t>continued with order processing and successful order placement.</w:t>
      </w:r>
      <w:r>
        <w:rPr>
          <w:b/>
        </w:rPr>
        <w:tab/>
      </w:r>
      <w:r>
        <w:rPr>
          <w:b/>
        </w:rPr>
        <w:tab/>
      </w:r>
      <w:r w:rsidR="003D49FF" w:rsidRPr="00D22EB3">
        <w:rPr>
          <w:b/>
        </w:rPr>
        <w:br w:type="page"/>
      </w:r>
    </w:p>
    <w:p w14:paraId="28C018FE" w14:textId="77777777" w:rsidR="003D49FF" w:rsidRDefault="003D49FF" w:rsidP="003D49FF">
      <w:pPr>
        <w:pStyle w:val="Heading1"/>
        <w:framePr w:wrap="notBeside"/>
      </w:pPr>
      <w:bookmarkStart w:id="247" w:name="_Toc368651196"/>
      <w:bookmarkStart w:id="248" w:name="_Toc391039117"/>
      <w:r>
        <w:lastRenderedPageBreak/>
        <w:t>CyberSource document links</w:t>
      </w:r>
      <w:bookmarkEnd w:id="247"/>
      <w:bookmarkEnd w:id="248"/>
    </w:p>
    <w:p w14:paraId="6C8B9359" w14:textId="77777777" w:rsidR="003D49FF" w:rsidRPr="00790234" w:rsidRDefault="00BD6C5B" w:rsidP="00B6458B">
      <w:pPr>
        <w:pStyle w:val="Listenabsatz"/>
        <w:numPr>
          <w:ilvl w:val="0"/>
          <w:numId w:val="17"/>
        </w:numPr>
        <w:rPr>
          <w:color w:val="0070C0"/>
          <w:sz w:val="16"/>
          <w:szCs w:val="16"/>
        </w:rPr>
      </w:pPr>
      <w:hyperlink r:id="rId106" w:history="1">
        <w:r w:rsidR="003D49FF" w:rsidRPr="00790234">
          <w:rPr>
            <w:rStyle w:val="Hyperlink"/>
            <w:color w:val="0070C0"/>
            <w:sz w:val="16"/>
            <w:szCs w:val="16"/>
          </w:rPr>
          <w:t>http://www.cybersource.com/support_center/implementation/testing_info/simple_order_api/General_testing_info/soapi_general_test.html</w:t>
        </w:r>
      </w:hyperlink>
    </w:p>
    <w:p w14:paraId="41A0BDAF" w14:textId="77777777" w:rsidR="003D49FF" w:rsidRPr="00790234" w:rsidRDefault="00BD6C5B" w:rsidP="00B6458B">
      <w:pPr>
        <w:pStyle w:val="Listenabsatz"/>
        <w:numPr>
          <w:ilvl w:val="0"/>
          <w:numId w:val="17"/>
        </w:numPr>
        <w:rPr>
          <w:color w:val="0070C0"/>
          <w:sz w:val="16"/>
          <w:szCs w:val="16"/>
        </w:rPr>
      </w:pPr>
      <w:hyperlink r:id="rId107" w:history="1">
        <w:r w:rsidR="003D49FF" w:rsidRPr="00790234">
          <w:rPr>
            <w:rStyle w:val="Hyperlink"/>
            <w:color w:val="0070C0"/>
            <w:sz w:val="16"/>
            <w:szCs w:val="16"/>
          </w:rPr>
          <w:t>http://www.cybersource.com/support_center/support_documentation/quick_references/view.php?page_id=422</w:t>
        </w:r>
      </w:hyperlink>
    </w:p>
    <w:p w14:paraId="4E99C242" w14:textId="77777777" w:rsidR="003D49FF" w:rsidRPr="00790234" w:rsidRDefault="00BD6C5B" w:rsidP="00B6458B">
      <w:pPr>
        <w:pStyle w:val="Listenabsatz"/>
        <w:numPr>
          <w:ilvl w:val="0"/>
          <w:numId w:val="17"/>
        </w:numPr>
        <w:rPr>
          <w:color w:val="0070C0"/>
          <w:sz w:val="16"/>
          <w:szCs w:val="16"/>
        </w:rPr>
      </w:pPr>
      <w:hyperlink r:id="rId108" w:history="1">
        <w:r w:rsidR="003D49FF" w:rsidRPr="00790234">
          <w:rPr>
            <w:rStyle w:val="Hyperlink"/>
            <w:color w:val="0070C0"/>
            <w:sz w:val="16"/>
            <w:szCs w:val="16"/>
          </w:rPr>
          <w:t>http://apps.cybersource.com/library/documentation/dev_guides/CC_Svcs_SO_API/Credit_Cards_SO_API.pdf</w:t>
        </w:r>
      </w:hyperlink>
      <w:r w:rsidR="003D49FF" w:rsidRPr="00790234">
        <w:rPr>
          <w:color w:val="0070C0"/>
          <w:sz w:val="16"/>
          <w:szCs w:val="16"/>
        </w:rPr>
        <w:t xml:space="preserve"> - Page 163 - Appendix C.</w:t>
      </w:r>
    </w:p>
    <w:p w14:paraId="7BBE3617" w14:textId="77777777" w:rsidR="003D49FF" w:rsidRPr="00790234" w:rsidRDefault="00BD6C5B" w:rsidP="00B6458B">
      <w:pPr>
        <w:pStyle w:val="Listenabsatz"/>
        <w:numPr>
          <w:ilvl w:val="0"/>
          <w:numId w:val="17"/>
        </w:numPr>
        <w:rPr>
          <w:color w:val="0070C0"/>
          <w:sz w:val="16"/>
          <w:szCs w:val="16"/>
        </w:rPr>
      </w:pPr>
      <w:hyperlink r:id="rId109" w:history="1">
        <w:r w:rsidR="003D49FF" w:rsidRPr="00790234">
          <w:rPr>
            <w:rStyle w:val="Hyperlink"/>
            <w:color w:val="0070C0"/>
            <w:sz w:val="16"/>
            <w:szCs w:val="16"/>
          </w:rPr>
          <w:t>http://apps.cybersource.com/library/documentation/dev_guides/Getting_Started/Getting_Started_Advanced.pdf</w:t>
        </w:r>
      </w:hyperlink>
    </w:p>
    <w:p w14:paraId="4B2E0192" w14:textId="77777777" w:rsidR="003D49FF" w:rsidRPr="00790234" w:rsidRDefault="00BD6C5B" w:rsidP="00B6458B">
      <w:pPr>
        <w:pStyle w:val="Listenabsatz"/>
        <w:numPr>
          <w:ilvl w:val="0"/>
          <w:numId w:val="17"/>
        </w:numPr>
        <w:rPr>
          <w:color w:val="0070C0"/>
          <w:sz w:val="16"/>
          <w:szCs w:val="16"/>
        </w:rPr>
      </w:pPr>
      <w:hyperlink r:id="rId110" w:history="1">
        <w:r w:rsidR="003D49FF" w:rsidRPr="00790234">
          <w:rPr>
            <w:rStyle w:val="Hyperlink"/>
            <w:color w:val="0070C0"/>
            <w:sz w:val="16"/>
            <w:szCs w:val="16"/>
          </w:rPr>
          <w:t>http://www.cybersource.com/support_center/support_documentation/quick_references/</w:t>
        </w:r>
      </w:hyperlink>
    </w:p>
    <w:p w14:paraId="3EFF2990" w14:textId="77777777" w:rsidR="003D49FF" w:rsidRPr="00790234" w:rsidRDefault="00BD6C5B" w:rsidP="00B6458B">
      <w:pPr>
        <w:pStyle w:val="Listenabsatz"/>
        <w:numPr>
          <w:ilvl w:val="0"/>
          <w:numId w:val="17"/>
        </w:numPr>
        <w:rPr>
          <w:color w:val="0070C0"/>
          <w:sz w:val="16"/>
          <w:szCs w:val="16"/>
        </w:rPr>
      </w:pPr>
      <w:hyperlink r:id="rId111" w:history="1">
        <w:r w:rsidR="003D49FF" w:rsidRPr="00790234">
          <w:rPr>
            <w:rStyle w:val="Hyperlink"/>
            <w:color w:val="0070C0"/>
            <w:sz w:val="16"/>
            <w:szCs w:val="16"/>
          </w:rPr>
          <w:t>http://apps.cybersource.com/library/documentation/dev_guides/Payer_Authentication_IG/20090928_Payauth_IG.pdf</w:t>
        </w:r>
      </w:hyperlink>
    </w:p>
    <w:p w14:paraId="5DEA45E3" w14:textId="77777777" w:rsidR="003D49FF" w:rsidRPr="00790234" w:rsidRDefault="00BD6C5B" w:rsidP="00B6458B">
      <w:pPr>
        <w:pStyle w:val="Listenabsatz"/>
        <w:numPr>
          <w:ilvl w:val="0"/>
          <w:numId w:val="17"/>
        </w:numPr>
        <w:rPr>
          <w:color w:val="0070C0"/>
          <w:sz w:val="16"/>
          <w:szCs w:val="16"/>
        </w:rPr>
      </w:pPr>
      <w:hyperlink r:id="rId112" w:history="1">
        <w:r w:rsidR="003D49FF" w:rsidRPr="00790234">
          <w:rPr>
            <w:rStyle w:val="Hyperlink"/>
            <w:color w:val="0070C0"/>
            <w:sz w:val="16"/>
            <w:szCs w:val="16"/>
          </w:rPr>
          <w:t>http://apps.cybersource.com/library/documentation/dev_guides/Payer_Authentication_IG/html/</w:t>
        </w:r>
      </w:hyperlink>
    </w:p>
    <w:p w14:paraId="7F8807BA" w14:textId="77777777" w:rsidR="003D49FF" w:rsidRPr="00790234" w:rsidRDefault="00BD6C5B" w:rsidP="00B6458B">
      <w:pPr>
        <w:pStyle w:val="Listenabsatz"/>
        <w:numPr>
          <w:ilvl w:val="0"/>
          <w:numId w:val="17"/>
        </w:numPr>
        <w:rPr>
          <w:color w:val="0070C0"/>
          <w:sz w:val="16"/>
          <w:szCs w:val="16"/>
        </w:rPr>
      </w:pPr>
      <w:hyperlink r:id="rId113" w:history="1">
        <w:r w:rsidR="003D49FF" w:rsidRPr="00790234">
          <w:rPr>
            <w:rStyle w:val="Hyperlink"/>
            <w:color w:val="0070C0"/>
            <w:sz w:val="16"/>
            <w:szCs w:val="16"/>
          </w:rPr>
          <w:t>http://apps.cybersource.com/library/documentation/dev_guides/CC_Svcs_IG_BML_Supplement/html/</w:t>
        </w:r>
      </w:hyperlink>
    </w:p>
    <w:p w14:paraId="209D6ADA" w14:textId="77777777" w:rsidR="003D49FF" w:rsidRPr="00790234" w:rsidRDefault="00BD6C5B" w:rsidP="00B6458B">
      <w:pPr>
        <w:pStyle w:val="Listenabsatz"/>
        <w:numPr>
          <w:ilvl w:val="0"/>
          <w:numId w:val="17"/>
        </w:numPr>
        <w:rPr>
          <w:color w:val="0070C0"/>
          <w:sz w:val="16"/>
          <w:szCs w:val="16"/>
        </w:rPr>
      </w:pPr>
      <w:hyperlink r:id="rId114" w:history="1">
        <w:r w:rsidR="003D49FF" w:rsidRPr="00790234">
          <w:rPr>
            <w:rStyle w:val="Hyperlink"/>
            <w:color w:val="0070C0"/>
            <w:sz w:val="16"/>
            <w:szCs w:val="16"/>
          </w:rPr>
          <w:t>http://apps.cybersource.com/library/documentation/dev_guides/Verification_Svcs_IG/20091012_Verification_IG.pdf</w:t>
        </w:r>
      </w:hyperlink>
    </w:p>
    <w:p w14:paraId="5218DF79" w14:textId="77777777" w:rsidR="003D49FF" w:rsidRPr="00790234" w:rsidRDefault="00BD6C5B" w:rsidP="00B6458B">
      <w:pPr>
        <w:pStyle w:val="Listenabsatz"/>
        <w:numPr>
          <w:ilvl w:val="0"/>
          <w:numId w:val="17"/>
        </w:numPr>
        <w:rPr>
          <w:color w:val="0070C0"/>
          <w:sz w:val="16"/>
          <w:szCs w:val="16"/>
        </w:rPr>
      </w:pPr>
      <w:hyperlink r:id="rId115" w:history="1">
        <w:r w:rsidR="003D49FF" w:rsidRPr="00790234">
          <w:rPr>
            <w:rStyle w:val="Hyperlink"/>
            <w:color w:val="0070C0"/>
            <w:sz w:val="16"/>
            <w:szCs w:val="16"/>
          </w:rPr>
          <w:t>http://www.cybersource.com/support_center/support_documentation/services_documentation/tax.php</w:t>
        </w:r>
      </w:hyperlink>
    </w:p>
    <w:p w14:paraId="1F41FA3A" w14:textId="77777777" w:rsidR="003D49FF" w:rsidRPr="00981F66" w:rsidRDefault="00BD6C5B" w:rsidP="00B6458B">
      <w:pPr>
        <w:pStyle w:val="Listenabsatz"/>
        <w:numPr>
          <w:ilvl w:val="0"/>
          <w:numId w:val="17"/>
        </w:numPr>
        <w:rPr>
          <w:color w:val="0070C0"/>
          <w:sz w:val="16"/>
          <w:szCs w:val="16"/>
        </w:rPr>
      </w:pPr>
      <w:hyperlink r:id="rId116" w:history="1">
        <w:r w:rsidR="003D49FF" w:rsidRPr="00790234">
          <w:rPr>
            <w:rStyle w:val="Hyperlink"/>
            <w:color w:val="0070C0"/>
            <w:sz w:val="16"/>
            <w:szCs w:val="16"/>
          </w:rPr>
          <w:t>http://apps.cybersource.com/library/documentation/dev_guides/Tax_IG/Tax_Guide.pdf</w:t>
        </w:r>
      </w:hyperlink>
    </w:p>
    <w:p w14:paraId="412951AC" w14:textId="77777777" w:rsidR="00981F66" w:rsidRPr="00790234" w:rsidRDefault="00BD6C5B" w:rsidP="00B6458B">
      <w:pPr>
        <w:pStyle w:val="Listenabsatz"/>
        <w:numPr>
          <w:ilvl w:val="0"/>
          <w:numId w:val="17"/>
        </w:numPr>
        <w:rPr>
          <w:color w:val="0070C0"/>
          <w:sz w:val="16"/>
          <w:szCs w:val="16"/>
        </w:rPr>
      </w:pPr>
      <w:hyperlink r:id="rId117" w:history="1">
        <w:r w:rsidR="00981F66" w:rsidRPr="00180886">
          <w:rPr>
            <w:rStyle w:val="Hyperlink"/>
            <w:sz w:val="16"/>
            <w:szCs w:val="16"/>
          </w:rPr>
          <w:t>http://apps.cybersource.com/library/documentation/dev_guides/Retail_SO_API/Retail_SO_API.pdf</w:t>
        </w:r>
      </w:hyperlink>
      <w:r w:rsidR="00981F66">
        <w:rPr>
          <w:color w:val="0070C0"/>
          <w:sz w:val="16"/>
          <w:szCs w:val="16"/>
        </w:rPr>
        <w:t xml:space="preserve"> </w:t>
      </w:r>
    </w:p>
    <w:p w14:paraId="692EFBB7" w14:textId="77777777" w:rsidR="003D49FF" w:rsidRDefault="003D49FF" w:rsidP="003D49FF">
      <w:r>
        <w:br w:type="page"/>
      </w:r>
    </w:p>
    <w:p w14:paraId="4A7B7937" w14:textId="77777777" w:rsidR="003D49FF" w:rsidRDefault="003D49FF" w:rsidP="003D49FF">
      <w:pPr>
        <w:pStyle w:val="Heading1"/>
        <w:framePr w:wrap="notBeside"/>
      </w:pPr>
      <w:bookmarkStart w:id="249" w:name="_Toc368651197"/>
      <w:bookmarkStart w:id="250" w:name="_Toc391039118"/>
      <w:r>
        <w:lastRenderedPageBreak/>
        <w:t>Release History</w:t>
      </w:r>
      <w:bookmarkEnd w:id="249"/>
      <w:bookmarkEnd w:id="25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34"/>
        <w:gridCol w:w="2018"/>
        <w:gridCol w:w="6644"/>
      </w:tblGrid>
      <w:tr w:rsidR="003D49FF" w14:paraId="7741B3C6" w14:textId="77777777" w:rsidTr="000E2BA5">
        <w:tc>
          <w:tcPr>
            <w:tcW w:w="1634" w:type="dxa"/>
          </w:tcPr>
          <w:p w14:paraId="7DE615BC" w14:textId="77777777" w:rsidR="003D49FF" w:rsidRDefault="003D49FF" w:rsidP="009D2C87">
            <w:pPr>
              <w:pStyle w:val="BodyText"/>
            </w:pPr>
            <w:r>
              <w:t>Version</w:t>
            </w:r>
          </w:p>
        </w:tc>
        <w:tc>
          <w:tcPr>
            <w:tcW w:w="2018" w:type="dxa"/>
          </w:tcPr>
          <w:p w14:paraId="7EDCB691" w14:textId="77777777" w:rsidR="003D49FF" w:rsidRDefault="003D49FF" w:rsidP="009D2C87">
            <w:pPr>
              <w:pStyle w:val="BodyText"/>
            </w:pPr>
            <w:r>
              <w:t>Date</w:t>
            </w:r>
          </w:p>
        </w:tc>
        <w:tc>
          <w:tcPr>
            <w:tcW w:w="6644" w:type="dxa"/>
          </w:tcPr>
          <w:p w14:paraId="7454E0D1" w14:textId="77777777" w:rsidR="003D49FF" w:rsidRDefault="003D49FF" w:rsidP="009D2C87">
            <w:pPr>
              <w:pStyle w:val="BodyText"/>
            </w:pPr>
            <w:r>
              <w:t>Changes</w:t>
            </w:r>
          </w:p>
        </w:tc>
      </w:tr>
      <w:tr w:rsidR="003D49FF" w14:paraId="5BA73ED9" w14:textId="77777777" w:rsidTr="000E2BA5">
        <w:tc>
          <w:tcPr>
            <w:tcW w:w="1634" w:type="dxa"/>
          </w:tcPr>
          <w:p w14:paraId="2E9AAAE4" w14:textId="77777777" w:rsidR="003D49FF" w:rsidRDefault="00790234" w:rsidP="009D2C87">
            <w:pPr>
              <w:pStyle w:val="BodyText"/>
            </w:pPr>
            <w:r>
              <w:t>1.0.0.1</w:t>
            </w:r>
          </w:p>
        </w:tc>
        <w:tc>
          <w:tcPr>
            <w:tcW w:w="2018" w:type="dxa"/>
          </w:tcPr>
          <w:p w14:paraId="7E9ABF52" w14:textId="77777777" w:rsidR="003D49FF" w:rsidRDefault="003D49FF" w:rsidP="009D2C87">
            <w:pPr>
              <w:pStyle w:val="BodyText"/>
            </w:pPr>
            <w:r>
              <w:t>02/02/2010</w:t>
            </w:r>
          </w:p>
        </w:tc>
        <w:tc>
          <w:tcPr>
            <w:tcW w:w="6644" w:type="dxa"/>
          </w:tcPr>
          <w:p w14:paraId="11AAAC78" w14:textId="77777777" w:rsidR="003D49FF" w:rsidRDefault="003D49FF" w:rsidP="009D2C87">
            <w:pPr>
              <w:pStyle w:val="BodyText"/>
            </w:pPr>
            <w:r>
              <w:t>Initial release</w:t>
            </w:r>
          </w:p>
        </w:tc>
      </w:tr>
      <w:tr w:rsidR="003D49FF" w14:paraId="2740CFCF" w14:textId="77777777" w:rsidTr="000E2BA5">
        <w:tc>
          <w:tcPr>
            <w:tcW w:w="1634" w:type="dxa"/>
          </w:tcPr>
          <w:p w14:paraId="3A230112" w14:textId="77777777" w:rsidR="003D49FF" w:rsidRDefault="003D49FF" w:rsidP="009D2C87">
            <w:pPr>
              <w:pStyle w:val="BodyText"/>
            </w:pPr>
            <w:r>
              <w:t>1.0.0.2</w:t>
            </w:r>
          </w:p>
        </w:tc>
        <w:tc>
          <w:tcPr>
            <w:tcW w:w="2018" w:type="dxa"/>
          </w:tcPr>
          <w:p w14:paraId="6BECDB24" w14:textId="77777777" w:rsidR="003D49FF" w:rsidRDefault="003D49FF" w:rsidP="009D2C87">
            <w:pPr>
              <w:pStyle w:val="BodyText"/>
            </w:pPr>
            <w:r>
              <w:t>02/08/2010</w:t>
            </w:r>
          </w:p>
        </w:tc>
        <w:tc>
          <w:tcPr>
            <w:tcW w:w="6644" w:type="dxa"/>
          </w:tcPr>
          <w:p w14:paraId="789FD87B" w14:textId="77777777" w:rsidR="003D49FF" w:rsidRDefault="003D49FF" w:rsidP="009D2C87">
            <w:pPr>
              <w:pStyle w:val="BodyText"/>
            </w:pPr>
            <w:r>
              <w:t>Device Fingerprint Feature added</w:t>
            </w:r>
          </w:p>
        </w:tc>
      </w:tr>
      <w:tr w:rsidR="003D49FF" w14:paraId="68E51550" w14:textId="77777777" w:rsidTr="000E2BA5">
        <w:tc>
          <w:tcPr>
            <w:tcW w:w="1634" w:type="dxa"/>
          </w:tcPr>
          <w:p w14:paraId="7C710C0A" w14:textId="77777777" w:rsidR="003D49FF" w:rsidRDefault="003D49FF" w:rsidP="009D2C87">
            <w:pPr>
              <w:pStyle w:val="BodyText"/>
            </w:pPr>
            <w:r>
              <w:t>1.0.0.3</w:t>
            </w:r>
          </w:p>
        </w:tc>
        <w:tc>
          <w:tcPr>
            <w:tcW w:w="2018" w:type="dxa"/>
          </w:tcPr>
          <w:p w14:paraId="17E7E5A7" w14:textId="77777777" w:rsidR="003D49FF" w:rsidRDefault="003D49FF" w:rsidP="009D2C87">
            <w:pPr>
              <w:pStyle w:val="BodyText"/>
            </w:pPr>
            <w:r>
              <w:t>03/01/2012</w:t>
            </w:r>
          </w:p>
        </w:tc>
        <w:tc>
          <w:tcPr>
            <w:tcW w:w="6644" w:type="dxa"/>
          </w:tcPr>
          <w:p w14:paraId="366201A0" w14:textId="77777777" w:rsidR="003D49FF" w:rsidRDefault="003D49FF" w:rsidP="009D2C87">
            <w:pPr>
              <w:pStyle w:val="BodyText"/>
            </w:pPr>
            <w:r>
              <w:t xml:space="preserve">Updated Tax pipeline to remove unnecessary / redundant tax requests to reduce tax service charges. </w:t>
            </w:r>
          </w:p>
        </w:tc>
      </w:tr>
      <w:tr w:rsidR="00C5387E" w14:paraId="2EAE3A31" w14:textId="77777777" w:rsidTr="000E2BA5">
        <w:tc>
          <w:tcPr>
            <w:tcW w:w="1634" w:type="dxa"/>
          </w:tcPr>
          <w:p w14:paraId="376F9520" w14:textId="77777777" w:rsidR="00C5387E" w:rsidRDefault="00C5387E" w:rsidP="009D2C87">
            <w:pPr>
              <w:pStyle w:val="BodyText"/>
            </w:pPr>
            <w:r>
              <w:t>1.0.0.4</w:t>
            </w:r>
          </w:p>
        </w:tc>
        <w:tc>
          <w:tcPr>
            <w:tcW w:w="2018" w:type="dxa"/>
          </w:tcPr>
          <w:p w14:paraId="4EB8B827" w14:textId="77777777" w:rsidR="00C5387E" w:rsidRDefault="00C5387E" w:rsidP="009D2C87">
            <w:pPr>
              <w:pStyle w:val="BodyText"/>
            </w:pPr>
            <w:r>
              <w:t>12/18/2012</w:t>
            </w:r>
          </w:p>
        </w:tc>
        <w:tc>
          <w:tcPr>
            <w:tcW w:w="6644" w:type="dxa"/>
          </w:tcPr>
          <w:p w14:paraId="1F7D8D9B" w14:textId="77777777" w:rsidR="00C5387E" w:rsidRDefault="00C5387E" w:rsidP="009D2C87">
            <w:pPr>
              <w:pStyle w:val="BodyText"/>
            </w:pPr>
            <w:r>
              <w:t>Updated Tax pipeline to remove redundant tax requests by using SkipTaxCalculation parameter</w:t>
            </w:r>
          </w:p>
        </w:tc>
      </w:tr>
      <w:tr w:rsidR="00790234" w14:paraId="1876BC71" w14:textId="77777777" w:rsidTr="000E2BA5">
        <w:tc>
          <w:tcPr>
            <w:tcW w:w="1634" w:type="dxa"/>
          </w:tcPr>
          <w:p w14:paraId="6CFB3D32" w14:textId="77777777" w:rsidR="00790234" w:rsidRDefault="00790234" w:rsidP="009D2C87">
            <w:pPr>
              <w:pStyle w:val="BodyText"/>
            </w:pPr>
            <w:r>
              <w:t>1.1.0</w:t>
            </w:r>
          </w:p>
        </w:tc>
        <w:tc>
          <w:tcPr>
            <w:tcW w:w="2018" w:type="dxa"/>
          </w:tcPr>
          <w:p w14:paraId="7D67875E" w14:textId="77777777" w:rsidR="00790234" w:rsidRDefault="00790234" w:rsidP="009D2C87">
            <w:pPr>
              <w:pStyle w:val="BodyText"/>
            </w:pPr>
            <w:r>
              <w:t>01/16/2013</w:t>
            </w:r>
          </w:p>
        </w:tc>
        <w:tc>
          <w:tcPr>
            <w:tcW w:w="6644" w:type="dxa"/>
          </w:tcPr>
          <w:p w14:paraId="07C12A0C" w14:textId="77777777" w:rsidR="00790234" w:rsidRDefault="00790234" w:rsidP="009D2C87">
            <w:pPr>
              <w:pStyle w:val="BodyText"/>
            </w:pPr>
            <w:r>
              <w:t>Incorporated review comments from Demandware team</w:t>
            </w:r>
          </w:p>
        </w:tc>
      </w:tr>
      <w:tr w:rsidR="00FB007F" w14:paraId="39C915D8" w14:textId="77777777" w:rsidTr="000E2BA5">
        <w:tc>
          <w:tcPr>
            <w:tcW w:w="1634" w:type="dxa"/>
          </w:tcPr>
          <w:p w14:paraId="1E2809BA" w14:textId="77777777" w:rsidR="00FB007F" w:rsidRDefault="00FB007F" w:rsidP="009D2C87">
            <w:pPr>
              <w:pStyle w:val="BodyText"/>
            </w:pPr>
            <w:r>
              <w:t>1.1.0</w:t>
            </w:r>
          </w:p>
        </w:tc>
        <w:tc>
          <w:tcPr>
            <w:tcW w:w="2018" w:type="dxa"/>
          </w:tcPr>
          <w:p w14:paraId="0109F3C6" w14:textId="77777777" w:rsidR="00FB007F" w:rsidRDefault="00FB007F" w:rsidP="009D2C87">
            <w:pPr>
              <w:pStyle w:val="BodyText"/>
            </w:pPr>
            <w:r>
              <w:t>02/06/2013</w:t>
            </w:r>
          </w:p>
        </w:tc>
        <w:tc>
          <w:tcPr>
            <w:tcW w:w="6644" w:type="dxa"/>
          </w:tcPr>
          <w:p w14:paraId="75D9A62D" w14:textId="77777777" w:rsidR="00FB007F" w:rsidRDefault="00FB007F" w:rsidP="009D2C87">
            <w:pPr>
              <w:pStyle w:val="BodyText"/>
            </w:pPr>
            <w:r>
              <w:t>Incorporated New changes as per new Site Genesis code</w:t>
            </w:r>
          </w:p>
        </w:tc>
      </w:tr>
      <w:tr w:rsidR="000E2BA5" w14:paraId="76C129FE" w14:textId="77777777" w:rsidTr="000E2BA5">
        <w:tc>
          <w:tcPr>
            <w:tcW w:w="1634" w:type="dxa"/>
            <w:tcBorders>
              <w:top w:val="single" w:sz="4" w:space="0" w:color="000000"/>
              <w:left w:val="single" w:sz="4" w:space="0" w:color="000000"/>
              <w:bottom w:val="single" w:sz="4" w:space="0" w:color="000000"/>
              <w:right w:val="single" w:sz="4" w:space="0" w:color="000000"/>
            </w:tcBorders>
          </w:tcPr>
          <w:p w14:paraId="7257CA78" w14:textId="77777777" w:rsidR="000E2BA5" w:rsidRDefault="000E2BA5" w:rsidP="009D2C87">
            <w:pPr>
              <w:pStyle w:val="BodyText"/>
            </w:pPr>
            <w:bookmarkStart w:id="251" w:name="O_5531"/>
            <w:bookmarkEnd w:id="251"/>
            <w:r>
              <w:t>2.0.0</w:t>
            </w:r>
          </w:p>
        </w:tc>
        <w:tc>
          <w:tcPr>
            <w:tcW w:w="2018" w:type="dxa"/>
            <w:tcBorders>
              <w:top w:val="single" w:sz="4" w:space="0" w:color="000000"/>
              <w:left w:val="single" w:sz="4" w:space="0" w:color="000000"/>
              <w:bottom w:val="single" w:sz="4" w:space="0" w:color="000000"/>
              <w:right w:val="single" w:sz="4" w:space="0" w:color="000000"/>
            </w:tcBorders>
          </w:tcPr>
          <w:p w14:paraId="2CFF56FB" w14:textId="77777777" w:rsidR="000E2BA5" w:rsidRDefault="000E2BA5" w:rsidP="009D2C87">
            <w:pPr>
              <w:pStyle w:val="BodyText"/>
            </w:pPr>
            <w:r>
              <w:t>09/23/2013</w:t>
            </w:r>
          </w:p>
        </w:tc>
        <w:tc>
          <w:tcPr>
            <w:tcW w:w="6644" w:type="dxa"/>
            <w:tcBorders>
              <w:top w:val="single" w:sz="4" w:space="0" w:color="000000"/>
              <w:left w:val="single" w:sz="4" w:space="0" w:color="000000"/>
              <w:bottom w:val="single" w:sz="4" w:space="0" w:color="000000"/>
              <w:right w:val="single" w:sz="4" w:space="0" w:color="000000"/>
            </w:tcBorders>
          </w:tcPr>
          <w:p w14:paraId="5AB8988C" w14:textId="77777777" w:rsidR="000E2BA5" w:rsidRDefault="000E2BA5" w:rsidP="009D2C87">
            <w:pPr>
              <w:pStyle w:val="BodyText"/>
            </w:pPr>
            <w:r>
              <w:t>V.me support changes added.</w:t>
            </w:r>
            <w:r w:rsidR="00FC55C3">
              <w:t xml:space="preserve"> Removed deprecated</w:t>
            </w:r>
            <w:r w:rsidR="003B7C32">
              <w:t xml:space="preserve"> method</w:t>
            </w:r>
            <w:r w:rsidR="007D232C">
              <w:t xml:space="preserve"> </w:t>
            </w:r>
            <w:r w:rsidR="00FC55C3">
              <w:t>setGrossPrice for taxation</w:t>
            </w:r>
          </w:p>
        </w:tc>
      </w:tr>
      <w:tr w:rsidR="00FC55C3" w14:paraId="05DDECF4" w14:textId="77777777" w:rsidTr="000E2BA5">
        <w:tc>
          <w:tcPr>
            <w:tcW w:w="1634" w:type="dxa"/>
            <w:tcBorders>
              <w:top w:val="single" w:sz="4" w:space="0" w:color="000000"/>
              <w:left w:val="single" w:sz="4" w:space="0" w:color="000000"/>
              <w:bottom w:val="single" w:sz="4" w:space="0" w:color="000000"/>
              <w:right w:val="single" w:sz="4" w:space="0" w:color="000000"/>
            </w:tcBorders>
          </w:tcPr>
          <w:p w14:paraId="6B74EE21" w14:textId="77777777" w:rsidR="00FC55C3" w:rsidRDefault="00FC55C3" w:rsidP="009D2C87">
            <w:pPr>
              <w:pStyle w:val="BodyText"/>
            </w:pPr>
            <w:r>
              <w:t>2.1.0</w:t>
            </w:r>
          </w:p>
        </w:tc>
        <w:tc>
          <w:tcPr>
            <w:tcW w:w="2018" w:type="dxa"/>
            <w:tcBorders>
              <w:top w:val="single" w:sz="4" w:space="0" w:color="000000"/>
              <w:left w:val="single" w:sz="4" w:space="0" w:color="000000"/>
              <w:bottom w:val="single" w:sz="4" w:space="0" w:color="000000"/>
              <w:right w:val="single" w:sz="4" w:space="0" w:color="000000"/>
            </w:tcBorders>
          </w:tcPr>
          <w:p w14:paraId="7FE067BD" w14:textId="77777777" w:rsidR="00FC55C3" w:rsidRDefault="00FC55C3" w:rsidP="009D2C87">
            <w:pPr>
              <w:pStyle w:val="BodyText"/>
            </w:pPr>
            <w:r>
              <w:t>10/04/2013</w:t>
            </w:r>
          </w:p>
        </w:tc>
        <w:tc>
          <w:tcPr>
            <w:tcW w:w="6644" w:type="dxa"/>
            <w:tcBorders>
              <w:top w:val="single" w:sz="4" w:space="0" w:color="000000"/>
              <w:left w:val="single" w:sz="4" w:space="0" w:color="000000"/>
              <w:bottom w:val="single" w:sz="4" w:space="0" w:color="000000"/>
              <w:right w:val="single" w:sz="4" w:space="0" w:color="000000"/>
            </w:tcBorders>
          </w:tcPr>
          <w:p w14:paraId="5EF8B252" w14:textId="77777777" w:rsidR="00FC55C3" w:rsidRDefault="00FC55C3" w:rsidP="009D2C87">
            <w:pPr>
              <w:pStyle w:val="BodyText"/>
            </w:pPr>
            <w:r>
              <w:t>V.me Clickjacking changes added</w:t>
            </w:r>
          </w:p>
        </w:tc>
      </w:tr>
      <w:tr w:rsidR="007D232C" w14:paraId="17649E62" w14:textId="77777777" w:rsidTr="000E2BA5">
        <w:tc>
          <w:tcPr>
            <w:tcW w:w="1634" w:type="dxa"/>
            <w:tcBorders>
              <w:top w:val="single" w:sz="4" w:space="0" w:color="000000"/>
              <w:left w:val="single" w:sz="4" w:space="0" w:color="000000"/>
              <w:bottom w:val="single" w:sz="4" w:space="0" w:color="000000"/>
              <w:right w:val="single" w:sz="4" w:space="0" w:color="000000"/>
            </w:tcBorders>
          </w:tcPr>
          <w:p w14:paraId="2DD7F51A" w14:textId="77777777" w:rsidR="007D232C" w:rsidRDefault="007D232C" w:rsidP="009D2C87">
            <w:pPr>
              <w:pStyle w:val="BodyText"/>
            </w:pPr>
            <w:r>
              <w:t>2.1.1</w:t>
            </w:r>
          </w:p>
        </w:tc>
        <w:tc>
          <w:tcPr>
            <w:tcW w:w="2018" w:type="dxa"/>
            <w:tcBorders>
              <w:top w:val="single" w:sz="4" w:space="0" w:color="000000"/>
              <w:left w:val="single" w:sz="4" w:space="0" w:color="000000"/>
              <w:bottom w:val="single" w:sz="4" w:space="0" w:color="000000"/>
              <w:right w:val="single" w:sz="4" w:space="0" w:color="000000"/>
            </w:tcBorders>
          </w:tcPr>
          <w:p w14:paraId="50E2C395" w14:textId="77777777" w:rsidR="007D232C" w:rsidRDefault="007F28C8" w:rsidP="00880B93">
            <w:pPr>
              <w:pStyle w:val="BodyText"/>
            </w:pPr>
            <w:r>
              <w:t>11/04/2013</w:t>
            </w:r>
          </w:p>
        </w:tc>
        <w:tc>
          <w:tcPr>
            <w:tcW w:w="6644" w:type="dxa"/>
            <w:tcBorders>
              <w:top w:val="single" w:sz="4" w:space="0" w:color="000000"/>
              <w:left w:val="single" w:sz="4" w:space="0" w:color="000000"/>
              <w:bottom w:val="single" w:sz="4" w:space="0" w:color="000000"/>
              <w:right w:val="single" w:sz="4" w:space="0" w:color="000000"/>
            </w:tcBorders>
          </w:tcPr>
          <w:p w14:paraId="2675FC81" w14:textId="77777777" w:rsidR="007D232C" w:rsidRDefault="007F28C8" w:rsidP="009D2C87">
            <w:pPr>
              <w:pStyle w:val="BodyText"/>
            </w:pPr>
            <w:r>
              <w:t>Removed unsued code from pipeline</w:t>
            </w:r>
          </w:p>
        </w:tc>
      </w:tr>
      <w:tr w:rsidR="007D232C" w14:paraId="07B1262D" w14:textId="77777777" w:rsidTr="000E2BA5">
        <w:tc>
          <w:tcPr>
            <w:tcW w:w="1634" w:type="dxa"/>
            <w:tcBorders>
              <w:top w:val="single" w:sz="4" w:space="0" w:color="000000"/>
              <w:left w:val="single" w:sz="4" w:space="0" w:color="000000"/>
              <w:bottom w:val="single" w:sz="4" w:space="0" w:color="000000"/>
              <w:right w:val="single" w:sz="4" w:space="0" w:color="000000"/>
            </w:tcBorders>
          </w:tcPr>
          <w:p w14:paraId="0A1CCDF4" w14:textId="77777777" w:rsidR="007D232C" w:rsidRDefault="007D232C" w:rsidP="009D2C87">
            <w:pPr>
              <w:pStyle w:val="BodyText"/>
            </w:pPr>
            <w:r>
              <w:t>2.1.2</w:t>
            </w:r>
          </w:p>
        </w:tc>
        <w:tc>
          <w:tcPr>
            <w:tcW w:w="2018" w:type="dxa"/>
            <w:tcBorders>
              <w:top w:val="single" w:sz="4" w:space="0" w:color="000000"/>
              <w:left w:val="single" w:sz="4" w:space="0" w:color="000000"/>
              <w:bottom w:val="single" w:sz="4" w:space="0" w:color="000000"/>
              <w:right w:val="single" w:sz="4" w:space="0" w:color="000000"/>
            </w:tcBorders>
          </w:tcPr>
          <w:p w14:paraId="0E15AD89" w14:textId="77777777" w:rsidR="007D232C" w:rsidRDefault="007F28C8" w:rsidP="00880B93">
            <w:pPr>
              <w:pStyle w:val="BodyText"/>
            </w:pPr>
            <w:r>
              <w:t>04/25/2014</w:t>
            </w:r>
          </w:p>
        </w:tc>
        <w:tc>
          <w:tcPr>
            <w:tcW w:w="6644" w:type="dxa"/>
            <w:tcBorders>
              <w:top w:val="single" w:sz="4" w:space="0" w:color="000000"/>
              <w:left w:val="single" w:sz="4" w:space="0" w:color="000000"/>
              <w:bottom w:val="single" w:sz="4" w:space="0" w:color="000000"/>
              <w:right w:val="single" w:sz="4" w:space="0" w:color="000000"/>
            </w:tcBorders>
          </w:tcPr>
          <w:p w14:paraId="70AF1478" w14:textId="77777777" w:rsidR="007D232C" w:rsidRDefault="007D232C" w:rsidP="009D2C87">
            <w:pPr>
              <w:pStyle w:val="BodyText"/>
            </w:pPr>
            <w:r>
              <w:t>RSA key removed</w:t>
            </w:r>
            <w:r w:rsidR="00C615A0">
              <w:t xml:space="preserve"> from the cartridge</w:t>
            </w:r>
            <w:r>
              <w:t>.</w:t>
            </w:r>
            <w:r w:rsidR="00C615A0">
              <w:t xml:space="preserve"> </w:t>
            </w:r>
            <w:r>
              <w:t>Bug fixed related to promotional discount.</w:t>
            </w:r>
          </w:p>
        </w:tc>
      </w:tr>
      <w:tr w:rsidR="008740B5" w14:paraId="60A11053" w14:textId="77777777" w:rsidTr="000E2BA5">
        <w:tc>
          <w:tcPr>
            <w:tcW w:w="1634" w:type="dxa"/>
            <w:tcBorders>
              <w:top w:val="single" w:sz="4" w:space="0" w:color="000000"/>
              <w:left w:val="single" w:sz="4" w:space="0" w:color="000000"/>
              <w:bottom w:val="single" w:sz="4" w:space="0" w:color="000000"/>
              <w:right w:val="single" w:sz="4" w:space="0" w:color="000000"/>
            </w:tcBorders>
          </w:tcPr>
          <w:p w14:paraId="32123316" w14:textId="77777777" w:rsidR="008740B5" w:rsidRDefault="008740B5" w:rsidP="009D2C87">
            <w:pPr>
              <w:pStyle w:val="BodyText"/>
            </w:pPr>
            <w:r>
              <w:t>2.1.3</w:t>
            </w:r>
          </w:p>
        </w:tc>
        <w:tc>
          <w:tcPr>
            <w:tcW w:w="2018" w:type="dxa"/>
            <w:tcBorders>
              <w:top w:val="single" w:sz="4" w:space="0" w:color="000000"/>
              <w:left w:val="single" w:sz="4" w:space="0" w:color="000000"/>
              <w:bottom w:val="single" w:sz="4" w:space="0" w:color="000000"/>
              <w:right w:val="single" w:sz="4" w:space="0" w:color="000000"/>
            </w:tcBorders>
          </w:tcPr>
          <w:p w14:paraId="7F3EA94E" w14:textId="77777777" w:rsidR="008740B5" w:rsidRDefault="007F28C8" w:rsidP="00880B93">
            <w:pPr>
              <w:pStyle w:val="BodyText"/>
            </w:pPr>
            <w:r>
              <w:t>05/29</w:t>
            </w:r>
            <w:r w:rsidR="008740B5">
              <w:t>/2014</w:t>
            </w:r>
          </w:p>
        </w:tc>
        <w:tc>
          <w:tcPr>
            <w:tcW w:w="6644" w:type="dxa"/>
            <w:tcBorders>
              <w:top w:val="single" w:sz="4" w:space="0" w:color="000000"/>
              <w:left w:val="single" w:sz="4" w:space="0" w:color="000000"/>
              <w:bottom w:val="single" w:sz="4" w:space="0" w:color="000000"/>
              <w:right w:val="single" w:sz="4" w:space="0" w:color="000000"/>
            </w:tcBorders>
          </w:tcPr>
          <w:p w14:paraId="21F21F22" w14:textId="77777777" w:rsidR="008740B5" w:rsidRDefault="008740B5" w:rsidP="009D2C87">
            <w:pPr>
              <w:pStyle w:val="BodyText"/>
            </w:pPr>
            <w:r>
              <w:t>Retail Point of Sale (POS) API added</w:t>
            </w:r>
          </w:p>
        </w:tc>
      </w:tr>
    </w:tbl>
    <w:p w14:paraId="1DFC2A1A" w14:textId="77777777" w:rsidR="003D49FF" w:rsidRDefault="003D49FF" w:rsidP="003D49FF"/>
    <w:p w14:paraId="6DE7FB23" w14:textId="77777777" w:rsidR="003D49FF" w:rsidRDefault="003D49FF" w:rsidP="003D49FF"/>
    <w:p w14:paraId="779A69CB" w14:textId="77777777" w:rsidR="00F70829" w:rsidRPr="003D49FF" w:rsidRDefault="00F70829" w:rsidP="003D49FF"/>
    <w:sectPr w:rsidR="00F70829" w:rsidRPr="003D49FF" w:rsidSect="00943188">
      <w:headerReference w:type="even" r:id="rId118"/>
      <w:headerReference w:type="default" r:id="rId119"/>
      <w:type w:val="oddPage"/>
      <w:pgSz w:w="12240" w:h="15840"/>
      <w:pgMar w:top="1080" w:right="1080" w:bottom="1440" w:left="1080" w:header="980" w:footer="980" w:gutter="0"/>
      <w:cols w:space="720"/>
      <w:noEndnote/>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019DD4C9" w14:textId="77777777" w:rsidR="00AE3C79" w:rsidRDefault="00AE3C79">
      <w:r>
        <w:separator/>
      </w:r>
    </w:p>
  </w:endnote>
  <w:endnote w:type="continuationSeparator" w:id="0">
    <w:p w14:paraId="4C748A5C" w14:textId="77777777" w:rsidR="00AE3C79" w:rsidRDefault="00AE3C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Palatino-Roman">
    <w:altName w:val="Palatino"/>
    <w:panose1 w:val="00000000000000000000"/>
    <w:charset w:val="00"/>
    <w:family w:val="roman"/>
    <w:notTrueType/>
    <w:pitch w:val="default"/>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Arial Narrow">
    <w:panose1 w:val="020B0506020202030204"/>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Palatino-Bold">
    <w:panose1 w:val="00000000000000000000"/>
    <w:charset w:val="00"/>
    <w:family w:val="roman"/>
    <w:notTrueType/>
    <w:pitch w:val="default"/>
    <w:sig w:usb0="00000003" w:usb1="00000000" w:usb2="00000000" w:usb3="00000000" w:csb0="00000001" w:csb1="00000000"/>
  </w:font>
  <w:font w:name="Candara">
    <w:panose1 w:val="020E050203030302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512A8B" w14:textId="77777777" w:rsidR="00AE3C79" w:rsidRDefault="00AE3C79">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p w14:paraId="2AD9D6A3" w14:textId="77777777" w:rsidR="00AE3C79" w:rsidRDefault="00AE3C7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33DDE7" w14:textId="77777777" w:rsidR="00AE3C79" w:rsidRDefault="00AE3C79">
    <w:pPr>
      <w:pStyle w:val="Footer"/>
      <w:pBdr>
        <w:top w:val="single" w:sz="4" w:space="0" w:color="auto"/>
      </w:pBdr>
    </w:pPr>
    <w:r>
      <w:t>Demandware – CyberSource Cartridge</w:t>
    </w:r>
    <w:r>
      <w:tab/>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B2E81A" w14:textId="77777777" w:rsidR="00AE3C79" w:rsidRDefault="00AE3C79">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p w14:paraId="727EEC15" w14:textId="77777777" w:rsidR="00AE3C79" w:rsidRDefault="00AE3C7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72422CA2" w14:textId="77777777" w:rsidR="00AE3C79" w:rsidRDefault="00AE3C79">
      <w:r>
        <w:separator/>
      </w:r>
    </w:p>
  </w:footnote>
  <w:footnote w:type="continuationSeparator" w:id="0">
    <w:p w14:paraId="61EDE05A" w14:textId="77777777" w:rsidR="00AE3C79" w:rsidRDefault="00AE3C7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03755A" w14:textId="77777777" w:rsidR="00AE3C79" w:rsidRDefault="00AE3C79">
    <w:pPr>
      <w:pStyle w:val="Header"/>
      <w:framePr w:wrap="around"/>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8246FF" w14:textId="77777777" w:rsidR="00AE3C79" w:rsidRDefault="00AE3C79">
    <w:pPr>
      <w:pStyle w:val="Header"/>
      <w:framePr w:wrap="around"/>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33A659" w14:textId="77777777" w:rsidR="00AE3C79" w:rsidRDefault="00AE3C79">
    <w:pPr>
      <w:pStyle w:val="Header"/>
      <w:framePr w:wrap="around"/>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9103F5" w14:textId="77777777" w:rsidR="00AE3C79" w:rsidRDefault="00AE3C79">
    <w:pPr>
      <w:pStyle w:val="Header"/>
      <w:framePr w:wrap="around"/>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fldSimple w:instr=" STYLEREF  &quot;Heading 2&quot;  \* MERGEFORMAT ">
      <w:r w:rsidRPr="00614824">
        <w:rPr>
          <w:rStyle w:val="PageNumber"/>
          <w:noProof/>
        </w:rPr>
        <w:t>Functional Overview</w:t>
      </w:r>
    </w:fldSimple>
  </w:p>
  <w:p w14:paraId="10518E4C" w14:textId="77777777" w:rsidR="00AE3C79" w:rsidRDefault="00AE3C79">
    <w:pPr>
      <w:pStyle w:val="Header"/>
      <w:framePr w:wrap="around"/>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38D7C0" w14:textId="77777777" w:rsidR="00AE3C79" w:rsidRDefault="00AE3C79">
    <w:pPr>
      <w:pStyle w:val="Header"/>
      <w:framePr w:w="9720" w:wrap="around"/>
      <w:jc w:val="right"/>
    </w:pPr>
    <w:fldSimple w:instr=" STYLEREF  &quot;Heading 1&quot;  \* MERGEFORMAT ">
      <w:r w:rsidR="007D728F">
        <w:rPr>
          <w:noProof/>
        </w:rPr>
        <w:t>Implementation Guide</w:t>
      </w:r>
    </w:fldSimple>
    <w:r>
      <w:rPr>
        <w:rStyle w:val="PageNumber"/>
      </w:rPr>
      <w:fldChar w:fldCharType="begin"/>
    </w:r>
    <w:r>
      <w:rPr>
        <w:rStyle w:val="PageNumber"/>
        <w:lang w:val="de-DE"/>
      </w:rPr>
      <w:instrText xml:space="preserve"> PAGE </w:instrText>
    </w:r>
    <w:r>
      <w:rPr>
        <w:rStyle w:val="PageNumber"/>
      </w:rPr>
      <w:fldChar w:fldCharType="separate"/>
    </w:r>
    <w:r w:rsidR="007D728F">
      <w:rPr>
        <w:rStyle w:val="PageNumber"/>
        <w:noProof/>
        <w:lang w:val="de-DE"/>
      </w:rPr>
      <w:t>83</w:t>
    </w:r>
    <w:r>
      <w:rPr>
        <w:rStyle w:val="PageNumber"/>
      </w:rPr>
      <w:fldChar w:fldCharType="end"/>
    </w:r>
  </w:p>
  <w:p w14:paraId="08B9E5FA" w14:textId="77777777" w:rsidR="00AE3C79" w:rsidRDefault="00AE3C79">
    <w:pPr>
      <w:pStyle w:val="Header"/>
      <w:framePr w:w="9720" w:wrap="around"/>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9pt;height:9pt" o:bullet="t">
        <v:imagedata r:id="rId1" o:title="BD15061_"/>
      </v:shape>
    </w:pict>
  </w:numPicBullet>
  <w:abstractNum w:abstractNumId="0">
    <w:nsid w:val="FFFFFF7C"/>
    <w:multiLevelType w:val="singleLevel"/>
    <w:tmpl w:val="F63E704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DD28FC8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38BCCFA2"/>
    <w:lvl w:ilvl="0">
      <w:start w:val="1"/>
      <w:numFmt w:val="decimal"/>
      <w:pStyle w:val="ListNumber3"/>
      <w:lvlText w:val="%1."/>
      <w:lvlJc w:val="left"/>
      <w:pPr>
        <w:tabs>
          <w:tab w:val="num" w:pos="1080"/>
        </w:tabs>
        <w:ind w:left="1080" w:hanging="360"/>
      </w:pPr>
    </w:lvl>
  </w:abstractNum>
  <w:abstractNum w:abstractNumId="3">
    <w:nsid w:val="FFFFFF80"/>
    <w:multiLevelType w:val="singleLevel"/>
    <w:tmpl w:val="98347A92"/>
    <w:lvl w:ilvl="0">
      <w:start w:val="1"/>
      <w:numFmt w:val="bullet"/>
      <w:pStyle w:val="ListBullet5"/>
      <w:lvlText w:val=""/>
      <w:lvlJc w:val="left"/>
      <w:pPr>
        <w:tabs>
          <w:tab w:val="num" w:pos="360"/>
        </w:tabs>
        <w:ind w:left="340" w:hanging="340"/>
      </w:pPr>
      <w:rPr>
        <w:rFonts w:ascii="Wingdings" w:hAnsi="Wingdings" w:hint="default"/>
      </w:rPr>
    </w:lvl>
  </w:abstractNum>
  <w:abstractNum w:abstractNumId="4">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5">
    <w:nsid w:val="03E46F51"/>
    <w:multiLevelType w:val="hybridMultilevel"/>
    <w:tmpl w:val="B2D048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3EA605C"/>
    <w:multiLevelType w:val="hybridMultilevel"/>
    <w:tmpl w:val="033A44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4531BD0"/>
    <w:multiLevelType w:val="hybridMultilevel"/>
    <w:tmpl w:val="721C1B6E"/>
    <w:lvl w:ilvl="0" w:tplc="BB8C9EF0">
      <w:start w:val="1"/>
      <w:numFmt w:val="bullet"/>
      <w:pStyle w:val="TableList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380233"/>
    <w:multiLevelType w:val="hybridMultilevel"/>
    <w:tmpl w:val="00F04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C74778F"/>
    <w:multiLevelType w:val="hybridMultilevel"/>
    <w:tmpl w:val="6588A6A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0DC153A2"/>
    <w:multiLevelType w:val="hybridMultilevel"/>
    <w:tmpl w:val="1758EB70"/>
    <w:lvl w:ilvl="0" w:tplc="2AC659D8">
      <w:start w:val="1"/>
      <w:numFmt w:val="lowerLetter"/>
      <w:lvlText w:val="%1)"/>
      <w:lvlJc w:val="left"/>
      <w:pPr>
        <w:ind w:left="1440" w:hanging="360"/>
      </w:pPr>
      <w:rPr>
        <w:rFonts w:asciiTheme="minorHAnsi" w:hAnsiTheme="minorHAnsi" w:cstheme="minorBidi" w:hint="default"/>
        <w:b/>
        <w:color w:val="auto"/>
        <w:sz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10FD6BA3"/>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17874D99"/>
    <w:multiLevelType w:val="hybridMultilevel"/>
    <w:tmpl w:val="6200317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7DC04D5"/>
    <w:multiLevelType w:val="hybridMultilevel"/>
    <w:tmpl w:val="0F0CBF6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1B9D1540"/>
    <w:multiLevelType w:val="hybridMultilevel"/>
    <w:tmpl w:val="D3ECBCE6"/>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BF545A5"/>
    <w:multiLevelType w:val="hybridMultilevel"/>
    <w:tmpl w:val="C20CC7CA"/>
    <w:lvl w:ilvl="0" w:tplc="4494463C">
      <w:start w:val="1"/>
      <w:numFmt w:val="decimal"/>
      <w:lvlText w:val="%1."/>
      <w:lvlJc w:val="left"/>
      <w:pPr>
        <w:ind w:left="1080" w:hanging="360"/>
      </w:pPr>
      <w:rPr>
        <w:rFonts w:hint="default"/>
        <w:b w:val="0"/>
      </w:rPr>
    </w:lvl>
    <w:lvl w:ilvl="1" w:tplc="C7C67E4A">
      <w:start w:val="1"/>
      <w:numFmt w:val="lowerLetter"/>
      <w:lvlText w:val="%2."/>
      <w:lvlJc w:val="left"/>
      <w:pPr>
        <w:ind w:left="1800" w:hanging="360"/>
      </w:pPr>
      <w:rPr>
        <w:b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1DB903B9"/>
    <w:multiLevelType w:val="hybridMultilevel"/>
    <w:tmpl w:val="E5B60510"/>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1DC71194"/>
    <w:multiLevelType w:val="hybridMultilevel"/>
    <w:tmpl w:val="DF6E3D4E"/>
    <w:lvl w:ilvl="0" w:tplc="679AF7F4">
      <w:start w:val="1"/>
      <w:numFmt w:val="lowerLetter"/>
      <w:lvlText w:val="%1)"/>
      <w:lvlJc w:val="left"/>
      <w:pPr>
        <w:ind w:left="1440" w:hanging="360"/>
      </w:pPr>
      <w:rPr>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1DF0288F"/>
    <w:multiLevelType w:val="hybridMultilevel"/>
    <w:tmpl w:val="28D270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26E7E02"/>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22E90092"/>
    <w:multiLevelType w:val="hybridMultilevel"/>
    <w:tmpl w:val="1CB82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4964798"/>
    <w:multiLevelType w:val="multilevel"/>
    <w:tmpl w:val="D7FC8F40"/>
    <w:lvl w:ilvl="0">
      <w:start w:val="1"/>
      <w:numFmt w:val="decimal"/>
      <w:pStyle w:val="ListNumber"/>
      <w:lvlText w:val="%1."/>
      <w:lvlJc w:val="left"/>
      <w:pPr>
        <w:ind w:left="749" w:hanging="389"/>
      </w:pPr>
      <w:rPr>
        <w:rFonts w:hint="default"/>
      </w:rPr>
    </w:lvl>
    <w:lvl w:ilvl="1">
      <w:start w:val="1"/>
      <w:numFmt w:val="lowerLetter"/>
      <w:pStyle w:val="ListAlpha2"/>
      <w:lvlText w:val="%2."/>
      <w:lvlJc w:val="left"/>
      <w:pPr>
        <w:tabs>
          <w:tab w:val="num" w:pos="1080"/>
        </w:tabs>
        <w:ind w:left="1440" w:hanging="720"/>
      </w:pPr>
      <w:rPr>
        <w:rFonts w:hint="default"/>
      </w:rPr>
    </w:lvl>
    <w:lvl w:ilvl="2">
      <w:start w:val="1"/>
      <w:numFmt w:val="lowerRoman"/>
      <w:pStyle w:val="ListAlpha3"/>
      <w:lvlText w:val="%3."/>
      <w:lvlJc w:val="right"/>
      <w:pPr>
        <w:tabs>
          <w:tab w:val="num" w:pos="1440"/>
        </w:tabs>
        <w:ind w:left="1440" w:firstLine="0"/>
      </w:pPr>
      <w:rPr>
        <w:rFonts w:hint="default"/>
      </w:rPr>
    </w:lvl>
    <w:lvl w:ilvl="3">
      <w:start w:val="1"/>
      <w:numFmt w:val="none"/>
      <w:pStyle w:val="ListContinue"/>
      <w:lvlText w:val=""/>
      <w:lvlJc w:val="left"/>
      <w:pPr>
        <w:tabs>
          <w:tab w:val="num" w:pos="720"/>
        </w:tabs>
        <w:ind w:left="720" w:firstLine="0"/>
      </w:pPr>
      <w:rPr>
        <w:rFonts w:hint="default"/>
      </w:rPr>
    </w:lvl>
    <w:lvl w:ilvl="4">
      <w:start w:val="1"/>
      <w:numFmt w:val="none"/>
      <w:pStyle w:val="ListContinue2"/>
      <w:lvlText w:val=""/>
      <w:lvlJc w:val="left"/>
      <w:pPr>
        <w:tabs>
          <w:tab w:val="num" w:pos="1080"/>
        </w:tabs>
        <w:ind w:left="1080" w:firstLine="0"/>
      </w:pPr>
      <w:rPr>
        <w:rFonts w:hint="default"/>
      </w:rPr>
    </w:lvl>
    <w:lvl w:ilvl="5">
      <w:start w:val="1"/>
      <w:numFmt w:val="bullet"/>
      <w:pStyle w:val="ListBullet"/>
      <w:lvlText w:val=""/>
      <w:lvlJc w:val="left"/>
      <w:pPr>
        <w:ind w:left="749" w:hanging="389"/>
      </w:pPr>
      <w:rPr>
        <w:rFonts w:ascii="Symbol" w:hAnsi="Symbol" w:hint="default"/>
        <w:color w:val="auto"/>
      </w:rPr>
    </w:lvl>
    <w:lvl w:ilvl="6">
      <w:start w:val="1"/>
      <w:numFmt w:val="bullet"/>
      <w:pStyle w:val="ListBullet2"/>
      <w:lvlText w:val=""/>
      <w:lvlJc w:val="left"/>
      <w:pPr>
        <w:tabs>
          <w:tab w:val="num" w:pos="720"/>
        </w:tabs>
        <w:ind w:left="1080" w:hanging="360"/>
      </w:pPr>
      <w:rPr>
        <w:rFonts w:ascii="Symbol" w:hAnsi="Symbol" w:hint="default"/>
        <w:color w:val="auto"/>
      </w:rPr>
    </w:lvl>
    <w:lvl w:ilvl="7">
      <w:start w:val="1"/>
      <w:numFmt w:val="bullet"/>
      <w:pStyle w:val="ListBullet3"/>
      <w:lvlText w:val=""/>
      <w:lvlJc w:val="left"/>
      <w:pPr>
        <w:tabs>
          <w:tab w:val="num" w:pos="1440"/>
        </w:tabs>
        <w:ind w:left="1440" w:hanging="360"/>
      </w:pPr>
      <w:rPr>
        <w:rFonts w:ascii="Symbol" w:hAnsi="Symbol" w:hint="default"/>
        <w:color w:val="auto"/>
      </w:rPr>
    </w:lvl>
    <w:lvl w:ilvl="8">
      <w:start w:val="1"/>
      <w:numFmt w:val="lowerRoman"/>
      <w:lvlText w:val="%9."/>
      <w:lvlJc w:val="right"/>
      <w:pPr>
        <w:ind w:left="6480" w:hanging="180"/>
      </w:pPr>
      <w:rPr>
        <w:rFonts w:hint="default"/>
      </w:rPr>
    </w:lvl>
  </w:abstractNum>
  <w:abstractNum w:abstractNumId="22">
    <w:nsid w:val="24CC5EAE"/>
    <w:multiLevelType w:val="hybridMultilevel"/>
    <w:tmpl w:val="C83E7A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50E43AC"/>
    <w:multiLevelType w:val="hybridMultilevel"/>
    <w:tmpl w:val="C20CC7CA"/>
    <w:lvl w:ilvl="0" w:tplc="4494463C">
      <w:start w:val="1"/>
      <w:numFmt w:val="decimal"/>
      <w:lvlText w:val="%1."/>
      <w:lvlJc w:val="left"/>
      <w:pPr>
        <w:ind w:left="1080" w:hanging="360"/>
      </w:pPr>
      <w:rPr>
        <w:rFonts w:hint="default"/>
        <w:b w:val="0"/>
      </w:rPr>
    </w:lvl>
    <w:lvl w:ilvl="1" w:tplc="C7C67E4A">
      <w:start w:val="1"/>
      <w:numFmt w:val="lowerLetter"/>
      <w:lvlText w:val="%2."/>
      <w:lvlJc w:val="left"/>
      <w:pPr>
        <w:ind w:left="1800" w:hanging="360"/>
      </w:pPr>
      <w:rPr>
        <w:b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2B0B7BD5"/>
    <w:multiLevelType w:val="hybridMultilevel"/>
    <w:tmpl w:val="C20CC7CA"/>
    <w:lvl w:ilvl="0" w:tplc="4494463C">
      <w:start w:val="1"/>
      <w:numFmt w:val="decimal"/>
      <w:lvlText w:val="%1."/>
      <w:lvlJc w:val="left"/>
      <w:pPr>
        <w:ind w:left="1080" w:hanging="360"/>
      </w:pPr>
      <w:rPr>
        <w:rFonts w:hint="default"/>
        <w:b w:val="0"/>
      </w:rPr>
    </w:lvl>
    <w:lvl w:ilvl="1" w:tplc="C7C67E4A">
      <w:start w:val="1"/>
      <w:numFmt w:val="lowerLetter"/>
      <w:lvlText w:val="%2."/>
      <w:lvlJc w:val="left"/>
      <w:pPr>
        <w:ind w:left="1800" w:hanging="360"/>
      </w:pPr>
      <w:rPr>
        <w:b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2E40016D"/>
    <w:multiLevelType w:val="hybridMultilevel"/>
    <w:tmpl w:val="D894513E"/>
    <w:lvl w:ilvl="0" w:tplc="FFFFFFFF">
      <w:start w:val="1"/>
      <w:numFmt w:val="lowerLetter"/>
      <w:pStyle w:val="ListAlpha"/>
      <w:lvlText w:val="%1"/>
      <w:lvlJc w:val="left"/>
      <w:pPr>
        <w:tabs>
          <w:tab w:val="num" w:pos="680"/>
        </w:tabs>
        <w:ind w:left="680" w:hanging="680"/>
      </w:pPr>
      <w:rPr>
        <w:rFonts w:ascii="Arial" w:hAnsi="Arial" w:hint="default"/>
        <w:b/>
        <w:i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6">
    <w:nsid w:val="313D283E"/>
    <w:multiLevelType w:val="hybridMultilevel"/>
    <w:tmpl w:val="BEFC7D1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324D67B4"/>
    <w:multiLevelType w:val="hybridMultilevel"/>
    <w:tmpl w:val="0B10E8B2"/>
    <w:lvl w:ilvl="0" w:tplc="B144067E">
      <w:start w:val="1"/>
      <w:numFmt w:val="bullet"/>
      <w:pStyle w:val="Subheading2"/>
      <w:lvlText w:val=""/>
      <w:lvlPicBulletId w:val="0"/>
      <w:lvlJc w:val="left"/>
      <w:pPr>
        <w:tabs>
          <w:tab w:val="num" w:pos="720"/>
        </w:tabs>
        <w:ind w:left="720" w:hanging="360"/>
      </w:pPr>
      <w:rPr>
        <w:rFonts w:ascii="Symbol" w:hAnsi="Symbol" w:hint="default"/>
      </w:rPr>
    </w:lvl>
    <w:lvl w:ilvl="1" w:tplc="A59012DC" w:tentative="1">
      <w:start w:val="1"/>
      <w:numFmt w:val="bullet"/>
      <w:lvlText w:val=""/>
      <w:lvlJc w:val="left"/>
      <w:pPr>
        <w:tabs>
          <w:tab w:val="num" w:pos="1440"/>
        </w:tabs>
        <w:ind w:left="1440" w:hanging="360"/>
      </w:pPr>
      <w:rPr>
        <w:rFonts w:ascii="Symbol" w:hAnsi="Symbol" w:hint="default"/>
      </w:rPr>
    </w:lvl>
    <w:lvl w:ilvl="2" w:tplc="06B0D956" w:tentative="1">
      <w:start w:val="1"/>
      <w:numFmt w:val="bullet"/>
      <w:lvlText w:val=""/>
      <w:lvlJc w:val="left"/>
      <w:pPr>
        <w:tabs>
          <w:tab w:val="num" w:pos="2160"/>
        </w:tabs>
        <w:ind w:left="2160" w:hanging="360"/>
      </w:pPr>
      <w:rPr>
        <w:rFonts w:ascii="Symbol" w:hAnsi="Symbol" w:hint="default"/>
      </w:rPr>
    </w:lvl>
    <w:lvl w:ilvl="3" w:tplc="4B50A87E" w:tentative="1">
      <w:start w:val="1"/>
      <w:numFmt w:val="bullet"/>
      <w:lvlText w:val=""/>
      <w:lvlJc w:val="left"/>
      <w:pPr>
        <w:tabs>
          <w:tab w:val="num" w:pos="2880"/>
        </w:tabs>
        <w:ind w:left="2880" w:hanging="360"/>
      </w:pPr>
      <w:rPr>
        <w:rFonts w:ascii="Symbol" w:hAnsi="Symbol" w:hint="default"/>
      </w:rPr>
    </w:lvl>
    <w:lvl w:ilvl="4" w:tplc="6690FB06" w:tentative="1">
      <w:start w:val="1"/>
      <w:numFmt w:val="bullet"/>
      <w:lvlText w:val=""/>
      <w:lvlJc w:val="left"/>
      <w:pPr>
        <w:tabs>
          <w:tab w:val="num" w:pos="3600"/>
        </w:tabs>
        <w:ind w:left="3600" w:hanging="360"/>
      </w:pPr>
      <w:rPr>
        <w:rFonts w:ascii="Symbol" w:hAnsi="Symbol" w:hint="default"/>
      </w:rPr>
    </w:lvl>
    <w:lvl w:ilvl="5" w:tplc="CA221804" w:tentative="1">
      <w:start w:val="1"/>
      <w:numFmt w:val="bullet"/>
      <w:lvlText w:val=""/>
      <w:lvlJc w:val="left"/>
      <w:pPr>
        <w:tabs>
          <w:tab w:val="num" w:pos="4320"/>
        </w:tabs>
        <w:ind w:left="4320" w:hanging="360"/>
      </w:pPr>
      <w:rPr>
        <w:rFonts w:ascii="Symbol" w:hAnsi="Symbol" w:hint="default"/>
      </w:rPr>
    </w:lvl>
    <w:lvl w:ilvl="6" w:tplc="BB1EFCE8" w:tentative="1">
      <w:start w:val="1"/>
      <w:numFmt w:val="bullet"/>
      <w:lvlText w:val=""/>
      <w:lvlJc w:val="left"/>
      <w:pPr>
        <w:tabs>
          <w:tab w:val="num" w:pos="5040"/>
        </w:tabs>
        <w:ind w:left="5040" w:hanging="360"/>
      </w:pPr>
      <w:rPr>
        <w:rFonts w:ascii="Symbol" w:hAnsi="Symbol" w:hint="default"/>
      </w:rPr>
    </w:lvl>
    <w:lvl w:ilvl="7" w:tplc="E00A63EC" w:tentative="1">
      <w:start w:val="1"/>
      <w:numFmt w:val="bullet"/>
      <w:lvlText w:val=""/>
      <w:lvlJc w:val="left"/>
      <w:pPr>
        <w:tabs>
          <w:tab w:val="num" w:pos="5760"/>
        </w:tabs>
        <w:ind w:left="5760" w:hanging="360"/>
      </w:pPr>
      <w:rPr>
        <w:rFonts w:ascii="Symbol" w:hAnsi="Symbol" w:hint="default"/>
      </w:rPr>
    </w:lvl>
    <w:lvl w:ilvl="8" w:tplc="E766F1EA" w:tentative="1">
      <w:start w:val="1"/>
      <w:numFmt w:val="bullet"/>
      <w:lvlText w:val=""/>
      <w:lvlJc w:val="left"/>
      <w:pPr>
        <w:tabs>
          <w:tab w:val="num" w:pos="6480"/>
        </w:tabs>
        <w:ind w:left="6480" w:hanging="360"/>
      </w:pPr>
      <w:rPr>
        <w:rFonts w:ascii="Symbol" w:hAnsi="Symbol" w:hint="default"/>
      </w:rPr>
    </w:lvl>
  </w:abstractNum>
  <w:abstractNum w:abstractNumId="28">
    <w:nsid w:val="370F739A"/>
    <w:multiLevelType w:val="hybridMultilevel"/>
    <w:tmpl w:val="32F087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3DDF602C"/>
    <w:multiLevelType w:val="hybridMultilevel"/>
    <w:tmpl w:val="DB107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DE41471"/>
    <w:multiLevelType w:val="hybridMultilevel"/>
    <w:tmpl w:val="D41AA0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3E3539A1"/>
    <w:multiLevelType w:val="hybridMultilevel"/>
    <w:tmpl w:val="21923610"/>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411170C5"/>
    <w:multiLevelType w:val="hybridMultilevel"/>
    <w:tmpl w:val="DCB0E1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45853D3F"/>
    <w:multiLevelType w:val="hybridMultilevel"/>
    <w:tmpl w:val="C0CC04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462540EB"/>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4CBD4303"/>
    <w:multiLevelType w:val="hybridMultilevel"/>
    <w:tmpl w:val="C322678E"/>
    <w:lvl w:ilvl="0" w:tplc="08446C06">
      <w:start w:val="1"/>
      <w:numFmt w:val="decimal"/>
      <w:lvlText w:val="%1)"/>
      <w:lvlJc w:val="left"/>
      <w:pPr>
        <w:ind w:left="720" w:hanging="360"/>
      </w:pPr>
      <w:rPr>
        <w:rFonts w:ascii="Palatino-Roman" w:hAnsi="Palatino-Roman" w:cs="Palatino-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D7E0FDA"/>
    <w:multiLevelType w:val="hybridMultilevel"/>
    <w:tmpl w:val="65E2FAC2"/>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E3755AB"/>
    <w:multiLevelType w:val="singleLevel"/>
    <w:tmpl w:val="6FFCA7AC"/>
    <w:lvl w:ilvl="0">
      <w:start w:val="1"/>
      <w:numFmt w:val="bullet"/>
      <w:pStyle w:val="Impact"/>
      <w:lvlText w:val=""/>
      <w:lvlJc w:val="left"/>
      <w:pPr>
        <w:tabs>
          <w:tab w:val="num" w:pos="360"/>
        </w:tabs>
        <w:ind w:left="340" w:hanging="340"/>
      </w:pPr>
      <w:rPr>
        <w:rFonts w:ascii="Wingdings" w:hAnsi="Wingdings" w:hint="default"/>
      </w:rPr>
    </w:lvl>
  </w:abstractNum>
  <w:abstractNum w:abstractNumId="38">
    <w:nsid w:val="50F1616A"/>
    <w:multiLevelType w:val="hybridMultilevel"/>
    <w:tmpl w:val="55F63E7C"/>
    <w:lvl w:ilvl="0" w:tplc="04090001">
      <w:start w:val="1"/>
      <w:numFmt w:val="bullet"/>
      <w:lvlText w:val=""/>
      <w:lvlJc w:val="left"/>
      <w:pPr>
        <w:ind w:left="360" w:hanging="360"/>
      </w:pPr>
      <w:rPr>
        <w:rFonts w:ascii="Symbol" w:hAnsi="Symbol" w:hint="default"/>
      </w:rPr>
    </w:lvl>
    <w:lvl w:ilvl="1" w:tplc="7D628192">
      <w:numFmt w:val="bullet"/>
      <w:lvlText w:val="-"/>
      <w:lvlJc w:val="left"/>
      <w:pPr>
        <w:tabs>
          <w:tab w:val="num" w:pos="1080"/>
        </w:tabs>
        <w:ind w:left="1080" w:hanging="360"/>
      </w:pPr>
      <w:rPr>
        <w:rFonts w:ascii="Times New Roman" w:eastAsia="Times New Roman"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53424851"/>
    <w:multiLevelType w:val="hybridMultilevel"/>
    <w:tmpl w:val="19182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40F18C5"/>
    <w:multiLevelType w:val="hybridMultilevel"/>
    <w:tmpl w:val="C20CC7CA"/>
    <w:lvl w:ilvl="0" w:tplc="4494463C">
      <w:start w:val="1"/>
      <w:numFmt w:val="decimal"/>
      <w:lvlText w:val="%1."/>
      <w:lvlJc w:val="left"/>
      <w:pPr>
        <w:ind w:left="1080" w:hanging="360"/>
      </w:pPr>
      <w:rPr>
        <w:rFonts w:hint="default"/>
        <w:b w:val="0"/>
      </w:rPr>
    </w:lvl>
    <w:lvl w:ilvl="1" w:tplc="C7C67E4A">
      <w:start w:val="1"/>
      <w:numFmt w:val="lowerLetter"/>
      <w:lvlText w:val="%2."/>
      <w:lvlJc w:val="left"/>
      <w:pPr>
        <w:ind w:left="1800" w:hanging="360"/>
      </w:pPr>
      <w:rPr>
        <w:b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543B1DAC"/>
    <w:multiLevelType w:val="hybridMultilevel"/>
    <w:tmpl w:val="06A0A630"/>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57191E9D"/>
    <w:multiLevelType w:val="hybridMultilevel"/>
    <w:tmpl w:val="319C7E8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1B">
      <w:start w:val="1"/>
      <w:numFmt w:val="lowerRoman"/>
      <w:lvlText w:val="%3."/>
      <w:lvlJc w:val="right"/>
      <w:pPr>
        <w:ind w:left="1800" w:hanging="180"/>
      </w:pPr>
    </w:lvl>
    <w:lvl w:ilvl="3" w:tplc="2DDCB8F0">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5A536194"/>
    <w:multiLevelType w:val="singleLevel"/>
    <w:tmpl w:val="D02CBFC6"/>
    <w:lvl w:ilvl="0">
      <w:start w:val="1"/>
      <w:numFmt w:val="bullet"/>
      <w:pStyle w:val="HeadingProcedure"/>
      <w:lvlText w:val=""/>
      <w:lvlJc w:val="left"/>
      <w:pPr>
        <w:tabs>
          <w:tab w:val="num" w:pos="360"/>
        </w:tabs>
        <w:ind w:left="340" w:hanging="340"/>
      </w:pPr>
      <w:rPr>
        <w:rFonts w:ascii="Wingdings" w:hAnsi="Wingdings" w:hint="default"/>
      </w:rPr>
    </w:lvl>
  </w:abstractNum>
  <w:abstractNum w:abstractNumId="44">
    <w:nsid w:val="5A664F6D"/>
    <w:multiLevelType w:val="hybridMultilevel"/>
    <w:tmpl w:val="7DF47CB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5B0349C9"/>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nsid w:val="5C4A45E3"/>
    <w:multiLevelType w:val="hybridMultilevel"/>
    <w:tmpl w:val="BEFC7D1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nsid w:val="5C8A5A86"/>
    <w:multiLevelType w:val="hybridMultilevel"/>
    <w:tmpl w:val="C20CC7CA"/>
    <w:lvl w:ilvl="0" w:tplc="4494463C">
      <w:start w:val="1"/>
      <w:numFmt w:val="decimal"/>
      <w:lvlText w:val="%1."/>
      <w:lvlJc w:val="left"/>
      <w:pPr>
        <w:ind w:left="1080" w:hanging="360"/>
      </w:pPr>
      <w:rPr>
        <w:rFonts w:hint="default"/>
        <w:b w:val="0"/>
      </w:rPr>
    </w:lvl>
    <w:lvl w:ilvl="1" w:tplc="C7C67E4A">
      <w:start w:val="1"/>
      <w:numFmt w:val="lowerLetter"/>
      <w:lvlText w:val="%2."/>
      <w:lvlJc w:val="left"/>
      <w:pPr>
        <w:ind w:left="1800" w:hanging="360"/>
      </w:pPr>
      <w:rPr>
        <w:b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5EC56E42"/>
    <w:multiLevelType w:val="hybridMultilevel"/>
    <w:tmpl w:val="2F72B6D6"/>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nsid w:val="631E4617"/>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nsid w:val="65E66DDD"/>
    <w:multiLevelType w:val="hybridMultilevel"/>
    <w:tmpl w:val="FD60FBF0"/>
    <w:lvl w:ilvl="0" w:tplc="9522A55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A6876FD"/>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nsid w:val="6BB6060C"/>
    <w:multiLevelType w:val="hybridMultilevel"/>
    <w:tmpl w:val="4112C1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nsid w:val="6C984DF7"/>
    <w:multiLevelType w:val="hybridMultilevel"/>
    <w:tmpl w:val="D5C21A7E"/>
    <w:lvl w:ilvl="0" w:tplc="F5844A18">
      <w:start w:val="1"/>
      <w:numFmt w:val="decimal"/>
      <w:lvlText w:val="%1"/>
      <w:lvlJc w:val="left"/>
      <w:pPr>
        <w:ind w:left="460" w:hanging="360"/>
      </w:pPr>
      <w:rPr>
        <w:rFonts w:asciiTheme="minorHAnsi" w:hAnsiTheme="minorHAnsi" w:cstheme="minorBidi" w:hint="default"/>
        <w:b/>
        <w:color w:val="auto"/>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54">
    <w:nsid w:val="6CC74FB9"/>
    <w:multiLevelType w:val="hybridMultilevel"/>
    <w:tmpl w:val="C20CC7CA"/>
    <w:lvl w:ilvl="0" w:tplc="4494463C">
      <w:start w:val="1"/>
      <w:numFmt w:val="decimal"/>
      <w:lvlText w:val="%1."/>
      <w:lvlJc w:val="left"/>
      <w:pPr>
        <w:ind w:left="1080" w:hanging="360"/>
      </w:pPr>
      <w:rPr>
        <w:rFonts w:hint="default"/>
        <w:b w:val="0"/>
      </w:rPr>
    </w:lvl>
    <w:lvl w:ilvl="1" w:tplc="C7C67E4A">
      <w:start w:val="1"/>
      <w:numFmt w:val="lowerLetter"/>
      <w:lvlText w:val="%2."/>
      <w:lvlJc w:val="left"/>
      <w:pPr>
        <w:ind w:left="1800" w:hanging="360"/>
      </w:pPr>
      <w:rPr>
        <w:b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nsid w:val="6D786AE7"/>
    <w:multiLevelType w:val="hybridMultilevel"/>
    <w:tmpl w:val="F9CEE3E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nsid w:val="70DC7C32"/>
    <w:multiLevelType w:val="hybridMultilevel"/>
    <w:tmpl w:val="C20CC7CA"/>
    <w:lvl w:ilvl="0" w:tplc="4494463C">
      <w:start w:val="1"/>
      <w:numFmt w:val="decimal"/>
      <w:lvlText w:val="%1."/>
      <w:lvlJc w:val="left"/>
      <w:pPr>
        <w:ind w:left="1080" w:hanging="360"/>
      </w:pPr>
      <w:rPr>
        <w:rFonts w:hint="default"/>
        <w:b w:val="0"/>
      </w:rPr>
    </w:lvl>
    <w:lvl w:ilvl="1" w:tplc="C7C67E4A">
      <w:start w:val="1"/>
      <w:numFmt w:val="lowerLetter"/>
      <w:lvlText w:val="%2."/>
      <w:lvlJc w:val="left"/>
      <w:pPr>
        <w:ind w:left="1800" w:hanging="360"/>
      </w:pPr>
      <w:rPr>
        <w:b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nsid w:val="72851F59"/>
    <w:multiLevelType w:val="hybridMultilevel"/>
    <w:tmpl w:val="8064FD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nsid w:val="791E49CC"/>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nsid w:val="797E2FE6"/>
    <w:multiLevelType w:val="hybridMultilevel"/>
    <w:tmpl w:val="DF6E3D4E"/>
    <w:lvl w:ilvl="0" w:tplc="679AF7F4">
      <w:start w:val="1"/>
      <w:numFmt w:val="lowerLetter"/>
      <w:lvlText w:val="%1)"/>
      <w:lvlJc w:val="left"/>
      <w:pPr>
        <w:ind w:left="1440" w:hanging="360"/>
      </w:pPr>
      <w:rPr>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nsid w:val="7A630443"/>
    <w:multiLevelType w:val="hybridMultilevel"/>
    <w:tmpl w:val="DCB487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nsid w:val="7C2B4C44"/>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nsid w:val="7F827F09"/>
    <w:multiLevelType w:val="singleLevel"/>
    <w:tmpl w:val="1F4297C4"/>
    <w:lvl w:ilvl="0">
      <w:start w:val="1"/>
      <w:numFmt w:val="decimal"/>
      <w:pStyle w:val="ListNumber2"/>
      <w:lvlText w:val="%1."/>
      <w:lvlJc w:val="left"/>
      <w:pPr>
        <w:tabs>
          <w:tab w:val="num" w:pos="1060"/>
        </w:tabs>
        <w:ind w:left="680" w:hanging="340"/>
      </w:pPr>
      <w:rPr>
        <w:rFonts w:hint="default"/>
      </w:rPr>
    </w:lvl>
  </w:abstractNum>
  <w:num w:numId="1">
    <w:abstractNumId w:val="4"/>
  </w:num>
  <w:num w:numId="2">
    <w:abstractNumId w:val="3"/>
  </w:num>
  <w:num w:numId="3">
    <w:abstractNumId w:val="62"/>
  </w:num>
  <w:num w:numId="4">
    <w:abstractNumId w:val="2"/>
  </w:num>
  <w:num w:numId="5">
    <w:abstractNumId w:val="1"/>
  </w:num>
  <w:num w:numId="6">
    <w:abstractNumId w:val="0"/>
  </w:num>
  <w:num w:numId="7">
    <w:abstractNumId w:val="43"/>
  </w:num>
  <w:num w:numId="8">
    <w:abstractNumId w:val="7"/>
  </w:num>
  <w:num w:numId="9">
    <w:abstractNumId w:val="37"/>
  </w:num>
  <w:num w:numId="10">
    <w:abstractNumId w:val="27"/>
  </w:num>
  <w:num w:numId="11">
    <w:abstractNumId w:val="25"/>
  </w:num>
  <w:num w:numId="1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2"/>
  </w:num>
  <w:num w:numId="14">
    <w:abstractNumId w:val="41"/>
  </w:num>
  <w:num w:numId="15">
    <w:abstractNumId w:val="16"/>
  </w:num>
  <w:num w:numId="16">
    <w:abstractNumId w:val="48"/>
  </w:num>
  <w:num w:numId="17">
    <w:abstractNumId w:val="44"/>
  </w:num>
  <w:num w:numId="18">
    <w:abstractNumId w:val="57"/>
  </w:num>
  <w:num w:numId="19">
    <w:abstractNumId w:val="28"/>
  </w:num>
  <w:num w:numId="20">
    <w:abstractNumId w:val="6"/>
  </w:num>
  <w:num w:numId="21">
    <w:abstractNumId w:val="33"/>
  </w:num>
  <w:num w:numId="22">
    <w:abstractNumId w:val="35"/>
  </w:num>
  <w:num w:numId="23">
    <w:abstractNumId w:val="38"/>
  </w:num>
  <w:num w:numId="24">
    <w:abstractNumId w:val="52"/>
  </w:num>
  <w:num w:numId="25">
    <w:abstractNumId w:val="30"/>
  </w:num>
  <w:num w:numId="26">
    <w:abstractNumId w:val="31"/>
  </w:num>
  <w:num w:numId="27">
    <w:abstractNumId w:val="60"/>
  </w:num>
  <w:num w:numId="28">
    <w:abstractNumId w:val="53"/>
  </w:num>
  <w:num w:numId="29">
    <w:abstractNumId w:val="50"/>
  </w:num>
  <w:num w:numId="30">
    <w:abstractNumId w:val="55"/>
  </w:num>
  <w:num w:numId="31">
    <w:abstractNumId w:val="8"/>
  </w:num>
  <w:num w:numId="32">
    <w:abstractNumId w:val="12"/>
  </w:num>
  <w:num w:numId="33">
    <w:abstractNumId w:val="5"/>
  </w:num>
  <w:num w:numId="34">
    <w:abstractNumId w:val="29"/>
  </w:num>
  <w:num w:numId="35">
    <w:abstractNumId w:val="39"/>
  </w:num>
  <w:num w:numId="36">
    <w:abstractNumId w:val="42"/>
  </w:num>
  <w:num w:numId="37">
    <w:abstractNumId w:val="10"/>
  </w:num>
  <w:num w:numId="38">
    <w:abstractNumId w:val="46"/>
  </w:num>
  <w:num w:numId="39">
    <w:abstractNumId w:val="17"/>
  </w:num>
  <w:num w:numId="40">
    <w:abstractNumId w:val="26"/>
  </w:num>
  <w:num w:numId="41">
    <w:abstractNumId w:val="58"/>
  </w:num>
  <w:num w:numId="42">
    <w:abstractNumId w:val="11"/>
  </w:num>
  <w:num w:numId="43">
    <w:abstractNumId w:val="19"/>
  </w:num>
  <w:num w:numId="44">
    <w:abstractNumId w:val="49"/>
  </w:num>
  <w:num w:numId="45">
    <w:abstractNumId w:val="34"/>
  </w:num>
  <w:num w:numId="46">
    <w:abstractNumId w:val="51"/>
  </w:num>
  <w:num w:numId="47">
    <w:abstractNumId w:val="61"/>
  </w:num>
  <w:num w:numId="48">
    <w:abstractNumId w:val="9"/>
  </w:num>
  <w:num w:numId="49">
    <w:abstractNumId w:val="18"/>
  </w:num>
  <w:num w:numId="50">
    <w:abstractNumId w:val="14"/>
  </w:num>
  <w:num w:numId="51">
    <w:abstractNumId w:val="36"/>
  </w:num>
  <w:num w:numId="52">
    <w:abstractNumId w:val="22"/>
  </w:num>
  <w:num w:numId="53">
    <w:abstractNumId w:val="13"/>
  </w:num>
  <w:num w:numId="54">
    <w:abstractNumId w:val="59"/>
  </w:num>
  <w:num w:numId="55">
    <w:abstractNumId w:val="45"/>
  </w:num>
  <w:num w:numId="56">
    <w:abstractNumId w:val="56"/>
  </w:num>
  <w:num w:numId="57">
    <w:abstractNumId w:val="54"/>
  </w:num>
  <w:num w:numId="58">
    <w:abstractNumId w:val="24"/>
  </w:num>
  <w:num w:numId="59">
    <w:abstractNumId w:val="47"/>
  </w:num>
  <w:num w:numId="60">
    <w:abstractNumId w:val="15"/>
  </w:num>
  <w:num w:numId="61">
    <w:abstractNumId w:val="23"/>
  </w:num>
  <w:num w:numId="62">
    <w:abstractNumId w:val="40"/>
  </w:num>
  <w:num w:numId="63">
    <w:abstractNumId w:val="20"/>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grammar="clean"/>
  <w:linkStyles/>
  <w:trackRevisions/>
  <w:defaultTabStop w:val="720"/>
  <w:hyphenationZone w:val="425"/>
  <w:drawingGridHorizontalSpacing w:val="110"/>
  <w:drawingGridVerticalSpacing w:val="120"/>
  <w:displayHorizontalDrawingGridEvery w:val="0"/>
  <w:displayVerticalDrawingGridEvery w:val="3"/>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2"/>
  </w:compat>
  <w:rsids>
    <w:rsidRoot w:val="00854B5B"/>
    <w:rsid w:val="00007165"/>
    <w:rsid w:val="000237C9"/>
    <w:rsid w:val="000274BF"/>
    <w:rsid w:val="00027C38"/>
    <w:rsid w:val="00030821"/>
    <w:rsid w:val="00030D59"/>
    <w:rsid w:val="00041DEA"/>
    <w:rsid w:val="00045B72"/>
    <w:rsid w:val="0006310E"/>
    <w:rsid w:val="00063339"/>
    <w:rsid w:val="00065079"/>
    <w:rsid w:val="000664B0"/>
    <w:rsid w:val="00074AEB"/>
    <w:rsid w:val="000762E7"/>
    <w:rsid w:val="00077C72"/>
    <w:rsid w:val="000807C7"/>
    <w:rsid w:val="00082F94"/>
    <w:rsid w:val="0008656B"/>
    <w:rsid w:val="00086A75"/>
    <w:rsid w:val="0009037C"/>
    <w:rsid w:val="00091A67"/>
    <w:rsid w:val="000A14AD"/>
    <w:rsid w:val="000A2879"/>
    <w:rsid w:val="000A29DA"/>
    <w:rsid w:val="000A4B21"/>
    <w:rsid w:val="000B522B"/>
    <w:rsid w:val="000C1F76"/>
    <w:rsid w:val="000C36DA"/>
    <w:rsid w:val="000D4247"/>
    <w:rsid w:val="000D511A"/>
    <w:rsid w:val="000E2BA5"/>
    <w:rsid w:val="000E5D1F"/>
    <w:rsid w:val="000F1B32"/>
    <w:rsid w:val="000F3243"/>
    <w:rsid w:val="000F7053"/>
    <w:rsid w:val="0010677A"/>
    <w:rsid w:val="00116A20"/>
    <w:rsid w:val="00116B33"/>
    <w:rsid w:val="001349E4"/>
    <w:rsid w:val="00137542"/>
    <w:rsid w:val="00141435"/>
    <w:rsid w:val="001513DE"/>
    <w:rsid w:val="00151F06"/>
    <w:rsid w:val="0015592F"/>
    <w:rsid w:val="00160E90"/>
    <w:rsid w:val="00162115"/>
    <w:rsid w:val="00182568"/>
    <w:rsid w:val="00183EB8"/>
    <w:rsid w:val="00195EA9"/>
    <w:rsid w:val="001A14B0"/>
    <w:rsid w:val="001A339F"/>
    <w:rsid w:val="001A71E0"/>
    <w:rsid w:val="001B2571"/>
    <w:rsid w:val="001B28E8"/>
    <w:rsid w:val="001C2F58"/>
    <w:rsid w:val="001C32EE"/>
    <w:rsid w:val="001C4A36"/>
    <w:rsid w:val="001C51A3"/>
    <w:rsid w:val="001C5BDD"/>
    <w:rsid w:val="001D3510"/>
    <w:rsid w:val="001E0D43"/>
    <w:rsid w:val="001E2C08"/>
    <w:rsid w:val="001E4060"/>
    <w:rsid w:val="001E6730"/>
    <w:rsid w:val="001F18B2"/>
    <w:rsid w:val="001F287F"/>
    <w:rsid w:val="001F4EA7"/>
    <w:rsid w:val="001F6FB3"/>
    <w:rsid w:val="002002E6"/>
    <w:rsid w:val="0020034B"/>
    <w:rsid w:val="00215EE7"/>
    <w:rsid w:val="002163D4"/>
    <w:rsid w:val="0021700F"/>
    <w:rsid w:val="00221C07"/>
    <w:rsid w:val="00222CC0"/>
    <w:rsid w:val="0023233A"/>
    <w:rsid w:val="00236A80"/>
    <w:rsid w:val="00247B37"/>
    <w:rsid w:val="0025790E"/>
    <w:rsid w:val="00262200"/>
    <w:rsid w:val="002623EA"/>
    <w:rsid w:val="0026661B"/>
    <w:rsid w:val="00271B64"/>
    <w:rsid w:val="00272190"/>
    <w:rsid w:val="002738B8"/>
    <w:rsid w:val="002738DB"/>
    <w:rsid w:val="00273E28"/>
    <w:rsid w:val="0027725B"/>
    <w:rsid w:val="00282410"/>
    <w:rsid w:val="002A17FC"/>
    <w:rsid w:val="002A69A8"/>
    <w:rsid w:val="002C008D"/>
    <w:rsid w:val="002C4946"/>
    <w:rsid w:val="002D1BFE"/>
    <w:rsid w:val="002D670E"/>
    <w:rsid w:val="002E162F"/>
    <w:rsid w:val="002E1850"/>
    <w:rsid w:val="002E5CFC"/>
    <w:rsid w:val="002F3CC3"/>
    <w:rsid w:val="002F6212"/>
    <w:rsid w:val="00315F44"/>
    <w:rsid w:val="00320AAC"/>
    <w:rsid w:val="003258DA"/>
    <w:rsid w:val="00326DEB"/>
    <w:rsid w:val="0033136C"/>
    <w:rsid w:val="00333EEB"/>
    <w:rsid w:val="00335D70"/>
    <w:rsid w:val="00337DB1"/>
    <w:rsid w:val="00351A6E"/>
    <w:rsid w:val="00353034"/>
    <w:rsid w:val="00360DB0"/>
    <w:rsid w:val="003716D6"/>
    <w:rsid w:val="00372355"/>
    <w:rsid w:val="003752B5"/>
    <w:rsid w:val="003779FE"/>
    <w:rsid w:val="00377ACE"/>
    <w:rsid w:val="003806DD"/>
    <w:rsid w:val="0038137E"/>
    <w:rsid w:val="00392D1C"/>
    <w:rsid w:val="003952C6"/>
    <w:rsid w:val="0039682C"/>
    <w:rsid w:val="003A32FC"/>
    <w:rsid w:val="003A6853"/>
    <w:rsid w:val="003B025F"/>
    <w:rsid w:val="003B5B82"/>
    <w:rsid w:val="003B6DCB"/>
    <w:rsid w:val="003B75B9"/>
    <w:rsid w:val="003B7C32"/>
    <w:rsid w:val="003C099B"/>
    <w:rsid w:val="003C6558"/>
    <w:rsid w:val="003D4645"/>
    <w:rsid w:val="003D49FF"/>
    <w:rsid w:val="003D5DBA"/>
    <w:rsid w:val="003D6CE0"/>
    <w:rsid w:val="003D6E6D"/>
    <w:rsid w:val="003E2EC1"/>
    <w:rsid w:val="003E39D1"/>
    <w:rsid w:val="003E3F0C"/>
    <w:rsid w:val="003F3F43"/>
    <w:rsid w:val="003F4EC7"/>
    <w:rsid w:val="00400DF5"/>
    <w:rsid w:val="00402038"/>
    <w:rsid w:val="004029E8"/>
    <w:rsid w:val="00412615"/>
    <w:rsid w:val="00425BA4"/>
    <w:rsid w:val="0043405C"/>
    <w:rsid w:val="004342C6"/>
    <w:rsid w:val="00435D3E"/>
    <w:rsid w:val="0043709A"/>
    <w:rsid w:val="0044424E"/>
    <w:rsid w:val="00444617"/>
    <w:rsid w:val="0044543B"/>
    <w:rsid w:val="00450CEC"/>
    <w:rsid w:val="004513AB"/>
    <w:rsid w:val="00451AA0"/>
    <w:rsid w:val="00466CEE"/>
    <w:rsid w:val="004717EA"/>
    <w:rsid w:val="00472076"/>
    <w:rsid w:val="004737E8"/>
    <w:rsid w:val="00474DDB"/>
    <w:rsid w:val="004754D7"/>
    <w:rsid w:val="00475513"/>
    <w:rsid w:val="00475C3E"/>
    <w:rsid w:val="00481262"/>
    <w:rsid w:val="00485232"/>
    <w:rsid w:val="004872E7"/>
    <w:rsid w:val="00490B31"/>
    <w:rsid w:val="004956A8"/>
    <w:rsid w:val="00496685"/>
    <w:rsid w:val="00497F0C"/>
    <w:rsid w:val="004A0102"/>
    <w:rsid w:val="004A2B09"/>
    <w:rsid w:val="004A7F6B"/>
    <w:rsid w:val="004B13DF"/>
    <w:rsid w:val="004B5CE8"/>
    <w:rsid w:val="004B6875"/>
    <w:rsid w:val="004B782B"/>
    <w:rsid w:val="004D01E1"/>
    <w:rsid w:val="004D3A31"/>
    <w:rsid w:val="004D44AE"/>
    <w:rsid w:val="004F0044"/>
    <w:rsid w:val="004F012A"/>
    <w:rsid w:val="004F100E"/>
    <w:rsid w:val="004F2F73"/>
    <w:rsid w:val="004F402A"/>
    <w:rsid w:val="00501A98"/>
    <w:rsid w:val="0050479A"/>
    <w:rsid w:val="00506692"/>
    <w:rsid w:val="00507A63"/>
    <w:rsid w:val="0051190D"/>
    <w:rsid w:val="005136AD"/>
    <w:rsid w:val="00526024"/>
    <w:rsid w:val="00537877"/>
    <w:rsid w:val="00544594"/>
    <w:rsid w:val="005452AC"/>
    <w:rsid w:val="005453DE"/>
    <w:rsid w:val="00545819"/>
    <w:rsid w:val="0054588A"/>
    <w:rsid w:val="005653E3"/>
    <w:rsid w:val="005704E1"/>
    <w:rsid w:val="00571900"/>
    <w:rsid w:val="005858F2"/>
    <w:rsid w:val="005A0DC1"/>
    <w:rsid w:val="005A6410"/>
    <w:rsid w:val="005B03D3"/>
    <w:rsid w:val="005B139D"/>
    <w:rsid w:val="005B21B5"/>
    <w:rsid w:val="005B243B"/>
    <w:rsid w:val="005C7C9C"/>
    <w:rsid w:val="005D36C5"/>
    <w:rsid w:val="005F0310"/>
    <w:rsid w:val="005F2624"/>
    <w:rsid w:val="005F2DAA"/>
    <w:rsid w:val="00614824"/>
    <w:rsid w:val="00616EAD"/>
    <w:rsid w:val="0062035B"/>
    <w:rsid w:val="00620884"/>
    <w:rsid w:val="006209B4"/>
    <w:rsid w:val="00623669"/>
    <w:rsid w:val="00631C5B"/>
    <w:rsid w:val="00633487"/>
    <w:rsid w:val="006419C5"/>
    <w:rsid w:val="00643320"/>
    <w:rsid w:val="00652BB3"/>
    <w:rsid w:val="00655C57"/>
    <w:rsid w:val="006561F1"/>
    <w:rsid w:val="00676D97"/>
    <w:rsid w:val="00677702"/>
    <w:rsid w:val="00681BFA"/>
    <w:rsid w:val="00684EEA"/>
    <w:rsid w:val="00686D5E"/>
    <w:rsid w:val="00691E1B"/>
    <w:rsid w:val="006938D2"/>
    <w:rsid w:val="006A3C97"/>
    <w:rsid w:val="006A5A13"/>
    <w:rsid w:val="006B5EF1"/>
    <w:rsid w:val="006C201F"/>
    <w:rsid w:val="006C27B3"/>
    <w:rsid w:val="006C2B38"/>
    <w:rsid w:val="006C65E0"/>
    <w:rsid w:val="006D4F14"/>
    <w:rsid w:val="006E09B5"/>
    <w:rsid w:val="006E0AA1"/>
    <w:rsid w:val="006E3F96"/>
    <w:rsid w:val="006E44C2"/>
    <w:rsid w:val="006F1954"/>
    <w:rsid w:val="006F57F5"/>
    <w:rsid w:val="00700447"/>
    <w:rsid w:val="007042A5"/>
    <w:rsid w:val="00705753"/>
    <w:rsid w:val="00705B56"/>
    <w:rsid w:val="00705F0A"/>
    <w:rsid w:val="00711A5A"/>
    <w:rsid w:val="00714FFF"/>
    <w:rsid w:val="007201E4"/>
    <w:rsid w:val="00734BE9"/>
    <w:rsid w:val="00737500"/>
    <w:rsid w:val="00737BF8"/>
    <w:rsid w:val="00744731"/>
    <w:rsid w:val="007471C2"/>
    <w:rsid w:val="00761067"/>
    <w:rsid w:val="00763186"/>
    <w:rsid w:val="00763CAF"/>
    <w:rsid w:val="007667AF"/>
    <w:rsid w:val="00773EE4"/>
    <w:rsid w:val="007743A4"/>
    <w:rsid w:val="007759AC"/>
    <w:rsid w:val="00785F59"/>
    <w:rsid w:val="00790234"/>
    <w:rsid w:val="007909AD"/>
    <w:rsid w:val="00795437"/>
    <w:rsid w:val="00796955"/>
    <w:rsid w:val="007A2FEA"/>
    <w:rsid w:val="007A306D"/>
    <w:rsid w:val="007B6ED8"/>
    <w:rsid w:val="007C28AF"/>
    <w:rsid w:val="007C5ADD"/>
    <w:rsid w:val="007D086A"/>
    <w:rsid w:val="007D232C"/>
    <w:rsid w:val="007D728F"/>
    <w:rsid w:val="007E2036"/>
    <w:rsid w:val="007E275F"/>
    <w:rsid w:val="007E299D"/>
    <w:rsid w:val="007F28C8"/>
    <w:rsid w:val="0080208A"/>
    <w:rsid w:val="00804C7B"/>
    <w:rsid w:val="00805768"/>
    <w:rsid w:val="0080711B"/>
    <w:rsid w:val="008162F3"/>
    <w:rsid w:val="008227A2"/>
    <w:rsid w:val="0082358A"/>
    <w:rsid w:val="008254E3"/>
    <w:rsid w:val="00825869"/>
    <w:rsid w:val="008263FF"/>
    <w:rsid w:val="00830DBD"/>
    <w:rsid w:val="00835F5A"/>
    <w:rsid w:val="008417AD"/>
    <w:rsid w:val="00846A44"/>
    <w:rsid w:val="00854B5B"/>
    <w:rsid w:val="0087333B"/>
    <w:rsid w:val="008740B5"/>
    <w:rsid w:val="0087749B"/>
    <w:rsid w:val="00880B93"/>
    <w:rsid w:val="00887C57"/>
    <w:rsid w:val="00890C3E"/>
    <w:rsid w:val="008918B4"/>
    <w:rsid w:val="00891AC0"/>
    <w:rsid w:val="00895E95"/>
    <w:rsid w:val="008A0822"/>
    <w:rsid w:val="008A08BB"/>
    <w:rsid w:val="008A1CF0"/>
    <w:rsid w:val="008A7497"/>
    <w:rsid w:val="008B0168"/>
    <w:rsid w:val="008B0DB7"/>
    <w:rsid w:val="008B2504"/>
    <w:rsid w:val="008B7FFE"/>
    <w:rsid w:val="008D535D"/>
    <w:rsid w:val="008D55DE"/>
    <w:rsid w:val="008D7379"/>
    <w:rsid w:val="008E67BE"/>
    <w:rsid w:val="0090254A"/>
    <w:rsid w:val="00904F38"/>
    <w:rsid w:val="0092187C"/>
    <w:rsid w:val="00933373"/>
    <w:rsid w:val="0093605E"/>
    <w:rsid w:val="00943188"/>
    <w:rsid w:val="00951560"/>
    <w:rsid w:val="0096061D"/>
    <w:rsid w:val="00967CF9"/>
    <w:rsid w:val="009741FD"/>
    <w:rsid w:val="00974857"/>
    <w:rsid w:val="009819CC"/>
    <w:rsid w:val="00981F66"/>
    <w:rsid w:val="00982917"/>
    <w:rsid w:val="009858ED"/>
    <w:rsid w:val="009903B0"/>
    <w:rsid w:val="009921CE"/>
    <w:rsid w:val="009A10F5"/>
    <w:rsid w:val="009A659A"/>
    <w:rsid w:val="009B3CBD"/>
    <w:rsid w:val="009B4297"/>
    <w:rsid w:val="009B569A"/>
    <w:rsid w:val="009C377E"/>
    <w:rsid w:val="009D2C87"/>
    <w:rsid w:val="009D484B"/>
    <w:rsid w:val="009D4D1F"/>
    <w:rsid w:val="009E57F0"/>
    <w:rsid w:val="009F3506"/>
    <w:rsid w:val="009F4B1C"/>
    <w:rsid w:val="009F7DDE"/>
    <w:rsid w:val="00A019D2"/>
    <w:rsid w:val="00A0741E"/>
    <w:rsid w:val="00A24319"/>
    <w:rsid w:val="00A27DF4"/>
    <w:rsid w:val="00A42A01"/>
    <w:rsid w:val="00A42E16"/>
    <w:rsid w:val="00A46FEE"/>
    <w:rsid w:val="00A6159A"/>
    <w:rsid w:val="00A641DA"/>
    <w:rsid w:val="00A658A4"/>
    <w:rsid w:val="00A707D9"/>
    <w:rsid w:val="00A718F1"/>
    <w:rsid w:val="00A73A7D"/>
    <w:rsid w:val="00A77552"/>
    <w:rsid w:val="00A77AEF"/>
    <w:rsid w:val="00A859D9"/>
    <w:rsid w:val="00A87ADF"/>
    <w:rsid w:val="00A87B7D"/>
    <w:rsid w:val="00A90DC2"/>
    <w:rsid w:val="00A937B8"/>
    <w:rsid w:val="00A941A2"/>
    <w:rsid w:val="00AA6180"/>
    <w:rsid w:val="00AB37D9"/>
    <w:rsid w:val="00AB4526"/>
    <w:rsid w:val="00AB4563"/>
    <w:rsid w:val="00AB51DF"/>
    <w:rsid w:val="00AB584C"/>
    <w:rsid w:val="00AB5EDE"/>
    <w:rsid w:val="00AC2E1C"/>
    <w:rsid w:val="00AC4FA2"/>
    <w:rsid w:val="00AC5B37"/>
    <w:rsid w:val="00AD4087"/>
    <w:rsid w:val="00AD50A3"/>
    <w:rsid w:val="00AD6896"/>
    <w:rsid w:val="00AE39BB"/>
    <w:rsid w:val="00AE3C79"/>
    <w:rsid w:val="00AF19B8"/>
    <w:rsid w:val="00AF498F"/>
    <w:rsid w:val="00B176F1"/>
    <w:rsid w:val="00B23D0D"/>
    <w:rsid w:val="00B250A6"/>
    <w:rsid w:val="00B3035F"/>
    <w:rsid w:val="00B352F0"/>
    <w:rsid w:val="00B3731E"/>
    <w:rsid w:val="00B40DB4"/>
    <w:rsid w:val="00B41EC8"/>
    <w:rsid w:val="00B420DD"/>
    <w:rsid w:val="00B42509"/>
    <w:rsid w:val="00B44FBF"/>
    <w:rsid w:val="00B541B1"/>
    <w:rsid w:val="00B57CB7"/>
    <w:rsid w:val="00B6116D"/>
    <w:rsid w:val="00B63A8B"/>
    <w:rsid w:val="00B6458B"/>
    <w:rsid w:val="00B66518"/>
    <w:rsid w:val="00B70409"/>
    <w:rsid w:val="00B70A56"/>
    <w:rsid w:val="00B73587"/>
    <w:rsid w:val="00B74633"/>
    <w:rsid w:val="00B80AA9"/>
    <w:rsid w:val="00B917D5"/>
    <w:rsid w:val="00B925AF"/>
    <w:rsid w:val="00B930BA"/>
    <w:rsid w:val="00B95247"/>
    <w:rsid w:val="00B95841"/>
    <w:rsid w:val="00BA04F3"/>
    <w:rsid w:val="00BA51E2"/>
    <w:rsid w:val="00BB4792"/>
    <w:rsid w:val="00BB7B34"/>
    <w:rsid w:val="00BC4FB5"/>
    <w:rsid w:val="00BD1355"/>
    <w:rsid w:val="00BD1994"/>
    <w:rsid w:val="00BD1A8B"/>
    <w:rsid w:val="00BD55DF"/>
    <w:rsid w:val="00BD66E5"/>
    <w:rsid w:val="00BD6C5B"/>
    <w:rsid w:val="00BE200E"/>
    <w:rsid w:val="00BE658A"/>
    <w:rsid w:val="00BF2843"/>
    <w:rsid w:val="00BF29CC"/>
    <w:rsid w:val="00BF34F2"/>
    <w:rsid w:val="00BF3FE0"/>
    <w:rsid w:val="00BF7AA9"/>
    <w:rsid w:val="00C01C70"/>
    <w:rsid w:val="00C07EAB"/>
    <w:rsid w:val="00C13640"/>
    <w:rsid w:val="00C15C64"/>
    <w:rsid w:val="00C27014"/>
    <w:rsid w:val="00C32570"/>
    <w:rsid w:val="00C50237"/>
    <w:rsid w:val="00C5387E"/>
    <w:rsid w:val="00C55FB8"/>
    <w:rsid w:val="00C57AF5"/>
    <w:rsid w:val="00C615A0"/>
    <w:rsid w:val="00C70E7E"/>
    <w:rsid w:val="00C770CA"/>
    <w:rsid w:val="00C80820"/>
    <w:rsid w:val="00C81AAB"/>
    <w:rsid w:val="00C9231F"/>
    <w:rsid w:val="00C94473"/>
    <w:rsid w:val="00C97D3E"/>
    <w:rsid w:val="00CA51A4"/>
    <w:rsid w:val="00CA61FF"/>
    <w:rsid w:val="00CB5FF0"/>
    <w:rsid w:val="00CC4D65"/>
    <w:rsid w:val="00CC6946"/>
    <w:rsid w:val="00CC7D3B"/>
    <w:rsid w:val="00CD19DA"/>
    <w:rsid w:val="00CD555F"/>
    <w:rsid w:val="00CE3451"/>
    <w:rsid w:val="00CE4058"/>
    <w:rsid w:val="00CE712C"/>
    <w:rsid w:val="00CF5409"/>
    <w:rsid w:val="00CF69E8"/>
    <w:rsid w:val="00D02847"/>
    <w:rsid w:val="00D03DAE"/>
    <w:rsid w:val="00D05974"/>
    <w:rsid w:val="00D06922"/>
    <w:rsid w:val="00D22EB3"/>
    <w:rsid w:val="00D243C0"/>
    <w:rsid w:val="00D26F75"/>
    <w:rsid w:val="00D2708F"/>
    <w:rsid w:val="00D313E6"/>
    <w:rsid w:val="00D31F23"/>
    <w:rsid w:val="00D3205D"/>
    <w:rsid w:val="00D33307"/>
    <w:rsid w:val="00D34A6C"/>
    <w:rsid w:val="00D47329"/>
    <w:rsid w:val="00D53E96"/>
    <w:rsid w:val="00D55449"/>
    <w:rsid w:val="00D6198D"/>
    <w:rsid w:val="00D63278"/>
    <w:rsid w:val="00D7721A"/>
    <w:rsid w:val="00D826D9"/>
    <w:rsid w:val="00D904C3"/>
    <w:rsid w:val="00D91784"/>
    <w:rsid w:val="00DA1750"/>
    <w:rsid w:val="00DA5CB9"/>
    <w:rsid w:val="00DA685A"/>
    <w:rsid w:val="00DB3EF3"/>
    <w:rsid w:val="00DC1E5F"/>
    <w:rsid w:val="00DC54F5"/>
    <w:rsid w:val="00DD06D1"/>
    <w:rsid w:val="00DD31AA"/>
    <w:rsid w:val="00DD6309"/>
    <w:rsid w:val="00DE00CE"/>
    <w:rsid w:val="00DE3764"/>
    <w:rsid w:val="00DE6251"/>
    <w:rsid w:val="00DF0A08"/>
    <w:rsid w:val="00DF32A8"/>
    <w:rsid w:val="00E21628"/>
    <w:rsid w:val="00E33BDF"/>
    <w:rsid w:val="00E35023"/>
    <w:rsid w:val="00E353C0"/>
    <w:rsid w:val="00E35903"/>
    <w:rsid w:val="00E36D56"/>
    <w:rsid w:val="00E479DF"/>
    <w:rsid w:val="00E52F1A"/>
    <w:rsid w:val="00E548CF"/>
    <w:rsid w:val="00E63606"/>
    <w:rsid w:val="00E63AF2"/>
    <w:rsid w:val="00E70D2F"/>
    <w:rsid w:val="00E74DA0"/>
    <w:rsid w:val="00E76745"/>
    <w:rsid w:val="00E76F54"/>
    <w:rsid w:val="00E7791F"/>
    <w:rsid w:val="00E77BC6"/>
    <w:rsid w:val="00E909DB"/>
    <w:rsid w:val="00E942C8"/>
    <w:rsid w:val="00E944D2"/>
    <w:rsid w:val="00E95FBB"/>
    <w:rsid w:val="00EA660E"/>
    <w:rsid w:val="00EB4BD3"/>
    <w:rsid w:val="00EB5CCB"/>
    <w:rsid w:val="00EB72C1"/>
    <w:rsid w:val="00EC1648"/>
    <w:rsid w:val="00EC51C0"/>
    <w:rsid w:val="00ED4799"/>
    <w:rsid w:val="00ED56FE"/>
    <w:rsid w:val="00EE3398"/>
    <w:rsid w:val="00EF13B0"/>
    <w:rsid w:val="00EF3FEF"/>
    <w:rsid w:val="00EF7653"/>
    <w:rsid w:val="00F06EBB"/>
    <w:rsid w:val="00F10D1C"/>
    <w:rsid w:val="00F11993"/>
    <w:rsid w:val="00F132FE"/>
    <w:rsid w:val="00F1695F"/>
    <w:rsid w:val="00F24B6A"/>
    <w:rsid w:val="00F25CF2"/>
    <w:rsid w:val="00F27A5D"/>
    <w:rsid w:val="00F31F4B"/>
    <w:rsid w:val="00F34070"/>
    <w:rsid w:val="00F357BE"/>
    <w:rsid w:val="00F3611A"/>
    <w:rsid w:val="00F45117"/>
    <w:rsid w:val="00F50DED"/>
    <w:rsid w:val="00F5128F"/>
    <w:rsid w:val="00F52816"/>
    <w:rsid w:val="00F53E81"/>
    <w:rsid w:val="00F55393"/>
    <w:rsid w:val="00F61948"/>
    <w:rsid w:val="00F70829"/>
    <w:rsid w:val="00F708B1"/>
    <w:rsid w:val="00F74261"/>
    <w:rsid w:val="00F91A41"/>
    <w:rsid w:val="00F921B2"/>
    <w:rsid w:val="00F96A49"/>
    <w:rsid w:val="00F96C4B"/>
    <w:rsid w:val="00FA4003"/>
    <w:rsid w:val="00FA433A"/>
    <w:rsid w:val="00FA494E"/>
    <w:rsid w:val="00FA662E"/>
    <w:rsid w:val="00FB007F"/>
    <w:rsid w:val="00FB4324"/>
    <w:rsid w:val="00FB733F"/>
    <w:rsid w:val="00FC2A3C"/>
    <w:rsid w:val="00FC514D"/>
    <w:rsid w:val="00FC55C3"/>
    <w:rsid w:val="00FD2BE9"/>
    <w:rsid w:val="00FE0EAF"/>
    <w:rsid w:val="00FE3227"/>
    <w:rsid w:val="00FE32CC"/>
    <w:rsid w:val="00FE6225"/>
    <w:rsid w:val="00FE67E5"/>
    <w:rsid w:val="00FF1FE6"/>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76"/>
    <o:shapelayout v:ext="edit">
      <o:idmap v:ext="edit" data="1"/>
    </o:shapelayout>
  </w:shapeDefaults>
  <w:decimalSymbol w:val="."/>
  <w:listSeparator w:val=","/>
  <w14:docId w14:val="6A125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index 3" w:uiPriority="0"/>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footer" w:uiPriority="0"/>
    <w:lsdException w:name="index heading" w:uiPriority="0"/>
    <w:lsdException w:name="caption" w:semiHidden="0" w:uiPriority="0" w:unhideWhenUsed="0" w:qFormat="1"/>
    <w:lsdException w:name="table of figures" w:uiPriority="0"/>
    <w:lsdException w:name="page number"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semiHidden="0" w:uiPriority="0" w:unhideWhenUsed="0" w:qFormat="1"/>
    <w:lsdException w:name="Default Paragraph Font" w:uiPriority="1"/>
    <w:lsdException w:name="Body Text" w:uiPriority="0"/>
    <w:lsdException w:name="List Continue" w:uiPriority="0"/>
    <w:lsdException w:name="List Continue 2" w:uiPriority="0"/>
    <w:lsdException w:name="List Continue 3" w:uiPriority="0"/>
    <w:lsdException w:name="List Continue 4" w:uiPriority="0"/>
    <w:lsdException w:name="List Continue 5" w:uiPriority="0"/>
    <w:lsdException w:name="Subtitle" w:semiHidden="0" w:uiPriority="0" w:unhideWhenUsed="0" w:qFormat="1"/>
    <w:lsdException w:name="Block Text"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Plain Text" w:uiPriority="0"/>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6C5B"/>
    <w:rPr>
      <w:rFonts w:asciiTheme="minorHAnsi" w:eastAsiaTheme="minorEastAsia" w:hAnsiTheme="minorHAnsi" w:cstheme="minorBidi"/>
      <w:sz w:val="24"/>
      <w:szCs w:val="24"/>
    </w:rPr>
  </w:style>
  <w:style w:type="paragraph" w:styleId="Heading1">
    <w:name w:val="heading 1"/>
    <w:basedOn w:val="HeadingBase"/>
    <w:next w:val="Heading2"/>
    <w:autoRedefine/>
    <w:qFormat/>
    <w:rsid w:val="00943188"/>
    <w:pPr>
      <w:framePr w:wrap="notBeside" w:vAnchor="text" w:hAnchor="text" w:y="1" w:anchorLock="1"/>
      <w:spacing w:before="480" w:after="480"/>
      <w:outlineLvl w:val="0"/>
    </w:pPr>
    <w:rPr>
      <w:sz w:val="56"/>
    </w:rPr>
  </w:style>
  <w:style w:type="paragraph" w:styleId="Heading2">
    <w:name w:val="heading 2"/>
    <w:basedOn w:val="HeadingBase"/>
    <w:next w:val="BodyText"/>
    <w:autoRedefine/>
    <w:qFormat/>
    <w:rsid w:val="00943188"/>
    <w:pPr>
      <w:keepLines/>
      <w:pBdr>
        <w:top w:val="single" w:sz="18" w:space="1" w:color="auto"/>
      </w:pBdr>
      <w:spacing w:before="360" w:after="240"/>
      <w:ind w:right="2835"/>
      <w:outlineLvl w:val="1"/>
    </w:pPr>
    <w:rPr>
      <w:sz w:val="44"/>
    </w:rPr>
  </w:style>
  <w:style w:type="paragraph" w:styleId="Heading3">
    <w:name w:val="heading 3"/>
    <w:basedOn w:val="HeadingBase"/>
    <w:next w:val="BodyText"/>
    <w:autoRedefine/>
    <w:qFormat/>
    <w:rsid w:val="00943188"/>
    <w:pPr>
      <w:spacing w:before="240" w:after="120"/>
      <w:outlineLvl w:val="2"/>
    </w:pPr>
    <w:rPr>
      <w:spacing w:val="-10"/>
      <w:kern w:val="32"/>
      <w:sz w:val="36"/>
    </w:rPr>
  </w:style>
  <w:style w:type="paragraph" w:styleId="Heading4">
    <w:name w:val="heading 4"/>
    <w:basedOn w:val="HeadingBase"/>
    <w:next w:val="BodyText"/>
    <w:qFormat/>
    <w:rsid w:val="00943188"/>
    <w:pPr>
      <w:spacing w:before="240" w:after="120"/>
      <w:outlineLvl w:val="3"/>
    </w:pPr>
    <w:rPr>
      <w:sz w:val="28"/>
    </w:rPr>
  </w:style>
  <w:style w:type="paragraph" w:styleId="Heading5">
    <w:name w:val="heading 5"/>
    <w:basedOn w:val="HeadingBase"/>
    <w:next w:val="Normal"/>
    <w:qFormat/>
    <w:rsid w:val="00943188"/>
    <w:pPr>
      <w:spacing w:before="80"/>
      <w:outlineLvl w:val="4"/>
    </w:pPr>
    <w:rPr>
      <w:sz w:val="22"/>
    </w:rPr>
  </w:style>
  <w:style w:type="paragraph" w:styleId="Heading6">
    <w:name w:val="heading 6"/>
    <w:basedOn w:val="HeadingBase"/>
    <w:next w:val="Normal"/>
    <w:qFormat/>
    <w:rsid w:val="00943188"/>
    <w:pPr>
      <w:ind w:left="1814"/>
      <w:outlineLvl w:val="5"/>
    </w:pPr>
    <w:rPr>
      <w:rFonts w:ascii="Times New Roman" w:hAnsi="Times New Roman"/>
      <w:sz w:val="22"/>
    </w:rPr>
  </w:style>
  <w:style w:type="paragraph" w:styleId="Heading7">
    <w:name w:val="heading 7"/>
    <w:basedOn w:val="Normal"/>
    <w:next w:val="Normal"/>
    <w:qFormat/>
    <w:rsid w:val="00943188"/>
    <w:pPr>
      <w:ind w:left="720"/>
      <w:outlineLvl w:val="6"/>
    </w:pPr>
    <w:rPr>
      <w:i/>
    </w:rPr>
  </w:style>
  <w:style w:type="paragraph" w:styleId="Heading8">
    <w:name w:val="heading 8"/>
    <w:basedOn w:val="Normal"/>
    <w:next w:val="Normal"/>
    <w:qFormat/>
    <w:rsid w:val="00943188"/>
    <w:pPr>
      <w:ind w:left="720"/>
      <w:outlineLvl w:val="7"/>
    </w:pPr>
    <w:rPr>
      <w:i/>
    </w:rPr>
  </w:style>
  <w:style w:type="paragraph" w:styleId="Heading9">
    <w:name w:val="heading 9"/>
    <w:basedOn w:val="Normal"/>
    <w:next w:val="Normal"/>
    <w:qFormat/>
    <w:rsid w:val="00943188"/>
    <w:pPr>
      <w:ind w:left="720"/>
      <w:outlineLvl w:val="8"/>
    </w:pPr>
    <w:rPr>
      <w:i/>
    </w:rPr>
  </w:style>
  <w:style w:type="character" w:default="1" w:styleId="DefaultParagraphFont">
    <w:name w:val="Default Paragraph Font"/>
    <w:uiPriority w:val="1"/>
    <w:semiHidden/>
    <w:unhideWhenUsed/>
    <w:rsid w:val="00BD6C5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D6C5B"/>
  </w:style>
  <w:style w:type="paragraph" w:customStyle="1" w:styleId="HeadingBase">
    <w:name w:val="Heading Base"/>
    <w:rsid w:val="00943188"/>
    <w:pPr>
      <w:keepNext/>
    </w:pPr>
    <w:rPr>
      <w:rFonts w:ascii="Arial Narrow" w:hAnsi="Arial Narrow"/>
      <w:b/>
      <w:sz w:val="24"/>
    </w:rPr>
  </w:style>
  <w:style w:type="paragraph" w:styleId="BodyText">
    <w:name w:val="Body Text"/>
    <w:basedOn w:val="Normal"/>
    <w:link w:val="BodyTextChar"/>
    <w:autoRedefine/>
    <w:semiHidden/>
    <w:rsid w:val="009D2C87"/>
    <w:pPr>
      <w:widowControl w:val="0"/>
    </w:pPr>
    <w:rPr>
      <w:bCs/>
      <w:color w:val="000000" w:themeColor="text1"/>
    </w:rPr>
  </w:style>
  <w:style w:type="character" w:customStyle="1" w:styleId="berschrift1Zchn">
    <w:name w:val="Überschrift 1 Zchn"/>
    <w:basedOn w:val="DefaultParagraphFont"/>
    <w:rsid w:val="00943188"/>
    <w:rPr>
      <w:rFonts w:ascii="Arial Narrow" w:hAnsi="Arial Narrow"/>
      <w:b/>
      <w:sz w:val="56"/>
    </w:rPr>
  </w:style>
  <w:style w:type="character" w:customStyle="1" w:styleId="berschrift2Zchn">
    <w:name w:val="Überschrift 2 Zchn"/>
    <w:basedOn w:val="DefaultParagraphFont"/>
    <w:rsid w:val="00943188"/>
    <w:rPr>
      <w:rFonts w:ascii="Arial Narrow" w:hAnsi="Arial Narrow"/>
      <w:b/>
      <w:sz w:val="44"/>
    </w:rPr>
  </w:style>
  <w:style w:type="character" w:customStyle="1" w:styleId="berschrift3Zchn">
    <w:name w:val="Überschrift 3 Zchn"/>
    <w:basedOn w:val="DefaultParagraphFont"/>
    <w:rsid w:val="00943188"/>
    <w:rPr>
      <w:rFonts w:ascii="Arial Narrow" w:hAnsi="Arial Narrow"/>
      <w:b/>
      <w:spacing w:val="-10"/>
      <w:kern w:val="32"/>
      <w:sz w:val="36"/>
    </w:rPr>
  </w:style>
  <w:style w:type="character" w:customStyle="1" w:styleId="TextkrperZchn">
    <w:name w:val="Textkörper Zchn"/>
    <w:basedOn w:val="DefaultParagraphFont"/>
    <w:rsid w:val="00943188"/>
    <w:rPr>
      <w:rFonts w:ascii="Times New Roman" w:hAnsi="Times New Roman"/>
      <w:sz w:val="22"/>
    </w:rPr>
  </w:style>
  <w:style w:type="paragraph" w:styleId="Title">
    <w:name w:val="Title"/>
    <w:basedOn w:val="HeadingBase"/>
    <w:qFormat/>
    <w:rsid w:val="00943188"/>
    <w:pPr>
      <w:spacing w:before="240"/>
      <w:jc w:val="right"/>
    </w:pPr>
    <w:rPr>
      <w:sz w:val="96"/>
    </w:rPr>
  </w:style>
  <w:style w:type="character" w:customStyle="1" w:styleId="TitelZchn">
    <w:name w:val="Titel Zchn"/>
    <w:basedOn w:val="DefaultParagraphFont"/>
    <w:rsid w:val="00943188"/>
    <w:rPr>
      <w:rFonts w:ascii="Arial Narrow" w:hAnsi="Arial Narrow"/>
      <w:b/>
      <w:sz w:val="96"/>
    </w:rPr>
  </w:style>
  <w:style w:type="paragraph" w:styleId="ListBullet">
    <w:name w:val="List Bullet"/>
    <w:basedOn w:val="List"/>
    <w:semiHidden/>
    <w:rsid w:val="00943188"/>
    <w:pPr>
      <w:keepNext/>
      <w:numPr>
        <w:ilvl w:val="5"/>
        <w:numId w:val="12"/>
      </w:numPr>
      <w:tabs>
        <w:tab w:val="clear" w:pos="340"/>
      </w:tabs>
      <w:spacing w:before="40" w:after="40"/>
    </w:pPr>
  </w:style>
  <w:style w:type="paragraph" w:styleId="List">
    <w:name w:val="List"/>
    <w:basedOn w:val="BodyText"/>
    <w:next w:val="BodyText"/>
    <w:semiHidden/>
    <w:rsid w:val="00943188"/>
    <w:pPr>
      <w:tabs>
        <w:tab w:val="left" w:pos="340"/>
      </w:tabs>
      <w:spacing w:before="60" w:after="60"/>
      <w:ind w:left="340" w:hanging="340"/>
    </w:pPr>
  </w:style>
  <w:style w:type="paragraph" w:customStyle="1" w:styleId="Note">
    <w:name w:val="Note"/>
    <w:basedOn w:val="BodyText"/>
    <w:rsid w:val="00943188"/>
    <w:pPr>
      <w:pBdr>
        <w:top w:val="single" w:sz="6" w:space="2" w:color="auto"/>
        <w:bottom w:val="single" w:sz="6" w:space="2" w:color="auto"/>
      </w:pBdr>
      <w:tabs>
        <w:tab w:val="left" w:pos="680"/>
      </w:tabs>
    </w:pPr>
  </w:style>
  <w:style w:type="character" w:customStyle="1" w:styleId="SpecialBold">
    <w:name w:val="Special Bold"/>
    <w:basedOn w:val="DefaultParagraphFont"/>
    <w:rsid w:val="00943188"/>
    <w:rPr>
      <w:b/>
      <w:noProof w:val="0"/>
      <w:spacing w:val="0"/>
      <w:lang w:val="en-US"/>
    </w:rPr>
  </w:style>
  <w:style w:type="paragraph" w:customStyle="1" w:styleId="SuperTitle">
    <w:name w:val="SuperTitle"/>
    <w:basedOn w:val="Title"/>
    <w:rsid w:val="00943188"/>
    <w:pPr>
      <w:pBdr>
        <w:top w:val="single" w:sz="48" w:space="1" w:color="auto"/>
      </w:pBdr>
      <w:spacing w:before="2400"/>
    </w:pPr>
    <w:rPr>
      <w:sz w:val="28"/>
    </w:rPr>
  </w:style>
  <w:style w:type="paragraph" w:customStyle="1" w:styleId="TOCTitle">
    <w:name w:val="TOCTitle"/>
    <w:basedOn w:val="HeadingBase"/>
    <w:rsid w:val="00943188"/>
    <w:pPr>
      <w:spacing w:before="240" w:after="480"/>
    </w:pPr>
    <w:rPr>
      <w:sz w:val="48"/>
    </w:rPr>
  </w:style>
  <w:style w:type="paragraph" w:customStyle="1" w:styleId="Version">
    <w:name w:val="Version"/>
    <w:basedOn w:val="Title"/>
    <w:rsid w:val="00943188"/>
    <w:pPr>
      <w:spacing w:before="480" w:after="240"/>
    </w:pPr>
    <w:rPr>
      <w:sz w:val="24"/>
    </w:rPr>
  </w:style>
  <w:style w:type="paragraph" w:customStyle="1" w:styleId="Byline">
    <w:name w:val="Byline"/>
    <w:basedOn w:val="Title"/>
    <w:rsid w:val="00943188"/>
    <w:pPr>
      <w:spacing w:after="240"/>
    </w:pPr>
    <w:rPr>
      <w:sz w:val="28"/>
    </w:rPr>
  </w:style>
  <w:style w:type="paragraph" w:customStyle="1" w:styleId="Drawings">
    <w:name w:val="Drawings"/>
    <w:basedOn w:val="Figures"/>
    <w:rsid w:val="00943188"/>
    <w:pPr>
      <w:tabs>
        <w:tab w:val="clear" w:pos="3600"/>
        <w:tab w:val="clear" w:pos="3958"/>
        <w:tab w:val="left" w:pos="5812"/>
      </w:tabs>
      <w:jc w:val="right"/>
    </w:pPr>
  </w:style>
  <w:style w:type="paragraph" w:customStyle="1" w:styleId="Figures">
    <w:name w:val="Figures"/>
    <w:basedOn w:val="BodyText"/>
    <w:next w:val="Normal"/>
    <w:rsid w:val="00943188"/>
    <w:pPr>
      <w:tabs>
        <w:tab w:val="left" w:pos="3600"/>
        <w:tab w:val="left" w:pos="3958"/>
      </w:tabs>
    </w:pPr>
  </w:style>
  <w:style w:type="character" w:styleId="Emphasis">
    <w:name w:val="Emphasis"/>
    <w:basedOn w:val="DefaultParagraphFont"/>
    <w:qFormat/>
    <w:rsid w:val="00943188"/>
    <w:rPr>
      <w:i/>
    </w:rPr>
  </w:style>
  <w:style w:type="paragraph" w:customStyle="1" w:styleId="SuperHeading">
    <w:name w:val="SuperHeading"/>
    <w:basedOn w:val="Normal"/>
    <w:rsid w:val="00943188"/>
    <w:pPr>
      <w:framePr w:w="9072" w:hSpace="181" w:vSpace="181" w:wrap="notBeside" w:vAnchor="text" w:hAnchor="page" w:x="1419" w:y="1" w:anchorLock="1"/>
      <w:spacing w:before="240"/>
    </w:pPr>
    <w:rPr>
      <w:smallCaps/>
      <w:spacing w:val="80"/>
      <w:sz w:val="28"/>
    </w:rPr>
  </w:style>
  <w:style w:type="paragraph" w:styleId="ListNumber">
    <w:name w:val="List Number"/>
    <w:basedOn w:val="List"/>
    <w:semiHidden/>
    <w:rsid w:val="00943188"/>
    <w:pPr>
      <w:numPr>
        <w:numId w:val="12"/>
      </w:numPr>
      <w:tabs>
        <w:tab w:val="clear" w:pos="340"/>
      </w:tabs>
    </w:pPr>
  </w:style>
  <w:style w:type="paragraph" w:customStyle="1" w:styleId="TableHeading">
    <w:name w:val="Table Heading"/>
    <w:basedOn w:val="HeadingBase"/>
    <w:rsid w:val="00943188"/>
    <w:pPr>
      <w:keepLines/>
      <w:spacing w:before="240"/>
    </w:pPr>
    <w:rPr>
      <w:sz w:val="20"/>
    </w:rPr>
  </w:style>
  <w:style w:type="character" w:customStyle="1" w:styleId="HotSpot">
    <w:name w:val="HotSpot"/>
    <w:rsid w:val="00943188"/>
    <w:rPr>
      <w:b/>
      <w:i/>
      <w:noProof w:val="0"/>
      <w:color w:val="auto"/>
      <w:u w:val="none"/>
      <w:lang w:val="en-US"/>
    </w:rPr>
  </w:style>
  <w:style w:type="paragraph" w:customStyle="1" w:styleId="BodyTextRight">
    <w:name w:val="Body Text Right"/>
    <w:basedOn w:val="BodyText"/>
    <w:rsid w:val="00943188"/>
    <w:pPr>
      <w:jc w:val="right"/>
    </w:pPr>
  </w:style>
  <w:style w:type="paragraph" w:customStyle="1" w:styleId="AllowPageBreak">
    <w:name w:val="AllowPageBreak"/>
    <w:rsid w:val="00943188"/>
    <w:pPr>
      <w:widowControl w:val="0"/>
    </w:pPr>
    <w:rPr>
      <w:sz w:val="2"/>
    </w:rPr>
  </w:style>
  <w:style w:type="paragraph" w:customStyle="1" w:styleId="TableBodyText">
    <w:name w:val="Table Body Text"/>
    <w:basedOn w:val="BodyText"/>
    <w:rsid w:val="00943188"/>
    <w:pPr>
      <w:keepLines/>
      <w:spacing w:before="60" w:after="60"/>
    </w:pPr>
    <w:rPr>
      <w:sz w:val="20"/>
    </w:rPr>
  </w:style>
  <w:style w:type="paragraph" w:styleId="ListContinue">
    <w:name w:val="List Continue"/>
    <w:basedOn w:val="List"/>
    <w:semiHidden/>
    <w:rsid w:val="00943188"/>
    <w:pPr>
      <w:numPr>
        <w:ilvl w:val="3"/>
        <w:numId w:val="12"/>
      </w:numPr>
    </w:pPr>
  </w:style>
  <w:style w:type="paragraph" w:customStyle="1" w:styleId="ListNote">
    <w:name w:val="List Note"/>
    <w:basedOn w:val="List"/>
    <w:rsid w:val="00943188"/>
    <w:pPr>
      <w:pBdr>
        <w:top w:val="single" w:sz="6" w:space="2" w:color="auto"/>
        <w:bottom w:val="single" w:sz="6" w:space="2" w:color="auto"/>
      </w:pBdr>
      <w:tabs>
        <w:tab w:val="left" w:pos="1021"/>
      </w:tabs>
      <w:ind w:firstLine="0"/>
    </w:pPr>
  </w:style>
  <w:style w:type="character" w:customStyle="1" w:styleId="Monospace">
    <w:name w:val="Monospace"/>
    <w:basedOn w:val="DefaultParagraphFont"/>
    <w:rsid w:val="00943188"/>
    <w:rPr>
      <w:rFonts w:ascii="Courier New" w:hAnsi="Courier New"/>
      <w:noProof w:val="0"/>
      <w:sz w:val="18"/>
      <w:lang w:val="en-US"/>
    </w:rPr>
  </w:style>
  <w:style w:type="paragraph" w:customStyle="1" w:styleId="SubHeading1">
    <w:name w:val="SubHeading1"/>
    <w:basedOn w:val="HeadingBase"/>
    <w:rsid w:val="00943188"/>
    <w:pPr>
      <w:spacing w:before="240" w:after="60"/>
    </w:pPr>
  </w:style>
  <w:style w:type="paragraph" w:customStyle="1" w:styleId="TableListBullet">
    <w:name w:val="Table List Bullet"/>
    <w:basedOn w:val="ListBullet"/>
    <w:rsid w:val="00943188"/>
    <w:pPr>
      <w:numPr>
        <w:ilvl w:val="0"/>
        <w:numId w:val="8"/>
      </w:numPr>
    </w:pPr>
    <w:rPr>
      <w:sz w:val="20"/>
    </w:rPr>
  </w:style>
  <w:style w:type="paragraph" w:styleId="PlainText">
    <w:name w:val="Plain Text"/>
    <w:basedOn w:val="Normal"/>
    <w:semiHidden/>
    <w:rsid w:val="00943188"/>
    <w:rPr>
      <w:sz w:val="20"/>
    </w:rPr>
  </w:style>
  <w:style w:type="character" w:customStyle="1" w:styleId="NurTextZchn">
    <w:name w:val="Nur Text Zchn"/>
    <w:basedOn w:val="DefaultParagraphFont"/>
    <w:rsid w:val="00943188"/>
    <w:rPr>
      <w:rFonts w:ascii="Courier New" w:hAnsi="Courier New"/>
    </w:rPr>
  </w:style>
  <w:style w:type="paragraph" w:customStyle="1" w:styleId="ListAlpha2">
    <w:name w:val="List Alpha 2"/>
    <w:basedOn w:val="List2"/>
    <w:rsid w:val="00943188"/>
    <w:pPr>
      <w:numPr>
        <w:ilvl w:val="1"/>
        <w:numId w:val="12"/>
      </w:numPr>
    </w:pPr>
  </w:style>
  <w:style w:type="paragraph" w:styleId="List2">
    <w:name w:val="List 2"/>
    <w:basedOn w:val="BodyText"/>
    <w:semiHidden/>
    <w:rsid w:val="00943188"/>
    <w:pPr>
      <w:tabs>
        <w:tab w:val="left" w:pos="680"/>
      </w:tabs>
      <w:spacing w:before="60" w:after="60"/>
      <w:ind w:left="680" w:hanging="340"/>
    </w:pPr>
  </w:style>
  <w:style w:type="paragraph" w:styleId="ListContinue2">
    <w:name w:val="List Continue 2"/>
    <w:basedOn w:val="List2"/>
    <w:autoRedefine/>
    <w:semiHidden/>
    <w:rsid w:val="00943188"/>
    <w:pPr>
      <w:numPr>
        <w:ilvl w:val="4"/>
        <w:numId w:val="12"/>
      </w:numPr>
    </w:pPr>
  </w:style>
  <w:style w:type="character" w:customStyle="1" w:styleId="MenuOptions">
    <w:name w:val="Menu Options"/>
    <w:basedOn w:val="DefaultParagraphFont"/>
    <w:rsid w:val="00943188"/>
    <w:rPr>
      <w:rFonts w:ascii="Arial Narrow" w:hAnsi="Arial Narrow"/>
      <w:smallCaps/>
      <w:noProof w:val="0"/>
      <w:lang w:val="en-US"/>
    </w:rPr>
  </w:style>
  <w:style w:type="character" w:customStyle="1" w:styleId="Buttons">
    <w:name w:val="Buttons"/>
    <w:basedOn w:val="DefaultParagraphFont"/>
    <w:rsid w:val="00943188"/>
    <w:rPr>
      <w:b/>
      <w:noProof w:val="0"/>
      <w:lang w:val="en-US"/>
    </w:rPr>
  </w:style>
  <w:style w:type="paragraph" w:customStyle="1" w:styleId="TableSpace">
    <w:name w:val="Table Space"/>
    <w:rsid w:val="00943188"/>
    <w:pPr>
      <w:widowControl w:val="0"/>
      <w:autoSpaceDE w:val="0"/>
      <w:autoSpaceDN w:val="0"/>
      <w:adjustRightInd w:val="0"/>
      <w:spacing w:before="20" w:after="20"/>
      <w:ind w:left="360"/>
    </w:pPr>
    <w:rPr>
      <w:rFonts w:ascii="Tahoma" w:hAnsi="Tahoma" w:cs="Tahoma"/>
      <w:color w:val="000000"/>
      <w:sz w:val="4"/>
      <w:szCs w:val="4"/>
      <w:vertAlign w:val="subscript"/>
    </w:rPr>
  </w:style>
  <w:style w:type="paragraph" w:customStyle="1" w:styleId="Picture">
    <w:name w:val="Picture"/>
    <w:rsid w:val="00943188"/>
    <w:pPr>
      <w:widowControl w:val="0"/>
      <w:autoSpaceDE w:val="0"/>
      <w:autoSpaceDN w:val="0"/>
      <w:adjustRightInd w:val="0"/>
      <w:spacing w:before="180" w:after="180"/>
      <w:ind w:left="90" w:right="90"/>
      <w:jc w:val="center"/>
    </w:pPr>
    <w:rPr>
      <w:rFonts w:ascii="Arial" w:hAnsi="Arial" w:cs="Arial"/>
      <w:color w:val="000000"/>
      <w:vertAlign w:val="subscript"/>
    </w:rPr>
  </w:style>
  <w:style w:type="character" w:customStyle="1" w:styleId="MonoBold">
    <w:name w:val="MonoBold"/>
    <w:rsid w:val="00943188"/>
    <w:rPr>
      <w:rFonts w:ascii="Courier New" w:hAnsi="Courier New" w:cs="Courier New"/>
      <w:b/>
      <w:bCs/>
      <w:color w:val="000000"/>
      <w:sz w:val="20"/>
      <w:szCs w:val="18"/>
      <w:vertAlign w:val="baseline"/>
    </w:rPr>
  </w:style>
  <w:style w:type="paragraph" w:customStyle="1" w:styleId="Heading50">
    <w:name w:val="Heading5"/>
    <w:rsid w:val="00943188"/>
    <w:pPr>
      <w:widowControl w:val="0"/>
      <w:autoSpaceDE w:val="0"/>
      <w:autoSpaceDN w:val="0"/>
      <w:adjustRightInd w:val="0"/>
      <w:spacing w:before="240" w:after="240"/>
      <w:ind w:left="270" w:hanging="270"/>
    </w:pPr>
    <w:rPr>
      <w:rFonts w:ascii="Tahoma" w:hAnsi="Tahoma" w:cs="Tahoma"/>
      <w:b/>
      <w:bCs/>
      <w:i/>
      <w:iCs/>
      <w:color w:val="000000"/>
      <w:vertAlign w:val="subscript"/>
    </w:rPr>
  </w:style>
  <w:style w:type="character" w:customStyle="1" w:styleId="berschrift4Zchn">
    <w:name w:val="Überschrift 4 Zchn"/>
    <w:basedOn w:val="DefaultParagraphFont"/>
    <w:rsid w:val="00943188"/>
    <w:rPr>
      <w:rFonts w:ascii="Arial Narrow" w:hAnsi="Arial Narrow"/>
      <w:b/>
      <w:sz w:val="28"/>
    </w:rPr>
  </w:style>
  <w:style w:type="character" w:customStyle="1" w:styleId="berschrift5Zchn">
    <w:name w:val="Überschrift 5 Zchn"/>
    <w:basedOn w:val="DefaultParagraphFont"/>
    <w:rsid w:val="00943188"/>
    <w:rPr>
      <w:rFonts w:ascii="Arial Narrow" w:hAnsi="Arial Narrow"/>
      <w:b/>
      <w:sz w:val="22"/>
    </w:rPr>
  </w:style>
  <w:style w:type="character" w:customStyle="1" w:styleId="berschrift6Zchn">
    <w:name w:val="Überschrift 6 Zchn"/>
    <w:basedOn w:val="DefaultParagraphFont"/>
    <w:rsid w:val="00943188"/>
    <w:rPr>
      <w:rFonts w:ascii="Times New Roman" w:hAnsi="Times New Roman"/>
      <w:b/>
      <w:sz w:val="22"/>
    </w:rPr>
  </w:style>
  <w:style w:type="character" w:customStyle="1" w:styleId="berschrift7Zchn">
    <w:name w:val="Überschrift 7 Zchn"/>
    <w:basedOn w:val="DefaultParagraphFont"/>
    <w:rsid w:val="00943188"/>
    <w:rPr>
      <w:rFonts w:ascii="Courier New" w:hAnsi="Courier New"/>
      <w:i/>
      <w:sz w:val="22"/>
    </w:rPr>
  </w:style>
  <w:style w:type="character" w:customStyle="1" w:styleId="berschrift8Zchn">
    <w:name w:val="Überschrift 8 Zchn"/>
    <w:basedOn w:val="DefaultParagraphFont"/>
    <w:rsid w:val="00943188"/>
    <w:rPr>
      <w:rFonts w:ascii="Courier New" w:hAnsi="Courier New"/>
      <w:i/>
      <w:sz w:val="22"/>
    </w:rPr>
  </w:style>
  <w:style w:type="character" w:customStyle="1" w:styleId="berschrift9Zchn">
    <w:name w:val="Überschrift 9 Zchn"/>
    <w:basedOn w:val="DefaultParagraphFont"/>
    <w:rsid w:val="00943188"/>
    <w:rPr>
      <w:rFonts w:ascii="Courier New" w:hAnsi="Courier New"/>
      <w:i/>
      <w:sz w:val="22"/>
    </w:rPr>
  </w:style>
  <w:style w:type="paragraph" w:styleId="TOC3">
    <w:name w:val="toc 3"/>
    <w:basedOn w:val="TOCBase"/>
    <w:next w:val="Normal"/>
    <w:uiPriority w:val="39"/>
    <w:rsid w:val="00943188"/>
    <w:pPr>
      <w:tabs>
        <w:tab w:val="right" w:leader="dot" w:pos="9072"/>
      </w:tabs>
      <w:ind w:left="1134"/>
    </w:pPr>
  </w:style>
  <w:style w:type="paragraph" w:customStyle="1" w:styleId="TOCBase">
    <w:name w:val="TOC Base"/>
    <w:rsid w:val="00943188"/>
  </w:style>
  <w:style w:type="paragraph" w:styleId="TOC2">
    <w:name w:val="toc 2"/>
    <w:basedOn w:val="TOCBase"/>
    <w:next w:val="Normal"/>
    <w:uiPriority w:val="39"/>
    <w:rsid w:val="00943188"/>
    <w:pPr>
      <w:keepNext/>
      <w:tabs>
        <w:tab w:val="right" w:leader="dot" w:pos="9072"/>
      </w:tabs>
      <w:ind w:left="567"/>
    </w:pPr>
  </w:style>
  <w:style w:type="paragraph" w:styleId="TOC1">
    <w:name w:val="toc 1"/>
    <w:basedOn w:val="TOCBase"/>
    <w:next w:val="Normal"/>
    <w:uiPriority w:val="39"/>
    <w:rsid w:val="00943188"/>
    <w:pPr>
      <w:keepNext/>
      <w:pBdr>
        <w:bottom w:val="single" w:sz="6" w:space="1" w:color="auto"/>
        <w:between w:val="single" w:sz="6" w:space="1" w:color="auto"/>
      </w:pBdr>
      <w:tabs>
        <w:tab w:val="right" w:pos="9072"/>
      </w:tabs>
      <w:spacing w:before="360" w:after="120"/>
    </w:pPr>
    <w:rPr>
      <w:rFonts w:ascii="Arial Narrow" w:hAnsi="Arial Narrow"/>
      <w:b/>
      <w:sz w:val="24"/>
    </w:rPr>
  </w:style>
  <w:style w:type="paragraph" w:styleId="Footer">
    <w:name w:val="footer"/>
    <w:basedOn w:val="Normal"/>
    <w:semiHidden/>
    <w:rsid w:val="00943188"/>
    <w:pPr>
      <w:tabs>
        <w:tab w:val="right" w:pos="9072"/>
      </w:tabs>
      <w:spacing w:before="240"/>
    </w:pPr>
    <w:rPr>
      <w:i/>
    </w:rPr>
  </w:style>
  <w:style w:type="character" w:customStyle="1" w:styleId="FuzeileZchn">
    <w:name w:val="Fußzeile Zchn"/>
    <w:basedOn w:val="DefaultParagraphFont"/>
    <w:rsid w:val="00943188"/>
    <w:rPr>
      <w:rFonts w:ascii="Times New Roman" w:hAnsi="Times New Roman"/>
      <w:i/>
      <w:sz w:val="22"/>
    </w:rPr>
  </w:style>
  <w:style w:type="paragraph" w:styleId="ListBullet2">
    <w:name w:val="List Bullet 2"/>
    <w:basedOn w:val="List2"/>
    <w:autoRedefine/>
    <w:semiHidden/>
    <w:rsid w:val="00943188"/>
    <w:pPr>
      <w:numPr>
        <w:ilvl w:val="6"/>
        <w:numId w:val="12"/>
      </w:numPr>
    </w:pPr>
  </w:style>
  <w:style w:type="paragraph" w:styleId="Index1">
    <w:name w:val="index 1"/>
    <w:basedOn w:val="Normal"/>
    <w:next w:val="Normal"/>
    <w:semiHidden/>
    <w:rsid w:val="00943188"/>
    <w:pPr>
      <w:tabs>
        <w:tab w:val="right" w:pos="4176"/>
      </w:tabs>
      <w:ind w:left="198" w:hanging="198"/>
    </w:pPr>
  </w:style>
  <w:style w:type="paragraph" w:styleId="IndexHeading">
    <w:name w:val="index heading"/>
    <w:basedOn w:val="Normal"/>
    <w:next w:val="Index1"/>
    <w:semiHidden/>
    <w:rsid w:val="00943188"/>
    <w:pPr>
      <w:spacing w:before="120" w:after="120"/>
    </w:pPr>
    <w:rPr>
      <w:rFonts w:ascii="Arial" w:hAnsi="Arial"/>
      <w:b/>
    </w:rPr>
  </w:style>
  <w:style w:type="paragraph" w:styleId="Header">
    <w:name w:val="header"/>
    <w:basedOn w:val="Normal"/>
    <w:link w:val="HeaderChar"/>
    <w:uiPriority w:val="99"/>
    <w:rsid w:val="00943188"/>
    <w:pPr>
      <w:framePr w:w="9072" w:hSpace="181" w:vSpace="181" w:wrap="around" w:vAnchor="text" w:hAnchor="page" w:x="1419" w:y="1"/>
    </w:pPr>
    <w:rPr>
      <w:rFonts w:ascii="Arial Narrow" w:hAnsi="Arial Narrow"/>
      <w:b/>
      <w:sz w:val="20"/>
    </w:rPr>
  </w:style>
  <w:style w:type="character" w:customStyle="1" w:styleId="KopfzeileZchn">
    <w:name w:val="Kopfzeile Zchn"/>
    <w:basedOn w:val="DefaultParagraphFont"/>
    <w:rsid w:val="00943188"/>
    <w:rPr>
      <w:rFonts w:ascii="Arial Narrow" w:hAnsi="Arial Narrow"/>
      <w:b/>
      <w:lang w:val="en-GB"/>
    </w:rPr>
  </w:style>
  <w:style w:type="paragraph" w:customStyle="1" w:styleId="Chapter">
    <w:name w:val="Chapter"/>
    <w:basedOn w:val="Normal"/>
    <w:autoRedefine/>
    <w:rsid w:val="00943188"/>
    <w:pPr>
      <w:spacing w:before="240"/>
    </w:pPr>
    <w:rPr>
      <w:b/>
      <w:smallCaps/>
      <w:color w:val="0000FF"/>
      <w:spacing w:val="80"/>
      <w:sz w:val="28"/>
    </w:rPr>
  </w:style>
  <w:style w:type="paragraph" w:customStyle="1" w:styleId="InChapter">
    <w:name w:val="InChapter"/>
    <w:basedOn w:val="Heading3"/>
    <w:rsid w:val="00943188"/>
    <w:pPr>
      <w:spacing w:after="240"/>
      <w:outlineLvl w:val="9"/>
    </w:pPr>
  </w:style>
  <w:style w:type="paragraph" w:styleId="Index2">
    <w:name w:val="index 2"/>
    <w:basedOn w:val="Normal"/>
    <w:next w:val="Normal"/>
    <w:semiHidden/>
    <w:rsid w:val="00943188"/>
    <w:pPr>
      <w:tabs>
        <w:tab w:val="right" w:pos="4176"/>
      </w:tabs>
      <w:ind w:left="568" w:hanging="284"/>
    </w:pPr>
  </w:style>
  <w:style w:type="paragraph" w:styleId="Caption">
    <w:name w:val="caption"/>
    <w:basedOn w:val="BodyText"/>
    <w:next w:val="Normal"/>
    <w:qFormat/>
    <w:rsid w:val="00943188"/>
    <w:pPr>
      <w:framePr w:w="2268" w:hSpace="181" w:vSpace="181" w:wrap="around" w:vAnchor="text" w:hAnchor="page" w:x="1135" w:y="285" w:anchorLock="1"/>
    </w:pPr>
    <w:rPr>
      <w:i/>
    </w:rPr>
  </w:style>
  <w:style w:type="paragraph" w:customStyle="1" w:styleId="MiniTOCTitle">
    <w:name w:val="MiniTOCTitle"/>
    <w:basedOn w:val="Heading4"/>
    <w:rsid w:val="00943188"/>
    <w:pPr>
      <w:spacing w:after="240"/>
      <w:outlineLvl w:val="9"/>
    </w:pPr>
    <w:rPr>
      <w:sz w:val="32"/>
    </w:rPr>
  </w:style>
  <w:style w:type="paragraph" w:customStyle="1" w:styleId="MiniTOCItem">
    <w:name w:val="MiniTOCItem"/>
    <w:basedOn w:val="ListBullet"/>
    <w:rsid w:val="00943188"/>
    <w:pPr>
      <w:numPr>
        <w:ilvl w:val="0"/>
        <w:numId w:val="0"/>
      </w:numPr>
      <w:tabs>
        <w:tab w:val="left" w:leader="dot" w:pos="5103"/>
      </w:tabs>
      <w:spacing w:before="0" w:after="0"/>
    </w:pPr>
  </w:style>
  <w:style w:type="paragraph" w:customStyle="1" w:styleId="TOFTitle">
    <w:name w:val="TOFTitle"/>
    <w:basedOn w:val="TOCTitle"/>
    <w:rsid w:val="00943188"/>
  </w:style>
  <w:style w:type="paragraph" w:styleId="TableofFigures">
    <w:name w:val="table of figures"/>
    <w:basedOn w:val="Normal"/>
    <w:next w:val="Normal"/>
    <w:semiHidden/>
    <w:rsid w:val="00943188"/>
    <w:pPr>
      <w:tabs>
        <w:tab w:val="right" w:leader="dot" w:pos="9072"/>
      </w:tabs>
      <w:ind w:left="970" w:hanging="403"/>
    </w:pPr>
    <w:rPr>
      <w:b/>
    </w:rPr>
  </w:style>
  <w:style w:type="character" w:customStyle="1" w:styleId="WingdingSymbols">
    <w:name w:val="Wingding Symbols"/>
    <w:rsid w:val="00943188"/>
    <w:rPr>
      <w:rFonts w:ascii="Wingdings" w:hAnsi="Wingdings"/>
      <w:noProof w:val="0"/>
      <w:lang w:val="en-US"/>
    </w:rPr>
  </w:style>
  <w:style w:type="paragraph" w:styleId="Index3">
    <w:name w:val="index 3"/>
    <w:basedOn w:val="ListNumber2"/>
    <w:next w:val="Normal"/>
    <w:semiHidden/>
    <w:rsid w:val="00943188"/>
    <w:pPr>
      <w:numPr>
        <w:numId w:val="0"/>
      </w:numPr>
      <w:tabs>
        <w:tab w:val="right" w:leader="dot" w:pos="4176"/>
      </w:tabs>
    </w:pPr>
  </w:style>
  <w:style w:type="paragraph" w:styleId="ListNumber2">
    <w:name w:val="List Number 2"/>
    <w:basedOn w:val="List2"/>
    <w:semiHidden/>
    <w:rsid w:val="00943188"/>
    <w:pPr>
      <w:numPr>
        <w:numId w:val="3"/>
      </w:numPr>
    </w:pPr>
  </w:style>
  <w:style w:type="paragraph" w:customStyle="1" w:styleId="MarginNote">
    <w:name w:val="Margin Note"/>
    <w:basedOn w:val="BodyText"/>
    <w:rsid w:val="00943188"/>
    <w:pPr>
      <w:framePr w:w="1985" w:hSpace="181" w:vSpace="181" w:wrap="around" w:vAnchor="text" w:hAnchor="page" w:x="1419" w:y="1"/>
      <w:tabs>
        <w:tab w:val="left" w:pos="567"/>
      </w:tabs>
    </w:pPr>
    <w:rPr>
      <w:rFonts w:ascii="Arial Narrow" w:hAnsi="Arial Narrow"/>
      <w:sz w:val="20"/>
    </w:rPr>
  </w:style>
  <w:style w:type="paragraph" w:styleId="Subtitle">
    <w:name w:val="Subtitle"/>
    <w:basedOn w:val="Normal"/>
    <w:qFormat/>
    <w:rsid w:val="00943188"/>
    <w:pPr>
      <w:tabs>
        <w:tab w:val="left" w:pos="7230"/>
      </w:tabs>
      <w:spacing w:before="60" w:after="60"/>
      <w:jc w:val="right"/>
    </w:pPr>
    <w:rPr>
      <w:rFonts w:ascii="Arial Narrow" w:hAnsi="Arial Narrow"/>
      <w:b/>
    </w:rPr>
  </w:style>
  <w:style w:type="character" w:customStyle="1" w:styleId="UntertitelZchn">
    <w:name w:val="Untertitel Zchn"/>
    <w:basedOn w:val="DefaultParagraphFont"/>
    <w:rsid w:val="00943188"/>
    <w:rPr>
      <w:rFonts w:ascii="Arial Narrow" w:hAnsi="Arial Narrow"/>
      <w:b/>
      <w:sz w:val="24"/>
    </w:rPr>
  </w:style>
  <w:style w:type="paragraph" w:customStyle="1" w:styleId="GlossaryHeading">
    <w:name w:val="Glossary Heading"/>
    <w:basedOn w:val="HeadingBase"/>
    <w:rsid w:val="00943188"/>
    <w:rPr>
      <w:sz w:val="32"/>
    </w:rPr>
  </w:style>
  <w:style w:type="paragraph" w:customStyle="1" w:styleId="HeadingProcedure">
    <w:name w:val="Heading Procedure"/>
    <w:basedOn w:val="HeadingBase"/>
    <w:next w:val="Normal"/>
    <w:rsid w:val="00943188"/>
    <w:pPr>
      <w:numPr>
        <w:numId w:val="7"/>
      </w:numPr>
      <w:tabs>
        <w:tab w:val="left" w:pos="0"/>
      </w:tabs>
      <w:spacing w:before="120" w:after="60"/>
    </w:pPr>
    <w:rPr>
      <w:i/>
    </w:rPr>
  </w:style>
  <w:style w:type="paragraph" w:customStyle="1" w:styleId="Warning">
    <w:name w:val="Warning"/>
    <w:basedOn w:val="BodyText"/>
    <w:rsid w:val="00943188"/>
    <w:pPr>
      <w:pBdr>
        <w:top w:val="single" w:sz="6" w:space="6" w:color="FFFFFF"/>
        <w:left w:val="single" w:sz="6" w:space="6" w:color="FFFFFF"/>
        <w:bottom w:val="single" w:sz="6" w:space="6" w:color="FFFFFF"/>
        <w:right w:val="single" w:sz="6" w:space="6" w:color="FFFFFF"/>
      </w:pBdr>
      <w:shd w:val="pct10" w:color="auto" w:fill="auto"/>
      <w:tabs>
        <w:tab w:val="left" w:pos="992"/>
      </w:tabs>
      <w:ind w:left="119" w:right="119"/>
    </w:pPr>
  </w:style>
  <w:style w:type="paragraph" w:customStyle="1" w:styleId="MarginIcons">
    <w:name w:val="Margin Icons"/>
    <w:basedOn w:val="BodyText"/>
    <w:rsid w:val="00943188"/>
    <w:pPr>
      <w:framePr w:w="1985" w:hSpace="181" w:vSpace="181" w:wrap="around" w:vAnchor="text" w:hAnchor="page" w:x="1419" w:y="1" w:anchorLock="1"/>
      <w:jc w:val="right"/>
    </w:pPr>
    <w:rPr>
      <w:i/>
    </w:rPr>
  </w:style>
  <w:style w:type="paragraph" w:customStyle="1" w:styleId="NoteBullet">
    <w:name w:val="Note Bullet"/>
    <w:basedOn w:val="Note"/>
    <w:rsid w:val="00943188"/>
    <w:pPr>
      <w:tabs>
        <w:tab w:val="clear" w:pos="680"/>
      </w:tabs>
      <w:spacing w:before="60" w:after="60"/>
      <w:ind w:left="340" w:hanging="340"/>
    </w:pPr>
  </w:style>
  <w:style w:type="paragraph" w:customStyle="1" w:styleId="SubHeading20">
    <w:name w:val="SubHeading2"/>
    <w:basedOn w:val="HeadingBase"/>
    <w:rsid w:val="00943188"/>
    <w:pPr>
      <w:spacing w:before="240" w:after="60"/>
    </w:pPr>
    <w:rPr>
      <w:sz w:val="20"/>
    </w:rPr>
  </w:style>
  <w:style w:type="paragraph" w:customStyle="1" w:styleId="SideHeading">
    <w:name w:val="Side Heading"/>
    <w:basedOn w:val="HeadingBase"/>
    <w:rsid w:val="00943188"/>
    <w:pPr>
      <w:framePr w:w="2268" w:h="567" w:hSpace="181" w:vSpace="181" w:wrap="around" w:vAnchor="text" w:hAnchor="page" w:x="1419" w:y="370" w:anchorLock="1"/>
    </w:pPr>
    <w:rPr>
      <w:sz w:val="22"/>
    </w:rPr>
  </w:style>
  <w:style w:type="character" w:customStyle="1" w:styleId="MenuOption">
    <w:name w:val="Menu Option"/>
    <w:basedOn w:val="DefaultParagraphFont"/>
    <w:rsid w:val="00943188"/>
    <w:rPr>
      <w:b/>
      <w:smallCaps/>
      <w:noProof w:val="0"/>
      <w:lang w:val="en-US"/>
    </w:rPr>
  </w:style>
  <w:style w:type="paragraph" w:customStyle="1" w:styleId="TableListNumber">
    <w:name w:val="Table List Number"/>
    <w:basedOn w:val="ListNumber"/>
    <w:rsid w:val="00943188"/>
    <w:pPr>
      <w:numPr>
        <w:numId w:val="0"/>
      </w:numPr>
    </w:pPr>
    <w:rPr>
      <w:sz w:val="20"/>
    </w:rPr>
  </w:style>
  <w:style w:type="paragraph" w:styleId="TOC4">
    <w:name w:val="toc 4"/>
    <w:basedOn w:val="TOCBase"/>
    <w:next w:val="Normal"/>
    <w:semiHidden/>
    <w:rsid w:val="00943188"/>
    <w:pPr>
      <w:tabs>
        <w:tab w:val="right" w:leader="dot" w:pos="9071"/>
      </w:tabs>
      <w:ind w:left="1701"/>
    </w:pPr>
  </w:style>
  <w:style w:type="paragraph" w:customStyle="1" w:styleId="ListAlpha">
    <w:name w:val="List Alpha"/>
    <w:basedOn w:val="List"/>
    <w:autoRedefine/>
    <w:rsid w:val="00943188"/>
    <w:pPr>
      <w:numPr>
        <w:numId w:val="11"/>
      </w:numPr>
    </w:pPr>
  </w:style>
  <w:style w:type="paragraph" w:styleId="List3">
    <w:name w:val="List 3"/>
    <w:basedOn w:val="BodyText"/>
    <w:semiHidden/>
    <w:rsid w:val="00943188"/>
    <w:pPr>
      <w:tabs>
        <w:tab w:val="left" w:pos="1021"/>
      </w:tabs>
      <w:spacing w:before="60" w:after="60"/>
      <w:ind w:left="1020" w:hanging="340"/>
    </w:pPr>
  </w:style>
  <w:style w:type="paragraph" w:styleId="List4">
    <w:name w:val="List 4"/>
    <w:basedOn w:val="BodyText"/>
    <w:semiHidden/>
    <w:rsid w:val="00943188"/>
    <w:pPr>
      <w:tabs>
        <w:tab w:val="left" w:pos="1361"/>
      </w:tabs>
      <w:spacing w:before="60" w:after="60"/>
      <w:ind w:left="1361" w:hanging="340"/>
    </w:pPr>
  </w:style>
  <w:style w:type="paragraph" w:styleId="List5">
    <w:name w:val="List 5"/>
    <w:basedOn w:val="BodyText"/>
    <w:semiHidden/>
    <w:rsid w:val="00943188"/>
    <w:pPr>
      <w:tabs>
        <w:tab w:val="left" w:pos="1701"/>
      </w:tabs>
      <w:spacing w:before="60" w:after="60"/>
      <w:ind w:left="1701" w:hanging="340"/>
    </w:pPr>
  </w:style>
  <w:style w:type="paragraph" w:styleId="ListBullet3">
    <w:name w:val="List Bullet 3"/>
    <w:basedOn w:val="List3"/>
    <w:semiHidden/>
    <w:rsid w:val="00943188"/>
    <w:pPr>
      <w:numPr>
        <w:ilvl w:val="7"/>
        <w:numId w:val="12"/>
      </w:numPr>
    </w:pPr>
  </w:style>
  <w:style w:type="paragraph" w:styleId="ListBullet4">
    <w:name w:val="List Bullet 4"/>
    <w:basedOn w:val="List4"/>
    <w:semiHidden/>
    <w:rsid w:val="00943188"/>
    <w:pPr>
      <w:numPr>
        <w:numId w:val="1"/>
      </w:numPr>
    </w:pPr>
  </w:style>
  <w:style w:type="paragraph" w:styleId="ListBullet5">
    <w:name w:val="List Bullet 5"/>
    <w:basedOn w:val="List5"/>
    <w:semiHidden/>
    <w:rsid w:val="00943188"/>
    <w:pPr>
      <w:numPr>
        <w:numId w:val="2"/>
      </w:numPr>
    </w:pPr>
  </w:style>
  <w:style w:type="paragraph" w:styleId="ListContinue3">
    <w:name w:val="List Continue 3"/>
    <w:basedOn w:val="List3"/>
    <w:semiHidden/>
    <w:rsid w:val="00943188"/>
    <w:pPr>
      <w:ind w:left="1021" w:firstLine="0"/>
    </w:pPr>
  </w:style>
  <w:style w:type="paragraph" w:styleId="ListContinue4">
    <w:name w:val="List Continue 4"/>
    <w:basedOn w:val="List4"/>
    <w:semiHidden/>
    <w:rsid w:val="00943188"/>
    <w:pPr>
      <w:ind w:firstLine="0"/>
    </w:pPr>
  </w:style>
  <w:style w:type="paragraph" w:styleId="ListContinue5">
    <w:name w:val="List Continue 5"/>
    <w:basedOn w:val="List5"/>
    <w:semiHidden/>
    <w:rsid w:val="00943188"/>
    <w:pPr>
      <w:ind w:firstLine="0"/>
    </w:pPr>
  </w:style>
  <w:style w:type="paragraph" w:styleId="ListNumber3">
    <w:name w:val="List Number 3"/>
    <w:basedOn w:val="List3"/>
    <w:semiHidden/>
    <w:rsid w:val="00943188"/>
    <w:pPr>
      <w:numPr>
        <w:numId w:val="4"/>
      </w:numPr>
    </w:pPr>
  </w:style>
  <w:style w:type="paragraph" w:styleId="ListNumber4">
    <w:name w:val="List Number 4"/>
    <w:basedOn w:val="List4"/>
    <w:semiHidden/>
    <w:rsid w:val="00943188"/>
    <w:pPr>
      <w:numPr>
        <w:numId w:val="5"/>
      </w:numPr>
    </w:pPr>
  </w:style>
  <w:style w:type="paragraph" w:styleId="ListNumber5">
    <w:name w:val="List Number 5"/>
    <w:basedOn w:val="List5"/>
    <w:semiHidden/>
    <w:rsid w:val="00943188"/>
    <w:pPr>
      <w:numPr>
        <w:numId w:val="6"/>
      </w:numPr>
    </w:pPr>
  </w:style>
  <w:style w:type="paragraph" w:styleId="BlockText">
    <w:name w:val="Block Text"/>
    <w:basedOn w:val="Normal"/>
    <w:semiHidden/>
    <w:rsid w:val="00943188"/>
    <w:pPr>
      <w:spacing w:after="120"/>
      <w:ind w:left="1440" w:right="1440"/>
    </w:pPr>
  </w:style>
  <w:style w:type="character" w:customStyle="1" w:styleId="Subscript">
    <w:name w:val="Subscript"/>
    <w:basedOn w:val="DefaultParagraphFont"/>
    <w:rsid w:val="00943188"/>
    <w:rPr>
      <w:noProof w:val="0"/>
      <w:sz w:val="16"/>
      <w:vertAlign w:val="subscript"/>
      <w:lang w:val="en-US"/>
    </w:rPr>
  </w:style>
  <w:style w:type="character" w:customStyle="1" w:styleId="Superscript">
    <w:name w:val="Superscript"/>
    <w:basedOn w:val="DefaultParagraphFont"/>
    <w:rsid w:val="00943188"/>
    <w:rPr>
      <w:noProof w:val="0"/>
      <w:sz w:val="16"/>
      <w:vertAlign w:val="superscript"/>
      <w:lang w:val="en-US"/>
    </w:rPr>
  </w:style>
  <w:style w:type="character" w:customStyle="1" w:styleId="Symbols">
    <w:name w:val="Symbols"/>
    <w:basedOn w:val="DefaultParagraphFont"/>
    <w:rsid w:val="00943188"/>
    <w:rPr>
      <w:rFonts w:ascii="Symbol" w:hAnsi="Symbol"/>
      <w:noProof w:val="0"/>
      <w:lang w:val="en-US"/>
    </w:rPr>
  </w:style>
  <w:style w:type="character" w:customStyle="1" w:styleId="Underlined">
    <w:name w:val="Underlined"/>
    <w:basedOn w:val="DefaultParagraphFont"/>
    <w:rsid w:val="00943188"/>
    <w:rPr>
      <w:noProof w:val="0"/>
      <w:u w:val="single"/>
      <w:lang w:val="en-US"/>
    </w:rPr>
  </w:style>
  <w:style w:type="character" w:styleId="PageNumber">
    <w:name w:val="page number"/>
    <w:basedOn w:val="DefaultParagraphFont"/>
    <w:semiHidden/>
    <w:rsid w:val="00943188"/>
  </w:style>
  <w:style w:type="character" w:customStyle="1" w:styleId="Invisible">
    <w:name w:val="Invisible"/>
    <w:basedOn w:val="DefaultParagraphFont"/>
    <w:rsid w:val="00943188"/>
    <w:rPr>
      <w:rFonts w:ascii="Arial" w:hAnsi="Arial"/>
      <w:b/>
      <w:color w:val="FF0000"/>
      <w:sz w:val="20"/>
    </w:rPr>
  </w:style>
  <w:style w:type="paragraph" w:customStyle="1" w:styleId="WideCourier">
    <w:name w:val="WideCourier"/>
    <w:basedOn w:val="PlainText"/>
    <w:rsid w:val="00943188"/>
    <w:pPr>
      <w:ind w:left="-3190"/>
    </w:pPr>
  </w:style>
  <w:style w:type="paragraph" w:customStyle="1" w:styleId="Impact">
    <w:name w:val="Impact"/>
    <w:basedOn w:val="ListBullet"/>
    <w:next w:val="BodyText"/>
    <w:autoRedefine/>
    <w:rsid w:val="00943188"/>
    <w:pPr>
      <w:keepNext w:val="0"/>
      <w:keepLines/>
      <w:widowControl/>
      <w:numPr>
        <w:ilvl w:val="0"/>
        <w:numId w:val="9"/>
      </w:numPr>
      <w:spacing w:before="120" w:after="120"/>
    </w:pPr>
    <w:rPr>
      <w:color w:val="0000FF"/>
    </w:rPr>
  </w:style>
  <w:style w:type="paragraph" w:customStyle="1" w:styleId="Subheading2">
    <w:name w:val="Subheading2"/>
    <w:basedOn w:val="BodyText"/>
    <w:rsid w:val="00943188"/>
    <w:pPr>
      <w:numPr>
        <w:numId w:val="10"/>
      </w:numPr>
    </w:pPr>
  </w:style>
  <w:style w:type="paragraph" w:customStyle="1" w:styleId="TableBodyTextCentered">
    <w:name w:val="Table Body Text Centered"/>
    <w:autoRedefine/>
    <w:rsid w:val="00943188"/>
    <w:pPr>
      <w:widowControl w:val="0"/>
      <w:autoSpaceDE w:val="0"/>
      <w:autoSpaceDN w:val="0"/>
      <w:adjustRightInd w:val="0"/>
      <w:spacing w:before="60" w:after="60"/>
      <w:jc w:val="center"/>
    </w:pPr>
    <w:rPr>
      <w:rFonts w:ascii="Times New Roman" w:hAnsi="Times New Roman" w:cs="Tahoma"/>
      <w:color w:val="000000"/>
      <w:szCs w:val="18"/>
    </w:rPr>
  </w:style>
  <w:style w:type="paragraph" w:customStyle="1" w:styleId="TableHeadingCentered">
    <w:name w:val="Table Heading Centered"/>
    <w:autoRedefine/>
    <w:rsid w:val="00943188"/>
    <w:pPr>
      <w:widowControl w:val="0"/>
      <w:autoSpaceDE w:val="0"/>
      <w:autoSpaceDN w:val="0"/>
      <w:adjustRightInd w:val="0"/>
      <w:jc w:val="center"/>
    </w:pPr>
    <w:rPr>
      <w:rFonts w:ascii="Arial Narrow" w:hAnsi="Arial Narrow" w:cs="Tahoma"/>
      <w:b/>
      <w:bCs/>
      <w:color w:val="000000"/>
    </w:rPr>
  </w:style>
  <w:style w:type="paragraph" w:customStyle="1" w:styleId="ForcePageBreak">
    <w:name w:val="ForcePageBreak"/>
    <w:next w:val="Normal"/>
    <w:autoRedefine/>
    <w:rsid w:val="00943188"/>
    <w:pPr>
      <w:pageBreakBefore/>
      <w:widowControl w:val="0"/>
      <w:autoSpaceDE w:val="0"/>
      <w:autoSpaceDN w:val="0"/>
      <w:adjustRightInd w:val="0"/>
      <w:jc w:val="center"/>
    </w:pPr>
    <w:rPr>
      <w:rFonts w:ascii="Arial" w:hAnsi="Arial" w:cs="Arial"/>
      <w:color w:val="000000"/>
      <w:sz w:val="2"/>
      <w:szCs w:val="2"/>
      <w:vertAlign w:val="subscript"/>
    </w:rPr>
  </w:style>
  <w:style w:type="paragraph" w:styleId="HTMLPreformatted">
    <w:name w:val="HTML Preformatted"/>
    <w:basedOn w:val="Normal"/>
    <w:semiHidden/>
    <w:rsid w:val="0094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customStyle="1" w:styleId="ListAlpha3">
    <w:name w:val="List Alpha 3"/>
    <w:basedOn w:val="Normal"/>
    <w:rsid w:val="00943188"/>
    <w:pPr>
      <w:numPr>
        <w:ilvl w:val="2"/>
        <w:numId w:val="12"/>
      </w:numPr>
    </w:pPr>
  </w:style>
  <w:style w:type="paragraph" w:customStyle="1" w:styleId="Sprechblasentext">
    <w:name w:val="Sprechblasentext"/>
    <w:basedOn w:val="Normal"/>
    <w:semiHidden/>
    <w:unhideWhenUsed/>
    <w:rsid w:val="00943188"/>
    <w:rPr>
      <w:rFonts w:ascii="Tahoma" w:hAnsi="Tahoma" w:cs="Tahoma"/>
      <w:sz w:val="16"/>
      <w:szCs w:val="16"/>
    </w:rPr>
  </w:style>
  <w:style w:type="character" w:customStyle="1" w:styleId="SprechblasentextZchn">
    <w:name w:val="Sprechblasentext Zchn"/>
    <w:basedOn w:val="DefaultParagraphFont"/>
    <w:semiHidden/>
    <w:rsid w:val="00943188"/>
    <w:rPr>
      <w:rFonts w:ascii="Tahoma" w:hAnsi="Tahoma" w:cs="Tahoma"/>
      <w:sz w:val="16"/>
      <w:szCs w:val="16"/>
    </w:rPr>
  </w:style>
  <w:style w:type="character" w:styleId="Hyperlink">
    <w:name w:val="Hyperlink"/>
    <w:basedOn w:val="DefaultParagraphFont"/>
    <w:uiPriority w:val="99"/>
    <w:unhideWhenUsed/>
    <w:rsid w:val="00943188"/>
    <w:rPr>
      <w:color w:val="0000FF"/>
      <w:u w:val="single"/>
    </w:rPr>
  </w:style>
  <w:style w:type="paragraph" w:styleId="NormalWeb">
    <w:name w:val="Normal (Web)"/>
    <w:basedOn w:val="Normal"/>
    <w:uiPriority w:val="99"/>
    <w:unhideWhenUsed/>
    <w:rsid w:val="00943188"/>
    <w:pPr>
      <w:spacing w:before="100" w:beforeAutospacing="1" w:after="100" w:afterAutospacing="1"/>
    </w:pPr>
  </w:style>
  <w:style w:type="character" w:styleId="FollowedHyperlink">
    <w:name w:val="FollowedHyperlink"/>
    <w:basedOn w:val="DefaultParagraphFont"/>
    <w:semiHidden/>
    <w:unhideWhenUsed/>
    <w:rsid w:val="00943188"/>
    <w:rPr>
      <w:color w:val="800080"/>
      <w:u w:val="single"/>
    </w:rPr>
  </w:style>
  <w:style w:type="paragraph" w:customStyle="1" w:styleId="Listenabsatz">
    <w:name w:val="Listenabsatz"/>
    <w:basedOn w:val="Normal"/>
    <w:qFormat/>
    <w:rsid w:val="00943188"/>
    <w:pPr>
      <w:ind w:left="720"/>
      <w:contextualSpacing/>
    </w:pPr>
  </w:style>
  <w:style w:type="paragraph" w:customStyle="1" w:styleId="pbobodytext">
    <w:name w:val="pbo_body_text"/>
    <w:basedOn w:val="Normal"/>
    <w:rsid w:val="00943188"/>
    <w:pPr>
      <w:spacing w:before="180" w:after="180"/>
    </w:pPr>
    <w:rPr>
      <w:rFonts w:ascii="Arial" w:hAnsi="Arial" w:cs="Arial"/>
      <w:color w:val="000000"/>
      <w:sz w:val="20"/>
      <w:szCs w:val="20"/>
    </w:rPr>
  </w:style>
  <w:style w:type="paragraph" w:customStyle="1" w:styleId="pfifigure">
    <w:name w:val="pfi_figure"/>
    <w:basedOn w:val="Normal"/>
    <w:rsid w:val="00943188"/>
    <w:pPr>
      <w:spacing w:line="200" w:lineRule="atLeast"/>
    </w:pPr>
    <w:rPr>
      <w:rFonts w:ascii="Arial" w:hAnsi="Arial" w:cs="Arial"/>
      <w:color w:val="000000"/>
      <w:sz w:val="16"/>
      <w:szCs w:val="16"/>
    </w:rPr>
  </w:style>
  <w:style w:type="paragraph" w:customStyle="1" w:styleId="ps1steps1">
    <w:name w:val="ps1_steps1"/>
    <w:basedOn w:val="Normal"/>
    <w:rsid w:val="00943188"/>
    <w:pPr>
      <w:spacing w:before="60"/>
      <w:ind w:left="400" w:hanging="300"/>
    </w:pPr>
    <w:rPr>
      <w:rFonts w:ascii="Arial" w:hAnsi="Arial" w:cs="Arial"/>
      <w:color w:val="000000"/>
      <w:sz w:val="20"/>
      <w:szCs w:val="20"/>
    </w:rPr>
  </w:style>
  <w:style w:type="paragraph" w:customStyle="1" w:styleId="ps2steps11">
    <w:name w:val="ps2_steps1_1"/>
    <w:basedOn w:val="Normal"/>
    <w:rsid w:val="00943188"/>
    <w:pPr>
      <w:spacing w:before="60"/>
      <w:ind w:left="400" w:hanging="300"/>
    </w:pPr>
    <w:rPr>
      <w:rFonts w:ascii="Arial" w:hAnsi="Arial" w:cs="Arial"/>
      <w:color w:val="000000"/>
      <w:sz w:val="20"/>
      <w:szCs w:val="20"/>
    </w:rPr>
  </w:style>
  <w:style w:type="paragraph" w:styleId="DocumentMap">
    <w:name w:val="Document Map"/>
    <w:basedOn w:val="Normal"/>
    <w:semiHidden/>
    <w:unhideWhenUsed/>
    <w:rsid w:val="00943188"/>
    <w:rPr>
      <w:rFonts w:ascii="Tahoma" w:hAnsi="Tahoma" w:cs="Tahoma"/>
      <w:sz w:val="16"/>
      <w:szCs w:val="16"/>
    </w:rPr>
  </w:style>
  <w:style w:type="character" w:customStyle="1" w:styleId="DokumentstrukturZchn">
    <w:name w:val="Dokumentstruktur Zchn"/>
    <w:basedOn w:val="DefaultParagraphFont"/>
    <w:semiHidden/>
    <w:rsid w:val="00943188"/>
    <w:rPr>
      <w:rFonts w:ascii="Tahoma" w:eastAsia="Calibri" w:hAnsi="Tahoma" w:cs="Tahoma"/>
      <w:sz w:val="16"/>
      <w:szCs w:val="16"/>
    </w:rPr>
  </w:style>
  <w:style w:type="paragraph" w:styleId="BalloonText">
    <w:name w:val="Balloon Text"/>
    <w:basedOn w:val="Normal"/>
    <w:link w:val="BalloonTextChar"/>
    <w:uiPriority w:val="99"/>
    <w:semiHidden/>
    <w:unhideWhenUsed/>
    <w:rsid w:val="003D49FF"/>
    <w:rPr>
      <w:rFonts w:ascii="Tahoma" w:hAnsi="Tahoma" w:cs="Tahoma"/>
      <w:sz w:val="16"/>
      <w:szCs w:val="16"/>
    </w:rPr>
  </w:style>
  <w:style w:type="character" w:customStyle="1" w:styleId="BalloonTextChar">
    <w:name w:val="Balloon Text Char"/>
    <w:basedOn w:val="DefaultParagraphFont"/>
    <w:link w:val="BalloonText"/>
    <w:uiPriority w:val="99"/>
    <w:semiHidden/>
    <w:rsid w:val="003D49FF"/>
    <w:rPr>
      <w:rFonts w:ascii="Tahoma" w:eastAsiaTheme="minorHAnsi" w:hAnsi="Tahoma" w:cs="Tahoma"/>
      <w:sz w:val="16"/>
      <w:szCs w:val="16"/>
    </w:rPr>
  </w:style>
  <w:style w:type="paragraph" w:styleId="ListParagraph">
    <w:name w:val="List Paragraph"/>
    <w:basedOn w:val="Normal"/>
    <w:uiPriority w:val="34"/>
    <w:qFormat/>
    <w:rsid w:val="00272190"/>
    <w:pPr>
      <w:ind w:left="720"/>
      <w:contextualSpacing/>
    </w:pPr>
  </w:style>
  <w:style w:type="paragraph" w:customStyle="1" w:styleId="Body">
    <w:name w:val="Body"/>
    <w:basedOn w:val="Normal"/>
    <w:link w:val="BodyChar"/>
    <w:qFormat/>
    <w:rsid w:val="00E35023"/>
    <w:pPr>
      <w:spacing w:line="260" w:lineRule="exact"/>
    </w:pPr>
    <w:rPr>
      <w:rFonts w:ascii="Arial" w:hAnsi="Arial" w:cs="Arial"/>
      <w:sz w:val="18"/>
      <w:szCs w:val="18"/>
    </w:rPr>
  </w:style>
  <w:style w:type="character" w:customStyle="1" w:styleId="BodyChar">
    <w:name w:val="Body Char"/>
    <w:basedOn w:val="DefaultParagraphFont"/>
    <w:link w:val="Body"/>
    <w:rsid w:val="00E35023"/>
    <w:rPr>
      <w:rFonts w:ascii="Arial" w:eastAsiaTheme="minorHAnsi" w:hAnsi="Arial" w:cs="Arial"/>
      <w:sz w:val="18"/>
      <w:szCs w:val="18"/>
    </w:rPr>
  </w:style>
  <w:style w:type="paragraph" w:styleId="Revision">
    <w:name w:val="Revision"/>
    <w:hidden/>
    <w:uiPriority w:val="99"/>
    <w:semiHidden/>
    <w:rsid w:val="006E3F96"/>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3952C6"/>
    <w:rPr>
      <w:rFonts w:ascii="Arial Narrow" w:eastAsiaTheme="minorHAnsi" w:hAnsi="Arial Narrow" w:cstheme="minorBidi"/>
      <w:b/>
      <w:szCs w:val="22"/>
    </w:rPr>
  </w:style>
  <w:style w:type="paragraph" w:customStyle="1" w:styleId="Default">
    <w:name w:val="Default"/>
    <w:rsid w:val="007759AC"/>
    <w:pPr>
      <w:autoSpaceDE w:val="0"/>
      <w:autoSpaceDN w:val="0"/>
      <w:adjustRightInd w:val="0"/>
    </w:pPr>
    <w:rPr>
      <w:rFonts w:ascii="Arial" w:eastAsiaTheme="minorHAnsi" w:hAnsi="Arial" w:cs="Arial"/>
      <w:color w:val="000000"/>
      <w:sz w:val="24"/>
      <w:szCs w:val="24"/>
    </w:rPr>
  </w:style>
  <w:style w:type="table" w:styleId="TableGrid">
    <w:name w:val="Table Grid"/>
    <w:basedOn w:val="TableNormal"/>
    <w:uiPriority w:val="59"/>
    <w:rsid w:val="00B917D5"/>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4029E8"/>
    <w:pPr>
      <w:keepLines/>
      <w:framePr w:wrap="auto" w:vAnchor="margin" w:yAlign="inline" w:anchorLock="0"/>
      <w:spacing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character" w:customStyle="1" w:styleId="BodyTextChar">
    <w:name w:val="Body Text Char"/>
    <w:basedOn w:val="DefaultParagraphFont"/>
    <w:link w:val="BodyText"/>
    <w:semiHidden/>
    <w:rsid w:val="009D2C87"/>
    <w:rPr>
      <w:rFonts w:asciiTheme="minorHAnsi" w:eastAsiaTheme="minorHAnsi" w:hAnsiTheme="minorHAnsi" w:cstheme="minorBidi"/>
      <w:bCs/>
      <w:color w:val="000000" w:themeColor="text1"/>
      <w:sz w:val="22"/>
      <w:szCs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2241818">
      <w:bodyDiv w:val="1"/>
      <w:marLeft w:val="0"/>
      <w:marRight w:val="0"/>
      <w:marTop w:val="0"/>
      <w:marBottom w:val="0"/>
      <w:divBdr>
        <w:top w:val="none" w:sz="0" w:space="0" w:color="auto"/>
        <w:left w:val="none" w:sz="0" w:space="0" w:color="auto"/>
        <w:bottom w:val="none" w:sz="0" w:space="0" w:color="auto"/>
        <w:right w:val="none" w:sz="0" w:space="0" w:color="auto"/>
      </w:divBdr>
    </w:div>
    <w:div w:id="551314070">
      <w:bodyDiv w:val="1"/>
      <w:marLeft w:val="0"/>
      <w:marRight w:val="0"/>
      <w:marTop w:val="0"/>
      <w:marBottom w:val="0"/>
      <w:divBdr>
        <w:top w:val="none" w:sz="0" w:space="0" w:color="auto"/>
        <w:left w:val="none" w:sz="0" w:space="0" w:color="auto"/>
        <w:bottom w:val="none" w:sz="0" w:space="0" w:color="auto"/>
        <w:right w:val="none" w:sz="0" w:space="0" w:color="auto"/>
      </w:divBdr>
    </w:div>
    <w:div w:id="1094286149">
      <w:bodyDiv w:val="1"/>
      <w:marLeft w:val="0"/>
      <w:marRight w:val="0"/>
      <w:marTop w:val="0"/>
      <w:marBottom w:val="0"/>
      <w:divBdr>
        <w:top w:val="none" w:sz="0" w:space="0" w:color="auto"/>
        <w:left w:val="none" w:sz="0" w:space="0" w:color="auto"/>
        <w:bottom w:val="none" w:sz="0" w:space="0" w:color="auto"/>
        <w:right w:val="none" w:sz="0" w:space="0" w:color="auto"/>
      </w:divBdr>
      <w:divsChild>
        <w:div w:id="2083598708">
          <w:marLeft w:val="0"/>
          <w:marRight w:val="0"/>
          <w:marTop w:val="0"/>
          <w:marBottom w:val="0"/>
          <w:divBdr>
            <w:top w:val="none" w:sz="0" w:space="0" w:color="auto"/>
            <w:left w:val="none" w:sz="0" w:space="0" w:color="auto"/>
            <w:bottom w:val="none" w:sz="0" w:space="0" w:color="auto"/>
            <w:right w:val="none" w:sz="0" w:space="0" w:color="auto"/>
          </w:divBdr>
        </w:div>
      </w:divsChild>
    </w:div>
    <w:div w:id="1660965790">
      <w:bodyDiv w:val="1"/>
      <w:marLeft w:val="0"/>
      <w:marRight w:val="0"/>
      <w:marTop w:val="0"/>
      <w:marBottom w:val="0"/>
      <w:divBdr>
        <w:top w:val="none" w:sz="0" w:space="0" w:color="auto"/>
        <w:left w:val="none" w:sz="0" w:space="0" w:color="auto"/>
        <w:bottom w:val="none" w:sz="0" w:space="0" w:color="auto"/>
        <w:right w:val="none" w:sz="0" w:space="0" w:color="auto"/>
      </w:divBdr>
    </w:div>
    <w:div w:id="2086759658">
      <w:bodyDiv w:val="1"/>
      <w:marLeft w:val="0"/>
      <w:marRight w:val="0"/>
      <w:marTop w:val="0"/>
      <w:marBottom w:val="0"/>
      <w:divBdr>
        <w:top w:val="none" w:sz="0" w:space="0" w:color="auto"/>
        <w:left w:val="none" w:sz="0" w:space="0" w:color="auto"/>
        <w:bottom w:val="none" w:sz="0" w:space="0" w:color="auto"/>
        <w:right w:val="none" w:sz="0" w:space="0" w:color="auto"/>
      </w:divBdr>
    </w:div>
    <w:div w:id="2116705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image" Target="media/image3.jpeg"/><Relationship Id="rId17" Type="http://schemas.openxmlformats.org/officeDocument/2006/relationships/hyperlink" Target="http://www.cybersource.com/support_center/support_documentation/services_documentation/payment.php" TargetMode="External"/><Relationship Id="rId18" Type="http://schemas.openxmlformats.org/officeDocument/2006/relationships/hyperlink" Target="http://www.cybersource.com/products_and_services/payment_security/hosted_payment_acceptance/" TargetMode="External"/><Relationship Id="rId19" Type="http://schemas.openxmlformats.org/officeDocument/2006/relationships/image" Target="media/image4.emf"/><Relationship Id="rId60" Type="http://schemas.openxmlformats.org/officeDocument/2006/relationships/image" Target="media/image45.png"/><Relationship Id="rId61" Type="http://schemas.openxmlformats.org/officeDocument/2006/relationships/image" Target="media/image46.png"/><Relationship Id="rId62" Type="http://schemas.openxmlformats.org/officeDocument/2006/relationships/image" Target="media/image47.png"/><Relationship Id="rId63" Type="http://schemas.openxmlformats.org/officeDocument/2006/relationships/image" Target="media/image48.png"/><Relationship Id="rId64" Type="http://schemas.openxmlformats.org/officeDocument/2006/relationships/image" Target="media/image49.png"/><Relationship Id="rId65" Type="http://schemas.openxmlformats.org/officeDocument/2006/relationships/image" Target="media/image50.png"/><Relationship Id="rId66" Type="http://schemas.openxmlformats.org/officeDocument/2006/relationships/image" Target="media/image51.png"/><Relationship Id="rId67" Type="http://schemas.openxmlformats.org/officeDocument/2006/relationships/image" Target="media/image52.png"/><Relationship Id="rId68" Type="http://schemas.openxmlformats.org/officeDocument/2006/relationships/image" Target="media/image53.png"/><Relationship Id="rId69" Type="http://schemas.openxmlformats.org/officeDocument/2006/relationships/image" Target="media/image54.png"/><Relationship Id="rId120" Type="http://schemas.openxmlformats.org/officeDocument/2006/relationships/fontTable" Target="fontTable.xml"/><Relationship Id="rId121" Type="http://schemas.openxmlformats.org/officeDocument/2006/relationships/theme" Target="theme/theme1.xml"/><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90" Type="http://schemas.openxmlformats.org/officeDocument/2006/relationships/image" Target="media/image72.png"/><Relationship Id="rId91" Type="http://schemas.openxmlformats.org/officeDocument/2006/relationships/image" Target="media/image73.png"/><Relationship Id="rId92" Type="http://schemas.openxmlformats.org/officeDocument/2006/relationships/image" Target="media/image74.png"/><Relationship Id="rId93" Type="http://schemas.openxmlformats.org/officeDocument/2006/relationships/image" Target="media/image75.png"/><Relationship Id="rId94" Type="http://schemas.openxmlformats.org/officeDocument/2006/relationships/image" Target="media/image76.png"/><Relationship Id="rId95" Type="http://schemas.openxmlformats.org/officeDocument/2006/relationships/image" Target="media/image77.png"/><Relationship Id="rId96" Type="http://schemas.openxmlformats.org/officeDocument/2006/relationships/image" Target="media/image78.png"/><Relationship Id="rId101" Type="http://schemas.openxmlformats.org/officeDocument/2006/relationships/image" Target="media/image83.png"/><Relationship Id="rId102" Type="http://schemas.openxmlformats.org/officeDocument/2006/relationships/image" Target="media/image84.png"/><Relationship Id="rId103" Type="http://schemas.openxmlformats.org/officeDocument/2006/relationships/hyperlink" Target="https://ics2wstest.ic3.com/commerce/1.x/transactionProcessor" TargetMode="External"/><Relationship Id="rId104" Type="http://schemas.openxmlformats.org/officeDocument/2006/relationships/hyperlink" Target="https://ics2ws.ic3.com/commerce/1.x/transactionProcessor" TargetMode="External"/><Relationship Id="rId105" Type="http://schemas.openxmlformats.org/officeDocument/2006/relationships/image" Target="media/image85.png"/><Relationship Id="rId106" Type="http://schemas.openxmlformats.org/officeDocument/2006/relationships/hyperlink" Target="http://www.cybersource.com/support_center/implementation/testing_info/simple_order_api/General_testing_info/soapi_general_test.html" TargetMode="External"/><Relationship Id="rId107" Type="http://schemas.openxmlformats.org/officeDocument/2006/relationships/hyperlink" Target="http://www.cybersource.com/support_center/support_documentation/quick_references/view.php?page_id=422" TargetMode="External"/><Relationship Id="rId108" Type="http://schemas.openxmlformats.org/officeDocument/2006/relationships/hyperlink" Target="http://apps.cybersource.com/library/documentation/dev_guides/CC_Svcs_SO_API/Credit_Cards_SO_API.pdf" TargetMode="External"/><Relationship Id="rId109" Type="http://schemas.openxmlformats.org/officeDocument/2006/relationships/hyperlink" Target="http://apps.cybersource.com/library/documentation/dev_guides/Getting_Started/Getting_Started_Advanced.pdf" TargetMode="External"/><Relationship Id="rId97" Type="http://schemas.openxmlformats.org/officeDocument/2006/relationships/image" Target="media/image79.png"/><Relationship Id="rId98" Type="http://schemas.openxmlformats.org/officeDocument/2006/relationships/image" Target="media/image80.png"/><Relationship Id="rId99" Type="http://schemas.openxmlformats.org/officeDocument/2006/relationships/image" Target="media/image81.png"/><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image" Target="media/image30.png"/><Relationship Id="rId46" Type="http://schemas.openxmlformats.org/officeDocument/2006/relationships/image" Target="media/image31.png"/><Relationship Id="rId47" Type="http://schemas.openxmlformats.org/officeDocument/2006/relationships/image" Target="media/image32.png"/><Relationship Id="rId48" Type="http://schemas.openxmlformats.org/officeDocument/2006/relationships/image" Target="media/image33.png"/><Relationship Id="rId49" Type="http://schemas.openxmlformats.org/officeDocument/2006/relationships/image" Target="media/image34.png"/><Relationship Id="rId100" Type="http://schemas.openxmlformats.org/officeDocument/2006/relationships/image" Target="media/image82.png"/><Relationship Id="rId20" Type="http://schemas.openxmlformats.org/officeDocument/2006/relationships/image" Target="media/image5.emf"/><Relationship Id="rId21" Type="http://schemas.openxmlformats.org/officeDocument/2006/relationships/image" Target="media/image6.png"/><Relationship Id="rId22" Type="http://schemas.openxmlformats.org/officeDocument/2006/relationships/image" Target="media/image7.png"/><Relationship Id="rId70" Type="http://schemas.openxmlformats.org/officeDocument/2006/relationships/image" Target="media/image55.png"/><Relationship Id="rId71" Type="http://schemas.openxmlformats.org/officeDocument/2006/relationships/image" Target="media/image56.png"/><Relationship Id="rId72" Type="http://schemas.openxmlformats.org/officeDocument/2006/relationships/image" Target="media/image57.png"/><Relationship Id="rId73" Type="http://schemas.openxmlformats.org/officeDocument/2006/relationships/image" Target="media/image58.png"/><Relationship Id="rId74" Type="http://schemas.openxmlformats.org/officeDocument/2006/relationships/image" Target="media/image59.jpeg"/><Relationship Id="rId75" Type="http://schemas.openxmlformats.org/officeDocument/2006/relationships/hyperlink" Target="https://documentation.demandware.com/display/ReleaseNotes/DW+Platform+13.3" TargetMode="External"/><Relationship Id="rId76" Type="http://schemas.openxmlformats.org/officeDocument/2006/relationships/hyperlink" Target="http://tomcat.apache.org/index.html" TargetMode="External"/><Relationship Id="rId77" Type="http://schemas.openxmlformats.org/officeDocument/2006/relationships/image" Target="media/image60.emf"/><Relationship Id="rId78" Type="http://schemas.openxmlformats.org/officeDocument/2006/relationships/image" Target="media/image61.png"/><Relationship Id="rId79" Type="http://schemas.openxmlformats.org/officeDocument/2006/relationships/image" Target="media/image62.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2.png"/><Relationship Id="rId50" Type="http://schemas.openxmlformats.org/officeDocument/2006/relationships/image" Target="media/image35.png"/><Relationship Id="rId51" Type="http://schemas.openxmlformats.org/officeDocument/2006/relationships/image" Target="media/image36.png"/><Relationship Id="rId52" Type="http://schemas.openxmlformats.org/officeDocument/2006/relationships/image" Target="media/image37.png"/><Relationship Id="rId53" Type="http://schemas.openxmlformats.org/officeDocument/2006/relationships/image" Target="media/image38.png"/><Relationship Id="rId54" Type="http://schemas.openxmlformats.org/officeDocument/2006/relationships/image" Target="media/image39.png"/><Relationship Id="rId55" Type="http://schemas.openxmlformats.org/officeDocument/2006/relationships/image" Target="media/image40.png"/><Relationship Id="rId56" Type="http://schemas.openxmlformats.org/officeDocument/2006/relationships/image" Target="media/image41.png"/><Relationship Id="rId57" Type="http://schemas.openxmlformats.org/officeDocument/2006/relationships/image" Target="media/image42.png"/><Relationship Id="rId58" Type="http://schemas.openxmlformats.org/officeDocument/2006/relationships/image" Target="media/image43.png"/><Relationship Id="rId59" Type="http://schemas.openxmlformats.org/officeDocument/2006/relationships/image" Target="media/image44.png"/><Relationship Id="rId110" Type="http://schemas.openxmlformats.org/officeDocument/2006/relationships/hyperlink" Target="http://www.cybersource.com/support_center/support_documentation/quick_references/" TargetMode="External"/><Relationship Id="rId111" Type="http://schemas.openxmlformats.org/officeDocument/2006/relationships/hyperlink" Target="http://apps.cybersource.com/library/documentation/dev_guides/Payer_Authentication_IG/20090928_Payauth_IG.pdf" TargetMode="External"/><Relationship Id="rId112" Type="http://schemas.openxmlformats.org/officeDocument/2006/relationships/hyperlink" Target="http://apps.cybersource.com/library/documentation/dev_guides/Payer_Authentication_IG/html/" TargetMode="External"/><Relationship Id="rId113" Type="http://schemas.openxmlformats.org/officeDocument/2006/relationships/hyperlink" Target="http://apps.cybersource.com/library/documentation/dev_guides/CC_Svcs_IG_BML_Supplement/html/" TargetMode="External"/><Relationship Id="rId114" Type="http://schemas.openxmlformats.org/officeDocument/2006/relationships/hyperlink" Target="http://apps.cybersource.com/library/documentation/dev_guides/Verification_Svcs_IG/20091012_Verification_IG.pdf" TargetMode="External"/><Relationship Id="rId115" Type="http://schemas.openxmlformats.org/officeDocument/2006/relationships/hyperlink" Target="http://www.cybersource.com/support_center/support_documentation/services_documentation/tax.php" TargetMode="External"/><Relationship Id="rId116" Type="http://schemas.openxmlformats.org/officeDocument/2006/relationships/hyperlink" Target="http://apps.cybersource.com/library/documentation/dev_guides/Tax_IG/Tax_Guide.pdf" TargetMode="External"/><Relationship Id="rId117" Type="http://schemas.openxmlformats.org/officeDocument/2006/relationships/hyperlink" Target="http://apps.cybersource.com/library/documentation/dev_guides/Retail_SO_API/Retail_SO_API.pdf" TargetMode="External"/><Relationship Id="rId118" Type="http://schemas.openxmlformats.org/officeDocument/2006/relationships/header" Target="header4.xml"/><Relationship Id="rId119" Type="http://schemas.openxmlformats.org/officeDocument/2006/relationships/header" Target="header5.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80" Type="http://schemas.openxmlformats.org/officeDocument/2006/relationships/image" Target="media/image63.png"/><Relationship Id="rId81" Type="http://schemas.openxmlformats.org/officeDocument/2006/relationships/image" Target="media/image64.png"/><Relationship Id="rId82" Type="http://schemas.openxmlformats.org/officeDocument/2006/relationships/image" Target="media/image65.png"/><Relationship Id="rId83" Type="http://schemas.openxmlformats.org/officeDocument/2006/relationships/image" Target="media/image66.png"/><Relationship Id="rId84" Type="http://schemas.openxmlformats.org/officeDocument/2006/relationships/image" Target="media/image67.png"/><Relationship Id="rId85" Type="http://schemas.openxmlformats.org/officeDocument/2006/relationships/image" Target="media/image68.png"/><Relationship Id="rId86" Type="http://schemas.openxmlformats.org/officeDocument/2006/relationships/image" Target="media/image69.png"/><Relationship Id="rId87" Type="http://schemas.openxmlformats.org/officeDocument/2006/relationships/image" Target="media/image70.png"/><Relationship Id="rId88" Type="http://schemas.openxmlformats.org/officeDocument/2006/relationships/image" Target="media/image71.png"/><Relationship Id="rId89" Type="http://schemas.openxmlformats.org/officeDocument/2006/relationships/hyperlink" Target="http://apps.cybersource.com/library/documentation/sbc/quickref/currencies.pdf"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5426E1-7A10-E94E-8FBB-E88260F16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10983</TotalTime>
  <Pages>112</Pages>
  <Words>16316</Words>
  <Characters>93007</Characters>
  <Application>Microsoft Macintosh Word</Application>
  <DocSecurity>0</DocSecurity>
  <Lines>775</Lines>
  <Paragraphs>218</Paragraphs>
  <ScaleCrop>false</ScaleCrop>
  <HeadingPairs>
    <vt:vector size="2" baseType="variant">
      <vt:variant>
        <vt:lpstr>Title</vt:lpstr>
      </vt:variant>
      <vt:variant>
        <vt:i4>1</vt:i4>
      </vt:variant>
    </vt:vector>
  </HeadingPairs>
  <TitlesOfParts>
    <vt:vector size="1" baseType="lpstr">
      <vt:lpstr>Component Documentation Template</vt:lpstr>
    </vt:vector>
  </TitlesOfParts>
  <Company>AuthorIT Software Corporation Ltd.</Company>
  <LinksUpToDate>false</LinksUpToDate>
  <CharactersWithSpaces>109105</CharactersWithSpaces>
  <SharedDoc>false</SharedDoc>
  <HLinks>
    <vt:vector size="78" baseType="variant">
      <vt:variant>
        <vt:i4>852067</vt:i4>
      </vt:variant>
      <vt:variant>
        <vt:i4>195</vt:i4>
      </vt:variant>
      <vt:variant>
        <vt:i4>0</vt:i4>
      </vt:variant>
      <vt:variant>
        <vt:i4>5</vt:i4>
      </vt:variant>
      <vt:variant>
        <vt:lpwstr>http://apps.cybersource.com/library/documentation/dev_guides/Tax_IG/Tax_Guide.pdf</vt:lpwstr>
      </vt:variant>
      <vt:variant>
        <vt:lpwstr/>
      </vt:variant>
      <vt:variant>
        <vt:i4>720956</vt:i4>
      </vt:variant>
      <vt:variant>
        <vt:i4>192</vt:i4>
      </vt:variant>
      <vt:variant>
        <vt:i4>0</vt:i4>
      </vt:variant>
      <vt:variant>
        <vt:i4>5</vt:i4>
      </vt:variant>
      <vt:variant>
        <vt:lpwstr>http://www.cybersource.com/support_center/support_documentation/services_documentation/tax.php</vt:lpwstr>
      </vt:variant>
      <vt:variant>
        <vt:lpwstr/>
      </vt:variant>
      <vt:variant>
        <vt:i4>1769595</vt:i4>
      </vt:variant>
      <vt:variant>
        <vt:i4>189</vt:i4>
      </vt:variant>
      <vt:variant>
        <vt:i4>0</vt:i4>
      </vt:variant>
      <vt:variant>
        <vt:i4>5</vt:i4>
      </vt:variant>
      <vt:variant>
        <vt:lpwstr>http://apps.cybersource.com/library/documentation/dev_guides/Verification_Svcs_IG/20091012_Verification_IG.pdf</vt:lpwstr>
      </vt:variant>
      <vt:variant>
        <vt:lpwstr/>
      </vt:variant>
      <vt:variant>
        <vt:i4>4456499</vt:i4>
      </vt:variant>
      <vt:variant>
        <vt:i4>186</vt:i4>
      </vt:variant>
      <vt:variant>
        <vt:i4>0</vt:i4>
      </vt:variant>
      <vt:variant>
        <vt:i4>5</vt:i4>
      </vt:variant>
      <vt:variant>
        <vt:lpwstr>http://apps.cybersource.com/library/documentation/dev_guides/CC_Svcs_IG_BML_Supplement/html/</vt:lpwstr>
      </vt:variant>
      <vt:variant>
        <vt:lpwstr/>
      </vt:variant>
      <vt:variant>
        <vt:i4>3604564</vt:i4>
      </vt:variant>
      <vt:variant>
        <vt:i4>183</vt:i4>
      </vt:variant>
      <vt:variant>
        <vt:i4>0</vt:i4>
      </vt:variant>
      <vt:variant>
        <vt:i4>5</vt:i4>
      </vt:variant>
      <vt:variant>
        <vt:lpwstr>http://apps.cybersource.com/library/documentation/dev_guides/Payer_Authentication_IG/html/</vt:lpwstr>
      </vt:variant>
      <vt:variant>
        <vt:lpwstr/>
      </vt:variant>
      <vt:variant>
        <vt:i4>1572979</vt:i4>
      </vt:variant>
      <vt:variant>
        <vt:i4>180</vt:i4>
      </vt:variant>
      <vt:variant>
        <vt:i4>0</vt:i4>
      </vt:variant>
      <vt:variant>
        <vt:i4>5</vt:i4>
      </vt:variant>
      <vt:variant>
        <vt:lpwstr>http://apps.cybersource.com/library/documentation/dev_guides/Payer_Authentication_IG/20090928_Payauth_IG.pdf</vt:lpwstr>
      </vt:variant>
      <vt:variant>
        <vt:lpwstr/>
      </vt:variant>
      <vt:variant>
        <vt:i4>5898344</vt:i4>
      </vt:variant>
      <vt:variant>
        <vt:i4>177</vt:i4>
      </vt:variant>
      <vt:variant>
        <vt:i4>0</vt:i4>
      </vt:variant>
      <vt:variant>
        <vt:i4>5</vt:i4>
      </vt:variant>
      <vt:variant>
        <vt:lpwstr>http://www.cybersource.com/support_center/support_documentation/quick_references/</vt:lpwstr>
      </vt:variant>
      <vt:variant>
        <vt:lpwstr/>
      </vt:variant>
      <vt:variant>
        <vt:i4>7602223</vt:i4>
      </vt:variant>
      <vt:variant>
        <vt:i4>174</vt:i4>
      </vt:variant>
      <vt:variant>
        <vt:i4>0</vt:i4>
      </vt:variant>
      <vt:variant>
        <vt:i4>5</vt:i4>
      </vt:variant>
      <vt:variant>
        <vt:lpwstr>http://apps.cybersource.com/library/documentation/dev_guides/Getting_Started/Getting_Started_Advanced.pdf</vt:lpwstr>
      </vt:variant>
      <vt:variant>
        <vt:lpwstr/>
      </vt:variant>
      <vt:variant>
        <vt:i4>8257563</vt:i4>
      </vt:variant>
      <vt:variant>
        <vt:i4>171</vt:i4>
      </vt:variant>
      <vt:variant>
        <vt:i4>0</vt:i4>
      </vt:variant>
      <vt:variant>
        <vt:i4>5</vt:i4>
      </vt:variant>
      <vt:variant>
        <vt:lpwstr>http://apps.cybersource.com/library/documentation/dev_guides/CC_Svcs_SO_API/Credit_Cards_SO_API.pdf</vt:lpwstr>
      </vt:variant>
      <vt:variant>
        <vt:lpwstr/>
      </vt:variant>
      <vt:variant>
        <vt:i4>5374017</vt:i4>
      </vt:variant>
      <vt:variant>
        <vt:i4>168</vt:i4>
      </vt:variant>
      <vt:variant>
        <vt:i4>0</vt:i4>
      </vt:variant>
      <vt:variant>
        <vt:i4>5</vt:i4>
      </vt:variant>
      <vt:variant>
        <vt:lpwstr>http://www.cybersource.com/support_center/support_documentation/quick_references/view.php?page_id=422</vt:lpwstr>
      </vt:variant>
      <vt:variant>
        <vt:lpwstr/>
      </vt:variant>
      <vt:variant>
        <vt:i4>6619232</vt:i4>
      </vt:variant>
      <vt:variant>
        <vt:i4>165</vt:i4>
      </vt:variant>
      <vt:variant>
        <vt:i4>0</vt:i4>
      </vt:variant>
      <vt:variant>
        <vt:i4>5</vt:i4>
      </vt:variant>
      <vt:variant>
        <vt:lpwstr>http://www.cybersource.com/support_center/implementation/testing_info/simple_order_api/General_testing_info/soapi_general_test.html</vt:lpwstr>
      </vt:variant>
      <vt:variant>
        <vt:lpwstr/>
      </vt:variant>
      <vt:variant>
        <vt:i4>6029405</vt:i4>
      </vt:variant>
      <vt:variant>
        <vt:i4>162</vt:i4>
      </vt:variant>
      <vt:variant>
        <vt:i4>0</vt:i4>
      </vt:variant>
      <vt:variant>
        <vt:i4>5</vt:i4>
      </vt:variant>
      <vt:variant>
        <vt:lpwstr>https://ics2ws.ic3.com/commerce/1.x/transactionProcessor</vt:lpwstr>
      </vt:variant>
      <vt:variant>
        <vt:lpwstr/>
      </vt:variant>
      <vt:variant>
        <vt:i4>2031679</vt:i4>
      </vt:variant>
      <vt:variant>
        <vt:i4>156</vt:i4>
      </vt:variant>
      <vt:variant>
        <vt:i4>0</vt:i4>
      </vt:variant>
      <vt:variant>
        <vt:i4>5</vt:i4>
      </vt:variant>
      <vt:variant>
        <vt:lpwstr>http://www.cybersource.com/support_center/support_documentation/services_documentation/payment.php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Component Documentation Template</dc:title>
  <dc:creator>akalve</dc:creator>
  <cp:lastModifiedBy>Christy Thomas</cp:lastModifiedBy>
  <cp:revision>411</cp:revision>
  <dcterms:created xsi:type="dcterms:W3CDTF">2012-10-12T11:13:00Z</dcterms:created>
  <dcterms:modified xsi:type="dcterms:W3CDTF">2014-07-02T03:11:00Z</dcterms:modified>
</cp:coreProperties>
</file>