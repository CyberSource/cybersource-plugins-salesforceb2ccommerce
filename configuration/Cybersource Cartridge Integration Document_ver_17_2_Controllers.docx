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9FF" w:rsidRPr="00E33D85" w:rsidRDefault="003D49FF" w:rsidP="00D47329">
      <w:pPr>
        <w:pStyle w:val="SuperTitle"/>
        <w:jc w:val="left"/>
        <w:rPr>
          <w:rFonts w:asciiTheme="minorHAnsi" w:hAnsiTheme="minorHAnsi"/>
        </w:rPr>
      </w:pPr>
    </w:p>
    <w:p w:rsidR="003D49FF" w:rsidRPr="00E33D85" w:rsidRDefault="003D49FF" w:rsidP="00B3035F">
      <w:pPr>
        <w:pStyle w:val="Title"/>
        <w:jc w:val="center"/>
        <w:rPr>
          <w:rFonts w:asciiTheme="minorHAnsi" w:hAnsiTheme="minorHAnsi"/>
        </w:rPr>
      </w:pPr>
      <w:r w:rsidRPr="00E33D85">
        <w:rPr>
          <w:rFonts w:asciiTheme="minorHAnsi" w:hAnsiTheme="minorHAnsi"/>
        </w:rPr>
        <w:t>CyberSourceCartridge</w:t>
      </w:r>
    </w:p>
    <w:p w:rsidR="003D49FF" w:rsidRPr="00E33D85" w:rsidRDefault="00B70C05" w:rsidP="00B70C05">
      <w:pPr>
        <w:pStyle w:val="Version"/>
        <w:tabs>
          <w:tab w:val="center" w:pos="5040"/>
        </w:tabs>
        <w:jc w:val="left"/>
        <w:rPr>
          <w:rFonts w:asciiTheme="minorHAnsi" w:hAnsiTheme="minorHAnsi"/>
        </w:rPr>
      </w:pPr>
      <w:r w:rsidRPr="00E33D85">
        <w:rPr>
          <w:rFonts w:asciiTheme="minorHAnsi" w:hAnsiTheme="minorHAnsi"/>
        </w:rPr>
        <w:tab/>
      </w:r>
      <w:r w:rsidR="0009037C" w:rsidRPr="00E33D85">
        <w:rPr>
          <w:rFonts w:asciiTheme="minorHAnsi" w:hAnsiTheme="minorHAnsi"/>
        </w:rPr>
        <w:t xml:space="preserve">Version </w:t>
      </w:r>
      <w:r w:rsidR="001801DE" w:rsidRPr="00E33D85">
        <w:rPr>
          <w:rFonts w:asciiTheme="minorHAnsi" w:hAnsiTheme="minorHAnsi"/>
        </w:rPr>
        <w:t>1</w:t>
      </w:r>
      <w:r w:rsidR="00676AEF">
        <w:rPr>
          <w:rFonts w:asciiTheme="minorHAnsi" w:hAnsiTheme="minorHAnsi"/>
        </w:rPr>
        <w:t>7.2</w:t>
      </w:r>
    </w:p>
    <w:p w:rsidR="00B74633" w:rsidRPr="00E33D85" w:rsidRDefault="008557D0" w:rsidP="00B3035F">
      <w:pPr>
        <w:pStyle w:val="Version"/>
        <w:keepNext w:val="0"/>
        <w:jc w:val="center"/>
        <w:rPr>
          <w:rFonts w:asciiTheme="minorHAnsi" w:hAnsiTheme="minorHAnsi"/>
          <w:sz w:val="56"/>
          <w:szCs w:val="56"/>
        </w:rPr>
      </w:pPr>
      <w:r>
        <w:rPr>
          <w:rFonts w:asciiTheme="minorHAnsi" w:hAnsiTheme="minorHAnsi"/>
          <w:noProof/>
        </w:rPr>
        <w:drawing>
          <wp:inline distT="0" distB="0" distL="0" distR="0" wp14:anchorId="65520A60" wp14:editId="1764DEB8">
            <wp:extent cx="2943225"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1524000"/>
                    </a:xfrm>
                    <a:prstGeom prst="rect">
                      <a:avLst/>
                    </a:prstGeom>
                    <a:noFill/>
                    <a:ln>
                      <a:noFill/>
                    </a:ln>
                  </pic:spPr>
                </pic:pic>
              </a:graphicData>
            </a:graphic>
          </wp:inline>
        </w:drawing>
      </w:r>
    </w:p>
    <w:p w:rsidR="003D49FF" w:rsidRPr="00E33D85" w:rsidRDefault="005B0455" w:rsidP="00045B72">
      <w:pPr>
        <w:pStyle w:val="Version"/>
        <w:keepNext w:val="0"/>
        <w:jc w:val="center"/>
        <w:rPr>
          <w:rFonts w:asciiTheme="minorHAnsi" w:hAnsiTheme="minorHAnsi"/>
          <w:sz w:val="56"/>
          <w:szCs w:val="56"/>
        </w:rPr>
        <w:sectPr w:rsidR="003D49FF" w:rsidRPr="00E33D85">
          <w:type w:val="oddPage"/>
          <w:pgSz w:w="12240" w:h="15840"/>
          <w:pgMar w:top="1080" w:right="1080" w:bottom="1440" w:left="1080" w:header="980" w:footer="980" w:gutter="0"/>
          <w:cols w:space="720"/>
          <w:noEndnote/>
          <w:docGrid w:linePitch="299"/>
        </w:sectPr>
      </w:pPr>
      <w:r>
        <w:rPr>
          <w:rFonts w:asciiTheme="minorHAnsi" w:hAnsiTheme="minorHAnsi"/>
          <w:sz w:val="56"/>
          <w:szCs w:val="56"/>
        </w:rPr>
        <w:t>09</w:t>
      </w:r>
      <w:r w:rsidR="001F287F" w:rsidRPr="00E33D85">
        <w:rPr>
          <w:rFonts w:asciiTheme="minorHAnsi" w:hAnsiTheme="minorHAnsi"/>
          <w:sz w:val="56"/>
          <w:szCs w:val="56"/>
        </w:rPr>
        <w:t>/</w:t>
      </w:r>
      <w:ins w:id="0" w:author="Pawan Chugh" w:date="2017-09-11T16:38:00Z">
        <w:r w:rsidR="000C42FD">
          <w:rPr>
            <w:rFonts w:asciiTheme="minorHAnsi" w:hAnsiTheme="minorHAnsi"/>
            <w:sz w:val="56"/>
            <w:szCs w:val="56"/>
          </w:rPr>
          <w:t>11</w:t>
        </w:r>
      </w:ins>
      <w:del w:id="1" w:author="Pawan Chugh" w:date="2017-09-11T16:38:00Z">
        <w:r w:rsidR="000B35FF" w:rsidDel="000C42FD">
          <w:rPr>
            <w:rFonts w:asciiTheme="minorHAnsi" w:hAnsiTheme="minorHAnsi"/>
            <w:sz w:val="56"/>
            <w:szCs w:val="56"/>
          </w:rPr>
          <w:delText>0</w:delText>
        </w:r>
        <w:r w:rsidR="002B595F" w:rsidDel="000C42FD">
          <w:rPr>
            <w:rFonts w:asciiTheme="minorHAnsi" w:hAnsiTheme="minorHAnsi"/>
            <w:sz w:val="56"/>
            <w:szCs w:val="56"/>
          </w:rPr>
          <w:delText>6</w:delText>
        </w:r>
      </w:del>
      <w:r w:rsidR="001F287F" w:rsidRPr="00E33D85">
        <w:rPr>
          <w:rFonts w:asciiTheme="minorHAnsi" w:hAnsiTheme="minorHAnsi"/>
          <w:sz w:val="56"/>
          <w:szCs w:val="56"/>
        </w:rPr>
        <w:t>/201</w:t>
      </w:r>
      <w:bookmarkStart w:id="2" w:name="O_109"/>
      <w:bookmarkEnd w:id="2"/>
      <w:r w:rsidR="008B0CF2" w:rsidRPr="00E33D85">
        <w:rPr>
          <w:rFonts w:asciiTheme="minorHAnsi" w:hAnsiTheme="minorHAnsi"/>
          <w:sz w:val="56"/>
          <w:szCs w:val="56"/>
        </w:rPr>
        <w:t>7</w:t>
      </w:r>
    </w:p>
    <w:p w:rsidR="003D49FF" w:rsidRPr="00E33D85" w:rsidRDefault="003D49FF" w:rsidP="003D49FF"/>
    <w:sdt>
      <w:sdtPr>
        <w:rPr>
          <w:rFonts w:asciiTheme="minorHAnsi" w:eastAsiaTheme="minorHAnsi" w:hAnsiTheme="minorHAnsi" w:cstheme="minorBidi"/>
          <w:b w:val="0"/>
          <w:bCs w:val="0"/>
          <w:color w:val="auto"/>
          <w:sz w:val="22"/>
          <w:szCs w:val="22"/>
          <w:lang w:val="en-IN" w:eastAsia="en-US"/>
        </w:rPr>
        <w:id w:val="-1658682210"/>
        <w:docPartObj>
          <w:docPartGallery w:val="Table of Contents"/>
          <w:docPartUnique/>
        </w:docPartObj>
      </w:sdtPr>
      <w:sdtEndPr>
        <w:rPr>
          <w:noProof/>
          <w:lang w:val="en-US"/>
        </w:rPr>
      </w:sdtEndPr>
      <w:sdtContent>
        <w:p w:rsidR="004029E8" w:rsidRPr="00E33D85" w:rsidRDefault="004029E8">
          <w:pPr>
            <w:pStyle w:val="TOCHeading"/>
            <w:rPr>
              <w:rFonts w:asciiTheme="minorHAnsi" w:hAnsiTheme="minorHAnsi"/>
            </w:rPr>
          </w:pPr>
          <w:r w:rsidRPr="00E33D85">
            <w:rPr>
              <w:rFonts w:asciiTheme="minorHAnsi" w:hAnsiTheme="minorHAnsi"/>
            </w:rPr>
            <w:t>Contents</w:t>
          </w:r>
        </w:p>
        <w:p w:rsidR="000C42FD" w:rsidRDefault="00F37628">
          <w:pPr>
            <w:pStyle w:val="TOC1"/>
            <w:rPr>
              <w:ins w:id="3" w:author="Pawan Chugh" w:date="2017-09-11T16:39:00Z"/>
              <w:rFonts w:asciiTheme="minorHAnsi" w:eastAsiaTheme="minorEastAsia" w:hAnsiTheme="minorHAnsi" w:cstheme="minorBidi"/>
              <w:b w:val="0"/>
              <w:noProof/>
              <w:sz w:val="22"/>
              <w:szCs w:val="22"/>
            </w:rPr>
          </w:pPr>
          <w:r w:rsidRPr="00E33D85">
            <w:rPr>
              <w:rFonts w:asciiTheme="minorHAnsi" w:hAnsiTheme="minorHAnsi"/>
            </w:rPr>
            <w:fldChar w:fldCharType="begin"/>
          </w:r>
          <w:r w:rsidR="004029E8" w:rsidRPr="00E33D85">
            <w:rPr>
              <w:rFonts w:asciiTheme="minorHAnsi" w:hAnsiTheme="minorHAnsi"/>
            </w:rPr>
            <w:instrText xml:space="preserve"> TOC \o "1-3" \h \z \u </w:instrText>
          </w:r>
          <w:r w:rsidRPr="00E33D85">
            <w:rPr>
              <w:rFonts w:asciiTheme="minorHAnsi" w:hAnsiTheme="minorHAnsi"/>
            </w:rPr>
            <w:fldChar w:fldCharType="separate"/>
          </w:r>
          <w:ins w:id="4" w:author="Pawan Chugh" w:date="2017-09-11T16:39:00Z">
            <w:r w:rsidR="000C42FD" w:rsidRPr="00CB4C19">
              <w:rPr>
                <w:rStyle w:val="Hyperlink"/>
                <w:noProof/>
              </w:rPr>
              <w:fldChar w:fldCharType="begin"/>
            </w:r>
            <w:r w:rsidR="000C42FD" w:rsidRPr="00CB4C19">
              <w:rPr>
                <w:rStyle w:val="Hyperlink"/>
                <w:noProof/>
              </w:rPr>
              <w:instrText xml:space="preserve"> </w:instrText>
            </w:r>
            <w:r w:rsidR="000C42FD">
              <w:rPr>
                <w:noProof/>
              </w:rPr>
              <w:instrText>HYPERLINK \l "_Toc492911272"</w:instrText>
            </w:r>
            <w:r w:rsidR="000C42FD" w:rsidRPr="00CB4C19">
              <w:rPr>
                <w:rStyle w:val="Hyperlink"/>
                <w:noProof/>
              </w:rPr>
              <w:instrText xml:space="preserve"> </w:instrText>
            </w:r>
            <w:r w:rsidR="000C42FD" w:rsidRPr="00CB4C19">
              <w:rPr>
                <w:rStyle w:val="Hyperlink"/>
                <w:noProof/>
              </w:rPr>
            </w:r>
            <w:r w:rsidR="000C42FD" w:rsidRPr="00CB4C19">
              <w:rPr>
                <w:rStyle w:val="Hyperlink"/>
                <w:noProof/>
              </w:rPr>
              <w:fldChar w:fldCharType="separate"/>
            </w:r>
            <w:r w:rsidR="000C42FD" w:rsidRPr="00CB4C19">
              <w:rPr>
                <w:rStyle w:val="Hyperlink"/>
                <w:noProof/>
              </w:rPr>
              <w:t>Summary</w:t>
            </w:r>
            <w:r w:rsidR="000C42FD">
              <w:rPr>
                <w:noProof/>
                <w:webHidden/>
              </w:rPr>
              <w:tab/>
            </w:r>
            <w:r w:rsidR="000C42FD">
              <w:rPr>
                <w:noProof/>
                <w:webHidden/>
              </w:rPr>
              <w:fldChar w:fldCharType="begin"/>
            </w:r>
            <w:r w:rsidR="000C42FD">
              <w:rPr>
                <w:noProof/>
                <w:webHidden/>
              </w:rPr>
              <w:instrText xml:space="preserve"> PAGEREF _Toc492911272 \h </w:instrText>
            </w:r>
            <w:r w:rsidR="000C42FD">
              <w:rPr>
                <w:noProof/>
                <w:webHidden/>
              </w:rPr>
            </w:r>
          </w:ins>
          <w:r w:rsidR="000C42FD">
            <w:rPr>
              <w:noProof/>
              <w:webHidden/>
            </w:rPr>
            <w:fldChar w:fldCharType="separate"/>
          </w:r>
          <w:ins w:id="5" w:author="Pawan Chugh" w:date="2017-09-11T16:39:00Z">
            <w:r w:rsidR="000C42FD">
              <w:rPr>
                <w:noProof/>
                <w:webHidden/>
              </w:rPr>
              <w:t>5</w:t>
            </w:r>
            <w:r w:rsidR="000C42FD">
              <w:rPr>
                <w:noProof/>
                <w:webHidden/>
              </w:rPr>
              <w:fldChar w:fldCharType="end"/>
            </w:r>
            <w:r w:rsidR="000C42FD" w:rsidRPr="00CB4C19">
              <w:rPr>
                <w:rStyle w:val="Hyperlink"/>
                <w:noProof/>
              </w:rPr>
              <w:fldChar w:fldCharType="end"/>
            </w:r>
          </w:ins>
        </w:p>
        <w:p w:rsidR="000C42FD" w:rsidRDefault="000C42FD">
          <w:pPr>
            <w:pStyle w:val="TOC1"/>
            <w:rPr>
              <w:ins w:id="6" w:author="Pawan Chugh" w:date="2017-09-11T16:39:00Z"/>
              <w:rFonts w:asciiTheme="minorHAnsi" w:eastAsiaTheme="minorEastAsia" w:hAnsiTheme="minorHAnsi" w:cstheme="minorBidi"/>
              <w:b w:val="0"/>
              <w:noProof/>
              <w:sz w:val="22"/>
              <w:szCs w:val="22"/>
            </w:rPr>
          </w:pPr>
          <w:ins w:id="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Component Overview</w:t>
            </w:r>
            <w:r>
              <w:rPr>
                <w:noProof/>
                <w:webHidden/>
              </w:rPr>
              <w:tab/>
            </w:r>
            <w:r>
              <w:rPr>
                <w:noProof/>
                <w:webHidden/>
              </w:rPr>
              <w:fldChar w:fldCharType="begin"/>
            </w:r>
            <w:r>
              <w:rPr>
                <w:noProof/>
                <w:webHidden/>
              </w:rPr>
              <w:instrText xml:space="preserve"> PAGEREF _Toc492911273 \h </w:instrText>
            </w:r>
            <w:r>
              <w:rPr>
                <w:noProof/>
                <w:webHidden/>
              </w:rPr>
            </w:r>
          </w:ins>
          <w:r>
            <w:rPr>
              <w:noProof/>
              <w:webHidden/>
            </w:rPr>
            <w:fldChar w:fldCharType="separate"/>
          </w:r>
          <w:ins w:id="8" w:author="Pawan Chugh" w:date="2017-09-11T16:39:00Z">
            <w:r>
              <w:rPr>
                <w:noProof/>
                <w:webHidden/>
              </w:rPr>
              <w:t>6</w:t>
            </w:r>
            <w:r>
              <w:rPr>
                <w:noProof/>
                <w:webHidden/>
              </w:rPr>
              <w:fldChar w:fldCharType="end"/>
            </w:r>
            <w:r w:rsidRPr="00CB4C19">
              <w:rPr>
                <w:rStyle w:val="Hyperlink"/>
                <w:noProof/>
              </w:rPr>
              <w:fldChar w:fldCharType="end"/>
            </w:r>
          </w:ins>
        </w:p>
        <w:p w:rsidR="000C42FD" w:rsidRDefault="000C42FD">
          <w:pPr>
            <w:pStyle w:val="TOC2"/>
            <w:rPr>
              <w:ins w:id="9" w:author="Pawan Chugh" w:date="2017-09-11T16:39:00Z"/>
              <w:rFonts w:asciiTheme="minorHAnsi" w:eastAsiaTheme="minorEastAsia" w:hAnsiTheme="minorHAnsi" w:cstheme="minorBidi"/>
              <w:noProof/>
              <w:sz w:val="22"/>
              <w:szCs w:val="22"/>
            </w:rPr>
          </w:pPr>
          <w:ins w:id="1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Functional Overview</w:t>
            </w:r>
            <w:r>
              <w:rPr>
                <w:noProof/>
                <w:webHidden/>
              </w:rPr>
              <w:tab/>
            </w:r>
            <w:r>
              <w:rPr>
                <w:noProof/>
                <w:webHidden/>
              </w:rPr>
              <w:fldChar w:fldCharType="begin"/>
            </w:r>
            <w:r>
              <w:rPr>
                <w:noProof/>
                <w:webHidden/>
              </w:rPr>
              <w:instrText xml:space="preserve"> PAGEREF _Toc492911274 \h </w:instrText>
            </w:r>
            <w:r>
              <w:rPr>
                <w:noProof/>
                <w:webHidden/>
              </w:rPr>
            </w:r>
          </w:ins>
          <w:r>
            <w:rPr>
              <w:noProof/>
              <w:webHidden/>
            </w:rPr>
            <w:fldChar w:fldCharType="separate"/>
          </w:r>
          <w:ins w:id="11" w:author="Pawan Chugh" w:date="2017-09-11T16:39:00Z">
            <w:r>
              <w:rPr>
                <w:noProof/>
                <w:webHidden/>
              </w:rPr>
              <w:t>6</w:t>
            </w:r>
            <w:r>
              <w:rPr>
                <w:noProof/>
                <w:webHidden/>
              </w:rPr>
              <w:fldChar w:fldCharType="end"/>
            </w:r>
            <w:r w:rsidRPr="00CB4C19">
              <w:rPr>
                <w:rStyle w:val="Hyperlink"/>
                <w:noProof/>
              </w:rPr>
              <w:fldChar w:fldCharType="end"/>
            </w:r>
          </w:ins>
        </w:p>
        <w:p w:rsidR="000C42FD" w:rsidRDefault="000C42FD">
          <w:pPr>
            <w:pStyle w:val="TOC3"/>
            <w:rPr>
              <w:ins w:id="12" w:author="Pawan Chugh" w:date="2017-09-11T16:39:00Z"/>
              <w:rFonts w:asciiTheme="minorHAnsi" w:eastAsiaTheme="minorEastAsia" w:hAnsiTheme="minorHAnsi" w:cstheme="minorBidi"/>
              <w:noProof/>
              <w:sz w:val="22"/>
              <w:szCs w:val="22"/>
            </w:rPr>
          </w:pPr>
          <w:ins w:id="1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Credit Card Authorization Service</w:t>
            </w:r>
            <w:r>
              <w:rPr>
                <w:noProof/>
                <w:webHidden/>
              </w:rPr>
              <w:tab/>
            </w:r>
            <w:r>
              <w:rPr>
                <w:noProof/>
                <w:webHidden/>
              </w:rPr>
              <w:fldChar w:fldCharType="begin"/>
            </w:r>
            <w:r>
              <w:rPr>
                <w:noProof/>
                <w:webHidden/>
              </w:rPr>
              <w:instrText xml:space="preserve"> PAGEREF _Toc492911275 \h </w:instrText>
            </w:r>
            <w:r>
              <w:rPr>
                <w:noProof/>
                <w:webHidden/>
              </w:rPr>
            </w:r>
          </w:ins>
          <w:r>
            <w:rPr>
              <w:noProof/>
              <w:webHidden/>
            </w:rPr>
            <w:fldChar w:fldCharType="separate"/>
          </w:r>
          <w:ins w:id="14" w:author="Pawan Chugh" w:date="2017-09-11T16:39:00Z">
            <w:r>
              <w:rPr>
                <w:noProof/>
                <w:webHidden/>
              </w:rPr>
              <w:t>6</w:t>
            </w:r>
            <w:r>
              <w:rPr>
                <w:noProof/>
                <w:webHidden/>
              </w:rPr>
              <w:fldChar w:fldCharType="end"/>
            </w:r>
            <w:r w:rsidRPr="00CB4C19">
              <w:rPr>
                <w:rStyle w:val="Hyperlink"/>
                <w:noProof/>
              </w:rPr>
              <w:fldChar w:fldCharType="end"/>
            </w:r>
          </w:ins>
        </w:p>
        <w:p w:rsidR="000C42FD" w:rsidRDefault="000C42FD">
          <w:pPr>
            <w:pStyle w:val="TOC3"/>
            <w:rPr>
              <w:ins w:id="15" w:author="Pawan Chugh" w:date="2017-09-11T16:39:00Z"/>
              <w:rFonts w:asciiTheme="minorHAnsi" w:eastAsiaTheme="minorEastAsia" w:hAnsiTheme="minorHAnsi" w:cstheme="minorBidi"/>
              <w:noProof/>
              <w:sz w:val="22"/>
              <w:szCs w:val="22"/>
            </w:rPr>
          </w:pPr>
          <w:ins w:id="1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CyberSource Address Verification Service (AVS)</w:t>
            </w:r>
            <w:r>
              <w:rPr>
                <w:noProof/>
                <w:webHidden/>
              </w:rPr>
              <w:tab/>
            </w:r>
            <w:r>
              <w:rPr>
                <w:noProof/>
                <w:webHidden/>
              </w:rPr>
              <w:fldChar w:fldCharType="begin"/>
            </w:r>
            <w:r>
              <w:rPr>
                <w:noProof/>
                <w:webHidden/>
              </w:rPr>
              <w:instrText xml:space="preserve"> PAGEREF _Toc492911276 \h </w:instrText>
            </w:r>
            <w:r>
              <w:rPr>
                <w:noProof/>
                <w:webHidden/>
              </w:rPr>
            </w:r>
          </w:ins>
          <w:r>
            <w:rPr>
              <w:noProof/>
              <w:webHidden/>
            </w:rPr>
            <w:fldChar w:fldCharType="separate"/>
          </w:r>
          <w:ins w:id="17" w:author="Pawan Chugh" w:date="2017-09-11T16:39:00Z">
            <w:r>
              <w:rPr>
                <w:noProof/>
                <w:webHidden/>
              </w:rPr>
              <w:t>7</w:t>
            </w:r>
            <w:r>
              <w:rPr>
                <w:noProof/>
                <w:webHidden/>
              </w:rPr>
              <w:fldChar w:fldCharType="end"/>
            </w:r>
            <w:r w:rsidRPr="00CB4C19">
              <w:rPr>
                <w:rStyle w:val="Hyperlink"/>
                <w:noProof/>
              </w:rPr>
              <w:fldChar w:fldCharType="end"/>
            </w:r>
          </w:ins>
        </w:p>
        <w:p w:rsidR="000C42FD" w:rsidRDefault="000C42FD">
          <w:pPr>
            <w:pStyle w:val="TOC3"/>
            <w:rPr>
              <w:ins w:id="18" w:author="Pawan Chugh" w:date="2017-09-11T16:39:00Z"/>
              <w:rFonts w:asciiTheme="minorHAnsi" w:eastAsiaTheme="minorEastAsia" w:hAnsiTheme="minorHAnsi" w:cstheme="minorBidi"/>
              <w:noProof/>
              <w:sz w:val="22"/>
              <w:szCs w:val="22"/>
            </w:rPr>
          </w:pPr>
          <w:ins w:id="1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Merchant Defined Data (MDD) changes</w:t>
            </w:r>
            <w:r>
              <w:rPr>
                <w:noProof/>
                <w:webHidden/>
              </w:rPr>
              <w:tab/>
            </w:r>
            <w:r>
              <w:rPr>
                <w:noProof/>
                <w:webHidden/>
              </w:rPr>
              <w:fldChar w:fldCharType="begin"/>
            </w:r>
            <w:r>
              <w:rPr>
                <w:noProof/>
                <w:webHidden/>
              </w:rPr>
              <w:instrText xml:space="preserve"> PAGEREF _Toc492911277 \h </w:instrText>
            </w:r>
            <w:r>
              <w:rPr>
                <w:noProof/>
                <w:webHidden/>
              </w:rPr>
            </w:r>
          </w:ins>
          <w:r>
            <w:rPr>
              <w:noProof/>
              <w:webHidden/>
            </w:rPr>
            <w:fldChar w:fldCharType="separate"/>
          </w:r>
          <w:ins w:id="20" w:author="Pawan Chugh" w:date="2017-09-11T16:39:00Z">
            <w:r>
              <w:rPr>
                <w:noProof/>
                <w:webHidden/>
              </w:rPr>
              <w:t>7</w:t>
            </w:r>
            <w:r>
              <w:rPr>
                <w:noProof/>
                <w:webHidden/>
              </w:rPr>
              <w:fldChar w:fldCharType="end"/>
            </w:r>
            <w:r w:rsidRPr="00CB4C19">
              <w:rPr>
                <w:rStyle w:val="Hyperlink"/>
                <w:noProof/>
              </w:rPr>
              <w:fldChar w:fldCharType="end"/>
            </w:r>
          </w:ins>
        </w:p>
        <w:p w:rsidR="000C42FD" w:rsidRDefault="000C42FD">
          <w:pPr>
            <w:pStyle w:val="TOC3"/>
            <w:rPr>
              <w:ins w:id="21" w:author="Pawan Chugh" w:date="2017-09-11T16:39:00Z"/>
              <w:rFonts w:asciiTheme="minorHAnsi" w:eastAsiaTheme="minorEastAsia" w:hAnsiTheme="minorHAnsi" w:cstheme="minorBidi"/>
              <w:noProof/>
              <w:sz w:val="22"/>
              <w:szCs w:val="22"/>
            </w:rPr>
          </w:pPr>
          <w:ins w:id="2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CyberSource Delivery Address Verification Service (DAV)</w:t>
            </w:r>
            <w:r>
              <w:rPr>
                <w:noProof/>
                <w:webHidden/>
              </w:rPr>
              <w:tab/>
            </w:r>
            <w:r>
              <w:rPr>
                <w:noProof/>
                <w:webHidden/>
              </w:rPr>
              <w:fldChar w:fldCharType="begin"/>
            </w:r>
            <w:r>
              <w:rPr>
                <w:noProof/>
                <w:webHidden/>
              </w:rPr>
              <w:instrText xml:space="preserve"> PAGEREF _Toc492911278 \h </w:instrText>
            </w:r>
            <w:r>
              <w:rPr>
                <w:noProof/>
                <w:webHidden/>
              </w:rPr>
            </w:r>
          </w:ins>
          <w:r>
            <w:rPr>
              <w:noProof/>
              <w:webHidden/>
            </w:rPr>
            <w:fldChar w:fldCharType="separate"/>
          </w:r>
          <w:ins w:id="23" w:author="Pawan Chugh" w:date="2017-09-11T16:39:00Z">
            <w:r>
              <w:rPr>
                <w:noProof/>
                <w:webHidden/>
              </w:rPr>
              <w:t>8</w:t>
            </w:r>
            <w:r>
              <w:rPr>
                <w:noProof/>
                <w:webHidden/>
              </w:rPr>
              <w:fldChar w:fldCharType="end"/>
            </w:r>
            <w:r w:rsidRPr="00CB4C19">
              <w:rPr>
                <w:rStyle w:val="Hyperlink"/>
                <w:noProof/>
              </w:rPr>
              <w:fldChar w:fldCharType="end"/>
            </w:r>
          </w:ins>
        </w:p>
        <w:p w:rsidR="000C42FD" w:rsidRDefault="000C42FD">
          <w:pPr>
            <w:pStyle w:val="TOC3"/>
            <w:rPr>
              <w:ins w:id="24" w:author="Pawan Chugh" w:date="2017-09-11T16:39:00Z"/>
              <w:rFonts w:asciiTheme="minorHAnsi" w:eastAsiaTheme="minorEastAsia" w:hAnsiTheme="minorHAnsi" w:cstheme="minorBidi"/>
              <w:noProof/>
              <w:sz w:val="22"/>
              <w:szCs w:val="22"/>
            </w:rPr>
          </w:pPr>
          <w:ins w:id="2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"_Toc492911279"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Decision Manager</w:t>
            </w:r>
            <w:r>
              <w:rPr>
                <w:noProof/>
                <w:webHidden/>
              </w:rPr>
              <w:tab/>
            </w:r>
            <w:r>
              <w:rPr>
                <w:noProof/>
                <w:webHidden/>
              </w:rPr>
              <w:fldChar w:fldCharType="begin"/>
            </w:r>
            <w:r>
              <w:rPr>
                <w:noProof/>
                <w:webHidden/>
              </w:rPr>
              <w:instrText xml:space="preserve"> PAGEREF _Toc492911279 \h </w:instrText>
            </w:r>
            <w:r>
              <w:rPr>
                <w:noProof/>
                <w:webHidden/>
              </w:rPr>
            </w:r>
          </w:ins>
          <w:r>
            <w:rPr>
              <w:noProof/>
              <w:webHidden/>
            </w:rPr>
            <w:fldChar w:fldCharType="separate"/>
          </w:r>
          <w:ins w:id="26" w:author="Pawan Chugh" w:date="2017-09-11T16:39:00Z">
            <w:r>
              <w:rPr>
                <w:noProof/>
                <w:webHidden/>
              </w:rPr>
              <w:t>8</w:t>
            </w:r>
            <w:r>
              <w:rPr>
                <w:noProof/>
                <w:webHidden/>
              </w:rPr>
              <w:fldChar w:fldCharType="end"/>
            </w:r>
            <w:r w:rsidRPr="00CB4C19">
              <w:rPr>
                <w:rStyle w:val="Hyperlink"/>
                <w:noProof/>
              </w:rPr>
              <w:fldChar w:fldCharType="end"/>
            </w:r>
          </w:ins>
        </w:p>
        <w:p w:rsidR="000C42FD" w:rsidRDefault="000C42FD">
          <w:pPr>
            <w:pStyle w:val="TOC3"/>
            <w:rPr>
              <w:ins w:id="27" w:author="Pawan Chugh" w:date="2017-09-11T16:39:00Z"/>
              <w:rFonts w:asciiTheme="minorHAnsi" w:eastAsiaTheme="minorEastAsia" w:hAnsiTheme="minorHAnsi" w:cstheme="minorBidi"/>
              <w:noProof/>
              <w:sz w:val="22"/>
              <w:szCs w:val="22"/>
            </w:rPr>
          </w:pPr>
          <w:ins w:id="2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Payment Tokenization</w:t>
            </w:r>
            <w:r>
              <w:rPr>
                <w:noProof/>
                <w:webHidden/>
              </w:rPr>
              <w:tab/>
            </w:r>
            <w:r>
              <w:rPr>
                <w:noProof/>
                <w:webHidden/>
              </w:rPr>
              <w:fldChar w:fldCharType="begin"/>
            </w:r>
            <w:r>
              <w:rPr>
                <w:noProof/>
                <w:webHidden/>
              </w:rPr>
              <w:instrText xml:space="preserve"> PAGEREF _Toc492911280 \h </w:instrText>
            </w:r>
            <w:r>
              <w:rPr>
                <w:noProof/>
                <w:webHidden/>
              </w:rPr>
            </w:r>
          </w:ins>
          <w:r>
            <w:rPr>
              <w:noProof/>
              <w:webHidden/>
            </w:rPr>
            <w:fldChar w:fldCharType="separate"/>
          </w:r>
          <w:ins w:id="29" w:author="Pawan Chugh" w:date="2017-09-11T16:39:00Z">
            <w:r>
              <w:rPr>
                <w:noProof/>
                <w:webHidden/>
              </w:rPr>
              <w:t>8</w:t>
            </w:r>
            <w:r>
              <w:rPr>
                <w:noProof/>
                <w:webHidden/>
              </w:rPr>
              <w:fldChar w:fldCharType="end"/>
            </w:r>
            <w:r w:rsidRPr="00CB4C19">
              <w:rPr>
                <w:rStyle w:val="Hyperlink"/>
                <w:noProof/>
              </w:rPr>
              <w:fldChar w:fldCharType="end"/>
            </w:r>
          </w:ins>
        </w:p>
        <w:p w:rsidR="000C42FD" w:rsidRDefault="000C42FD">
          <w:pPr>
            <w:pStyle w:val="TOC3"/>
            <w:rPr>
              <w:ins w:id="30" w:author="Pawan Chugh" w:date="2017-09-11T16:39:00Z"/>
              <w:rFonts w:asciiTheme="minorHAnsi" w:eastAsiaTheme="minorEastAsia" w:hAnsiTheme="minorHAnsi" w:cstheme="minorBidi"/>
              <w:noProof/>
              <w:sz w:val="22"/>
              <w:szCs w:val="22"/>
            </w:rPr>
          </w:pPr>
          <w:ins w:id="3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Payer Authentication</w:t>
            </w:r>
            <w:r>
              <w:rPr>
                <w:noProof/>
                <w:webHidden/>
              </w:rPr>
              <w:tab/>
            </w:r>
            <w:r>
              <w:rPr>
                <w:noProof/>
                <w:webHidden/>
              </w:rPr>
              <w:fldChar w:fldCharType="begin"/>
            </w:r>
            <w:r>
              <w:rPr>
                <w:noProof/>
                <w:webHidden/>
              </w:rPr>
              <w:instrText xml:space="preserve"> PAGEREF _Toc492911281 \h </w:instrText>
            </w:r>
            <w:r>
              <w:rPr>
                <w:noProof/>
                <w:webHidden/>
              </w:rPr>
            </w:r>
          </w:ins>
          <w:r>
            <w:rPr>
              <w:noProof/>
              <w:webHidden/>
            </w:rPr>
            <w:fldChar w:fldCharType="separate"/>
          </w:r>
          <w:ins w:id="32" w:author="Pawan Chugh" w:date="2017-09-11T16:39:00Z">
            <w:r>
              <w:rPr>
                <w:noProof/>
                <w:webHidden/>
              </w:rPr>
              <w:t>9</w:t>
            </w:r>
            <w:r>
              <w:rPr>
                <w:noProof/>
                <w:webHidden/>
              </w:rPr>
              <w:fldChar w:fldCharType="end"/>
            </w:r>
            <w:r w:rsidRPr="00CB4C19">
              <w:rPr>
                <w:rStyle w:val="Hyperlink"/>
                <w:noProof/>
              </w:rPr>
              <w:fldChar w:fldCharType="end"/>
            </w:r>
          </w:ins>
        </w:p>
        <w:p w:rsidR="000C42FD" w:rsidRDefault="000C42FD">
          <w:pPr>
            <w:pStyle w:val="TOC3"/>
            <w:rPr>
              <w:ins w:id="33" w:author="Pawan Chugh" w:date="2017-09-11T16:39:00Z"/>
              <w:rFonts w:asciiTheme="minorHAnsi" w:eastAsiaTheme="minorEastAsia" w:hAnsiTheme="minorHAnsi" w:cstheme="minorBidi"/>
              <w:noProof/>
              <w:sz w:val="22"/>
              <w:szCs w:val="22"/>
            </w:rPr>
          </w:pPr>
          <w:ins w:id="3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Tax Service</w:t>
            </w:r>
            <w:r>
              <w:rPr>
                <w:noProof/>
                <w:webHidden/>
              </w:rPr>
              <w:tab/>
            </w:r>
            <w:r>
              <w:rPr>
                <w:noProof/>
                <w:webHidden/>
              </w:rPr>
              <w:fldChar w:fldCharType="begin"/>
            </w:r>
            <w:r>
              <w:rPr>
                <w:noProof/>
                <w:webHidden/>
              </w:rPr>
              <w:instrText xml:space="preserve"> PAGEREF _Toc492911282 \h </w:instrText>
            </w:r>
            <w:r>
              <w:rPr>
                <w:noProof/>
                <w:webHidden/>
              </w:rPr>
            </w:r>
          </w:ins>
          <w:r>
            <w:rPr>
              <w:noProof/>
              <w:webHidden/>
            </w:rPr>
            <w:fldChar w:fldCharType="separate"/>
          </w:r>
          <w:ins w:id="35" w:author="Pawan Chugh" w:date="2017-09-11T16:39:00Z">
            <w:r>
              <w:rPr>
                <w:noProof/>
                <w:webHidden/>
              </w:rPr>
              <w:t>10</w:t>
            </w:r>
            <w:r>
              <w:rPr>
                <w:noProof/>
                <w:webHidden/>
              </w:rPr>
              <w:fldChar w:fldCharType="end"/>
            </w:r>
            <w:r w:rsidRPr="00CB4C19">
              <w:rPr>
                <w:rStyle w:val="Hyperlink"/>
                <w:noProof/>
              </w:rPr>
              <w:fldChar w:fldCharType="end"/>
            </w:r>
          </w:ins>
        </w:p>
        <w:p w:rsidR="000C42FD" w:rsidRDefault="000C42FD">
          <w:pPr>
            <w:pStyle w:val="TOC3"/>
            <w:rPr>
              <w:ins w:id="36" w:author="Pawan Chugh" w:date="2017-09-11T16:39:00Z"/>
              <w:rFonts w:asciiTheme="minorHAnsi" w:eastAsiaTheme="minorEastAsia" w:hAnsiTheme="minorHAnsi" w:cstheme="minorBidi"/>
              <w:noProof/>
              <w:sz w:val="22"/>
              <w:szCs w:val="22"/>
            </w:rPr>
          </w:pPr>
          <w:ins w:id="3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Secure Acceptance Authorization</w:t>
            </w:r>
            <w:r>
              <w:rPr>
                <w:noProof/>
                <w:webHidden/>
              </w:rPr>
              <w:tab/>
            </w:r>
            <w:r>
              <w:rPr>
                <w:noProof/>
                <w:webHidden/>
              </w:rPr>
              <w:fldChar w:fldCharType="begin"/>
            </w:r>
            <w:r>
              <w:rPr>
                <w:noProof/>
                <w:webHidden/>
              </w:rPr>
              <w:instrText xml:space="preserve"> PAGEREF _Toc492911283 \h </w:instrText>
            </w:r>
            <w:r>
              <w:rPr>
                <w:noProof/>
                <w:webHidden/>
              </w:rPr>
            </w:r>
          </w:ins>
          <w:r>
            <w:rPr>
              <w:noProof/>
              <w:webHidden/>
            </w:rPr>
            <w:fldChar w:fldCharType="separate"/>
          </w:r>
          <w:ins w:id="38" w:author="Pawan Chugh" w:date="2017-09-11T16:39:00Z">
            <w:r>
              <w:rPr>
                <w:noProof/>
                <w:webHidden/>
              </w:rPr>
              <w:t>10</w:t>
            </w:r>
            <w:r>
              <w:rPr>
                <w:noProof/>
                <w:webHidden/>
              </w:rPr>
              <w:fldChar w:fldCharType="end"/>
            </w:r>
            <w:r w:rsidRPr="00CB4C19">
              <w:rPr>
                <w:rStyle w:val="Hyperlink"/>
                <w:noProof/>
              </w:rPr>
              <w:fldChar w:fldCharType="end"/>
            </w:r>
          </w:ins>
        </w:p>
        <w:p w:rsidR="000C42FD" w:rsidRDefault="000C42FD">
          <w:pPr>
            <w:pStyle w:val="TOC3"/>
            <w:rPr>
              <w:ins w:id="39" w:author="Pawan Chugh" w:date="2017-09-11T16:39:00Z"/>
              <w:rFonts w:asciiTheme="minorHAnsi" w:eastAsiaTheme="minorEastAsia" w:hAnsiTheme="minorHAnsi" w:cstheme="minorBidi"/>
              <w:noProof/>
              <w:sz w:val="22"/>
              <w:szCs w:val="22"/>
            </w:rPr>
          </w:pPr>
          <w:ins w:id="4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Visa Checkout</w:t>
            </w:r>
            <w:r>
              <w:rPr>
                <w:noProof/>
                <w:webHidden/>
              </w:rPr>
              <w:tab/>
            </w:r>
            <w:r>
              <w:rPr>
                <w:noProof/>
                <w:webHidden/>
              </w:rPr>
              <w:fldChar w:fldCharType="begin"/>
            </w:r>
            <w:r>
              <w:rPr>
                <w:noProof/>
                <w:webHidden/>
              </w:rPr>
              <w:instrText xml:space="preserve"> PAGEREF _Toc492911284 \h </w:instrText>
            </w:r>
            <w:r>
              <w:rPr>
                <w:noProof/>
                <w:webHidden/>
              </w:rPr>
            </w:r>
          </w:ins>
          <w:r>
            <w:rPr>
              <w:noProof/>
              <w:webHidden/>
            </w:rPr>
            <w:fldChar w:fldCharType="separate"/>
          </w:r>
          <w:ins w:id="41" w:author="Pawan Chugh" w:date="2017-09-11T16:39:00Z">
            <w:r>
              <w:rPr>
                <w:noProof/>
                <w:webHidden/>
              </w:rPr>
              <w:t>11</w:t>
            </w:r>
            <w:r>
              <w:rPr>
                <w:noProof/>
                <w:webHidden/>
              </w:rPr>
              <w:fldChar w:fldCharType="end"/>
            </w:r>
            <w:r w:rsidRPr="00CB4C19">
              <w:rPr>
                <w:rStyle w:val="Hyperlink"/>
                <w:noProof/>
              </w:rPr>
              <w:fldChar w:fldCharType="end"/>
            </w:r>
          </w:ins>
        </w:p>
        <w:p w:rsidR="000C42FD" w:rsidRDefault="000C42FD">
          <w:pPr>
            <w:pStyle w:val="TOC3"/>
            <w:rPr>
              <w:ins w:id="42" w:author="Pawan Chugh" w:date="2017-09-11T16:39:00Z"/>
              <w:rFonts w:asciiTheme="minorHAnsi" w:eastAsiaTheme="minorEastAsia" w:hAnsiTheme="minorHAnsi" w:cstheme="minorBidi"/>
              <w:noProof/>
              <w:sz w:val="22"/>
              <w:szCs w:val="22"/>
            </w:rPr>
          </w:pPr>
          <w:ins w:id="4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AliPay Authorization</w:t>
            </w:r>
            <w:r>
              <w:rPr>
                <w:noProof/>
                <w:webHidden/>
              </w:rPr>
              <w:tab/>
            </w:r>
            <w:r>
              <w:rPr>
                <w:noProof/>
                <w:webHidden/>
              </w:rPr>
              <w:fldChar w:fldCharType="begin"/>
            </w:r>
            <w:r>
              <w:rPr>
                <w:noProof/>
                <w:webHidden/>
              </w:rPr>
              <w:instrText xml:space="preserve"> PAGEREF _Toc492911285 \h </w:instrText>
            </w:r>
            <w:r>
              <w:rPr>
                <w:noProof/>
                <w:webHidden/>
              </w:rPr>
            </w:r>
          </w:ins>
          <w:r>
            <w:rPr>
              <w:noProof/>
              <w:webHidden/>
            </w:rPr>
            <w:fldChar w:fldCharType="separate"/>
          </w:r>
          <w:ins w:id="44" w:author="Pawan Chugh" w:date="2017-09-11T16:39:00Z">
            <w:r>
              <w:rPr>
                <w:noProof/>
                <w:webHidden/>
              </w:rPr>
              <w:t>12</w:t>
            </w:r>
            <w:r>
              <w:rPr>
                <w:noProof/>
                <w:webHidden/>
              </w:rPr>
              <w:fldChar w:fldCharType="end"/>
            </w:r>
            <w:r w:rsidRPr="00CB4C19">
              <w:rPr>
                <w:rStyle w:val="Hyperlink"/>
                <w:noProof/>
              </w:rPr>
              <w:fldChar w:fldCharType="end"/>
            </w:r>
          </w:ins>
        </w:p>
        <w:p w:rsidR="000C42FD" w:rsidRDefault="000C42FD">
          <w:pPr>
            <w:pStyle w:val="TOC3"/>
            <w:rPr>
              <w:ins w:id="45" w:author="Pawan Chugh" w:date="2017-09-11T16:39:00Z"/>
              <w:rFonts w:asciiTheme="minorHAnsi" w:eastAsiaTheme="minorEastAsia" w:hAnsiTheme="minorHAnsi" w:cstheme="minorBidi"/>
              <w:noProof/>
              <w:sz w:val="22"/>
              <w:szCs w:val="22"/>
            </w:rPr>
          </w:pPr>
          <w:ins w:id="4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Retail Point-of-Sale (POS)</w:t>
            </w:r>
            <w:r>
              <w:rPr>
                <w:noProof/>
                <w:webHidden/>
              </w:rPr>
              <w:tab/>
            </w:r>
            <w:r>
              <w:rPr>
                <w:noProof/>
                <w:webHidden/>
              </w:rPr>
              <w:fldChar w:fldCharType="begin"/>
            </w:r>
            <w:r>
              <w:rPr>
                <w:noProof/>
                <w:webHidden/>
              </w:rPr>
              <w:instrText xml:space="preserve"> PAGEREF _Toc492911286 \h </w:instrText>
            </w:r>
            <w:r>
              <w:rPr>
                <w:noProof/>
                <w:webHidden/>
              </w:rPr>
            </w:r>
          </w:ins>
          <w:r>
            <w:rPr>
              <w:noProof/>
              <w:webHidden/>
            </w:rPr>
            <w:fldChar w:fldCharType="separate"/>
          </w:r>
          <w:ins w:id="47" w:author="Pawan Chugh" w:date="2017-09-11T16:39:00Z">
            <w:r>
              <w:rPr>
                <w:noProof/>
                <w:webHidden/>
              </w:rPr>
              <w:t>13</w:t>
            </w:r>
            <w:r>
              <w:rPr>
                <w:noProof/>
                <w:webHidden/>
              </w:rPr>
              <w:fldChar w:fldCharType="end"/>
            </w:r>
            <w:r w:rsidRPr="00CB4C19">
              <w:rPr>
                <w:rStyle w:val="Hyperlink"/>
                <w:noProof/>
              </w:rPr>
              <w:fldChar w:fldCharType="end"/>
            </w:r>
          </w:ins>
        </w:p>
        <w:p w:rsidR="000C42FD" w:rsidRDefault="000C42FD">
          <w:pPr>
            <w:pStyle w:val="TOC3"/>
            <w:rPr>
              <w:ins w:id="48" w:author="Pawan Chugh" w:date="2017-09-11T16:39:00Z"/>
              <w:rFonts w:asciiTheme="minorHAnsi" w:eastAsiaTheme="minorEastAsia" w:hAnsiTheme="minorHAnsi" w:cstheme="minorBidi"/>
              <w:noProof/>
              <w:sz w:val="22"/>
              <w:szCs w:val="22"/>
            </w:rPr>
          </w:pPr>
          <w:ins w:id="4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Klarna</w:t>
            </w:r>
            <w:r>
              <w:rPr>
                <w:noProof/>
                <w:webHidden/>
              </w:rPr>
              <w:tab/>
            </w:r>
            <w:r>
              <w:rPr>
                <w:noProof/>
                <w:webHidden/>
              </w:rPr>
              <w:fldChar w:fldCharType="begin"/>
            </w:r>
            <w:r>
              <w:rPr>
                <w:noProof/>
                <w:webHidden/>
              </w:rPr>
              <w:instrText xml:space="preserve"> PAGEREF _Toc492911287 \h </w:instrText>
            </w:r>
            <w:r>
              <w:rPr>
                <w:noProof/>
                <w:webHidden/>
              </w:rPr>
            </w:r>
          </w:ins>
          <w:r>
            <w:rPr>
              <w:noProof/>
              <w:webHidden/>
            </w:rPr>
            <w:fldChar w:fldCharType="separate"/>
          </w:r>
          <w:ins w:id="50" w:author="Pawan Chugh" w:date="2017-09-11T16:39:00Z">
            <w:r>
              <w:rPr>
                <w:noProof/>
                <w:webHidden/>
              </w:rPr>
              <w:t>13</w:t>
            </w:r>
            <w:r>
              <w:rPr>
                <w:noProof/>
                <w:webHidden/>
              </w:rPr>
              <w:fldChar w:fldCharType="end"/>
            </w:r>
            <w:r w:rsidRPr="00CB4C19">
              <w:rPr>
                <w:rStyle w:val="Hyperlink"/>
                <w:noProof/>
              </w:rPr>
              <w:fldChar w:fldCharType="end"/>
            </w:r>
          </w:ins>
        </w:p>
        <w:p w:rsidR="000C42FD" w:rsidRDefault="000C42FD">
          <w:pPr>
            <w:pStyle w:val="TOC3"/>
            <w:rPr>
              <w:ins w:id="51" w:author="Pawan Chugh" w:date="2017-09-11T16:39:00Z"/>
              <w:rFonts w:asciiTheme="minorHAnsi" w:eastAsiaTheme="minorEastAsia" w:hAnsiTheme="minorHAnsi" w:cstheme="minorBidi"/>
              <w:noProof/>
              <w:sz w:val="22"/>
              <w:szCs w:val="22"/>
            </w:rPr>
          </w:pPr>
          <w:ins w:id="5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Bank Transfer APM’s</w:t>
            </w:r>
            <w:r>
              <w:rPr>
                <w:noProof/>
                <w:webHidden/>
              </w:rPr>
              <w:tab/>
            </w:r>
            <w:r>
              <w:rPr>
                <w:noProof/>
                <w:webHidden/>
              </w:rPr>
              <w:fldChar w:fldCharType="begin"/>
            </w:r>
            <w:r>
              <w:rPr>
                <w:noProof/>
                <w:webHidden/>
              </w:rPr>
              <w:instrText xml:space="preserve"> PAGEREF _Toc492911288 \h </w:instrText>
            </w:r>
            <w:r>
              <w:rPr>
                <w:noProof/>
                <w:webHidden/>
              </w:rPr>
            </w:r>
          </w:ins>
          <w:r>
            <w:rPr>
              <w:noProof/>
              <w:webHidden/>
            </w:rPr>
            <w:fldChar w:fldCharType="separate"/>
          </w:r>
          <w:ins w:id="53" w:author="Pawan Chugh" w:date="2017-09-11T16:39:00Z">
            <w:r>
              <w:rPr>
                <w:noProof/>
                <w:webHidden/>
              </w:rPr>
              <w:t>15</w:t>
            </w:r>
            <w:r>
              <w:rPr>
                <w:noProof/>
                <w:webHidden/>
              </w:rPr>
              <w:fldChar w:fldCharType="end"/>
            </w:r>
            <w:r w:rsidRPr="00CB4C19">
              <w:rPr>
                <w:rStyle w:val="Hyperlink"/>
                <w:noProof/>
              </w:rPr>
              <w:fldChar w:fldCharType="end"/>
            </w:r>
          </w:ins>
        </w:p>
        <w:p w:rsidR="000C42FD" w:rsidRDefault="000C42FD">
          <w:pPr>
            <w:pStyle w:val="TOC3"/>
            <w:rPr>
              <w:ins w:id="54" w:author="Pawan Chugh" w:date="2017-09-11T16:39:00Z"/>
              <w:rFonts w:asciiTheme="minorHAnsi" w:eastAsiaTheme="minorEastAsia" w:hAnsiTheme="minorHAnsi" w:cstheme="minorBidi"/>
              <w:noProof/>
              <w:sz w:val="22"/>
              <w:szCs w:val="22"/>
            </w:rPr>
          </w:pPr>
          <w:ins w:id="5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"_Toc492911289"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Apple Pay</w:t>
            </w:r>
            <w:r>
              <w:rPr>
                <w:noProof/>
                <w:webHidden/>
              </w:rPr>
              <w:tab/>
            </w:r>
            <w:r>
              <w:rPr>
                <w:noProof/>
                <w:webHidden/>
              </w:rPr>
              <w:fldChar w:fldCharType="begin"/>
            </w:r>
            <w:r>
              <w:rPr>
                <w:noProof/>
                <w:webHidden/>
              </w:rPr>
              <w:instrText xml:space="preserve"> PAGEREF _Toc492911289 \h </w:instrText>
            </w:r>
            <w:r>
              <w:rPr>
                <w:noProof/>
                <w:webHidden/>
              </w:rPr>
            </w:r>
          </w:ins>
          <w:r>
            <w:rPr>
              <w:noProof/>
              <w:webHidden/>
            </w:rPr>
            <w:fldChar w:fldCharType="separate"/>
          </w:r>
          <w:ins w:id="56" w:author="Pawan Chugh" w:date="2017-09-11T16:39:00Z">
            <w:r>
              <w:rPr>
                <w:noProof/>
                <w:webHidden/>
              </w:rPr>
              <w:t>19</w:t>
            </w:r>
            <w:r>
              <w:rPr>
                <w:noProof/>
                <w:webHidden/>
              </w:rPr>
              <w:fldChar w:fldCharType="end"/>
            </w:r>
            <w:r w:rsidRPr="00CB4C19">
              <w:rPr>
                <w:rStyle w:val="Hyperlink"/>
                <w:noProof/>
              </w:rPr>
              <w:fldChar w:fldCharType="end"/>
            </w:r>
          </w:ins>
        </w:p>
        <w:p w:rsidR="000C42FD" w:rsidRDefault="000C42FD">
          <w:pPr>
            <w:pStyle w:val="TOC3"/>
            <w:rPr>
              <w:ins w:id="57" w:author="Pawan Chugh" w:date="2017-09-11T16:39:00Z"/>
              <w:rFonts w:asciiTheme="minorHAnsi" w:eastAsiaTheme="minorEastAsia" w:hAnsiTheme="minorHAnsi" w:cstheme="minorBidi"/>
              <w:noProof/>
              <w:sz w:val="22"/>
              <w:szCs w:val="22"/>
            </w:rPr>
          </w:pPr>
          <w:ins w:id="5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Android Pay</w:t>
            </w:r>
            <w:r>
              <w:rPr>
                <w:noProof/>
                <w:webHidden/>
              </w:rPr>
              <w:tab/>
            </w:r>
            <w:r>
              <w:rPr>
                <w:noProof/>
                <w:webHidden/>
              </w:rPr>
              <w:fldChar w:fldCharType="begin"/>
            </w:r>
            <w:r>
              <w:rPr>
                <w:noProof/>
                <w:webHidden/>
              </w:rPr>
              <w:instrText xml:space="preserve"> PAGEREF _Toc492911290 \h </w:instrText>
            </w:r>
            <w:r>
              <w:rPr>
                <w:noProof/>
                <w:webHidden/>
              </w:rPr>
            </w:r>
          </w:ins>
          <w:r>
            <w:rPr>
              <w:noProof/>
              <w:webHidden/>
            </w:rPr>
            <w:fldChar w:fldCharType="separate"/>
          </w:r>
          <w:ins w:id="59" w:author="Pawan Chugh" w:date="2017-09-11T16:39:00Z">
            <w:r>
              <w:rPr>
                <w:noProof/>
                <w:webHidden/>
              </w:rPr>
              <w:t>19</w:t>
            </w:r>
            <w:r>
              <w:rPr>
                <w:noProof/>
                <w:webHidden/>
              </w:rPr>
              <w:fldChar w:fldCharType="end"/>
            </w:r>
            <w:r w:rsidRPr="00CB4C19">
              <w:rPr>
                <w:rStyle w:val="Hyperlink"/>
                <w:noProof/>
              </w:rPr>
              <w:fldChar w:fldCharType="end"/>
            </w:r>
          </w:ins>
        </w:p>
        <w:p w:rsidR="000C42FD" w:rsidRDefault="000C42FD">
          <w:pPr>
            <w:pStyle w:val="TOC3"/>
            <w:rPr>
              <w:ins w:id="60" w:author="Pawan Chugh" w:date="2017-09-11T16:39:00Z"/>
              <w:rFonts w:asciiTheme="minorHAnsi" w:eastAsiaTheme="minorEastAsia" w:hAnsiTheme="minorHAnsi" w:cstheme="minorBidi"/>
              <w:noProof/>
              <w:sz w:val="22"/>
              <w:szCs w:val="22"/>
            </w:rPr>
          </w:pPr>
          <w:ins w:id="6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PayPal Express</w:t>
            </w:r>
            <w:r>
              <w:rPr>
                <w:noProof/>
                <w:webHidden/>
              </w:rPr>
              <w:tab/>
            </w:r>
            <w:r>
              <w:rPr>
                <w:noProof/>
                <w:webHidden/>
              </w:rPr>
              <w:fldChar w:fldCharType="begin"/>
            </w:r>
            <w:r>
              <w:rPr>
                <w:noProof/>
                <w:webHidden/>
              </w:rPr>
              <w:instrText xml:space="preserve"> PAGEREF _Toc492911291 \h </w:instrText>
            </w:r>
            <w:r>
              <w:rPr>
                <w:noProof/>
                <w:webHidden/>
              </w:rPr>
            </w:r>
          </w:ins>
          <w:r>
            <w:rPr>
              <w:noProof/>
              <w:webHidden/>
            </w:rPr>
            <w:fldChar w:fldCharType="separate"/>
          </w:r>
          <w:ins w:id="62" w:author="Pawan Chugh" w:date="2017-09-11T16:39:00Z">
            <w:r>
              <w:rPr>
                <w:noProof/>
                <w:webHidden/>
              </w:rPr>
              <w:t>19</w:t>
            </w:r>
            <w:r>
              <w:rPr>
                <w:noProof/>
                <w:webHidden/>
              </w:rPr>
              <w:fldChar w:fldCharType="end"/>
            </w:r>
            <w:r w:rsidRPr="00CB4C19">
              <w:rPr>
                <w:rStyle w:val="Hyperlink"/>
                <w:noProof/>
              </w:rPr>
              <w:fldChar w:fldCharType="end"/>
            </w:r>
          </w:ins>
        </w:p>
        <w:p w:rsidR="000C42FD" w:rsidRDefault="000C42FD">
          <w:pPr>
            <w:pStyle w:val="TOC3"/>
            <w:rPr>
              <w:ins w:id="63" w:author="Pawan Chugh" w:date="2017-09-11T16:39:00Z"/>
              <w:rFonts w:asciiTheme="minorHAnsi" w:eastAsiaTheme="minorEastAsia" w:hAnsiTheme="minorHAnsi" w:cstheme="minorBidi"/>
              <w:noProof/>
              <w:sz w:val="22"/>
              <w:szCs w:val="22"/>
            </w:rPr>
          </w:pPr>
          <w:ins w:id="6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PayPal Credit</w:t>
            </w:r>
            <w:r>
              <w:rPr>
                <w:noProof/>
                <w:webHidden/>
              </w:rPr>
              <w:tab/>
            </w:r>
            <w:r>
              <w:rPr>
                <w:noProof/>
                <w:webHidden/>
              </w:rPr>
              <w:fldChar w:fldCharType="begin"/>
            </w:r>
            <w:r>
              <w:rPr>
                <w:noProof/>
                <w:webHidden/>
              </w:rPr>
              <w:instrText xml:space="preserve"> PAGEREF _Toc492911292 \h </w:instrText>
            </w:r>
            <w:r>
              <w:rPr>
                <w:noProof/>
                <w:webHidden/>
              </w:rPr>
            </w:r>
          </w:ins>
          <w:r>
            <w:rPr>
              <w:noProof/>
              <w:webHidden/>
            </w:rPr>
            <w:fldChar w:fldCharType="separate"/>
          </w:r>
          <w:ins w:id="65" w:author="Pawan Chugh" w:date="2017-09-11T16:39:00Z">
            <w:r>
              <w:rPr>
                <w:noProof/>
                <w:webHidden/>
              </w:rPr>
              <w:t>20</w:t>
            </w:r>
            <w:r>
              <w:rPr>
                <w:noProof/>
                <w:webHidden/>
              </w:rPr>
              <w:fldChar w:fldCharType="end"/>
            </w:r>
            <w:r w:rsidRPr="00CB4C19">
              <w:rPr>
                <w:rStyle w:val="Hyperlink"/>
                <w:noProof/>
              </w:rPr>
              <w:fldChar w:fldCharType="end"/>
            </w:r>
          </w:ins>
        </w:p>
        <w:p w:rsidR="000C42FD" w:rsidRDefault="000C42FD">
          <w:pPr>
            <w:pStyle w:val="TOC3"/>
            <w:rPr>
              <w:ins w:id="66" w:author="Pawan Chugh" w:date="2017-09-11T16:39:00Z"/>
              <w:rFonts w:asciiTheme="minorHAnsi" w:eastAsiaTheme="minorEastAsia" w:hAnsiTheme="minorHAnsi" w:cstheme="minorBidi"/>
              <w:noProof/>
              <w:sz w:val="22"/>
              <w:szCs w:val="22"/>
            </w:rPr>
          </w:pPr>
          <w:ins w:id="6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PayPal Billing Agreement</w:t>
            </w:r>
            <w:r>
              <w:rPr>
                <w:noProof/>
                <w:webHidden/>
              </w:rPr>
              <w:tab/>
            </w:r>
            <w:r>
              <w:rPr>
                <w:noProof/>
                <w:webHidden/>
              </w:rPr>
              <w:fldChar w:fldCharType="begin"/>
            </w:r>
            <w:r>
              <w:rPr>
                <w:noProof/>
                <w:webHidden/>
              </w:rPr>
              <w:instrText xml:space="preserve"> PAGEREF _Toc492911293 \h </w:instrText>
            </w:r>
            <w:r>
              <w:rPr>
                <w:noProof/>
                <w:webHidden/>
              </w:rPr>
            </w:r>
          </w:ins>
          <w:r>
            <w:rPr>
              <w:noProof/>
              <w:webHidden/>
            </w:rPr>
            <w:fldChar w:fldCharType="separate"/>
          </w:r>
          <w:ins w:id="68" w:author="Pawan Chugh" w:date="2017-09-11T16:39:00Z">
            <w:r>
              <w:rPr>
                <w:noProof/>
                <w:webHidden/>
              </w:rPr>
              <w:t>20</w:t>
            </w:r>
            <w:r>
              <w:rPr>
                <w:noProof/>
                <w:webHidden/>
              </w:rPr>
              <w:fldChar w:fldCharType="end"/>
            </w:r>
            <w:r w:rsidRPr="00CB4C19">
              <w:rPr>
                <w:rStyle w:val="Hyperlink"/>
                <w:noProof/>
              </w:rPr>
              <w:fldChar w:fldCharType="end"/>
            </w:r>
          </w:ins>
        </w:p>
        <w:p w:rsidR="000C42FD" w:rsidRDefault="000C42FD">
          <w:pPr>
            <w:pStyle w:val="TOC3"/>
            <w:rPr>
              <w:ins w:id="69" w:author="Pawan Chugh" w:date="2017-09-11T16:39:00Z"/>
              <w:rFonts w:asciiTheme="minorHAnsi" w:eastAsiaTheme="minorEastAsia" w:hAnsiTheme="minorHAnsi" w:cstheme="minorBidi"/>
              <w:noProof/>
              <w:sz w:val="22"/>
              <w:szCs w:val="22"/>
            </w:rPr>
          </w:pPr>
          <w:ins w:id="7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Conversion Detail Report</w:t>
            </w:r>
            <w:r>
              <w:rPr>
                <w:noProof/>
                <w:webHidden/>
              </w:rPr>
              <w:tab/>
            </w:r>
            <w:r>
              <w:rPr>
                <w:noProof/>
                <w:webHidden/>
              </w:rPr>
              <w:fldChar w:fldCharType="begin"/>
            </w:r>
            <w:r>
              <w:rPr>
                <w:noProof/>
                <w:webHidden/>
              </w:rPr>
              <w:instrText xml:space="preserve"> PAGEREF _Toc492911294 \h </w:instrText>
            </w:r>
            <w:r>
              <w:rPr>
                <w:noProof/>
                <w:webHidden/>
              </w:rPr>
            </w:r>
          </w:ins>
          <w:r>
            <w:rPr>
              <w:noProof/>
              <w:webHidden/>
            </w:rPr>
            <w:fldChar w:fldCharType="separate"/>
          </w:r>
          <w:ins w:id="71" w:author="Pawan Chugh" w:date="2017-09-11T16:39:00Z">
            <w:r>
              <w:rPr>
                <w:noProof/>
                <w:webHidden/>
              </w:rPr>
              <w:t>21</w:t>
            </w:r>
            <w:r>
              <w:rPr>
                <w:noProof/>
                <w:webHidden/>
              </w:rPr>
              <w:fldChar w:fldCharType="end"/>
            </w:r>
            <w:r w:rsidRPr="00CB4C19">
              <w:rPr>
                <w:rStyle w:val="Hyperlink"/>
                <w:noProof/>
              </w:rPr>
              <w:fldChar w:fldCharType="end"/>
            </w:r>
          </w:ins>
        </w:p>
        <w:p w:rsidR="000C42FD" w:rsidRDefault="000C42FD">
          <w:pPr>
            <w:pStyle w:val="TOC3"/>
            <w:rPr>
              <w:ins w:id="72" w:author="Pawan Chugh" w:date="2017-09-11T16:39:00Z"/>
              <w:rFonts w:asciiTheme="minorHAnsi" w:eastAsiaTheme="minorEastAsia" w:hAnsiTheme="minorHAnsi" w:cstheme="minorBidi"/>
              <w:noProof/>
              <w:sz w:val="22"/>
              <w:szCs w:val="22"/>
            </w:rPr>
          </w:pPr>
          <w:ins w:id="7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Secure Acceptance Merchant Notification Post Batch Job</w:t>
            </w:r>
            <w:r>
              <w:rPr>
                <w:noProof/>
                <w:webHidden/>
              </w:rPr>
              <w:tab/>
            </w:r>
            <w:r>
              <w:rPr>
                <w:noProof/>
                <w:webHidden/>
              </w:rPr>
              <w:fldChar w:fldCharType="begin"/>
            </w:r>
            <w:r>
              <w:rPr>
                <w:noProof/>
                <w:webHidden/>
              </w:rPr>
              <w:instrText xml:space="preserve"> PAGEREF _Toc492911295 \h </w:instrText>
            </w:r>
            <w:r>
              <w:rPr>
                <w:noProof/>
                <w:webHidden/>
              </w:rPr>
            </w:r>
          </w:ins>
          <w:r>
            <w:rPr>
              <w:noProof/>
              <w:webHidden/>
            </w:rPr>
            <w:fldChar w:fldCharType="separate"/>
          </w:r>
          <w:ins w:id="74" w:author="Pawan Chugh" w:date="2017-09-11T16:39:00Z">
            <w:r>
              <w:rPr>
                <w:noProof/>
                <w:webHidden/>
              </w:rPr>
              <w:t>22</w:t>
            </w:r>
            <w:r>
              <w:rPr>
                <w:noProof/>
                <w:webHidden/>
              </w:rPr>
              <w:fldChar w:fldCharType="end"/>
            </w:r>
            <w:r w:rsidRPr="00CB4C19">
              <w:rPr>
                <w:rStyle w:val="Hyperlink"/>
                <w:noProof/>
              </w:rPr>
              <w:fldChar w:fldCharType="end"/>
            </w:r>
          </w:ins>
        </w:p>
        <w:p w:rsidR="000C42FD" w:rsidRDefault="000C42FD">
          <w:pPr>
            <w:pStyle w:val="TOC3"/>
            <w:rPr>
              <w:ins w:id="75" w:author="Pawan Chugh" w:date="2017-09-11T16:39:00Z"/>
              <w:rFonts w:asciiTheme="minorHAnsi" w:eastAsiaTheme="minorEastAsia" w:hAnsiTheme="minorHAnsi" w:cstheme="minorBidi"/>
              <w:noProof/>
              <w:sz w:val="22"/>
              <w:szCs w:val="22"/>
            </w:rPr>
          </w:pPr>
          <w:ins w:id="7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IDeal Bank Options List Service Batch Job</w:t>
            </w:r>
            <w:r>
              <w:rPr>
                <w:noProof/>
                <w:webHidden/>
              </w:rPr>
              <w:tab/>
            </w:r>
            <w:r>
              <w:rPr>
                <w:noProof/>
                <w:webHidden/>
              </w:rPr>
              <w:fldChar w:fldCharType="begin"/>
            </w:r>
            <w:r>
              <w:rPr>
                <w:noProof/>
                <w:webHidden/>
              </w:rPr>
              <w:instrText xml:space="preserve"> PAGEREF _Toc492911296 \h </w:instrText>
            </w:r>
            <w:r>
              <w:rPr>
                <w:noProof/>
                <w:webHidden/>
              </w:rPr>
            </w:r>
          </w:ins>
          <w:r>
            <w:rPr>
              <w:noProof/>
              <w:webHidden/>
            </w:rPr>
            <w:fldChar w:fldCharType="separate"/>
          </w:r>
          <w:ins w:id="77" w:author="Pawan Chugh" w:date="2017-09-11T16:39:00Z">
            <w:r>
              <w:rPr>
                <w:noProof/>
                <w:webHidden/>
              </w:rPr>
              <w:t>23</w:t>
            </w:r>
            <w:r>
              <w:rPr>
                <w:noProof/>
                <w:webHidden/>
              </w:rPr>
              <w:fldChar w:fldCharType="end"/>
            </w:r>
            <w:r w:rsidRPr="00CB4C19">
              <w:rPr>
                <w:rStyle w:val="Hyperlink"/>
                <w:noProof/>
              </w:rPr>
              <w:fldChar w:fldCharType="end"/>
            </w:r>
          </w:ins>
        </w:p>
        <w:p w:rsidR="000C42FD" w:rsidRDefault="000C42FD">
          <w:pPr>
            <w:pStyle w:val="TOC3"/>
            <w:rPr>
              <w:ins w:id="78" w:author="Pawan Chugh" w:date="2017-09-11T16:39:00Z"/>
              <w:rFonts w:asciiTheme="minorHAnsi" w:eastAsiaTheme="minorEastAsia" w:hAnsiTheme="minorHAnsi" w:cstheme="minorBidi"/>
              <w:noProof/>
              <w:sz w:val="22"/>
              <w:szCs w:val="22"/>
            </w:rPr>
          </w:pPr>
          <w:ins w:id="7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Alternate Payment Check Status Batch Job</w:t>
            </w:r>
            <w:r>
              <w:rPr>
                <w:noProof/>
                <w:webHidden/>
              </w:rPr>
              <w:tab/>
            </w:r>
            <w:r>
              <w:rPr>
                <w:noProof/>
                <w:webHidden/>
              </w:rPr>
              <w:fldChar w:fldCharType="begin"/>
            </w:r>
            <w:r>
              <w:rPr>
                <w:noProof/>
                <w:webHidden/>
              </w:rPr>
              <w:instrText xml:space="preserve"> PAGEREF _Toc492911297 \h </w:instrText>
            </w:r>
            <w:r>
              <w:rPr>
                <w:noProof/>
                <w:webHidden/>
              </w:rPr>
            </w:r>
          </w:ins>
          <w:r>
            <w:rPr>
              <w:noProof/>
              <w:webHidden/>
            </w:rPr>
            <w:fldChar w:fldCharType="separate"/>
          </w:r>
          <w:ins w:id="80" w:author="Pawan Chugh" w:date="2017-09-11T16:39:00Z">
            <w:r>
              <w:rPr>
                <w:noProof/>
                <w:webHidden/>
              </w:rPr>
              <w:t>23</w:t>
            </w:r>
            <w:r>
              <w:rPr>
                <w:noProof/>
                <w:webHidden/>
              </w:rPr>
              <w:fldChar w:fldCharType="end"/>
            </w:r>
            <w:r w:rsidRPr="00CB4C19">
              <w:rPr>
                <w:rStyle w:val="Hyperlink"/>
                <w:noProof/>
              </w:rPr>
              <w:fldChar w:fldCharType="end"/>
            </w:r>
          </w:ins>
        </w:p>
        <w:p w:rsidR="000C42FD" w:rsidRDefault="000C42FD">
          <w:pPr>
            <w:pStyle w:val="TOC2"/>
            <w:rPr>
              <w:ins w:id="81" w:author="Pawan Chugh" w:date="2017-09-11T16:39:00Z"/>
              <w:rFonts w:asciiTheme="minorHAnsi" w:eastAsiaTheme="minorEastAsia" w:hAnsiTheme="minorHAnsi" w:cstheme="minorBidi"/>
              <w:noProof/>
              <w:sz w:val="22"/>
              <w:szCs w:val="22"/>
            </w:rPr>
          </w:pPr>
          <w:ins w:id="8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Use Cases Scenarios</w:t>
            </w:r>
            <w:r>
              <w:rPr>
                <w:noProof/>
                <w:webHidden/>
              </w:rPr>
              <w:tab/>
            </w:r>
            <w:r>
              <w:rPr>
                <w:noProof/>
                <w:webHidden/>
              </w:rPr>
              <w:fldChar w:fldCharType="begin"/>
            </w:r>
            <w:r>
              <w:rPr>
                <w:noProof/>
                <w:webHidden/>
              </w:rPr>
              <w:instrText xml:space="preserve"> PAGEREF _Toc492911298 \h </w:instrText>
            </w:r>
            <w:r>
              <w:rPr>
                <w:noProof/>
                <w:webHidden/>
              </w:rPr>
            </w:r>
          </w:ins>
          <w:r>
            <w:rPr>
              <w:noProof/>
              <w:webHidden/>
            </w:rPr>
            <w:fldChar w:fldCharType="separate"/>
          </w:r>
          <w:ins w:id="83" w:author="Pawan Chugh" w:date="2017-09-11T16:39:00Z">
            <w:r>
              <w:rPr>
                <w:noProof/>
                <w:webHidden/>
              </w:rPr>
              <w:t>24</w:t>
            </w:r>
            <w:r>
              <w:rPr>
                <w:noProof/>
                <w:webHidden/>
              </w:rPr>
              <w:fldChar w:fldCharType="end"/>
            </w:r>
            <w:r w:rsidRPr="00CB4C19">
              <w:rPr>
                <w:rStyle w:val="Hyperlink"/>
                <w:noProof/>
              </w:rPr>
              <w:fldChar w:fldCharType="end"/>
            </w:r>
          </w:ins>
        </w:p>
        <w:p w:rsidR="000C42FD" w:rsidRDefault="000C42FD">
          <w:pPr>
            <w:pStyle w:val="TOC3"/>
            <w:rPr>
              <w:ins w:id="84" w:author="Pawan Chugh" w:date="2017-09-11T16:39:00Z"/>
              <w:rFonts w:asciiTheme="minorHAnsi" w:eastAsiaTheme="minorEastAsia" w:hAnsiTheme="minorHAnsi" w:cstheme="minorBidi"/>
              <w:noProof/>
              <w:sz w:val="22"/>
              <w:szCs w:val="22"/>
            </w:rPr>
          </w:pPr>
          <w:ins w:id="8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"_Toc492911299"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Credit Card / Visa Checkout / Apple Pay Authorization</w:t>
            </w:r>
            <w:r>
              <w:rPr>
                <w:noProof/>
                <w:webHidden/>
              </w:rPr>
              <w:tab/>
            </w:r>
            <w:r>
              <w:rPr>
                <w:noProof/>
                <w:webHidden/>
              </w:rPr>
              <w:fldChar w:fldCharType="begin"/>
            </w:r>
            <w:r>
              <w:rPr>
                <w:noProof/>
                <w:webHidden/>
              </w:rPr>
              <w:instrText xml:space="preserve"> PAGEREF _Toc492911299 \h </w:instrText>
            </w:r>
            <w:r>
              <w:rPr>
                <w:noProof/>
                <w:webHidden/>
              </w:rPr>
            </w:r>
          </w:ins>
          <w:r>
            <w:rPr>
              <w:noProof/>
              <w:webHidden/>
            </w:rPr>
            <w:fldChar w:fldCharType="separate"/>
          </w:r>
          <w:ins w:id="86" w:author="Pawan Chugh" w:date="2017-09-11T16:39:00Z">
            <w:r>
              <w:rPr>
                <w:noProof/>
                <w:webHidden/>
              </w:rPr>
              <w:t>24</w:t>
            </w:r>
            <w:r>
              <w:rPr>
                <w:noProof/>
                <w:webHidden/>
              </w:rPr>
              <w:fldChar w:fldCharType="end"/>
            </w:r>
            <w:r w:rsidRPr="00CB4C19">
              <w:rPr>
                <w:rStyle w:val="Hyperlink"/>
                <w:noProof/>
              </w:rPr>
              <w:fldChar w:fldCharType="end"/>
            </w:r>
          </w:ins>
        </w:p>
        <w:p w:rsidR="000C42FD" w:rsidRDefault="000C42FD">
          <w:pPr>
            <w:pStyle w:val="TOC3"/>
            <w:rPr>
              <w:ins w:id="87" w:author="Pawan Chugh" w:date="2017-09-11T16:39:00Z"/>
              <w:rFonts w:asciiTheme="minorHAnsi" w:eastAsiaTheme="minorEastAsia" w:hAnsiTheme="minorHAnsi" w:cstheme="minorBidi"/>
              <w:noProof/>
              <w:sz w:val="22"/>
              <w:szCs w:val="22"/>
            </w:rPr>
          </w:pPr>
          <w:ins w:id="8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Address Validation Service (AVS)</w:t>
            </w:r>
            <w:r>
              <w:rPr>
                <w:noProof/>
                <w:webHidden/>
              </w:rPr>
              <w:tab/>
            </w:r>
            <w:r>
              <w:rPr>
                <w:noProof/>
                <w:webHidden/>
              </w:rPr>
              <w:fldChar w:fldCharType="begin"/>
            </w:r>
            <w:r>
              <w:rPr>
                <w:noProof/>
                <w:webHidden/>
              </w:rPr>
              <w:instrText xml:space="preserve"> PAGEREF _Toc492911300 \h </w:instrText>
            </w:r>
            <w:r>
              <w:rPr>
                <w:noProof/>
                <w:webHidden/>
              </w:rPr>
            </w:r>
          </w:ins>
          <w:r>
            <w:rPr>
              <w:noProof/>
              <w:webHidden/>
            </w:rPr>
            <w:fldChar w:fldCharType="separate"/>
          </w:r>
          <w:ins w:id="89" w:author="Pawan Chugh" w:date="2017-09-11T16:39:00Z">
            <w:r>
              <w:rPr>
                <w:noProof/>
                <w:webHidden/>
              </w:rPr>
              <w:t>26</w:t>
            </w:r>
            <w:r>
              <w:rPr>
                <w:noProof/>
                <w:webHidden/>
              </w:rPr>
              <w:fldChar w:fldCharType="end"/>
            </w:r>
            <w:r w:rsidRPr="00CB4C19">
              <w:rPr>
                <w:rStyle w:val="Hyperlink"/>
                <w:noProof/>
              </w:rPr>
              <w:fldChar w:fldCharType="end"/>
            </w:r>
          </w:ins>
        </w:p>
        <w:p w:rsidR="000C42FD" w:rsidRDefault="000C42FD">
          <w:pPr>
            <w:pStyle w:val="TOC3"/>
            <w:rPr>
              <w:ins w:id="90" w:author="Pawan Chugh" w:date="2017-09-11T16:39:00Z"/>
              <w:rFonts w:asciiTheme="minorHAnsi" w:eastAsiaTheme="minorEastAsia" w:hAnsiTheme="minorHAnsi" w:cstheme="minorBidi"/>
              <w:noProof/>
              <w:sz w:val="22"/>
              <w:szCs w:val="22"/>
            </w:rPr>
          </w:pPr>
          <w:ins w:id="9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Delivery Address Verification Service (DAV)</w:t>
            </w:r>
            <w:r>
              <w:rPr>
                <w:noProof/>
                <w:webHidden/>
              </w:rPr>
              <w:tab/>
            </w:r>
            <w:r>
              <w:rPr>
                <w:noProof/>
                <w:webHidden/>
              </w:rPr>
              <w:fldChar w:fldCharType="begin"/>
            </w:r>
            <w:r>
              <w:rPr>
                <w:noProof/>
                <w:webHidden/>
              </w:rPr>
              <w:instrText xml:space="preserve"> PAGEREF _Toc492911301 \h </w:instrText>
            </w:r>
            <w:r>
              <w:rPr>
                <w:noProof/>
                <w:webHidden/>
              </w:rPr>
            </w:r>
          </w:ins>
          <w:r>
            <w:rPr>
              <w:noProof/>
              <w:webHidden/>
            </w:rPr>
            <w:fldChar w:fldCharType="separate"/>
          </w:r>
          <w:ins w:id="92" w:author="Pawan Chugh" w:date="2017-09-11T16:39:00Z">
            <w:r>
              <w:rPr>
                <w:noProof/>
                <w:webHidden/>
              </w:rPr>
              <w:t>26</w:t>
            </w:r>
            <w:r>
              <w:rPr>
                <w:noProof/>
                <w:webHidden/>
              </w:rPr>
              <w:fldChar w:fldCharType="end"/>
            </w:r>
            <w:r w:rsidRPr="00CB4C19">
              <w:rPr>
                <w:rStyle w:val="Hyperlink"/>
                <w:noProof/>
              </w:rPr>
              <w:fldChar w:fldCharType="end"/>
            </w:r>
          </w:ins>
        </w:p>
        <w:p w:rsidR="000C42FD" w:rsidRDefault="000C42FD">
          <w:pPr>
            <w:pStyle w:val="TOC3"/>
            <w:rPr>
              <w:ins w:id="93" w:author="Pawan Chugh" w:date="2017-09-11T16:39:00Z"/>
              <w:rFonts w:asciiTheme="minorHAnsi" w:eastAsiaTheme="minorEastAsia" w:hAnsiTheme="minorHAnsi" w:cstheme="minorBidi"/>
              <w:noProof/>
              <w:sz w:val="22"/>
              <w:szCs w:val="22"/>
            </w:rPr>
          </w:pPr>
          <w:ins w:id="9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Payment Tokenization</w:t>
            </w:r>
            <w:r>
              <w:rPr>
                <w:noProof/>
                <w:webHidden/>
              </w:rPr>
              <w:tab/>
            </w:r>
            <w:r>
              <w:rPr>
                <w:noProof/>
                <w:webHidden/>
              </w:rPr>
              <w:fldChar w:fldCharType="begin"/>
            </w:r>
            <w:r>
              <w:rPr>
                <w:noProof/>
                <w:webHidden/>
              </w:rPr>
              <w:instrText xml:space="preserve"> PAGEREF _Toc492911302 \h </w:instrText>
            </w:r>
            <w:r>
              <w:rPr>
                <w:noProof/>
                <w:webHidden/>
              </w:rPr>
            </w:r>
          </w:ins>
          <w:r>
            <w:rPr>
              <w:noProof/>
              <w:webHidden/>
            </w:rPr>
            <w:fldChar w:fldCharType="separate"/>
          </w:r>
          <w:ins w:id="95" w:author="Pawan Chugh" w:date="2017-09-11T16:39:00Z">
            <w:r>
              <w:rPr>
                <w:noProof/>
                <w:webHidden/>
              </w:rPr>
              <w:t>26</w:t>
            </w:r>
            <w:r>
              <w:rPr>
                <w:noProof/>
                <w:webHidden/>
              </w:rPr>
              <w:fldChar w:fldCharType="end"/>
            </w:r>
            <w:r w:rsidRPr="00CB4C19">
              <w:rPr>
                <w:rStyle w:val="Hyperlink"/>
                <w:noProof/>
              </w:rPr>
              <w:fldChar w:fldCharType="end"/>
            </w:r>
          </w:ins>
        </w:p>
        <w:p w:rsidR="000C42FD" w:rsidRDefault="000C42FD">
          <w:pPr>
            <w:pStyle w:val="TOC3"/>
            <w:rPr>
              <w:ins w:id="96" w:author="Pawan Chugh" w:date="2017-09-11T16:39:00Z"/>
              <w:rFonts w:asciiTheme="minorHAnsi" w:eastAsiaTheme="minorEastAsia" w:hAnsiTheme="minorHAnsi" w:cstheme="minorBidi"/>
              <w:noProof/>
              <w:sz w:val="22"/>
              <w:szCs w:val="22"/>
            </w:rPr>
          </w:pPr>
          <w:ins w:id="9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Payer Authorization</w:t>
            </w:r>
            <w:r>
              <w:rPr>
                <w:noProof/>
                <w:webHidden/>
              </w:rPr>
              <w:tab/>
            </w:r>
            <w:r>
              <w:rPr>
                <w:noProof/>
                <w:webHidden/>
              </w:rPr>
              <w:fldChar w:fldCharType="begin"/>
            </w:r>
            <w:r>
              <w:rPr>
                <w:noProof/>
                <w:webHidden/>
              </w:rPr>
              <w:instrText xml:space="preserve"> PAGEREF _Toc492911303 \h </w:instrText>
            </w:r>
            <w:r>
              <w:rPr>
                <w:noProof/>
                <w:webHidden/>
              </w:rPr>
            </w:r>
          </w:ins>
          <w:r>
            <w:rPr>
              <w:noProof/>
              <w:webHidden/>
            </w:rPr>
            <w:fldChar w:fldCharType="separate"/>
          </w:r>
          <w:ins w:id="98" w:author="Pawan Chugh" w:date="2017-09-11T16:39:00Z">
            <w:r>
              <w:rPr>
                <w:noProof/>
                <w:webHidden/>
              </w:rPr>
              <w:t>27</w:t>
            </w:r>
            <w:r>
              <w:rPr>
                <w:noProof/>
                <w:webHidden/>
              </w:rPr>
              <w:fldChar w:fldCharType="end"/>
            </w:r>
            <w:r w:rsidRPr="00CB4C19">
              <w:rPr>
                <w:rStyle w:val="Hyperlink"/>
                <w:noProof/>
              </w:rPr>
              <w:fldChar w:fldCharType="end"/>
            </w:r>
          </w:ins>
        </w:p>
        <w:p w:rsidR="000C42FD" w:rsidRDefault="000C42FD">
          <w:pPr>
            <w:pStyle w:val="TOC3"/>
            <w:rPr>
              <w:ins w:id="99" w:author="Pawan Chugh" w:date="2017-09-11T16:39:00Z"/>
              <w:rFonts w:asciiTheme="minorHAnsi" w:eastAsiaTheme="minorEastAsia" w:hAnsiTheme="minorHAnsi" w:cstheme="minorBidi"/>
              <w:noProof/>
              <w:sz w:val="22"/>
              <w:szCs w:val="22"/>
            </w:rPr>
          </w:pPr>
          <w:ins w:id="10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Tax Service</w:t>
            </w:r>
            <w:r>
              <w:rPr>
                <w:noProof/>
                <w:webHidden/>
              </w:rPr>
              <w:tab/>
            </w:r>
            <w:r>
              <w:rPr>
                <w:noProof/>
                <w:webHidden/>
              </w:rPr>
              <w:fldChar w:fldCharType="begin"/>
            </w:r>
            <w:r>
              <w:rPr>
                <w:noProof/>
                <w:webHidden/>
              </w:rPr>
              <w:instrText xml:space="preserve"> PAGEREF _Toc492911304 \h </w:instrText>
            </w:r>
            <w:r>
              <w:rPr>
                <w:noProof/>
                <w:webHidden/>
              </w:rPr>
            </w:r>
          </w:ins>
          <w:r>
            <w:rPr>
              <w:noProof/>
              <w:webHidden/>
            </w:rPr>
            <w:fldChar w:fldCharType="separate"/>
          </w:r>
          <w:ins w:id="101" w:author="Pawan Chugh" w:date="2017-09-11T16:39:00Z">
            <w:r>
              <w:rPr>
                <w:noProof/>
                <w:webHidden/>
              </w:rPr>
              <w:t>27</w:t>
            </w:r>
            <w:r>
              <w:rPr>
                <w:noProof/>
                <w:webHidden/>
              </w:rPr>
              <w:fldChar w:fldCharType="end"/>
            </w:r>
            <w:r w:rsidRPr="00CB4C19">
              <w:rPr>
                <w:rStyle w:val="Hyperlink"/>
                <w:noProof/>
              </w:rPr>
              <w:fldChar w:fldCharType="end"/>
            </w:r>
          </w:ins>
        </w:p>
        <w:p w:rsidR="000C42FD" w:rsidRDefault="000C42FD">
          <w:pPr>
            <w:pStyle w:val="TOC3"/>
            <w:rPr>
              <w:ins w:id="102" w:author="Pawan Chugh" w:date="2017-09-11T16:39:00Z"/>
              <w:rFonts w:asciiTheme="minorHAnsi" w:eastAsiaTheme="minorEastAsia" w:hAnsiTheme="minorHAnsi" w:cstheme="minorBidi"/>
              <w:noProof/>
              <w:sz w:val="22"/>
              <w:szCs w:val="22"/>
            </w:rPr>
          </w:pPr>
          <w:ins w:id="10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Secure Acceptance Authorization</w:t>
            </w:r>
            <w:r>
              <w:rPr>
                <w:noProof/>
                <w:webHidden/>
              </w:rPr>
              <w:tab/>
            </w:r>
            <w:r>
              <w:rPr>
                <w:noProof/>
                <w:webHidden/>
              </w:rPr>
              <w:fldChar w:fldCharType="begin"/>
            </w:r>
            <w:r>
              <w:rPr>
                <w:noProof/>
                <w:webHidden/>
              </w:rPr>
              <w:instrText xml:space="preserve"> PAGEREF _Toc492911305 \h </w:instrText>
            </w:r>
            <w:r>
              <w:rPr>
                <w:noProof/>
                <w:webHidden/>
              </w:rPr>
            </w:r>
          </w:ins>
          <w:r>
            <w:rPr>
              <w:noProof/>
              <w:webHidden/>
            </w:rPr>
            <w:fldChar w:fldCharType="separate"/>
          </w:r>
          <w:ins w:id="104" w:author="Pawan Chugh" w:date="2017-09-11T16:39:00Z">
            <w:r>
              <w:rPr>
                <w:noProof/>
                <w:webHidden/>
              </w:rPr>
              <w:t>28</w:t>
            </w:r>
            <w:r>
              <w:rPr>
                <w:noProof/>
                <w:webHidden/>
              </w:rPr>
              <w:fldChar w:fldCharType="end"/>
            </w:r>
            <w:r w:rsidRPr="00CB4C19">
              <w:rPr>
                <w:rStyle w:val="Hyperlink"/>
                <w:noProof/>
              </w:rPr>
              <w:fldChar w:fldCharType="end"/>
            </w:r>
          </w:ins>
        </w:p>
        <w:p w:rsidR="000C42FD" w:rsidRDefault="000C42FD">
          <w:pPr>
            <w:pStyle w:val="TOC3"/>
            <w:rPr>
              <w:ins w:id="105" w:author="Pawan Chugh" w:date="2017-09-11T16:39:00Z"/>
              <w:rFonts w:asciiTheme="minorHAnsi" w:eastAsiaTheme="minorEastAsia" w:hAnsiTheme="minorHAnsi" w:cstheme="minorBidi"/>
              <w:noProof/>
              <w:sz w:val="22"/>
              <w:szCs w:val="22"/>
            </w:rPr>
          </w:pPr>
          <w:ins w:id="10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VISA Checkout Decrypt</w:t>
            </w:r>
            <w:r>
              <w:rPr>
                <w:noProof/>
                <w:webHidden/>
              </w:rPr>
              <w:tab/>
            </w:r>
            <w:r>
              <w:rPr>
                <w:noProof/>
                <w:webHidden/>
              </w:rPr>
              <w:fldChar w:fldCharType="begin"/>
            </w:r>
            <w:r>
              <w:rPr>
                <w:noProof/>
                <w:webHidden/>
              </w:rPr>
              <w:instrText xml:space="preserve"> PAGEREF _Toc492911306 \h </w:instrText>
            </w:r>
            <w:r>
              <w:rPr>
                <w:noProof/>
                <w:webHidden/>
              </w:rPr>
            </w:r>
          </w:ins>
          <w:r>
            <w:rPr>
              <w:noProof/>
              <w:webHidden/>
            </w:rPr>
            <w:fldChar w:fldCharType="separate"/>
          </w:r>
          <w:ins w:id="107" w:author="Pawan Chugh" w:date="2017-09-11T16:39:00Z">
            <w:r>
              <w:rPr>
                <w:noProof/>
                <w:webHidden/>
              </w:rPr>
              <w:t>29</w:t>
            </w:r>
            <w:r>
              <w:rPr>
                <w:noProof/>
                <w:webHidden/>
              </w:rPr>
              <w:fldChar w:fldCharType="end"/>
            </w:r>
            <w:r w:rsidRPr="00CB4C19">
              <w:rPr>
                <w:rStyle w:val="Hyperlink"/>
                <w:noProof/>
              </w:rPr>
              <w:fldChar w:fldCharType="end"/>
            </w:r>
          </w:ins>
        </w:p>
        <w:p w:rsidR="000C42FD" w:rsidRDefault="000C42FD">
          <w:pPr>
            <w:pStyle w:val="TOC3"/>
            <w:rPr>
              <w:ins w:id="108" w:author="Pawan Chugh" w:date="2017-09-11T16:39:00Z"/>
              <w:rFonts w:asciiTheme="minorHAnsi" w:eastAsiaTheme="minorEastAsia" w:hAnsiTheme="minorHAnsi" w:cstheme="minorBidi"/>
              <w:noProof/>
              <w:sz w:val="22"/>
              <w:szCs w:val="22"/>
            </w:rPr>
          </w:pPr>
          <w:ins w:id="10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Alipay Authorization</w:t>
            </w:r>
            <w:r>
              <w:rPr>
                <w:noProof/>
                <w:webHidden/>
              </w:rPr>
              <w:tab/>
            </w:r>
            <w:r>
              <w:rPr>
                <w:noProof/>
                <w:webHidden/>
              </w:rPr>
              <w:fldChar w:fldCharType="begin"/>
            </w:r>
            <w:r>
              <w:rPr>
                <w:noProof/>
                <w:webHidden/>
              </w:rPr>
              <w:instrText xml:space="preserve"> PAGEREF _Toc492911307 \h </w:instrText>
            </w:r>
            <w:r>
              <w:rPr>
                <w:noProof/>
                <w:webHidden/>
              </w:rPr>
            </w:r>
          </w:ins>
          <w:r>
            <w:rPr>
              <w:noProof/>
              <w:webHidden/>
            </w:rPr>
            <w:fldChar w:fldCharType="separate"/>
          </w:r>
          <w:ins w:id="110" w:author="Pawan Chugh" w:date="2017-09-11T16:39:00Z">
            <w:r>
              <w:rPr>
                <w:noProof/>
                <w:webHidden/>
              </w:rPr>
              <w:t>29</w:t>
            </w:r>
            <w:r>
              <w:rPr>
                <w:noProof/>
                <w:webHidden/>
              </w:rPr>
              <w:fldChar w:fldCharType="end"/>
            </w:r>
            <w:r w:rsidRPr="00CB4C19">
              <w:rPr>
                <w:rStyle w:val="Hyperlink"/>
                <w:noProof/>
              </w:rPr>
              <w:fldChar w:fldCharType="end"/>
            </w:r>
          </w:ins>
        </w:p>
        <w:p w:rsidR="000C42FD" w:rsidRDefault="000C42FD">
          <w:pPr>
            <w:pStyle w:val="TOC3"/>
            <w:rPr>
              <w:ins w:id="111" w:author="Pawan Chugh" w:date="2017-09-11T16:39:00Z"/>
              <w:rFonts w:asciiTheme="minorHAnsi" w:eastAsiaTheme="minorEastAsia" w:hAnsiTheme="minorHAnsi" w:cstheme="minorBidi"/>
              <w:noProof/>
              <w:sz w:val="22"/>
              <w:szCs w:val="22"/>
            </w:rPr>
          </w:pPr>
          <w:ins w:id="11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Retail Point-of-Sale (POS)</w:t>
            </w:r>
            <w:r>
              <w:rPr>
                <w:noProof/>
                <w:webHidden/>
              </w:rPr>
              <w:tab/>
            </w:r>
            <w:r>
              <w:rPr>
                <w:noProof/>
                <w:webHidden/>
              </w:rPr>
              <w:fldChar w:fldCharType="begin"/>
            </w:r>
            <w:r>
              <w:rPr>
                <w:noProof/>
                <w:webHidden/>
              </w:rPr>
              <w:instrText xml:space="preserve"> PAGEREF _Toc492911308 \h </w:instrText>
            </w:r>
            <w:r>
              <w:rPr>
                <w:noProof/>
                <w:webHidden/>
              </w:rPr>
            </w:r>
          </w:ins>
          <w:r>
            <w:rPr>
              <w:noProof/>
              <w:webHidden/>
            </w:rPr>
            <w:fldChar w:fldCharType="separate"/>
          </w:r>
          <w:ins w:id="113" w:author="Pawan Chugh" w:date="2017-09-11T16:39:00Z">
            <w:r>
              <w:rPr>
                <w:noProof/>
                <w:webHidden/>
              </w:rPr>
              <w:t>30</w:t>
            </w:r>
            <w:r>
              <w:rPr>
                <w:noProof/>
                <w:webHidden/>
              </w:rPr>
              <w:fldChar w:fldCharType="end"/>
            </w:r>
            <w:r w:rsidRPr="00CB4C19">
              <w:rPr>
                <w:rStyle w:val="Hyperlink"/>
                <w:noProof/>
              </w:rPr>
              <w:fldChar w:fldCharType="end"/>
            </w:r>
          </w:ins>
        </w:p>
        <w:p w:rsidR="000C42FD" w:rsidRDefault="000C42FD">
          <w:pPr>
            <w:pStyle w:val="TOC3"/>
            <w:rPr>
              <w:ins w:id="114" w:author="Pawan Chugh" w:date="2017-09-11T16:39:00Z"/>
              <w:rFonts w:asciiTheme="minorHAnsi" w:eastAsiaTheme="minorEastAsia" w:hAnsiTheme="minorHAnsi" w:cstheme="minorBidi"/>
              <w:noProof/>
              <w:sz w:val="22"/>
              <w:szCs w:val="22"/>
            </w:rPr>
          </w:pPr>
          <w:ins w:id="11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"_Toc492911309"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Klarna &amp; Bank Transfer</w:t>
            </w:r>
            <w:r>
              <w:rPr>
                <w:noProof/>
                <w:webHidden/>
              </w:rPr>
              <w:tab/>
            </w:r>
            <w:r>
              <w:rPr>
                <w:noProof/>
                <w:webHidden/>
              </w:rPr>
              <w:fldChar w:fldCharType="begin"/>
            </w:r>
            <w:r>
              <w:rPr>
                <w:noProof/>
                <w:webHidden/>
              </w:rPr>
              <w:instrText xml:space="preserve"> PAGEREF _Toc492911309 \h </w:instrText>
            </w:r>
            <w:r>
              <w:rPr>
                <w:noProof/>
                <w:webHidden/>
              </w:rPr>
            </w:r>
          </w:ins>
          <w:r>
            <w:rPr>
              <w:noProof/>
              <w:webHidden/>
            </w:rPr>
            <w:fldChar w:fldCharType="separate"/>
          </w:r>
          <w:ins w:id="116" w:author="Pawan Chugh" w:date="2017-09-11T16:39:00Z">
            <w:r>
              <w:rPr>
                <w:noProof/>
                <w:webHidden/>
              </w:rPr>
              <w:t>30</w:t>
            </w:r>
            <w:r>
              <w:rPr>
                <w:noProof/>
                <w:webHidden/>
              </w:rPr>
              <w:fldChar w:fldCharType="end"/>
            </w:r>
            <w:r w:rsidRPr="00CB4C19">
              <w:rPr>
                <w:rStyle w:val="Hyperlink"/>
                <w:noProof/>
              </w:rPr>
              <w:fldChar w:fldCharType="end"/>
            </w:r>
          </w:ins>
        </w:p>
        <w:p w:rsidR="000C42FD" w:rsidRDefault="000C42FD">
          <w:pPr>
            <w:pStyle w:val="TOC3"/>
            <w:rPr>
              <w:ins w:id="117" w:author="Pawan Chugh" w:date="2017-09-11T16:39:00Z"/>
              <w:rFonts w:asciiTheme="minorHAnsi" w:eastAsiaTheme="minorEastAsia" w:hAnsiTheme="minorHAnsi" w:cstheme="minorBidi"/>
              <w:noProof/>
              <w:sz w:val="22"/>
              <w:szCs w:val="22"/>
            </w:rPr>
          </w:pPr>
          <w:ins w:id="11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PayPal Express / Credit / Billing Agreement</w:t>
            </w:r>
            <w:r>
              <w:rPr>
                <w:noProof/>
                <w:webHidden/>
              </w:rPr>
              <w:tab/>
            </w:r>
            <w:r>
              <w:rPr>
                <w:noProof/>
                <w:webHidden/>
              </w:rPr>
              <w:fldChar w:fldCharType="begin"/>
            </w:r>
            <w:r>
              <w:rPr>
                <w:noProof/>
                <w:webHidden/>
              </w:rPr>
              <w:instrText xml:space="preserve"> PAGEREF _Toc492911310 \h </w:instrText>
            </w:r>
            <w:r>
              <w:rPr>
                <w:noProof/>
                <w:webHidden/>
              </w:rPr>
            </w:r>
          </w:ins>
          <w:r>
            <w:rPr>
              <w:noProof/>
              <w:webHidden/>
            </w:rPr>
            <w:fldChar w:fldCharType="separate"/>
          </w:r>
          <w:ins w:id="119" w:author="Pawan Chugh" w:date="2017-09-11T16:39:00Z">
            <w:r>
              <w:rPr>
                <w:noProof/>
                <w:webHidden/>
              </w:rPr>
              <w:t>31</w:t>
            </w:r>
            <w:r>
              <w:rPr>
                <w:noProof/>
                <w:webHidden/>
              </w:rPr>
              <w:fldChar w:fldCharType="end"/>
            </w:r>
            <w:r w:rsidRPr="00CB4C19">
              <w:rPr>
                <w:rStyle w:val="Hyperlink"/>
                <w:noProof/>
              </w:rPr>
              <w:fldChar w:fldCharType="end"/>
            </w:r>
          </w:ins>
        </w:p>
        <w:p w:rsidR="000C42FD" w:rsidRDefault="000C42FD">
          <w:pPr>
            <w:pStyle w:val="TOC3"/>
            <w:rPr>
              <w:ins w:id="120" w:author="Pawan Chugh" w:date="2017-09-11T16:39:00Z"/>
              <w:rFonts w:asciiTheme="minorHAnsi" w:eastAsiaTheme="minorEastAsia" w:hAnsiTheme="minorHAnsi" w:cstheme="minorBidi"/>
              <w:noProof/>
              <w:sz w:val="22"/>
              <w:szCs w:val="22"/>
            </w:rPr>
          </w:pPr>
          <w:ins w:id="12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Conversion Detail Report</w:t>
            </w:r>
            <w:r>
              <w:rPr>
                <w:noProof/>
                <w:webHidden/>
              </w:rPr>
              <w:tab/>
            </w:r>
            <w:r>
              <w:rPr>
                <w:noProof/>
                <w:webHidden/>
              </w:rPr>
              <w:fldChar w:fldCharType="begin"/>
            </w:r>
            <w:r>
              <w:rPr>
                <w:noProof/>
                <w:webHidden/>
              </w:rPr>
              <w:instrText xml:space="preserve"> PAGEREF _Toc492911311 \h </w:instrText>
            </w:r>
            <w:r>
              <w:rPr>
                <w:noProof/>
                <w:webHidden/>
              </w:rPr>
            </w:r>
          </w:ins>
          <w:r>
            <w:rPr>
              <w:noProof/>
              <w:webHidden/>
            </w:rPr>
            <w:fldChar w:fldCharType="separate"/>
          </w:r>
          <w:ins w:id="122" w:author="Pawan Chugh" w:date="2017-09-11T16:39:00Z">
            <w:r>
              <w:rPr>
                <w:noProof/>
                <w:webHidden/>
              </w:rPr>
              <w:t>34</w:t>
            </w:r>
            <w:r>
              <w:rPr>
                <w:noProof/>
                <w:webHidden/>
              </w:rPr>
              <w:fldChar w:fldCharType="end"/>
            </w:r>
            <w:r w:rsidRPr="00CB4C19">
              <w:rPr>
                <w:rStyle w:val="Hyperlink"/>
                <w:noProof/>
              </w:rPr>
              <w:fldChar w:fldCharType="end"/>
            </w:r>
          </w:ins>
        </w:p>
        <w:p w:rsidR="000C42FD" w:rsidRDefault="000C42FD">
          <w:pPr>
            <w:pStyle w:val="TOC3"/>
            <w:rPr>
              <w:ins w:id="123" w:author="Pawan Chugh" w:date="2017-09-11T16:39:00Z"/>
              <w:rFonts w:asciiTheme="minorHAnsi" w:eastAsiaTheme="minorEastAsia" w:hAnsiTheme="minorHAnsi" w:cstheme="minorBidi"/>
              <w:noProof/>
              <w:sz w:val="22"/>
              <w:szCs w:val="22"/>
            </w:rPr>
          </w:pPr>
          <w:ins w:id="12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Alternate Payment Check Status Job</w:t>
            </w:r>
            <w:r>
              <w:rPr>
                <w:noProof/>
                <w:webHidden/>
              </w:rPr>
              <w:tab/>
            </w:r>
            <w:r>
              <w:rPr>
                <w:noProof/>
                <w:webHidden/>
              </w:rPr>
              <w:fldChar w:fldCharType="begin"/>
            </w:r>
            <w:r>
              <w:rPr>
                <w:noProof/>
                <w:webHidden/>
              </w:rPr>
              <w:instrText xml:space="preserve"> PAGEREF _Toc492911312 \h </w:instrText>
            </w:r>
            <w:r>
              <w:rPr>
                <w:noProof/>
                <w:webHidden/>
              </w:rPr>
            </w:r>
          </w:ins>
          <w:r>
            <w:rPr>
              <w:noProof/>
              <w:webHidden/>
            </w:rPr>
            <w:fldChar w:fldCharType="separate"/>
          </w:r>
          <w:ins w:id="125" w:author="Pawan Chugh" w:date="2017-09-11T16:39:00Z">
            <w:r>
              <w:rPr>
                <w:noProof/>
                <w:webHidden/>
              </w:rPr>
              <w:t>34</w:t>
            </w:r>
            <w:r>
              <w:rPr>
                <w:noProof/>
                <w:webHidden/>
              </w:rPr>
              <w:fldChar w:fldCharType="end"/>
            </w:r>
            <w:r w:rsidRPr="00CB4C19">
              <w:rPr>
                <w:rStyle w:val="Hyperlink"/>
                <w:noProof/>
              </w:rPr>
              <w:fldChar w:fldCharType="end"/>
            </w:r>
          </w:ins>
        </w:p>
        <w:p w:rsidR="000C42FD" w:rsidRDefault="000C42FD">
          <w:pPr>
            <w:pStyle w:val="TOC3"/>
            <w:rPr>
              <w:ins w:id="126" w:author="Pawan Chugh" w:date="2017-09-11T16:39:00Z"/>
              <w:rFonts w:asciiTheme="minorHAnsi" w:eastAsiaTheme="minorEastAsia" w:hAnsiTheme="minorHAnsi" w:cstheme="minorBidi"/>
              <w:noProof/>
              <w:sz w:val="22"/>
              <w:szCs w:val="22"/>
            </w:rPr>
          </w:pPr>
          <w:ins w:id="12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CyberSource Decision and DW Order Status Mapping</w:t>
            </w:r>
            <w:r>
              <w:rPr>
                <w:noProof/>
                <w:webHidden/>
              </w:rPr>
              <w:tab/>
            </w:r>
            <w:r>
              <w:rPr>
                <w:noProof/>
                <w:webHidden/>
              </w:rPr>
              <w:fldChar w:fldCharType="begin"/>
            </w:r>
            <w:r>
              <w:rPr>
                <w:noProof/>
                <w:webHidden/>
              </w:rPr>
              <w:instrText xml:space="preserve"> PAGEREF _Toc492911313 \h </w:instrText>
            </w:r>
            <w:r>
              <w:rPr>
                <w:noProof/>
                <w:webHidden/>
              </w:rPr>
            </w:r>
          </w:ins>
          <w:r>
            <w:rPr>
              <w:noProof/>
              <w:webHidden/>
            </w:rPr>
            <w:fldChar w:fldCharType="separate"/>
          </w:r>
          <w:ins w:id="128" w:author="Pawan Chugh" w:date="2017-09-11T16:39:00Z">
            <w:r>
              <w:rPr>
                <w:noProof/>
                <w:webHidden/>
              </w:rPr>
              <w:t>35</w:t>
            </w:r>
            <w:r>
              <w:rPr>
                <w:noProof/>
                <w:webHidden/>
              </w:rPr>
              <w:fldChar w:fldCharType="end"/>
            </w:r>
            <w:r w:rsidRPr="00CB4C19">
              <w:rPr>
                <w:rStyle w:val="Hyperlink"/>
                <w:noProof/>
              </w:rPr>
              <w:fldChar w:fldCharType="end"/>
            </w:r>
          </w:ins>
        </w:p>
        <w:p w:rsidR="000C42FD" w:rsidRDefault="000C42FD">
          <w:pPr>
            <w:pStyle w:val="TOC2"/>
            <w:rPr>
              <w:ins w:id="129" w:author="Pawan Chugh" w:date="2017-09-11T16:39:00Z"/>
              <w:rFonts w:asciiTheme="minorHAnsi" w:eastAsiaTheme="minorEastAsia" w:hAnsiTheme="minorHAnsi" w:cstheme="minorBidi"/>
              <w:noProof/>
              <w:sz w:val="22"/>
              <w:szCs w:val="22"/>
            </w:rPr>
          </w:pPr>
          <w:ins w:id="130" w:author="Pawan Chugh" w:date="2017-09-11T16:39:00Z">
            <w:r w:rsidRPr="00CB4C19">
              <w:rPr>
                <w:rStyle w:val="Hyperlink"/>
                <w:noProof/>
              </w:rPr>
              <w:lastRenderedPageBreak/>
              <w:fldChar w:fldCharType="begin"/>
            </w:r>
            <w:r w:rsidRPr="00CB4C19">
              <w:rPr>
                <w:rStyle w:val="Hyperlink"/>
                <w:noProof/>
              </w:rPr>
              <w:instrText xml:space="preserve"> </w:instrText>
            </w:r>
            <w:r>
              <w:rPr>
                <w:noProof/>
              </w:rPr>
              <w:instrText>HYPERLINK \l "_Toc492911314"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Limitations, Constraints</w:t>
            </w:r>
            <w:r>
              <w:rPr>
                <w:noProof/>
                <w:webHidden/>
              </w:rPr>
              <w:tab/>
            </w:r>
            <w:r>
              <w:rPr>
                <w:noProof/>
                <w:webHidden/>
              </w:rPr>
              <w:fldChar w:fldCharType="begin"/>
            </w:r>
            <w:r>
              <w:rPr>
                <w:noProof/>
                <w:webHidden/>
              </w:rPr>
              <w:instrText xml:space="preserve"> PAGEREF _Toc492911314 \h </w:instrText>
            </w:r>
            <w:r>
              <w:rPr>
                <w:noProof/>
                <w:webHidden/>
              </w:rPr>
            </w:r>
          </w:ins>
          <w:r>
            <w:rPr>
              <w:noProof/>
              <w:webHidden/>
            </w:rPr>
            <w:fldChar w:fldCharType="separate"/>
          </w:r>
          <w:ins w:id="131" w:author="Pawan Chugh" w:date="2017-09-11T16:39:00Z">
            <w:r>
              <w:rPr>
                <w:noProof/>
                <w:webHidden/>
              </w:rPr>
              <w:t>35</w:t>
            </w:r>
            <w:r>
              <w:rPr>
                <w:noProof/>
                <w:webHidden/>
              </w:rPr>
              <w:fldChar w:fldCharType="end"/>
            </w:r>
            <w:r w:rsidRPr="00CB4C19">
              <w:rPr>
                <w:rStyle w:val="Hyperlink"/>
                <w:noProof/>
              </w:rPr>
              <w:fldChar w:fldCharType="end"/>
            </w:r>
          </w:ins>
        </w:p>
        <w:p w:rsidR="000C42FD" w:rsidRDefault="000C42FD">
          <w:pPr>
            <w:pStyle w:val="TOC2"/>
            <w:rPr>
              <w:ins w:id="132" w:author="Pawan Chugh" w:date="2017-09-11T16:39:00Z"/>
              <w:rFonts w:asciiTheme="minorHAnsi" w:eastAsiaTheme="minorEastAsia" w:hAnsiTheme="minorHAnsi" w:cstheme="minorBidi"/>
              <w:noProof/>
              <w:sz w:val="22"/>
              <w:szCs w:val="22"/>
            </w:rPr>
          </w:pPr>
          <w:ins w:id="13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Compatibility</w:t>
            </w:r>
            <w:r>
              <w:rPr>
                <w:noProof/>
                <w:webHidden/>
              </w:rPr>
              <w:tab/>
            </w:r>
            <w:r>
              <w:rPr>
                <w:noProof/>
                <w:webHidden/>
              </w:rPr>
              <w:fldChar w:fldCharType="begin"/>
            </w:r>
            <w:r>
              <w:rPr>
                <w:noProof/>
                <w:webHidden/>
              </w:rPr>
              <w:instrText xml:space="preserve"> PAGEREF _Toc492911315 \h </w:instrText>
            </w:r>
            <w:r>
              <w:rPr>
                <w:noProof/>
                <w:webHidden/>
              </w:rPr>
            </w:r>
          </w:ins>
          <w:r>
            <w:rPr>
              <w:noProof/>
              <w:webHidden/>
            </w:rPr>
            <w:fldChar w:fldCharType="separate"/>
          </w:r>
          <w:ins w:id="134" w:author="Pawan Chugh" w:date="2017-09-11T16:39:00Z">
            <w:r>
              <w:rPr>
                <w:noProof/>
                <w:webHidden/>
              </w:rPr>
              <w:t>37</w:t>
            </w:r>
            <w:r>
              <w:rPr>
                <w:noProof/>
                <w:webHidden/>
              </w:rPr>
              <w:fldChar w:fldCharType="end"/>
            </w:r>
            <w:r w:rsidRPr="00CB4C19">
              <w:rPr>
                <w:rStyle w:val="Hyperlink"/>
                <w:noProof/>
              </w:rPr>
              <w:fldChar w:fldCharType="end"/>
            </w:r>
          </w:ins>
        </w:p>
        <w:p w:rsidR="000C42FD" w:rsidRDefault="000C42FD">
          <w:pPr>
            <w:pStyle w:val="TOC1"/>
            <w:rPr>
              <w:ins w:id="135" w:author="Pawan Chugh" w:date="2017-09-11T16:39:00Z"/>
              <w:rFonts w:asciiTheme="minorHAnsi" w:eastAsiaTheme="minorEastAsia" w:hAnsiTheme="minorHAnsi" w:cstheme="minorBidi"/>
              <w:b w:val="0"/>
              <w:noProof/>
              <w:sz w:val="22"/>
              <w:szCs w:val="22"/>
            </w:rPr>
          </w:pPr>
          <w:ins w:id="13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Implementation Guide</w:t>
            </w:r>
            <w:r>
              <w:rPr>
                <w:noProof/>
                <w:webHidden/>
              </w:rPr>
              <w:tab/>
            </w:r>
            <w:r>
              <w:rPr>
                <w:noProof/>
                <w:webHidden/>
              </w:rPr>
              <w:fldChar w:fldCharType="begin"/>
            </w:r>
            <w:r>
              <w:rPr>
                <w:noProof/>
                <w:webHidden/>
              </w:rPr>
              <w:instrText xml:space="preserve"> PAGEREF _Toc492911316 \h </w:instrText>
            </w:r>
            <w:r>
              <w:rPr>
                <w:noProof/>
                <w:webHidden/>
              </w:rPr>
            </w:r>
          </w:ins>
          <w:r>
            <w:rPr>
              <w:noProof/>
              <w:webHidden/>
            </w:rPr>
            <w:fldChar w:fldCharType="separate"/>
          </w:r>
          <w:ins w:id="137" w:author="Pawan Chugh" w:date="2017-09-11T16:39:00Z">
            <w:r>
              <w:rPr>
                <w:noProof/>
                <w:webHidden/>
              </w:rPr>
              <w:t>37</w:t>
            </w:r>
            <w:r>
              <w:rPr>
                <w:noProof/>
                <w:webHidden/>
              </w:rPr>
              <w:fldChar w:fldCharType="end"/>
            </w:r>
            <w:r w:rsidRPr="00CB4C19">
              <w:rPr>
                <w:rStyle w:val="Hyperlink"/>
                <w:noProof/>
              </w:rPr>
              <w:fldChar w:fldCharType="end"/>
            </w:r>
          </w:ins>
        </w:p>
        <w:p w:rsidR="000C42FD" w:rsidRDefault="000C42FD">
          <w:pPr>
            <w:pStyle w:val="TOC2"/>
            <w:rPr>
              <w:ins w:id="138" w:author="Pawan Chugh" w:date="2017-09-11T16:39:00Z"/>
              <w:rFonts w:asciiTheme="minorHAnsi" w:eastAsiaTheme="minorEastAsia" w:hAnsiTheme="minorHAnsi" w:cstheme="minorBidi"/>
              <w:noProof/>
              <w:sz w:val="22"/>
              <w:szCs w:val="22"/>
            </w:rPr>
          </w:pPr>
          <w:ins w:id="13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Custom Code</w:t>
            </w:r>
            <w:r>
              <w:rPr>
                <w:noProof/>
                <w:webHidden/>
              </w:rPr>
              <w:tab/>
            </w:r>
            <w:r>
              <w:rPr>
                <w:noProof/>
                <w:webHidden/>
              </w:rPr>
              <w:fldChar w:fldCharType="begin"/>
            </w:r>
            <w:r>
              <w:rPr>
                <w:noProof/>
                <w:webHidden/>
              </w:rPr>
              <w:instrText xml:space="preserve"> PAGEREF _Toc492911317 \h </w:instrText>
            </w:r>
            <w:r>
              <w:rPr>
                <w:noProof/>
                <w:webHidden/>
              </w:rPr>
            </w:r>
          </w:ins>
          <w:r>
            <w:rPr>
              <w:noProof/>
              <w:webHidden/>
            </w:rPr>
            <w:fldChar w:fldCharType="separate"/>
          </w:r>
          <w:ins w:id="140" w:author="Pawan Chugh" w:date="2017-09-11T16:39:00Z">
            <w:r>
              <w:rPr>
                <w:noProof/>
                <w:webHidden/>
              </w:rPr>
              <w:t>37</w:t>
            </w:r>
            <w:r>
              <w:rPr>
                <w:noProof/>
                <w:webHidden/>
              </w:rPr>
              <w:fldChar w:fldCharType="end"/>
            </w:r>
            <w:r w:rsidRPr="00CB4C19">
              <w:rPr>
                <w:rStyle w:val="Hyperlink"/>
                <w:noProof/>
              </w:rPr>
              <w:fldChar w:fldCharType="end"/>
            </w:r>
          </w:ins>
        </w:p>
        <w:p w:rsidR="000C42FD" w:rsidRDefault="000C42FD">
          <w:pPr>
            <w:pStyle w:val="TOC3"/>
            <w:rPr>
              <w:ins w:id="141" w:author="Pawan Chugh" w:date="2017-09-11T16:39:00Z"/>
              <w:rFonts w:asciiTheme="minorHAnsi" w:eastAsiaTheme="minorEastAsia" w:hAnsiTheme="minorHAnsi" w:cstheme="minorBidi"/>
              <w:noProof/>
              <w:sz w:val="22"/>
              <w:szCs w:val="22"/>
            </w:rPr>
          </w:pPr>
          <w:ins w:id="14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Generic Section</w:t>
            </w:r>
            <w:r>
              <w:rPr>
                <w:noProof/>
                <w:webHidden/>
              </w:rPr>
              <w:tab/>
            </w:r>
            <w:r>
              <w:rPr>
                <w:noProof/>
                <w:webHidden/>
              </w:rPr>
              <w:fldChar w:fldCharType="begin"/>
            </w:r>
            <w:r>
              <w:rPr>
                <w:noProof/>
                <w:webHidden/>
              </w:rPr>
              <w:instrText xml:space="preserve"> PAGEREF _Toc492911318 \h </w:instrText>
            </w:r>
            <w:r>
              <w:rPr>
                <w:noProof/>
                <w:webHidden/>
              </w:rPr>
            </w:r>
          </w:ins>
          <w:r>
            <w:rPr>
              <w:noProof/>
              <w:webHidden/>
            </w:rPr>
            <w:fldChar w:fldCharType="separate"/>
          </w:r>
          <w:ins w:id="143" w:author="Pawan Chugh" w:date="2017-09-11T16:39:00Z">
            <w:r>
              <w:rPr>
                <w:noProof/>
                <w:webHidden/>
              </w:rPr>
              <w:t>37</w:t>
            </w:r>
            <w:r>
              <w:rPr>
                <w:noProof/>
                <w:webHidden/>
              </w:rPr>
              <w:fldChar w:fldCharType="end"/>
            </w:r>
            <w:r w:rsidRPr="00CB4C19">
              <w:rPr>
                <w:rStyle w:val="Hyperlink"/>
                <w:noProof/>
              </w:rPr>
              <w:fldChar w:fldCharType="end"/>
            </w:r>
          </w:ins>
        </w:p>
        <w:p w:rsidR="000C42FD" w:rsidRDefault="000C42FD">
          <w:pPr>
            <w:pStyle w:val="TOC3"/>
            <w:rPr>
              <w:ins w:id="144" w:author="Pawan Chugh" w:date="2017-09-11T16:39:00Z"/>
              <w:rFonts w:asciiTheme="minorHAnsi" w:eastAsiaTheme="minorEastAsia" w:hAnsiTheme="minorHAnsi" w:cstheme="minorBidi"/>
              <w:noProof/>
              <w:sz w:val="22"/>
              <w:szCs w:val="22"/>
            </w:rPr>
          </w:pPr>
          <w:ins w:id="14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"_Toc492911319"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Credit Card Auth</w:t>
            </w:r>
            <w:r>
              <w:rPr>
                <w:noProof/>
                <w:webHidden/>
              </w:rPr>
              <w:tab/>
            </w:r>
            <w:r>
              <w:rPr>
                <w:noProof/>
                <w:webHidden/>
              </w:rPr>
              <w:fldChar w:fldCharType="begin"/>
            </w:r>
            <w:r>
              <w:rPr>
                <w:noProof/>
                <w:webHidden/>
              </w:rPr>
              <w:instrText xml:space="preserve"> PAGEREF _Toc492911319 \h </w:instrText>
            </w:r>
            <w:r>
              <w:rPr>
                <w:noProof/>
                <w:webHidden/>
              </w:rPr>
            </w:r>
          </w:ins>
          <w:r>
            <w:rPr>
              <w:noProof/>
              <w:webHidden/>
            </w:rPr>
            <w:fldChar w:fldCharType="separate"/>
          </w:r>
          <w:ins w:id="146" w:author="Pawan Chugh" w:date="2017-09-11T16:39:00Z">
            <w:r>
              <w:rPr>
                <w:noProof/>
                <w:webHidden/>
              </w:rPr>
              <w:t>57</w:t>
            </w:r>
            <w:r>
              <w:rPr>
                <w:noProof/>
                <w:webHidden/>
              </w:rPr>
              <w:fldChar w:fldCharType="end"/>
            </w:r>
            <w:r w:rsidRPr="00CB4C19">
              <w:rPr>
                <w:rStyle w:val="Hyperlink"/>
                <w:noProof/>
              </w:rPr>
              <w:fldChar w:fldCharType="end"/>
            </w:r>
          </w:ins>
        </w:p>
        <w:p w:rsidR="000C42FD" w:rsidRDefault="000C42FD">
          <w:pPr>
            <w:pStyle w:val="TOC3"/>
            <w:rPr>
              <w:ins w:id="147" w:author="Pawan Chugh" w:date="2017-09-11T16:39:00Z"/>
              <w:rFonts w:asciiTheme="minorHAnsi" w:eastAsiaTheme="minorEastAsia" w:hAnsiTheme="minorHAnsi" w:cstheme="minorBidi"/>
              <w:noProof/>
              <w:sz w:val="22"/>
              <w:szCs w:val="22"/>
            </w:rPr>
          </w:pPr>
          <w:ins w:id="14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Tax Service</w:t>
            </w:r>
            <w:r>
              <w:rPr>
                <w:noProof/>
                <w:webHidden/>
              </w:rPr>
              <w:tab/>
            </w:r>
            <w:r>
              <w:rPr>
                <w:noProof/>
                <w:webHidden/>
              </w:rPr>
              <w:fldChar w:fldCharType="begin"/>
            </w:r>
            <w:r>
              <w:rPr>
                <w:noProof/>
                <w:webHidden/>
              </w:rPr>
              <w:instrText xml:space="preserve"> PAGEREF _Toc492911320 \h </w:instrText>
            </w:r>
            <w:r>
              <w:rPr>
                <w:noProof/>
                <w:webHidden/>
              </w:rPr>
            </w:r>
          </w:ins>
          <w:r>
            <w:rPr>
              <w:noProof/>
              <w:webHidden/>
            </w:rPr>
            <w:fldChar w:fldCharType="separate"/>
          </w:r>
          <w:ins w:id="149" w:author="Pawan Chugh" w:date="2017-09-11T16:39:00Z">
            <w:r>
              <w:rPr>
                <w:noProof/>
                <w:webHidden/>
              </w:rPr>
              <w:t>59</w:t>
            </w:r>
            <w:r>
              <w:rPr>
                <w:noProof/>
                <w:webHidden/>
              </w:rPr>
              <w:fldChar w:fldCharType="end"/>
            </w:r>
            <w:r w:rsidRPr="00CB4C19">
              <w:rPr>
                <w:rStyle w:val="Hyperlink"/>
                <w:noProof/>
              </w:rPr>
              <w:fldChar w:fldCharType="end"/>
            </w:r>
          </w:ins>
        </w:p>
        <w:p w:rsidR="000C42FD" w:rsidRDefault="000C42FD">
          <w:pPr>
            <w:pStyle w:val="TOC3"/>
            <w:rPr>
              <w:ins w:id="150" w:author="Pawan Chugh" w:date="2017-09-11T16:39:00Z"/>
              <w:rFonts w:asciiTheme="minorHAnsi" w:eastAsiaTheme="minorEastAsia" w:hAnsiTheme="minorHAnsi" w:cstheme="minorBidi"/>
              <w:noProof/>
              <w:sz w:val="22"/>
              <w:szCs w:val="22"/>
            </w:rPr>
          </w:pPr>
          <w:ins w:id="15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Address Verification Service</w:t>
            </w:r>
            <w:r>
              <w:rPr>
                <w:noProof/>
                <w:webHidden/>
              </w:rPr>
              <w:tab/>
            </w:r>
            <w:r>
              <w:rPr>
                <w:noProof/>
                <w:webHidden/>
              </w:rPr>
              <w:fldChar w:fldCharType="begin"/>
            </w:r>
            <w:r>
              <w:rPr>
                <w:noProof/>
                <w:webHidden/>
              </w:rPr>
              <w:instrText xml:space="preserve"> PAGEREF _Toc492911321 \h </w:instrText>
            </w:r>
            <w:r>
              <w:rPr>
                <w:noProof/>
                <w:webHidden/>
              </w:rPr>
            </w:r>
          </w:ins>
          <w:r>
            <w:rPr>
              <w:noProof/>
              <w:webHidden/>
            </w:rPr>
            <w:fldChar w:fldCharType="separate"/>
          </w:r>
          <w:ins w:id="152" w:author="Pawan Chugh" w:date="2017-09-11T16:39:00Z">
            <w:r>
              <w:rPr>
                <w:noProof/>
                <w:webHidden/>
              </w:rPr>
              <w:t>62</w:t>
            </w:r>
            <w:r>
              <w:rPr>
                <w:noProof/>
                <w:webHidden/>
              </w:rPr>
              <w:fldChar w:fldCharType="end"/>
            </w:r>
            <w:r w:rsidRPr="00CB4C19">
              <w:rPr>
                <w:rStyle w:val="Hyperlink"/>
                <w:noProof/>
              </w:rPr>
              <w:fldChar w:fldCharType="end"/>
            </w:r>
          </w:ins>
        </w:p>
        <w:p w:rsidR="000C42FD" w:rsidRDefault="000C42FD">
          <w:pPr>
            <w:pStyle w:val="TOC3"/>
            <w:rPr>
              <w:ins w:id="153" w:author="Pawan Chugh" w:date="2017-09-11T16:39:00Z"/>
              <w:rFonts w:asciiTheme="minorHAnsi" w:eastAsiaTheme="minorEastAsia" w:hAnsiTheme="minorHAnsi" w:cstheme="minorBidi"/>
              <w:noProof/>
              <w:sz w:val="22"/>
              <w:szCs w:val="22"/>
            </w:rPr>
          </w:pPr>
          <w:ins w:id="15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Delivery Address Validation Service</w:t>
            </w:r>
            <w:r>
              <w:rPr>
                <w:noProof/>
                <w:webHidden/>
              </w:rPr>
              <w:tab/>
            </w:r>
            <w:r>
              <w:rPr>
                <w:noProof/>
                <w:webHidden/>
              </w:rPr>
              <w:fldChar w:fldCharType="begin"/>
            </w:r>
            <w:r>
              <w:rPr>
                <w:noProof/>
                <w:webHidden/>
              </w:rPr>
              <w:instrText xml:space="preserve"> PAGEREF _Toc492911322 \h </w:instrText>
            </w:r>
            <w:r>
              <w:rPr>
                <w:noProof/>
                <w:webHidden/>
              </w:rPr>
            </w:r>
          </w:ins>
          <w:r>
            <w:rPr>
              <w:noProof/>
              <w:webHidden/>
            </w:rPr>
            <w:fldChar w:fldCharType="separate"/>
          </w:r>
          <w:ins w:id="155" w:author="Pawan Chugh" w:date="2017-09-11T16:39:00Z">
            <w:r>
              <w:rPr>
                <w:noProof/>
                <w:webHidden/>
              </w:rPr>
              <w:t>63</w:t>
            </w:r>
            <w:r>
              <w:rPr>
                <w:noProof/>
                <w:webHidden/>
              </w:rPr>
              <w:fldChar w:fldCharType="end"/>
            </w:r>
            <w:r w:rsidRPr="00CB4C19">
              <w:rPr>
                <w:rStyle w:val="Hyperlink"/>
                <w:noProof/>
              </w:rPr>
              <w:fldChar w:fldCharType="end"/>
            </w:r>
          </w:ins>
        </w:p>
        <w:p w:rsidR="000C42FD" w:rsidRDefault="000C42FD">
          <w:pPr>
            <w:pStyle w:val="TOC3"/>
            <w:rPr>
              <w:ins w:id="156" w:author="Pawan Chugh" w:date="2017-09-11T16:39:00Z"/>
              <w:rFonts w:asciiTheme="minorHAnsi" w:eastAsiaTheme="minorEastAsia" w:hAnsiTheme="minorHAnsi" w:cstheme="minorBidi"/>
              <w:noProof/>
              <w:sz w:val="22"/>
              <w:szCs w:val="22"/>
            </w:rPr>
          </w:pPr>
          <w:ins w:id="15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Payer Authentication Service</w:t>
            </w:r>
            <w:r>
              <w:rPr>
                <w:noProof/>
                <w:webHidden/>
              </w:rPr>
              <w:tab/>
            </w:r>
            <w:r>
              <w:rPr>
                <w:noProof/>
                <w:webHidden/>
              </w:rPr>
              <w:fldChar w:fldCharType="begin"/>
            </w:r>
            <w:r>
              <w:rPr>
                <w:noProof/>
                <w:webHidden/>
              </w:rPr>
              <w:instrText xml:space="preserve"> PAGEREF _Toc492911323 \h </w:instrText>
            </w:r>
            <w:r>
              <w:rPr>
                <w:noProof/>
                <w:webHidden/>
              </w:rPr>
            </w:r>
          </w:ins>
          <w:r>
            <w:rPr>
              <w:noProof/>
              <w:webHidden/>
            </w:rPr>
            <w:fldChar w:fldCharType="separate"/>
          </w:r>
          <w:ins w:id="158" w:author="Pawan Chugh" w:date="2017-09-11T16:39:00Z">
            <w:r>
              <w:rPr>
                <w:noProof/>
                <w:webHidden/>
              </w:rPr>
              <w:t>64</w:t>
            </w:r>
            <w:r>
              <w:rPr>
                <w:noProof/>
                <w:webHidden/>
              </w:rPr>
              <w:fldChar w:fldCharType="end"/>
            </w:r>
            <w:r w:rsidRPr="00CB4C19">
              <w:rPr>
                <w:rStyle w:val="Hyperlink"/>
                <w:noProof/>
              </w:rPr>
              <w:fldChar w:fldCharType="end"/>
            </w:r>
          </w:ins>
        </w:p>
        <w:p w:rsidR="000C42FD" w:rsidRDefault="000C42FD">
          <w:pPr>
            <w:pStyle w:val="TOC3"/>
            <w:rPr>
              <w:ins w:id="159" w:author="Pawan Chugh" w:date="2017-09-11T16:39:00Z"/>
              <w:rFonts w:asciiTheme="minorHAnsi" w:eastAsiaTheme="minorEastAsia" w:hAnsiTheme="minorHAnsi" w:cstheme="minorBidi"/>
              <w:noProof/>
              <w:sz w:val="22"/>
              <w:szCs w:val="22"/>
            </w:rPr>
          </w:pPr>
          <w:ins w:id="16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Payment Tokenization Service</w:t>
            </w:r>
            <w:r>
              <w:rPr>
                <w:noProof/>
                <w:webHidden/>
              </w:rPr>
              <w:tab/>
            </w:r>
            <w:r>
              <w:rPr>
                <w:noProof/>
                <w:webHidden/>
              </w:rPr>
              <w:fldChar w:fldCharType="begin"/>
            </w:r>
            <w:r>
              <w:rPr>
                <w:noProof/>
                <w:webHidden/>
              </w:rPr>
              <w:instrText xml:space="preserve"> PAGEREF _Toc492911324 \h </w:instrText>
            </w:r>
            <w:r>
              <w:rPr>
                <w:noProof/>
                <w:webHidden/>
              </w:rPr>
            </w:r>
          </w:ins>
          <w:r>
            <w:rPr>
              <w:noProof/>
              <w:webHidden/>
            </w:rPr>
            <w:fldChar w:fldCharType="separate"/>
          </w:r>
          <w:ins w:id="161" w:author="Pawan Chugh" w:date="2017-09-11T16:39:00Z">
            <w:r>
              <w:rPr>
                <w:noProof/>
                <w:webHidden/>
              </w:rPr>
              <w:t>65</w:t>
            </w:r>
            <w:r>
              <w:rPr>
                <w:noProof/>
                <w:webHidden/>
              </w:rPr>
              <w:fldChar w:fldCharType="end"/>
            </w:r>
            <w:r w:rsidRPr="00CB4C19">
              <w:rPr>
                <w:rStyle w:val="Hyperlink"/>
                <w:noProof/>
              </w:rPr>
              <w:fldChar w:fldCharType="end"/>
            </w:r>
          </w:ins>
        </w:p>
        <w:p w:rsidR="000C42FD" w:rsidRDefault="000C42FD">
          <w:pPr>
            <w:pStyle w:val="TOC3"/>
            <w:rPr>
              <w:ins w:id="162" w:author="Pawan Chugh" w:date="2017-09-11T16:39:00Z"/>
              <w:rFonts w:asciiTheme="minorHAnsi" w:eastAsiaTheme="minorEastAsia" w:hAnsiTheme="minorHAnsi" w:cstheme="minorBidi"/>
              <w:noProof/>
              <w:sz w:val="22"/>
              <w:szCs w:val="22"/>
            </w:rPr>
          </w:pPr>
          <w:ins w:id="16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Klarna</w:t>
            </w:r>
            <w:r>
              <w:rPr>
                <w:noProof/>
                <w:webHidden/>
              </w:rPr>
              <w:tab/>
            </w:r>
            <w:r>
              <w:rPr>
                <w:noProof/>
                <w:webHidden/>
              </w:rPr>
              <w:fldChar w:fldCharType="begin"/>
            </w:r>
            <w:r>
              <w:rPr>
                <w:noProof/>
                <w:webHidden/>
              </w:rPr>
              <w:instrText xml:space="preserve"> PAGEREF _Toc492911325 \h </w:instrText>
            </w:r>
            <w:r>
              <w:rPr>
                <w:noProof/>
                <w:webHidden/>
              </w:rPr>
            </w:r>
          </w:ins>
          <w:r>
            <w:rPr>
              <w:noProof/>
              <w:webHidden/>
            </w:rPr>
            <w:fldChar w:fldCharType="separate"/>
          </w:r>
          <w:ins w:id="164" w:author="Pawan Chugh" w:date="2017-09-11T16:39:00Z">
            <w:r>
              <w:rPr>
                <w:noProof/>
                <w:webHidden/>
              </w:rPr>
              <w:t>70</w:t>
            </w:r>
            <w:r>
              <w:rPr>
                <w:noProof/>
                <w:webHidden/>
              </w:rPr>
              <w:fldChar w:fldCharType="end"/>
            </w:r>
            <w:r w:rsidRPr="00CB4C19">
              <w:rPr>
                <w:rStyle w:val="Hyperlink"/>
                <w:noProof/>
              </w:rPr>
              <w:fldChar w:fldCharType="end"/>
            </w:r>
          </w:ins>
        </w:p>
        <w:p w:rsidR="000C42FD" w:rsidRDefault="000C42FD">
          <w:pPr>
            <w:pStyle w:val="TOC3"/>
            <w:rPr>
              <w:ins w:id="165" w:author="Pawan Chugh" w:date="2017-09-11T16:39:00Z"/>
              <w:rFonts w:asciiTheme="minorHAnsi" w:eastAsiaTheme="minorEastAsia" w:hAnsiTheme="minorHAnsi" w:cstheme="minorBidi"/>
              <w:noProof/>
              <w:sz w:val="22"/>
              <w:szCs w:val="22"/>
            </w:rPr>
          </w:pPr>
          <w:ins w:id="16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Bank Transfer</w:t>
            </w:r>
            <w:r>
              <w:rPr>
                <w:noProof/>
                <w:webHidden/>
              </w:rPr>
              <w:tab/>
            </w:r>
            <w:r>
              <w:rPr>
                <w:noProof/>
                <w:webHidden/>
              </w:rPr>
              <w:fldChar w:fldCharType="begin"/>
            </w:r>
            <w:r>
              <w:rPr>
                <w:noProof/>
                <w:webHidden/>
              </w:rPr>
              <w:instrText xml:space="preserve"> PAGEREF _Toc492911326 \h </w:instrText>
            </w:r>
            <w:r>
              <w:rPr>
                <w:noProof/>
                <w:webHidden/>
              </w:rPr>
            </w:r>
          </w:ins>
          <w:r>
            <w:rPr>
              <w:noProof/>
              <w:webHidden/>
            </w:rPr>
            <w:fldChar w:fldCharType="separate"/>
          </w:r>
          <w:ins w:id="167" w:author="Pawan Chugh" w:date="2017-09-11T16:39:00Z">
            <w:r>
              <w:rPr>
                <w:noProof/>
                <w:webHidden/>
              </w:rPr>
              <w:t>72</w:t>
            </w:r>
            <w:r>
              <w:rPr>
                <w:noProof/>
                <w:webHidden/>
              </w:rPr>
              <w:fldChar w:fldCharType="end"/>
            </w:r>
            <w:r w:rsidRPr="00CB4C19">
              <w:rPr>
                <w:rStyle w:val="Hyperlink"/>
                <w:noProof/>
              </w:rPr>
              <w:fldChar w:fldCharType="end"/>
            </w:r>
          </w:ins>
        </w:p>
        <w:p w:rsidR="000C42FD" w:rsidRDefault="000C42FD">
          <w:pPr>
            <w:pStyle w:val="TOC3"/>
            <w:rPr>
              <w:ins w:id="168" w:author="Pawan Chugh" w:date="2017-09-11T16:39:00Z"/>
              <w:rFonts w:asciiTheme="minorHAnsi" w:eastAsiaTheme="minorEastAsia" w:hAnsiTheme="minorHAnsi" w:cstheme="minorBidi"/>
              <w:noProof/>
              <w:sz w:val="22"/>
              <w:szCs w:val="22"/>
            </w:rPr>
          </w:pPr>
          <w:ins w:id="16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Alipay Authorization</w:t>
            </w:r>
            <w:r>
              <w:rPr>
                <w:noProof/>
                <w:webHidden/>
              </w:rPr>
              <w:tab/>
            </w:r>
            <w:r>
              <w:rPr>
                <w:noProof/>
                <w:webHidden/>
              </w:rPr>
              <w:fldChar w:fldCharType="begin"/>
            </w:r>
            <w:r>
              <w:rPr>
                <w:noProof/>
                <w:webHidden/>
              </w:rPr>
              <w:instrText xml:space="preserve"> PAGEREF _Toc492911327 \h </w:instrText>
            </w:r>
            <w:r>
              <w:rPr>
                <w:noProof/>
                <w:webHidden/>
              </w:rPr>
            </w:r>
          </w:ins>
          <w:r>
            <w:rPr>
              <w:noProof/>
              <w:webHidden/>
            </w:rPr>
            <w:fldChar w:fldCharType="separate"/>
          </w:r>
          <w:ins w:id="170" w:author="Pawan Chugh" w:date="2017-09-11T16:39:00Z">
            <w:r>
              <w:rPr>
                <w:noProof/>
                <w:webHidden/>
              </w:rPr>
              <w:t>73</w:t>
            </w:r>
            <w:r>
              <w:rPr>
                <w:noProof/>
                <w:webHidden/>
              </w:rPr>
              <w:fldChar w:fldCharType="end"/>
            </w:r>
            <w:r w:rsidRPr="00CB4C19">
              <w:rPr>
                <w:rStyle w:val="Hyperlink"/>
                <w:noProof/>
              </w:rPr>
              <w:fldChar w:fldCharType="end"/>
            </w:r>
          </w:ins>
        </w:p>
        <w:p w:rsidR="000C42FD" w:rsidRDefault="000C42FD">
          <w:pPr>
            <w:pStyle w:val="TOC3"/>
            <w:rPr>
              <w:ins w:id="171" w:author="Pawan Chugh" w:date="2017-09-11T16:39:00Z"/>
              <w:rFonts w:asciiTheme="minorHAnsi" w:eastAsiaTheme="minorEastAsia" w:hAnsiTheme="minorHAnsi" w:cstheme="minorBidi"/>
              <w:noProof/>
              <w:sz w:val="22"/>
              <w:szCs w:val="22"/>
            </w:rPr>
          </w:pPr>
          <w:ins w:id="17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PayPal Express &amp; PayPal Billing Agreement</w:t>
            </w:r>
            <w:r>
              <w:rPr>
                <w:noProof/>
                <w:webHidden/>
              </w:rPr>
              <w:tab/>
            </w:r>
            <w:r>
              <w:rPr>
                <w:noProof/>
                <w:webHidden/>
              </w:rPr>
              <w:fldChar w:fldCharType="begin"/>
            </w:r>
            <w:r>
              <w:rPr>
                <w:noProof/>
                <w:webHidden/>
              </w:rPr>
              <w:instrText xml:space="preserve"> PAGEREF _Toc492911328 \h </w:instrText>
            </w:r>
            <w:r>
              <w:rPr>
                <w:noProof/>
                <w:webHidden/>
              </w:rPr>
            </w:r>
          </w:ins>
          <w:r>
            <w:rPr>
              <w:noProof/>
              <w:webHidden/>
            </w:rPr>
            <w:fldChar w:fldCharType="separate"/>
          </w:r>
          <w:ins w:id="173" w:author="Pawan Chugh" w:date="2017-09-11T16:39:00Z">
            <w:r>
              <w:rPr>
                <w:noProof/>
                <w:webHidden/>
              </w:rPr>
              <w:t>74</w:t>
            </w:r>
            <w:r>
              <w:rPr>
                <w:noProof/>
                <w:webHidden/>
              </w:rPr>
              <w:fldChar w:fldCharType="end"/>
            </w:r>
            <w:r w:rsidRPr="00CB4C19">
              <w:rPr>
                <w:rStyle w:val="Hyperlink"/>
                <w:noProof/>
              </w:rPr>
              <w:fldChar w:fldCharType="end"/>
            </w:r>
          </w:ins>
        </w:p>
        <w:p w:rsidR="000C42FD" w:rsidRDefault="000C42FD">
          <w:pPr>
            <w:pStyle w:val="TOC3"/>
            <w:rPr>
              <w:ins w:id="174" w:author="Pawan Chugh" w:date="2017-09-11T16:39:00Z"/>
              <w:rFonts w:asciiTheme="minorHAnsi" w:eastAsiaTheme="minorEastAsia" w:hAnsiTheme="minorHAnsi" w:cstheme="minorBidi"/>
              <w:noProof/>
              <w:sz w:val="22"/>
              <w:szCs w:val="22"/>
            </w:rPr>
          </w:pPr>
          <w:ins w:id="17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"_Toc492911329"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PayPal Credit</w:t>
            </w:r>
            <w:r>
              <w:rPr>
                <w:noProof/>
                <w:webHidden/>
              </w:rPr>
              <w:tab/>
            </w:r>
            <w:r>
              <w:rPr>
                <w:noProof/>
                <w:webHidden/>
              </w:rPr>
              <w:fldChar w:fldCharType="begin"/>
            </w:r>
            <w:r>
              <w:rPr>
                <w:noProof/>
                <w:webHidden/>
              </w:rPr>
              <w:instrText xml:space="preserve"> PAGEREF _Toc492911329 \h </w:instrText>
            </w:r>
            <w:r>
              <w:rPr>
                <w:noProof/>
                <w:webHidden/>
              </w:rPr>
            </w:r>
          </w:ins>
          <w:r>
            <w:rPr>
              <w:noProof/>
              <w:webHidden/>
            </w:rPr>
            <w:fldChar w:fldCharType="separate"/>
          </w:r>
          <w:ins w:id="176" w:author="Pawan Chugh" w:date="2017-09-11T16:39:00Z">
            <w:r>
              <w:rPr>
                <w:noProof/>
                <w:webHidden/>
              </w:rPr>
              <w:t>77</w:t>
            </w:r>
            <w:r>
              <w:rPr>
                <w:noProof/>
                <w:webHidden/>
              </w:rPr>
              <w:fldChar w:fldCharType="end"/>
            </w:r>
            <w:r w:rsidRPr="00CB4C19">
              <w:rPr>
                <w:rStyle w:val="Hyperlink"/>
                <w:noProof/>
              </w:rPr>
              <w:fldChar w:fldCharType="end"/>
            </w:r>
          </w:ins>
        </w:p>
        <w:p w:rsidR="000C42FD" w:rsidRDefault="000C42FD">
          <w:pPr>
            <w:pStyle w:val="TOC3"/>
            <w:rPr>
              <w:ins w:id="177" w:author="Pawan Chugh" w:date="2017-09-11T16:39:00Z"/>
              <w:rFonts w:asciiTheme="minorHAnsi" w:eastAsiaTheme="minorEastAsia" w:hAnsiTheme="minorHAnsi" w:cstheme="minorBidi"/>
              <w:noProof/>
              <w:sz w:val="22"/>
              <w:szCs w:val="22"/>
            </w:rPr>
          </w:pPr>
          <w:ins w:id="17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Retail POS</w:t>
            </w:r>
            <w:r>
              <w:rPr>
                <w:noProof/>
                <w:webHidden/>
              </w:rPr>
              <w:tab/>
            </w:r>
            <w:r>
              <w:rPr>
                <w:noProof/>
                <w:webHidden/>
              </w:rPr>
              <w:fldChar w:fldCharType="begin"/>
            </w:r>
            <w:r>
              <w:rPr>
                <w:noProof/>
                <w:webHidden/>
              </w:rPr>
              <w:instrText xml:space="preserve"> PAGEREF _Toc492911330 \h </w:instrText>
            </w:r>
            <w:r>
              <w:rPr>
                <w:noProof/>
                <w:webHidden/>
              </w:rPr>
            </w:r>
          </w:ins>
          <w:r>
            <w:rPr>
              <w:noProof/>
              <w:webHidden/>
            </w:rPr>
            <w:fldChar w:fldCharType="separate"/>
          </w:r>
          <w:ins w:id="179" w:author="Pawan Chugh" w:date="2017-09-11T16:39:00Z">
            <w:r>
              <w:rPr>
                <w:noProof/>
                <w:webHidden/>
              </w:rPr>
              <w:t>78</w:t>
            </w:r>
            <w:r>
              <w:rPr>
                <w:noProof/>
                <w:webHidden/>
              </w:rPr>
              <w:fldChar w:fldCharType="end"/>
            </w:r>
            <w:r w:rsidRPr="00CB4C19">
              <w:rPr>
                <w:rStyle w:val="Hyperlink"/>
                <w:noProof/>
              </w:rPr>
              <w:fldChar w:fldCharType="end"/>
            </w:r>
          </w:ins>
        </w:p>
        <w:p w:rsidR="000C42FD" w:rsidRDefault="000C42FD">
          <w:pPr>
            <w:pStyle w:val="TOC3"/>
            <w:rPr>
              <w:ins w:id="180" w:author="Pawan Chugh" w:date="2017-09-11T16:39:00Z"/>
              <w:rFonts w:asciiTheme="minorHAnsi" w:eastAsiaTheme="minorEastAsia" w:hAnsiTheme="minorHAnsi" w:cstheme="minorBidi"/>
              <w:noProof/>
              <w:sz w:val="22"/>
              <w:szCs w:val="22"/>
            </w:rPr>
          </w:pPr>
          <w:ins w:id="18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Apple Pay REST Interface Integration ways with Device/APP</w:t>
            </w:r>
            <w:r>
              <w:rPr>
                <w:noProof/>
                <w:webHidden/>
              </w:rPr>
              <w:tab/>
            </w:r>
            <w:r>
              <w:rPr>
                <w:noProof/>
                <w:webHidden/>
              </w:rPr>
              <w:fldChar w:fldCharType="begin"/>
            </w:r>
            <w:r>
              <w:rPr>
                <w:noProof/>
                <w:webHidden/>
              </w:rPr>
              <w:instrText xml:space="preserve"> PAGEREF _Toc492911331 \h </w:instrText>
            </w:r>
            <w:r>
              <w:rPr>
                <w:noProof/>
                <w:webHidden/>
              </w:rPr>
            </w:r>
          </w:ins>
          <w:r>
            <w:rPr>
              <w:noProof/>
              <w:webHidden/>
            </w:rPr>
            <w:fldChar w:fldCharType="separate"/>
          </w:r>
          <w:ins w:id="182" w:author="Pawan Chugh" w:date="2017-09-11T16:39:00Z">
            <w:r>
              <w:rPr>
                <w:noProof/>
                <w:webHidden/>
              </w:rPr>
              <w:t>85</w:t>
            </w:r>
            <w:r>
              <w:rPr>
                <w:noProof/>
                <w:webHidden/>
              </w:rPr>
              <w:fldChar w:fldCharType="end"/>
            </w:r>
            <w:r w:rsidRPr="00CB4C19">
              <w:rPr>
                <w:rStyle w:val="Hyperlink"/>
                <w:noProof/>
              </w:rPr>
              <w:fldChar w:fldCharType="end"/>
            </w:r>
          </w:ins>
        </w:p>
        <w:p w:rsidR="000C42FD" w:rsidRDefault="000C42FD">
          <w:pPr>
            <w:pStyle w:val="TOC3"/>
            <w:rPr>
              <w:ins w:id="183" w:author="Pawan Chugh" w:date="2017-09-11T16:39:00Z"/>
              <w:rFonts w:asciiTheme="minorHAnsi" w:eastAsiaTheme="minorEastAsia" w:hAnsiTheme="minorHAnsi" w:cstheme="minorBidi"/>
              <w:noProof/>
              <w:sz w:val="22"/>
              <w:szCs w:val="22"/>
            </w:rPr>
          </w:pPr>
          <w:ins w:id="18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Android Pay REST Interface Integration ways with Device/APP</w:t>
            </w:r>
            <w:r>
              <w:rPr>
                <w:noProof/>
                <w:webHidden/>
              </w:rPr>
              <w:tab/>
            </w:r>
            <w:r>
              <w:rPr>
                <w:noProof/>
                <w:webHidden/>
              </w:rPr>
              <w:fldChar w:fldCharType="begin"/>
            </w:r>
            <w:r>
              <w:rPr>
                <w:noProof/>
                <w:webHidden/>
              </w:rPr>
              <w:instrText xml:space="preserve"> PAGEREF _Toc492911332 \h </w:instrText>
            </w:r>
            <w:r>
              <w:rPr>
                <w:noProof/>
                <w:webHidden/>
              </w:rPr>
            </w:r>
          </w:ins>
          <w:r>
            <w:rPr>
              <w:noProof/>
              <w:webHidden/>
            </w:rPr>
            <w:fldChar w:fldCharType="separate"/>
          </w:r>
          <w:ins w:id="185" w:author="Pawan Chugh" w:date="2017-09-11T16:39:00Z">
            <w:r>
              <w:rPr>
                <w:noProof/>
                <w:webHidden/>
              </w:rPr>
              <w:t>89</w:t>
            </w:r>
            <w:r>
              <w:rPr>
                <w:noProof/>
                <w:webHidden/>
              </w:rPr>
              <w:fldChar w:fldCharType="end"/>
            </w:r>
            <w:r w:rsidRPr="00CB4C19">
              <w:rPr>
                <w:rStyle w:val="Hyperlink"/>
                <w:noProof/>
              </w:rPr>
              <w:fldChar w:fldCharType="end"/>
            </w:r>
          </w:ins>
        </w:p>
        <w:p w:rsidR="000C42FD" w:rsidRDefault="000C42FD">
          <w:pPr>
            <w:pStyle w:val="TOC3"/>
            <w:rPr>
              <w:ins w:id="186" w:author="Pawan Chugh" w:date="2017-09-11T16:39:00Z"/>
              <w:rFonts w:asciiTheme="minorHAnsi" w:eastAsiaTheme="minorEastAsia" w:hAnsiTheme="minorHAnsi" w:cstheme="minorBidi"/>
              <w:noProof/>
              <w:sz w:val="22"/>
              <w:szCs w:val="22"/>
            </w:rPr>
          </w:pPr>
          <w:ins w:id="18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Visa Checkout</w:t>
            </w:r>
            <w:r>
              <w:rPr>
                <w:noProof/>
                <w:webHidden/>
              </w:rPr>
              <w:tab/>
            </w:r>
            <w:r>
              <w:rPr>
                <w:noProof/>
                <w:webHidden/>
              </w:rPr>
              <w:fldChar w:fldCharType="begin"/>
            </w:r>
            <w:r>
              <w:rPr>
                <w:noProof/>
                <w:webHidden/>
              </w:rPr>
              <w:instrText xml:space="preserve"> PAGEREF _Toc492911333 \h </w:instrText>
            </w:r>
            <w:r>
              <w:rPr>
                <w:noProof/>
                <w:webHidden/>
              </w:rPr>
            </w:r>
          </w:ins>
          <w:r>
            <w:rPr>
              <w:noProof/>
              <w:webHidden/>
            </w:rPr>
            <w:fldChar w:fldCharType="separate"/>
          </w:r>
          <w:ins w:id="188" w:author="Pawan Chugh" w:date="2017-09-11T16:39:00Z">
            <w:r>
              <w:rPr>
                <w:noProof/>
                <w:webHidden/>
              </w:rPr>
              <w:t>92</w:t>
            </w:r>
            <w:r>
              <w:rPr>
                <w:noProof/>
                <w:webHidden/>
              </w:rPr>
              <w:fldChar w:fldCharType="end"/>
            </w:r>
            <w:r w:rsidRPr="00CB4C19">
              <w:rPr>
                <w:rStyle w:val="Hyperlink"/>
                <w:noProof/>
              </w:rPr>
              <w:fldChar w:fldCharType="end"/>
            </w:r>
          </w:ins>
        </w:p>
        <w:p w:rsidR="000C42FD" w:rsidRDefault="000C42FD">
          <w:pPr>
            <w:pStyle w:val="TOC3"/>
            <w:rPr>
              <w:ins w:id="189" w:author="Pawan Chugh" w:date="2017-09-11T16:39:00Z"/>
              <w:rFonts w:asciiTheme="minorHAnsi" w:eastAsiaTheme="minorEastAsia" w:hAnsiTheme="minorHAnsi" w:cstheme="minorBidi"/>
              <w:noProof/>
              <w:sz w:val="22"/>
              <w:szCs w:val="22"/>
            </w:rPr>
          </w:pPr>
          <w:ins w:id="19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Secure Acceptance</w:t>
            </w:r>
            <w:r>
              <w:rPr>
                <w:noProof/>
                <w:webHidden/>
              </w:rPr>
              <w:tab/>
            </w:r>
            <w:r>
              <w:rPr>
                <w:noProof/>
                <w:webHidden/>
              </w:rPr>
              <w:fldChar w:fldCharType="begin"/>
            </w:r>
            <w:r>
              <w:rPr>
                <w:noProof/>
                <w:webHidden/>
              </w:rPr>
              <w:instrText xml:space="preserve"> PAGEREF _Toc492911334 \h </w:instrText>
            </w:r>
            <w:r>
              <w:rPr>
                <w:noProof/>
                <w:webHidden/>
              </w:rPr>
            </w:r>
          </w:ins>
          <w:r>
            <w:rPr>
              <w:noProof/>
              <w:webHidden/>
            </w:rPr>
            <w:fldChar w:fldCharType="separate"/>
          </w:r>
          <w:ins w:id="191" w:author="Pawan Chugh" w:date="2017-09-11T16:39:00Z">
            <w:r>
              <w:rPr>
                <w:noProof/>
                <w:webHidden/>
              </w:rPr>
              <w:t>97</w:t>
            </w:r>
            <w:r>
              <w:rPr>
                <w:noProof/>
                <w:webHidden/>
              </w:rPr>
              <w:fldChar w:fldCharType="end"/>
            </w:r>
            <w:r w:rsidRPr="00CB4C19">
              <w:rPr>
                <w:rStyle w:val="Hyperlink"/>
                <w:noProof/>
              </w:rPr>
              <w:fldChar w:fldCharType="end"/>
            </w:r>
          </w:ins>
        </w:p>
        <w:p w:rsidR="000C42FD" w:rsidRDefault="000C42FD">
          <w:pPr>
            <w:pStyle w:val="TOC3"/>
            <w:rPr>
              <w:ins w:id="192" w:author="Pawan Chugh" w:date="2017-09-11T16:39:00Z"/>
              <w:rFonts w:asciiTheme="minorHAnsi" w:eastAsiaTheme="minorEastAsia" w:hAnsiTheme="minorHAnsi" w:cstheme="minorBidi"/>
              <w:noProof/>
              <w:sz w:val="22"/>
              <w:szCs w:val="22"/>
            </w:rPr>
          </w:pPr>
          <w:ins w:id="19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Device Fingerprint</w:t>
            </w:r>
            <w:r>
              <w:rPr>
                <w:noProof/>
                <w:webHidden/>
              </w:rPr>
              <w:tab/>
            </w:r>
            <w:r>
              <w:rPr>
                <w:noProof/>
                <w:webHidden/>
              </w:rPr>
              <w:fldChar w:fldCharType="begin"/>
            </w:r>
            <w:r>
              <w:rPr>
                <w:noProof/>
                <w:webHidden/>
              </w:rPr>
              <w:instrText xml:space="preserve"> PAGEREF _Toc492911335 \h </w:instrText>
            </w:r>
            <w:r>
              <w:rPr>
                <w:noProof/>
                <w:webHidden/>
              </w:rPr>
            </w:r>
          </w:ins>
          <w:r>
            <w:rPr>
              <w:noProof/>
              <w:webHidden/>
            </w:rPr>
            <w:fldChar w:fldCharType="separate"/>
          </w:r>
          <w:ins w:id="194" w:author="Pawan Chugh" w:date="2017-09-11T16:39:00Z">
            <w:r>
              <w:rPr>
                <w:noProof/>
                <w:webHidden/>
              </w:rPr>
              <w:t>109</w:t>
            </w:r>
            <w:r>
              <w:rPr>
                <w:noProof/>
                <w:webHidden/>
              </w:rPr>
              <w:fldChar w:fldCharType="end"/>
            </w:r>
            <w:r w:rsidRPr="00CB4C19">
              <w:rPr>
                <w:rStyle w:val="Hyperlink"/>
                <w:noProof/>
              </w:rPr>
              <w:fldChar w:fldCharType="end"/>
            </w:r>
          </w:ins>
        </w:p>
        <w:p w:rsidR="000C42FD" w:rsidRDefault="000C42FD">
          <w:pPr>
            <w:pStyle w:val="TOC2"/>
            <w:rPr>
              <w:ins w:id="195" w:author="Pawan Chugh" w:date="2017-09-11T16:39:00Z"/>
              <w:rFonts w:asciiTheme="minorHAnsi" w:eastAsiaTheme="minorEastAsia" w:hAnsiTheme="minorHAnsi" w:cstheme="minorBidi"/>
              <w:noProof/>
              <w:sz w:val="22"/>
              <w:szCs w:val="22"/>
            </w:rPr>
          </w:pPr>
          <w:ins w:id="19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Site Configuration</w:t>
            </w:r>
            <w:r>
              <w:rPr>
                <w:noProof/>
                <w:webHidden/>
              </w:rPr>
              <w:tab/>
            </w:r>
            <w:r>
              <w:rPr>
                <w:noProof/>
                <w:webHidden/>
              </w:rPr>
              <w:fldChar w:fldCharType="begin"/>
            </w:r>
            <w:r>
              <w:rPr>
                <w:noProof/>
                <w:webHidden/>
              </w:rPr>
              <w:instrText xml:space="preserve"> PAGEREF _Toc492911336 \h </w:instrText>
            </w:r>
            <w:r>
              <w:rPr>
                <w:noProof/>
                <w:webHidden/>
              </w:rPr>
            </w:r>
          </w:ins>
          <w:r>
            <w:rPr>
              <w:noProof/>
              <w:webHidden/>
            </w:rPr>
            <w:fldChar w:fldCharType="separate"/>
          </w:r>
          <w:ins w:id="197" w:author="Pawan Chugh" w:date="2017-09-11T16:39:00Z">
            <w:r>
              <w:rPr>
                <w:noProof/>
                <w:webHidden/>
              </w:rPr>
              <w:t>113</w:t>
            </w:r>
            <w:r>
              <w:rPr>
                <w:noProof/>
                <w:webHidden/>
              </w:rPr>
              <w:fldChar w:fldCharType="end"/>
            </w:r>
            <w:r w:rsidRPr="00CB4C19">
              <w:rPr>
                <w:rStyle w:val="Hyperlink"/>
                <w:noProof/>
              </w:rPr>
              <w:fldChar w:fldCharType="end"/>
            </w:r>
          </w:ins>
        </w:p>
        <w:p w:rsidR="000C42FD" w:rsidRDefault="000C42FD">
          <w:pPr>
            <w:pStyle w:val="TOC3"/>
            <w:rPr>
              <w:ins w:id="198" w:author="Pawan Chugh" w:date="2017-09-11T16:39:00Z"/>
              <w:rFonts w:asciiTheme="minorHAnsi" w:eastAsiaTheme="minorEastAsia" w:hAnsiTheme="minorHAnsi" w:cstheme="minorBidi"/>
              <w:noProof/>
              <w:sz w:val="22"/>
              <w:szCs w:val="22"/>
            </w:rPr>
          </w:pPr>
          <w:ins w:id="19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Configure Payment Processor</w:t>
            </w:r>
            <w:r>
              <w:rPr>
                <w:noProof/>
                <w:webHidden/>
              </w:rPr>
              <w:tab/>
            </w:r>
            <w:r>
              <w:rPr>
                <w:noProof/>
                <w:webHidden/>
              </w:rPr>
              <w:fldChar w:fldCharType="begin"/>
            </w:r>
            <w:r>
              <w:rPr>
                <w:noProof/>
                <w:webHidden/>
              </w:rPr>
              <w:instrText xml:space="preserve"> PAGEREF _Toc492911337 \h </w:instrText>
            </w:r>
            <w:r>
              <w:rPr>
                <w:noProof/>
                <w:webHidden/>
              </w:rPr>
            </w:r>
          </w:ins>
          <w:r>
            <w:rPr>
              <w:noProof/>
              <w:webHidden/>
            </w:rPr>
            <w:fldChar w:fldCharType="separate"/>
          </w:r>
          <w:ins w:id="200" w:author="Pawan Chugh" w:date="2017-09-11T16:39:00Z">
            <w:r>
              <w:rPr>
                <w:noProof/>
                <w:webHidden/>
              </w:rPr>
              <w:t>113</w:t>
            </w:r>
            <w:r>
              <w:rPr>
                <w:noProof/>
                <w:webHidden/>
              </w:rPr>
              <w:fldChar w:fldCharType="end"/>
            </w:r>
            <w:r w:rsidRPr="00CB4C19">
              <w:rPr>
                <w:rStyle w:val="Hyperlink"/>
                <w:noProof/>
              </w:rPr>
              <w:fldChar w:fldCharType="end"/>
            </w:r>
          </w:ins>
        </w:p>
        <w:p w:rsidR="000C42FD" w:rsidRDefault="000C42FD">
          <w:pPr>
            <w:pStyle w:val="TOC3"/>
            <w:rPr>
              <w:ins w:id="201" w:author="Pawan Chugh" w:date="2017-09-11T16:39:00Z"/>
              <w:rFonts w:asciiTheme="minorHAnsi" w:eastAsiaTheme="minorEastAsia" w:hAnsiTheme="minorHAnsi" w:cstheme="minorBidi"/>
              <w:noProof/>
              <w:sz w:val="22"/>
              <w:szCs w:val="22"/>
            </w:rPr>
          </w:pPr>
          <w:ins w:id="20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Import Meta Data</w:t>
            </w:r>
            <w:r>
              <w:rPr>
                <w:noProof/>
                <w:webHidden/>
              </w:rPr>
              <w:tab/>
            </w:r>
            <w:r>
              <w:rPr>
                <w:noProof/>
                <w:webHidden/>
              </w:rPr>
              <w:fldChar w:fldCharType="begin"/>
            </w:r>
            <w:r>
              <w:rPr>
                <w:noProof/>
                <w:webHidden/>
              </w:rPr>
              <w:instrText xml:space="preserve"> PAGEREF _Toc492911338 \h </w:instrText>
            </w:r>
            <w:r>
              <w:rPr>
                <w:noProof/>
                <w:webHidden/>
              </w:rPr>
            </w:r>
          </w:ins>
          <w:r>
            <w:rPr>
              <w:noProof/>
              <w:webHidden/>
            </w:rPr>
            <w:fldChar w:fldCharType="separate"/>
          </w:r>
          <w:ins w:id="203" w:author="Pawan Chugh" w:date="2017-09-11T16:39:00Z">
            <w:r>
              <w:rPr>
                <w:noProof/>
                <w:webHidden/>
              </w:rPr>
              <w:t>114</w:t>
            </w:r>
            <w:r>
              <w:rPr>
                <w:noProof/>
                <w:webHidden/>
              </w:rPr>
              <w:fldChar w:fldCharType="end"/>
            </w:r>
            <w:r w:rsidRPr="00CB4C19">
              <w:rPr>
                <w:rStyle w:val="Hyperlink"/>
                <w:noProof/>
              </w:rPr>
              <w:fldChar w:fldCharType="end"/>
            </w:r>
          </w:ins>
        </w:p>
        <w:p w:rsidR="000C42FD" w:rsidRDefault="000C42FD">
          <w:pPr>
            <w:pStyle w:val="TOC3"/>
            <w:rPr>
              <w:ins w:id="204" w:author="Pawan Chugh" w:date="2017-09-11T16:39:00Z"/>
              <w:rFonts w:asciiTheme="minorHAnsi" w:eastAsiaTheme="minorEastAsia" w:hAnsiTheme="minorHAnsi" w:cstheme="minorBidi"/>
              <w:noProof/>
              <w:sz w:val="22"/>
              <w:szCs w:val="22"/>
            </w:rPr>
          </w:pPr>
          <w:ins w:id="20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"_Toc492911339"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Import Payment Methods</w:t>
            </w:r>
            <w:r>
              <w:rPr>
                <w:noProof/>
                <w:webHidden/>
              </w:rPr>
              <w:tab/>
            </w:r>
            <w:r>
              <w:rPr>
                <w:noProof/>
                <w:webHidden/>
              </w:rPr>
              <w:fldChar w:fldCharType="begin"/>
            </w:r>
            <w:r>
              <w:rPr>
                <w:noProof/>
                <w:webHidden/>
              </w:rPr>
              <w:instrText xml:space="preserve"> PAGEREF _Toc492911339 \h </w:instrText>
            </w:r>
            <w:r>
              <w:rPr>
                <w:noProof/>
                <w:webHidden/>
              </w:rPr>
            </w:r>
          </w:ins>
          <w:r>
            <w:rPr>
              <w:noProof/>
              <w:webHidden/>
            </w:rPr>
            <w:fldChar w:fldCharType="separate"/>
          </w:r>
          <w:ins w:id="206" w:author="Pawan Chugh" w:date="2017-09-11T16:39:00Z">
            <w:r>
              <w:rPr>
                <w:noProof/>
                <w:webHidden/>
              </w:rPr>
              <w:t>115</w:t>
            </w:r>
            <w:r>
              <w:rPr>
                <w:noProof/>
                <w:webHidden/>
              </w:rPr>
              <w:fldChar w:fldCharType="end"/>
            </w:r>
            <w:r w:rsidRPr="00CB4C19">
              <w:rPr>
                <w:rStyle w:val="Hyperlink"/>
                <w:noProof/>
              </w:rPr>
              <w:fldChar w:fldCharType="end"/>
            </w:r>
          </w:ins>
        </w:p>
        <w:p w:rsidR="000C42FD" w:rsidRDefault="000C42FD">
          <w:pPr>
            <w:pStyle w:val="TOC3"/>
            <w:rPr>
              <w:ins w:id="207" w:author="Pawan Chugh" w:date="2017-09-11T16:39:00Z"/>
              <w:rFonts w:asciiTheme="minorHAnsi" w:eastAsiaTheme="minorEastAsia" w:hAnsiTheme="minorHAnsi" w:cstheme="minorBidi"/>
              <w:noProof/>
              <w:sz w:val="22"/>
              <w:szCs w:val="22"/>
            </w:rPr>
          </w:pPr>
          <w:ins w:id="20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Configure Services</w:t>
            </w:r>
            <w:r>
              <w:rPr>
                <w:noProof/>
                <w:webHidden/>
              </w:rPr>
              <w:tab/>
            </w:r>
            <w:r>
              <w:rPr>
                <w:noProof/>
                <w:webHidden/>
              </w:rPr>
              <w:fldChar w:fldCharType="begin"/>
            </w:r>
            <w:r>
              <w:rPr>
                <w:noProof/>
                <w:webHidden/>
              </w:rPr>
              <w:instrText xml:space="preserve"> PAGEREF _Toc492911340 \h </w:instrText>
            </w:r>
            <w:r>
              <w:rPr>
                <w:noProof/>
                <w:webHidden/>
              </w:rPr>
            </w:r>
          </w:ins>
          <w:r>
            <w:rPr>
              <w:noProof/>
              <w:webHidden/>
            </w:rPr>
            <w:fldChar w:fldCharType="separate"/>
          </w:r>
          <w:ins w:id="209" w:author="Pawan Chugh" w:date="2017-09-11T16:39:00Z">
            <w:r>
              <w:rPr>
                <w:noProof/>
                <w:webHidden/>
              </w:rPr>
              <w:t>116</w:t>
            </w:r>
            <w:r>
              <w:rPr>
                <w:noProof/>
                <w:webHidden/>
              </w:rPr>
              <w:fldChar w:fldCharType="end"/>
            </w:r>
            <w:r w:rsidRPr="00CB4C19">
              <w:rPr>
                <w:rStyle w:val="Hyperlink"/>
                <w:noProof/>
              </w:rPr>
              <w:fldChar w:fldCharType="end"/>
            </w:r>
          </w:ins>
        </w:p>
        <w:p w:rsidR="000C42FD" w:rsidRDefault="000C42FD">
          <w:pPr>
            <w:pStyle w:val="TOC3"/>
            <w:rPr>
              <w:ins w:id="210" w:author="Pawan Chugh" w:date="2017-09-11T16:39:00Z"/>
              <w:rFonts w:asciiTheme="minorHAnsi" w:eastAsiaTheme="minorEastAsia" w:hAnsiTheme="minorHAnsi" w:cstheme="minorBidi"/>
              <w:noProof/>
              <w:sz w:val="22"/>
              <w:szCs w:val="22"/>
            </w:rPr>
          </w:pPr>
          <w:ins w:id="21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Configure Site Preferences</w:t>
            </w:r>
            <w:r>
              <w:rPr>
                <w:noProof/>
                <w:webHidden/>
              </w:rPr>
              <w:tab/>
            </w:r>
            <w:r>
              <w:rPr>
                <w:noProof/>
                <w:webHidden/>
              </w:rPr>
              <w:fldChar w:fldCharType="begin"/>
            </w:r>
            <w:r>
              <w:rPr>
                <w:noProof/>
                <w:webHidden/>
              </w:rPr>
              <w:instrText xml:space="preserve"> PAGEREF _Toc492911341 \h </w:instrText>
            </w:r>
            <w:r>
              <w:rPr>
                <w:noProof/>
                <w:webHidden/>
              </w:rPr>
            </w:r>
          </w:ins>
          <w:r>
            <w:rPr>
              <w:noProof/>
              <w:webHidden/>
            </w:rPr>
            <w:fldChar w:fldCharType="separate"/>
          </w:r>
          <w:ins w:id="212" w:author="Pawan Chugh" w:date="2017-09-11T16:39:00Z">
            <w:r>
              <w:rPr>
                <w:noProof/>
                <w:webHidden/>
              </w:rPr>
              <w:t>120</w:t>
            </w:r>
            <w:r>
              <w:rPr>
                <w:noProof/>
                <w:webHidden/>
              </w:rPr>
              <w:fldChar w:fldCharType="end"/>
            </w:r>
            <w:r w:rsidRPr="00CB4C19">
              <w:rPr>
                <w:rStyle w:val="Hyperlink"/>
                <w:noProof/>
              </w:rPr>
              <w:fldChar w:fldCharType="end"/>
            </w:r>
          </w:ins>
        </w:p>
        <w:p w:rsidR="000C42FD" w:rsidRDefault="000C42FD">
          <w:pPr>
            <w:pStyle w:val="TOC3"/>
            <w:rPr>
              <w:ins w:id="213" w:author="Pawan Chugh" w:date="2017-09-11T16:39:00Z"/>
              <w:rFonts w:asciiTheme="minorHAnsi" w:eastAsiaTheme="minorEastAsia" w:hAnsiTheme="minorHAnsi" w:cstheme="minorBidi"/>
              <w:noProof/>
              <w:sz w:val="22"/>
              <w:szCs w:val="22"/>
            </w:rPr>
          </w:pPr>
          <w:ins w:id="21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Configure Payment Method</w:t>
            </w:r>
            <w:r>
              <w:rPr>
                <w:noProof/>
                <w:webHidden/>
              </w:rPr>
              <w:tab/>
            </w:r>
            <w:r>
              <w:rPr>
                <w:noProof/>
                <w:webHidden/>
              </w:rPr>
              <w:fldChar w:fldCharType="begin"/>
            </w:r>
            <w:r>
              <w:rPr>
                <w:noProof/>
                <w:webHidden/>
              </w:rPr>
              <w:instrText xml:space="preserve"> PAGEREF _Toc492911342 \h </w:instrText>
            </w:r>
            <w:r>
              <w:rPr>
                <w:noProof/>
                <w:webHidden/>
              </w:rPr>
            </w:r>
          </w:ins>
          <w:r>
            <w:rPr>
              <w:noProof/>
              <w:webHidden/>
            </w:rPr>
            <w:fldChar w:fldCharType="separate"/>
          </w:r>
          <w:ins w:id="215" w:author="Pawan Chugh" w:date="2017-09-11T16:39:00Z">
            <w:r>
              <w:rPr>
                <w:noProof/>
                <w:webHidden/>
              </w:rPr>
              <w:t>134</w:t>
            </w:r>
            <w:r>
              <w:rPr>
                <w:noProof/>
                <w:webHidden/>
              </w:rPr>
              <w:fldChar w:fldCharType="end"/>
            </w:r>
            <w:r w:rsidRPr="00CB4C19">
              <w:rPr>
                <w:rStyle w:val="Hyperlink"/>
                <w:noProof/>
              </w:rPr>
              <w:fldChar w:fldCharType="end"/>
            </w:r>
          </w:ins>
        </w:p>
        <w:p w:rsidR="000C42FD" w:rsidRDefault="000C42FD">
          <w:pPr>
            <w:pStyle w:val="TOC3"/>
            <w:rPr>
              <w:ins w:id="216" w:author="Pawan Chugh" w:date="2017-09-11T16:39:00Z"/>
              <w:rFonts w:asciiTheme="minorHAnsi" w:eastAsiaTheme="minorEastAsia" w:hAnsiTheme="minorHAnsi" w:cstheme="minorBidi"/>
              <w:noProof/>
              <w:sz w:val="22"/>
              <w:szCs w:val="22"/>
            </w:rPr>
          </w:pPr>
          <w:ins w:id="21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Configure Custom Objects</w:t>
            </w:r>
            <w:r>
              <w:rPr>
                <w:noProof/>
                <w:webHidden/>
              </w:rPr>
              <w:tab/>
            </w:r>
            <w:r>
              <w:rPr>
                <w:noProof/>
                <w:webHidden/>
              </w:rPr>
              <w:fldChar w:fldCharType="begin"/>
            </w:r>
            <w:r>
              <w:rPr>
                <w:noProof/>
                <w:webHidden/>
              </w:rPr>
              <w:instrText xml:space="preserve"> PAGEREF _Toc492911343 \h </w:instrText>
            </w:r>
            <w:r>
              <w:rPr>
                <w:noProof/>
                <w:webHidden/>
              </w:rPr>
            </w:r>
          </w:ins>
          <w:r>
            <w:rPr>
              <w:noProof/>
              <w:webHidden/>
            </w:rPr>
            <w:fldChar w:fldCharType="separate"/>
          </w:r>
          <w:ins w:id="218" w:author="Pawan Chugh" w:date="2017-09-11T16:39:00Z">
            <w:r>
              <w:rPr>
                <w:noProof/>
                <w:webHidden/>
              </w:rPr>
              <w:t>135</w:t>
            </w:r>
            <w:r>
              <w:rPr>
                <w:noProof/>
                <w:webHidden/>
              </w:rPr>
              <w:fldChar w:fldCharType="end"/>
            </w:r>
            <w:r w:rsidRPr="00CB4C19">
              <w:rPr>
                <w:rStyle w:val="Hyperlink"/>
                <w:noProof/>
              </w:rPr>
              <w:fldChar w:fldCharType="end"/>
            </w:r>
          </w:ins>
        </w:p>
        <w:p w:rsidR="000C42FD" w:rsidRDefault="000C42FD">
          <w:pPr>
            <w:pStyle w:val="TOC3"/>
            <w:rPr>
              <w:ins w:id="219" w:author="Pawan Chugh" w:date="2017-09-11T16:39:00Z"/>
              <w:rFonts w:asciiTheme="minorHAnsi" w:eastAsiaTheme="minorEastAsia" w:hAnsiTheme="minorHAnsi" w:cstheme="minorBidi"/>
              <w:noProof/>
              <w:sz w:val="22"/>
              <w:szCs w:val="22"/>
            </w:rPr>
          </w:pPr>
          <w:ins w:id="22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Custom Attribute in Customer Profile</w:t>
            </w:r>
            <w:r>
              <w:rPr>
                <w:noProof/>
                <w:webHidden/>
              </w:rPr>
              <w:tab/>
            </w:r>
            <w:r>
              <w:rPr>
                <w:noProof/>
                <w:webHidden/>
              </w:rPr>
              <w:fldChar w:fldCharType="begin"/>
            </w:r>
            <w:r>
              <w:rPr>
                <w:noProof/>
                <w:webHidden/>
              </w:rPr>
              <w:instrText xml:space="preserve"> PAGEREF _Toc492911344 \h </w:instrText>
            </w:r>
            <w:r>
              <w:rPr>
                <w:noProof/>
                <w:webHidden/>
              </w:rPr>
            </w:r>
          </w:ins>
          <w:r>
            <w:rPr>
              <w:noProof/>
              <w:webHidden/>
            </w:rPr>
            <w:fldChar w:fldCharType="separate"/>
          </w:r>
          <w:ins w:id="221" w:author="Pawan Chugh" w:date="2017-09-11T16:39:00Z">
            <w:r>
              <w:rPr>
                <w:noProof/>
                <w:webHidden/>
              </w:rPr>
              <w:t>138</w:t>
            </w:r>
            <w:r>
              <w:rPr>
                <w:noProof/>
                <w:webHidden/>
              </w:rPr>
              <w:fldChar w:fldCharType="end"/>
            </w:r>
            <w:r w:rsidRPr="00CB4C19">
              <w:rPr>
                <w:rStyle w:val="Hyperlink"/>
                <w:noProof/>
              </w:rPr>
              <w:fldChar w:fldCharType="end"/>
            </w:r>
          </w:ins>
        </w:p>
        <w:p w:rsidR="000C42FD" w:rsidRDefault="000C42FD">
          <w:pPr>
            <w:pStyle w:val="TOC3"/>
            <w:rPr>
              <w:ins w:id="222" w:author="Pawan Chugh" w:date="2017-09-11T16:39:00Z"/>
              <w:rFonts w:asciiTheme="minorHAnsi" w:eastAsiaTheme="minorEastAsia" w:hAnsiTheme="minorHAnsi" w:cstheme="minorBidi"/>
              <w:noProof/>
              <w:sz w:val="22"/>
              <w:szCs w:val="22"/>
            </w:rPr>
          </w:pPr>
          <w:ins w:id="22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Enable Payer Authentication for cards</w:t>
            </w:r>
            <w:r>
              <w:rPr>
                <w:noProof/>
                <w:webHidden/>
              </w:rPr>
              <w:tab/>
            </w:r>
            <w:r>
              <w:rPr>
                <w:noProof/>
                <w:webHidden/>
              </w:rPr>
              <w:fldChar w:fldCharType="begin"/>
            </w:r>
            <w:r>
              <w:rPr>
                <w:noProof/>
                <w:webHidden/>
              </w:rPr>
              <w:instrText xml:space="preserve"> PAGEREF _Toc492911345 \h </w:instrText>
            </w:r>
            <w:r>
              <w:rPr>
                <w:noProof/>
                <w:webHidden/>
              </w:rPr>
            </w:r>
          </w:ins>
          <w:r>
            <w:rPr>
              <w:noProof/>
              <w:webHidden/>
            </w:rPr>
            <w:fldChar w:fldCharType="separate"/>
          </w:r>
          <w:ins w:id="224" w:author="Pawan Chugh" w:date="2017-09-11T16:39:00Z">
            <w:r>
              <w:rPr>
                <w:noProof/>
                <w:webHidden/>
              </w:rPr>
              <w:t>139</w:t>
            </w:r>
            <w:r>
              <w:rPr>
                <w:noProof/>
                <w:webHidden/>
              </w:rPr>
              <w:fldChar w:fldCharType="end"/>
            </w:r>
            <w:r w:rsidRPr="00CB4C19">
              <w:rPr>
                <w:rStyle w:val="Hyperlink"/>
                <w:noProof/>
              </w:rPr>
              <w:fldChar w:fldCharType="end"/>
            </w:r>
          </w:ins>
        </w:p>
        <w:p w:rsidR="000C42FD" w:rsidRDefault="000C42FD">
          <w:pPr>
            <w:pStyle w:val="TOC3"/>
            <w:rPr>
              <w:ins w:id="225" w:author="Pawan Chugh" w:date="2017-09-11T16:39:00Z"/>
              <w:rFonts w:asciiTheme="minorHAnsi" w:eastAsiaTheme="minorEastAsia" w:hAnsiTheme="minorHAnsi" w:cstheme="minorBidi"/>
              <w:noProof/>
              <w:sz w:val="22"/>
              <w:szCs w:val="22"/>
            </w:rPr>
          </w:pPr>
          <w:ins w:id="22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Update shipping method preference</w:t>
            </w:r>
            <w:r>
              <w:rPr>
                <w:noProof/>
                <w:webHidden/>
              </w:rPr>
              <w:tab/>
            </w:r>
            <w:r>
              <w:rPr>
                <w:noProof/>
                <w:webHidden/>
              </w:rPr>
              <w:fldChar w:fldCharType="begin"/>
            </w:r>
            <w:r>
              <w:rPr>
                <w:noProof/>
                <w:webHidden/>
              </w:rPr>
              <w:instrText xml:space="preserve"> PAGEREF _Toc492911346 \h </w:instrText>
            </w:r>
            <w:r>
              <w:rPr>
                <w:noProof/>
                <w:webHidden/>
              </w:rPr>
            </w:r>
          </w:ins>
          <w:r>
            <w:rPr>
              <w:noProof/>
              <w:webHidden/>
            </w:rPr>
            <w:fldChar w:fldCharType="separate"/>
          </w:r>
          <w:ins w:id="227" w:author="Pawan Chugh" w:date="2017-09-11T16:39:00Z">
            <w:r>
              <w:rPr>
                <w:noProof/>
                <w:webHidden/>
              </w:rPr>
              <w:t>139</w:t>
            </w:r>
            <w:r>
              <w:rPr>
                <w:noProof/>
                <w:webHidden/>
              </w:rPr>
              <w:fldChar w:fldCharType="end"/>
            </w:r>
            <w:r w:rsidRPr="00CB4C19">
              <w:rPr>
                <w:rStyle w:val="Hyperlink"/>
                <w:noProof/>
              </w:rPr>
              <w:fldChar w:fldCharType="end"/>
            </w:r>
          </w:ins>
        </w:p>
        <w:p w:rsidR="000C42FD" w:rsidRDefault="000C42FD">
          <w:pPr>
            <w:pStyle w:val="TOC3"/>
            <w:rPr>
              <w:ins w:id="228" w:author="Pawan Chugh" w:date="2017-09-11T16:39:00Z"/>
              <w:rFonts w:asciiTheme="minorHAnsi" w:eastAsiaTheme="minorEastAsia" w:hAnsiTheme="minorHAnsi" w:cstheme="minorBidi"/>
              <w:noProof/>
              <w:sz w:val="22"/>
              <w:szCs w:val="22"/>
            </w:rPr>
          </w:pPr>
          <w:ins w:id="22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Applying CyberSource Cartridge to the Site</w:t>
            </w:r>
            <w:r>
              <w:rPr>
                <w:noProof/>
                <w:webHidden/>
              </w:rPr>
              <w:tab/>
            </w:r>
            <w:r>
              <w:rPr>
                <w:noProof/>
                <w:webHidden/>
              </w:rPr>
              <w:fldChar w:fldCharType="begin"/>
            </w:r>
            <w:r>
              <w:rPr>
                <w:noProof/>
                <w:webHidden/>
              </w:rPr>
              <w:instrText xml:space="preserve"> PAGEREF _Toc492911347 \h </w:instrText>
            </w:r>
            <w:r>
              <w:rPr>
                <w:noProof/>
                <w:webHidden/>
              </w:rPr>
            </w:r>
          </w:ins>
          <w:r>
            <w:rPr>
              <w:noProof/>
              <w:webHidden/>
            </w:rPr>
            <w:fldChar w:fldCharType="separate"/>
          </w:r>
          <w:ins w:id="230" w:author="Pawan Chugh" w:date="2017-09-11T16:39:00Z">
            <w:r>
              <w:rPr>
                <w:noProof/>
                <w:webHidden/>
              </w:rPr>
              <w:t>140</w:t>
            </w:r>
            <w:r>
              <w:rPr>
                <w:noProof/>
                <w:webHidden/>
              </w:rPr>
              <w:fldChar w:fldCharType="end"/>
            </w:r>
            <w:r w:rsidRPr="00CB4C19">
              <w:rPr>
                <w:rStyle w:val="Hyperlink"/>
                <w:noProof/>
              </w:rPr>
              <w:fldChar w:fldCharType="end"/>
            </w:r>
          </w:ins>
        </w:p>
        <w:p w:rsidR="000C42FD" w:rsidRDefault="000C42FD">
          <w:pPr>
            <w:pStyle w:val="TOC3"/>
            <w:rPr>
              <w:ins w:id="231" w:author="Pawan Chugh" w:date="2017-09-11T16:39:00Z"/>
              <w:rFonts w:asciiTheme="minorHAnsi" w:eastAsiaTheme="minorEastAsia" w:hAnsiTheme="minorHAnsi" w:cstheme="minorBidi"/>
              <w:noProof/>
              <w:sz w:val="22"/>
              <w:szCs w:val="22"/>
            </w:rPr>
          </w:pPr>
          <w:ins w:id="23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Batch Jobs</w:t>
            </w:r>
            <w:r>
              <w:rPr>
                <w:noProof/>
                <w:webHidden/>
              </w:rPr>
              <w:tab/>
            </w:r>
            <w:r>
              <w:rPr>
                <w:noProof/>
                <w:webHidden/>
              </w:rPr>
              <w:fldChar w:fldCharType="begin"/>
            </w:r>
            <w:r>
              <w:rPr>
                <w:noProof/>
                <w:webHidden/>
              </w:rPr>
              <w:instrText xml:space="preserve"> PAGEREF _Toc492911348 \h </w:instrText>
            </w:r>
            <w:r>
              <w:rPr>
                <w:noProof/>
                <w:webHidden/>
              </w:rPr>
            </w:r>
          </w:ins>
          <w:r>
            <w:rPr>
              <w:noProof/>
              <w:webHidden/>
            </w:rPr>
            <w:fldChar w:fldCharType="separate"/>
          </w:r>
          <w:ins w:id="233" w:author="Pawan Chugh" w:date="2017-09-11T16:39:00Z">
            <w:r>
              <w:rPr>
                <w:noProof/>
                <w:webHidden/>
              </w:rPr>
              <w:t>141</w:t>
            </w:r>
            <w:r>
              <w:rPr>
                <w:noProof/>
                <w:webHidden/>
              </w:rPr>
              <w:fldChar w:fldCharType="end"/>
            </w:r>
            <w:r w:rsidRPr="00CB4C19">
              <w:rPr>
                <w:rStyle w:val="Hyperlink"/>
                <w:noProof/>
              </w:rPr>
              <w:fldChar w:fldCharType="end"/>
            </w:r>
          </w:ins>
        </w:p>
        <w:p w:rsidR="000C42FD" w:rsidRDefault="000C42FD">
          <w:pPr>
            <w:pStyle w:val="TOC2"/>
            <w:rPr>
              <w:ins w:id="234" w:author="Pawan Chugh" w:date="2017-09-11T16:39:00Z"/>
              <w:rFonts w:asciiTheme="minorHAnsi" w:eastAsiaTheme="minorEastAsia" w:hAnsiTheme="minorHAnsi" w:cstheme="minorBidi"/>
              <w:noProof/>
              <w:sz w:val="22"/>
              <w:szCs w:val="22"/>
            </w:rPr>
          </w:pPr>
          <w:ins w:id="23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"_Toc492911349"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Unit Test Services</w:t>
            </w:r>
            <w:r>
              <w:rPr>
                <w:noProof/>
                <w:webHidden/>
              </w:rPr>
              <w:tab/>
            </w:r>
            <w:r>
              <w:rPr>
                <w:noProof/>
                <w:webHidden/>
              </w:rPr>
              <w:fldChar w:fldCharType="begin"/>
            </w:r>
            <w:r>
              <w:rPr>
                <w:noProof/>
                <w:webHidden/>
              </w:rPr>
              <w:instrText xml:space="preserve"> PAGEREF _Toc492911349 \h </w:instrText>
            </w:r>
            <w:r>
              <w:rPr>
                <w:noProof/>
                <w:webHidden/>
              </w:rPr>
            </w:r>
          </w:ins>
          <w:r>
            <w:rPr>
              <w:noProof/>
              <w:webHidden/>
            </w:rPr>
            <w:fldChar w:fldCharType="separate"/>
          </w:r>
          <w:ins w:id="236" w:author="Pawan Chugh" w:date="2017-09-11T16:39:00Z">
            <w:r>
              <w:rPr>
                <w:noProof/>
                <w:webHidden/>
              </w:rPr>
              <w:t>147</w:t>
            </w:r>
            <w:r>
              <w:rPr>
                <w:noProof/>
                <w:webHidden/>
              </w:rPr>
              <w:fldChar w:fldCharType="end"/>
            </w:r>
            <w:r w:rsidRPr="00CB4C19">
              <w:rPr>
                <w:rStyle w:val="Hyperlink"/>
                <w:noProof/>
              </w:rPr>
              <w:fldChar w:fldCharType="end"/>
            </w:r>
          </w:ins>
        </w:p>
        <w:p w:rsidR="000C42FD" w:rsidRDefault="000C42FD">
          <w:pPr>
            <w:pStyle w:val="TOC3"/>
            <w:rPr>
              <w:ins w:id="237" w:author="Pawan Chugh" w:date="2017-09-11T16:39:00Z"/>
              <w:rFonts w:asciiTheme="minorHAnsi" w:eastAsiaTheme="minorEastAsia" w:hAnsiTheme="minorHAnsi" w:cstheme="minorBidi"/>
              <w:noProof/>
              <w:sz w:val="22"/>
              <w:szCs w:val="22"/>
            </w:rPr>
          </w:pPr>
          <w:ins w:id="23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Authorize Credit Card</w:t>
            </w:r>
            <w:r>
              <w:rPr>
                <w:noProof/>
                <w:webHidden/>
              </w:rPr>
              <w:tab/>
            </w:r>
            <w:r>
              <w:rPr>
                <w:noProof/>
                <w:webHidden/>
              </w:rPr>
              <w:fldChar w:fldCharType="begin"/>
            </w:r>
            <w:r>
              <w:rPr>
                <w:noProof/>
                <w:webHidden/>
              </w:rPr>
              <w:instrText xml:space="preserve"> PAGEREF _Toc492911350 \h </w:instrText>
            </w:r>
            <w:r>
              <w:rPr>
                <w:noProof/>
                <w:webHidden/>
              </w:rPr>
            </w:r>
          </w:ins>
          <w:r>
            <w:rPr>
              <w:noProof/>
              <w:webHidden/>
            </w:rPr>
            <w:fldChar w:fldCharType="separate"/>
          </w:r>
          <w:ins w:id="239" w:author="Pawan Chugh" w:date="2017-09-11T16:39:00Z">
            <w:r>
              <w:rPr>
                <w:noProof/>
                <w:webHidden/>
              </w:rPr>
              <w:t>149</w:t>
            </w:r>
            <w:r>
              <w:rPr>
                <w:noProof/>
                <w:webHidden/>
              </w:rPr>
              <w:fldChar w:fldCharType="end"/>
            </w:r>
            <w:r w:rsidRPr="00CB4C19">
              <w:rPr>
                <w:rStyle w:val="Hyperlink"/>
                <w:noProof/>
              </w:rPr>
              <w:fldChar w:fldCharType="end"/>
            </w:r>
          </w:ins>
        </w:p>
        <w:p w:rsidR="000C42FD" w:rsidRDefault="000C42FD">
          <w:pPr>
            <w:pStyle w:val="TOC3"/>
            <w:rPr>
              <w:ins w:id="240" w:author="Pawan Chugh" w:date="2017-09-11T16:39:00Z"/>
              <w:rFonts w:asciiTheme="minorHAnsi" w:eastAsiaTheme="minorEastAsia" w:hAnsiTheme="minorHAnsi" w:cstheme="minorBidi"/>
              <w:noProof/>
              <w:sz w:val="22"/>
              <w:szCs w:val="22"/>
            </w:rPr>
          </w:pPr>
          <w:ins w:id="24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Tax Service</w:t>
            </w:r>
            <w:r>
              <w:rPr>
                <w:noProof/>
                <w:webHidden/>
              </w:rPr>
              <w:tab/>
            </w:r>
            <w:r>
              <w:rPr>
                <w:noProof/>
                <w:webHidden/>
              </w:rPr>
              <w:fldChar w:fldCharType="begin"/>
            </w:r>
            <w:r>
              <w:rPr>
                <w:noProof/>
                <w:webHidden/>
              </w:rPr>
              <w:instrText xml:space="preserve"> PAGEREF _Toc492911351 \h </w:instrText>
            </w:r>
            <w:r>
              <w:rPr>
                <w:noProof/>
                <w:webHidden/>
              </w:rPr>
            </w:r>
          </w:ins>
          <w:r>
            <w:rPr>
              <w:noProof/>
              <w:webHidden/>
            </w:rPr>
            <w:fldChar w:fldCharType="separate"/>
          </w:r>
          <w:ins w:id="242" w:author="Pawan Chugh" w:date="2017-09-11T16:39:00Z">
            <w:r>
              <w:rPr>
                <w:noProof/>
                <w:webHidden/>
              </w:rPr>
              <w:t>149</w:t>
            </w:r>
            <w:r>
              <w:rPr>
                <w:noProof/>
                <w:webHidden/>
              </w:rPr>
              <w:fldChar w:fldCharType="end"/>
            </w:r>
            <w:r w:rsidRPr="00CB4C19">
              <w:rPr>
                <w:rStyle w:val="Hyperlink"/>
                <w:noProof/>
              </w:rPr>
              <w:fldChar w:fldCharType="end"/>
            </w:r>
          </w:ins>
        </w:p>
        <w:p w:rsidR="000C42FD" w:rsidRDefault="000C42FD">
          <w:pPr>
            <w:pStyle w:val="TOC3"/>
            <w:rPr>
              <w:ins w:id="243" w:author="Pawan Chugh" w:date="2017-09-11T16:39:00Z"/>
              <w:rFonts w:asciiTheme="minorHAnsi" w:eastAsiaTheme="minorEastAsia" w:hAnsiTheme="minorHAnsi" w:cstheme="minorBidi"/>
              <w:noProof/>
              <w:sz w:val="22"/>
              <w:szCs w:val="22"/>
            </w:rPr>
          </w:pPr>
          <w:ins w:id="24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Address Verification Service (AVS)</w:t>
            </w:r>
            <w:r>
              <w:rPr>
                <w:noProof/>
                <w:webHidden/>
              </w:rPr>
              <w:tab/>
            </w:r>
            <w:r>
              <w:rPr>
                <w:noProof/>
                <w:webHidden/>
              </w:rPr>
              <w:fldChar w:fldCharType="begin"/>
            </w:r>
            <w:r>
              <w:rPr>
                <w:noProof/>
                <w:webHidden/>
              </w:rPr>
              <w:instrText xml:space="preserve"> PAGEREF _Toc492911352 \h </w:instrText>
            </w:r>
            <w:r>
              <w:rPr>
                <w:noProof/>
                <w:webHidden/>
              </w:rPr>
            </w:r>
          </w:ins>
          <w:r>
            <w:rPr>
              <w:noProof/>
              <w:webHidden/>
            </w:rPr>
            <w:fldChar w:fldCharType="separate"/>
          </w:r>
          <w:ins w:id="245" w:author="Pawan Chugh" w:date="2017-09-11T16:39:00Z">
            <w:r>
              <w:rPr>
                <w:noProof/>
                <w:webHidden/>
              </w:rPr>
              <w:t>150</w:t>
            </w:r>
            <w:r>
              <w:rPr>
                <w:noProof/>
                <w:webHidden/>
              </w:rPr>
              <w:fldChar w:fldCharType="end"/>
            </w:r>
            <w:r w:rsidRPr="00CB4C19">
              <w:rPr>
                <w:rStyle w:val="Hyperlink"/>
                <w:noProof/>
              </w:rPr>
              <w:fldChar w:fldCharType="end"/>
            </w:r>
          </w:ins>
        </w:p>
        <w:p w:rsidR="000C42FD" w:rsidRDefault="000C42FD">
          <w:pPr>
            <w:pStyle w:val="TOC3"/>
            <w:rPr>
              <w:ins w:id="246" w:author="Pawan Chugh" w:date="2017-09-11T16:39:00Z"/>
              <w:rFonts w:asciiTheme="minorHAnsi" w:eastAsiaTheme="minorEastAsia" w:hAnsiTheme="minorHAnsi" w:cstheme="minorBidi"/>
              <w:noProof/>
              <w:sz w:val="22"/>
              <w:szCs w:val="22"/>
            </w:rPr>
          </w:pPr>
          <w:ins w:id="24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Delivery Address Verification Service (DAV)</w:t>
            </w:r>
            <w:r>
              <w:rPr>
                <w:noProof/>
                <w:webHidden/>
              </w:rPr>
              <w:tab/>
            </w:r>
            <w:r>
              <w:rPr>
                <w:noProof/>
                <w:webHidden/>
              </w:rPr>
              <w:fldChar w:fldCharType="begin"/>
            </w:r>
            <w:r>
              <w:rPr>
                <w:noProof/>
                <w:webHidden/>
              </w:rPr>
              <w:instrText xml:space="preserve"> PAGEREF _Toc492911353 \h </w:instrText>
            </w:r>
            <w:r>
              <w:rPr>
                <w:noProof/>
                <w:webHidden/>
              </w:rPr>
            </w:r>
          </w:ins>
          <w:r>
            <w:rPr>
              <w:noProof/>
              <w:webHidden/>
            </w:rPr>
            <w:fldChar w:fldCharType="separate"/>
          </w:r>
          <w:ins w:id="248" w:author="Pawan Chugh" w:date="2017-09-11T16:39:00Z">
            <w:r>
              <w:rPr>
                <w:noProof/>
                <w:webHidden/>
              </w:rPr>
              <w:t>150</w:t>
            </w:r>
            <w:r>
              <w:rPr>
                <w:noProof/>
                <w:webHidden/>
              </w:rPr>
              <w:fldChar w:fldCharType="end"/>
            </w:r>
            <w:r w:rsidRPr="00CB4C19">
              <w:rPr>
                <w:rStyle w:val="Hyperlink"/>
                <w:noProof/>
              </w:rPr>
              <w:fldChar w:fldCharType="end"/>
            </w:r>
          </w:ins>
        </w:p>
        <w:p w:rsidR="000C42FD" w:rsidRDefault="000C42FD">
          <w:pPr>
            <w:pStyle w:val="TOC3"/>
            <w:rPr>
              <w:ins w:id="249" w:author="Pawan Chugh" w:date="2017-09-11T16:39:00Z"/>
              <w:rFonts w:asciiTheme="minorHAnsi" w:eastAsiaTheme="minorEastAsia" w:hAnsiTheme="minorHAnsi" w:cstheme="minorBidi"/>
              <w:noProof/>
              <w:sz w:val="22"/>
              <w:szCs w:val="22"/>
            </w:rPr>
          </w:pPr>
          <w:ins w:id="25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Payment Tokenization</w:t>
            </w:r>
            <w:r>
              <w:rPr>
                <w:noProof/>
                <w:webHidden/>
              </w:rPr>
              <w:tab/>
            </w:r>
            <w:r>
              <w:rPr>
                <w:noProof/>
                <w:webHidden/>
              </w:rPr>
              <w:fldChar w:fldCharType="begin"/>
            </w:r>
            <w:r>
              <w:rPr>
                <w:noProof/>
                <w:webHidden/>
              </w:rPr>
              <w:instrText xml:space="preserve"> PAGEREF _Toc492911354 \h </w:instrText>
            </w:r>
            <w:r>
              <w:rPr>
                <w:noProof/>
                <w:webHidden/>
              </w:rPr>
            </w:r>
          </w:ins>
          <w:r>
            <w:rPr>
              <w:noProof/>
              <w:webHidden/>
            </w:rPr>
            <w:fldChar w:fldCharType="separate"/>
          </w:r>
          <w:ins w:id="251" w:author="Pawan Chugh" w:date="2017-09-11T16:39:00Z">
            <w:r>
              <w:rPr>
                <w:noProof/>
                <w:webHidden/>
              </w:rPr>
              <w:t>150</w:t>
            </w:r>
            <w:r>
              <w:rPr>
                <w:noProof/>
                <w:webHidden/>
              </w:rPr>
              <w:fldChar w:fldCharType="end"/>
            </w:r>
            <w:r w:rsidRPr="00CB4C19">
              <w:rPr>
                <w:rStyle w:val="Hyperlink"/>
                <w:noProof/>
              </w:rPr>
              <w:fldChar w:fldCharType="end"/>
            </w:r>
          </w:ins>
        </w:p>
        <w:p w:rsidR="000C42FD" w:rsidRDefault="000C42FD">
          <w:pPr>
            <w:pStyle w:val="TOC3"/>
            <w:rPr>
              <w:ins w:id="252" w:author="Pawan Chugh" w:date="2017-09-11T16:39:00Z"/>
              <w:rFonts w:asciiTheme="minorHAnsi" w:eastAsiaTheme="minorEastAsia" w:hAnsiTheme="minorHAnsi" w:cstheme="minorBidi"/>
              <w:noProof/>
              <w:sz w:val="22"/>
              <w:szCs w:val="22"/>
            </w:rPr>
          </w:pPr>
          <w:ins w:id="25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Device Fingerprint</w:t>
            </w:r>
            <w:r>
              <w:rPr>
                <w:noProof/>
                <w:webHidden/>
              </w:rPr>
              <w:tab/>
            </w:r>
            <w:r>
              <w:rPr>
                <w:noProof/>
                <w:webHidden/>
              </w:rPr>
              <w:fldChar w:fldCharType="begin"/>
            </w:r>
            <w:r>
              <w:rPr>
                <w:noProof/>
                <w:webHidden/>
              </w:rPr>
              <w:instrText xml:space="preserve"> PAGEREF _Toc492911355 \h </w:instrText>
            </w:r>
            <w:r>
              <w:rPr>
                <w:noProof/>
                <w:webHidden/>
              </w:rPr>
            </w:r>
          </w:ins>
          <w:r>
            <w:rPr>
              <w:noProof/>
              <w:webHidden/>
            </w:rPr>
            <w:fldChar w:fldCharType="separate"/>
          </w:r>
          <w:ins w:id="254" w:author="Pawan Chugh" w:date="2017-09-11T16:39:00Z">
            <w:r>
              <w:rPr>
                <w:noProof/>
                <w:webHidden/>
              </w:rPr>
              <w:t>150</w:t>
            </w:r>
            <w:r>
              <w:rPr>
                <w:noProof/>
                <w:webHidden/>
              </w:rPr>
              <w:fldChar w:fldCharType="end"/>
            </w:r>
            <w:r w:rsidRPr="00CB4C19">
              <w:rPr>
                <w:rStyle w:val="Hyperlink"/>
                <w:noProof/>
              </w:rPr>
              <w:fldChar w:fldCharType="end"/>
            </w:r>
          </w:ins>
        </w:p>
        <w:p w:rsidR="000C42FD" w:rsidRDefault="000C42FD">
          <w:pPr>
            <w:pStyle w:val="TOC3"/>
            <w:rPr>
              <w:ins w:id="255" w:author="Pawan Chugh" w:date="2017-09-11T16:39:00Z"/>
              <w:rFonts w:asciiTheme="minorHAnsi" w:eastAsiaTheme="minorEastAsia" w:hAnsiTheme="minorHAnsi" w:cstheme="minorBidi"/>
              <w:noProof/>
              <w:sz w:val="22"/>
              <w:szCs w:val="22"/>
            </w:rPr>
          </w:pPr>
          <w:ins w:id="25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Payer Authentication</w:t>
            </w:r>
            <w:r>
              <w:rPr>
                <w:noProof/>
                <w:webHidden/>
              </w:rPr>
              <w:tab/>
            </w:r>
            <w:r>
              <w:rPr>
                <w:noProof/>
                <w:webHidden/>
              </w:rPr>
              <w:fldChar w:fldCharType="begin"/>
            </w:r>
            <w:r>
              <w:rPr>
                <w:noProof/>
                <w:webHidden/>
              </w:rPr>
              <w:instrText xml:space="preserve"> PAGEREF _Toc492911356 \h </w:instrText>
            </w:r>
            <w:r>
              <w:rPr>
                <w:noProof/>
                <w:webHidden/>
              </w:rPr>
            </w:r>
          </w:ins>
          <w:r>
            <w:rPr>
              <w:noProof/>
              <w:webHidden/>
            </w:rPr>
            <w:fldChar w:fldCharType="separate"/>
          </w:r>
          <w:ins w:id="257" w:author="Pawan Chugh" w:date="2017-09-11T16:39:00Z">
            <w:r>
              <w:rPr>
                <w:noProof/>
                <w:webHidden/>
              </w:rPr>
              <w:t>150</w:t>
            </w:r>
            <w:r>
              <w:rPr>
                <w:noProof/>
                <w:webHidden/>
              </w:rPr>
              <w:fldChar w:fldCharType="end"/>
            </w:r>
            <w:r w:rsidRPr="00CB4C19">
              <w:rPr>
                <w:rStyle w:val="Hyperlink"/>
                <w:noProof/>
              </w:rPr>
              <w:fldChar w:fldCharType="end"/>
            </w:r>
          </w:ins>
        </w:p>
        <w:p w:rsidR="000C42FD" w:rsidRDefault="000C42FD">
          <w:pPr>
            <w:pStyle w:val="TOC3"/>
            <w:rPr>
              <w:ins w:id="258" w:author="Pawan Chugh" w:date="2017-09-11T16:39:00Z"/>
              <w:rFonts w:asciiTheme="minorHAnsi" w:eastAsiaTheme="minorEastAsia" w:hAnsiTheme="minorHAnsi" w:cstheme="minorBidi"/>
              <w:noProof/>
              <w:sz w:val="22"/>
              <w:szCs w:val="22"/>
            </w:rPr>
          </w:pPr>
          <w:ins w:id="25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Retail POS Authorization Request</w:t>
            </w:r>
            <w:r>
              <w:rPr>
                <w:noProof/>
                <w:webHidden/>
              </w:rPr>
              <w:tab/>
            </w:r>
            <w:r>
              <w:rPr>
                <w:noProof/>
                <w:webHidden/>
              </w:rPr>
              <w:fldChar w:fldCharType="begin"/>
            </w:r>
            <w:r>
              <w:rPr>
                <w:noProof/>
                <w:webHidden/>
              </w:rPr>
              <w:instrText xml:space="preserve"> PAGEREF _Toc492911357 \h </w:instrText>
            </w:r>
            <w:r>
              <w:rPr>
                <w:noProof/>
                <w:webHidden/>
              </w:rPr>
            </w:r>
          </w:ins>
          <w:r>
            <w:rPr>
              <w:noProof/>
              <w:webHidden/>
            </w:rPr>
            <w:fldChar w:fldCharType="separate"/>
          </w:r>
          <w:ins w:id="260" w:author="Pawan Chugh" w:date="2017-09-11T16:39:00Z">
            <w:r>
              <w:rPr>
                <w:noProof/>
                <w:webHidden/>
              </w:rPr>
              <w:t>150</w:t>
            </w:r>
            <w:r>
              <w:rPr>
                <w:noProof/>
                <w:webHidden/>
              </w:rPr>
              <w:fldChar w:fldCharType="end"/>
            </w:r>
            <w:r w:rsidRPr="00CB4C19">
              <w:rPr>
                <w:rStyle w:val="Hyperlink"/>
                <w:noProof/>
              </w:rPr>
              <w:fldChar w:fldCharType="end"/>
            </w:r>
          </w:ins>
        </w:p>
        <w:p w:rsidR="000C42FD" w:rsidRDefault="000C42FD">
          <w:pPr>
            <w:pStyle w:val="TOC3"/>
            <w:rPr>
              <w:ins w:id="261" w:author="Pawan Chugh" w:date="2017-09-11T16:39:00Z"/>
              <w:rFonts w:asciiTheme="minorHAnsi" w:eastAsiaTheme="minorEastAsia" w:hAnsiTheme="minorHAnsi" w:cstheme="minorBidi"/>
              <w:noProof/>
              <w:sz w:val="22"/>
              <w:szCs w:val="22"/>
            </w:rPr>
          </w:pPr>
          <w:ins w:id="26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Alipay Initiate Request</w:t>
            </w:r>
            <w:r>
              <w:rPr>
                <w:noProof/>
                <w:webHidden/>
              </w:rPr>
              <w:tab/>
            </w:r>
            <w:r>
              <w:rPr>
                <w:noProof/>
                <w:webHidden/>
              </w:rPr>
              <w:fldChar w:fldCharType="begin"/>
            </w:r>
            <w:r>
              <w:rPr>
                <w:noProof/>
                <w:webHidden/>
              </w:rPr>
              <w:instrText xml:space="preserve"> PAGEREF _Toc492911358 \h </w:instrText>
            </w:r>
            <w:r>
              <w:rPr>
                <w:noProof/>
                <w:webHidden/>
              </w:rPr>
            </w:r>
          </w:ins>
          <w:r>
            <w:rPr>
              <w:noProof/>
              <w:webHidden/>
            </w:rPr>
            <w:fldChar w:fldCharType="separate"/>
          </w:r>
          <w:ins w:id="263" w:author="Pawan Chugh" w:date="2017-09-11T16:39:00Z">
            <w:r>
              <w:rPr>
                <w:noProof/>
                <w:webHidden/>
              </w:rPr>
              <w:t>151</w:t>
            </w:r>
            <w:r>
              <w:rPr>
                <w:noProof/>
                <w:webHidden/>
              </w:rPr>
              <w:fldChar w:fldCharType="end"/>
            </w:r>
            <w:r w:rsidRPr="00CB4C19">
              <w:rPr>
                <w:rStyle w:val="Hyperlink"/>
                <w:noProof/>
              </w:rPr>
              <w:fldChar w:fldCharType="end"/>
            </w:r>
          </w:ins>
        </w:p>
        <w:p w:rsidR="000C42FD" w:rsidRDefault="000C42FD">
          <w:pPr>
            <w:pStyle w:val="TOC3"/>
            <w:rPr>
              <w:ins w:id="264" w:author="Pawan Chugh" w:date="2017-09-11T16:39:00Z"/>
              <w:rFonts w:asciiTheme="minorHAnsi" w:eastAsiaTheme="minorEastAsia" w:hAnsiTheme="minorHAnsi" w:cstheme="minorBidi"/>
              <w:noProof/>
              <w:sz w:val="22"/>
              <w:szCs w:val="22"/>
            </w:rPr>
          </w:pPr>
          <w:ins w:id="26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"_Toc492911359"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Create Subscription Request</w:t>
            </w:r>
            <w:r>
              <w:rPr>
                <w:noProof/>
                <w:webHidden/>
              </w:rPr>
              <w:tab/>
            </w:r>
            <w:r>
              <w:rPr>
                <w:noProof/>
                <w:webHidden/>
              </w:rPr>
              <w:fldChar w:fldCharType="begin"/>
            </w:r>
            <w:r>
              <w:rPr>
                <w:noProof/>
                <w:webHidden/>
              </w:rPr>
              <w:instrText xml:space="preserve"> PAGEREF _Toc492911359 \h </w:instrText>
            </w:r>
            <w:r>
              <w:rPr>
                <w:noProof/>
                <w:webHidden/>
              </w:rPr>
            </w:r>
          </w:ins>
          <w:r>
            <w:rPr>
              <w:noProof/>
              <w:webHidden/>
            </w:rPr>
            <w:fldChar w:fldCharType="separate"/>
          </w:r>
          <w:ins w:id="266" w:author="Pawan Chugh" w:date="2017-09-11T16:39:00Z">
            <w:r>
              <w:rPr>
                <w:noProof/>
                <w:webHidden/>
              </w:rPr>
              <w:t>151</w:t>
            </w:r>
            <w:r>
              <w:rPr>
                <w:noProof/>
                <w:webHidden/>
              </w:rPr>
              <w:fldChar w:fldCharType="end"/>
            </w:r>
            <w:r w:rsidRPr="00CB4C19">
              <w:rPr>
                <w:rStyle w:val="Hyperlink"/>
                <w:noProof/>
              </w:rPr>
              <w:fldChar w:fldCharType="end"/>
            </w:r>
          </w:ins>
        </w:p>
        <w:p w:rsidR="000C42FD" w:rsidRDefault="000C42FD">
          <w:pPr>
            <w:pStyle w:val="TOC3"/>
            <w:rPr>
              <w:ins w:id="267" w:author="Pawan Chugh" w:date="2017-09-11T16:39:00Z"/>
              <w:rFonts w:asciiTheme="minorHAnsi" w:eastAsiaTheme="minorEastAsia" w:hAnsiTheme="minorHAnsi" w:cstheme="minorBidi"/>
              <w:noProof/>
              <w:sz w:val="22"/>
              <w:szCs w:val="22"/>
            </w:rPr>
          </w:pPr>
          <w:ins w:id="26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View Subscription Request</w:t>
            </w:r>
            <w:r>
              <w:rPr>
                <w:noProof/>
                <w:webHidden/>
              </w:rPr>
              <w:tab/>
            </w:r>
            <w:r>
              <w:rPr>
                <w:noProof/>
                <w:webHidden/>
              </w:rPr>
              <w:fldChar w:fldCharType="begin"/>
            </w:r>
            <w:r>
              <w:rPr>
                <w:noProof/>
                <w:webHidden/>
              </w:rPr>
              <w:instrText xml:space="preserve"> PAGEREF _Toc492911360 \h </w:instrText>
            </w:r>
            <w:r>
              <w:rPr>
                <w:noProof/>
                <w:webHidden/>
              </w:rPr>
            </w:r>
          </w:ins>
          <w:r>
            <w:rPr>
              <w:noProof/>
              <w:webHidden/>
            </w:rPr>
            <w:fldChar w:fldCharType="separate"/>
          </w:r>
          <w:ins w:id="269" w:author="Pawan Chugh" w:date="2017-09-11T16:39:00Z">
            <w:r>
              <w:rPr>
                <w:noProof/>
                <w:webHidden/>
              </w:rPr>
              <w:t>151</w:t>
            </w:r>
            <w:r>
              <w:rPr>
                <w:noProof/>
                <w:webHidden/>
              </w:rPr>
              <w:fldChar w:fldCharType="end"/>
            </w:r>
            <w:r w:rsidRPr="00CB4C19">
              <w:rPr>
                <w:rStyle w:val="Hyperlink"/>
                <w:noProof/>
              </w:rPr>
              <w:fldChar w:fldCharType="end"/>
            </w:r>
          </w:ins>
        </w:p>
        <w:p w:rsidR="000C42FD" w:rsidRDefault="000C42FD">
          <w:pPr>
            <w:pStyle w:val="TOC3"/>
            <w:rPr>
              <w:ins w:id="270" w:author="Pawan Chugh" w:date="2017-09-11T16:39:00Z"/>
              <w:rFonts w:asciiTheme="minorHAnsi" w:eastAsiaTheme="minorEastAsia" w:hAnsiTheme="minorHAnsi" w:cstheme="minorBidi"/>
              <w:noProof/>
              <w:sz w:val="22"/>
              <w:szCs w:val="22"/>
            </w:rPr>
          </w:pPr>
          <w:ins w:id="27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Update Subscription Request</w:t>
            </w:r>
            <w:r>
              <w:rPr>
                <w:noProof/>
                <w:webHidden/>
              </w:rPr>
              <w:tab/>
            </w:r>
            <w:r>
              <w:rPr>
                <w:noProof/>
                <w:webHidden/>
              </w:rPr>
              <w:fldChar w:fldCharType="begin"/>
            </w:r>
            <w:r>
              <w:rPr>
                <w:noProof/>
                <w:webHidden/>
              </w:rPr>
              <w:instrText xml:space="preserve"> PAGEREF _Toc492911361 \h </w:instrText>
            </w:r>
            <w:r>
              <w:rPr>
                <w:noProof/>
                <w:webHidden/>
              </w:rPr>
            </w:r>
          </w:ins>
          <w:r>
            <w:rPr>
              <w:noProof/>
              <w:webHidden/>
            </w:rPr>
            <w:fldChar w:fldCharType="separate"/>
          </w:r>
          <w:ins w:id="272" w:author="Pawan Chugh" w:date="2017-09-11T16:39:00Z">
            <w:r>
              <w:rPr>
                <w:noProof/>
                <w:webHidden/>
              </w:rPr>
              <w:t>151</w:t>
            </w:r>
            <w:r>
              <w:rPr>
                <w:noProof/>
                <w:webHidden/>
              </w:rPr>
              <w:fldChar w:fldCharType="end"/>
            </w:r>
            <w:r w:rsidRPr="00CB4C19">
              <w:rPr>
                <w:rStyle w:val="Hyperlink"/>
                <w:noProof/>
              </w:rPr>
              <w:fldChar w:fldCharType="end"/>
            </w:r>
          </w:ins>
        </w:p>
        <w:p w:rsidR="000C42FD" w:rsidRDefault="000C42FD">
          <w:pPr>
            <w:pStyle w:val="TOC3"/>
            <w:rPr>
              <w:ins w:id="273" w:author="Pawan Chugh" w:date="2017-09-11T16:39:00Z"/>
              <w:rFonts w:asciiTheme="minorHAnsi" w:eastAsiaTheme="minorEastAsia" w:hAnsiTheme="minorHAnsi" w:cstheme="minorBidi"/>
              <w:noProof/>
              <w:sz w:val="22"/>
              <w:szCs w:val="22"/>
            </w:rPr>
          </w:pPr>
          <w:ins w:id="27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Delete Subscription Request</w:t>
            </w:r>
            <w:r>
              <w:rPr>
                <w:noProof/>
                <w:webHidden/>
              </w:rPr>
              <w:tab/>
            </w:r>
            <w:r>
              <w:rPr>
                <w:noProof/>
                <w:webHidden/>
              </w:rPr>
              <w:fldChar w:fldCharType="begin"/>
            </w:r>
            <w:r>
              <w:rPr>
                <w:noProof/>
                <w:webHidden/>
              </w:rPr>
              <w:instrText xml:space="preserve"> PAGEREF _Toc492911362 \h </w:instrText>
            </w:r>
            <w:r>
              <w:rPr>
                <w:noProof/>
                <w:webHidden/>
              </w:rPr>
            </w:r>
          </w:ins>
          <w:r>
            <w:rPr>
              <w:noProof/>
              <w:webHidden/>
            </w:rPr>
            <w:fldChar w:fldCharType="separate"/>
          </w:r>
          <w:ins w:id="275" w:author="Pawan Chugh" w:date="2017-09-11T16:39:00Z">
            <w:r>
              <w:rPr>
                <w:noProof/>
                <w:webHidden/>
              </w:rPr>
              <w:t>152</w:t>
            </w:r>
            <w:r>
              <w:rPr>
                <w:noProof/>
                <w:webHidden/>
              </w:rPr>
              <w:fldChar w:fldCharType="end"/>
            </w:r>
            <w:r w:rsidRPr="00CB4C19">
              <w:rPr>
                <w:rStyle w:val="Hyperlink"/>
                <w:noProof/>
              </w:rPr>
              <w:fldChar w:fldCharType="end"/>
            </w:r>
          </w:ins>
        </w:p>
        <w:p w:rsidR="000C42FD" w:rsidRDefault="000C42FD">
          <w:pPr>
            <w:pStyle w:val="TOC3"/>
            <w:rPr>
              <w:ins w:id="276" w:author="Pawan Chugh" w:date="2017-09-11T16:39:00Z"/>
              <w:rFonts w:asciiTheme="minorHAnsi" w:eastAsiaTheme="minorEastAsia" w:hAnsiTheme="minorHAnsi" w:cstheme="minorBidi"/>
              <w:noProof/>
              <w:sz w:val="22"/>
              <w:szCs w:val="22"/>
            </w:rPr>
          </w:pPr>
          <w:ins w:id="277" w:author="Pawan Chugh" w:date="2017-09-11T16:39:00Z">
            <w:r w:rsidRPr="00CB4C19">
              <w:rPr>
                <w:rStyle w:val="Hyperlink"/>
                <w:noProof/>
              </w:rPr>
              <w:lastRenderedPageBreak/>
              <w:fldChar w:fldCharType="begin"/>
            </w:r>
            <w:r w:rsidRPr="00CB4C19">
              <w:rPr>
                <w:rStyle w:val="Hyperlink"/>
                <w:noProof/>
              </w:rPr>
              <w:instrText xml:space="preserve"> </w:instrText>
            </w:r>
            <w:r>
              <w:rPr>
                <w:noProof/>
              </w:rPr>
              <w:instrText>HYPERLINK \l "_Toc492911363"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On Demand Payment Request</w:t>
            </w:r>
            <w:r>
              <w:rPr>
                <w:noProof/>
                <w:webHidden/>
              </w:rPr>
              <w:tab/>
            </w:r>
            <w:r>
              <w:rPr>
                <w:noProof/>
                <w:webHidden/>
              </w:rPr>
              <w:fldChar w:fldCharType="begin"/>
            </w:r>
            <w:r>
              <w:rPr>
                <w:noProof/>
                <w:webHidden/>
              </w:rPr>
              <w:instrText xml:space="preserve"> PAGEREF _Toc492911363 \h </w:instrText>
            </w:r>
            <w:r>
              <w:rPr>
                <w:noProof/>
                <w:webHidden/>
              </w:rPr>
            </w:r>
          </w:ins>
          <w:r>
            <w:rPr>
              <w:noProof/>
              <w:webHidden/>
            </w:rPr>
            <w:fldChar w:fldCharType="separate"/>
          </w:r>
          <w:ins w:id="278" w:author="Pawan Chugh" w:date="2017-09-11T16:39:00Z">
            <w:r>
              <w:rPr>
                <w:noProof/>
                <w:webHidden/>
              </w:rPr>
              <w:t>152</w:t>
            </w:r>
            <w:r>
              <w:rPr>
                <w:noProof/>
                <w:webHidden/>
              </w:rPr>
              <w:fldChar w:fldCharType="end"/>
            </w:r>
            <w:r w:rsidRPr="00CB4C19">
              <w:rPr>
                <w:rStyle w:val="Hyperlink"/>
                <w:noProof/>
              </w:rPr>
              <w:fldChar w:fldCharType="end"/>
            </w:r>
          </w:ins>
        </w:p>
        <w:p w:rsidR="000C42FD" w:rsidRDefault="000C42FD">
          <w:pPr>
            <w:pStyle w:val="TOC3"/>
            <w:rPr>
              <w:ins w:id="279" w:author="Pawan Chugh" w:date="2017-09-11T16:39:00Z"/>
              <w:rFonts w:asciiTheme="minorHAnsi" w:eastAsiaTheme="minorEastAsia" w:hAnsiTheme="minorHAnsi" w:cstheme="minorBidi"/>
              <w:noProof/>
              <w:sz w:val="22"/>
              <w:szCs w:val="22"/>
            </w:rPr>
          </w:pPr>
          <w:ins w:id="28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Check Status Request</w:t>
            </w:r>
            <w:r>
              <w:rPr>
                <w:noProof/>
                <w:webHidden/>
              </w:rPr>
              <w:tab/>
            </w:r>
            <w:r>
              <w:rPr>
                <w:noProof/>
                <w:webHidden/>
              </w:rPr>
              <w:fldChar w:fldCharType="begin"/>
            </w:r>
            <w:r>
              <w:rPr>
                <w:noProof/>
                <w:webHidden/>
              </w:rPr>
              <w:instrText xml:space="preserve"> PAGEREF _Toc492911364 \h </w:instrText>
            </w:r>
            <w:r>
              <w:rPr>
                <w:noProof/>
                <w:webHidden/>
              </w:rPr>
            </w:r>
          </w:ins>
          <w:r>
            <w:rPr>
              <w:noProof/>
              <w:webHidden/>
            </w:rPr>
            <w:fldChar w:fldCharType="separate"/>
          </w:r>
          <w:ins w:id="281" w:author="Pawan Chugh" w:date="2017-09-11T16:39:00Z">
            <w:r>
              <w:rPr>
                <w:noProof/>
                <w:webHidden/>
              </w:rPr>
              <w:t>152</w:t>
            </w:r>
            <w:r>
              <w:rPr>
                <w:noProof/>
                <w:webHidden/>
              </w:rPr>
              <w:fldChar w:fldCharType="end"/>
            </w:r>
            <w:r w:rsidRPr="00CB4C19">
              <w:rPr>
                <w:rStyle w:val="Hyperlink"/>
                <w:noProof/>
              </w:rPr>
              <w:fldChar w:fldCharType="end"/>
            </w:r>
          </w:ins>
        </w:p>
        <w:p w:rsidR="000C42FD" w:rsidRDefault="000C42FD">
          <w:pPr>
            <w:pStyle w:val="TOC3"/>
            <w:rPr>
              <w:ins w:id="282" w:author="Pawan Chugh" w:date="2017-09-11T16:39:00Z"/>
              <w:rFonts w:asciiTheme="minorHAnsi" w:eastAsiaTheme="minorEastAsia" w:hAnsiTheme="minorHAnsi" w:cstheme="minorBidi"/>
              <w:noProof/>
              <w:sz w:val="22"/>
              <w:szCs w:val="22"/>
            </w:rPr>
          </w:pPr>
          <w:ins w:id="28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Capture Request</w:t>
            </w:r>
            <w:r>
              <w:rPr>
                <w:noProof/>
                <w:webHidden/>
              </w:rPr>
              <w:tab/>
            </w:r>
            <w:r>
              <w:rPr>
                <w:noProof/>
                <w:webHidden/>
              </w:rPr>
              <w:fldChar w:fldCharType="begin"/>
            </w:r>
            <w:r>
              <w:rPr>
                <w:noProof/>
                <w:webHidden/>
              </w:rPr>
              <w:instrText xml:space="preserve"> PAGEREF _Toc492911365 \h </w:instrText>
            </w:r>
            <w:r>
              <w:rPr>
                <w:noProof/>
                <w:webHidden/>
              </w:rPr>
            </w:r>
          </w:ins>
          <w:r>
            <w:rPr>
              <w:noProof/>
              <w:webHidden/>
            </w:rPr>
            <w:fldChar w:fldCharType="separate"/>
          </w:r>
          <w:ins w:id="284" w:author="Pawan Chugh" w:date="2017-09-11T16:39:00Z">
            <w:r>
              <w:rPr>
                <w:noProof/>
                <w:webHidden/>
              </w:rPr>
              <w:t>152</w:t>
            </w:r>
            <w:r>
              <w:rPr>
                <w:noProof/>
                <w:webHidden/>
              </w:rPr>
              <w:fldChar w:fldCharType="end"/>
            </w:r>
            <w:r w:rsidRPr="00CB4C19">
              <w:rPr>
                <w:rStyle w:val="Hyperlink"/>
                <w:noProof/>
              </w:rPr>
              <w:fldChar w:fldCharType="end"/>
            </w:r>
          </w:ins>
        </w:p>
        <w:p w:rsidR="000C42FD" w:rsidRDefault="000C42FD">
          <w:pPr>
            <w:pStyle w:val="TOC3"/>
            <w:rPr>
              <w:ins w:id="285" w:author="Pawan Chugh" w:date="2017-09-11T16:39:00Z"/>
              <w:rFonts w:asciiTheme="minorHAnsi" w:eastAsiaTheme="minorEastAsia" w:hAnsiTheme="minorHAnsi" w:cstheme="minorBidi"/>
              <w:noProof/>
              <w:sz w:val="22"/>
              <w:szCs w:val="22"/>
            </w:rPr>
          </w:pPr>
          <w:ins w:id="28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Auth Reversal Request</w:t>
            </w:r>
            <w:r>
              <w:rPr>
                <w:noProof/>
                <w:webHidden/>
              </w:rPr>
              <w:tab/>
            </w:r>
            <w:r>
              <w:rPr>
                <w:noProof/>
                <w:webHidden/>
              </w:rPr>
              <w:fldChar w:fldCharType="begin"/>
            </w:r>
            <w:r>
              <w:rPr>
                <w:noProof/>
                <w:webHidden/>
              </w:rPr>
              <w:instrText xml:space="preserve"> PAGEREF _Toc492911366 \h </w:instrText>
            </w:r>
            <w:r>
              <w:rPr>
                <w:noProof/>
                <w:webHidden/>
              </w:rPr>
            </w:r>
          </w:ins>
          <w:r>
            <w:rPr>
              <w:noProof/>
              <w:webHidden/>
            </w:rPr>
            <w:fldChar w:fldCharType="separate"/>
          </w:r>
          <w:ins w:id="287" w:author="Pawan Chugh" w:date="2017-09-11T16:39:00Z">
            <w:r>
              <w:rPr>
                <w:noProof/>
                <w:webHidden/>
              </w:rPr>
              <w:t>153</w:t>
            </w:r>
            <w:r>
              <w:rPr>
                <w:noProof/>
                <w:webHidden/>
              </w:rPr>
              <w:fldChar w:fldCharType="end"/>
            </w:r>
            <w:r w:rsidRPr="00CB4C19">
              <w:rPr>
                <w:rStyle w:val="Hyperlink"/>
                <w:noProof/>
              </w:rPr>
              <w:fldChar w:fldCharType="end"/>
            </w:r>
          </w:ins>
        </w:p>
        <w:p w:rsidR="000C42FD" w:rsidRDefault="000C42FD">
          <w:pPr>
            <w:pStyle w:val="TOC3"/>
            <w:rPr>
              <w:ins w:id="288" w:author="Pawan Chugh" w:date="2017-09-11T16:39:00Z"/>
              <w:rFonts w:asciiTheme="minorHAnsi" w:eastAsiaTheme="minorEastAsia" w:hAnsiTheme="minorHAnsi" w:cstheme="minorBidi"/>
              <w:noProof/>
              <w:sz w:val="22"/>
              <w:szCs w:val="22"/>
            </w:rPr>
          </w:pPr>
          <w:ins w:id="28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Sale Request</w:t>
            </w:r>
            <w:r>
              <w:rPr>
                <w:noProof/>
                <w:webHidden/>
              </w:rPr>
              <w:tab/>
            </w:r>
            <w:r>
              <w:rPr>
                <w:noProof/>
                <w:webHidden/>
              </w:rPr>
              <w:fldChar w:fldCharType="begin"/>
            </w:r>
            <w:r>
              <w:rPr>
                <w:noProof/>
                <w:webHidden/>
              </w:rPr>
              <w:instrText xml:space="preserve"> PAGEREF _Toc492911367 \h </w:instrText>
            </w:r>
            <w:r>
              <w:rPr>
                <w:noProof/>
                <w:webHidden/>
              </w:rPr>
            </w:r>
          </w:ins>
          <w:r>
            <w:rPr>
              <w:noProof/>
              <w:webHidden/>
            </w:rPr>
            <w:fldChar w:fldCharType="separate"/>
          </w:r>
          <w:ins w:id="290" w:author="Pawan Chugh" w:date="2017-09-11T16:39:00Z">
            <w:r>
              <w:rPr>
                <w:noProof/>
                <w:webHidden/>
              </w:rPr>
              <w:t>153</w:t>
            </w:r>
            <w:r>
              <w:rPr>
                <w:noProof/>
                <w:webHidden/>
              </w:rPr>
              <w:fldChar w:fldCharType="end"/>
            </w:r>
            <w:r w:rsidRPr="00CB4C19">
              <w:rPr>
                <w:rStyle w:val="Hyperlink"/>
                <w:noProof/>
              </w:rPr>
              <w:fldChar w:fldCharType="end"/>
            </w:r>
          </w:ins>
        </w:p>
        <w:p w:rsidR="000C42FD" w:rsidRDefault="000C42FD">
          <w:pPr>
            <w:pStyle w:val="TOC3"/>
            <w:rPr>
              <w:ins w:id="291" w:author="Pawan Chugh" w:date="2017-09-11T16:39:00Z"/>
              <w:rFonts w:asciiTheme="minorHAnsi" w:eastAsiaTheme="minorEastAsia" w:hAnsiTheme="minorHAnsi" w:cstheme="minorBidi"/>
              <w:noProof/>
              <w:sz w:val="22"/>
              <w:szCs w:val="22"/>
            </w:rPr>
          </w:pPr>
          <w:ins w:id="29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Authorize Request</w:t>
            </w:r>
            <w:r>
              <w:rPr>
                <w:noProof/>
                <w:webHidden/>
              </w:rPr>
              <w:tab/>
            </w:r>
            <w:r>
              <w:rPr>
                <w:noProof/>
                <w:webHidden/>
              </w:rPr>
              <w:fldChar w:fldCharType="begin"/>
            </w:r>
            <w:r>
              <w:rPr>
                <w:noProof/>
                <w:webHidden/>
              </w:rPr>
              <w:instrText xml:space="preserve"> PAGEREF _Toc492911368 \h </w:instrText>
            </w:r>
            <w:r>
              <w:rPr>
                <w:noProof/>
                <w:webHidden/>
              </w:rPr>
            </w:r>
          </w:ins>
          <w:r>
            <w:rPr>
              <w:noProof/>
              <w:webHidden/>
            </w:rPr>
            <w:fldChar w:fldCharType="separate"/>
          </w:r>
          <w:ins w:id="293" w:author="Pawan Chugh" w:date="2017-09-11T16:39:00Z">
            <w:r>
              <w:rPr>
                <w:noProof/>
                <w:webHidden/>
              </w:rPr>
              <w:t>153</w:t>
            </w:r>
            <w:r>
              <w:rPr>
                <w:noProof/>
                <w:webHidden/>
              </w:rPr>
              <w:fldChar w:fldCharType="end"/>
            </w:r>
            <w:r w:rsidRPr="00CB4C19">
              <w:rPr>
                <w:rStyle w:val="Hyperlink"/>
                <w:noProof/>
              </w:rPr>
              <w:fldChar w:fldCharType="end"/>
            </w:r>
          </w:ins>
        </w:p>
        <w:p w:rsidR="000C42FD" w:rsidRDefault="000C42FD">
          <w:pPr>
            <w:pStyle w:val="TOC3"/>
            <w:rPr>
              <w:ins w:id="294" w:author="Pawan Chugh" w:date="2017-09-11T16:39:00Z"/>
              <w:rFonts w:asciiTheme="minorHAnsi" w:eastAsiaTheme="minorEastAsia" w:hAnsiTheme="minorHAnsi" w:cstheme="minorBidi"/>
              <w:noProof/>
              <w:sz w:val="22"/>
              <w:szCs w:val="22"/>
            </w:rPr>
          </w:pPr>
          <w:ins w:id="29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"_Toc492911369"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Refund Request</w:t>
            </w:r>
            <w:r>
              <w:rPr>
                <w:noProof/>
                <w:webHidden/>
              </w:rPr>
              <w:tab/>
            </w:r>
            <w:r>
              <w:rPr>
                <w:noProof/>
                <w:webHidden/>
              </w:rPr>
              <w:fldChar w:fldCharType="begin"/>
            </w:r>
            <w:r>
              <w:rPr>
                <w:noProof/>
                <w:webHidden/>
              </w:rPr>
              <w:instrText xml:space="preserve"> PAGEREF _Toc492911369 \h </w:instrText>
            </w:r>
            <w:r>
              <w:rPr>
                <w:noProof/>
                <w:webHidden/>
              </w:rPr>
            </w:r>
          </w:ins>
          <w:r>
            <w:rPr>
              <w:noProof/>
              <w:webHidden/>
            </w:rPr>
            <w:fldChar w:fldCharType="separate"/>
          </w:r>
          <w:ins w:id="296" w:author="Pawan Chugh" w:date="2017-09-11T16:39:00Z">
            <w:r>
              <w:rPr>
                <w:noProof/>
                <w:webHidden/>
              </w:rPr>
              <w:t>153</w:t>
            </w:r>
            <w:r>
              <w:rPr>
                <w:noProof/>
                <w:webHidden/>
              </w:rPr>
              <w:fldChar w:fldCharType="end"/>
            </w:r>
            <w:r w:rsidRPr="00CB4C19">
              <w:rPr>
                <w:rStyle w:val="Hyperlink"/>
                <w:noProof/>
              </w:rPr>
              <w:fldChar w:fldCharType="end"/>
            </w:r>
          </w:ins>
        </w:p>
        <w:p w:rsidR="000C42FD" w:rsidRDefault="000C42FD">
          <w:pPr>
            <w:pStyle w:val="TOC3"/>
            <w:rPr>
              <w:ins w:id="297" w:author="Pawan Chugh" w:date="2017-09-11T16:39:00Z"/>
              <w:rFonts w:asciiTheme="minorHAnsi" w:eastAsiaTheme="minorEastAsia" w:hAnsiTheme="minorHAnsi" w:cstheme="minorBidi"/>
              <w:noProof/>
              <w:sz w:val="22"/>
              <w:szCs w:val="22"/>
            </w:rPr>
          </w:pPr>
          <w:ins w:id="29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Cancel Request</w:t>
            </w:r>
            <w:r>
              <w:rPr>
                <w:noProof/>
                <w:webHidden/>
              </w:rPr>
              <w:tab/>
            </w:r>
            <w:r>
              <w:rPr>
                <w:noProof/>
                <w:webHidden/>
              </w:rPr>
              <w:fldChar w:fldCharType="begin"/>
            </w:r>
            <w:r>
              <w:rPr>
                <w:noProof/>
                <w:webHidden/>
              </w:rPr>
              <w:instrText xml:space="preserve"> PAGEREF _Toc492911370 \h </w:instrText>
            </w:r>
            <w:r>
              <w:rPr>
                <w:noProof/>
                <w:webHidden/>
              </w:rPr>
            </w:r>
          </w:ins>
          <w:r>
            <w:rPr>
              <w:noProof/>
              <w:webHidden/>
            </w:rPr>
            <w:fldChar w:fldCharType="separate"/>
          </w:r>
          <w:ins w:id="299" w:author="Pawan Chugh" w:date="2017-09-11T16:39:00Z">
            <w:r>
              <w:rPr>
                <w:noProof/>
                <w:webHidden/>
              </w:rPr>
              <w:t>154</w:t>
            </w:r>
            <w:r>
              <w:rPr>
                <w:noProof/>
                <w:webHidden/>
              </w:rPr>
              <w:fldChar w:fldCharType="end"/>
            </w:r>
            <w:r w:rsidRPr="00CB4C19">
              <w:rPr>
                <w:rStyle w:val="Hyperlink"/>
                <w:noProof/>
              </w:rPr>
              <w:fldChar w:fldCharType="end"/>
            </w:r>
          </w:ins>
        </w:p>
        <w:p w:rsidR="000C42FD" w:rsidRDefault="000C42FD">
          <w:pPr>
            <w:pStyle w:val="TOC3"/>
            <w:rPr>
              <w:ins w:id="300" w:author="Pawan Chugh" w:date="2017-09-11T16:39:00Z"/>
              <w:rFonts w:asciiTheme="minorHAnsi" w:eastAsiaTheme="minorEastAsia" w:hAnsiTheme="minorHAnsi" w:cstheme="minorBidi"/>
              <w:noProof/>
              <w:sz w:val="22"/>
              <w:szCs w:val="22"/>
            </w:rPr>
          </w:pPr>
          <w:ins w:id="30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Secure Acceptance Web / Mobile Create Token Request</w:t>
            </w:r>
            <w:r>
              <w:rPr>
                <w:noProof/>
                <w:webHidden/>
              </w:rPr>
              <w:tab/>
            </w:r>
            <w:r>
              <w:rPr>
                <w:noProof/>
                <w:webHidden/>
              </w:rPr>
              <w:fldChar w:fldCharType="begin"/>
            </w:r>
            <w:r>
              <w:rPr>
                <w:noProof/>
                <w:webHidden/>
              </w:rPr>
              <w:instrText xml:space="preserve"> PAGEREF _Toc492911371 \h </w:instrText>
            </w:r>
            <w:r>
              <w:rPr>
                <w:noProof/>
                <w:webHidden/>
              </w:rPr>
            </w:r>
          </w:ins>
          <w:r>
            <w:rPr>
              <w:noProof/>
              <w:webHidden/>
            </w:rPr>
            <w:fldChar w:fldCharType="separate"/>
          </w:r>
          <w:ins w:id="302" w:author="Pawan Chugh" w:date="2017-09-11T16:39:00Z">
            <w:r>
              <w:rPr>
                <w:noProof/>
                <w:webHidden/>
              </w:rPr>
              <w:t>154</w:t>
            </w:r>
            <w:r>
              <w:rPr>
                <w:noProof/>
                <w:webHidden/>
              </w:rPr>
              <w:fldChar w:fldCharType="end"/>
            </w:r>
            <w:r w:rsidRPr="00CB4C19">
              <w:rPr>
                <w:rStyle w:val="Hyperlink"/>
                <w:noProof/>
              </w:rPr>
              <w:fldChar w:fldCharType="end"/>
            </w:r>
          </w:ins>
        </w:p>
        <w:p w:rsidR="000C42FD" w:rsidRDefault="000C42FD">
          <w:pPr>
            <w:pStyle w:val="TOC3"/>
            <w:rPr>
              <w:ins w:id="303" w:author="Pawan Chugh" w:date="2017-09-11T16:39:00Z"/>
              <w:rFonts w:asciiTheme="minorHAnsi" w:eastAsiaTheme="minorEastAsia" w:hAnsiTheme="minorHAnsi" w:cstheme="minorBidi"/>
              <w:noProof/>
              <w:sz w:val="22"/>
              <w:szCs w:val="22"/>
            </w:rPr>
          </w:pPr>
          <w:ins w:id="304"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"_Toc492911372"</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Apple Pay</w:t>
            </w:r>
            <w:r>
              <w:rPr>
                <w:noProof/>
                <w:webHidden/>
              </w:rPr>
              <w:tab/>
            </w:r>
            <w:r>
              <w:rPr>
                <w:noProof/>
                <w:webHidden/>
              </w:rPr>
              <w:fldChar w:fldCharType="begin"/>
            </w:r>
            <w:r>
              <w:rPr>
                <w:noProof/>
                <w:webHidden/>
              </w:rPr>
              <w:instrText xml:space="preserve"> PAGEREF _Toc492911372 \h </w:instrText>
            </w:r>
            <w:r>
              <w:rPr>
                <w:noProof/>
                <w:webHidden/>
              </w:rPr>
            </w:r>
          </w:ins>
          <w:r>
            <w:rPr>
              <w:noProof/>
              <w:webHidden/>
            </w:rPr>
            <w:fldChar w:fldCharType="separate"/>
          </w:r>
          <w:ins w:id="305" w:author="Pawan Chugh" w:date="2017-09-11T16:39:00Z">
            <w:r>
              <w:rPr>
                <w:noProof/>
                <w:webHidden/>
              </w:rPr>
              <w:t>154</w:t>
            </w:r>
            <w:r>
              <w:rPr>
                <w:noProof/>
                <w:webHidden/>
              </w:rPr>
              <w:fldChar w:fldCharType="end"/>
            </w:r>
            <w:r w:rsidRPr="00CB4C19">
              <w:rPr>
                <w:rStyle w:val="Hyperlink"/>
                <w:noProof/>
              </w:rPr>
              <w:fldChar w:fldCharType="end"/>
            </w:r>
          </w:ins>
        </w:p>
        <w:p w:rsidR="000C42FD" w:rsidRDefault="000C42FD">
          <w:pPr>
            <w:pStyle w:val="TOC3"/>
            <w:rPr>
              <w:ins w:id="306" w:author="Pawan Chugh" w:date="2017-09-11T16:39:00Z"/>
              <w:rFonts w:asciiTheme="minorHAnsi" w:eastAsiaTheme="minorEastAsia" w:hAnsiTheme="minorHAnsi" w:cstheme="minorBidi"/>
              <w:noProof/>
              <w:sz w:val="22"/>
              <w:szCs w:val="22"/>
            </w:rPr>
          </w:pPr>
          <w:ins w:id="307"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"_Toc492911373"</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Android Pay</w:t>
            </w:r>
            <w:r>
              <w:rPr>
                <w:noProof/>
                <w:webHidden/>
              </w:rPr>
              <w:tab/>
            </w:r>
            <w:r>
              <w:rPr>
                <w:noProof/>
                <w:webHidden/>
              </w:rPr>
              <w:fldChar w:fldCharType="begin"/>
            </w:r>
            <w:r>
              <w:rPr>
                <w:noProof/>
                <w:webHidden/>
              </w:rPr>
              <w:instrText xml:space="preserve"> PAGEREF _Toc492911373 \h </w:instrText>
            </w:r>
            <w:r>
              <w:rPr>
                <w:noProof/>
                <w:webHidden/>
              </w:rPr>
            </w:r>
          </w:ins>
          <w:r>
            <w:rPr>
              <w:noProof/>
              <w:webHidden/>
            </w:rPr>
            <w:fldChar w:fldCharType="separate"/>
          </w:r>
          <w:ins w:id="308" w:author="Pawan Chugh" w:date="2017-09-11T16:39:00Z">
            <w:r>
              <w:rPr>
                <w:noProof/>
                <w:webHidden/>
              </w:rPr>
              <w:t>159</w:t>
            </w:r>
            <w:r>
              <w:rPr>
                <w:noProof/>
                <w:webHidden/>
              </w:rPr>
              <w:fldChar w:fldCharType="end"/>
            </w:r>
            <w:r w:rsidRPr="00CB4C19">
              <w:rPr>
                <w:rStyle w:val="Hyperlink"/>
                <w:noProof/>
              </w:rPr>
              <w:fldChar w:fldCharType="end"/>
            </w:r>
          </w:ins>
        </w:p>
        <w:p w:rsidR="000C42FD" w:rsidRDefault="000C42FD">
          <w:pPr>
            <w:pStyle w:val="TOC2"/>
            <w:rPr>
              <w:ins w:id="309" w:author="Pawan Chugh" w:date="2017-09-11T16:39:00Z"/>
              <w:rFonts w:asciiTheme="minorHAnsi" w:eastAsiaTheme="minorEastAsia" w:hAnsiTheme="minorHAnsi" w:cstheme="minorBidi"/>
              <w:noProof/>
              <w:sz w:val="22"/>
              <w:szCs w:val="22"/>
            </w:rPr>
          </w:pPr>
          <w:ins w:id="310"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"_Toc492911374"</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Cartridges Structure and Reference</w:t>
            </w:r>
            <w:r>
              <w:rPr>
                <w:noProof/>
                <w:webHidden/>
              </w:rPr>
              <w:tab/>
            </w:r>
            <w:r>
              <w:rPr>
                <w:noProof/>
                <w:webHidden/>
              </w:rPr>
              <w:fldChar w:fldCharType="begin"/>
            </w:r>
            <w:r>
              <w:rPr>
                <w:noProof/>
                <w:webHidden/>
              </w:rPr>
              <w:instrText xml:space="preserve"> PAGEREF _Toc492911374 \h </w:instrText>
            </w:r>
            <w:r>
              <w:rPr>
                <w:noProof/>
                <w:webHidden/>
              </w:rPr>
            </w:r>
          </w:ins>
          <w:r>
            <w:rPr>
              <w:noProof/>
              <w:webHidden/>
            </w:rPr>
            <w:fldChar w:fldCharType="separate"/>
          </w:r>
          <w:ins w:id="311" w:author="Pawan Chugh" w:date="2017-09-11T16:39:00Z">
            <w:r>
              <w:rPr>
                <w:noProof/>
                <w:webHidden/>
              </w:rPr>
              <w:t>164</w:t>
            </w:r>
            <w:r>
              <w:rPr>
                <w:noProof/>
                <w:webHidden/>
              </w:rPr>
              <w:fldChar w:fldCharType="end"/>
            </w:r>
            <w:r w:rsidRPr="00CB4C19">
              <w:rPr>
                <w:rStyle w:val="Hyperlink"/>
                <w:noProof/>
              </w:rPr>
              <w:fldChar w:fldCharType="end"/>
            </w:r>
          </w:ins>
        </w:p>
        <w:p w:rsidR="000C42FD" w:rsidRDefault="000C42FD">
          <w:pPr>
            <w:pStyle w:val="TOC1"/>
            <w:rPr>
              <w:ins w:id="312" w:author="Pawan Chugh" w:date="2017-09-11T16:39:00Z"/>
              <w:rFonts w:asciiTheme="minorHAnsi" w:eastAsiaTheme="minorEastAsia" w:hAnsiTheme="minorHAnsi" w:cstheme="minorBidi"/>
              <w:b w:val="0"/>
              <w:noProof/>
              <w:sz w:val="22"/>
              <w:szCs w:val="22"/>
            </w:rPr>
          </w:pPr>
          <w:ins w:id="313"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"_Toc492911375"</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Typical Project Plan</w:t>
            </w:r>
            <w:r>
              <w:rPr>
                <w:noProof/>
                <w:webHidden/>
              </w:rPr>
              <w:tab/>
            </w:r>
            <w:r>
              <w:rPr>
                <w:noProof/>
                <w:webHidden/>
              </w:rPr>
              <w:fldChar w:fldCharType="begin"/>
            </w:r>
            <w:r>
              <w:rPr>
                <w:noProof/>
                <w:webHidden/>
              </w:rPr>
              <w:instrText xml:space="preserve"> PAGEREF _Toc492911375 \h </w:instrText>
            </w:r>
            <w:r>
              <w:rPr>
                <w:noProof/>
                <w:webHidden/>
              </w:rPr>
            </w:r>
          </w:ins>
          <w:r>
            <w:rPr>
              <w:noProof/>
              <w:webHidden/>
            </w:rPr>
            <w:fldChar w:fldCharType="separate"/>
          </w:r>
          <w:ins w:id="314" w:author="Pawan Chugh" w:date="2017-09-11T16:39:00Z">
            <w:r>
              <w:rPr>
                <w:noProof/>
                <w:webHidden/>
              </w:rPr>
              <w:t>164</w:t>
            </w:r>
            <w:r>
              <w:rPr>
                <w:noProof/>
                <w:webHidden/>
              </w:rPr>
              <w:fldChar w:fldCharType="end"/>
            </w:r>
            <w:r w:rsidRPr="00CB4C19">
              <w:rPr>
                <w:rStyle w:val="Hyperlink"/>
                <w:noProof/>
              </w:rPr>
              <w:fldChar w:fldCharType="end"/>
            </w:r>
          </w:ins>
        </w:p>
        <w:p w:rsidR="000C42FD" w:rsidRDefault="000C42FD">
          <w:pPr>
            <w:pStyle w:val="TOC2"/>
            <w:rPr>
              <w:ins w:id="315" w:author="Pawan Chugh" w:date="2017-09-11T16:39:00Z"/>
              <w:rFonts w:asciiTheme="minorHAnsi" w:eastAsiaTheme="minorEastAsia" w:hAnsiTheme="minorHAnsi" w:cstheme="minorBidi"/>
              <w:noProof/>
              <w:sz w:val="22"/>
              <w:szCs w:val="22"/>
            </w:rPr>
          </w:pPr>
          <w:ins w:id="316"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"_Toc492911376"</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Roles, Responsibilities</w:t>
            </w:r>
            <w:r>
              <w:rPr>
                <w:noProof/>
                <w:webHidden/>
              </w:rPr>
              <w:tab/>
            </w:r>
            <w:r>
              <w:rPr>
                <w:noProof/>
                <w:webHidden/>
              </w:rPr>
              <w:fldChar w:fldCharType="begin"/>
            </w:r>
            <w:r>
              <w:rPr>
                <w:noProof/>
                <w:webHidden/>
              </w:rPr>
              <w:instrText xml:space="preserve"> PAGEREF _Toc492911376 \h </w:instrText>
            </w:r>
            <w:r>
              <w:rPr>
                <w:noProof/>
                <w:webHidden/>
              </w:rPr>
            </w:r>
          </w:ins>
          <w:r>
            <w:rPr>
              <w:noProof/>
              <w:webHidden/>
            </w:rPr>
            <w:fldChar w:fldCharType="separate"/>
          </w:r>
          <w:ins w:id="317" w:author="Pawan Chugh" w:date="2017-09-11T16:39:00Z">
            <w:r>
              <w:rPr>
                <w:noProof/>
                <w:webHidden/>
              </w:rPr>
              <w:t>164</w:t>
            </w:r>
            <w:r>
              <w:rPr>
                <w:noProof/>
                <w:webHidden/>
              </w:rPr>
              <w:fldChar w:fldCharType="end"/>
            </w:r>
            <w:r w:rsidRPr="00CB4C19">
              <w:rPr>
                <w:rStyle w:val="Hyperlink"/>
                <w:noProof/>
              </w:rPr>
              <w:fldChar w:fldCharType="end"/>
            </w:r>
          </w:ins>
        </w:p>
        <w:p w:rsidR="000C42FD" w:rsidRDefault="000C42FD">
          <w:pPr>
            <w:pStyle w:val="TOC2"/>
            <w:rPr>
              <w:ins w:id="318" w:author="Pawan Chugh" w:date="2017-09-11T16:39:00Z"/>
              <w:rFonts w:asciiTheme="minorHAnsi" w:eastAsiaTheme="minorEastAsia" w:hAnsiTheme="minorHAnsi" w:cstheme="minorBidi"/>
              <w:noProof/>
              <w:sz w:val="22"/>
              <w:szCs w:val="22"/>
            </w:rPr>
          </w:pPr>
          <w:ins w:id="319"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"_Toc492911377"</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Typical Efforts and Timelines</w:t>
            </w:r>
            <w:r>
              <w:rPr>
                <w:noProof/>
                <w:webHidden/>
              </w:rPr>
              <w:tab/>
            </w:r>
            <w:r>
              <w:rPr>
                <w:noProof/>
                <w:webHidden/>
              </w:rPr>
              <w:fldChar w:fldCharType="begin"/>
            </w:r>
            <w:r>
              <w:rPr>
                <w:noProof/>
                <w:webHidden/>
              </w:rPr>
              <w:instrText xml:space="preserve"> PAGEREF _Toc492911377 \h </w:instrText>
            </w:r>
            <w:r>
              <w:rPr>
                <w:noProof/>
                <w:webHidden/>
              </w:rPr>
            </w:r>
          </w:ins>
          <w:r>
            <w:rPr>
              <w:noProof/>
              <w:webHidden/>
            </w:rPr>
            <w:fldChar w:fldCharType="separate"/>
          </w:r>
          <w:ins w:id="320" w:author="Pawan Chugh" w:date="2017-09-11T16:39:00Z">
            <w:r>
              <w:rPr>
                <w:noProof/>
                <w:webHidden/>
              </w:rPr>
              <w:t>165</w:t>
            </w:r>
            <w:r>
              <w:rPr>
                <w:noProof/>
                <w:webHidden/>
              </w:rPr>
              <w:fldChar w:fldCharType="end"/>
            </w:r>
            <w:r w:rsidRPr="00CB4C19">
              <w:rPr>
                <w:rStyle w:val="Hyperlink"/>
                <w:noProof/>
              </w:rPr>
              <w:fldChar w:fldCharType="end"/>
            </w:r>
          </w:ins>
        </w:p>
        <w:p w:rsidR="000C42FD" w:rsidRDefault="000C42FD">
          <w:pPr>
            <w:pStyle w:val="TOC2"/>
            <w:rPr>
              <w:ins w:id="321" w:author="Pawan Chugh" w:date="2017-09-11T16:39:00Z"/>
              <w:rFonts w:asciiTheme="minorHAnsi" w:eastAsiaTheme="minorEastAsia" w:hAnsiTheme="minorHAnsi" w:cstheme="minorBidi"/>
              <w:noProof/>
              <w:sz w:val="22"/>
              <w:szCs w:val="22"/>
            </w:rPr>
          </w:pPr>
          <w:ins w:id="322"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"_Toc492911378"</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Pre-Production Steps</w:t>
            </w:r>
            <w:r>
              <w:rPr>
                <w:noProof/>
                <w:webHidden/>
              </w:rPr>
              <w:tab/>
            </w:r>
            <w:r>
              <w:rPr>
                <w:noProof/>
                <w:webHidden/>
              </w:rPr>
              <w:fldChar w:fldCharType="begin"/>
            </w:r>
            <w:r>
              <w:rPr>
                <w:noProof/>
                <w:webHidden/>
              </w:rPr>
              <w:instrText xml:space="preserve"> PAGEREF _Toc492911378 \h </w:instrText>
            </w:r>
            <w:r>
              <w:rPr>
                <w:noProof/>
                <w:webHidden/>
              </w:rPr>
            </w:r>
          </w:ins>
          <w:r>
            <w:rPr>
              <w:noProof/>
              <w:webHidden/>
            </w:rPr>
            <w:fldChar w:fldCharType="separate"/>
          </w:r>
          <w:ins w:id="323" w:author="Pawan Chugh" w:date="2017-09-11T16:39:00Z">
            <w:r>
              <w:rPr>
                <w:noProof/>
                <w:webHidden/>
              </w:rPr>
              <w:t>167</w:t>
            </w:r>
            <w:r>
              <w:rPr>
                <w:noProof/>
                <w:webHidden/>
              </w:rPr>
              <w:fldChar w:fldCharType="end"/>
            </w:r>
            <w:r w:rsidRPr="00CB4C19">
              <w:rPr>
                <w:rStyle w:val="Hyperlink"/>
                <w:noProof/>
              </w:rPr>
              <w:fldChar w:fldCharType="end"/>
            </w:r>
          </w:ins>
        </w:p>
        <w:p w:rsidR="000C42FD" w:rsidRDefault="000C42FD">
          <w:pPr>
            <w:pStyle w:val="TOC1"/>
            <w:rPr>
              <w:ins w:id="324" w:author="Pawan Chugh" w:date="2017-09-11T16:39:00Z"/>
              <w:rFonts w:asciiTheme="minorHAnsi" w:eastAsiaTheme="minorEastAsia" w:hAnsiTheme="minorHAnsi" w:cstheme="minorBidi"/>
              <w:b w:val="0"/>
              <w:noProof/>
              <w:sz w:val="22"/>
              <w:szCs w:val="22"/>
            </w:rPr>
          </w:pPr>
          <w:ins w:id="325"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"_Toc492911379"</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Known Issues</w:t>
            </w:r>
            <w:r>
              <w:rPr>
                <w:noProof/>
                <w:webHidden/>
              </w:rPr>
              <w:tab/>
            </w:r>
            <w:r>
              <w:rPr>
                <w:noProof/>
                <w:webHidden/>
              </w:rPr>
              <w:fldChar w:fldCharType="begin"/>
            </w:r>
            <w:r>
              <w:rPr>
                <w:noProof/>
                <w:webHidden/>
              </w:rPr>
              <w:instrText xml:space="preserve"> PAGEREF _Toc492911379 \h </w:instrText>
            </w:r>
            <w:r>
              <w:rPr>
                <w:noProof/>
                <w:webHidden/>
              </w:rPr>
            </w:r>
          </w:ins>
          <w:r>
            <w:rPr>
              <w:noProof/>
              <w:webHidden/>
            </w:rPr>
            <w:fldChar w:fldCharType="separate"/>
          </w:r>
          <w:ins w:id="326" w:author="Pawan Chugh" w:date="2017-09-11T16:39:00Z">
            <w:r>
              <w:rPr>
                <w:noProof/>
                <w:webHidden/>
              </w:rPr>
              <w:t>168</w:t>
            </w:r>
            <w:r>
              <w:rPr>
                <w:noProof/>
                <w:webHidden/>
              </w:rPr>
              <w:fldChar w:fldCharType="end"/>
            </w:r>
            <w:r w:rsidRPr="00CB4C19">
              <w:rPr>
                <w:rStyle w:val="Hyperlink"/>
                <w:noProof/>
              </w:rPr>
              <w:fldChar w:fldCharType="end"/>
            </w:r>
          </w:ins>
        </w:p>
        <w:p w:rsidR="000C42FD" w:rsidRDefault="000C42FD">
          <w:pPr>
            <w:pStyle w:val="TOC1"/>
            <w:rPr>
              <w:ins w:id="327" w:author="Pawan Chugh" w:date="2017-09-11T16:39:00Z"/>
              <w:rFonts w:asciiTheme="minorHAnsi" w:eastAsiaTheme="minorEastAsia" w:hAnsiTheme="minorHAnsi" w:cstheme="minorBidi"/>
              <w:b w:val="0"/>
              <w:noProof/>
              <w:sz w:val="22"/>
              <w:szCs w:val="22"/>
            </w:rPr>
          </w:pPr>
          <w:ins w:id="328"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"_Toc492911380"</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CyberSource document links</w:t>
            </w:r>
            <w:r>
              <w:rPr>
                <w:noProof/>
                <w:webHidden/>
              </w:rPr>
              <w:tab/>
            </w:r>
            <w:r>
              <w:rPr>
                <w:noProof/>
                <w:webHidden/>
              </w:rPr>
              <w:fldChar w:fldCharType="begin"/>
            </w:r>
            <w:r>
              <w:rPr>
                <w:noProof/>
                <w:webHidden/>
              </w:rPr>
              <w:instrText xml:space="preserve"> PAGEREF _Toc492911380 \h </w:instrText>
            </w:r>
            <w:r>
              <w:rPr>
                <w:noProof/>
                <w:webHidden/>
              </w:rPr>
            </w:r>
          </w:ins>
          <w:r>
            <w:rPr>
              <w:noProof/>
              <w:webHidden/>
            </w:rPr>
            <w:fldChar w:fldCharType="separate"/>
          </w:r>
          <w:ins w:id="329" w:author="Pawan Chugh" w:date="2017-09-11T16:39:00Z">
            <w:r>
              <w:rPr>
                <w:noProof/>
                <w:webHidden/>
              </w:rPr>
              <w:t>168</w:t>
            </w:r>
            <w:r>
              <w:rPr>
                <w:noProof/>
                <w:webHidden/>
              </w:rPr>
              <w:fldChar w:fldCharType="end"/>
            </w:r>
            <w:r w:rsidRPr="00CB4C19">
              <w:rPr>
                <w:rStyle w:val="Hyperlink"/>
                <w:noProof/>
              </w:rPr>
              <w:fldChar w:fldCharType="end"/>
            </w:r>
          </w:ins>
        </w:p>
        <w:p w:rsidR="000C42FD" w:rsidRDefault="000C42FD">
          <w:pPr>
            <w:pStyle w:val="TOC1"/>
            <w:rPr>
              <w:ins w:id="330" w:author="Pawan Chugh" w:date="2017-09-11T16:39:00Z"/>
              <w:rFonts w:asciiTheme="minorHAnsi" w:eastAsiaTheme="minorEastAsia" w:hAnsiTheme="minorHAnsi" w:cstheme="minorBidi"/>
              <w:b w:val="0"/>
              <w:noProof/>
              <w:sz w:val="22"/>
              <w:szCs w:val="22"/>
            </w:rPr>
          </w:pPr>
          <w:ins w:id="331" w:author="Pawan Chugh" w:date="2017-09-11T16:39:00Z">
            <w:r w:rsidRPr="00CB4C19">
              <w:rPr>
                <w:rStyle w:val="Hyperlink"/>
                <w:noProof/>
              </w:rPr>
              <w:fldChar w:fldCharType="begin"/>
            </w:r>
            <w:r w:rsidRPr="00CB4C19">
              <w:rPr>
                <w:rStyle w:val="Hyperlink"/>
                <w:noProof/>
              </w:rPr>
              <w:instrText xml:space="preserve"> </w:instrText>
            </w:r>
            <w:r>
              <w:rPr>
                <w:noProof/>
              </w:rPr>
              <w:instrText>HYPERLINK \l "_Toc492911381"</w:instrText>
            </w:r>
            <w:r w:rsidRPr="00CB4C19">
              <w:rPr>
                <w:rStyle w:val="Hyperlink"/>
                <w:noProof/>
              </w:rPr>
              <w:instrText xml:space="preserve"> </w:instrText>
            </w:r>
            <w:r w:rsidRPr="00CB4C19">
              <w:rPr>
                <w:rStyle w:val="Hyperlink"/>
                <w:noProof/>
              </w:rPr>
            </w:r>
            <w:r w:rsidRPr="00CB4C19">
              <w:rPr>
                <w:rStyle w:val="Hyperlink"/>
                <w:noProof/>
              </w:rPr>
              <w:fldChar w:fldCharType="separate"/>
            </w:r>
            <w:r w:rsidRPr="00CB4C19">
              <w:rPr>
                <w:rStyle w:val="Hyperlink"/>
                <w:noProof/>
              </w:rPr>
              <w:t>Release History</w:t>
            </w:r>
            <w:r>
              <w:rPr>
                <w:noProof/>
                <w:webHidden/>
              </w:rPr>
              <w:tab/>
            </w:r>
            <w:r>
              <w:rPr>
                <w:noProof/>
                <w:webHidden/>
              </w:rPr>
              <w:fldChar w:fldCharType="begin"/>
            </w:r>
            <w:r>
              <w:rPr>
                <w:noProof/>
                <w:webHidden/>
              </w:rPr>
              <w:instrText xml:space="preserve"> PAGEREF _Toc492911381 \h </w:instrText>
            </w:r>
            <w:r>
              <w:rPr>
                <w:noProof/>
                <w:webHidden/>
              </w:rPr>
            </w:r>
          </w:ins>
          <w:r>
            <w:rPr>
              <w:noProof/>
              <w:webHidden/>
            </w:rPr>
            <w:fldChar w:fldCharType="separate"/>
          </w:r>
          <w:ins w:id="332" w:author="Pawan Chugh" w:date="2017-09-11T16:39:00Z">
            <w:r>
              <w:rPr>
                <w:noProof/>
                <w:webHidden/>
              </w:rPr>
              <w:t>169</w:t>
            </w:r>
            <w:r>
              <w:rPr>
                <w:noProof/>
                <w:webHidden/>
              </w:rPr>
              <w:fldChar w:fldCharType="end"/>
            </w:r>
            <w:r w:rsidRPr="00CB4C19">
              <w:rPr>
                <w:rStyle w:val="Hyperlink"/>
                <w:noProof/>
              </w:rPr>
              <w:fldChar w:fldCharType="end"/>
            </w:r>
          </w:ins>
        </w:p>
        <w:p w:rsidR="002B595F" w:rsidDel="000C42FD" w:rsidRDefault="002B595F">
          <w:pPr>
            <w:pStyle w:val="TOC1"/>
            <w:rPr>
              <w:del w:id="333" w:author="Pawan Chugh" w:date="2017-09-11T16:39:00Z"/>
              <w:rFonts w:asciiTheme="minorHAnsi" w:eastAsiaTheme="minorEastAsia" w:hAnsiTheme="minorHAnsi" w:cstheme="minorBidi"/>
              <w:b w:val="0"/>
              <w:noProof/>
              <w:sz w:val="22"/>
              <w:szCs w:val="22"/>
            </w:rPr>
          </w:pPr>
          <w:del w:id="334" w:author="Pawan Chugh" w:date="2017-09-11T16:39:00Z">
            <w:r w:rsidRPr="000C42FD" w:rsidDel="000C42FD">
              <w:rPr>
                <w:noProof/>
                <w:rPrChange w:id="335" w:author="Pawan Chugh" w:date="2017-09-11T16:39:00Z">
                  <w:rPr>
                    <w:rStyle w:val="Hyperlink"/>
                    <w:noProof/>
                  </w:rPr>
                </w:rPrChange>
              </w:rPr>
              <w:delText>Summar</w:delText>
            </w:r>
            <w:bookmarkStart w:id="336" w:name="_GoBack"/>
            <w:bookmarkEnd w:id="336"/>
            <w:r w:rsidRPr="000C42FD" w:rsidDel="000C42FD">
              <w:rPr>
                <w:noProof/>
                <w:rPrChange w:id="337" w:author="Pawan Chugh" w:date="2017-09-11T16:39:00Z">
                  <w:rPr>
                    <w:rStyle w:val="Hyperlink"/>
                    <w:noProof/>
                  </w:rPr>
                </w:rPrChange>
              </w:rPr>
              <w:delText>y</w:delText>
            </w:r>
            <w:r w:rsidDel="000C42FD">
              <w:rPr>
                <w:noProof/>
                <w:webHidden/>
              </w:rPr>
              <w:tab/>
              <w:delText>5</w:delText>
            </w:r>
          </w:del>
        </w:p>
        <w:p w:rsidR="002B595F" w:rsidDel="000C42FD" w:rsidRDefault="002B595F">
          <w:pPr>
            <w:pStyle w:val="TOC1"/>
            <w:rPr>
              <w:del w:id="338" w:author="Pawan Chugh" w:date="2017-09-11T16:39:00Z"/>
              <w:rFonts w:asciiTheme="minorHAnsi" w:eastAsiaTheme="minorEastAsia" w:hAnsiTheme="minorHAnsi" w:cstheme="minorBidi"/>
              <w:b w:val="0"/>
              <w:noProof/>
              <w:sz w:val="22"/>
              <w:szCs w:val="22"/>
            </w:rPr>
          </w:pPr>
          <w:del w:id="339" w:author="Pawan Chugh" w:date="2017-09-11T16:39:00Z">
            <w:r w:rsidRPr="000C42FD" w:rsidDel="000C42FD">
              <w:rPr>
                <w:noProof/>
                <w:rPrChange w:id="340" w:author="Pawan Chugh" w:date="2017-09-11T16:39:00Z">
                  <w:rPr>
                    <w:rStyle w:val="Hyperlink"/>
                    <w:noProof/>
                  </w:rPr>
                </w:rPrChange>
              </w:rPr>
              <w:delText>Component Overview</w:delText>
            </w:r>
            <w:r w:rsidDel="000C42FD">
              <w:rPr>
                <w:noProof/>
                <w:webHidden/>
              </w:rPr>
              <w:tab/>
              <w:delText>6</w:delText>
            </w:r>
          </w:del>
        </w:p>
        <w:p w:rsidR="002B595F" w:rsidDel="000C42FD" w:rsidRDefault="002B595F">
          <w:pPr>
            <w:pStyle w:val="TOC2"/>
            <w:rPr>
              <w:del w:id="341" w:author="Pawan Chugh" w:date="2017-09-11T16:39:00Z"/>
              <w:rFonts w:asciiTheme="minorHAnsi" w:eastAsiaTheme="minorEastAsia" w:hAnsiTheme="minorHAnsi" w:cstheme="minorBidi"/>
              <w:noProof/>
              <w:sz w:val="22"/>
              <w:szCs w:val="22"/>
            </w:rPr>
          </w:pPr>
          <w:del w:id="342" w:author="Pawan Chugh" w:date="2017-09-11T16:39:00Z">
            <w:r w:rsidRPr="000C42FD" w:rsidDel="000C42FD">
              <w:rPr>
                <w:noProof/>
                <w:rPrChange w:id="343" w:author="Pawan Chugh" w:date="2017-09-11T16:39:00Z">
                  <w:rPr>
                    <w:rStyle w:val="Hyperlink"/>
                    <w:noProof/>
                  </w:rPr>
                </w:rPrChange>
              </w:rPr>
              <w:delText>Functional Overview</w:delText>
            </w:r>
            <w:r w:rsidDel="000C42FD">
              <w:rPr>
                <w:noProof/>
                <w:webHidden/>
              </w:rPr>
              <w:tab/>
              <w:delText>6</w:delText>
            </w:r>
          </w:del>
        </w:p>
        <w:p w:rsidR="002B595F" w:rsidDel="000C42FD" w:rsidRDefault="002B595F">
          <w:pPr>
            <w:pStyle w:val="TOC3"/>
            <w:rPr>
              <w:del w:id="344" w:author="Pawan Chugh" w:date="2017-09-11T16:39:00Z"/>
              <w:rFonts w:asciiTheme="minorHAnsi" w:eastAsiaTheme="minorEastAsia" w:hAnsiTheme="minorHAnsi" w:cstheme="minorBidi"/>
              <w:noProof/>
              <w:sz w:val="22"/>
              <w:szCs w:val="22"/>
            </w:rPr>
          </w:pPr>
          <w:del w:id="345" w:author="Pawan Chugh" w:date="2017-09-11T16:39:00Z">
            <w:r w:rsidRPr="000C42FD" w:rsidDel="000C42FD">
              <w:rPr>
                <w:noProof/>
                <w:rPrChange w:id="346" w:author="Pawan Chugh" w:date="2017-09-11T16:39:00Z">
                  <w:rPr>
                    <w:rStyle w:val="Hyperlink"/>
                    <w:noProof/>
                  </w:rPr>
                </w:rPrChange>
              </w:rPr>
              <w:delText>Credit Card Authorization Service</w:delText>
            </w:r>
            <w:r w:rsidDel="000C42FD">
              <w:rPr>
                <w:noProof/>
                <w:webHidden/>
              </w:rPr>
              <w:tab/>
              <w:delText>6</w:delText>
            </w:r>
          </w:del>
        </w:p>
        <w:p w:rsidR="002B595F" w:rsidDel="000C42FD" w:rsidRDefault="002B595F">
          <w:pPr>
            <w:pStyle w:val="TOC3"/>
            <w:rPr>
              <w:del w:id="347" w:author="Pawan Chugh" w:date="2017-09-11T16:39:00Z"/>
              <w:rFonts w:asciiTheme="minorHAnsi" w:eastAsiaTheme="minorEastAsia" w:hAnsiTheme="minorHAnsi" w:cstheme="minorBidi"/>
              <w:noProof/>
              <w:sz w:val="22"/>
              <w:szCs w:val="22"/>
            </w:rPr>
          </w:pPr>
          <w:del w:id="348" w:author="Pawan Chugh" w:date="2017-09-11T16:39:00Z">
            <w:r w:rsidRPr="000C42FD" w:rsidDel="000C42FD">
              <w:rPr>
                <w:noProof/>
                <w:rPrChange w:id="349" w:author="Pawan Chugh" w:date="2017-09-11T16:39:00Z">
                  <w:rPr>
                    <w:rStyle w:val="Hyperlink"/>
                    <w:noProof/>
                  </w:rPr>
                </w:rPrChange>
              </w:rPr>
              <w:delText>CyberSource Address Verification Service (AVS)</w:delText>
            </w:r>
            <w:r w:rsidDel="000C42FD">
              <w:rPr>
                <w:noProof/>
                <w:webHidden/>
              </w:rPr>
              <w:tab/>
              <w:delText>7</w:delText>
            </w:r>
          </w:del>
        </w:p>
        <w:p w:rsidR="002B595F" w:rsidDel="000C42FD" w:rsidRDefault="002B595F">
          <w:pPr>
            <w:pStyle w:val="TOC3"/>
            <w:rPr>
              <w:del w:id="350" w:author="Pawan Chugh" w:date="2017-09-11T16:39:00Z"/>
              <w:rFonts w:asciiTheme="minorHAnsi" w:eastAsiaTheme="minorEastAsia" w:hAnsiTheme="minorHAnsi" w:cstheme="minorBidi"/>
              <w:noProof/>
              <w:sz w:val="22"/>
              <w:szCs w:val="22"/>
            </w:rPr>
          </w:pPr>
          <w:del w:id="351" w:author="Pawan Chugh" w:date="2017-09-11T16:39:00Z">
            <w:r w:rsidRPr="000C42FD" w:rsidDel="000C42FD">
              <w:rPr>
                <w:noProof/>
                <w:rPrChange w:id="352" w:author="Pawan Chugh" w:date="2017-09-11T16:39:00Z">
                  <w:rPr>
                    <w:rStyle w:val="Hyperlink"/>
                    <w:noProof/>
                  </w:rPr>
                </w:rPrChange>
              </w:rPr>
              <w:delText>Merchant Defined Data (MDD) changes</w:delText>
            </w:r>
            <w:r w:rsidDel="000C42FD">
              <w:rPr>
                <w:noProof/>
                <w:webHidden/>
              </w:rPr>
              <w:tab/>
              <w:delText>7</w:delText>
            </w:r>
          </w:del>
        </w:p>
        <w:p w:rsidR="002B595F" w:rsidDel="000C42FD" w:rsidRDefault="002B595F">
          <w:pPr>
            <w:pStyle w:val="TOC3"/>
            <w:rPr>
              <w:del w:id="353" w:author="Pawan Chugh" w:date="2017-09-11T16:39:00Z"/>
              <w:rFonts w:asciiTheme="minorHAnsi" w:eastAsiaTheme="minorEastAsia" w:hAnsiTheme="minorHAnsi" w:cstheme="minorBidi"/>
              <w:noProof/>
              <w:sz w:val="22"/>
              <w:szCs w:val="22"/>
            </w:rPr>
          </w:pPr>
          <w:del w:id="354" w:author="Pawan Chugh" w:date="2017-09-11T16:39:00Z">
            <w:r w:rsidRPr="000C42FD" w:rsidDel="000C42FD">
              <w:rPr>
                <w:noProof/>
                <w:rPrChange w:id="355" w:author="Pawan Chugh" w:date="2017-09-11T16:39:00Z">
                  <w:rPr>
                    <w:rStyle w:val="Hyperlink"/>
                    <w:noProof/>
                  </w:rPr>
                </w:rPrChange>
              </w:rPr>
              <w:delText>CyberSource Delivery Address Verification Service (DAV)</w:delText>
            </w:r>
            <w:r w:rsidDel="000C42FD">
              <w:rPr>
                <w:noProof/>
                <w:webHidden/>
              </w:rPr>
              <w:tab/>
              <w:delText>8</w:delText>
            </w:r>
          </w:del>
        </w:p>
        <w:p w:rsidR="002B595F" w:rsidDel="000C42FD" w:rsidRDefault="002B595F">
          <w:pPr>
            <w:pStyle w:val="TOC3"/>
            <w:rPr>
              <w:del w:id="356" w:author="Pawan Chugh" w:date="2017-09-11T16:39:00Z"/>
              <w:rFonts w:asciiTheme="minorHAnsi" w:eastAsiaTheme="minorEastAsia" w:hAnsiTheme="minorHAnsi" w:cstheme="minorBidi"/>
              <w:noProof/>
              <w:sz w:val="22"/>
              <w:szCs w:val="22"/>
            </w:rPr>
          </w:pPr>
          <w:del w:id="357" w:author="Pawan Chugh" w:date="2017-09-11T16:39:00Z">
            <w:r w:rsidRPr="000C42FD" w:rsidDel="000C42FD">
              <w:rPr>
                <w:noProof/>
                <w:rPrChange w:id="358" w:author="Pawan Chugh" w:date="2017-09-11T16:39:00Z">
                  <w:rPr>
                    <w:rStyle w:val="Hyperlink"/>
                    <w:noProof/>
                  </w:rPr>
                </w:rPrChange>
              </w:rPr>
              <w:delText>Decision Manager</w:delText>
            </w:r>
            <w:r w:rsidDel="000C42FD">
              <w:rPr>
                <w:noProof/>
                <w:webHidden/>
              </w:rPr>
              <w:tab/>
              <w:delText>8</w:delText>
            </w:r>
          </w:del>
        </w:p>
        <w:p w:rsidR="002B595F" w:rsidDel="000C42FD" w:rsidRDefault="002B595F">
          <w:pPr>
            <w:pStyle w:val="TOC3"/>
            <w:rPr>
              <w:del w:id="359" w:author="Pawan Chugh" w:date="2017-09-11T16:39:00Z"/>
              <w:rFonts w:asciiTheme="minorHAnsi" w:eastAsiaTheme="minorEastAsia" w:hAnsiTheme="minorHAnsi" w:cstheme="minorBidi"/>
              <w:noProof/>
              <w:sz w:val="22"/>
              <w:szCs w:val="22"/>
            </w:rPr>
          </w:pPr>
          <w:del w:id="360" w:author="Pawan Chugh" w:date="2017-09-11T16:39:00Z">
            <w:r w:rsidRPr="000C42FD" w:rsidDel="000C42FD">
              <w:rPr>
                <w:noProof/>
                <w:rPrChange w:id="361" w:author="Pawan Chugh" w:date="2017-09-11T16:39:00Z">
                  <w:rPr>
                    <w:rStyle w:val="Hyperlink"/>
                    <w:noProof/>
                  </w:rPr>
                </w:rPrChange>
              </w:rPr>
              <w:delText>Payment Tokenization</w:delText>
            </w:r>
            <w:r w:rsidDel="000C42FD">
              <w:rPr>
                <w:noProof/>
                <w:webHidden/>
              </w:rPr>
              <w:tab/>
              <w:delText>8</w:delText>
            </w:r>
          </w:del>
        </w:p>
        <w:p w:rsidR="002B595F" w:rsidDel="000C42FD" w:rsidRDefault="002B595F">
          <w:pPr>
            <w:pStyle w:val="TOC3"/>
            <w:rPr>
              <w:del w:id="362" w:author="Pawan Chugh" w:date="2017-09-11T16:39:00Z"/>
              <w:rFonts w:asciiTheme="minorHAnsi" w:eastAsiaTheme="minorEastAsia" w:hAnsiTheme="minorHAnsi" w:cstheme="minorBidi"/>
              <w:noProof/>
              <w:sz w:val="22"/>
              <w:szCs w:val="22"/>
            </w:rPr>
          </w:pPr>
          <w:del w:id="363" w:author="Pawan Chugh" w:date="2017-09-11T16:39:00Z">
            <w:r w:rsidRPr="000C42FD" w:rsidDel="000C42FD">
              <w:rPr>
                <w:noProof/>
                <w:rPrChange w:id="364" w:author="Pawan Chugh" w:date="2017-09-11T16:39:00Z">
                  <w:rPr>
                    <w:rStyle w:val="Hyperlink"/>
                    <w:noProof/>
                  </w:rPr>
                </w:rPrChange>
              </w:rPr>
              <w:delText>Payer Authentication</w:delText>
            </w:r>
            <w:r w:rsidDel="000C42FD">
              <w:rPr>
                <w:noProof/>
                <w:webHidden/>
              </w:rPr>
              <w:tab/>
              <w:delText>9</w:delText>
            </w:r>
          </w:del>
        </w:p>
        <w:p w:rsidR="002B595F" w:rsidDel="000C42FD" w:rsidRDefault="002B595F">
          <w:pPr>
            <w:pStyle w:val="TOC3"/>
            <w:rPr>
              <w:del w:id="365" w:author="Pawan Chugh" w:date="2017-09-11T16:39:00Z"/>
              <w:rFonts w:asciiTheme="minorHAnsi" w:eastAsiaTheme="minorEastAsia" w:hAnsiTheme="minorHAnsi" w:cstheme="minorBidi"/>
              <w:noProof/>
              <w:sz w:val="22"/>
              <w:szCs w:val="22"/>
            </w:rPr>
          </w:pPr>
          <w:del w:id="366" w:author="Pawan Chugh" w:date="2017-09-11T16:39:00Z">
            <w:r w:rsidRPr="000C42FD" w:rsidDel="000C42FD">
              <w:rPr>
                <w:noProof/>
                <w:rPrChange w:id="367" w:author="Pawan Chugh" w:date="2017-09-11T16:39:00Z">
                  <w:rPr>
                    <w:rStyle w:val="Hyperlink"/>
                    <w:noProof/>
                  </w:rPr>
                </w:rPrChange>
              </w:rPr>
              <w:delText>Tax Service</w:delText>
            </w:r>
            <w:r w:rsidDel="000C42FD">
              <w:rPr>
                <w:noProof/>
                <w:webHidden/>
              </w:rPr>
              <w:tab/>
              <w:delText>10</w:delText>
            </w:r>
          </w:del>
        </w:p>
        <w:p w:rsidR="002B595F" w:rsidDel="000C42FD" w:rsidRDefault="002B595F">
          <w:pPr>
            <w:pStyle w:val="TOC3"/>
            <w:rPr>
              <w:del w:id="368" w:author="Pawan Chugh" w:date="2017-09-11T16:39:00Z"/>
              <w:rFonts w:asciiTheme="minorHAnsi" w:eastAsiaTheme="minorEastAsia" w:hAnsiTheme="minorHAnsi" w:cstheme="minorBidi"/>
              <w:noProof/>
              <w:sz w:val="22"/>
              <w:szCs w:val="22"/>
            </w:rPr>
          </w:pPr>
          <w:del w:id="369" w:author="Pawan Chugh" w:date="2017-09-11T16:39:00Z">
            <w:r w:rsidRPr="000C42FD" w:rsidDel="000C42FD">
              <w:rPr>
                <w:noProof/>
                <w:rPrChange w:id="370" w:author="Pawan Chugh" w:date="2017-09-11T16:39:00Z">
                  <w:rPr>
                    <w:rStyle w:val="Hyperlink"/>
                    <w:noProof/>
                  </w:rPr>
                </w:rPrChange>
              </w:rPr>
              <w:delText>Secure Acceptance Authorization</w:delText>
            </w:r>
            <w:r w:rsidDel="000C42FD">
              <w:rPr>
                <w:noProof/>
                <w:webHidden/>
              </w:rPr>
              <w:tab/>
              <w:delText>10</w:delText>
            </w:r>
          </w:del>
        </w:p>
        <w:p w:rsidR="002B595F" w:rsidDel="000C42FD" w:rsidRDefault="002B595F">
          <w:pPr>
            <w:pStyle w:val="TOC3"/>
            <w:rPr>
              <w:del w:id="371" w:author="Pawan Chugh" w:date="2017-09-11T16:39:00Z"/>
              <w:rFonts w:asciiTheme="minorHAnsi" w:eastAsiaTheme="minorEastAsia" w:hAnsiTheme="minorHAnsi" w:cstheme="minorBidi"/>
              <w:noProof/>
              <w:sz w:val="22"/>
              <w:szCs w:val="22"/>
            </w:rPr>
          </w:pPr>
          <w:del w:id="372" w:author="Pawan Chugh" w:date="2017-09-11T16:39:00Z">
            <w:r w:rsidRPr="000C42FD" w:rsidDel="000C42FD">
              <w:rPr>
                <w:noProof/>
                <w:rPrChange w:id="373" w:author="Pawan Chugh" w:date="2017-09-11T16:39:00Z">
                  <w:rPr>
                    <w:rStyle w:val="Hyperlink"/>
                    <w:noProof/>
                  </w:rPr>
                </w:rPrChange>
              </w:rPr>
              <w:delText>Visa Checkout</w:delText>
            </w:r>
            <w:r w:rsidDel="000C42FD">
              <w:rPr>
                <w:noProof/>
                <w:webHidden/>
              </w:rPr>
              <w:tab/>
              <w:delText>11</w:delText>
            </w:r>
          </w:del>
        </w:p>
        <w:p w:rsidR="002B595F" w:rsidDel="000C42FD" w:rsidRDefault="002B595F">
          <w:pPr>
            <w:pStyle w:val="TOC3"/>
            <w:rPr>
              <w:del w:id="374" w:author="Pawan Chugh" w:date="2017-09-11T16:39:00Z"/>
              <w:rFonts w:asciiTheme="minorHAnsi" w:eastAsiaTheme="minorEastAsia" w:hAnsiTheme="minorHAnsi" w:cstheme="minorBidi"/>
              <w:noProof/>
              <w:sz w:val="22"/>
              <w:szCs w:val="22"/>
            </w:rPr>
          </w:pPr>
          <w:del w:id="375" w:author="Pawan Chugh" w:date="2017-09-11T16:39:00Z">
            <w:r w:rsidRPr="000C42FD" w:rsidDel="000C42FD">
              <w:rPr>
                <w:noProof/>
                <w:rPrChange w:id="376" w:author="Pawan Chugh" w:date="2017-09-11T16:39:00Z">
                  <w:rPr>
                    <w:rStyle w:val="Hyperlink"/>
                    <w:noProof/>
                  </w:rPr>
                </w:rPrChange>
              </w:rPr>
              <w:delText>AliPay Authorization</w:delText>
            </w:r>
            <w:r w:rsidDel="000C42FD">
              <w:rPr>
                <w:noProof/>
                <w:webHidden/>
              </w:rPr>
              <w:tab/>
              <w:delText>12</w:delText>
            </w:r>
          </w:del>
        </w:p>
        <w:p w:rsidR="002B595F" w:rsidDel="000C42FD" w:rsidRDefault="002B595F">
          <w:pPr>
            <w:pStyle w:val="TOC3"/>
            <w:rPr>
              <w:del w:id="377" w:author="Pawan Chugh" w:date="2017-09-11T16:39:00Z"/>
              <w:rFonts w:asciiTheme="minorHAnsi" w:eastAsiaTheme="minorEastAsia" w:hAnsiTheme="minorHAnsi" w:cstheme="minorBidi"/>
              <w:noProof/>
              <w:sz w:val="22"/>
              <w:szCs w:val="22"/>
            </w:rPr>
          </w:pPr>
          <w:del w:id="378" w:author="Pawan Chugh" w:date="2017-09-11T16:39:00Z">
            <w:r w:rsidRPr="000C42FD" w:rsidDel="000C42FD">
              <w:rPr>
                <w:noProof/>
                <w:rPrChange w:id="379" w:author="Pawan Chugh" w:date="2017-09-11T16:39:00Z">
                  <w:rPr>
                    <w:rStyle w:val="Hyperlink"/>
                    <w:noProof/>
                  </w:rPr>
                </w:rPrChange>
              </w:rPr>
              <w:delText>Retail Point-of-Sale (POS)</w:delText>
            </w:r>
            <w:r w:rsidDel="000C42FD">
              <w:rPr>
                <w:noProof/>
                <w:webHidden/>
              </w:rPr>
              <w:tab/>
              <w:delText>13</w:delText>
            </w:r>
          </w:del>
        </w:p>
        <w:p w:rsidR="002B595F" w:rsidDel="000C42FD" w:rsidRDefault="002B595F">
          <w:pPr>
            <w:pStyle w:val="TOC3"/>
            <w:rPr>
              <w:del w:id="380" w:author="Pawan Chugh" w:date="2017-09-11T16:39:00Z"/>
              <w:rFonts w:asciiTheme="minorHAnsi" w:eastAsiaTheme="minorEastAsia" w:hAnsiTheme="minorHAnsi" w:cstheme="minorBidi"/>
              <w:noProof/>
              <w:sz w:val="22"/>
              <w:szCs w:val="22"/>
            </w:rPr>
          </w:pPr>
          <w:del w:id="381" w:author="Pawan Chugh" w:date="2017-09-11T16:39:00Z">
            <w:r w:rsidRPr="000C42FD" w:rsidDel="000C42FD">
              <w:rPr>
                <w:noProof/>
                <w:rPrChange w:id="382" w:author="Pawan Chugh" w:date="2017-09-11T16:39:00Z">
                  <w:rPr>
                    <w:rStyle w:val="Hyperlink"/>
                    <w:noProof/>
                  </w:rPr>
                </w:rPrChange>
              </w:rPr>
              <w:delText>Klarna</w:delText>
            </w:r>
            <w:r w:rsidDel="000C42FD">
              <w:rPr>
                <w:noProof/>
                <w:webHidden/>
              </w:rPr>
              <w:tab/>
              <w:delText>13</w:delText>
            </w:r>
          </w:del>
        </w:p>
        <w:p w:rsidR="002B595F" w:rsidDel="000C42FD" w:rsidRDefault="002B595F">
          <w:pPr>
            <w:pStyle w:val="TOC3"/>
            <w:rPr>
              <w:del w:id="383" w:author="Pawan Chugh" w:date="2017-09-11T16:39:00Z"/>
              <w:rFonts w:asciiTheme="minorHAnsi" w:eastAsiaTheme="minorEastAsia" w:hAnsiTheme="minorHAnsi" w:cstheme="minorBidi"/>
              <w:noProof/>
              <w:sz w:val="22"/>
              <w:szCs w:val="22"/>
            </w:rPr>
          </w:pPr>
          <w:del w:id="384" w:author="Pawan Chugh" w:date="2017-09-11T16:39:00Z">
            <w:r w:rsidRPr="000C42FD" w:rsidDel="000C42FD">
              <w:rPr>
                <w:noProof/>
                <w:rPrChange w:id="385" w:author="Pawan Chugh" w:date="2017-09-11T16:39:00Z">
                  <w:rPr>
                    <w:rStyle w:val="Hyperlink"/>
                    <w:noProof/>
                  </w:rPr>
                </w:rPrChange>
              </w:rPr>
              <w:delText>Bank Transfer APM’s</w:delText>
            </w:r>
            <w:r w:rsidDel="000C42FD">
              <w:rPr>
                <w:noProof/>
                <w:webHidden/>
              </w:rPr>
              <w:tab/>
              <w:delText>15</w:delText>
            </w:r>
          </w:del>
        </w:p>
        <w:p w:rsidR="002B595F" w:rsidDel="000C42FD" w:rsidRDefault="002B595F">
          <w:pPr>
            <w:pStyle w:val="TOC3"/>
            <w:rPr>
              <w:del w:id="386" w:author="Pawan Chugh" w:date="2017-09-11T16:39:00Z"/>
              <w:rFonts w:asciiTheme="minorHAnsi" w:eastAsiaTheme="minorEastAsia" w:hAnsiTheme="minorHAnsi" w:cstheme="minorBidi"/>
              <w:noProof/>
              <w:sz w:val="22"/>
              <w:szCs w:val="22"/>
            </w:rPr>
          </w:pPr>
          <w:del w:id="387" w:author="Pawan Chugh" w:date="2017-09-11T16:39:00Z">
            <w:r w:rsidRPr="000C42FD" w:rsidDel="000C42FD">
              <w:rPr>
                <w:noProof/>
                <w:rPrChange w:id="388" w:author="Pawan Chugh" w:date="2017-09-11T16:39:00Z">
                  <w:rPr>
                    <w:rStyle w:val="Hyperlink"/>
                    <w:noProof/>
                  </w:rPr>
                </w:rPrChange>
              </w:rPr>
              <w:delText>Apple Pay</w:delText>
            </w:r>
            <w:r w:rsidDel="000C42FD">
              <w:rPr>
                <w:noProof/>
                <w:webHidden/>
              </w:rPr>
              <w:tab/>
              <w:delText>19</w:delText>
            </w:r>
          </w:del>
        </w:p>
        <w:p w:rsidR="002B595F" w:rsidDel="000C42FD" w:rsidRDefault="002B595F">
          <w:pPr>
            <w:pStyle w:val="TOC3"/>
            <w:rPr>
              <w:del w:id="389" w:author="Pawan Chugh" w:date="2017-09-11T16:39:00Z"/>
              <w:rFonts w:asciiTheme="minorHAnsi" w:eastAsiaTheme="minorEastAsia" w:hAnsiTheme="minorHAnsi" w:cstheme="minorBidi"/>
              <w:noProof/>
              <w:sz w:val="22"/>
              <w:szCs w:val="22"/>
            </w:rPr>
          </w:pPr>
          <w:del w:id="390" w:author="Pawan Chugh" w:date="2017-09-11T16:39:00Z">
            <w:r w:rsidRPr="000C42FD" w:rsidDel="000C42FD">
              <w:rPr>
                <w:noProof/>
                <w:rPrChange w:id="391" w:author="Pawan Chugh" w:date="2017-09-11T16:39:00Z">
                  <w:rPr>
                    <w:rStyle w:val="Hyperlink"/>
                    <w:noProof/>
                  </w:rPr>
                </w:rPrChange>
              </w:rPr>
              <w:delText>Android Pay</w:delText>
            </w:r>
            <w:r w:rsidDel="000C42FD">
              <w:rPr>
                <w:noProof/>
                <w:webHidden/>
              </w:rPr>
              <w:tab/>
              <w:delText>19</w:delText>
            </w:r>
          </w:del>
        </w:p>
        <w:p w:rsidR="002B595F" w:rsidDel="000C42FD" w:rsidRDefault="002B595F">
          <w:pPr>
            <w:pStyle w:val="TOC3"/>
            <w:rPr>
              <w:del w:id="392" w:author="Pawan Chugh" w:date="2017-09-11T16:39:00Z"/>
              <w:rFonts w:asciiTheme="minorHAnsi" w:eastAsiaTheme="minorEastAsia" w:hAnsiTheme="minorHAnsi" w:cstheme="minorBidi"/>
              <w:noProof/>
              <w:sz w:val="22"/>
              <w:szCs w:val="22"/>
            </w:rPr>
          </w:pPr>
          <w:del w:id="393" w:author="Pawan Chugh" w:date="2017-09-11T16:39:00Z">
            <w:r w:rsidRPr="000C42FD" w:rsidDel="000C42FD">
              <w:rPr>
                <w:noProof/>
                <w:rPrChange w:id="394" w:author="Pawan Chugh" w:date="2017-09-11T16:39:00Z">
                  <w:rPr>
                    <w:rStyle w:val="Hyperlink"/>
                    <w:noProof/>
                  </w:rPr>
                </w:rPrChange>
              </w:rPr>
              <w:delText>PayPal Express</w:delText>
            </w:r>
            <w:r w:rsidDel="000C42FD">
              <w:rPr>
                <w:noProof/>
                <w:webHidden/>
              </w:rPr>
              <w:tab/>
              <w:delText>19</w:delText>
            </w:r>
          </w:del>
        </w:p>
        <w:p w:rsidR="002B595F" w:rsidDel="000C42FD" w:rsidRDefault="002B595F">
          <w:pPr>
            <w:pStyle w:val="TOC3"/>
            <w:rPr>
              <w:del w:id="395" w:author="Pawan Chugh" w:date="2017-09-11T16:39:00Z"/>
              <w:rFonts w:asciiTheme="minorHAnsi" w:eastAsiaTheme="minorEastAsia" w:hAnsiTheme="minorHAnsi" w:cstheme="minorBidi"/>
              <w:noProof/>
              <w:sz w:val="22"/>
              <w:szCs w:val="22"/>
            </w:rPr>
          </w:pPr>
          <w:del w:id="396" w:author="Pawan Chugh" w:date="2017-09-11T16:39:00Z">
            <w:r w:rsidRPr="000C42FD" w:rsidDel="000C42FD">
              <w:rPr>
                <w:noProof/>
                <w:rPrChange w:id="397" w:author="Pawan Chugh" w:date="2017-09-11T16:39:00Z">
                  <w:rPr>
                    <w:rStyle w:val="Hyperlink"/>
                    <w:noProof/>
                  </w:rPr>
                </w:rPrChange>
              </w:rPr>
              <w:delText>PayPal Credit</w:delText>
            </w:r>
            <w:r w:rsidDel="000C42FD">
              <w:rPr>
                <w:noProof/>
                <w:webHidden/>
              </w:rPr>
              <w:tab/>
              <w:delText>20</w:delText>
            </w:r>
          </w:del>
        </w:p>
        <w:p w:rsidR="002B595F" w:rsidDel="000C42FD" w:rsidRDefault="002B595F">
          <w:pPr>
            <w:pStyle w:val="TOC3"/>
            <w:rPr>
              <w:del w:id="398" w:author="Pawan Chugh" w:date="2017-09-11T16:39:00Z"/>
              <w:rFonts w:asciiTheme="minorHAnsi" w:eastAsiaTheme="minorEastAsia" w:hAnsiTheme="minorHAnsi" w:cstheme="minorBidi"/>
              <w:noProof/>
              <w:sz w:val="22"/>
              <w:szCs w:val="22"/>
            </w:rPr>
          </w:pPr>
          <w:del w:id="399" w:author="Pawan Chugh" w:date="2017-09-11T16:39:00Z">
            <w:r w:rsidRPr="000C42FD" w:rsidDel="000C42FD">
              <w:rPr>
                <w:noProof/>
                <w:rPrChange w:id="400" w:author="Pawan Chugh" w:date="2017-09-11T16:39:00Z">
                  <w:rPr>
                    <w:rStyle w:val="Hyperlink"/>
                    <w:noProof/>
                  </w:rPr>
                </w:rPrChange>
              </w:rPr>
              <w:delText>PayPal Billing Agreement</w:delText>
            </w:r>
            <w:r w:rsidDel="000C42FD">
              <w:rPr>
                <w:noProof/>
                <w:webHidden/>
              </w:rPr>
              <w:tab/>
              <w:delText>20</w:delText>
            </w:r>
          </w:del>
        </w:p>
        <w:p w:rsidR="002B595F" w:rsidDel="000C42FD" w:rsidRDefault="002B595F">
          <w:pPr>
            <w:pStyle w:val="TOC3"/>
            <w:rPr>
              <w:del w:id="401" w:author="Pawan Chugh" w:date="2017-09-11T16:39:00Z"/>
              <w:rFonts w:asciiTheme="minorHAnsi" w:eastAsiaTheme="minorEastAsia" w:hAnsiTheme="minorHAnsi" w:cstheme="minorBidi"/>
              <w:noProof/>
              <w:sz w:val="22"/>
              <w:szCs w:val="22"/>
            </w:rPr>
          </w:pPr>
          <w:del w:id="402" w:author="Pawan Chugh" w:date="2017-09-11T16:39:00Z">
            <w:r w:rsidRPr="000C42FD" w:rsidDel="000C42FD">
              <w:rPr>
                <w:noProof/>
                <w:rPrChange w:id="403" w:author="Pawan Chugh" w:date="2017-09-11T16:39:00Z">
                  <w:rPr>
                    <w:rStyle w:val="Hyperlink"/>
                    <w:noProof/>
                  </w:rPr>
                </w:rPrChange>
              </w:rPr>
              <w:delText>Conversion Detail Report</w:delText>
            </w:r>
            <w:r w:rsidDel="000C42FD">
              <w:rPr>
                <w:noProof/>
                <w:webHidden/>
              </w:rPr>
              <w:tab/>
              <w:delText>21</w:delText>
            </w:r>
          </w:del>
        </w:p>
        <w:p w:rsidR="002B595F" w:rsidDel="000C42FD" w:rsidRDefault="002B595F">
          <w:pPr>
            <w:pStyle w:val="TOC3"/>
            <w:rPr>
              <w:del w:id="404" w:author="Pawan Chugh" w:date="2017-09-11T16:39:00Z"/>
              <w:rFonts w:asciiTheme="minorHAnsi" w:eastAsiaTheme="minorEastAsia" w:hAnsiTheme="minorHAnsi" w:cstheme="minorBidi"/>
              <w:noProof/>
              <w:sz w:val="22"/>
              <w:szCs w:val="22"/>
            </w:rPr>
          </w:pPr>
          <w:del w:id="405" w:author="Pawan Chugh" w:date="2017-09-11T16:39:00Z">
            <w:r w:rsidRPr="000C42FD" w:rsidDel="000C42FD">
              <w:rPr>
                <w:noProof/>
                <w:rPrChange w:id="406" w:author="Pawan Chugh" w:date="2017-09-11T16:39:00Z">
                  <w:rPr>
                    <w:rStyle w:val="Hyperlink"/>
                    <w:noProof/>
                  </w:rPr>
                </w:rPrChange>
              </w:rPr>
              <w:delText>Secure Acceptance Merchant Notification Post Batch Job</w:delText>
            </w:r>
            <w:r w:rsidDel="000C42FD">
              <w:rPr>
                <w:noProof/>
                <w:webHidden/>
              </w:rPr>
              <w:tab/>
              <w:delText>22</w:delText>
            </w:r>
          </w:del>
        </w:p>
        <w:p w:rsidR="002B595F" w:rsidDel="000C42FD" w:rsidRDefault="002B595F">
          <w:pPr>
            <w:pStyle w:val="TOC3"/>
            <w:rPr>
              <w:del w:id="407" w:author="Pawan Chugh" w:date="2017-09-11T16:39:00Z"/>
              <w:rFonts w:asciiTheme="minorHAnsi" w:eastAsiaTheme="minorEastAsia" w:hAnsiTheme="minorHAnsi" w:cstheme="minorBidi"/>
              <w:noProof/>
              <w:sz w:val="22"/>
              <w:szCs w:val="22"/>
            </w:rPr>
          </w:pPr>
          <w:del w:id="408" w:author="Pawan Chugh" w:date="2017-09-11T16:39:00Z">
            <w:r w:rsidRPr="000C42FD" w:rsidDel="000C42FD">
              <w:rPr>
                <w:noProof/>
                <w:rPrChange w:id="409" w:author="Pawan Chugh" w:date="2017-09-11T16:39:00Z">
                  <w:rPr>
                    <w:rStyle w:val="Hyperlink"/>
                    <w:noProof/>
                  </w:rPr>
                </w:rPrChange>
              </w:rPr>
              <w:delText>IDeal Bank Options List Service Batch Job</w:delText>
            </w:r>
            <w:r w:rsidDel="000C42FD">
              <w:rPr>
                <w:noProof/>
                <w:webHidden/>
              </w:rPr>
              <w:tab/>
              <w:delText>23</w:delText>
            </w:r>
          </w:del>
        </w:p>
        <w:p w:rsidR="002B595F" w:rsidDel="000C42FD" w:rsidRDefault="002B595F">
          <w:pPr>
            <w:pStyle w:val="TOC3"/>
            <w:rPr>
              <w:del w:id="410" w:author="Pawan Chugh" w:date="2017-09-11T16:39:00Z"/>
              <w:rFonts w:asciiTheme="minorHAnsi" w:eastAsiaTheme="minorEastAsia" w:hAnsiTheme="minorHAnsi" w:cstheme="minorBidi"/>
              <w:noProof/>
              <w:sz w:val="22"/>
              <w:szCs w:val="22"/>
            </w:rPr>
          </w:pPr>
          <w:del w:id="411" w:author="Pawan Chugh" w:date="2017-09-11T16:39:00Z">
            <w:r w:rsidRPr="000C42FD" w:rsidDel="000C42FD">
              <w:rPr>
                <w:noProof/>
                <w:rPrChange w:id="412" w:author="Pawan Chugh" w:date="2017-09-11T16:39:00Z">
                  <w:rPr>
                    <w:rStyle w:val="Hyperlink"/>
                    <w:noProof/>
                  </w:rPr>
                </w:rPrChange>
              </w:rPr>
              <w:delText>Alternate Payment Check Status Batch Job</w:delText>
            </w:r>
            <w:r w:rsidDel="000C42FD">
              <w:rPr>
                <w:noProof/>
                <w:webHidden/>
              </w:rPr>
              <w:tab/>
              <w:delText>23</w:delText>
            </w:r>
          </w:del>
        </w:p>
        <w:p w:rsidR="002B595F" w:rsidDel="000C42FD" w:rsidRDefault="002B595F">
          <w:pPr>
            <w:pStyle w:val="TOC2"/>
            <w:rPr>
              <w:del w:id="413" w:author="Pawan Chugh" w:date="2017-09-11T16:39:00Z"/>
              <w:rFonts w:asciiTheme="minorHAnsi" w:eastAsiaTheme="minorEastAsia" w:hAnsiTheme="minorHAnsi" w:cstheme="minorBidi"/>
              <w:noProof/>
              <w:sz w:val="22"/>
              <w:szCs w:val="22"/>
            </w:rPr>
          </w:pPr>
          <w:del w:id="414" w:author="Pawan Chugh" w:date="2017-09-11T16:39:00Z">
            <w:r w:rsidRPr="000C42FD" w:rsidDel="000C42FD">
              <w:rPr>
                <w:noProof/>
                <w:rPrChange w:id="415" w:author="Pawan Chugh" w:date="2017-09-11T16:39:00Z">
                  <w:rPr>
                    <w:rStyle w:val="Hyperlink"/>
                    <w:noProof/>
                  </w:rPr>
                </w:rPrChange>
              </w:rPr>
              <w:delText>Use Cases Scenarios</w:delText>
            </w:r>
            <w:r w:rsidDel="000C42FD">
              <w:rPr>
                <w:noProof/>
                <w:webHidden/>
              </w:rPr>
              <w:tab/>
              <w:delText>24</w:delText>
            </w:r>
          </w:del>
        </w:p>
        <w:p w:rsidR="002B595F" w:rsidDel="000C42FD" w:rsidRDefault="002B595F">
          <w:pPr>
            <w:pStyle w:val="TOC3"/>
            <w:rPr>
              <w:del w:id="416" w:author="Pawan Chugh" w:date="2017-09-11T16:39:00Z"/>
              <w:rFonts w:asciiTheme="minorHAnsi" w:eastAsiaTheme="minorEastAsia" w:hAnsiTheme="minorHAnsi" w:cstheme="minorBidi"/>
              <w:noProof/>
              <w:sz w:val="22"/>
              <w:szCs w:val="22"/>
            </w:rPr>
          </w:pPr>
          <w:del w:id="417" w:author="Pawan Chugh" w:date="2017-09-11T16:39:00Z">
            <w:r w:rsidRPr="000C42FD" w:rsidDel="000C42FD">
              <w:rPr>
                <w:noProof/>
                <w:rPrChange w:id="418" w:author="Pawan Chugh" w:date="2017-09-11T16:39:00Z">
                  <w:rPr>
                    <w:rStyle w:val="Hyperlink"/>
                    <w:noProof/>
                  </w:rPr>
                </w:rPrChange>
              </w:rPr>
              <w:delText>Credit Card / Visa Checkout / Apple Pay Authorization</w:delText>
            </w:r>
            <w:r w:rsidDel="000C42FD">
              <w:rPr>
                <w:noProof/>
                <w:webHidden/>
              </w:rPr>
              <w:tab/>
              <w:delText>24</w:delText>
            </w:r>
          </w:del>
        </w:p>
        <w:p w:rsidR="002B595F" w:rsidDel="000C42FD" w:rsidRDefault="002B595F">
          <w:pPr>
            <w:pStyle w:val="TOC3"/>
            <w:rPr>
              <w:del w:id="419" w:author="Pawan Chugh" w:date="2017-09-11T16:39:00Z"/>
              <w:rFonts w:asciiTheme="minorHAnsi" w:eastAsiaTheme="minorEastAsia" w:hAnsiTheme="minorHAnsi" w:cstheme="minorBidi"/>
              <w:noProof/>
              <w:sz w:val="22"/>
              <w:szCs w:val="22"/>
            </w:rPr>
          </w:pPr>
          <w:del w:id="420" w:author="Pawan Chugh" w:date="2017-09-11T16:39:00Z">
            <w:r w:rsidRPr="000C42FD" w:rsidDel="000C42FD">
              <w:rPr>
                <w:noProof/>
                <w:rPrChange w:id="421" w:author="Pawan Chugh" w:date="2017-09-11T16:39:00Z">
                  <w:rPr>
                    <w:rStyle w:val="Hyperlink"/>
                    <w:noProof/>
                  </w:rPr>
                </w:rPrChange>
              </w:rPr>
              <w:delText>Address Validation Service (AVS)</w:delText>
            </w:r>
            <w:r w:rsidDel="000C42FD">
              <w:rPr>
                <w:noProof/>
                <w:webHidden/>
              </w:rPr>
              <w:tab/>
              <w:delText>26</w:delText>
            </w:r>
          </w:del>
        </w:p>
        <w:p w:rsidR="002B595F" w:rsidDel="000C42FD" w:rsidRDefault="002B595F">
          <w:pPr>
            <w:pStyle w:val="TOC3"/>
            <w:rPr>
              <w:del w:id="422" w:author="Pawan Chugh" w:date="2017-09-11T16:39:00Z"/>
              <w:rFonts w:asciiTheme="minorHAnsi" w:eastAsiaTheme="minorEastAsia" w:hAnsiTheme="minorHAnsi" w:cstheme="minorBidi"/>
              <w:noProof/>
              <w:sz w:val="22"/>
              <w:szCs w:val="22"/>
            </w:rPr>
          </w:pPr>
          <w:del w:id="423" w:author="Pawan Chugh" w:date="2017-09-11T16:39:00Z">
            <w:r w:rsidRPr="000C42FD" w:rsidDel="000C42FD">
              <w:rPr>
                <w:noProof/>
                <w:rPrChange w:id="424" w:author="Pawan Chugh" w:date="2017-09-11T16:39:00Z">
                  <w:rPr>
                    <w:rStyle w:val="Hyperlink"/>
                    <w:noProof/>
                  </w:rPr>
                </w:rPrChange>
              </w:rPr>
              <w:delText>Delivery Address Verification Service (DAV)</w:delText>
            </w:r>
            <w:r w:rsidDel="000C42FD">
              <w:rPr>
                <w:noProof/>
                <w:webHidden/>
              </w:rPr>
              <w:tab/>
              <w:delText>26</w:delText>
            </w:r>
          </w:del>
        </w:p>
        <w:p w:rsidR="002B595F" w:rsidDel="000C42FD" w:rsidRDefault="002B595F">
          <w:pPr>
            <w:pStyle w:val="TOC3"/>
            <w:rPr>
              <w:del w:id="425" w:author="Pawan Chugh" w:date="2017-09-11T16:39:00Z"/>
              <w:rFonts w:asciiTheme="minorHAnsi" w:eastAsiaTheme="minorEastAsia" w:hAnsiTheme="minorHAnsi" w:cstheme="minorBidi"/>
              <w:noProof/>
              <w:sz w:val="22"/>
              <w:szCs w:val="22"/>
            </w:rPr>
          </w:pPr>
          <w:del w:id="426" w:author="Pawan Chugh" w:date="2017-09-11T16:39:00Z">
            <w:r w:rsidRPr="000C42FD" w:rsidDel="000C42FD">
              <w:rPr>
                <w:noProof/>
                <w:rPrChange w:id="427" w:author="Pawan Chugh" w:date="2017-09-11T16:39:00Z">
                  <w:rPr>
                    <w:rStyle w:val="Hyperlink"/>
                    <w:noProof/>
                  </w:rPr>
                </w:rPrChange>
              </w:rPr>
              <w:delText>Payment Tokenization</w:delText>
            </w:r>
            <w:r w:rsidDel="000C42FD">
              <w:rPr>
                <w:noProof/>
                <w:webHidden/>
              </w:rPr>
              <w:tab/>
              <w:delText>26</w:delText>
            </w:r>
          </w:del>
        </w:p>
        <w:p w:rsidR="002B595F" w:rsidDel="000C42FD" w:rsidRDefault="002B595F">
          <w:pPr>
            <w:pStyle w:val="TOC3"/>
            <w:rPr>
              <w:del w:id="428" w:author="Pawan Chugh" w:date="2017-09-11T16:39:00Z"/>
              <w:rFonts w:asciiTheme="minorHAnsi" w:eastAsiaTheme="minorEastAsia" w:hAnsiTheme="minorHAnsi" w:cstheme="minorBidi"/>
              <w:noProof/>
              <w:sz w:val="22"/>
              <w:szCs w:val="22"/>
            </w:rPr>
          </w:pPr>
          <w:del w:id="429" w:author="Pawan Chugh" w:date="2017-09-11T16:39:00Z">
            <w:r w:rsidRPr="000C42FD" w:rsidDel="000C42FD">
              <w:rPr>
                <w:noProof/>
                <w:rPrChange w:id="430" w:author="Pawan Chugh" w:date="2017-09-11T16:39:00Z">
                  <w:rPr>
                    <w:rStyle w:val="Hyperlink"/>
                    <w:noProof/>
                  </w:rPr>
                </w:rPrChange>
              </w:rPr>
              <w:delText>Payer Authorization</w:delText>
            </w:r>
            <w:r w:rsidDel="000C42FD">
              <w:rPr>
                <w:noProof/>
                <w:webHidden/>
              </w:rPr>
              <w:tab/>
              <w:delText>27</w:delText>
            </w:r>
          </w:del>
        </w:p>
        <w:p w:rsidR="002B595F" w:rsidDel="000C42FD" w:rsidRDefault="002B595F">
          <w:pPr>
            <w:pStyle w:val="TOC3"/>
            <w:rPr>
              <w:del w:id="431" w:author="Pawan Chugh" w:date="2017-09-11T16:39:00Z"/>
              <w:rFonts w:asciiTheme="minorHAnsi" w:eastAsiaTheme="minorEastAsia" w:hAnsiTheme="minorHAnsi" w:cstheme="minorBidi"/>
              <w:noProof/>
              <w:sz w:val="22"/>
              <w:szCs w:val="22"/>
            </w:rPr>
          </w:pPr>
          <w:del w:id="432" w:author="Pawan Chugh" w:date="2017-09-11T16:39:00Z">
            <w:r w:rsidRPr="000C42FD" w:rsidDel="000C42FD">
              <w:rPr>
                <w:noProof/>
                <w:rPrChange w:id="433" w:author="Pawan Chugh" w:date="2017-09-11T16:39:00Z">
                  <w:rPr>
                    <w:rStyle w:val="Hyperlink"/>
                    <w:noProof/>
                  </w:rPr>
                </w:rPrChange>
              </w:rPr>
              <w:delText>Tax Service</w:delText>
            </w:r>
            <w:r w:rsidDel="000C42FD">
              <w:rPr>
                <w:noProof/>
                <w:webHidden/>
              </w:rPr>
              <w:tab/>
              <w:delText>27</w:delText>
            </w:r>
          </w:del>
        </w:p>
        <w:p w:rsidR="002B595F" w:rsidDel="000C42FD" w:rsidRDefault="002B595F">
          <w:pPr>
            <w:pStyle w:val="TOC3"/>
            <w:rPr>
              <w:del w:id="434" w:author="Pawan Chugh" w:date="2017-09-11T16:39:00Z"/>
              <w:rFonts w:asciiTheme="minorHAnsi" w:eastAsiaTheme="minorEastAsia" w:hAnsiTheme="minorHAnsi" w:cstheme="minorBidi"/>
              <w:noProof/>
              <w:sz w:val="22"/>
              <w:szCs w:val="22"/>
            </w:rPr>
          </w:pPr>
          <w:del w:id="435" w:author="Pawan Chugh" w:date="2017-09-11T16:39:00Z">
            <w:r w:rsidRPr="000C42FD" w:rsidDel="000C42FD">
              <w:rPr>
                <w:noProof/>
                <w:rPrChange w:id="436" w:author="Pawan Chugh" w:date="2017-09-11T16:39:00Z">
                  <w:rPr>
                    <w:rStyle w:val="Hyperlink"/>
                    <w:noProof/>
                  </w:rPr>
                </w:rPrChange>
              </w:rPr>
              <w:delText>Secure Acceptance Authorization</w:delText>
            </w:r>
            <w:r w:rsidDel="000C42FD">
              <w:rPr>
                <w:noProof/>
                <w:webHidden/>
              </w:rPr>
              <w:tab/>
              <w:delText>28</w:delText>
            </w:r>
          </w:del>
        </w:p>
        <w:p w:rsidR="002B595F" w:rsidDel="000C42FD" w:rsidRDefault="002B595F">
          <w:pPr>
            <w:pStyle w:val="TOC3"/>
            <w:rPr>
              <w:del w:id="437" w:author="Pawan Chugh" w:date="2017-09-11T16:39:00Z"/>
              <w:rFonts w:asciiTheme="minorHAnsi" w:eastAsiaTheme="minorEastAsia" w:hAnsiTheme="minorHAnsi" w:cstheme="minorBidi"/>
              <w:noProof/>
              <w:sz w:val="22"/>
              <w:szCs w:val="22"/>
            </w:rPr>
          </w:pPr>
          <w:del w:id="438" w:author="Pawan Chugh" w:date="2017-09-11T16:39:00Z">
            <w:r w:rsidRPr="000C42FD" w:rsidDel="000C42FD">
              <w:rPr>
                <w:noProof/>
                <w:rPrChange w:id="439" w:author="Pawan Chugh" w:date="2017-09-11T16:39:00Z">
                  <w:rPr>
                    <w:rStyle w:val="Hyperlink"/>
                    <w:noProof/>
                  </w:rPr>
                </w:rPrChange>
              </w:rPr>
              <w:delText>VISA Checkout Decrypt</w:delText>
            </w:r>
            <w:r w:rsidDel="000C42FD">
              <w:rPr>
                <w:noProof/>
                <w:webHidden/>
              </w:rPr>
              <w:tab/>
              <w:delText>29</w:delText>
            </w:r>
          </w:del>
        </w:p>
        <w:p w:rsidR="002B595F" w:rsidDel="000C42FD" w:rsidRDefault="002B595F">
          <w:pPr>
            <w:pStyle w:val="TOC3"/>
            <w:rPr>
              <w:del w:id="440" w:author="Pawan Chugh" w:date="2017-09-11T16:39:00Z"/>
              <w:rFonts w:asciiTheme="minorHAnsi" w:eastAsiaTheme="minorEastAsia" w:hAnsiTheme="minorHAnsi" w:cstheme="minorBidi"/>
              <w:noProof/>
              <w:sz w:val="22"/>
              <w:szCs w:val="22"/>
            </w:rPr>
          </w:pPr>
          <w:del w:id="441" w:author="Pawan Chugh" w:date="2017-09-11T16:39:00Z">
            <w:r w:rsidRPr="000C42FD" w:rsidDel="000C42FD">
              <w:rPr>
                <w:noProof/>
                <w:rPrChange w:id="442" w:author="Pawan Chugh" w:date="2017-09-11T16:39:00Z">
                  <w:rPr>
                    <w:rStyle w:val="Hyperlink"/>
                    <w:noProof/>
                  </w:rPr>
                </w:rPrChange>
              </w:rPr>
              <w:delText>Alipay Authorization</w:delText>
            </w:r>
            <w:r w:rsidDel="000C42FD">
              <w:rPr>
                <w:noProof/>
                <w:webHidden/>
              </w:rPr>
              <w:tab/>
              <w:delText>29</w:delText>
            </w:r>
          </w:del>
        </w:p>
        <w:p w:rsidR="002B595F" w:rsidDel="000C42FD" w:rsidRDefault="002B595F">
          <w:pPr>
            <w:pStyle w:val="TOC3"/>
            <w:rPr>
              <w:del w:id="443" w:author="Pawan Chugh" w:date="2017-09-11T16:39:00Z"/>
              <w:rFonts w:asciiTheme="minorHAnsi" w:eastAsiaTheme="minorEastAsia" w:hAnsiTheme="minorHAnsi" w:cstheme="minorBidi"/>
              <w:noProof/>
              <w:sz w:val="22"/>
              <w:szCs w:val="22"/>
            </w:rPr>
          </w:pPr>
          <w:del w:id="444" w:author="Pawan Chugh" w:date="2017-09-11T16:39:00Z">
            <w:r w:rsidRPr="000C42FD" w:rsidDel="000C42FD">
              <w:rPr>
                <w:noProof/>
                <w:rPrChange w:id="445" w:author="Pawan Chugh" w:date="2017-09-11T16:39:00Z">
                  <w:rPr>
                    <w:rStyle w:val="Hyperlink"/>
                    <w:noProof/>
                  </w:rPr>
                </w:rPrChange>
              </w:rPr>
              <w:delText>Retail Point-of-Sale (POS)</w:delText>
            </w:r>
            <w:r w:rsidDel="000C42FD">
              <w:rPr>
                <w:noProof/>
                <w:webHidden/>
              </w:rPr>
              <w:tab/>
              <w:delText>30</w:delText>
            </w:r>
          </w:del>
        </w:p>
        <w:p w:rsidR="002B595F" w:rsidDel="000C42FD" w:rsidRDefault="002B595F">
          <w:pPr>
            <w:pStyle w:val="TOC3"/>
            <w:rPr>
              <w:del w:id="446" w:author="Pawan Chugh" w:date="2017-09-11T16:39:00Z"/>
              <w:rFonts w:asciiTheme="minorHAnsi" w:eastAsiaTheme="minorEastAsia" w:hAnsiTheme="minorHAnsi" w:cstheme="minorBidi"/>
              <w:noProof/>
              <w:sz w:val="22"/>
              <w:szCs w:val="22"/>
            </w:rPr>
          </w:pPr>
          <w:del w:id="447" w:author="Pawan Chugh" w:date="2017-09-11T16:39:00Z">
            <w:r w:rsidRPr="000C42FD" w:rsidDel="000C42FD">
              <w:rPr>
                <w:noProof/>
                <w:rPrChange w:id="448" w:author="Pawan Chugh" w:date="2017-09-11T16:39:00Z">
                  <w:rPr>
                    <w:rStyle w:val="Hyperlink"/>
                    <w:noProof/>
                  </w:rPr>
                </w:rPrChange>
              </w:rPr>
              <w:delText>Klarna &amp; Bank Transfer</w:delText>
            </w:r>
            <w:r w:rsidDel="000C42FD">
              <w:rPr>
                <w:noProof/>
                <w:webHidden/>
              </w:rPr>
              <w:tab/>
              <w:delText>30</w:delText>
            </w:r>
          </w:del>
        </w:p>
        <w:p w:rsidR="002B595F" w:rsidDel="000C42FD" w:rsidRDefault="002B595F">
          <w:pPr>
            <w:pStyle w:val="TOC3"/>
            <w:rPr>
              <w:del w:id="449" w:author="Pawan Chugh" w:date="2017-09-11T16:39:00Z"/>
              <w:rFonts w:asciiTheme="minorHAnsi" w:eastAsiaTheme="minorEastAsia" w:hAnsiTheme="minorHAnsi" w:cstheme="minorBidi"/>
              <w:noProof/>
              <w:sz w:val="22"/>
              <w:szCs w:val="22"/>
            </w:rPr>
          </w:pPr>
          <w:del w:id="450" w:author="Pawan Chugh" w:date="2017-09-11T16:39:00Z">
            <w:r w:rsidRPr="000C42FD" w:rsidDel="000C42FD">
              <w:rPr>
                <w:noProof/>
                <w:rPrChange w:id="451" w:author="Pawan Chugh" w:date="2017-09-11T16:39:00Z">
                  <w:rPr>
                    <w:rStyle w:val="Hyperlink"/>
                    <w:noProof/>
                  </w:rPr>
                </w:rPrChange>
              </w:rPr>
              <w:delText>PayPal Express / Credit / Billing Agreement</w:delText>
            </w:r>
            <w:r w:rsidDel="000C42FD">
              <w:rPr>
                <w:noProof/>
                <w:webHidden/>
              </w:rPr>
              <w:tab/>
              <w:delText>31</w:delText>
            </w:r>
          </w:del>
        </w:p>
        <w:p w:rsidR="002B595F" w:rsidDel="000C42FD" w:rsidRDefault="002B595F">
          <w:pPr>
            <w:pStyle w:val="TOC3"/>
            <w:rPr>
              <w:del w:id="452" w:author="Pawan Chugh" w:date="2017-09-11T16:39:00Z"/>
              <w:rFonts w:asciiTheme="minorHAnsi" w:eastAsiaTheme="minorEastAsia" w:hAnsiTheme="minorHAnsi" w:cstheme="minorBidi"/>
              <w:noProof/>
              <w:sz w:val="22"/>
              <w:szCs w:val="22"/>
            </w:rPr>
          </w:pPr>
          <w:del w:id="453" w:author="Pawan Chugh" w:date="2017-09-11T16:39:00Z">
            <w:r w:rsidRPr="000C42FD" w:rsidDel="000C42FD">
              <w:rPr>
                <w:noProof/>
                <w:rPrChange w:id="454" w:author="Pawan Chugh" w:date="2017-09-11T16:39:00Z">
                  <w:rPr>
                    <w:rStyle w:val="Hyperlink"/>
                    <w:noProof/>
                  </w:rPr>
                </w:rPrChange>
              </w:rPr>
              <w:delText>Conversion Detail Report</w:delText>
            </w:r>
            <w:r w:rsidDel="000C42FD">
              <w:rPr>
                <w:noProof/>
                <w:webHidden/>
              </w:rPr>
              <w:tab/>
              <w:delText>34</w:delText>
            </w:r>
          </w:del>
        </w:p>
        <w:p w:rsidR="002B595F" w:rsidDel="000C42FD" w:rsidRDefault="002B595F">
          <w:pPr>
            <w:pStyle w:val="TOC3"/>
            <w:rPr>
              <w:del w:id="455" w:author="Pawan Chugh" w:date="2017-09-11T16:39:00Z"/>
              <w:rFonts w:asciiTheme="minorHAnsi" w:eastAsiaTheme="minorEastAsia" w:hAnsiTheme="minorHAnsi" w:cstheme="minorBidi"/>
              <w:noProof/>
              <w:sz w:val="22"/>
              <w:szCs w:val="22"/>
            </w:rPr>
          </w:pPr>
          <w:del w:id="456" w:author="Pawan Chugh" w:date="2017-09-11T16:39:00Z">
            <w:r w:rsidRPr="000C42FD" w:rsidDel="000C42FD">
              <w:rPr>
                <w:noProof/>
                <w:rPrChange w:id="457" w:author="Pawan Chugh" w:date="2017-09-11T16:39:00Z">
                  <w:rPr>
                    <w:rStyle w:val="Hyperlink"/>
                    <w:noProof/>
                  </w:rPr>
                </w:rPrChange>
              </w:rPr>
              <w:delText>Alternate Payment Check Status Job</w:delText>
            </w:r>
            <w:r w:rsidDel="000C42FD">
              <w:rPr>
                <w:noProof/>
                <w:webHidden/>
              </w:rPr>
              <w:tab/>
              <w:delText>34</w:delText>
            </w:r>
          </w:del>
        </w:p>
        <w:p w:rsidR="002B595F" w:rsidDel="000C42FD" w:rsidRDefault="002B595F">
          <w:pPr>
            <w:pStyle w:val="TOC3"/>
            <w:rPr>
              <w:del w:id="458" w:author="Pawan Chugh" w:date="2017-09-11T16:39:00Z"/>
              <w:rFonts w:asciiTheme="minorHAnsi" w:eastAsiaTheme="minorEastAsia" w:hAnsiTheme="minorHAnsi" w:cstheme="minorBidi"/>
              <w:noProof/>
              <w:sz w:val="22"/>
              <w:szCs w:val="22"/>
            </w:rPr>
          </w:pPr>
          <w:del w:id="459" w:author="Pawan Chugh" w:date="2017-09-11T16:39:00Z">
            <w:r w:rsidRPr="000C42FD" w:rsidDel="000C42FD">
              <w:rPr>
                <w:noProof/>
                <w:rPrChange w:id="460" w:author="Pawan Chugh" w:date="2017-09-11T16:39:00Z">
                  <w:rPr>
                    <w:rStyle w:val="Hyperlink"/>
                    <w:noProof/>
                  </w:rPr>
                </w:rPrChange>
              </w:rPr>
              <w:delText>CyberSource Decision and DW Order Status Mapping</w:delText>
            </w:r>
            <w:r w:rsidDel="000C42FD">
              <w:rPr>
                <w:noProof/>
                <w:webHidden/>
              </w:rPr>
              <w:tab/>
              <w:delText>35</w:delText>
            </w:r>
          </w:del>
        </w:p>
        <w:p w:rsidR="002B595F" w:rsidDel="000C42FD" w:rsidRDefault="002B595F">
          <w:pPr>
            <w:pStyle w:val="TOC2"/>
            <w:rPr>
              <w:del w:id="461" w:author="Pawan Chugh" w:date="2017-09-11T16:39:00Z"/>
              <w:rFonts w:asciiTheme="minorHAnsi" w:eastAsiaTheme="minorEastAsia" w:hAnsiTheme="minorHAnsi" w:cstheme="minorBidi"/>
              <w:noProof/>
              <w:sz w:val="22"/>
              <w:szCs w:val="22"/>
            </w:rPr>
          </w:pPr>
          <w:del w:id="462" w:author="Pawan Chugh" w:date="2017-09-11T16:39:00Z">
            <w:r w:rsidRPr="000C42FD" w:rsidDel="000C42FD">
              <w:rPr>
                <w:noProof/>
                <w:rPrChange w:id="463" w:author="Pawan Chugh" w:date="2017-09-11T16:39:00Z">
                  <w:rPr>
                    <w:rStyle w:val="Hyperlink"/>
                    <w:noProof/>
                  </w:rPr>
                </w:rPrChange>
              </w:rPr>
              <w:delText>Limitations, Constraints</w:delText>
            </w:r>
            <w:r w:rsidDel="000C42FD">
              <w:rPr>
                <w:noProof/>
                <w:webHidden/>
              </w:rPr>
              <w:tab/>
              <w:delText>35</w:delText>
            </w:r>
          </w:del>
        </w:p>
        <w:p w:rsidR="002B595F" w:rsidDel="000C42FD" w:rsidRDefault="002B595F">
          <w:pPr>
            <w:pStyle w:val="TOC2"/>
            <w:rPr>
              <w:del w:id="464" w:author="Pawan Chugh" w:date="2017-09-11T16:39:00Z"/>
              <w:rFonts w:asciiTheme="minorHAnsi" w:eastAsiaTheme="minorEastAsia" w:hAnsiTheme="minorHAnsi" w:cstheme="minorBidi"/>
              <w:noProof/>
              <w:sz w:val="22"/>
              <w:szCs w:val="22"/>
            </w:rPr>
          </w:pPr>
          <w:del w:id="465" w:author="Pawan Chugh" w:date="2017-09-11T16:39:00Z">
            <w:r w:rsidRPr="000C42FD" w:rsidDel="000C42FD">
              <w:rPr>
                <w:noProof/>
                <w:rPrChange w:id="466" w:author="Pawan Chugh" w:date="2017-09-11T16:39:00Z">
                  <w:rPr>
                    <w:rStyle w:val="Hyperlink"/>
                    <w:noProof/>
                  </w:rPr>
                </w:rPrChange>
              </w:rPr>
              <w:delText>Compatibility</w:delText>
            </w:r>
            <w:r w:rsidDel="000C42FD">
              <w:rPr>
                <w:noProof/>
                <w:webHidden/>
              </w:rPr>
              <w:tab/>
              <w:delText>37</w:delText>
            </w:r>
          </w:del>
        </w:p>
        <w:p w:rsidR="002B595F" w:rsidDel="000C42FD" w:rsidRDefault="002B595F">
          <w:pPr>
            <w:pStyle w:val="TOC1"/>
            <w:rPr>
              <w:del w:id="467" w:author="Pawan Chugh" w:date="2017-09-11T16:39:00Z"/>
              <w:rFonts w:asciiTheme="minorHAnsi" w:eastAsiaTheme="minorEastAsia" w:hAnsiTheme="minorHAnsi" w:cstheme="minorBidi"/>
              <w:b w:val="0"/>
              <w:noProof/>
              <w:sz w:val="22"/>
              <w:szCs w:val="22"/>
            </w:rPr>
          </w:pPr>
          <w:del w:id="468" w:author="Pawan Chugh" w:date="2017-09-11T16:39:00Z">
            <w:r w:rsidRPr="000C42FD" w:rsidDel="000C42FD">
              <w:rPr>
                <w:noProof/>
                <w:rPrChange w:id="469" w:author="Pawan Chugh" w:date="2017-09-11T16:39:00Z">
                  <w:rPr>
                    <w:rStyle w:val="Hyperlink"/>
                    <w:noProof/>
                  </w:rPr>
                </w:rPrChange>
              </w:rPr>
              <w:delText>Implementation Guide</w:delText>
            </w:r>
            <w:r w:rsidDel="000C42FD">
              <w:rPr>
                <w:noProof/>
                <w:webHidden/>
              </w:rPr>
              <w:tab/>
              <w:delText>37</w:delText>
            </w:r>
          </w:del>
        </w:p>
        <w:p w:rsidR="002B595F" w:rsidDel="000C42FD" w:rsidRDefault="002B595F">
          <w:pPr>
            <w:pStyle w:val="TOC2"/>
            <w:rPr>
              <w:del w:id="470" w:author="Pawan Chugh" w:date="2017-09-11T16:39:00Z"/>
              <w:rFonts w:asciiTheme="minorHAnsi" w:eastAsiaTheme="minorEastAsia" w:hAnsiTheme="minorHAnsi" w:cstheme="minorBidi"/>
              <w:noProof/>
              <w:sz w:val="22"/>
              <w:szCs w:val="22"/>
            </w:rPr>
          </w:pPr>
          <w:del w:id="471" w:author="Pawan Chugh" w:date="2017-09-11T16:39:00Z">
            <w:r w:rsidRPr="000C42FD" w:rsidDel="000C42FD">
              <w:rPr>
                <w:noProof/>
                <w:rPrChange w:id="472" w:author="Pawan Chugh" w:date="2017-09-11T16:39:00Z">
                  <w:rPr>
                    <w:rStyle w:val="Hyperlink"/>
                    <w:noProof/>
                  </w:rPr>
                </w:rPrChange>
              </w:rPr>
              <w:delText>Custom Code</w:delText>
            </w:r>
            <w:r w:rsidDel="000C42FD">
              <w:rPr>
                <w:noProof/>
                <w:webHidden/>
              </w:rPr>
              <w:tab/>
              <w:delText>37</w:delText>
            </w:r>
          </w:del>
        </w:p>
        <w:p w:rsidR="002B595F" w:rsidDel="000C42FD" w:rsidRDefault="002B595F">
          <w:pPr>
            <w:pStyle w:val="TOC3"/>
            <w:rPr>
              <w:del w:id="473" w:author="Pawan Chugh" w:date="2017-09-11T16:39:00Z"/>
              <w:rFonts w:asciiTheme="minorHAnsi" w:eastAsiaTheme="minorEastAsia" w:hAnsiTheme="minorHAnsi" w:cstheme="minorBidi"/>
              <w:noProof/>
              <w:sz w:val="22"/>
              <w:szCs w:val="22"/>
            </w:rPr>
          </w:pPr>
          <w:del w:id="474" w:author="Pawan Chugh" w:date="2017-09-11T16:39:00Z">
            <w:r w:rsidRPr="000C42FD" w:rsidDel="000C42FD">
              <w:rPr>
                <w:noProof/>
                <w:rPrChange w:id="475" w:author="Pawan Chugh" w:date="2017-09-11T16:39:00Z">
                  <w:rPr>
                    <w:rStyle w:val="Hyperlink"/>
                    <w:noProof/>
                  </w:rPr>
                </w:rPrChange>
              </w:rPr>
              <w:delText>Generic Section</w:delText>
            </w:r>
            <w:r w:rsidDel="000C42FD">
              <w:rPr>
                <w:noProof/>
                <w:webHidden/>
              </w:rPr>
              <w:tab/>
              <w:delText>37</w:delText>
            </w:r>
          </w:del>
        </w:p>
        <w:p w:rsidR="002B595F" w:rsidDel="000C42FD" w:rsidRDefault="002B595F">
          <w:pPr>
            <w:pStyle w:val="TOC3"/>
            <w:rPr>
              <w:del w:id="476" w:author="Pawan Chugh" w:date="2017-09-11T16:39:00Z"/>
              <w:rFonts w:asciiTheme="minorHAnsi" w:eastAsiaTheme="minorEastAsia" w:hAnsiTheme="minorHAnsi" w:cstheme="minorBidi"/>
              <w:noProof/>
              <w:sz w:val="22"/>
              <w:szCs w:val="22"/>
            </w:rPr>
          </w:pPr>
          <w:del w:id="477" w:author="Pawan Chugh" w:date="2017-09-11T16:39:00Z">
            <w:r w:rsidRPr="000C42FD" w:rsidDel="000C42FD">
              <w:rPr>
                <w:noProof/>
                <w:rPrChange w:id="478" w:author="Pawan Chugh" w:date="2017-09-11T16:39:00Z">
                  <w:rPr>
                    <w:rStyle w:val="Hyperlink"/>
                    <w:noProof/>
                  </w:rPr>
                </w:rPrChange>
              </w:rPr>
              <w:delText>Credit Card Auth</w:delText>
            </w:r>
            <w:r w:rsidDel="000C42FD">
              <w:rPr>
                <w:noProof/>
                <w:webHidden/>
              </w:rPr>
              <w:tab/>
              <w:delText>57</w:delText>
            </w:r>
          </w:del>
        </w:p>
        <w:p w:rsidR="002B595F" w:rsidDel="000C42FD" w:rsidRDefault="002B595F">
          <w:pPr>
            <w:pStyle w:val="TOC3"/>
            <w:rPr>
              <w:del w:id="479" w:author="Pawan Chugh" w:date="2017-09-11T16:39:00Z"/>
              <w:rFonts w:asciiTheme="minorHAnsi" w:eastAsiaTheme="minorEastAsia" w:hAnsiTheme="minorHAnsi" w:cstheme="minorBidi"/>
              <w:noProof/>
              <w:sz w:val="22"/>
              <w:szCs w:val="22"/>
            </w:rPr>
          </w:pPr>
          <w:del w:id="480" w:author="Pawan Chugh" w:date="2017-09-11T16:39:00Z">
            <w:r w:rsidRPr="000C42FD" w:rsidDel="000C42FD">
              <w:rPr>
                <w:noProof/>
                <w:rPrChange w:id="481" w:author="Pawan Chugh" w:date="2017-09-11T16:39:00Z">
                  <w:rPr>
                    <w:rStyle w:val="Hyperlink"/>
                    <w:noProof/>
                  </w:rPr>
                </w:rPrChange>
              </w:rPr>
              <w:delText>Tax Service</w:delText>
            </w:r>
            <w:r w:rsidDel="000C42FD">
              <w:rPr>
                <w:noProof/>
                <w:webHidden/>
              </w:rPr>
              <w:tab/>
              <w:delText>59</w:delText>
            </w:r>
          </w:del>
        </w:p>
        <w:p w:rsidR="002B595F" w:rsidDel="000C42FD" w:rsidRDefault="002B595F">
          <w:pPr>
            <w:pStyle w:val="TOC3"/>
            <w:rPr>
              <w:del w:id="482" w:author="Pawan Chugh" w:date="2017-09-11T16:39:00Z"/>
              <w:rFonts w:asciiTheme="minorHAnsi" w:eastAsiaTheme="minorEastAsia" w:hAnsiTheme="minorHAnsi" w:cstheme="minorBidi"/>
              <w:noProof/>
              <w:sz w:val="22"/>
              <w:szCs w:val="22"/>
            </w:rPr>
          </w:pPr>
          <w:del w:id="483" w:author="Pawan Chugh" w:date="2017-09-11T16:39:00Z">
            <w:r w:rsidRPr="000C42FD" w:rsidDel="000C42FD">
              <w:rPr>
                <w:noProof/>
                <w:rPrChange w:id="484" w:author="Pawan Chugh" w:date="2017-09-11T16:39:00Z">
                  <w:rPr>
                    <w:rStyle w:val="Hyperlink"/>
                    <w:noProof/>
                  </w:rPr>
                </w:rPrChange>
              </w:rPr>
              <w:delText>Address Verification Service</w:delText>
            </w:r>
            <w:r w:rsidDel="000C42FD">
              <w:rPr>
                <w:noProof/>
                <w:webHidden/>
              </w:rPr>
              <w:tab/>
              <w:delText>62</w:delText>
            </w:r>
          </w:del>
        </w:p>
        <w:p w:rsidR="002B595F" w:rsidDel="000C42FD" w:rsidRDefault="002B595F">
          <w:pPr>
            <w:pStyle w:val="TOC3"/>
            <w:rPr>
              <w:del w:id="485" w:author="Pawan Chugh" w:date="2017-09-11T16:39:00Z"/>
              <w:rFonts w:asciiTheme="minorHAnsi" w:eastAsiaTheme="minorEastAsia" w:hAnsiTheme="minorHAnsi" w:cstheme="minorBidi"/>
              <w:noProof/>
              <w:sz w:val="22"/>
              <w:szCs w:val="22"/>
            </w:rPr>
          </w:pPr>
          <w:del w:id="486" w:author="Pawan Chugh" w:date="2017-09-11T16:39:00Z">
            <w:r w:rsidRPr="000C42FD" w:rsidDel="000C42FD">
              <w:rPr>
                <w:noProof/>
                <w:rPrChange w:id="487" w:author="Pawan Chugh" w:date="2017-09-11T16:39:00Z">
                  <w:rPr>
                    <w:rStyle w:val="Hyperlink"/>
                    <w:noProof/>
                  </w:rPr>
                </w:rPrChange>
              </w:rPr>
              <w:delText>Delivery Address Validation Service</w:delText>
            </w:r>
            <w:r w:rsidDel="000C42FD">
              <w:rPr>
                <w:noProof/>
                <w:webHidden/>
              </w:rPr>
              <w:tab/>
              <w:delText>63</w:delText>
            </w:r>
          </w:del>
        </w:p>
        <w:p w:rsidR="002B595F" w:rsidDel="000C42FD" w:rsidRDefault="002B595F">
          <w:pPr>
            <w:pStyle w:val="TOC3"/>
            <w:rPr>
              <w:del w:id="488" w:author="Pawan Chugh" w:date="2017-09-11T16:39:00Z"/>
              <w:rFonts w:asciiTheme="minorHAnsi" w:eastAsiaTheme="minorEastAsia" w:hAnsiTheme="minorHAnsi" w:cstheme="minorBidi"/>
              <w:noProof/>
              <w:sz w:val="22"/>
              <w:szCs w:val="22"/>
            </w:rPr>
          </w:pPr>
          <w:del w:id="489" w:author="Pawan Chugh" w:date="2017-09-11T16:39:00Z">
            <w:r w:rsidRPr="000C42FD" w:rsidDel="000C42FD">
              <w:rPr>
                <w:noProof/>
                <w:rPrChange w:id="490" w:author="Pawan Chugh" w:date="2017-09-11T16:39:00Z">
                  <w:rPr>
                    <w:rStyle w:val="Hyperlink"/>
                    <w:noProof/>
                  </w:rPr>
                </w:rPrChange>
              </w:rPr>
              <w:delText>Payer Authentication Service</w:delText>
            </w:r>
            <w:r w:rsidDel="000C42FD">
              <w:rPr>
                <w:noProof/>
                <w:webHidden/>
              </w:rPr>
              <w:tab/>
              <w:delText>64</w:delText>
            </w:r>
          </w:del>
        </w:p>
        <w:p w:rsidR="002B595F" w:rsidDel="000C42FD" w:rsidRDefault="002B595F">
          <w:pPr>
            <w:pStyle w:val="TOC3"/>
            <w:rPr>
              <w:del w:id="491" w:author="Pawan Chugh" w:date="2017-09-11T16:39:00Z"/>
              <w:rFonts w:asciiTheme="minorHAnsi" w:eastAsiaTheme="minorEastAsia" w:hAnsiTheme="minorHAnsi" w:cstheme="minorBidi"/>
              <w:noProof/>
              <w:sz w:val="22"/>
              <w:szCs w:val="22"/>
            </w:rPr>
          </w:pPr>
          <w:del w:id="492" w:author="Pawan Chugh" w:date="2017-09-11T16:39:00Z">
            <w:r w:rsidRPr="000C42FD" w:rsidDel="000C42FD">
              <w:rPr>
                <w:noProof/>
                <w:rPrChange w:id="493" w:author="Pawan Chugh" w:date="2017-09-11T16:39:00Z">
                  <w:rPr>
                    <w:rStyle w:val="Hyperlink"/>
                    <w:noProof/>
                  </w:rPr>
                </w:rPrChange>
              </w:rPr>
              <w:delText>Payment Tokenization Service</w:delText>
            </w:r>
            <w:r w:rsidDel="000C42FD">
              <w:rPr>
                <w:noProof/>
                <w:webHidden/>
              </w:rPr>
              <w:tab/>
              <w:delText>65</w:delText>
            </w:r>
          </w:del>
        </w:p>
        <w:p w:rsidR="002B595F" w:rsidDel="000C42FD" w:rsidRDefault="002B595F">
          <w:pPr>
            <w:pStyle w:val="TOC3"/>
            <w:rPr>
              <w:del w:id="494" w:author="Pawan Chugh" w:date="2017-09-11T16:39:00Z"/>
              <w:rFonts w:asciiTheme="minorHAnsi" w:eastAsiaTheme="minorEastAsia" w:hAnsiTheme="minorHAnsi" w:cstheme="minorBidi"/>
              <w:noProof/>
              <w:sz w:val="22"/>
              <w:szCs w:val="22"/>
            </w:rPr>
          </w:pPr>
          <w:del w:id="495" w:author="Pawan Chugh" w:date="2017-09-11T16:39:00Z">
            <w:r w:rsidRPr="000C42FD" w:rsidDel="000C42FD">
              <w:rPr>
                <w:noProof/>
                <w:rPrChange w:id="496" w:author="Pawan Chugh" w:date="2017-09-11T16:39:00Z">
                  <w:rPr>
                    <w:rStyle w:val="Hyperlink"/>
                    <w:noProof/>
                  </w:rPr>
                </w:rPrChange>
              </w:rPr>
              <w:delText>Klarna</w:delText>
            </w:r>
            <w:r w:rsidDel="000C42FD">
              <w:rPr>
                <w:noProof/>
                <w:webHidden/>
              </w:rPr>
              <w:tab/>
              <w:delText>70</w:delText>
            </w:r>
          </w:del>
        </w:p>
        <w:p w:rsidR="002B595F" w:rsidDel="000C42FD" w:rsidRDefault="002B595F">
          <w:pPr>
            <w:pStyle w:val="TOC3"/>
            <w:rPr>
              <w:del w:id="497" w:author="Pawan Chugh" w:date="2017-09-11T16:39:00Z"/>
              <w:rFonts w:asciiTheme="minorHAnsi" w:eastAsiaTheme="minorEastAsia" w:hAnsiTheme="minorHAnsi" w:cstheme="minorBidi"/>
              <w:noProof/>
              <w:sz w:val="22"/>
              <w:szCs w:val="22"/>
            </w:rPr>
          </w:pPr>
          <w:del w:id="498" w:author="Pawan Chugh" w:date="2017-09-11T16:39:00Z">
            <w:r w:rsidRPr="000C42FD" w:rsidDel="000C42FD">
              <w:rPr>
                <w:noProof/>
                <w:rPrChange w:id="499" w:author="Pawan Chugh" w:date="2017-09-11T16:39:00Z">
                  <w:rPr>
                    <w:rStyle w:val="Hyperlink"/>
                    <w:noProof/>
                  </w:rPr>
                </w:rPrChange>
              </w:rPr>
              <w:delText>Bank Transfer</w:delText>
            </w:r>
            <w:r w:rsidDel="000C42FD">
              <w:rPr>
                <w:noProof/>
                <w:webHidden/>
              </w:rPr>
              <w:tab/>
              <w:delText>72</w:delText>
            </w:r>
          </w:del>
        </w:p>
        <w:p w:rsidR="002B595F" w:rsidDel="000C42FD" w:rsidRDefault="002B595F">
          <w:pPr>
            <w:pStyle w:val="TOC3"/>
            <w:rPr>
              <w:del w:id="500" w:author="Pawan Chugh" w:date="2017-09-11T16:39:00Z"/>
              <w:rFonts w:asciiTheme="minorHAnsi" w:eastAsiaTheme="minorEastAsia" w:hAnsiTheme="minorHAnsi" w:cstheme="minorBidi"/>
              <w:noProof/>
              <w:sz w:val="22"/>
              <w:szCs w:val="22"/>
            </w:rPr>
          </w:pPr>
          <w:del w:id="501" w:author="Pawan Chugh" w:date="2017-09-11T16:39:00Z">
            <w:r w:rsidRPr="000C42FD" w:rsidDel="000C42FD">
              <w:rPr>
                <w:noProof/>
                <w:rPrChange w:id="502" w:author="Pawan Chugh" w:date="2017-09-11T16:39:00Z">
                  <w:rPr>
                    <w:rStyle w:val="Hyperlink"/>
                    <w:noProof/>
                  </w:rPr>
                </w:rPrChange>
              </w:rPr>
              <w:delText>Alipay Authorization</w:delText>
            </w:r>
            <w:r w:rsidDel="000C42FD">
              <w:rPr>
                <w:noProof/>
                <w:webHidden/>
              </w:rPr>
              <w:tab/>
              <w:delText>73</w:delText>
            </w:r>
          </w:del>
        </w:p>
        <w:p w:rsidR="002B595F" w:rsidDel="000C42FD" w:rsidRDefault="002B595F">
          <w:pPr>
            <w:pStyle w:val="TOC3"/>
            <w:rPr>
              <w:del w:id="503" w:author="Pawan Chugh" w:date="2017-09-11T16:39:00Z"/>
              <w:rFonts w:asciiTheme="minorHAnsi" w:eastAsiaTheme="minorEastAsia" w:hAnsiTheme="minorHAnsi" w:cstheme="minorBidi"/>
              <w:noProof/>
              <w:sz w:val="22"/>
              <w:szCs w:val="22"/>
            </w:rPr>
          </w:pPr>
          <w:del w:id="504" w:author="Pawan Chugh" w:date="2017-09-11T16:39:00Z">
            <w:r w:rsidRPr="000C42FD" w:rsidDel="000C42FD">
              <w:rPr>
                <w:noProof/>
                <w:rPrChange w:id="505" w:author="Pawan Chugh" w:date="2017-09-11T16:39:00Z">
                  <w:rPr>
                    <w:rStyle w:val="Hyperlink"/>
                    <w:noProof/>
                  </w:rPr>
                </w:rPrChange>
              </w:rPr>
              <w:delText>PayPal Express &amp; PayPal Billing Agreement</w:delText>
            </w:r>
            <w:r w:rsidDel="000C42FD">
              <w:rPr>
                <w:noProof/>
                <w:webHidden/>
              </w:rPr>
              <w:tab/>
              <w:delText>74</w:delText>
            </w:r>
          </w:del>
        </w:p>
        <w:p w:rsidR="002B595F" w:rsidDel="000C42FD" w:rsidRDefault="002B595F">
          <w:pPr>
            <w:pStyle w:val="TOC3"/>
            <w:rPr>
              <w:del w:id="506" w:author="Pawan Chugh" w:date="2017-09-11T16:39:00Z"/>
              <w:rFonts w:asciiTheme="minorHAnsi" w:eastAsiaTheme="minorEastAsia" w:hAnsiTheme="minorHAnsi" w:cstheme="minorBidi"/>
              <w:noProof/>
              <w:sz w:val="22"/>
              <w:szCs w:val="22"/>
            </w:rPr>
          </w:pPr>
          <w:del w:id="507" w:author="Pawan Chugh" w:date="2017-09-11T16:39:00Z">
            <w:r w:rsidRPr="000C42FD" w:rsidDel="000C42FD">
              <w:rPr>
                <w:noProof/>
                <w:rPrChange w:id="508" w:author="Pawan Chugh" w:date="2017-09-11T16:39:00Z">
                  <w:rPr>
                    <w:rStyle w:val="Hyperlink"/>
                    <w:noProof/>
                  </w:rPr>
                </w:rPrChange>
              </w:rPr>
              <w:delText>PayPal Credit</w:delText>
            </w:r>
            <w:r w:rsidDel="000C42FD">
              <w:rPr>
                <w:noProof/>
                <w:webHidden/>
              </w:rPr>
              <w:tab/>
              <w:delText>77</w:delText>
            </w:r>
          </w:del>
        </w:p>
        <w:p w:rsidR="002B595F" w:rsidDel="000C42FD" w:rsidRDefault="002B595F">
          <w:pPr>
            <w:pStyle w:val="TOC3"/>
            <w:rPr>
              <w:del w:id="509" w:author="Pawan Chugh" w:date="2017-09-11T16:39:00Z"/>
              <w:rFonts w:asciiTheme="minorHAnsi" w:eastAsiaTheme="minorEastAsia" w:hAnsiTheme="minorHAnsi" w:cstheme="minorBidi"/>
              <w:noProof/>
              <w:sz w:val="22"/>
              <w:szCs w:val="22"/>
            </w:rPr>
          </w:pPr>
          <w:del w:id="510" w:author="Pawan Chugh" w:date="2017-09-11T16:39:00Z">
            <w:r w:rsidRPr="000C42FD" w:rsidDel="000C42FD">
              <w:rPr>
                <w:noProof/>
                <w:rPrChange w:id="511" w:author="Pawan Chugh" w:date="2017-09-11T16:39:00Z">
                  <w:rPr>
                    <w:rStyle w:val="Hyperlink"/>
                    <w:noProof/>
                  </w:rPr>
                </w:rPrChange>
              </w:rPr>
              <w:delText>Retail POS</w:delText>
            </w:r>
            <w:r w:rsidDel="000C42FD">
              <w:rPr>
                <w:noProof/>
                <w:webHidden/>
              </w:rPr>
              <w:tab/>
              <w:delText>78</w:delText>
            </w:r>
          </w:del>
        </w:p>
        <w:p w:rsidR="002B595F" w:rsidDel="000C42FD" w:rsidRDefault="002B595F">
          <w:pPr>
            <w:pStyle w:val="TOC3"/>
            <w:rPr>
              <w:del w:id="512" w:author="Pawan Chugh" w:date="2017-09-11T16:39:00Z"/>
              <w:rFonts w:asciiTheme="minorHAnsi" w:eastAsiaTheme="minorEastAsia" w:hAnsiTheme="minorHAnsi" w:cstheme="minorBidi"/>
              <w:noProof/>
              <w:sz w:val="22"/>
              <w:szCs w:val="22"/>
            </w:rPr>
          </w:pPr>
          <w:del w:id="513" w:author="Pawan Chugh" w:date="2017-09-11T16:39:00Z">
            <w:r w:rsidRPr="000C42FD" w:rsidDel="000C42FD">
              <w:rPr>
                <w:noProof/>
                <w:rPrChange w:id="514" w:author="Pawan Chugh" w:date="2017-09-11T16:39:00Z">
                  <w:rPr>
                    <w:rStyle w:val="Hyperlink"/>
                    <w:noProof/>
                  </w:rPr>
                </w:rPrChange>
              </w:rPr>
              <w:delText>Apple Pay REST Interface Integration ways with Device/APP</w:delText>
            </w:r>
            <w:r w:rsidDel="000C42FD">
              <w:rPr>
                <w:noProof/>
                <w:webHidden/>
              </w:rPr>
              <w:tab/>
              <w:delText>85</w:delText>
            </w:r>
          </w:del>
        </w:p>
        <w:p w:rsidR="002B595F" w:rsidDel="000C42FD" w:rsidRDefault="002B595F">
          <w:pPr>
            <w:pStyle w:val="TOC3"/>
            <w:rPr>
              <w:del w:id="515" w:author="Pawan Chugh" w:date="2017-09-11T16:39:00Z"/>
              <w:rFonts w:asciiTheme="minorHAnsi" w:eastAsiaTheme="minorEastAsia" w:hAnsiTheme="minorHAnsi" w:cstheme="minorBidi"/>
              <w:noProof/>
              <w:sz w:val="22"/>
              <w:szCs w:val="22"/>
            </w:rPr>
          </w:pPr>
          <w:del w:id="516" w:author="Pawan Chugh" w:date="2017-09-11T16:39:00Z">
            <w:r w:rsidRPr="000C42FD" w:rsidDel="000C42FD">
              <w:rPr>
                <w:noProof/>
                <w:rPrChange w:id="517" w:author="Pawan Chugh" w:date="2017-09-11T16:39:00Z">
                  <w:rPr>
                    <w:rStyle w:val="Hyperlink"/>
                    <w:noProof/>
                  </w:rPr>
                </w:rPrChange>
              </w:rPr>
              <w:delText>Android Pay REST Interface Integration ways with Device/APP</w:delText>
            </w:r>
            <w:r w:rsidDel="000C42FD">
              <w:rPr>
                <w:noProof/>
                <w:webHidden/>
              </w:rPr>
              <w:tab/>
              <w:delText>89</w:delText>
            </w:r>
          </w:del>
        </w:p>
        <w:p w:rsidR="002B595F" w:rsidDel="000C42FD" w:rsidRDefault="002B595F">
          <w:pPr>
            <w:pStyle w:val="TOC3"/>
            <w:rPr>
              <w:del w:id="518" w:author="Pawan Chugh" w:date="2017-09-11T16:39:00Z"/>
              <w:rFonts w:asciiTheme="minorHAnsi" w:eastAsiaTheme="minorEastAsia" w:hAnsiTheme="minorHAnsi" w:cstheme="minorBidi"/>
              <w:noProof/>
              <w:sz w:val="22"/>
              <w:szCs w:val="22"/>
            </w:rPr>
          </w:pPr>
          <w:del w:id="519" w:author="Pawan Chugh" w:date="2017-09-11T16:39:00Z">
            <w:r w:rsidRPr="000C42FD" w:rsidDel="000C42FD">
              <w:rPr>
                <w:noProof/>
                <w:rPrChange w:id="520" w:author="Pawan Chugh" w:date="2017-09-11T16:39:00Z">
                  <w:rPr>
                    <w:rStyle w:val="Hyperlink"/>
                    <w:noProof/>
                  </w:rPr>
                </w:rPrChange>
              </w:rPr>
              <w:delText>Visa Checkout</w:delText>
            </w:r>
            <w:r w:rsidDel="000C42FD">
              <w:rPr>
                <w:noProof/>
                <w:webHidden/>
              </w:rPr>
              <w:tab/>
              <w:delText>92</w:delText>
            </w:r>
          </w:del>
        </w:p>
        <w:p w:rsidR="002B595F" w:rsidDel="000C42FD" w:rsidRDefault="002B595F">
          <w:pPr>
            <w:pStyle w:val="TOC3"/>
            <w:rPr>
              <w:del w:id="521" w:author="Pawan Chugh" w:date="2017-09-11T16:39:00Z"/>
              <w:rFonts w:asciiTheme="minorHAnsi" w:eastAsiaTheme="minorEastAsia" w:hAnsiTheme="minorHAnsi" w:cstheme="minorBidi"/>
              <w:noProof/>
              <w:sz w:val="22"/>
              <w:szCs w:val="22"/>
            </w:rPr>
          </w:pPr>
          <w:del w:id="522" w:author="Pawan Chugh" w:date="2017-09-11T16:39:00Z">
            <w:r w:rsidRPr="000C42FD" w:rsidDel="000C42FD">
              <w:rPr>
                <w:noProof/>
                <w:rPrChange w:id="523" w:author="Pawan Chugh" w:date="2017-09-11T16:39:00Z">
                  <w:rPr>
                    <w:rStyle w:val="Hyperlink"/>
                    <w:noProof/>
                  </w:rPr>
                </w:rPrChange>
              </w:rPr>
              <w:delText>Secure Acceptance</w:delText>
            </w:r>
            <w:r w:rsidDel="000C42FD">
              <w:rPr>
                <w:noProof/>
                <w:webHidden/>
              </w:rPr>
              <w:tab/>
              <w:delText>97</w:delText>
            </w:r>
          </w:del>
        </w:p>
        <w:p w:rsidR="002B595F" w:rsidDel="000C42FD" w:rsidRDefault="002B595F">
          <w:pPr>
            <w:pStyle w:val="TOC3"/>
            <w:rPr>
              <w:del w:id="524" w:author="Pawan Chugh" w:date="2017-09-11T16:39:00Z"/>
              <w:rFonts w:asciiTheme="minorHAnsi" w:eastAsiaTheme="minorEastAsia" w:hAnsiTheme="minorHAnsi" w:cstheme="minorBidi"/>
              <w:noProof/>
              <w:sz w:val="22"/>
              <w:szCs w:val="22"/>
            </w:rPr>
          </w:pPr>
          <w:del w:id="525" w:author="Pawan Chugh" w:date="2017-09-11T16:39:00Z">
            <w:r w:rsidRPr="000C42FD" w:rsidDel="000C42FD">
              <w:rPr>
                <w:noProof/>
                <w:rPrChange w:id="526" w:author="Pawan Chugh" w:date="2017-09-11T16:39:00Z">
                  <w:rPr>
                    <w:rStyle w:val="Hyperlink"/>
                    <w:noProof/>
                  </w:rPr>
                </w:rPrChange>
              </w:rPr>
              <w:delText>Device Fingerprint</w:delText>
            </w:r>
            <w:r w:rsidDel="000C42FD">
              <w:rPr>
                <w:noProof/>
                <w:webHidden/>
              </w:rPr>
              <w:tab/>
              <w:delText>109</w:delText>
            </w:r>
          </w:del>
        </w:p>
        <w:p w:rsidR="002B595F" w:rsidDel="000C42FD" w:rsidRDefault="002B595F">
          <w:pPr>
            <w:pStyle w:val="TOC2"/>
            <w:rPr>
              <w:del w:id="527" w:author="Pawan Chugh" w:date="2017-09-11T16:39:00Z"/>
              <w:rFonts w:asciiTheme="minorHAnsi" w:eastAsiaTheme="minorEastAsia" w:hAnsiTheme="minorHAnsi" w:cstheme="minorBidi"/>
              <w:noProof/>
              <w:sz w:val="22"/>
              <w:szCs w:val="22"/>
            </w:rPr>
          </w:pPr>
          <w:del w:id="528" w:author="Pawan Chugh" w:date="2017-09-11T16:39:00Z">
            <w:r w:rsidRPr="000C42FD" w:rsidDel="000C42FD">
              <w:rPr>
                <w:noProof/>
                <w:rPrChange w:id="529" w:author="Pawan Chugh" w:date="2017-09-11T16:39:00Z">
                  <w:rPr>
                    <w:rStyle w:val="Hyperlink"/>
                    <w:noProof/>
                  </w:rPr>
                </w:rPrChange>
              </w:rPr>
              <w:delText>Site Configuration</w:delText>
            </w:r>
            <w:r w:rsidDel="000C42FD">
              <w:rPr>
                <w:noProof/>
                <w:webHidden/>
              </w:rPr>
              <w:tab/>
              <w:delText>113</w:delText>
            </w:r>
          </w:del>
        </w:p>
        <w:p w:rsidR="002B595F" w:rsidDel="000C42FD" w:rsidRDefault="002B595F">
          <w:pPr>
            <w:pStyle w:val="TOC3"/>
            <w:rPr>
              <w:del w:id="530" w:author="Pawan Chugh" w:date="2017-09-11T16:39:00Z"/>
              <w:rFonts w:asciiTheme="minorHAnsi" w:eastAsiaTheme="minorEastAsia" w:hAnsiTheme="minorHAnsi" w:cstheme="minorBidi"/>
              <w:noProof/>
              <w:sz w:val="22"/>
              <w:szCs w:val="22"/>
            </w:rPr>
          </w:pPr>
          <w:del w:id="531" w:author="Pawan Chugh" w:date="2017-09-11T16:39:00Z">
            <w:r w:rsidRPr="000C42FD" w:rsidDel="000C42FD">
              <w:rPr>
                <w:noProof/>
                <w:rPrChange w:id="532" w:author="Pawan Chugh" w:date="2017-09-11T16:39:00Z">
                  <w:rPr>
                    <w:rStyle w:val="Hyperlink"/>
                    <w:noProof/>
                  </w:rPr>
                </w:rPrChange>
              </w:rPr>
              <w:delText>Configure Payment Processor</w:delText>
            </w:r>
            <w:r w:rsidDel="000C42FD">
              <w:rPr>
                <w:noProof/>
                <w:webHidden/>
              </w:rPr>
              <w:tab/>
              <w:delText>113</w:delText>
            </w:r>
          </w:del>
        </w:p>
        <w:p w:rsidR="002B595F" w:rsidDel="000C42FD" w:rsidRDefault="002B595F">
          <w:pPr>
            <w:pStyle w:val="TOC3"/>
            <w:rPr>
              <w:del w:id="533" w:author="Pawan Chugh" w:date="2017-09-11T16:39:00Z"/>
              <w:rFonts w:asciiTheme="minorHAnsi" w:eastAsiaTheme="minorEastAsia" w:hAnsiTheme="minorHAnsi" w:cstheme="minorBidi"/>
              <w:noProof/>
              <w:sz w:val="22"/>
              <w:szCs w:val="22"/>
            </w:rPr>
          </w:pPr>
          <w:del w:id="534" w:author="Pawan Chugh" w:date="2017-09-11T16:39:00Z">
            <w:r w:rsidRPr="000C42FD" w:rsidDel="000C42FD">
              <w:rPr>
                <w:noProof/>
                <w:rPrChange w:id="535" w:author="Pawan Chugh" w:date="2017-09-11T16:39:00Z">
                  <w:rPr>
                    <w:rStyle w:val="Hyperlink"/>
                    <w:noProof/>
                  </w:rPr>
                </w:rPrChange>
              </w:rPr>
              <w:delText>Import Meta Data</w:delText>
            </w:r>
            <w:r w:rsidDel="000C42FD">
              <w:rPr>
                <w:noProof/>
                <w:webHidden/>
              </w:rPr>
              <w:tab/>
              <w:delText>114</w:delText>
            </w:r>
          </w:del>
        </w:p>
        <w:p w:rsidR="002B595F" w:rsidDel="000C42FD" w:rsidRDefault="002B595F">
          <w:pPr>
            <w:pStyle w:val="TOC3"/>
            <w:rPr>
              <w:del w:id="536" w:author="Pawan Chugh" w:date="2017-09-11T16:39:00Z"/>
              <w:rFonts w:asciiTheme="minorHAnsi" w:eastAsiaTheme="minorEastAsia" w:hAnsiTheme="minorHAnsi" w:cstheme="minorBidi"/>
              <w:noProof/>
              <w:sz w:val="22"/>
              <w:szCs w:val="22"/>
            </w:rPr>
          </w:pPr>
          <w:del w:id="537" w:author="Pawan Chugh" w:date="2017-09-11T16:39:00Z">
            <w:r w:rsidRPr="000C42FD" w:rsidDel="000C42FD">
              <w:rPr>
                <w:noProof/>
                <w:rPrChange w:id="538" w:author="Pawan Chugh" w:date="2017-09-11T16:39:00Z">
                  <w:rPr>
                    <w:rStyle w:val="Hyperlink"/>
                    <w:noProof/>
                  </w:rPr>
                </w:rPrChange>
              </w:rPr>
              <w:delText>Import Payment Methods</w:delText>
            </w:r>
            <w:r w:rsidDel="000C42FD">
              <w:rPr>
                <w:noProof/>
                <w:webHidden/>
              </w:rPr>
              <w:tab/>
              <w:delText>115</w:delText>
            </w:r>
          </w:del>
        </w:p>
        <w:p w:rsidR="002B595F" w:rsidDel="000C42FD" w:rsidRDefault="002B595F">
          <w:pPr>
            <w:pStyle w:val="TOC3"/>
            <w:rPr>
              <w:del w:id="539" w:author="Pawan Chugh" w:date="2017-09-11T16:39:00Z"/>
              <w:rFonts w:asciiTheme="minorHAnsi" w:eastAsiaTheme="minorEastAsia" w:hAnsiTheme="minorHAnsi" w:cstheme="minorBidi"/>
              <w:noProof/>
              <w:sz w:val="22"/>
              <w:szCs w:val="22"/>
            </w:rPr>
          </w:pPr>
          <w:del w:id="540" w:author="Pawan Chugh" w:date="2017-09-11T16:39:00Z">
            <w:r w:rsidRPr="000C42FD" w:rsidDel="000C42FD">
              <w:rPr>
                <w:noProof/>
                <w:rPrChange w:id="541" w:author="Pawan Chugh" w:date="2017-09-11T16:39:00Z">
                  <w:rPr>
                    <w:rStyle w:val="Hyperlink"/>
                    <w:noProof/>
                  </w:rPr>
                </w:rPrChange>
              </w:rPr>
              <w:delText>Configure Services</w:delText>
            </w:r>
            <w:r w:rsidDel="000C42FD">
              <w:rPr>
                <w:noProof/>
                <w:webHidden/>
              </w:rPr>
              <w:tab/>
              <w:delText>116</w:delText>
            </w:r>
          </w:del>
        </w:p>
        <w:p w:rsidR="002B595F" w:rsidDel="000C42FD" w:rsidRDefault="002B595F">
          <w:pPr>
            <w:pStyle w:val="TOC3"/>
            <w:rPr>
              <w:del w:id="542" w:author="Pawan Chugh" w:date="2017-09-11T16:39:00Z"/>
              <w:rFonts w:asciiTheme="minorHAnsi" w:eastAsiaTheme="minorEastAsia" w:hAnsiTheme="minorHAnsi" w:cstheme="minorBidi"/>
              <w:noProof/>
              <w:sz w:val="22"/>
              <w:szCs w:val="22"/>
            </w:rPr>
          </w:pPr>
          <w:del w:id="543" w:author="Pawan Chugh" w:date="2017-09-11T16:39:00Z">
            <w:r w:rsidRPr="000C42FD" w:rsidDel="000C42FD">
              <w:rPr>
                <w:noProof/>
                <w:rPrChange w:id="544" w:author="Pawan Chugh" w:date="2017-09-11T16:39:00Z">
                  <w:rPr>
                    <w:rStyle w:val="Hyperlink"/>
                    <w:noProof/>
                  </w:rPr>
                </w:rPrChange>
              </w:rPr>
              <w:delText>Configure Site Preferences</w:delText>
            </w:r>
            <w:r w:rsidDel="000C42FD">
              <w:rPr>
                <w:noProof/>
                <w:webHidden/>
              </w:rPr>
              <w:tab/>
              <w:delText>120</w:delText>
            </w:r>
          </w:del>
        </w:p>
        <w:p w:rsidR="002B595F" w:rsidDel="000C42FD" w:rsidRDefault="002B595F">
          <w:pPr>
            <w:pStyle w:val="TOC3"/>
            <w:rPr>
              <w:del w:id="545" w:author="Pawan Chugh" w:date="2017-09-11T16:39:00Z"/>
              <w:rFonts w:asciiTheme="minorHAnsi" w:eastAsiaTheme="minorEastAsia" w:hAnsiTheme="minorHAnsi" w:cstheme="minorBidi"/>
              <w:noProof/>
              <w:sz w:val="22"/>
              <w:szCs w:val="22"/>
            </w:rPr>
          </w:pPr>
          <w:del w:id="546" w:author="Pawan Chugh" w:date="2017-09-11T16:39:00Z">
            <w:r w:rsidRPr="000C42FD" w:rsidDel="000C42FD">
              <w:rPr>
                <w:noProof/>
                <w:rPrChange w:id="547" w:author="Pawan Chugh" w:date="2017-09-11T16:39:00Z">
                  <w:rPr>
                    <w:rStyle w:val="Hyperlink"/>
                    <w:noProof/>
                  </w:rPr>
                </w:rPrChange>
              </w:rPr>
              <w:delText>Configure Payment Method</w:delText>
            </w:r>
            <w:r w:rsidDel="000C42FD">
              <w:rPr>
                <w:noProof/>
                <w:webHidden/>
              </w:rPr>
              <w:tab/>
              <w:delText>134</w:delText>
            </w:r>
          </w:del>
        </w:p>
        <w:p w:rsidR="002B595F" w:rsidDel="000C42FD" w:rsidRDefault="002B595F">
          <w:pPr>
            <w:pStyle w:val="TOC3"/>
            <w:rPr>
              <w:del w:id="548" w:author="Pawan Chugh" w:date="2017-09-11T16:39:00Z"/>
              <w:rFonts w:asciiTheme="minorHAnsi" w:eastAsiaTheme="minorEastAsia" w:hAnsiTheme="minorHAnsi" w:cstheme="minorBidi"/>
              <w:noProof/>
              <w:sz w:val="22"/>
              <w:szCs w:val="22"/>
            </w:rPr>
          </w:pPr>
          <w:del w:id="549" w:author="Pawan Chugh" w:date="2017-09-11T16:39:00Z">
            <w:r w:rsidRPr="000C42FD" w:rsidDel="000C42FD">
              <w:rPr>
                <w:noProof/>
                <w:rPrChange w:id="550" w:author="Pawan Chugh" w:date="2017-09-11T16:39:00Z">
                  <w:rPr>
                    <w:rStyle w:val="Hyperlink"/>
                    <w:noProof/>
                  </w:rPr>
                </w:rPrChange>
              </w:rPr>
              <w:delText>Configure Custom Objects</w:delText>
            </w:r>
            <w:r w:rsidDel="000C42FD">
              <w:rPr>
                <w:noProof/>
                <w:webHidden/>
              </w:rPr>
              <w:tab/>
              <w:delText>135</w:delText>
            </w:r>
          </w:del>
        </w:p>
        <w:p w:rsidR="002B595F" w:rsidDel="000C42FD" w:rsidRDefault="002B595F">
          <w:pPr>
            <w:pStyle w:val="TOC3"/>
            <w:rPr>
              <w:del w:id="551" w:author="Pawan Chugh" w:date="2017-09-11T16:39:00Z"/>
              <w:rFonts w:asciiTheme="minorHAnsi" w:eastAsiaTheme="minorEastAsia" w:hAnsiTheme="minorHAnsi" w:cstheme="minorBidi"/>
              <w:noProof/>
              <w:sz w:val="22"/>
              <w:szCs w:val="22"/>
            </w:rPr>
          </w:pPr>
          <w:del w:id="552" w:author="Pawan Chugh" w:date="2017-09-11T16:39:00Z">
            <w:r w:rsidRPr="000C42FD" w:rsidDel="000C42FD">
              <w:rPr>
                <w:noProof/>
                <w:rPrChange w:id="553" w:author="Pawan Chugh" w:date="2017-09-11T16:39:00Z">
                  <w:rPr>
                    <w:rStyle w:val="Hyperlink"/>
                    <w:noProof/>
                  </w:rPr>
                </w:rPrChange>
              </w:rPr>
              <w:delText>Custom Attribute in Customer Profile</w:delText>
            </w:r>
            <w:r w:rsidDel="000C42FD">
              <w:rPr>
                <w:noProof/>
                <w:webHidden/>
              </w:rPr>
              <w:tab/>
              <w:delText>138</w:delText>
            </w:r>
          </w:del>
        </w:p>
        <w:p w:rsidR="002B595F" w:rsidDel="000C42FD" w:rsidRDefault="002B595F">
          <w:pPr>
            <w:pStyle w:val="TOC3"/>
            <w:rPr>
              <w:del w:id="554" w:author="Pawan Chugh" w:date="2017-09-11T16:39:00Z"/>
              <w:rFonts w:asciiTheme="minorHAnsi" w:eastAsiaTheme="minorEastAsia" w:hAnsiTheme="minorHAnsi" w:cstheme="minorBidi"/>
              <w:noProof/>
              <w:sz w:val="22"/>
              <w:szCs w:val="22"/>
            </w:rPr>
          </w:pPr>
          <w:del w:id="555" w:author="Pawan Chugh" w:date="2017-09-11T16:39:00Z">
            <w:r w:rsidRPr="000C42FD" w:rsidDel="000C42FD">
              <w:rPr>
                <w:noProof/>
                <w:rPrChange w:id="556" w:author="Pawan Chugh" w:date="2017-09-11T16:39:00Z">
                  <w:rPr>
                    <w:rStyle w:val="Hyperlink"/>
                    <w:noProof/>
                  </w:rPr>
                </w:rPrChange>
              </w:rPr>
              <w:delText>Enable Payer Authentication for cards</w:delText>
            </w:r>
            <w:r w:rsidDel="000C42FD">
              <w:rPr>
                <w:noProof/>
                <w:webHidden/>
              </w:rPr>
              <w:tab/>
              <w:delText>139</w:delText>
            </w:r>
          </w:del>
        </w:p>
        <w:p w:rsidR="002B595F" w:rsidDel="000C42FD" w:rsidRDefault="002B595F">
          <w:pPr>
            <w:pStyle w:val="TOC3"/>
            <w:rPr>
              <w:del w:id="557" w:author="Pawan Chugh" w:date="2017-09-11T16:39:00Z"/>
              <w:rFonts w:asciiTheme="minorHAnsi" w:eastAsiaTheme="minorEastAsia" w:hAnsiTheme="minorHAnsi" w:cstheme="minorBidi"/>
              <w:noProof/>
              <w:sz w:val="22"/>
              <w:szCs w:val="22"/>
            </w:rPr>
          </w:pPr>
          <w:del w:id="558" w:author="Pawan Chugh" w:date="2017-09-11T16:39:00Z">
            <w:r w:rsidRPr="000C42FD" w:rsidDel="000C42FD">
              <w:rPr>
                <w:noProof/>
                <w:rPrChange w:id="559" w:author="Pawan Chugh" w:date="2017-09-11T16:39:00Z">
                  <w:rPr>
                    <w:rStyle w:val="Hyperlink"/>
                    <w:noProof/>
                  </w:rPr>
                </w:rPrChange>
              </w:rPr>
              <w:delText>Update shipping method preference</w:delText>
            </w:r>
            <w:r w:rsidDel="000C42FD">
              <w:rPr>
                <w:noProof/>
                <w:webHidden/>
              </w:rPr>
              <w:tab/>
              <w:delText>139</w:delText>
            </w:r>
          </w:del>
        </w:p>
        <w:p w:rsidR="002B595F" w:rsidDel="000C42FD" w:rsidRDefault="002B595F">
          <w:pPr>
            <w:pStyle w:val="TOC3"/>
            <w:rPr>
              <w:del w:id="560" w:author="Pawan Chugh" w:date="2017-09-11T16:39:00Z"/>
              <w:rFonts w:asciiTheme="minorHAnsi" w:eastAsiaTheme="minorEastAsia" w:hAnsiTheme="minorHAnsi" w:cstheme="minorBidi"/>
              <w:noProof/>
              <w:sz w:val="22"/>
              <w:szCs w:val="22"/>
            </w:rPr>
          </w:pPr>
          <w:del w:id="561" w:author="Pawan Chugh" w:date="2017-09-11T16:39:00Z">
            <w:r w:rsidRPr="000C42FD" w:rsidDel="000C42FD">
              <w:rPr>
                <w:noProof/>
                <w:rPrChange w:id="562" w:author="Pawan Chugh" w:date="2017-09-11T16:39:00Z">
                  <w:rPr>
                    <w:rStyle w:val="Hyperlink"/>
                    <w:noProof/>
                  </w:rPr>
                </w:rPrChange>
              </w:rPr>
              <w:delText>Applying CyberSource Cartridge to the Site</w:delText>
            </w:r>
            <w:r w:rsidDel="000C42FD">
              <w:rPr>
                <w:noProof/>
                <w:webHidden/>
              </w:rPr>
              <w:tab/>
              <w:delText>140</w:delText>
            </w:r>
          </w:del>
        </w:p>
        <w:p w:rsidR="002B595F" w:rsidDel="000C42FD" w:rsidRDefault="002B595F">
          <w:pPr>
            <w:pStyle w:val="TOC3"/>
            <w:rPr>
              <w:del w:id="563" w:author="Pawan Chugh" w:date="2017-09-11T16:39:00Z"/>
              <w:rFonts w:asciiTheme="minorHAnsi" w:eastAsiaTheme="minorEastAsia" w:hAnsiTheme="minorHAnsi" w:cstheme="minorBidi"/>
              <w:noProof/>
              <w:sz w:val="22"/>
              <w:szCs w:val="22"/>
            </w:rPr>
          </w:pPr>
          <w:del w:id="564" w:author="Pawan Chugh" w:date="2017-09-11T16:39:00Z">
            <w:r w:rsidRPr="000C42FD" w:rsidDel="000C42FD">
              <w:rPr>
                <w:noProof/>
                <w:rPrChange w:id="565" w:author="Pawan Chugh" w:date="2017-09-11T16:39:00Z">
                  <w:rPr>
                    <w:rStyle w:val="Hyperlink"/>
                    <w:noProof/>
                  </w:rPr>
                </w:rPrChange>
              </w:rPr>
              <w:delText>Batch Jobs</w:delText>
            </w:r>
            <w:r w:rsidDel="000C42FD">
              <w:rPr>
                <w:noProof/>
                <w:webHidden/>
              </w:rPr>
              <w:tab/>
              <w:delText>141</w:delText>
            </w:r>
          </w:del>
        </w:p>
        <w:p w:rsidR="002B595F" w:rsidDel="000C42FD" w:rsidRDefault="002B595F">
          <w:pPr>
            <w:pStyle w:val="TOC2"/>
            <w:rPr>
              <w:del w:id="566" w:author="Pawan Chugh" w:date="2017-09-11T16:39:00Z"/>
              <w:rFonts w:asciiTheme="minorHAnsi" w:eastAsiaTheme="minorEastAsia" w:hAnsiTheme="minorHAnsi" w:cstheme="minorBidi"/>
              <w:noProof/>
              <w:sz w:val="22"/>
              <w:szCs w:val="22"/>
            </w:rPr>
          </w:pPr>
          <w:del w:id="567" w:author="Pawan Chugh" w:date="2017-09-11T16:39:00Z">
            <w:r w:rsidRPr="000C42FD" w:rsidDel="000C42FD">
              <w:rPr>
                <w:noProof/>
                <w:rPrChange w:id="568" w:author="Pawan Chugh" w:date="2017-09-11T16:39:00Z">
                  <w:rPr>
                    <w:rStyle w:val="Hyperlink"/>
                    <w:noProof/>
                  </w:rPr>
                </w:rPrChange>
              </w:rPr>
              <w:delText>Unit Test Services</w:delText>
            </w:r>
            <w:r w:rsidDel="000C42FD">
              <w:rPr>
                <w:noProof/>
                <w:webHidden/>
              </w:rPr>
              <w:tab/>
              <w:delText>147</w:delText>
            </w:r>
          </w:del>
        </w:p>
        <w:p w:rsidR="002B595F" w:rsidDel="000C42FD" w:rsidRDefault="002B595F">
          <w:pPr>
            <w:pStyle w:val="TOC3"/>
            <w:rPr>
              <w:del w:id="569" w:author="Pawan Chugh" w:date="2017-09-11T16:39:00Z"/>
              <w:rFonts w:asciiTheme="minorHAnsi" w:eastAsiaTheme="minorEastAsia" w:hAnsiTheme="minorHAnsi" w:cstheme="minorBidi"/>
              <w:noProof/>
              <w:sz w:val="22"/>
              <w:szCs w:val="22"/>
            </w:rPr>
          </w:pPr>
          <w:del w:id="570" w:author="Pawan Chugh" w:date="2017-09-11T16:39:00Z">
            <w:r w:rsidRPr="000C42FD" w:rsidDel="000C42FD">
              <w:rPr>
                <w:noProof/>
                <w:rPrChange w:id="571" w:author="Pawan Chugh" w:date="2017-09-11T16:39:00Z">
                  <w:rPr>
                    <w:rStyle w:val="Hyperlink"/>
                    <w:noProof/>
                  </w:rPr>
                </w:rPrChange>
              </w:rPr>
              <w:delText>Authorize Credit Card</w:delText>
            </w:r>
            <w:r w:rsidDel="000C42FD">
              <w:rPr>
                <w:noProof/>
                <w:webHidden/>
              </w:rPr>
              <w:tab/>
              <w:delText>149</w:delText>
            </w:r>
          </w:del>
        </w:p>
        <w:p w:rsidR="002B595F" w:rsidDel="000C42FD" w:rsidRDefault="002B595F">
          <w:pPr>
            <w:pStyle w:val="TOC3"/>
            <w:rPr>
              <w:del w:id="572" w:author="Pawan Chugh" w:date="2017-09-11T16:39:00Z"/>
              <w:rFonts w:asciiTheme="minorHAnsi" w:eastAsiaTheme="minorEastAsia" w:hAnsiTheme="minorHAnsi" w:cstheme="minorBidi"/>
              <w:noProof/>
              <w:sz w:val="22"/>
              <w:szCs w:val="22"/>
            </w:rPr>
          </w:pPr>
          <w:del w:id="573" w:author="Pawan Chugh" w:date="2017-09-11T16:39:00Z">
            <w:r w:rsidRPr="000C42FD" w:rsidDel="000C42FD">
              <w:rPr>
                <w:noProof/>
                <w:rPrChange w:id="574" w:author="Pawan Chugh" w:date="2017-09-11T16:39:00Z">
                  <w:rPr>
                    <w:rStyle w:val="Hyperlink"/>
                    <w:noProof/>
                  </w:rPr>
                </w:rPrChange>
              </w:rPr>
              <w:delText>Tax Service</w:delText>
            </w:r>
            <w:r w:rsidDel="000C42FD">
              <w:rPr>
                <w:noProof/>
                <w:webHidden/>
              </w:rPr>
              <w:tab/>
              <w:delText>149</w:delText>
            </w:r>
          </w:del>
        </w:p>
        <w:p w:rsidR="002B595F" w:rsidDel="000C42FD" w:rsidRDefault="002B595F">
          <w:pPr>
            <w:pStyle w:val="TOC3"/>
            <w:rPr>
              <w:del w:id="575" w:author="Pawan Chugh" w:date="2017-09-11T16:39:00Z"/>
              <w:rFonts w:asciiTheme="minorHAnsi" w:eastAsiaTheme="minorEastAsia" w:hAnsiTheme="minorHAnsi" w:cstheme="minorBidi"/>
              <w:noProof/>
              <w:sz w:val="22"/>
              <w:szCs w:val="22"/>
            </w:rPr>
          </w:pPr>
          <w:del w:id="576" w:author="Pawan Chugh" w:date="2017-09-11T16:39:00Z">
            <w:r w:rsidRPr="000C42FD" w:rsidDel="000C42FD">
              <w:rPr>
                <w:noProof/>
                <w:rPrChange w:id="577" w:author="Pawan Chugh" w:date="2017-09-11T16:39:00Z">
                  <w:rPr>
                    <w:rStyle w:val="Hyperlink"/>
                    <w:noProof/>
                  </w:rPr>
                </w:rPrChange>
              </w:rPr>
              <w:delText>Address Verification Service (AVS)</w:delText>
            </w:r>
            <w:r w:rsidDel="000C42FD">
              <w:rPr>
                <w:noProof/>
                <w:webHidden/>
              </w:rPr>
              <w:tab/>
              <w:delText>150</w:delText>
            </w:r>
          </w:del>
        </w:p>
        <w:p w:rsidR="002B595F" w:rsidDel="000C42FD" w:rsidRDefault="002B595F">
          <w:pPr>
            <w:pStyle w:val="TOC3"/>
            <w:rPr>
              <w:del w:id="578" w:author="Pawan Chugh" w:date="2017-09-11T16:39:00Z"/>
              <w:rFonts w:asciiTheme="minorHAnsi" w:eastAsiaTheme="minorEastAsia" w:hAnsiTheme="minorHAnsi" w:cstheme="minorBidi"/>
              <w:noProof/>
              <w:sz w:val="22"/>
              <w:szCs w:val="22"/>
            </w:rPr>
          </w:pPr>
          <w:del w:id="579" w:author="Pawan Chugh" w:date="2017-09-11T16:39:00Z">
            <w:r w:rsidRPr="000C42FD" w:rsidDel="000C42FD">
              <w:rPr>
                <w:noProof/>
                <w:rPrChange w:id="580" w:author="Pawan Chugh" w:date="2017-09-11T16:39:00Z">
                  <w:rPr>
                    <w:rStyle w:val="Hyperlink"/>
                    <w:noProof/>
                  </w:rPr>
                </w:rPrChange>
              </w:rPr>
              <w:delText>Delivery Address Verification Service (DAV)</w:delText>
            </w:r>
            <w:r w:rsidDel="000C42FD">
              <w:rPr>
                <w:noProof/>
                <w:webHidden/>
              </w:rPr>
              <w:tab/>
              <w:delText>150</w:delText>
            </w:r>
          </w:del>
        </w:p>
        <w:p w:rsidR="002B595F" w:rsidDel="000C42FD" w:rsidRDefault="002B595F">
          <w:pPr>
            <w:pStyle w:val="TOC3"/>
            <w:rPr>
              <w:del w:id="581" w:author="Pawan Chugh" w:date="2017-09-11T16:39:00Z"/>
              <w:rFonts w:asciiTheme="minorHAnsi" w:eastAsiaTheme="minorEastAsia" w:hAnsiTheme="minorHAnsi" w:cstheme="minorBidi"/>
              <w:noProof/>
              <w:sz w:val="22"/>
              <w:szCs w:val="22"/>
            </w:rPr>
          </w:pPr>
          <w:del w:id="582" w:author="Pawan Chugh" w:date="2017-09-11T16:39:00Z">
            <w:r w:rsidRPr="000C42FD" w:rsidDel="000C42FD">
              <w:rPr>
                <w:noProof/>
                <w:rPrChange w:id="583" w:author="Pawan Chugh" w:date="2017-09-11T16:39:00Z">
                  <w:rPr>
                    <w:rStyle w:val="Hyperlink"/>
                    <w:noProof/>
                  </w:rPr>
                </w:rPrChange>
              </w:rPr>
              <w:delText>Payment Tokenization</w:delText>
            </w:r>
            <w:r w:rsidDel="000C42FD">
              <w:rPr>
                <w:noProof/>
                <w:webHidden/>
              </w:rPr>
              <w:tab/>
              <w:delText>150</w:delText>
            </w:r>
          </w:del>
        </w:p>
        <w:p w:rsidR="002B595F" w:rsidDel="000C42FD" w:rsidRDefault="002B595F">
          <w:pPr>
            <w:pStyle w:val="TOC3"/>
            <w:rPr>
              <w:del w:id="584" w:author="Pawan Chugh" w:date="2017-09-11T16:39:00Z"/>
              <w:rFonts w:asciiTheme="minorHAnsi" w:eastAsiaTheme="minorEastAsia" w:hAnsiTheme="minorHAnsi" w:cstheme="minorBidi"/>
              <w:noProof/>
              <w:sz w:val="22"/>
              <w:szCs w:val="22"/>
            </w:rPr>
          </w:pPr>
          <w:del w:id="585" w:author="Pawan Chugh" w:date="2017-09-11T16:39:00Z">
            <w:r w:rsidRPr="000C42FD" w:rsidDel="000C42FD">
              <w:rPr>
                <w:noProof/>
                <w:rPrChange w:id="586" w:author="Pawan Chugh" w:date="2017-09-11T16:39:00Z">
                  <w:rPr>
                    <w:rStyle w:val="Hyperlink"/>
                    <w:noProof/>
                  </w:rPr>
                </w:rPrChange>
              </w:rPr>
              <w:delText>Device Fingerprint</w:delText>
            </w:r>
            <w:r w:rsidDel="000C42FD">
              <w:rPr>
                <w:noProof/>
                <w:webHidden/>
              </w:rPr>
              <w:tab/>
              <w:delText>150</w:delText>
            </w:r>
          </w:del>
        </w:p>
        <w:p w:rsidR="002B595F" w:rsidDel="000C42FD" w:rsidRDefault="002B595F">
          <w:pPr>
            <w:pStyle w:val="TOC3"/>
            <w:rPr>
              <w:del w:id="587" w:author="Pawan Chugh" w:date="2017-09-11T16:39:00Z"/>
              <w:rFonts w:asciiTheme="minorHAnsi" w:eastAsiaTheme="minorEastAsia" w:hAnsiTheme="minorHAnsi" w:cstheme="minorBidi"/>
              <w:noProof/>
              <w:sz w:val="22"/>
              <w:szCs w:val="22"/>
            </w:rPr>
          </w:pPr>
          <w:del w:id="588" w:author="Pawan Chugh" w:date="2017-09-11T16:39:00Z">
            <w:r w:rsidRPr="000C42FD" w:rsidDel="000C42FD">
              <w:rPr>
                <w:noProof/>
                <w:rPrChange w:id="589" w:author="Pawan Chugh" w:date="2017-09-11T16:39:00Z">
                  <w:rPr>
                    <w:rStyle w:val="Hyperlink"/>
                    <w:noProof/>
                  </w:rPr>
                </w:rPrChange>
              </w:rPr>
              <w:delText>Payer Authentication</w:delText>
            </w:r>
            <w:r w:rsidDel="000C42FD">
              <w:rPr>
                <w:noProof/>
                <w:webHidden/>
              </w:rPr>
              <w:tab/>
              <w:delText>150</w:delText>
            </w:r>
          </w:del>
        </w:p>
        <w:p w:rsidR="002B595F" w:rsidDel="000C42FD" w:rsidRDefault="002B595F">
          <w:pPr>
            <w:pStyle w:val="TOC3"/>
            <w:rPr>
              <w:del w:id="590" w:author="Pawan Chugh" w:date="2017-09-11T16:39:00Z"/>
              <w:rFonts w:asciiTheme="minorHAnsi" w:eastAsiaTheme="minorEastAsia" w:hAnsiTheme="minorHAnsi" w:cstheme="minorBidi"/>
              <w:noProof/>
              <w:sz w:val="22"/>
              <w:szCs w:val="22"/>
            </w:rPr>
          </w:pPr>
          <w:del w:id="591" w:author="Pawan Chugh" w:date="2017-09-11T16:39:00Z">
            <w:r w:rsidRPr="000C42FD" w:rsidDel="000C42FD">
              <w:rPr>
                <w:noProof/>
                <w:rPrChange w:id="592" w:author="Pawan Chugh" w:date="2017-09-11T16:39:00Z">
                  <w:rPr>
                    <w:rStyle w:val="Hyperlink"/>
                    <w:noProof/>
                  </w:rPr>
                </w:rPrChange>
              </w:rPr>
              <w:delText>Retail POS Authorization Request</w:delText>
            </w:r>
            <w:r w:rsidDel="000C42FD">
              <w:rPr>
                <w:noProof/>
                <w:webHidden/>
              </w:rPr>
              <w:tab/>
              <w:delText>150</w:delText>
            </w:r>
          </w:del>
        </w:p>
        <w:p w:rsidR="002B595F" w:rsidDel="000C42FD" w:rsidRDefault="002B595F">
          <w:pPr>
            <w:pStyle w:val="TOC3"/>
            <w:rPr>
              <w:del w:id="593" w:author="Pawan Chugh" w:date="2017-09-11T16:39:00Z"/>
              <w:rFonts w:asciiTheme="minorHAnsi" w:eastAsiaTheme="minorEastAsia" w:hAnsiTheme="minorHAnsi" w:cstheme="minorBidi"/>
              <w:noProof/>
              <w:sz w:val="22"/>
              <w:szCs w:val="22"/>
            </w:rPr>
          </w:pPr>
          <w:del w:id="594" w:author="Pawan Chugh" w:date="2017-09-11T16:39:00Z">
            <w:r w:rsidRPr="000C42FD" w:rsidDel="000C42FD">
              <w:rPr>
                <w:noProof/>
                <w:rPrChange w:id="595" w:author="Pawan Chugh" w:date="2017-09-11T16:39:00Z">
                  <w:rPr>
                    <w:rStyle w:val="Hyperlink"/>
                    <w:noProof/>
                  </w:rPr>
                </w:rPrChange>
              </w:rPr>
              <w:delText>Alipay Initiate Request</w:delText>
            </w:r>
            <w:r w:rsidDel="000C42FD">
              <w:rPr>
                <w:noProof/>
                <w:webHidden/>
              </w:rPr>
              <w:tab/>
              <w:delText>151</w:delText>
            </w:r>
          </w:del>
        </w:p>
        <w:p w:rsidR="002B595F" w:rsidDel="000C42FD" w:rsidRDefault="002B595F">
          <w:pPr>
            <w:pStyle w:val="TOC3"/>
            <w:rPr>
              <w:del w:id="596" w:author="Pawan Chugh" w:date="2017-09-11T16:39:00Z"/>
              <w:rFonts w:asciiTheme="minorHAnsi" w:eastAsiaTheme="minorEastAsia" w:hAnsiTheme="minorHAnsi" w:cstheme="minorBidi"/>
              <w:noProof/>
              <w:sz w:val="22"/>
              <w:szCs w:val="22"/>
            </w:rPr>
          </w:pPr>
          <w:del w:id="597" w:author="Pawan Chugh" w:date="2017-09-11T16:39:00Z">
            <w:r w:rsidRPr="000C42FD" w:rsidDel="000C42FD">
              <w:rPr>
                <w:noProof/>
                <w:rPrChange w:id="598" w:author="Pawan Chugh" w:date="2017-09-11T16:39:00Z">
                  <w:rPr>
                    <w:rStyle w:val="Hyperlink"/>
                    <w:noProof/>
                  </w:rPr>
                </w:rPrChange>
              </w:rPr>
              <w:delText>Create Subscription Request</w:delText>
            </w:r>
            <w:r w:rsidDel="000C42FD">
              <w:rPr>
                <w:noProof/>
                <w:webHidden/>
              </w:rPr>
              <w:tab/>
              <w:delText>151</w:delText>
            </w:r>
          </w:del>
        </w:p>
        <w:p w:rsidR="002B595F" w:rsidDel="000C42FD" w:rsidRDefault="002B595F">
          <w:pPr>
            <w:pStyle w:val="TOC3"/>
            <w:rPr>
              <w:del w:id="599" w:author="Pawan Chugh" w:date="2017-09-11T16:39:00Z"/>
              <w:rFonts w:asciiTheme="minorHAnsi" w:eastAsiaTheme="minorEastAsia" w:hAnsiTheme="minorHAnsi" w:cstheme="minorBidi"/>
              <w:noProof/>
              <w:sz w:val="22"/>
              <w:szCs w:val="22"/>
            </w:rPr>
          </w:pPr>
          <w:del w:id="600" w:author="Pawan Chugh" w:date="2017-09-11T16:39:00Z">
            <w:r w:rsidRPr="000C42FD" w:rsidDel="000C42FD">
              <w:rPr>
                <w:noProof/>
                <w:rPrChange w:id="601" w:author="Pawan Chugh" w:date="2017-09-11T16:39:00Z">
                  <w:rPr>
                    <w:rStyle w:val="Hyperlink"/>
                    <w:noProof/>
                  </w:rPr>
                </w:rPrChange>
              </w:rPr>
              <w:delText>View Subscription Request</w:delText>
            </w:r>
            <w:r w:rsidDel="000C42FD">
              <w:rPr>
                <w:noProof/>
                <w:webHidden/>
              </w:rPr>
              <w:tab/>
              <w:delText>151</w:delText>
            </w:r>
          </w:del>
        </w:p>
        <w:p w:rsidR="002B595F" w:rsidDel="000C42FD" w:rsidRDefault="002B595F">
          <w:pPr>
            <w:pStyle w:val="TOC3"/>
            <w:rPr>
              <w:del w:id="602" w:author="Pawan Chugh" w:date="2017-09-11T16:39:00Z"/>
              <w:rFonts w:asciiTheme="minorHAnsi" w:eastAsiaTheme="minorEastAsia" w:hAnsiTheme="minorHAnsi" w:cstheme="minorBidi"/>
              <w:noProof/>
              <w:sz w:val="22"/>
              <w:szCs w:val="22"/>
            </w:rPr>
          </w:pPr>
          <w:del w:id="603" w:author="Pawan Chugh" w:date="2017-09-11T16:39:00Z">
            <w:r w:rsidRPr="000C42FD" w:rsidDel="000C42FD">
              <w:rPr>
                <w:noProof/>
                <w:rPrChange w:id="604" w:author="Pawan Chugh" w:date="2017-09-11T16:39:00Z">
                  <w:rPr>
                    <w:rStyle w:val="Hyperlink"/>
                    <w:noProof/>
                  </w:rPr>
                </w:rPrChange>
              </w:rPr>
              <w:delText>Update Subscription Request</w:delText>
            </w:r>
            <w:r w:rsidDel="000C42FD">
              <w:rPr>
                <w:noProof/>
                <w:webHidden/>
              </w:rPr>
              <w:tab/>
              <w:delText>151</w:delText>
            </w:r>
          </w:del>
        </w:p>
        <w:p w:rsidR="002B595F" w:rsidDel="000C42FD" w:rsidRDefault="002B595F">
          <w:pPr>
            <w:pStyle w:val="TOC3"/>
            <w:rPr>
              <w:del w:id="605" w:author="Pawan Chugh" w:date="2017-09-11T16:39:00Z"/>
              <w:rFonts w:asciiTheme="minorHAnsi" w:eastAsiaTheme="minorEastAsia" w:hAnsiTheme="minorHAnsi" w:cstheme="minorBidi"/>
              <w:noProof/>
              <w:sz w:val="22"/>
              <w:szCs w:val="22"/>
            </w:rPr>
          </w:pPr>
          <w:del w:id="606" w:author="Pawan Chugh" w:date="2017-09-11T16:39:00Z">
            <w:r w:rsidRPr="000C42FD" w:rsidDel="000C42FD">
              <w:rPr>
                <w:noProof/>
                <w:rPrChange w:id="607" w:author="Pawan Chugh" w:date="2017-09-11T16:39:00Z">
                  <w:rPr>
                    <w:rStyle w:val="Hyperlink"/>
                    <w:noProof/>
                  </w:rPr>
                </w:rPrChange>
              </w:rPr>
              <w:delText>Delete Subscription Request</w:delText>
            </w:r>
            <w:r w:rsidDel="000C42FD">
              <w:rPr>
                <w:noProof/>
                <w:webHidden/>
              </w:rPr>
              <w:tab/>
              <w:delText>152</w:delText>
            </w:r>
          </w:del>
        </w:p>
        <w:p w:rsidR="002B595F" w:rsidDel="000C42FD" w:rsidRDefault="002B595F">
          <w:pPr>
            <w:pStyle w:val="TOC3"/>
            <w:rPr>
              <w:del w:id="608" w:author="Pawan Chugh" w:date="2017-09-11T16:39:00Z"/>
              <w:rFonts w:asciiTheme="minorHAnsi" w:eastAsiaTheme="minorEastAsia" w:hAnsiTheme="minorHAnsi" w:cstheme="minorBidi"/>
              <w:noProof/>
              <w:sz w:val="22"/>
              <w:szCs w:val="22"/>
            </w:rPr>
          </w:pPr>
          <w:del w:id="609" w:author="Pawan Chugh" w:date="2017-09-11T16:39:00Z">
            <w:r w:rsidRPr="000C42FD" w:rsidDel="000C42FD">
              <w:rPr>
                <w:noProof/>
                <w:rPrChange w:id="610" w:author="Pawan Chugh" w:date="2017-09-11T16:39:00Z">
                  <w:rPr>
                    <w:rStyle w:val="Hyperlink"/>
                    <w:noProof/>
                  </w:rPr>
                </w:rPrChange>
              </w:rPr>
              <w:delText>On Demand Payment Request</w:delText>
            </w:r>
            <w:r w:rsidDel="000C42FD">
              <w:rPr>
                <w:noProof/>
                <w:webHidden/>
              </w:rPr>
              <w:tab/>
              <w:delText>152</w:delText>
            </w:r>
          </w:del>
        </w:p>
        <w:p w:rsidR="002B595F" w:rsidDel="000C42FD" w:rsidRDefault="002B595F">
          <w:pPr>
            <w:pStyle w:val="TOC3"/>
            <w:rPr>
              <w:del w:id="611" w:author="Pawan Chugh" w:date="2017-09-11T16:39:00Z"/>
              <w:rFonts w:asciiTheme="minorHAnsi" w:eastAsiaTheme="minorEastAsia" w:hAnsiTheme="minorHAnsi" w:cstheme="minorBidi"/>
              <w:noProof/>
              <w:sz w:val="22"/>
              <w:szCs w:val="22"/>
            </w:rPr>
          </w:pPr>
          <w:del w:id="612" w:author="Pawan Chugh" w:date="2017-09-11T16:39:00Z">
            <w:r w:rsidRPr="000C42FD" w:rsidDel="000C42FD">
              <w:rPr>
                <w:noProof/>
                <w:rPrChange w:id="613" w:author="Pawan Chugh" w:date="2017-09-11T16:39:00Z">
                  <w:rPr>
                    <w:rStyle w:val="Hyperlink"/>
                    <w:noProof/>
                  </w:rPr>
                </w:rPrChange>
              </w:rPr>
              <w:delText>Check Status Request</w:delText>
            </w:r>
            <w:r w:rsidDel="000C42FD">
              <w:rPr>
                <w:noProof/>
                <w:webHidden/>
              </w:rPr>
              <w:tab/>
              <w:delText>152</w:delText>
            </w:r>
          </w:del>
        </w:p>
        <w:p w:rsidR="002B595F" w:rsidDel="000C42FD" w:rsidRDefault="002B595F">
          <w:pPr>
            <w:pStyle w:val="TOC3"/>
            <w:rPr>
              <w:del w:id="614" w:author="Pawan Chugh" w:date="2017-09-11T16:39:00Z"/>
              <w:rFonts w:asciiTheme="minorHAnsi" w:eastAsiaTheme="minorEastAsia" w:hAnsiTheme="minorHAnsi" w:cstheme="minorBidi"/>
              <w:noProof/>
              <w:sz w:val="22"/>
              <w:szCs w:val="22"/>
            </w:rPr>
          </w:pPr>
          <w:del w:id="615" w:author="Pawan Chugh" w:date="2017-09-11T16:39:00Z">
            <w:r w:rsidRPr="000C42FD" w:rsidDel="000C42FD">
              <w:rPr>
                <w:noProof/>
                <w:rPrChange w:id="616" w:author="Pawan Chugh" w:date="2017-09-11T16:39:00Z">
                  <w:rPr>
                    <w:rStyle w:val="Hyperlink"/>
                    <w:noProof/>
                  </w:rPr>
                </w:rPrChange>
              </w:rPr>
              <w:delText>Capture Request</w:delText>
            </w:r>
            <w:r w:rsidDel="000C42FD">
              <w:rPr>
                <w:noProof/>
                <w:webHidden/>
              </w:rPr>
              <w:tab/>
              <w:delText>152</w:delText>
            </w:r>
          </w:del>
        </w:p>
        <w:p w:rsidR="002B595F" w:rsidDel="000C42FD" w:rsidRDefault="002B595F">
          <w:pPr>
            <w:pStyle w:val="TOC3"/>
            <w:rPr>
              <w:del w:id="617" w:author="Pawan Chugh" w:date="2017-09-11T16:39:00Z"/>
              <w:rFonts w:asciiTheme="minorHAnsi" w:eastAsiaTheme="minorEastAsia" w:hAnsiTheme="minorHAnsi" w:cstheme="minorBidi"/>
              <w:noProof/>
              <w:sz w:val="22"/>
              <w:szCs w:val="22"/>
            </w:rPr>
          </w:pPr>
          <w:del w:id="618" w:author="Pawan Chugh" w:date="2017-09-11T16:39:00Z">
            <w:r w:rsidRPr="000C42FD" w:rsidDel="000C42FD">
              <w:rPr>
                <w:noProof/>
                <w:rPrChange w:id="619" w:author="Pawan Chugh" w:date="2017-09-11T16:39:00Z">
                  <w:rPr>
                    <w:rStyle w:val="Hyperlink"/>
                    <w:noProof/>
                  </w:rPr>
                </w:rPrChange>
              </w:rPr>
              <w:delText>Auth Reversal Request</w:delText>
            </w:r>
            <w:r w:rsidDel="000C42FD">
              <w:rPr>
                <w:noProof/>
                <w:webHidden/>
              </w:rPr>
              <w:tab/>
              <w:delText>153</w:delText>
            </w:r>
          </w:del>
        </w:p>
        <w:p w:rsidR="002B595F" w:rsidDel="000C42FD" w:rsidRDefault="002B595F">
          <w:pPr>
            <w:pStyle w:val="TOC3"/>
            <w:rPr>
              <w:del w:id="620" w:author="Pawan Chugh" w:date="2017-09-11T16:39:00Z"/>
              <w:rFonts w:asciiTheme="minorHAnsi" w:eastAsiaTheme="minorEastAsia" w:hAnsiTheme="minorHAnsi" w:cstheme="minorBidi"/>
              <w:noProof/>
              <w:sz w:val="22"/>
              <w:szCs w:val="22"/>
            </w:rPr>
          </w:pPr>
          <w:del w:id="621" w:author="Pawan Chugh" w:date="2017-09-11T16:39:00Z">
            <w:r w:rsidRPr="000C42FD" w:rsidDel="000C42FD">
              <w:rPr>
                <w:noProof/>
                <w:rPrChange w:id="622" w:author="Pawan Chugh" w:date="2017-09-11T16:39:00Z">
                  <w:rPr>
                    <w:rStyle w:val="Hyperlink"/>
                    <w:noProof/>
                  </w:rPr>
                </w:rPrChange>
              </w:rPr>
              <w:delText>Sale Request</w:delText>
            </w:r>
            <w:r w:rsidDel="000C42FD">
              <w:rPr>
                <w:noProof/>
                <w:webHidden/>
              </w:rPr>
              <w:tab/>
              <w:delText>153</w:delText>
            </w:r>
          </w:del>
        </w:p>
        <w:p w:rsidR="002B595F" w:rsidDel="000C42FD" w:rsidRDefault="002B595F">
          <w:pPr>
            <w:pStyle w:val="TOC3"/>
            <w:rPr>
              <w:del w:id="623" w:author="Pawan Chugh" w:date="2017-09-11T16:39:00Z"/>
              <w:rFonts w:asciiTheme="minorHAnsi" w:eastAsiaTheme="minorEastAsia" w:hAnsiTheme="minorHAnsi" w:cstheme="minorBidi"/>
              <w:noProof/>
              <w:sz w:val="22"/>
              <w:szCs w:val="22"/>
            </w:rPr>
          </w:pPr>
          <w:del w:id="624" w:author="Pawan Chugh" w:date="2017-09-11T16:39:00Z">
            <w:r w:rsidRPr="000C42FD" w:rsidDel="000C42FD">
              <w:rPr>
                <w:noProof/>
                <w:rPrChange w:id="625" w:author="Pawan Chugh" w:date="2017-09-11T16:39:00Z">
                  <w:rPr>
                    <w:rStyle w:val="Hyperlink"/>
                    <w:noProof/>
                  </w:rPr>
                </w:rPrChange>
              </w:rPr>
              <w:delText>Authorize Request</w:delText>
            </w:r>
            <w:r w:rsidDel="000C42FD">
              <w:rPr>
                <w:noProof/>
                <w:webHidden/>
              </w:rPr>
              <w:tab/>
              <w:delText>153</w:delText>
            </w:r>
          </w:del>
        </w:p>
        <w:p w:rsidR="002B595F" w:rsidDel="000C42FD" w:rsidRDefault="002B595F">
          <w:pPr>
            <w:pStyle w:val="TOC3"/>
            <w:rPr>
              <w:del w:id="626" w:author="Pawan Chugh" w:date="2017-09-11T16:39:00Z"/>
              <w:rFonts w:asciiTheme="minorHAnsi" w:eastAsiaTheme="minorEastAsia" w:hAnsiTheme="minorHAnsi" w:cstheme="minorBidi"/>
              <w:noProof/>
              <w:sz w:val="22"/>
              <w:szCs w:val="22"/>
            </w:rPr>
          </w:pPr>
          <w:del w:id="627" w:author="Pawan Chugh" w:date="2017-09-11T16:39:00Z">
            <w:r w:rsidRPr="000C42FD" w:rsidDel="000C42FD">
              <w:rPr>
                <w:noProof/>
                <w:rPrChange w:id="628" w:author="Pawan Chugh" w:date="2017-09-11T16:39:00Z">
                  <w:rPr>
                    <w:rStyle w:val="Hyperlink"/>
                    <w:noProof/>
                  </w:rPr>
                </w:rPrChange>
              </w:rPr>
              <w:delText>Refund Request</w:delText>
            </w:r>
            <w:r w:rsidDel="000C42FD">
              <w:rPr>
                <w:noProof/>
                <w:webHidden/>
              </w:rPr>
              <w:tab/>
              <w:delText>153</w:delText>
            </w:r>
          </w:del>
        </w:p>
        <w:p w:rsidR="002B595F" w:rsidDel="000C42FD" w:rsidRDefault="002B595F">
          <w:pPr>
            <w:pStyle w:val="TOC3"/>
            <w:rPr>
              <w:del w:id="629" w:author="Pawan Chugh" w:date="2017-09-11T16:39:00Z"/>
              <w:rFonts w:asciiTheme="minorHAnsi" w:eastAsiaTheme="minorEastAsia" w:hAnsiTheme="minorHAnsi" w:cstheme="minorBidi"/>
              <w:noProof/>
              <w:sz w:val="22"/>
              <w:szCs w:val="22"/>
            </w:rPr>
          </w:pPr>
          <w:del w:id="630" w:author="Pawan Chugh" w:date="2017-09-11T16:39:00Z">
            <w:r w:rsidRPr="000C42FD" w:rsidDel="000C42FD">
              <w:rPr>
                <w:noProof/>
                <w:rPrChange w:id="631" w:author="Pawan Chugh" w:date="2017-09-11T16:39:00Z">
                  <w:rPr>
                    <w:rStyle w:val="Hyperlink"/>
                    <w:noProof/>
                  </w:rPr>
                </w:rPrChange>
              </w:rPr>
              <w:delText>Cancel Request</w:delText>
            </w:r>
            <w:r w:rsidDel="000C42FD">
              <w:rPr>
                <w:noProof/>
                <w:webHidden/>
              </w:rPr>
              <w:tab/>
              <w:delText>154</w:delText>
            </w:r>
          </w:del>
        </w:p>
        <w:p w:rsidR="002B595F" w:rsidDel="000C42FD" w:rsidRDefault="002B595F">
          <w:pPr>
            <w:pStyle w:val="TOC3"/>
            <w:rPr>
              <w:del w:id="632" w:author="Pawan Chugh" w:date="2017-09-11T16:39:00Z"/>
              <w:rFonts w:asciiTheme="minorHAnsi" w:eastAsiaTheme="minorEastAsia" w:hAnsiTheme="minorHAnsi" w:cstheme="minorBidi"/>
              <w:noProof/>
              <w:sz w:val="22"/>
              <w:szCs w:val="22"/>
            </w:rPr>
          </w:pPr>
          <w:del w:id="633" w:author="Pawan Chugh" w:date="2017-09-11T16:39:00Z">
            <w:r w:rsidRPr="000C42FD" w:rsidDel="000C42FD">
              <w:rPr>
                <w:noProof/>
                <w:rPrChange w:id="634" w:author="Pawan Chugh" w:date="2017-09-11T16:39:00Z">
                  <w:rPr>
                    <w:rStyle w:val="Hyperlink"/>
                    <w:noProof/>
                  </w:rPr>
                </w:rPrChange>
              </w:rPr>
              <w:delText>Secure Acceptance Web / Mobile Create Token Request</w:delText>
            </w:r>
            <w:r w:rsidDel="000C42FD">
              <w:rPr>
                <w:noProof/>
                <w:webHidden/>
              </w:rPr>
              <w:tab/>
              <w:delText>154</w:delText>
            </w:r>
          </w:del>
        </w:p>
        <w:p w:rsidR="002B595F" w:rsidDel="000C42FD" w:rsidRDefault="002B595F">
          <w:pPr>
            <w:pStyle w:val="TOC3"/>
            <w:rPr>
              <w:del w:id="635" w:author="Pawan Chugh" w:date="2017-09-11T16:39:00Z"/>
              <w:rFonts w:asciiTheme="minorHAnsi" w:eastAsiaTheme="minorEastAsia" w:hAnsiTheme="minorHAnsi" w:cstheme="minorBidi"/>
              <w:noProof/>
              <w:sz w:val="22"/>
              <w:szCs w:val="22"/>
            </w:rPr>
          </w:pPr>
          <w:del w:id="636" w:author="Pawan Chugh" w:date="2017-09-11T16:39:00Z">
            <w:r w:rsidRPr="000C42FD" w:rsidDel="000C42FD">
              <w:rPr>
                <w:noProof/>
                <w:rPrChange w:id="637" w:author="Pawan Chugh" w:date="2017-09-11T16:39:00Z">
                  <w:rPr>
                    <w:rStyle w:val="Hyperlink"/>
                    <w:noProof/>
                  </w:rPr>
                </w:rPrChange>
              </w:rPr>
              <w:delText>Apple Pay</w:delText>
            </w:r>
            <w:r w:rsidDel="000C42FD">
              <w:rPr>
                <w:noProof/>
                <w:webHidden/>
              </w:rPr>
              <w:tab/>
              <w:delText>154</w:delText>
            </w:r>
          </w:del>
        </w:p>
        <w:p w:rsidR="002B595F" w:rsidDel="000C42FD" w:rsidRDefault="002B595F">
          <w:pPr>
            <w:pStyle w:val="TOC3"/>
            <w:rPr>
              <w:del w:id="638" w:author="Pawan Chugh" w:date="2017-09-11T16:39:00Z"/>
              <w:rFonts w:asciiTheme="minorHAnsi" w:eastAsiaTheme="minorEastAsia" w:hAnsiTheme="minorHAnsi" w:cstheme="minorBidi"/>
              <w:noProof/>
              <w:sz w:val="22"/>
              <w:szCs w:val="22"/>
            </w:rPr>
          </w:pPr>
          <w:del w:id="639" w:author="Pawan Chugh" w:date="2017-09-11T16:39:00Z">
            <w:r w:rsidRPr="000C42FD" w:rsidDel="000C42FD">
              <w:rPr>
                <w:noProof/>
                <w:rPrChange w:id="640" w:author="Pawan Chugh" w:date="2017-09-11T16:39:00Z">
                  <w:rPr>
                    <w:rStyle w:val="Hyperlink"/>
                    <w:noProof/>
                  </w:rPr>
                </w:rPrChange>
              </w:rPr>
              <w:delText>Android Pay</w:delText>
            </w:r>
            <w:r w:rsidDel="000C42FD">
              <w:rPr>
                <w:noProof/>
                <w:webHidden/>
              </w:rPr>
              <w:tab/>
              <w:delText>159</w:delText>
            </w:r>
          </w:del>
        </w:p>
        <w:p w:rsidR="002B595F" w:rsidDel="000C42FD" w:rsidRDefault="002B595F">
          <w:pPr>
            <w:pStyle w:val="TOC2"/>
            <w:rPr>
              <w:del w:id="641" w:author="Pawan Chugh" w:date="2017-09-11T16:39:00Z"/>
              <w:rFonts w:asciiTheme="minorHAnsi" w:eastAsiaTheme="minorEastAsia" w:hAnsiTheme="minorHAnsi" w:cstheme="minorBidi"/>
              <w:noProof/>
              <w:sz w:val="22"/>
              <w:szCs w:val="22"/>
            </w:rPr>
          </w:pPr>
          <w:del w:id="642" w:author="Pawan Chugh" w:date="2017-09-11T16:39:00Z">
            <w:r w:rsidRPr="000C42FD" w:rsidDel="000C42FD">
              <w:rPr>
                <w:noProof/>
                <w:rPrChange w:id="643" w:author="Pawan Chugh" w:date="2017-09-11T16:39:00Z">
                  <w:rPr>
                    <w:rStyle w:val="Hyperlink"/>
                    <w:noProof/>
                  </w:rPr>
                </w:rPrChange>
              </w:rPr>
              <w:delText>Cartridges Structure and Reference</w:delText>
            </w:r>
            <w:r w:rsidDel="000C42FD">
              <w:rPr>
                <w:noProof/>
                <w:webHidden/>
              </w:rPr>
              <w:tab/>
              <w:delText>164</w:delText>
            </w:r>
          </w:del>
        </w:p>
        <w:p w:rsidR="002B595F" w:rsidDel="000C42FD" w:rsidRDefault="002B595F">
          <w:pPr>
            <w:pStyle w:val="TOC1"/>
            <w:rPr>
              <w:del w:id="644" w:author="Pawan Chugh" w:date="2017-09-11T16:39:00Z"/>
              <w:rFonts w:asciiTheme="minorHAnsi" w:eastAsiaTheme="minorEastAsia" w:hAnsiTheme="minorHAnsi" w:cstheme="minorBidi"/>
              <w:b w:val="0"/>
              <w:noProof/>
              <w:sz w:val="22"/>
              <w:szCs w:val="22"/>
            </w:rPr>
          </w:pPr>
          <w:del w:id="645" w:author="Pawan Chugh" w:date="2017-09-11T16:39:00Z">
            <w:r w:rsidRPr="000C42FD" w:rsidDel="000C42FD">
              <w:rPr>
                <w:noProof/>
                <w:rPrChange w:id="646" w:author="Pawan Chugh" w:date="2017-09-11T16:39:00Z">
                  <w:rPr>
                    <w:rStyle w:val="Hyperlink"/>
                    <w:noProof/>
                  </w:rPr>
                </w:rPrChange>
              </w:rPr>
              <w:delText>Typical Project Plan</w:delText>
            </w:r>
            <w:r w:rsidDel="000C42FD">
              <w:rPr>
                <w:noProof/>
                <w:webHidden/>
              </w:rPr>
              <w:tab/>
              <w:delText>164</w:delText>
            </w:r>
          </w:del>
        </w:p>
        <w:p w:rsidR="002B595F" w:rsidDel="000C42FD" w:rsidRDefault="002B595F">
          <w:pPr>
            <w:pStyle w:val="TOC2"/>
            <w:rPr>
              <w:del w:id="647" w:author="Pawan Chugh" w:date="2017-09-11T16:39:00Z"/>
              <w:rFonts w:asciiTheme="minorHAnsi" w:eastAsiaTheme="minorEastAsia" w:hAnsiTheme="minorHAnsi" w:cstheme="minorBidi"/>
              <w:noProof/>
              <w:sz w:val="22"/>
              <w:szCs w:val="22"/>
            </w:rPr>
          </w:pPr>
          <w:del w:id="648" w:author="Pawan Chugh" w:date="2017-09-11T16:39:00Z">
            <w:r w:rsidRPr="000C42FD" w:rsidDel="000C42FD">
              <w:rPr>
                <w:noProof/>
                <w:rPrChange w:id="649" w:author="Pawan Chugh" w:date="2017-09-11T16:39:00Z">
                  <w:rPr>
                    <w:rStyle w:val="Hyperlink"/>
                    <w:noProof/>
                  </w:rPr>
                </w:rPrChange>
              </w:rPr>
              <w:delText>Roles, Responsibilities</w:delText>
            </w:r>
            <w:r w:rsidDel="000C42FD">
              <w:rPr>
                <w:noProof/>
                <w:webHidden/>
              </w:rPr>
              <w:tab/>
              <w:delText>164</w:delText>
            </w:r>
          </w:del>
        </w:p>
        <w:p w:rsidR="002B595F" w:rsidDel="000C42FD" w:rsidRDefault="002B595F">
          <w:pPr>
            <w:pStyle w:val="TOC2"/>
            <w:rPr>
              <w:del w:id="650" w:author="Pawan Chugh" w:date="2017-09-11T16:39:00Z"/>
              <w:rFonts w:asciiTheme="minorHAnsi" w:eastAsiaTheme="minorEastAsia" w:hAnsiTheme="minorHAnsi" w:cstheme="minorBidi"/>
              <w:noProof/>
              <w:sz w:val="22"/>
              <w:szCs w:val="22"/>
            </w:rPr>
          </w:pPr>
          <w:del w:id="651" w:author="Pawan Chugh" w:date="2017-09-11T16:39:00Z">
            <w:r w:rsidRPr="000C42FD" w:rsidDel="000C42FD">
              <w:rPr>
                <w:noProof/>
                <w:rPrChange w:id="652" w:author="Pawan Chugh" w:date="2017-09-11T16:39:00Z">
                  <w:rPr>
                    <w:rStyle w:val="Hyperlink"/>
                    <w:noProof/>
                  </w:rPr>
                </w:rPrChange>
              </w:rPr>
              <w:delText>Typical Efforts and Timelines</w:delText>
            </w:r>
            <w:r w:rsidDel="000C42FD">
              <w:rPr>
                <w:noProof/>
                <w:webHidden/>
              </w:rPr>
              <w:tab/>
              <w:delText>165</w:delText>
            </w:r>
          </w:del>
        </w:p>
        <w:p w:rsidR="002B595F" w:rsidDel="000C42FD" w:rsidRDefault="002B595F">
          <w:pPr>
            <w:pStyle w:val="TOC2"/>
            <w:rPr>
              <w:del w:id="653" w:author="Pawan Chugh" w:date="2017-09-11T16:39:00Z"/>
              <w:rFonts w:asciiTheme="minorHAnsi" w:eastAsiaTheme="minorEastAsia" w:hAnsiTheme="minorHAnsi" w:cstheme="minorBidi"/>
              <w:noProof/>
              <w:sz w:val="22"/>
              <w:szCs w:val="22"/>
            </w:rPr>
          </w:pPr>
          <w:del w:id="654" w:author="Pawan Chugh" w:date="2017-09-11T16:39:00Z">
            <w:r w:rsidRPr="000C42FD" w:rsidDel="000C42FD">
              <w:rPr>
                <w:noProof/>
                <w:rPrChange w:id="655" w:author="Pawan Chugh" w:date="2017-09-11T16:39:00Z">
                  <w:rPr>
                    <w:rStyle w:val="Hyperlink"/>
                    <w:noProof/>
                  </w:rPr>
                </w:rPrChange>
              </w:rPr>
              <w:delText>Pre-Production Steps</w:delText>
            </w:r>
            <w:r w:rsidDel="000C42FD">
              <w:rPr>
                <w:noProof/>
                <w:webHidden/>
              </w:rPr>
              <w:tab/>
              <w:delText>167</w:delText>
            </w:r>
          </w:del>
        </w:p>
        <w:p w:rsidR="002B595F" w:rsidDel="000C42FD" w:rsidRDefault="002B595F">
          <w:pPr>
            <w:pStyle w:val="TOC1"/>
            <w:rPr>
              <w:del w:id="656" w:author="Pawan Chugh" w:date="2017-09-11T16:39:00Z"/>
              <w:rFonts w:asciiTheme="minorHAnsi" w:eastAsiaTheme="minorEastAsia" w:hAnsiTheme="minorHAnsi" w:cstheme="minorBidi"/>
              <w:b w:val="0"/>
              <w:noProof/>
              <w:sz w:val="22"/>
              <w:szCs w:val="22"/>
            </w:rPr>
          </w:pPr>
          <w:del w:id="657" w:author="Pawan Chugh" w:date="2017-09-11T16:39:00Z">
            <w:r w:rsidRPr="000C42FD" w:rsidDel="000C42FD">
              <w:rPr>
                <w:noProof/>
                <w:rPrChange w:id="658" w:author="Pawan Chugh" w:date="2017-09-11T16:39:00Z">
                  <w:rPr>
                    <w:rStyle w:val="Hyperlink"/>
                    <w:noProof/>
                  </w:rPr>
                </w:rPrChange>
              </w:rPr>
              <w:delText>Known Issues</w:delText>
            </w:r>
            <w:r w:rsidDel="000C42FD">
              <w:rPr>
                <w:noProof/>
                <w:webHidden/>
              </w:rPr>
              <w:tab/>
              <w:delText>168</w:delText>
            </w:r>
          </w:del>
        </w:p>
        <w:p w:rsidR="002B595F" w:rsidDel="000C42FD" w:rsidRDefault="002B595F">
          <w:pPr>
            <w:pStyle w:val="TOC1"/>
            <w:rPr>
              <w:del w:id="659" w:author="Pawan Chugh" w:date="2017-09-11T16:39:00Z"/>
              <w:rFonts w:asciiTheme="minorHAnsi" w:eastAsiaTheme="minorEastAsia" w:hAnsiTheme="minorHAnsi" w:cstheme="minorBidi"/>
              <w:b w:val="0"/>
              <w:noProof/>
              <w:sz w:val="22"/>
              <w:szCs w:val="22"/>
            </w:rPr>
          </w:pPr>
          <w:del w:id="660" w:author="Pawan Chugh" w:date="2017-09-11T16:39:00Z">
            <w:r w:rsidRPr="000C42FD" w:rsidDel="000C42FD">
              <w:rPr>
                <w:noProof/>
                <w:rPrChange w:id="661" w:author="Pawan Chugh" w:date="2017-09-11T16:39:00Z">
                  <w:rPr>
                    <w:rStyle w:val="Hyperlink"/>
                    <w:noProof/>
                  </w:rPr>
                </w:rPrChange>
              </w:rPr>
              <w:delText>CyberSource document links</w:delText>
            </w:r>
            <w:r w:rsidDel="000C42FD">
              <w:rPr>
                <w:noProof/>
                <w:webHidden/>
              </w:rPr>
              <w:tab/>
              <w:delText>168</w:delText>
            </w:r>
          </w:del>
        </w:p>
        <w:p w:rsidR="002B595F" w:rsidDel="000C42FD" w:rsidRDefault="002B595F">
          <w:pPr>
            <w:pStyle w:val="TOC1"/>
            <w:rPr>
              <w:del w:id="662" w:author="Pawan Chugh" w:date="2017-09-11T16:39:00Z"/>
              <w:rFonts w:asciiTheme="minorHAnsi" w:eastAsiaTheme="minorEastAsia" w:hAnsiTheme="minorHAnsi" w:cstheme="minorBidi"/>
              <w:b w:val="0"/>
              <w:noProof/>
              <w:sz w:val="22"/>
              <w:szCs w:val="22"/>
            </w:rPr>
          </w:pPr>
          <w:del w:id="663" w:author="Pawan Chugh" w:date="2017-09-11T16:39:00Z">
            <w:r w:rsidRPr="000C42FD" w:rsidDel="000C42FD">
              <w:rPr>
                <w:noProof/>
                <w:rPrChange w:id="664" w:author="Pawan Chugh" w:date="2017-09-11T16:39:00Z">
                  <w:rPr>
                    <w:rStyle w:val="Hyperlink"/>
                    <w:noProof/>
                  </w:rPr>
                </w:rPrChange>
              </w:rPr>
              <w:delText>Release History</w:delText>
            </w:r>
            <w:r w:rsidDel="000C42FD">
              <w:rPr>
                <w:noProof/>
                <w:webHidden/>
              </w:rPr>
              <w:tab/>
              <w:delText>169</w:delText>
            </w:r>
          </w:del>
        </w:p>
        <w:p w:rsidR="004029E8" w:rsidRPr="00E33D85" w:rsidRDefault="00F37628">
          <w:r w:rsidRPr="00E33D85">
            <w:rPr>
              <w:b/>
              <w:bCs/>
              <w:noProof/>
            </w:rPr>
            <w:fldChar w:fldCharType="end"/>
          </w:r>
        </w:p>
      </w:sdtContent>
    </w:sdt>
    <w:p w:rsidR="003D49FF" w:rsidRPr="00E33D85" w:rsidRDefault="003D49FF" w:rsidP="003D49FF">
      <w:pPr>
        <w:sectPr w:rsidR="003D49FF" w:rsidRPr="00E33D85">
          <w:headerReference w:type="even" r:id="rId9"/>
          <w:headerReference w:type="default" r:id="rId10"/>
          <w:footerReference w:type="even" r:id="rId11"/>
          <w:footerReference w:type="default" r:id="rId12"/>
          <w:headerReference w:type="first" r:id="rId13"/>
          <w:footerReference w:type="first" r:id="rId14"/>
          <w:pgSz w:w="12240" w:h="15840"/>
          <w:pgMar w:top="1080" w:right="1080" w:bottom="1440" w:left="1080" w:header="980" w:footer="980" w:gutter="0"/>
          <w:pgNumType w:fmt="lowerRoman"/>
          <w:cols w:space="720"/>
          <w:noEndnote/>
          <w:docGrid w:linePitch="299"/>
        </w:sectPr>
      </w:pPr>
    </w:p>
    <w:p w:rsidR="003D49FF" w:rsidRPr="00E33D85" w:rsidRDefault="003D49FF" w:rsidP="003D49FF">
      <w:pPr>
        <w:pStyle w:val="Heading1"/>
        <w:framePr w:wrap="notBeside"/>
        <w:rPr>
          <w:rFonts w:asciiTheme="minorHAnsi" w:hAnsiTheme="minorHAnsi"/>
        </w:rPr>
      </w:pPr>
      <w:bookmarkStart w:id="665" w:name="O_5623"/>
      <w:bookmarkStart w:id="666" w:name="O_6772"/>
      <w:bookmarkStart w:id="667" w:name="_Toc368651117"/>
      <w:bookmarkStart w:id="668" w:name="_Toc492911272"/>
      <w:bookmarkEnd w:id="665"/>
      <w:bookmarkEnd w:id="666"/>
      <w:r w:rsidRPr="00E33D85">
        <w:rPr>
          <w:rFonts w:asciiTheme="minorHAnsi" w:hAnsiTheme="minorHAnsi"/>
        </w:rPr>
        <w:lastRenderedPageBreak/>
        <w:t>Summary</w:t>
      </w:r>
      <w:bookmarkEnd w:id="667"/>
      <w:bookmarkEnd w:id="668"/>
    </w:p>
    <w:p w:rsidR="003D49FF" w:rsidRPr="00BA666D" w:rsidRDefault="003D49FF" w:rsidP="005C1822">
      <w:pPr>
        <w:pStyle w:val="BodyText"/>
      </w:pPr>
      <w:bookmarkStart w:id="669" w:name="O_4437"/>
      <w:bookmarkEnd w:id="669"/>
      <w:r w:rsidRPr="00BA666D">
        <w:t>This document provides technical overview and implementation details for each CyberSource service integrated within Demandware platform. The CyberSource cartridge extends the functionality of Demandware Storefront, enabling real time access to CyberSource eCommerce transaction services listed below.</w:t>
      </w:r>
    </w:p>
    <w:p w:rsidR="003D49FF" w:rsidRPr="00BA666D" w:rsidRDefault="003D49FF" w:rsidP="005C1822">
      <w:pPr>
        <w:pStyle w:val="BodyText"/>
      </w:pPr>
    </w:p>
    <w:p w:rsidR="00B61E08" w:rsidRPr="00BA666D" w:rsidRDefault="00B61E08" w:rsidP="005C1822">
      <w:pPr>
        <w:pStyle w:val="BodyText"/>
        <w:numPr>
          <w:ilvl w:val="0"/>
          <w:numId w:val="63"/>
        </w:numPr>
      </w:pPr>
      <w:r w:rsidRPr="00BA666D">
        <w:t xml:space="preserve">Credit Card </w:t>
      </w:r>
      <w:r w:rsidR="006501FB" w:rsidRPr="00BA666D">
        <w:t>Authorization</w:t>
      </w:r>
    </w:p>
    <w:p w:rsidR="00B61E08" w:rsidRPr="00BA666D" w:rsidRDefault="00B61E08" w:rsidP="005C1822">
      <w:pPr>
        <w:pStyle w:val="BodyText"/>
        <w:numPr>
          <w:ilvl w:val="0"/>
          <w:numId w:val="63"/>
        </w:numPr>
      </w:pPr>
      <w:r w:rsidRPr="00BA666D">
        <w:t>CyberSource Address Verification</w:t>
      </w:r>
    </w:p>
    <w:p w:rsidR="00B61E08" w:rsidRPr="00BA666D" w:rsidRDefault="00B61E08" w:rsidP="005C1822">
      <w:pPr>
        <w:pStyle w:val="BodyText"/>
        <w:numPr>
          <w:ilvl w:val="0"/>
          <w:numId w:val="63"/>
        </w:numPr>
      </w:pPr>
      <w:r w:rsidRPr="00BA666D">
        <w:t xml:space="preserve">Delivery Address Verification </w:t>
      </w:r>
    </w:p>
    <w:p w:rsidR="00B61E08" w:rsidRPr="00BA666D" w:rsidRDefault="00B61E08" w:rsidP="005C1822">
      <w:pPr>
        <w:pStyle w:val="BodyText"/>
        <w:numPr>
          <w:ilvl w:val="0"/>
          <w:numId w:val="63"/>
        </w:numPr>
      </w:pPr>
      <w:r w:rsidRPr="00BA666D">
        <w:t xml:space="preserve">Payment Tokenization </w:t>
      </w:r>
    </w:p>
    <w:p w:rsidR="00B61E08" w:rsidRPr="00BA666D" w:rsidRDefault="00025B82" w:rsidP="005C1822">
      <w:pPr>
        <w:pStyle w:val="BodyText"/>
        <w:numPr>
          <w:ilvl w:val="0"/>
          <w:numId w:val="63"/>
        </w:numPr>
      </w:pPr>
      <w:r w:rsidRPr="00BA666D">
        <w:t>Payer Authentication</w:t>
      </w:r>
    </w:p>
    <w:p w:rsidR="00EB5B6C" w:rsidRPr="00BA666D" w:rsidRDefault="00EB5B6C" w:rsidP="005C1822">
      <w:pPr>
        <w:pStyle w:val="BodyText"/>
        <w:numPr>
          <w:ilvl w:val="0"/>
          <w:numId w:val="63"/>
        </w:numPr>
      </w:pPr>
      <w:r w:rsidRPr="00BA666D">
        <w:t>Tax Service</w:t>
      </w:r>
    </w:p>
    <w:p w:rsidR="00EB5B6C" w:rsidRPr="00BA666D" w:rsidRDefault="00EB5B6C" w:rsidP="005C1822">
      <w:pPr>
        <w:pStyle w:val="BodyText"/>
        <w:numPr>
          <w:ilvl w:val="0"/>
          <w:numId w:val="63"/>
        </w:numPr>
      </w:pPr>
      <w:r w:rsidRPr="00BA666D">
        <w:t xml:space="preserve">Credit Card Secure Acceptance  Web /Mobile  </w:t>
      </w:r>
    </w:p>
    <w:p w:rsidR="00EB5B6C" w:rsidRPr="00BA666D" w:rsidRDefault="00EB5B6C" w:rsidP="005C1822">
      <w:pPr>
        <w:pStyle w:val="BodyText"/>
        <w:numPr>
          <w:ilvl w:val="1"/>
          <w:numId w:val="63"/>
        </w:numPr>
      </w:pPr>
      <w:r w:rsidRPr="00BA666D">
        <w:t>Redirect method</w:t>
      </w:r>
    </w:p>
    <w:p w:rsidR="00B7327A" w:rsidRPr="00BA666D" w:rsidRDefault="000B6A3D" w:rsidP="005C1822">
      <w:pPr>
        <w:pStyle w:val="BodyText"/>
        <w:numPr>
          <w:ilvl w:val="1"/>
          <w:numId w:val="63"/>
        </w:numPr>
      </w:pPr>
      <w:r w:rsidRPr="00BA666D">
        <w:t>Iframe</w:t>
      </w:r>
      <w:r w:rsidR="00EB5B6C" w:rsidRPr="00BA666D">
        <w:t xml:space="preserve"> method</w:t>
      </w:r>
    </w:p>
    <w:p w:rsidR="00B7327A" w:rsidRPr="00BA666D" w:rsidRDefault="00B7327A" w:rsidP="005C1822">
      <w:pPr>
        <w:pStyle w:val="BodyText"/>
        <w:numPr>
          <w:ilvl w:val="0"/>
          <w:numId w:val="63"/>
        </w:numPr>
      </w:pPr>
      <w:r w:rsidRPr="00BA666D">
        <w:t>Credit Card Secure Acceptance Silent Order Post</w:t>
      </w:r>
    </w:p>
    <w:p w:rsidR="00B7327A" w:rsidRPr="00BA666D" w:rsidRDefault="00B7327A" w:rsidP="005C1822">
      <w:pPr>
        <w:pStyle w:val="BodyText"/>
        <w:numPr>
          <w:ilvl w:val="0"/>
          <w:numId w:val="63"/>
        </w:numPr>
      </w:pPr>
      <w:r w:rsidRPr="00BA666D">
        <w:t>Visa Checkout</w:t>
      </w:r>
    </w:p>
    <w:p w:rsidR="00B7327A" w:rsidRPr="00BA666D" w:rsidRDefault="00B7327A" w:rsidP="005C1822">
      <w:pPr>
        <w:pStyle w:val="BodyText"/>
        <w:numPr>
          <w:ilvl w:val="0"/>
          <w:numId w:val="63"/>
        </w:numPr>
      </w:pPr>
      <w:r w:rsidRPr="00BA666D">
        <w:t xml:space="preserve">AliPay </w:t>
      </w:r>
    </w:p>
    <w:p w:rsidR="00B7327A" w:rsidRPr="00BA666D" w:rsidRDefault="00B7327A" w:rsidP="005C1822">
      <w:pPr>
        <w:pStyle w:val="BodyText"/>
        <w:numPr>
          <w:ilvl w:val="1"/>
          <w:numId w:val="63"/>
        </w:numPr>
      </w:pPr>
      <w:r w:rsidRPr="00BA666D">
        <w:t>Domestic</w:t>
      </w:r>
    </w:p>
    <w:p w:rsidR="00B7327A" w:rsidRPr="00BA666D" w:rsidRDefault="00B7327A" w:rsidP="005C1822">
      <w:pPr>
        <w:pStyle w:val="BodyText"/>
        <w:numPr>
          <w:ilvl w:val="1"/>
          <w:numId w:val="63"/>
        </w:numPr>
      </w:pPr>
      <w:r w:rsidRPr="00BA666D">
        <w:t>International</w:t>
      </w:r>
    </w:p>
    <w:p w:rsidR="00B7327A" w:rsidRPr="00BA666D" w:rsidRDefault="00B7327A" w:rsidP="005C1822">
      <w:pPr>
        <w:pStyle w:val="BodyText"/>
        <w:numPr>
          <w:ilvl w:val="0"/>
          <w:numId w:val="63"/>
        </w:numPr>
      </w:pPr>
      <w:r w:rsidRPr="00BA666D">
        <w:t>Retail POS</w:t>
      </w:r>
    </w:p>
    <w:p w:rsidR="00025B82" w:rsidRPr="00BA666D" w:rsidRDefault="00025B82" w:rsidP="005C1822">
      <w:pPr>
        <w:pStyle w:val="BodyText"/>
        <w:numPr>
          <w:ilvl w:val="0"/>
          <w:numId w:val="63"/>
        </w:numPr>
      </w:pPr>
      <w:r w:rsidRPr="00BA666D">
        <w:t>Klarna</w:t>
      </w:r>
      <w:r w:rsidR="00F36A30">
        <w:t xml:space="preserve"> </w:t>
      </w:r>
    </w:p>
    <w:p w:rsidR="00B7327A" w:rsidRPr="00BA666D" w:rsidRDefault="00B7327A" w:rsidP="005C1822">
      <w:pPr>
        <w:pStyle w:val="BodyText"/>
        <w:numPr>
          <w:ilvl w:val="0"/>
          <w:numId w:val="63"/>
        </w:numPr>
      </w:pPr>
      <w:r w:rsidRPr="00BA666D">
        <w:t>Bank Transfer APM’s</w:t>
      </w:r>
    </w:p>
    <w:p w:rsidR="00B7327A" w:rsidRDefault="00694926" w:rsidP="005C1822">
      <w:pPr>
        <w:pStyle w:val="BodyText"/>
        <w:numPr>
          <w:ilvl w:val="1"/>
          <w:numId w:val="63"/>
        </w:numPr>
      </w:pPr>
      <w:r>
        <w:t>SOFORT</w:t>
      </w:r>
    </w:p>
    <w:p w:rsidR="00694926" w:rsidRDefault="00694926" w:rsidP="005C1822">
      <w:pPr>
        <w:pStyle w:val="BodyText"/>
        <w:numPr>
          <w:ilvl w:val="1"/>
          <w:numId w:val="63"/>
        </w:numPr>
      </w:pPr>
      <w:r>
        <w:t>BANCONTACT</w:t>
      </w:r>
    </w:p>
    <w:p w:rsidR="00694926" w:rsidRDefault="00694926" w:rsidP="005C1822">
      <w:pPr>
        <w:pStyle w:val="BodyText"/>
        <w:numPr>
          <w:ilvl w:val="1"/>
          <w:numId w:val="63"/>
        </w:numPr>
      </w:pPr>
      <w:r>
        <w:t>GIROPAY</w:t>
      </w:r>
    </w:p>
    <w:p w:rsidR="00694926" w:rsidRDefault="00694926" w:rsidP="005C1822">
      <w:pPr>
        <w:pStyle w:val="BodyText"/>
        <w:numPr>
          <w:ilvl w:val="1"/>
          <w:numId w:val="63"/>
        </w:numPr>
      </w:pPr>
      <w:r>
        <w:t>EPS</w:t>
      </w:r>
    </w:p>
    <w:p w:rsidR="00B61E08" w:rsidRPr="00BA666D" w:rsidRDefault="00694926" w:rsidP="005C1822">
      <w:pPr>
        <w:pStyle w:val="BodyText"/>
        <w:numPr>
          <w:ilvl w:val="1"/>
          <w:numId w:val="63"/>
        </w:numPr>
      </w:pPr>
      <w:r>
        <w:t>IDEAL</w:t>
      </w:r>
    </w:p>
    <w:p w:rsidR="00B61E08" w:rsidRPr="00BA666D" w:rsidRDefault="000B6A3D" w:rsidP="005C1822">
      <w:pPr>
        <w:pStyle w:val="BodyText"/>
        <w:numPr>
          <w:ilvl w:val="0"/>
          <w:numId w:val="63"/>
        </w:numPr>
      </w:pPr>
      <w:r w:rsidRPr="00BA666D">
        <w:t>Apple Pay</w:t>
      </w:r>
      <w:r w:rsidR="00B61E08" w:rsidRPr="00BA666D">
        <w:t xml:space="preserve"> REST Based Interface </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Encrypted </w:t>
      </w:r>
      <w:r w:rsidR="004E3896" w:rsidRPr="00BA666D">
        <w:t>Payload</w:t>
      </w:r>
    </w:p>
    <w:p w:rsidR="00B61E08" w:rsidRPr="00BA666D" w:rsidRDefault="00B61E08" w:rsidP="005C1822">
      <w:pPr>
        <w:pStyle w:val="BodyText"/>
        <w:numPr>
          <w:ilvl w:val="1"/>
          <w:numId w:val="63"/>
        </w:numPr>
      </w:pPr>
      <w:r w:rsidRPr="00BA666D">
        <w:t xml:space="preserve">To Process </w:t>
      </w:r>
      <w:r w:rsidR="006501FB" w:rsidRPr="00BA666D">
        <w:t>Authorization</w:t>
      </w:r>
      <w:r w:rsidRPr="00BA666D">
        <w:t xml:space="preserve"> for Cryptogram</w:t>
      </w:r>
    </w:p>
    <w:p w:rsidR="00091193" w:rsidRPr="00BA666D" w:rsidRDefault="000B6A3D" w:rsidP="005C1822">
      <w:pPr>
        <w:pStyle w:val="BodyText"/>
        <w:numPr>
          <w:ilvl w:val="0"/>
          <w:numId w:val="63"/>
        </w:numPr>
      </w:pPr>
      <w:r w:rsidRPr="00BA666D">
        <w:t>Android Pay</w:t>
      </w:r>
      <w:r w:rsidR="00091193" w:rsidRPr="00BA666D">
        <w:t xml:space="preserve"> REST Based Interface </w:t>
      </w:r>
    </w:p>
    <w:p w:rsidR="00091193" w:rsidRPr="00BA666D" w:rsidRDefault="00091193" w:rsidP="005C1822">
      <w:pPr>
        <w:pStyle w:val="BodyText"/>
        <w:numPr>
          <w:ilvl w:val="1"/>
          <w:numId w:val="63"/>
        </w:numPr>
      </w:pPr>
      <w:r w:rsidRPr="00BA666D">
        <w:t>To Process Authorization for Encrypted Payload</w:t>
      </w:r>
    </w:p>
    <w:p w:rsidR="00091193" w:rsidRPr="00BA666D" w:rsidRDefault="00091193" w:rsidP="005C1822">
      <w:pPr>
        <w:pStyle w:val="BodyText"/>
        <w:numPr>
          <w:ilvl w:val="1"/>
          <w:numId w:val="63"/>
        </w:numPr>
      </w:pPr>
      <w:r w:rsidRPr="00BA666D">
        <w:t>To Process Authorization for Cryptogram</w:t>
      </w:r>
    </w:p>
    <w:p w:rsidR="00CF17BD" w:rsidRPr="00BA666D" w:rsidRDefault="00D10A7C" w:rsidP="005C1822">
      <w:pPr>
        <w:pStyle w:val="BodyText"/>
        <w:numPr>
          <w:ilvl w:val="0"/>
          <w:numId w:val="63"/>
        </w:numPr>
      </w:pPr>
      <w:r w:rsidRPr="00BA666D">
        <w:t xml:space="preserve">PayPal Express Checkout </w:t>
      </w:r>
    </w:p>
    <w:p w:rsidR="00B7327A" w:rsidRPr="00BA666D" w:rsidRDefault="000B6A3D" w:rsidP="005C1822">
      <w:pPr>
        <w:pStyle w:val="BodyText"/>
        <w:numPr>
          <w:ilvl w:val="1"/>
          <w:numId w:val="63"/>
        </w:numPr>
      </w:pPr>
      <w:r w:rsidRPr="00BA666D">
        <w:t>PayPal</w:t>
      </w:r>
      <w:r w:rsidR="00B7327A" w:rsidRPr="00BA666D">
        <w:t xml:space="preserve"> Standard/Custom Order</w:t>
      </w:r>
    </w:p>
    <w:p w:rsidR="00D10A7C" w:rsidRPr="00BA666D" w:rsidRDefault="00D10A7C" w:rsidP="005C1822">
      <w:pPr>
        <w:pStyle w:val="BodyText"/>
        <w:numPr>
          <w:ilvl w:val="1"/>
          <w:numId w:val="63"/>
        </w:numPr>
      </w:pPr>
      <w:r w:rsidRPr="00BA666D">
        <w:t>PayPal Billing Agreements</w:t>
      </w:r>
    </w:p>
    <w:p w:rsidR="00D10A7C" w:rsidRPr="00BA666D" w:rsidRDefault="00D10A7C" w:rsidP="005C1822">
      <w:pPr>
        <w:pStyle w:val="BodyText"/>
        <w:numPr>
          <w:ilvl w:val="1"/>
          <w:numId w:val="63"/>
        </w:numPr>
      </w:pPr>
      <w:r w:rsidRPr="00BA666D">
        <w:t>PayPal Credit Order</w:t>
      </w:r>
    </w:p>
    <w:p w:rsidR="00B61E08" w:rsidRPr="00BA666D" w:rsidRDefault="00B61E08" w:rsidP="005C1822">
      <w:pPr>
        <w:pStyle w:val="BodyText"/>
        <w:numPr>
          <w:ilvl w:val="0"/>
          <w:numId w:val="63"/>
        </w:numPr>
      </w:pPr>
      <w:r w:rsidRPr="00BA666D">
        <w:t>Batch Job</w:t>
      </w:r>
      <w:r w:rsidR="00E00501" w:rsidRPr="00BA666D">
        <w:t>s</w:t>
      </w:r>
    </w:p>
    <w:p w:rsidR="00E00501" w:rsidRPr="00BA666D" w:rsidRDefault="00091193" w:rsidP="005C1822">
      <w:pPr>
        <w:pStyle w:val="BodyText"/>
        <w:numPr>
          <w:ilvl w:val="1"/>
          <w:numId w:val="63"/>
        </w:numPr>
      </w:pPr>
      <w:r w:rsidRPr="00BA666D">
        <w:t xml:space="preserve">Alternate </w:t>
      </w:r>
      <w:r w:rsidR="00E00501" w:rsidRPr="00BA666D">
        <w:t xml:space="preserve"> Payment </w:t>
      </w:r>
      <w:r w:rsidRPr="00BA666D">
        <w:t xml:space="preserve">Check </w:t>
      </w:r>
      <w:r w:rsidR="00E00501" w:rsidRPr="00BA666D">
        <w:t>Status Batch Job</w:t>
      </w:r>
    </w:p>
    <w:p w:rsidR="00B61E08" w:rsidRPr="00BA666D" w:rsidRDefault="00B61E08" w:rsidP="005C1822">
      <w:pPr>
        <w:pStyle w:val="BodyText"/>
        <w:numPr>
          <w:ilvl w:val="1"/>
          <w:numId w:val="63"/>
        </w:numPr>
      </w:pPr>
      <w:r w:rsidRPr="00BA666D">
        <w:t xml:space="preserve">Secure Acceptance </w:t>
      </w:r>
      <w:r w:rsidR="00187562" w:rsidRPr="00BA666D">
        <w:t xml:space="preserve">Merchant </w:t>
      </w:r>
      <w:r w:rsidR="0024624B" w:rsidRPr="00BA666D">
        <w:t xml:space="preserve">Post </w:t>
      </w:r>
      <w:r w:rsidR="00187562" w:rsidRPr="00BA666D">
        <w:t xml:space="preserve">Notification Processing </w:t>
      </w:r>
      <w:r w:rsidRPr="00BA666D">
        <w:t>Batch Job</w:t>
      </w:r>
    </w:p>
    <w:p w:rsidR="000464E9" w:rsidRPr="00BA666D" w:rsidRDefault="000464E9" w:rsidP="005C1822">
      <w:pPr>
        <w:pStyle w:val="BodyText"/>
        <w:numPr>
          <w:ilvl w:val="1"/>
          <w:numId w:val="63"/>
        </w:numPr>
      </w:pPr>
      <w:r w:rsidRPr="00BA666D">
        <w:t>Conversion Details Report Batch Job</w:t>
      </w:r>
    </w:p>
    <w:p w:rsidR="003D49FF" w:rsidRPr="00BA666D" w:rsidRDefault="000B6A3D" w:rsidP="005C1822">
      <w:pPr>
        <w:pStyle w:val="BodyText"/>
        <w:numPr>
          <w:ilvl w:val="1"/>
          <w:numId w:val="63"/>
        </w:numPr>
      </w:pPr>
      <w:r w:rsidRPr="00BA666D">
        <w:t>IDEAL</w:t>
      </w:r>
      <w:r w:rsidR="00091193" w:rsidRPr="00BA666D">
        <w:t xml:space="preserve"> Bank Option Batch Jo</w:t>
      </w:r>
      <w:r w:rsidR="00834EEC" w:rsidRPr="00BA666D">
        <w:t>b</w:t>
      </w:r>
    </w:p>
    <w:p w:rsidR="003D49FF" w:rsidRPr="00E33D85" w:rsidRDefault="003D49FF" w:rsidP="003D49FF">
      <w:pPr>
        <w:pStyle w:val="Heading1"/>
        <w:framePr w:wrap="notBeside"/>
        <w:rPr>
          <w:rFonts w:asciiTheme="minorHAnsi" w:hAnsiTheme="minorHAnsi"/>
        </w:rPr>
      </w:pPr>
      <w:bookmarkStart w:id="670" w:name="_Toc368651118"/>
      <w:bookmarkStart w:id="671" w:name="_Toc492911273"/>
      <w:r w:rsidRPr="00E33D85">
        <w:rPr>
          <w:rFonts w:asciiTheme="minorHAnsi" w:hAnsiTheme="minorHAnsi"/>
        </w:rPr>
        <w:lastRenderedPageBreak/>
        <w:t>Component Overview</w:t>
      </w:r>
      <w:bookmarkEnd w:id="670"/>
      <w:bookmarkEnd w:id="671"/>
    </w:p>
    <w:p w:rsidR="003D49FF" w:rsidRPr="00E33D85" w:rsidRDefault="003D49FF" w:rsidP="003D49FF">
      <w:pPr>
        <w:pStyle w:val="Heading2"/>
        <w:rPr>
          <w:rFonts w:asciiTheme="minorHAnsi" w:hAnsiTheme="minorHAnsi"/>
        </w:rPr>
      </w:pPr>
      <w:bookmarkStart w:id="672" w:name="_Toc368651119"/>
      <w:bookmarkStart w:id="673" w:name="_Toc492911274"/>
      <w:r w:rsidRPr="00E33D85">
        <w:rPr>
          <w:rFonts w:asciiTheme="minorHAnsi" w:hAnsiTheme="minorHAnsi"/>
        </w:rPr>
        <w:t>Functional Overview</w:t>
      </w:r>
      <w:bookmarkEnd w:id="672"/>
      <w:bookmarkEnd w:id="673"/>
    </w:p>
    <w:p w:rsidR="00BC24CE" w:rsidRPr="00E33D85" w:rsidRDefault="00BC24CE" w:rsidP="00BC24CE">
      <w:pPr>
        <w:pStyle w:val="Heading3"/>
        <w:rPr>
          <w:rFonts w:asciiTheme="minorHAnsi" w:hAnsiTheme="minorHAnsi"/>
        </w:rPr>
      </w:pPr>
      <w:r w:rsidRPr="00E33D85">
        <w:rPr>
          <w:rFonts w:asciiTheme="minorHAnsi" w:hAnsiTheme="minorHAnsi"/>
        </w:rPr>
        <w:br/>
      </w:r>
      <w:bookmarkStart w:id="674" w:name="_Toc368651120"/>
      <w:bookmarkStart w:id="675" w:name="_Toc491351795"/>
      <w:bookmarkStart w:id="676" w:name="_Toc492911275"/>
      <w:r w:rsidRPr="00E33D85">
        <w:rPr>
          <w:rFonts w:asciiTheme="minorHAnsi" w:hAnsiTheme="minorHAnsi"/>
        </w:rPr>
        <w:t>Credit Card Authorization Service</w:t>
      </w:r>
      <w:bookmarkEnd w:id="674"/>
      <w:bookmarkEnd w:id="675"/>
      <w:bookmarkEnd w:id="676"/>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credit card authorization service controller allows storefront application to request for credit authorization for the total order amount. The controller makes the credit card authorization web service call to CyberSource authorization service and receive confirmation about the availability of the funds.  </w:t>
      </w:r>
    </w:p>
    <w:p w:rsidR="00BC24CE" w:rsidRPr="00E33D85" w:rsidRDefault="00BC24CE" w:rsidP="00BC24CE">
      <w:pPr>
        <w:rPr>
          <w:rFonts w:cs="Arial"/>
          <w:color w:val="000000"/>
        </w:rPr>
      </w:pPr>
      <w:r w:rsidRPr="00E33D85">
        <w:rPr>
          <w:rFonts w:cs="Arial"/>
          <w:color w:val="000000"/>
        </w:rPr>
        <w:t xml:space="preserve">The Demandware Cybersource–AuthorizeCreditCard populates the authorization request with ship-to, bill-to, credit card data, and purchase total data from the basket and invokes the authorization web service call using CyberSource web service API.  </w:t>
      </w:r>
    </w:p>
    <w:p w:rsidR="00BC24CE" w:rsidRPr="00E33D85" w:rsidRDefault="00BC24CE" w:rsidP="00BC24CE">
      <w:pPr>
        <w:shd w:val="clear" w:color="auto" w:fill="FFFFFF"/>
        <w:spacing w:after="150"/>
        <w:rPr>
          <w:rFonts w:cs="Arial"/>
          <w:color w:val="000000"/>
        </w:rPr>
      </w:pPr>
      <w:r w:rsidRPr="00E33D85">
        <w:rPr>
          <w:rFonts w:cs="Arial"/>
          <w:color w:val="000000"/>
        </w:rPr>
        <w:t>Credit Card Authorization sequence flow:</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Creates CyberSource authorization request using ship-to, bill-to, credit card data, and purchase total data from the current basket.  </w:t>
      </w:r>
    </w:p>
    <w:p w:rsidR="00BC24CE" w:rsidRPr="00E33D85" w:rsidRDefault="00BC24CE" w:rsidP="00BC24CE">
      <w:pPr>
        <w:pStyle w:val="Listenabsatz"/>
        <w:numPr>
          <w:ilvl w:val="0"/>
          <w:numId w:val="13"/>
        </w:numPr>
        <w:rPr>
          <w:rFonts w:cs="Arial"/>
          <w:color w:val="000000"/>
        </w:rPr>
      </w:pPr>
      <w:r w:rsidRPr="00E33D85">
        <w:rPr>
          <w:rFonts w:cs="Arial"/>
          <w:color w:val="000000"/>
        </w:rPr>
        <w:t>If authorize Payer is configured, then make the authorize payer request, if not ignore and continue with the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Create credit card authorization request.</w:t>
      </w:r>
    </w:p>
    <w:p w:rsidR="00BC24CE" w:rsidRPr="00E33D85" w:rsidRDefault="00BC24CE" w:rsidP="00BC24CE">
      <w:pPr>
        <w:pStyle w:val="Listenabsatz"/>
        <w:numPr>
          <w:ilvl w:val="0"/>
          <w:numId w:val="13"/>
        </w:numPr>
        <w:rPr>
          <w:rFonts w:cs="Arial"/>
          <w:color w:val="000000"/>
        </w:rPr>
      </w:pPr>
      <w:r w:rsidRPr="00E33D85">
        <w:rPr>
          <w:rFonts w:cs="Arial"/>
          <w:color w:val="000000"/>
        </w:rPr>
        <w:t>If DAV is enabled, then set up DAV business rules, as needed.</w:t>
      </w:r>
    </w:p>
    <w:p w:rsidR="00BC24CE" w:rsidRPr="00E33D85" w:rsidRDefault="00BC24CE" w:rsidP="00BC24CE">
      <w:pPr>
        <w:pStyle w:val="Listenabsatz"/>
        <w:numPr>
          <w:ilvl w:val="0"/>
          <w:numId w:val="13"/>
        </w:numPr>
        <w:rPr>
          <w:rFonts w:cs="Arial"/>
          <w:color w:val="000000"/>
        </w:rPr>
      </w:pPr>
      <w:r w:rsidRPr="00E33D85">
        <w:rPr>
          <w:rFonts w:cs="Arial"/>
          <w:color w:val="000000"/>
        </w:rPr>
        <w:t>Set up AVS Ignore Result business rule for request with AVS Ignore Flags specification, as needed.</w:t>
      </w:r>
    </w:p>
    <w:p w:rsidR="00BC24CE" w:rsidRPr="00E33D85" w:rsidRDefault="00BC24CE" w:rsidP="00BC24CE">
      <w:pPr>
        <w:pStyle w:val="Listenabsatz"/>
        <w:numPr>
          <w:ilvl w:val="0"/>
          <w:numId w:val="13"/>
        </w:numPr>
        <w:rPr>
          <w:rFonts w:cs="Arial"/>
          <w:color w:val="000000"/>
        </w:rPr>
      </w:pPr>
      <w:r w:rsidRPr="00E33D85">
        <w:rPr>
          <w:rFonts w:cs="Arial"/>
          <w:color w:val="000000"/>
        </w:rPr>
        <w:t>Make actual service call to CyberSource Simple Order API.</w:t>
      </w:r>
    </w:p>
    <w:p w:rsidR="00BC24CE" w:rsidRPr="00E33D85" w:rsidRDefault="00BC24CE" w:rsidP="00BC24CE">
      <w:pPr>
        <w:pStyle w:val="Listenabsatz"/>
        <w:numPr>
          <w:ilvl w:val="0"/>
          <w:numId w:val="13"/>
        </w:numPr>
        <w:rPr>
          <w:rFonts w:cs="Arial"/>
          <w:color w:val="000000"/>
        </w:rPr>
      </w:pPr>
      <w:r w:rsidRPr="00E33D85">
        <w:rPr>
          <w:rFonts w:cs="Arial"/>
          <w:color w:val="000000"/>
        </w:rPr>
        <w:t>If Delivery Address Verification is enabled, then:</w:t>
      </w:r>
    </w:p>
    <w:p w:rsidR="00BC24CE" w:rsidRPr="00E33D85" w:rsidRDefault="00BC24CE" w:rsidP="00BC24CE">
      <w:pPr>
        <w:pStyle w:val="Listenabsatz"/>
        <w:numPr>
          <w:ilvl w:val="1"/>
          <w:numId w:val="13"/>
        </w:numPr>
        <w:rPr>
          <w:rFonts w:cs="Arial"/>
          <w:color w:val="000000"/>
        </w:rPr>
      </w:pPr>
      <w:r w:rsidRPr="00E33D85">
        <w:rPr>
          <w:rFonts w:cs="Arial"/>
          <w:color w:val="000000"/>
        </w:rPr>
        <w:t>Capture pertinent DAV result information &amp; DAV Reason Code</w:t>
      </w:r>
    </w:p>
    <w:p w:rsidR="00BC24CE" w:rsidRPr="00E33D85" w:rsidRDefault="00BC24CE" w:rsidP="00BC24CE">
      <w:pPr>
        <w:pStyle w:val="Listenabsatz"/>
        <w:numPr>
          <w:ilvl w:val="1"/>
          <w:numId w:val="13"/>
        </w:numPr>
        <w:rPr>
          <w:rFonts w:cs="Arial"/>
          <w:color w:val="000000"/>
        </w:rPr>
      </w:pPr>
      <w:r w:rsidRPr="00E33D85">
        <w:rPr>
          <w:rFonts w:cs="Arial"/>
          <w:color w:val="000000"/>
        </w:rPr>
        <w:t>If DAV fails and DAV On Failure is set to ‘REJECT’, then exit immediately with rejection response</w:t>
      </w:r>
    </w:p>
    <w:p w:rsidR="00BC24CE" w:rsidRPr="00E33D85" w:rsidRDefault="00BC24CE" w:rsidP="00BC24CE">
      <w:pPr>
        <w:pStyle w:val="Listenabsatz"/>
        <w:numPr>
          <w:ilvl w:val="0"/>
          <w:numId w:val="13"/>
        </w:numPr>
        <w:rPr>
          <w:rFonts w:cs="Arial"/>
          <w:color w:val="000000"/>
        </w:rPr>
      </w:pPr>
      <w:r w:rsidRPr="00E33D85">
        <w:rPr>
          <w:rFonts w:cs="Arial"/>
          <w:color w:val="000000"/>
        </w:rPr>
        <w:t>If DAV On Failure is set to ‘APPROVE’ and the DAV Reason Code is a fail code (not 100), then:</w:t>
      </w:r>
    </w:p>
    <w:p w:rsidR="00BC24CE" w:rsidRPr="00E33D85" w:rsidRDefault="00BC24CE" w:rsidP="00BC24CE">
      <w:pPr>
        <w:pStyle w:val="Listenabsatz"/>
        <w:numPr>
          <w:ilvl w:val="1"/>
          <w:numId w:val="13"/>
        </w:numPr>
        <w:rPr>
          <w:rFonts w:cs="Arial"/>
          <w:color w:val="000000"/>
        </w:rPr>
      </w:pPr>
      <w:r w:rsidRPr="00E33D85">
        <w:rPr>
          <w:rFonts w:cs="Arial"/>
          <w:color w:val="000000"/>
        </w:rPr>
        <w:t>Exit immediately with declined or review response, as merchant defines</w:t>
      </w:r>
    </w:p>
    <w:p w:rsidR="00BC24CE" w:rsidRPr="00E33D85" w:rsidRDefault="00BC24CE" w:rsidP="00BC24CE">
      <w:pPr>
        <w:pStyle w:val="Listenabsatz"/>
        <w:numPr>
          <w:ilvl w:val="0"/>
          <w:numId w:val="13"/>
        </w:numPr>
        <w:rPr>
          <w:rFonts w:cs="Arial"/>
          <w:color w:val="000000"/>
        </w:rPr>
      </w:pPr>
      <w:r w:rsidRPr="00E33D85">
        <w:rPr>
          <w:rFonts w:cs="Arial"/>
          <w:color w:val="000000"/>
        </w:rPr>
        <w:t>Capture pertinent AVS information</w:t>
      </w:r>
    </w:p>
    <w:p w:rsidR="00BC24CE" w:rsidRPr="00E33D85" w:rsidRDefault="00BC24CE" w:rsidP="00BC24CE">
      <w:pPr>
        <w:pStyle w:val="Listenabsatz"/>
        <w:numPr>
          <w:ilvl w:val="0"/>
          <w:numId w:val="13"/>
        </w:numPr>
        <w:rPr>
          <w:rFonts w:cs="Arial"/>
          <w:color w:val="000000"/>
        </w:rPr>
      </w:pPr>
      <w:r w:rsidRPr="00E33D85">
        <w:rPr>
          <w:rFonts w:cs="Arial"/>
          <w:color w:val="000000"/>
        </w:rPr>
        <w:t xml:space="preserve">Validate authorization reason code and set corresponding </w:t>
      </w:r>
      <w:r>
        <w:rPr>
          <w:rFonts w:cs="Arial"/>
          <w:color w:val="000000"/>
        </w:rPr>
        <w:t>values</w:t>
      </w:r>
      <w:r w:rsidRPr="00E33D85">
        <w:rPr>
          <w:rFonts w:cs="Arial"/>
          <w:color w:val="000000"/>
        </w:rPr>
        <w:t>, based on Auth response code.</w:t>
      </w:r>
    </w:p>
    <w:p w:rsidR="00BC24CE" w:rsidRPr="00E33D85" w:rsidRDefault="00BC24CE" w:rsidP="00BC24CE">
      <w:pPr>
        <w:pStyle w:val="pbobodytext"/>
        <w:rPr>
          <w:rFonts w:asciiTheme="minorHAnsi" w:hAnsiTheme="minorHAnsi"/>
          <w:sz w:val="22"/>
          <w:szCs w:val="22"/>
        </w:rPr>
      </w:pPr>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The list of activities depicted in the following diagram takes place when API request is made for an online credit card authorization: [</w:t>
      </w:r>
      <w:r w:rsidRPr="00E33D85">
        <w:rPr>
          <w:rFonts w:asciiTheme="minorHAnsi" w:hAnsiTheme="minorHAnsi"/>
          <w:b/>
          <w:sz w:val="22"/>
          <w:szCs w:val="22"/>
        </w:rPr>
        <w:t>Source, CyberSource Credit Card Service, and October 2009</w:t>
      </w:r>
      <w:r w:rsidRPr="00E33D85">
        <w:rPr>
          <w:rFonts w:asciiTheme="minorHAnsi" w:hAnsiTheme="minorHAnsi"/>
          <w:sz w:val="22"/>
          <w:szCs w:val="22"/>
        </w:rPr>
        <w:t xml:space="preserve">] </w:t>
      </w:r>
    </w:p>
    <w:p w:rsidR="00BC24CE" w:rsidRPr="00E33D85" w:rsidRDefault="00BC24CE" w:rsidP="00BC24CE">
      <w:pPr>
        <w:pStyle w:val="pfifigure"/>
        <w:rPr>
          <w:rFonts w:asciiTheme="minorHAnsi" w:hAnsiTheme="minorHAnsi"/>
          <w:sz w:val="22"/>
          <w:szCs w:val="22"/>
        </w:rPr>
      </w:pPr>
      <w:r w:rsidRPr="00E33D85">
        <w:rPr>
          <w:rFonts w:asciiTheme="minorHAnsi" w:hAnsiTheme="minorHAnsi"/>
          <w:b/>
          <w:bCs/>
          <w:sz w:val="22"/>
          <w:szCs w:val="22"/>
        </w:rPr>
        <w:t xml:space="preserve">Figure 1 </w:t>
      </w:r>
      <w:r w:rsidRPr="00E33D85">
        <w:rPr>
          <w:rFonts w:asciiTheme="minorHAnsi" w:hAnsiTheme="minorHAnsi"/>
          <w:sz w:val="22"/>
          <w:szCs w:val="22"/>
        </w:rPr>
        <w:t>Processing an Online Authorization [</w:t>
      </w:r>
      <w:r w:rsidRPr="00E33D85">
        <w:rPr>
          <w:rFonts w:asciiTheme="minorHAnsi" w:hAnsiTheme="minorHAnsi"/>
          <w:b/>
          <w:sz w:val="22"/>
          <w:szCs w:val="22"/>
        </w:rPr>
        <w:t>Source, CyberSource Credit Card Service, October 2009</w:t>
      </w:r>
      <w:r w:rsidRPr="00E33D85">
        <w:rPr>
          <w:rFonts w:asciiTheme="minorHAnsi" w:hAnsiTheme="minorHAnsi"/>
          <w:sz w:val="22"/>
          <w:szCs w:val="22"/>
        </w:rPr>
        <w:t>]</w:t>
      </w:r>
    </w:p>
    <w:p w:rsidR="00BC24CE" w:rsidRPr="00E33D85" w:rsidRDefault="00BC24CE" w:rsidP="00BC24CE">
      <w:pPr>
        <w:rPr>
          <w:rFonts w:cs="Arial"/>
        </w:rPr>
      </w:pPr>
      <w:r w:rsidRPr="00E33D85">
        <w:rPr>
          <w:rFonts w:cs="Arial"/>
          <w:noProof/>
        </w:rPr>
        <w:lastRenderedPageBreak/>
        <w:drawing>
          <wp:inline distT="0" distB="0" distL="0" distR="0" wp14:anchorId="7D32D5B7" wp14:editId="223DD6D4">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BC24CE" w:rsidRPr="00E33D85" w:rsidRDefault="00BC24CE" w:rsidP="00BC24CE">
      <w:pPr>
        <w:pStyle w:val="ps1steps1"/>
        <w:numPr>
          <w:ilvl w:val="0"/>
          <w:numId w:val="22"/>
        </w:numPr>
        <w:rPr>
          <w:rFonts w:asciiTheme="minorHAnsi" w:hAnsiTheme="minorHAnsi"/>
          <w:sz w:val="22"/>
          <w:szCs w:val="22"/>
        </w:rPr>
      </w:pPr>
      <w:r w:rsidRPr="00E33D85">
        <w:rPr>
          <w:rFonts w:asciiTheme="minorHAnsi" w:hAnsiTheme="minorHAnsi"/>
          <w:sz w:val="22"/>
          <w:szCs w:val="22"/>
        </w:rPr>
        <w:t>The customer places an order and provides the credit card number, the card expiration date, and other information about the card.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3   CyberSource validates the order information, and then contacts your payment processor and requests authorization.</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4   The processor sends the transaction to the card association, which routes it to the issuing bank for the customer’s credit card. Some card companies, including Discover and American Express, act as their own issuing banks.</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CyberSource Services Documentation at </w:t>
      </w:r>
      <w:hyperlink r:id="rId16" w:history="1">
        <w:r w:rsidRPr="00E33D85">
          <w:rPr>
            <w:rStyle w:val="Hyperlink"/>
            <w:rFonts w:asciiTheme="minorHAnsi" w:hAnsiTheme="minorHAnsi"/>
            <w:sz w:val="22"/>
            <w:szCs w:val="22"/>
          </w:rPr>
          <w:t>http://www.cybersource.com/support_center/support_documentation/services_documentation/payment.php</w:t>
        </w:r>
      </w:hyperlink>
      <w:r w:rsidRPr="00E33D85">
        <w:rPr>
          <w:rFonts w:asciiTheme="minorHAnsi" w:hAnsiTheme="minorHAnsi"/>
          <w:sz w:val="22"/>
          <w:szCs w:val="22"/>
        </w:rPr>
        <w:t xml:space="preserve"> or as described in this integration guide.</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6   CyberSource runs its own tests, and then tells you if the authorization succeeded.</w:t>
      </w:r>
    </w:p>
    <w:p w:rsidR="00BC24CE" w:rsidRPr="00E33D85" w:rsidRDefault="00BC24CE" w:rsidP="00BC24CE">
      <w:pPr>
        <w:pStyle w:val="ps2steps11"/>
        <w:rPr>
          <w:rFonts w:asciiTheme="minorHAnsi" w:hAnsiTheme="minorHAnsi"/>
          <w:sz w:val="22"/>
          <w:szCs w:val="22"/>
        </w:rPr>
      </w:pPr>
      <w:r w:rsidRPr="00E33D85">
        <w:rPr>
          <w:rFonts w:asciiTheme="minorHAnsi" w:hAnsiTheme="minorHAnsi"/>
          <w:sz w:val="22"/>
          <w:szCs w:val="22"/>
        </w:rPr>
        <w:t>7   Response is sent back to the client.</w:t>
      </w:r>
    </w:p>
    <w:p w:rsidR="00BC24CE" w:rsidRPr="00E33D85" w:rsidRDefault="007B4F36" w:rsidP="00BC24CE">
      <w:pPr>
        <w:pStyle w:val="Heading3"/>
        <w:rPr>
          <w:rFonts w:asciiTheme="minorHAnsi" w:hAnsiTheme="minorHAnsi"/>
        </w:rPr>
      </w:pPr>
      <w:bookmarkStart w:id="677" w:name="_Toc368651122"/>
      <w:bookmarkStart w:id="678" w:name="_Toc491351797"/>
      <w:bookmarkStart w:id="679" w:name="_Toc492911276"/>
      <w:r>
        <w:rPr>
          <w:rFonts w:asciiTheme="minorHAnsi" w:hAnsiTheme="minorHAnsi"/>
        </w:rPr>
        <w:t xml:space="preserve">CyberSource </w:t>
      </w:r>
      <w:r w:rsidR="00BC24CE" w:rsidRPr="00E33D85">
        <w:rPr>
          <w:rFonts w:asciiTheme="minorHAnsi" w:hAnsiTheme="minorHAnsi"/>
        </w:rPr>
        <w:t>Address Verification Service (AVS)</w:t>
      </w:r>
      <w:bookmarkEnd w:id="677"/>
      <w:bookmarkEnd w:id="678"/>
      <w:bookmarkEnd w:id="679"/>
    </w:p>
    <w:p w:rsidR="00BC24CE" w:rsidRPr="00E33D85" w:rsidRDefault="00BC24CE" w:rsidP="00BC24CE">
      <w:pPr>
        <w:shd w:val="clear" w:color="auto" w:fill="FFFFFF"/>
        <w:spacing w:after="150"/>
        <w:rPr>
          <w:rFonts w:cs="Arial"/>
          <w:color w:val="000000"/>
        </w:rPr>
      </w:pPr>
      <w:r w:rsidRPr="00E33D85">
        <w:rPr>
          <w:rFonts w:cs="Arial"/>
          <w:color w:val="000000"/>
        </w:rPr>
        <w:t>AVS does not exist as a stand-alone callable service.  Please refer to the Credit Card Authorization Service walkthrough for high level walkthrough.</w:t>
      </w:r>
    </w:p>
    <w:p w:rsidR="007A50B8" w:rsidRDefault="007A50B8" w:rsidP="00BC24CE">
      <w:pPr>
        <w:pStyle w:val="Heading3"/>
        <w:rPr>
          <w:rFonts w:asciiTheme="minorHAnsi" w:hAnsiTheme="minorHAnsi"/>
        </w:rPr>
      </w:pPr>
      <w:bookmarkStart w:id="680" w:name="_Toc368651123"/>
      <w:bookmarkStart w:id="681" w:name="_Toc491351798"/>
      <w:bookmarkStart w:id="682" w:name="_Toc492911277"/>
      <w:r>
        <w:rPr>
          <w:rFonts w:asciiTheme="minorHAnsi" w:hAnsiTheme="minorHAnsi"/>
        </w:rPr>
        <w:t>Merchant Defined Data (MDD) changes</w:t>
      </w:r>
      <w:bookmarkEnd w:id="682"/>
    </w:p>
    <w:p w:rsidR="007A50B8" w:rsidRPr="007A50B8" w:rsidRDefault="007A50B8" w:rsidP="005C1822">
      <w:pPr>
        <w:pStyle w:val="BodyText"/>
      </w:pPr>
      <w:r>
        <w:t>CyberSource cartridge enables merchant to send additional information in authorization service using MDD fields. This information can be used in OMS.</w:t>
      </w:r>
      <w:r w:rsidR="006C6230">
        <w:t xml:space="preserve"> Cartridge does not support to send MDD fields into request, however merchant can customize the Autherise request to pass these additional fields. </w:t>
      </w:r>
    </w:p>
    <w:p w:rsidR="00BC24CE" w:rsidRPr="00E33D85" w:rsidRDefault="007B4F36" w:rsidP="00BC24CE">
      <w:pPr>
        <w:pStyle w:val="Heading3"/>
        <w:rPr>
          <w:rFonts w:asciiTheme="minorHAnsi" w:hAnsiTheme="minorHAnsi"/>
        </w:rPr>
      </w:pPr>
      <w:bookmarkStart w:id="683" w:name="_Toc492911278"/>
      <w:r>
        <w:rPr>
          <w:rFonts w:asciiTheme="minorHAnsi" w:hAnsiTheme="minorHAnsi"/>
        </w:rPr>
        <w:lastRenderedPageBreak/>
        <w:t xml:space="preserve">CyberSource </w:t>
      </w:r>
      <w:r w:rsidR="00BC24CE" w:rsidRPr="00E33D85">
        <w:rPr>
          <w:rFonts w:asciiTheme="minorHAnsi" w:hAnsiTheme="minorHAnsi"/>
        </w:rPr>
        <w:t>Delivery Address Verification Service (DAV)</w:t>
      </w:r>
      <w:bookmarkEnd w:id="680"/>
      <w:bookmarkEnd w:id="681"/>
      <w:bookmarkEnd w:id="683"/>
    </w:p>
    <w:p w:rsidR="00BC24CE" w:rsidRPr="00E33D85" w:rsidRDefault="00BC24CE" w:rsidP="00BC24CE">
      <w:pPr>
        <w:shd w:val="clear" w:color="auto" w:fill="FFFFFF"/>
        <w:spacing w:after="150"/>
        <w:rPr>
          <w:rFonts w:cs="Arial"/>
          <w:color w:val="000000"/>
        </w:rPr>
      </w:pPr>
      <w:r w:rsidRPr="00E33D85">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BC24CE" w:rsidRPr="00E33D85" w:rsidRDefault="00BC24CE" w:rsidP="00BC24CE">
      <w:pPr>
        <w:shd w:val="clear" w:color="auto" w:fill="FFFFFF"/>
        <w:spacing w:after="150"/>
        <w:rPr>
          <w:rFonts w:cs="Arial"/>
          <w:color w:val="000000"/>
        </w:rPr>
      </w:pPr>
      <w:r w:rsidRPr="00E33D85">
        <w:rPr>
          <w:rFonts w:cs="Arial"/>
          <w:color w:val="000000"/>
        </w:rPr>
        <w:t>As a stand-alone service, the process is defined as: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Customer enters shipping information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client-side validation (required elements filled 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Shipping information passes basic server-side validation (syntactically correct)</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Request is made to CyberSource DAV Service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Response returns DAVReasonCode (100=Success)</w:t>
      </w:r>
    </w:p>
    <w:p w:rsidR="00BC24CE" w:rsidRPr="00E33D85" w:rsidRDefault="00BC24CE" w:rsidP="00BC24CE">
      <w:pPr>
        <w:pStyle w:val="Listenabsatz"/>
        <w:numPr>
          <w:ilvl w:val="0"/>
          <w:numId w:val="15"/>
        </w:numPr>
        <w:shd w:val="clear" w:color="auto" w:fill="FFFFFF"/>
        <w:spacing w:line="255" w:lineRule="atLeast"/>
        <w:rPr>
          <w:rFonts w:cs="Arial"/>
          <w:color w:val="000000"/>
        </w:rPr>
      </w:pPr>
      <w:r>
        <w:rPr>
          <w:rFonts w:cs="Arial"/>
          <w:color w:val="000000"/>
        </w:rPr>
        <w:t xml:space="preserve">Method </w:t>
      </w:r>
      <w:r w:rsidRPr="00E33D85">
        <w:rPr>
          <w:rFonts w:cs="Arial"/>
          <w:color w:val="000000"/>
        </w:rPr>
        <w:t xml:space="preserve"> returns either: authorized, declined or error (authorized==success, declined==failure)</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Captured validation information is extracted from arguments to present user with choices to correct problems, confirm “standardized” formatting or try again</w:t>
      </w:r>
    </w:p>
    <w:p w:rsidR="00BC24CE" w:rsidRPr="00E33D85" w:rsidRDefault="00BC24CE" w:rsidP="00BC24CE">
      <w:pPr>
        <w:pStyle w:val="Listenabsatz"/>
        <w:numPr>
          <w:ilvl w:val="0"/>
          <w:numId w:val="15"/>
        </w:numPr>
        <w:shd w:val="clear" w:color="auto" w:fill="FFFFFF"/>
        <w:spacing w:line="255" w:lineRule="atLeast"/>
        <w:rPr>
          <w:rFonts w:cs="Arial"/>
          <w:color w:val="000000"/>
        </w:rPr>
      </w:pPr>
      <w:r w:rsidRPr="00E33D85">
        <w:rPr>
          <w:rFonts w:cs="Arial"/>
          <w:color w:val="000000"/>
        </w:rPr>
        <w:t>If service is successful, allow Shipping Address save operation to continue</w:t>
      </w:r>
    </w:p>
    <w:p w:rsidR="00BC24CE" w:rsidRPr="00E33D85" w:rsidRDefault="00BC24CE" w:rsidP="00BC24CE">
      <w:pPr>
        <w:pStyle w:val="Heading3"/>
        <w:rPr>
          <w:rFonts w:asciiTheme="minorHAnsi" w:hAnsiTheme="minorHAnsi"/>
        </w:rPr>
      </w:pPr>
      <w:bookmarkStart w:id="684" w:name="_Toc368651125"/>
      <w:bookmarkStart w:id="685" w:name="_Toc491351799"/>
      <w:bookmarkStart w:id="686" w:name="_Toc492911279"/>
      <w:r w:rsidRPr="00E33D85">
        <w:rPr>
          <w:rFonts w:asciiTheme="minorHAnsi" w:hAnsiTheme="minorHAnsi"/>
        </w:rPr>
        <w:t>Decision Manager</w:t>
      </w:r>
      <w:bookmarkEnd w:id="684"/>
      <w:bookmarkEnd w:id="685"/>
      <w:bookmarkEnd w:id="686"/>
    </w:p>
    <w:p w:rsidR="00BC24CE" w:rsidRDefault="00BC24CE" w:rsidP="005C1822">
      <w:pPr>
        <w:pStyle w:val="BodyText"/>
        <w:numPr>
          <w:ilvl w:val="0"/>
          <w:numId w:val="77"/>
        </w:numPr>
      </w:pPr>
      <w:r w:rsidRPr="00E33D85">
        <w:t>The CyberSource Decision Manager provides Merchant and ability to set business rules, provide case management, and Reporting.</w:t>
      </w:r>
    </w:p>
    <w:p w:rsidR="00BC24CE" w:rsidRDefault="00BC24CE" w:rsidP="005C1822">
      <w:pPr>
        <w:pStyle w:val="BodyText"/>
        <w:numPr>
          <w:ilvl w:val="0"/>
          <w:numId w:val="77"/>
        </w:numPr>
      </w:pPr>
      <w:r w:rsidRPr="00E33D85">
        <w:t xml:space="preserve">The CyberSource Decision Manager Business rule engine allows Merchant to analyze the order data based on predefined or custom rules. The business rules can be set by orders, by category, or by SKU. </w:t>
      </w:r>
    </w:p>
    <w:p w:rsidR="007B4F36" w:rsidRDefault="00BC24CE" w:rsidP="005C1822">
      <w:pPr>
        <w:pStyle w:val="BodyText"/>
        <w:numPr>
          <w:ilvl w:val="0"/>
          <w:numId w:val="77"/>
        </w:numPr>
      </w:pPr>
      <w:r w:rsidRPr="00E33D85">
        <w:t>The Demandware CyberSource Cartridge is using an alternate “Conversion Detail Report” Job</w:t>
      </w:r>
      <w:r>
        <w:t xml:space="preserve"> for transaction status updates</w:t>
      </w:r>
    </w:p>
    <w:p w:rsidR="007B4F36" w:rsidRPr="00E33D85" w:rsidRDefault="007B4F36" w:rsidP="007B4F36">
      <w:pPr>
        <w:pStyle w:val="Heading3"/>
        <w:rPr>
          <w:rFonts w:asciiTheme="minorHAnsi" w:hAnsiTheme="minorHAnsi"/>
        </w:rPr>
      </w:pPr>
      <w:bookmarkStart w:id="687" w:name="_Toc368651126"/>
      <w:bookmarkStart w:id="688" w:name="_Toc491351801"/>
      <w:bookmarkStart w:id="689" w:name="_Toc492911280"/>
      <w:r w:rsidRPr="00E33D85">
        <w:rPr>
          <w:rFonts w:asciiTheme="minorHAnsi" w:hAnsiTheme="minorHAnsi"/>
        </w:rPr>
        <w:t>Payment Tokenization</w:t>
      </w:r>
      <w:bookmarkEnd w:id="687"/>
      <w:bookmarkEnd w:id="688"/>
      <w:bookmarkEnd w:id="689"/>
    </w:p>
    <w:p w:rsidR="007B4F36"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7B4F36" w:rsidRPr="00E33D85" w:rsidRDefault="007B4F36" w:rsidP="00D525C0">
      <w:pPr>
        <w:pStyle w:val="pbobodytext"/>
      </w:pPr>
      <w:r w:rsidRPr="00D525C0">
        <w:rPr>
          <w:rFonts w:asciiTheme="minorHAnsi" w:hAnsiTheme="minorHAnsi"/>
          <w:sz w:val="22"/>
          <w:szCs w:val="22"/>
        </w:rPr>
        <w:t>How It Works</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 xml:space="preserve">To make a purchase on your website, the customer will enter their payment card information into the designated payment fields on the order page. These payment fields will be hosted by CyberSource </w:t>
      </w:r>
      <w:r w:rsidR="000B6A3D" w:rsidRPr="00E33D85">
        <w:rPr>
          <w:rFonts w:cs="Arial"/>
          <w:color w:val="000000"/>
        </w:rPr>
        <w:t xml:space="preserve">using </w:t>
      </w:r>
      <w:hyperlink r:id="rId17" w:history="1">
        <w:r w:rsidRPr="00E33D85">
          <w:rPr>
            <w:rFonts w:cs="Arial"/>
            <w:color w:val="000000"/>
          </w:rPr>
          <w:t>Hosted Payment Acceptance</w:t>
        </w:r>
      </w:hyperlink>
      <w:r w:rsidRPr="00E33D85">
        <w:rPr>
          <w:rFonts w:cs="Arial"/>
          <w:color w:val="000000"/>
        </w:rPr>
        <w:t>. When the customer hits the ‘submit’ button, the data is immediately encrypted and transmitted directly to CyberSource for storing, processing, and token generation. The payment data never enters your environment.</w:t>
      </w:r>
    </w:p>
    <w:p w:rsidR="007B4F36" w:rsidRPr="00E33D85" w:rsidRDefault="007B4F36" w:rsidP="007B4F36">
      <w:pPr>
        <w:pStyle w:val="Listenabsatz"/>
        <w:numPr>
          <w:ilvl w:val="0"/>
          <w:numId w:val="15"/>
        </w:numPr>
        <w:shd w:val="clear" w:color="auto" w:fill="FFFFFF"/>
        <w:spacing w:line="255" w:lineRule="atLeast"/>
        <w:rPr>
          <w:rFonts w:cs="Arial"/>
          <w:color w:val="000000"/>
        </w:rPr>
      </w:pPr>
      <w:r w:rsidRPr="00E33D85">
        <w:rPr>
          <w:rFonts w:cs="Arial"/>
          <w:color w:val="000000"/>
        </w:rPr>
        <w:t>The encrypted primary account number (PAN) is decrypted when it enters Cyber Source’s Level 1, PCI-compliant data vault, where it is securely stored. The payment data is then passed on to the processing channel (bank) and returned to CyberSource with an accepted or denied result.</w:t>
      </w:r>
    </w:p>
    <w:p w:rsidR="00BC24CE" w:rsidRPr="00D525C0" w:rsidRDefault="007B4F36" w:rsidP="00D525C0">
      <w:pPr>
        <w:pStyle w:val="pbobodytext"/>
        <w:rPr>
          <w:rFonts w:asciiTheme="minorHAnsi" w:hAnsiTheme="minorHAnsi"/>
          <w:sz w:val="22"/>
          <w:szCs w:val="22"/>
        </w:rPr>
      </w:pPr>
      <w:r w:rsidRPr="00D525C0">
        <w:rPr>
          <w:rFonts w:asciiTheme="minorHAnsi" w:hAnsiTheme="minorHAnsi"/>
          <w:sz w:val="22"/>
          <w:szCs w:val="22"/>
        </w:rPr>
        <w:lastRenderedPageBreak/>
        <w:t>CyberSource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r w:rsidR="00BC24CE" w:rsidRPr="00D525C0">
        <w:rPr>
          <w:rFonts w:asciiTheme="minorHAnsi" w:hAnsiTheme="minorHAnsi"/>
          <w:sz w:val="22"/>
          <w:szCs w:val="22"/>
        </w:rPr>
        <w:t xml:space="preserve"> </w:t>
      </w:r>
    </w:p>
    <w:p w:rsidR="00BC24CE" w:rsidRPr="00E33D85" w:rsidRDefault="00BC24CE" w:rsidP="00BC24CE">
      <w:pPr>
        <w:autoSpaceDE w:val="0"/>
        <w:autoSpaceDN w:val="0"/>
        <w:adjustRightInd w:val="0"/>
      </w:pPr>
    </w:p>
    <w:p w:rsidR="00BC24CE" w:rsidRPr="00E33D85" w:rsidRDefault="00BC24CE" w:rsidP="00D525C0">
      <w:pPr>
        <w:pStyle w:val="Listenabsatz"/>
        <w:shd w:val="clear" w:color="auto" w:fill="FFFFFF"/>
        <w:spacing w:line="255" w:lineRule="atLeast"/>
        <w:ind w:left="0"/>
        <w:rPr>
          <w:sz w:val="20"/>
          <w:szCs w:val="20"/>
        </w:rPr>
      </w:pPr>
    </w:p>
    <w:p w:rsidR="00BC24CE" w:rsidRPr="00E33D85" w:rsidRDefault="00BC24CE" w:rsidP="00BC24CE">
      <w:pPr>
        <w:pStyle w:val="Heading3"/>
        <w:rPr>
          <w:rFonts w:asciiTheme="minorHAnsi" w:hAnsiTheme="minorHAnsi"/>
        </w:rPr>
      </w:pPr>
      <w:bookmarkStart w:id="690" w:name="_Toc368651127"/>
      <w:bookmarkStart w:id="691" w:name="_Toc491351802"/>
      <w:bookmarkStart w:id="692" w:name="_Toc492911281"/>
      <w:r w:rsidRPr="00E33D85">
        <w:rPr>
          <w:rFonts w:asciiTheme="minorHAnsi" w:hAnsiTheme="minorHAnsi"/>
        </w:rPr>
        <w:t>Payer Authentication</w:t>
      </w:r>
      <w:bookmarkEnd w:id="690"/>
      <w:bookmarkEnd w:id="691"/>
      <w:bookmarkEnd w:id="692"/>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 xml:space="preserve">CyberSource Payer Authentication services enable you to add support to your web store for card authentication services, including Visa Verified by VisaSM, MasterCard® and Maestro® SecureCode™ (UK Domestic and international), American Express SafeKeySM, and JCB J/Secure™. </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These card authentication services deter unauthorized card use and protect you from fraudulent chargeback activity referred to as liability shift.</w:t>
      </w:r>
    </w:p>
    <w:p w:rsidR="00BC24CE" w:rsidRPr="00D525C0" w:rsidRDefault="00BC24CE" w:rsidP="00D525C0">
      <w:pPr>
        <w:pStyle w:val="pbobodytext"/>
        <w:rPr>
          <w:rFonts w:asciiTheme="minorHAnsi" w:hAnsiTheme="minorHAnsi"/>
          <w:sz w:val="22"/>
          <w:szCs w:val="22"/>
        </w:rPr>
      </w:pPr>
      <w:r w:rsidRPr="00D525C0">
        <w:rPr>
          <w:rFonts w:asciiTheme="minorHAnsi" w:hAnsiTheme="minorHAnsi"/>
          <w:sz w:val="22"/>
          <w:szCs w:val="22"/>
        </w:rPr>
        <w:t>How It Works</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Payer Authentication provides the following services:</w:t>
      </w:r>
    </w:p>
    <w:p w:rsidR="00BC24CE" w:rsidRPr="00E33D85" w:rsidRDefault="00BC24CE" w:rsidP="00BC24CE">
      <w:pPr>
        <w:pStyle w:val="Listenabsatz"/>
        <w:numPr>
          <w:ilvl w:val="1"/>
          <w:numId w:val="15"/>
        </w:numPr>
        <w:shd w:val="clear" w:color="auto" w:fill="FFFFFF"/>
        <w:spacing w:line="255" w:lineRule="atLeast"/>
        <w:rPr>
          <w:rFonts w:cs="Arial"/>
          <w:color w:val="000000"/>
        </w:rPr>
      </w:pPr>
      <w:r w:rsidRPr="00E33D85">
        <w:rPr>
          <w:rFonts w:eastAsia="Times New Roman" w:cs="Arial"/>
          <w:b/>
          <w:sz w:val="20"/>
          <w:szCs w:val="20"/>
        </w:rPr>
        <w:t>Check Enrollment</w:t>
      </w:r>
      <w:r w:rsidRPr="00E33D85">
        <w:rPr>
          <w:rFonts w:eastAsia="Times New Roman" w:cs="Arial"/>
          <w:sz w:val="20"/>
          <w:szCs w:val="20"/>
        </w:rPr>
        <w:t>: Determines whether the customer is enrolled in one of the card authentication programs.</w:t>
      </w:r>
    </w:p>
    <w:p w:rsidR="00BC24CE" w:rsidRPr="00E33D85" w:rsidRDefault="00BC24CE" w:rsidP="00BC24CE">
      <w:pPr>
        <w:pStyle w:val="Listenabsatz"/>
        <w:numPr>
          <w:ilvl w:val="1"/>
          <w:numId w:val="15"/>
        </w:numPr>
        <w:shd w:val="clear" w:color="auto" w:fill="FFFFFF"/>
        <w:spacing w:line="255" w:lineRule="atLeast"/>
        <w:rPr>
          <w:rFonts w:eastAsia="Times New Roman" w:cs="Arial"/>
          <w:sz w:val="20"/>
          <w:szCs w:val="20"/>
        </w:rPr>
      </w:pPr>
      <w:r w:rsidRPr="00E33D85">
        <w:rPr>
          <w:rFonts w:eastAsia="Times New Roman" w:cs="Arial"/>
          <w:b/>
          <w:sz w:val="20"/>
          <w:szCs w:val="20"/>
        </w:rPr>
        <w:t>Validate Authentication</w:t>
      </w:r>
      <w:r w:rsidRPr="00E33D85">
        <w:rPr>
          <w:rFonts w:eastAsia="Times New Roman" w:cs="Arial"/>
          <w:sz w:val="20"/>
          <w:szCs w:val="20"/>
        </w:rPr>
        <w:t>: Ensures that the authentication that you receive from the issuing bank is valid.</w:t>
      </w:r>
    </w:p>
    <w:p w:rsidR="00BC24CE" w:rsidRPr="00E33D85" w:rsidRDefault="00BC24CE" w:rsidP="00BC24CE">
      <w:pPr>
        <w:pStyle w:val="Listenabsatz"/>
        <w:shd w:val="clear" w:color="auto" w:fill="FFFFFF"/>
        <w:spacing w:line="255" w:lineRule="atLeast"/>
        <w:ind w:left="1080"/>
        <w:rPr>
          <w:rFonts w:eastAsia="Times New Roman" w:cs="Arial"/>
          <w:sz w:val="20"/>
          <w:szCs w:val="20"/>
        </w:rPr>
      </w:pPr>
      <w:r w:rsidRPr="00E33D85">
        <w:rPr>
          <w:rFonts w:eastAsia="Times New Roman" w:cs="Arial"/>
          <w:noProof/>
          <w:sz w:val="20"/>
          <w:szCs w:val="20"/>
        </w:rPr>
        <w:drawing>
          <wp:inline distT="0" distB="0" distL="0" distR="0" wp14:anchorId="3967348B" wp14:editId="475794CF">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The Check Enrollment service determines whether the customer is enrolled in one of the</w:t>
      </w:r>
    </w:p>
    <w:p w:rsidR="00BC24CE" w:rsidRPr="00E33D85" w:rsidRDefault="00BC24CE" w:rsidP="00BC24CE">
      <w:pPr>
        <w:pStyle w:val="Listenabsatz"/>
        <w:shd w:val="clear" w:color="auto" w:fill="FFFFFF"/>
        <w:spacing w:line="255" w:lineRule="atLeast"/>
        <w:ind w:left="0"/>
        <w:rPr>
          <w:rFonts w:cs="Arial"/>
          <w:color w:val="000000"/>
        </w:rPr>
      </w:pPr>
      <w:r w:rsidRPr="00E33D85">
        <w:rPr>
          <w:rFonts w:cs="Arial"/>
          <w:color w:val="000000"/>
        </w:rPr>
        <w:t>Card authentication services:</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No: If the card is not enrolled, you can process the authorization immediately.</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t>Yes: If the card is enrolled, the customer’s browser displays a window where the customer can enter the password associated with the card. This is how the customer authenticates their card with the issuing bank.</w:t>
      </w:r>
    </w:p>
    <w:p w:rsidR="00BC24CE" w:rsidRPr="00D525C0" w:rsidRDefault="00BC24CE" w:rsidP="00BC24CE">
      <w:pPr>
        <w:pStyle w:val="Listenabsatz"/>
        <w:numPr>
          <w:ilvl w:val="0"/>
          <w:numId w:val="15"/>
        </w:numPr>
        <w:shd w:val="clear" w:color="auto" w:fill="FFFFFF"/>
        <w:spacing w:line="255" w:lineRule="atLeast"/>
        <w:rPr>
          <w:rFonts w:cs="Arial"/>
          <w:color w:val="000000"/>
        </w:rPr>
      </w:pPr>
      <w:r w:rsidRPr="00D525C0">
        <w:rPr>
          <w:rFonts w:cs="Arial"/>
          <w:color w:val="000000"/>
        </w:rPr>
        <w:lastRenderedPageBreak/>
        <w:t>If the password matches the password stored by the bank, you need to verify that the information is valid with the Validate Authentication service. If the identity of the sender is verified, you can process the payment with the Card Authorization service.</w:t>
      </w:r>
    </w:p>
    <w:p w:rsidR="00BC24CE" w:rsidRPr="00D525C0" w:rsidRDefault="00BC24CE" w:rsidP="00BC24CE">
      <w:pPr>
        <w:pStyle w:val="Listenabsatz"/>
        <w:numPr>
          <w:ilvl w:val="0"/>
          <w:numId w:val="15"/>
        </w:numPr>
        <w:shd w:val="clear" w:color="auto" w:fill="FFFFFF"/>
        <w:autoSpaceDE w:val="0"/>
        <w:autoSpaceDN w:val="0"/>
        <w:adjustRightInd w:val="0"/>
        <w:spacing w:line="255" w:lineRule="atLeast"/>
        <w:rPr>
          <w:rFonts w:cs="Arial"/>
          <w:color w:val="000000"/>
        </w:rPr>
      </w:pPr>
      <w:r w:rsidRPr="00D525C0">
        <w:rPr>
          <w:rFonts w:cs="Arial"/>
          <w:color w:val="000000"/>
        </w:rPr>
        <w:t>If the password does not match the password stored by the bank, the customer may be fraudulent. You must refuse the card and can request another form of payment.</w:t>
      </w:r>
    </w:p>
    <w:p w:rsidR="007B4F36" w:rsidRPr="00E33D85" w:rsidRDefault="007B4F36" w:rsidP="007B4F36">
      <w:pPr>
        <w:pStyle w:val="Heading3"/>
        <w:rPr>
          <w:rFonts w:asciiTheme="minorHAnsi" w:hAnsiTheme="minorHAnsi"/>
        </w:rPr>
      </w:pPr>
      <w:bookmarkStart w:id="693" w:name="_Toc368651121"/>
      <w:bookmarkStart w:id="694" w:name="_Toc491351796"/>
      <w:bookmarkStart w:id="695" w:name="_Toc492911282"/>
      <w:r w:rsidRPr="00E33D85">
        <w:rPr>
          <w:rFonts w:asciiTheme="minorHAnsi" w:hAnsiTheme="minorHAnsi"/>
        </w:rPr>
        <w:t>Tax</w:t>
      </w:r>
      <w:bookmarkEnd w:id="693"/>
      <w:bookmarkEnd w:id="694"/>
      <w:r>
        <w:rPr>
          <w:rFonts w:asciiTheme="minorHAnsi" w:hAnsiTheme="minorHAnsi"/>
        </w:rPr>
        <w:t xml:space="preserve"> Service</w:t>
      </w:r>
      <w:bookmarkEnd w:id="695"/>
    </w:p>
    <w:p w:rsidR="007B4F36" w:rsidRPr="00CF5CBD" w:rsidRDefault="007B4F36" w:rsidP="005C1822">
      <w:pPr>
        <w:pStyle w:val="BodyText"/>
      </w:pPr>
      <w:r w:rsidRPr="00EC5B32">
        <w:t xml:space="preserve">Online Customer adds Product(s) to Cart and proceeds to </w:t>
      </w:r>
      <w:r w:rsidR="000B6A3D" w:rsidRPr="00EC5B32">
        <w:t>Checkout. As</w:t>
      </w:r>
      <w:r w:rsidRPr="00EC5B32">
        <w:t xml:space="preserve"> soon as shipping information is entered and validated, taxes are updated to reflect current tax rates based on six basic criteria: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Customer ship to address</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ship from address</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origin (POO)</w:t>
      </w:r>
    </w:p>
    <w:p w:rsidR="007B4F36" w:rsidRPr="00E33D85" w:rsidRDefault="007B4F36" w:rsidP="007B4F36">
      <w:pPr>
        <w:pStyle w:val="Listenabsatz"/>
        <w:numPr>
          <w:ilvl w:val="0"/>
          <w:numId w:val="19"/>
        </w:numPr>
        <w:autoSpaceDE w:val="0"/>
        <w:autoSpaceDN w:val="0"/>
        <w:adjustRightInd w:val="0"/>
        <w:rPr>
          <w:rFonts w:cs="Palatino-Roman"/>
        </w:rPr>
      </w:pPr>
      <w:r w:rsidRPr="00E33D85">
        <w:rPr>
          <w:rFonts w:cs="Palatino-Roman"/>
        </w:rPr>
        <w:t>Merchant point of order acceptance (POA)</w:t>
      </w:r>
    </w:p>
    <w:p w:rsidR="007B4F36" w:rsidRPr="00E33D85" w:rsidRDefault="007B4F36" w:rsidP="007B4F36">
      <w:pPr>
        <w:pStyle w:val="Listenabsatz"/>
        <w:numPr>
          <w:ilvl w:val="0"/>
          <w:numId w:val="19"/>
        </w:numPr>
        <w:autoSpaceDE w:val="0"/>
        <w:autoSpaceDN w:val="0"/>
        <w:adjustRightInd w:val="0"/>
        <w:rPr>
          <w:rFonts w:cs="Palatino-Bold"/>
          <w:b/>
          <w:bCs/>
        </w:rPr>
      </w:pPr>
      <w:r w:rsidRPr="00E33D85">
        <w:rPr>
          <w:rFonts w:cs="Palatino-Roman"/>
        </w:rPr>
        <w:t>Product code</w:t>
      </w:r>
    </w:p>
    <w:p w:rsidR="007B4F36" w:rsidRPr="00D24218" w:rsidRDefault="007B4F36" w:rsidP="007B4F36">
      <w:pPr>
        <w:pStyle w:val="Listenabsatz"/>
        <w:numPr>
          <w:ilvl w:val="0"/>
          <w:numId w:val="19"/>
        </w:numPr>
        <w:autoSpaceDE w:val="0"/>
        <w:autoSpaceDN w:val="0"/>
        <w:adjustRightInd w:val="0"/>
        <w:rPr>
          <w:rFonts w:cs="Palatino-Bold"/>
          <w:b/>
          <w:bCs/>
        </w:rPr>
      </w:pPr>
      <w:r w:rsidRPr="00E33D85">
        <w:rPr>
          <w:rFonts w:cs="Palatino-Roman"/>
        </w:rPr>
        <w:t>Merchant nexus</w:t>
      </w:r>
    </w:p>
    <w:p w:rsidR="00D24218" w:rsidRPr="00D24218" w:rsidRDefault="00D24218" w:rsidP="00D24218">
      <w:pPr>
        <w:pStyle w:val="Listenabsatz"/>
        <w:autoSpaceDE w:val="0"/>
        <w:autoSpaceDN w:val="0"/>
        <w:adjustRightInd w:val="0"/>
        <w:rPr>
          <w:rFonts w:cs="Palatino-Bold"/>
          <w:b/>
          <w:bCs/>
        </w:rPr>
      </w:pPr>
    </w:p>
    <w:p w:rsidR="007B4F36" w:rsidRPr="00025B82" w:rsidRDefault="007B4F36" w:rsidP="007B4F36">
      <w:pPr>
        <w:pStyle w:val="Listenabsatz"/>
        <w:shd w:val="clear" w:color="auto" w:fill="FFFFFF"/>
        <w:autoSpaceDE w:val="0"/>
        <w:autoSpaceDN w:val="0"/>
        <w:adjustRightInd w:val="0"/>
        <w:spacing w:line="255" w:lineRule="atLeast"/>
        <w:ind w:left="0"/>
      </w:pPr>
      <w:r w:rsidRPr="00E33D85">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2D6FC0" w:rsidRPr="00E33D85" w:rsidRDefault="002D6FC0" w:rsidP="002D6FC0">
      <w:pPr>
        <w:pStyle w:val="Heading3"/>
        <w:rPr>
          <w:rFonts w:asciiTheme="minorHAnsi" w:hAnsiTheme="minorHAnsi"/>
        </w:rPr>
      </w:pPr>
      <w:bookmarkStart w:id="696" w:name="_Toc491351812"/>
      <w:bookmarkStart w:id="697" w:name="_Toc492911283"/>
      <w:r w:rsidRPr="00E33D85">
        <w:rPr>
          <w:rFonts w:asciiTheme="minorHAnsi" w:hAnsiTheme="minorHAnsi"/>
        </w:rPr>
        <w:t>Secure Acceptance Authorization</w:t>
      </w:r>
      <w:bookmarkEnd w:id="696"/>
      <w:bookmarkEnd w:id="697"/>
    </w:p>
    <w:p w:rsidR="002D6FC0" w:rsidRPr="00CF5CBD" w:rsidRDefault="002D6FC0" w:rsidP="005C1822">
      <w:pPr>
        <w:pStyle w:val="BodyText"/>
      </w:pPr>
      <w:r w:rsidRPr="00EC5B32">
        <w:t>Secure Acceptance payment gateway is used to process transaction requests directly from the customer browser so that sensitive payment data does not pass through Demandware servers.</w:t>
      </w:r>
    </w:p>
    <w:p w:rsidR="002D6FC0" w:rsidRPr="00C035C5" w:rsidRDefault="002D6FC0" w:rsidP="005C1822">
      <w:pPr>
        <w:pStyle w:val="BodyText"/>
      </w:pPr>
      <w:r w:rsidRPr="00CF5CBD">
        <w:t xml:space="preserve">Secure Acceptance </w:t>
      </w:r>
      <w:r w:rsidRPr="009F04FE">
        <w:t>feature is implemented using these secure acceptance payment methods:</w:t>
      </w:r>
    </w:p>
    <w:p w:rsidR="002D6FC0" w:rsidRPr="00A01A49" w:rsidRDefault="002D6FC0" w:rsidP="005C1822">
      <w:pPr>
        <w:pStyle w:val="BodyText"/>
      </w:pPr>
    </w:p>
    <w:p w:rsidR="002D6FC0" w:rsidRPr="00107B6C" w:rsidRDefault="002D6FC0" w:rsidP="005C1822">
      <w:pPr>
        <w:pStyle w:val="BodyText"/>
        <w:numPr>
          <w:ilvl w:val="0"/>
          <w:numId w:val="53"/>
        </w:numPr>
      </w:pPr>
      <w:r w:rsidRPr="00107B6C">
        <w:t>Secure Acceptance – Redirect</w:t>
      </w:r>
    </w:p>
    <w:p w:rsidR="002D6FC0" w:rsidRPr="00E861FE" w:rsidRDefault="002D6FC0" w:rsidP="005C1822">
      <w:pPr>
        <w:pStyle w:val="BodyText"/>
        <w:numPr>
          <w:ilvl w:val="0"/>
          <w:numId w:val="53"/>
        </w:numPr>
      </w:pPr>
      <w:r w:rsidRPr="00E861FE">
        <w:t>Secure Acceptance – Iframe</w:t>
      </w:r>
    </w:p>
    <w:p w:rsidR="002D6FC0" w:rsidRPr="00D525C0" w:rsidRDefault="002D6FC0" w:rsidP="005C1822">
      <w:pPr>
        <w:pStyle w:val="BodyText"/>
        <w:numPr>
          <w:ilvl w:val="0"/>
          <w:numId w:val="53"/>
        </w:numPr>
      </w:pPr>
      <w:r w:rsidRPr="00D525C0">
        <w:t>Secure Acceptance – Silent Post</w:t>
      </w:r>
    </w:p>
    <w:p w:rsidR="002D6FC0" w:rsidRPr="00D525C0" w:rsidRDefault="002D6FC0" w:rsidP="005C1822">
      <w:pPr>
        <w:pStyle w:val="BodyText"/>
      </w:pPr>
    </w:p>
    <w:p w:rsidR="002D6FC0" w:rsidRPr="00D525C0" w:rsidRDefault="002D6FC0" w:rsidP="005C1822">
      <w:pPr>
        <w:pStyle w:val="BodyText"/>
      </w:pPr>
      <w:r w:rsidRPr="00D525C0">
        <w:t>All the above secure Acceptance methods provide a common feature of handling the secure information on secure pages only.</w:t>
      </w:r>
    </w:p>
    <w:p w:rsidR="002D6FC0" w:rsidRPr="00CF5CBD" w:rsidRDefault="002D6FC0" w:rsidP="005C1822">
      <w:pPr>
        <w:pStyle w:val="BodyText"/>
      </w:pPr>
      <w:r w:rsidRPr="00D525C0">
        <w:t xml:space="preserve">Secure Acceptance Redirect: </w:t>
      </w:r>
      <w:r w:rsidRPr="00EC5B32">
        <w:t>Customer will get redirect to secure Acceptance payment gateway when clicking on Place Order from Review Page</w:t>
      </w:r>
    </w:p>
    <w:p w:rsidR="002D6FC0" w:rsidRPr="00CF5CBD" w:rsidRDefault="002D6FC0" w:rsidP="005C1822">
      <w:pPr>
        <w:pStyle w:val="BodyText"/>
      </w:pPr>
      <w:r w:rsidRPr="00D525C0">
        <w:t>Secure Acceptance Iframe:</w:t>
      </w:r>
      <w:r w:rsidRPr="00EC5B32">
        <w:t xml:space="preserve"> Customer will get redirect to secure Acceptance payment gateway wi</w:t>
      </w:r>
      <w:r w:rsidRPr="00CF5CBD">
        <w:t>thin an Iframe embedded in a new summary page added into checkout flow</w:t>
      </w:r>
    </w:p>
    <w:p w:rsidR="002D6FC0" w:rsidRPr="00E33D85" w:rsidRDefault="002D6FC0" w:rsidP="005C1822">
      <w:pPr>
        <w:pStyle w:val="BodyText"/>
      </w:pPr>
      <w:r w:rsidRPr="00D525C0">
        <w:t>Secure Acceptance Silent Order Post:</w:t>
      </w:r>
      <w:r w:rsidRPr="00EC5B32">
        <w:t xml:space="preserve"> Credit Card form data is posted to secure acceptance silent post URL and token is generated and user is redirected on review page and normal card au</w:t>
      </w:r>
      <w:r w:rsidRPr="00CF5CBD">
        <w:t>thorization flow is being used to further process the transaction</w:t>
      </w:r>
      <w:r w:rsidRPr="00E33D85">
        <w:t>.</w:t>
      </w:r>
    </w:p>
    <w:p w:rsidR="002D6FC0" w:rsidRPr="00CF5CBD" w:rsidRDefault="002D6FC0" w:rsidP="005C1822">
      <w:pPr>
        <w:pStyle w:val="BodyText"/>
      </w:pPr>
      <w:r w:rsidRPr="00EC5B32">
        <w:t>Secure Acceptance Web/Mobile Authorization Sequence flow:</w:t>
      </w:r>
    </w:p>
    <w:p w:rsidR="002D6FC0" w:rsidRPr="00E33D85" w:rsidRDefault="002D6FC0" w:rsidP="005C1822">
      <w:pPr>
        <w:pStyle w:val="BodyText"/>
      </w:pPr>
    </w:p>
    <w:p w:rsidR="002D6FC0" w:rsidRPr="00E33D85" w:rsidRDefault="002D6FC0" w:rsidP="005C1822">
      <w:pPr>
        <w:pStyle w:val="BodyText"/>
        <w:numPr>
          <w:ilvl w:val="0"/>
          <w:numId w:val="54"/>
        </w:numPr>
      </w:pPr>
      <w:r w:rsidRPr="00E33D85">
        <w:t>Secure Acceptance Authorize create Request signature using signed and unsigned field names  to validate the request on secure pages</w:t>
      </w:r>
    </w:p>
    <w:p w:rsidR="002D6FC0" w:rsidRPr="00E33D85" w:rsidRDefault="002D6FC0" w:rsidP="005C1822">
      <w:pPr>
        <w:pStyle w:val="BodyText"/>
        <w:numPr>
          <w:ilvl w:val="0"/>
          <w:numId w:val="54"/>
        </w:numPr>
      </w:pPr>
      <w:r w:rsidRPr="00E33D85">
        <w:t xml:space="preserve">Post the request data[i.e.: billing/shipping/card details, signature in signed and unsigned fields] in to </w:t>
      </w:r>
      <w:r w:rsidRPr="00E33D85">
        <w:lastRenderedPageBreak/>
        <w:t>selected APM form Action</w:t>
      </w:r>
    </w:p>
    <w:p w:rsidR="002D6FC0" w:rsidRPr="00E33D85" w:rsidRDefault="002D6FC0" w:rsidP="005C1822">
      <w:pPr>
        <w:pStyle w:val="BodyText"/>
        <w:numPr>
          <w:ilvl w:val="0"/>
          <w:numId w:val="54"/>
        </w:numPr>
      </w:pPr>
      <w:r w:rsidRPr="00E33D85">
        <w:t>Secure Acceptance validate the request using signature and open the secure payment pages to complete the checkout flow</w:t>
      </w:r>
    </w:p>
    <w:p w:rsidR="002D6FC0" w:rsidRPr="00E33D85" w:rsidRDefault="002D6FC0" w:rsidP="005C1822">
      <w:pPr>
        <w:pStyle w:val="BodyText"/>
        <w:numPr>
          <w:ilvl w:val="0"/>
          <w:numId w:val="54"/>
        </w:numPr>
      </w:pPr>
      <w:r w:rsidRPr="00E33D85">
        <w:t>After successful checkout completion ,Customer is return back to Demandware custom controller method[configured in Cybersource profile]</w:t>
      </w:r>
    </w:p>
    <w:p w:rsidR="002D6FC0" w:rsidRPr="00E33D85" w:rsidRDefault="002D6FC0" w:rsidP="005C1822">
      <w:pPr>
        <w:pStyle w:val="BodyText"/>
        <w:numPr>
          <w:ilvl w:val="0"/>
          <w:numId w:val="54"/>
        </w:numPr>
      </w:pPr>
      <w:r w:rsidRPr="00E33D85">
        <w:t>Secure Acceptance response method get the response in CurrentHttpParameterMap,again signature is created using the response data and matched with the response signature, once validated response is parsed</w:t>
      </w:r>
    </w:p>
    <w:p w:rsidR="002D6FC0" w:rsidRPr="00E33D85" w:rsidRDefault="002D6FC0" w:rsidP="005C1822">
      <w:pPr>
        <w:pStyle w:val="BodyText"/>
        <w:numPr>
          <w:ilvl w:val="0"/>
          <w:numId w:val="54"/>
        </w:numPr>
      </w:pPr>
      <w:r w:rsidRPr="00E33D85">
        <w:t>Based on Decision and reason code Order will get placed or failed in Demandware.</w:t>
      </w:r>
    </w:p>
    <w:p w:rsidR="002D6FC0" w:rsidRPr="00E33D85" w:rsidRDefault="002D6FC0" w:rsidP="005C1822">
      <w:pPr>
        <w:pStyle w:val="BodyText"/>
      </w:pPr>
    </w:p>
    <w:p w:rsidR="002D6FC0" w:rsidRPr="00E33D85" w:rsidRDefault="002D6FC0" w:rsidP="005C1822">
      <w:pPr>
        <w:pStyle w:val="BodyText"/>
      </w:pPr>
      <w:r w:rsidRPr="00E33D85">
        <w:t>Secure Acceptance Silent Order Post Authorization Sequence flow:</w:t>
      </w:r>
    </w:p>
    <w:p w:rsidR="002D6FC0" w:rsidRPr="00E33D85" w:rsidRDefault="002D6FC0" w:rsidP="005C1822">
      <w:pPr>
        <w:pStyle w:val="BodyText"/>
      </w:pPr>
    </w:p>
    <w:p w:rsidR="002D6FC0" w:rsidRPr="00E33D85" w:rsidRDefault="002D6FC0" w:rsidP="005C1822">
      <w:pPr>
        <w:pStyle w:val="BodyText"/>
        <w:numPr>
          <w:ilvl w:val="0"/>
          <w:numId w:val="55"/>
        </w:numPr>
      </w:pPr>
      <w:r w:rsidRPr="00E33D85">
        <w:t>An Ajax function is created to call Secure Acceptance silent post controller  to prepare request data except card details</w:t>
      </w:r>
    </w:p>
    <w:p w:rsidR="002D6FC0" w:rsidRPr="00E33D85" w:rsidRDefault="002D6FC0" w:rsidP="005C1822">
      <w:pPr>
        <w:pStyle w:val="BodyText"/>
        <w:numPr>
          <w:ilvl w:val="0"/>
          <w:numId w:val="55"/>
        </w:numPr>
      </w:pPr>
      <w:r w:rsidRPr="00E33D85">
        <w:t>Card details are populated within Ajax to prevent security breach , further the details are posted to selected APM form action URL</w:t>
      </w:r>
    </w:p>
    <w:p w:rsidR="002D6FC0" w:rsidRPr="00E33D85" w:rsidRDefault="002D6FC0" w:rsidP="005C1822">
      <w:pPr>
        <w:pStyle w:val="BodyText"/>
        <w:numPr>
          <w:ilvl w:val="0"/>
          <w:numId w:val="55"/>
        </w:numPr>
      </w:pPr>
      <w:r w:rsidRPr="00E33D85">
        <w:t>Silent post will create or update token based on request details  and return the response on Demandware custom controller method which parse the response of CurrentHttpParameterMap and return back  to corresponding pages[summary/billing/cart]</w:t>
      </w:r>
    </w:p>
    <w:p w:rsidR="002D6FC0" w:rsidRDefault="002D6FC0" w:rsidP="005C1822">
      <w:pPr>
        <w:pStyle w:val="BodyText"/>
      </w:pPr>
      <w:r w:rsidRPr="00E33D85">
        <w:t xml:space="preserve">On Place </w:t>
      </w:r>
      <w:r w:rsidR="000B6A3D" w:rsidRPr="00E33D85">
        <w:t>Order, Secure</w:t>
      </w:r>
      <w:r w:rsidRPr="00E33D85">
        <w:t xml:space="preserve"> Acceptance </w:t>
      </w:r>
      <w:r w:rsidR="000B6A3D" w:rsidRPr="00E33D85">
        <w:t>authorization is</w:t>
      </w:r>
      <w:r w:rsidRPr="00E33D85">
        <w:t xml:space="preserve"> called which internally completed the flow using CyberSource </w:t>
      </w:r>
      <w:r w:rsidR="000B6A3D" w:rsidRPr="00E33D85">
        <w:t>Authorization [</w:t>
      </w:r>
      <w:r w:rsidRPr="00E33D85">
        <w:t>refer Credit Card Authorization service]</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698" w:name="_Toc491351816"/>
      <w:bookmarkStart w:id="699" w:name="_Toc492911284"/>
      <w:r w:rsidRPr="00E33D85">
        <w:rPr>
          <w:rFonts w:asciiTheme="minorHAnsi" w:hAnsiTheme="minorHAnsi"/>
        </w:rPr>
        <w:t>Visa Checkout</w:t>
      </w:r>
      <w:bookmarkEnd w:id="698"/>
      <w:bookmarkEnd w:id="699"/>
    </w:p>
    <w:p w:rsidR="002D6FC0" w:rsidRPr="00E33D85" w:rsidRDefault="002D6FC0" w:rsidP="002D6FC0">
      <w:r w:rsidRPr="00E33D85">
        <w:t>Visa Checkout and the CyberSource credit card services work together as an integrated offering. CyberSource provides the following services to assist with your Visa Checkout integration</w:t>
      </w:r>
    </w:p>
    <w:p w:rsidR="002D6FC0" w:rsidRPr="00E33D85" w:rsidRDefault="002D6FC0" w:rsidP="002D6FC0">
      <w:pPr>
        <w:pStyle w:val="ListParagraph"/>
        <w:numPr>
          <w:ilvl w:val="0"/>
          <w:numId w:val="15"/>
        </w:numPr>
      </w:pPr>
      <w:r w:rsidRPr="00E33D85">
        <w:t>Get Visa Checkout data: this service retrieves Visa Checkout data, which enables you to display payment and shipping details to the customer during checkout.</w:t>
      </w:r>
    </w:p>
    <w:p w:rsidR="002D6FC0" w:rsidRPr="00E33D85" w:rsidRDefault="002D6FC0" w:rsidP="002D6FC0">
      <w:pPr>
        <w:pStyle w:val="ListParagraph"/>
        <w:numPr>
          <w:ilvl w:val="0"/>
          <w:numId w:val="15"/>
        </w:numPr>
      </w:pPr>
      <w:r w:rsidRPr="00E33D85">
        <w:t>Authorization: this service enables you to send an authorization request to your processor using the Visa Checkout payment data</w:t>
      </w:r>
    </w:p>
    <w:p w:rsidR="002D6FC0" w:rsidRPr="00E33D85" w:rsidRDefault="002D6FC0" w:rsidP="002D6FC0">
      <w:r w:rsidRPr="00E33D85">
        <w:rPr>
          <w:noProof/>
        </w:rPr>
        <w:lastRenderedPageBreak/>
        <w:drawing>
          <wp:inline distT="0" distB="0" distL="0" distR="0" wp14:anchorId="05F49AA6" wp14:editId="13DD96CB">
            <wp:extent cx="5934075" cy="2543175"/>
            <wp:effectExtent l="0" t="0" r="9525" b="9525"/>
            <wp:docPr id="12" name="Picture 14" descr="cid:image003.jpg@01D22FA7.D802ED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3.jpg@01D22FA7.D802ED0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rsidR="002D6FC0" w:rsidRPr="00E33D85" w:rsidRDefault="002D6FC0" w:rsidP="002D6FC0">
      <w:pPr>
        <w:pStyle w:val="ListParagraph"/>
        <w:ind w:hanging="360"/>
      </w:pPr>
      <w:r w:rsidRPr="00E33D85">
        <w:t>1.</w:t>
      </w:r>
      <w:r w:rsidRPr="00E33D85">
        <w:rPr>
          <w:sz w:val="14"/>
          <w:szCs w:val="14"/>
        </w:rPr>
        <w:t xml:space="preserve">       </w:t>
      </w:r>
      <w:r w:rsidRPr="00E33D85">
        <w:t>Your web site integrates directly to Visa Checkout to display the Visa Checkout button on your checkout page.</w:t>
      </w:r>
    </w:p>
    <w:p w:rsidR="002D6FC0" w:rsidRPr="00E33D85" w:rsidRDefault="002D6FC0" w:rsidP="002D6FC0">
      <w:pPr>
        <w:pStyle w:val="ListParagraph"/>
        <w:ind w:hanging="360"/>
      </w:pPr>
      <w:r w:rsidRPr="00E33D85">
        <w:t>2.</w:t>
      </w:r>
      <w:r w:rsidRPr="00E33D85">
        <w:rPr>
          <w:sz w:val="14"/>
          <w:szCs w:val="14"/>
        </w:rPr>
        <w:t xml:space="preserve">       </w:t>
      </w:r>
      <w:r w:rsidRPr="00E33D85">
        <w:t>CyberSource provides the get Visa Checkout data service, which retrieves the Visa Checkout payment data, except the PAN. You can use the retrieved data to help the customer confirm the purchase.</w:t>
      </w:r>
    </w:p>
    <w:p w:rsidR="002D6FC0" w:rsidRDefault="002D6FC0" w:rsidP="002D6FC0">
      <w:pPr>
        <w:pStyle w:val="ListParagraph"/>
        <w:ind w:hanging="360"/>
      </w:pPr>
      <w:r w:rsidRPr="00E33D85">
        <w:t>3.</w:t>
      </w:r>
      <w:r w:rsidRPr="00E33D85">
        <w:rPr>
          <w:sz w:val="14"/>
          <w:szCs w:val="14"/>
        </w:rPr>
        <w:t xml:space="preserve">       </w:t>
      </w:r>
      <w:r w:rsidRPr="00E33D85">
        <w:t>You submit an authorization request to CyberSource for credit card processing. Instead of including payment information in the authorization request, you include the Visa Checkout order ID.</w:t>
      </w:r>
    </w:p>
    <w:p w:rsidR="002D6FC0" w:rsidRDefault="002D6FC0" w:rsidP="002D6FC0">
      <w:pPr>
        <w:pStyle w:val="ListParagraph"/>
        <w:ind w:hanging="360"/>
      </w:pPr>
      <w:r>
        <w:t>4.</w:t>
      </w:r>
      <w:r>
        <w:tab/>
      </w:r>
      <w:r w:rsidRPr="00E33D85">
        <w:t>At various points in the transaction cycle, you notify the customer of the transaction status</w:t>
      </w:r>
      <w:r>
        <w:t>.</w:t>
      </w:r>
    </w:p>
    <w:p w:rsidR="002D6FC0" w:rsidRDefault="002D6FC0" w:rsidP="005C1822">
      <w:pPr>
        <w:pStyle w:val="BodyText"/>
      </w:pPr>
    </w:p>
    <w:p w:rsidR="002D6FC0" w:rsidRPr="00E33D85" w:rsidRDefault="002D6FC0" w:rsidP="002D6FC0">
      <w:pPr>
        <w:pStyle w:val="Heading3"/>
        <w:rPr>
          <w:rFonts w:asciiTheme="minorHAnsi" w:hAnsiTheme="minorHAnsi"/>
        </w:rPr>
      </w:pPr>
      <w:bookmarkStart w:id="700" w:name="_Toc491351807"/>
      <w:bookmarkStart w:id="701" w:name="_Toc492911285"/>
      <w:r w:rsidRPr="00E33D85">
        <w:rPr>
          <w:rFonts w:asciiTheme="minorHAnsi" w:hAnsiTheme="minorHAnsi"/>
        </w:rPr>
        <w:t>AliPay Authorization</w:t>
      </w:r>
      <w:bookmarkEnd w:id="700"/>
      <w:bookmarkEnd w:id="701"/>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Alipay authorization service allows storefront application to request for authorization for total ordered amount along with the currency. This make the web service call to CyberSource Alipay initiate service to initiate payment request and authorize the amount and after successful initiation controller make the web service call to check the payment status of initiated request.</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pPr>
      <w:r w:rsidRPr="00E33D85">
        <w:t>The Demandware CyberSource- AuthorizeAlipay  populates the payment initiate request with purchase total data, product name, product description and Alipay Payment type such as APD (Domestic payment for China based merchant to trade in China) and APY (International payment for International merchant to trade from outside China) and invoke the initiate web service call using CyberSource web service API.</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shd w:val="clear" w:color="auto" w:fill="FFFFFF"/>
        <w:autoSpaceDE w:val="0"/>
        <w:autoSpaceDN w:val="0"/>
        <w:adjustRightInd w:val="0"/>
        <w:spacing w:line="255" w:lineRule="atLeast"/>
        <w:ind w:left="0"/>
        <w:rPr>
          <w:b/>
        </w:rPr>
      </w:pPr>
      <w:r w:rsidRPr="00E33D85">
        <w:rPr>
          <w:b/>
        </w:rPr>
        <w:t>Alipay Authorization Sequence Flow:</w:t>
      </w:r>
    </w:p>
    <w:p w:rsidR="002D6FC0" w:rsidRPr="00E33D85" w:rsidRDefault="002D6FC0" w:rsidP="002D6FC0">
      <w:pPr>
        <w:pStyle w:val="Listenabsatz"/>
        <w:shd w:val="clear" w:color="auto" w:fill="FFFFFF"/>
        <w:autoSpaceDE w:val="0"/>
        <w:autoSpaceDN w:val="0"/>
        <w:adjustRightInd w:val="0"/>
        <w:spacing w:line="255" w:lineRule="atLeast"/>
        <w:ind w:left="0"/>
      </w:pP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Create CyberSource Alipay Initiate request using purchase total data, product name, and product description (optional) from the current order object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Set Alipay payment type to domestic or international in site preference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After configuration make actual service call to Alipay Initiate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Decision of Initiate request and accordingly set the corresponding </w:t>
      </w:r>
      <w:r>
        <w:rPr>
          <w:rFonts w:cs="Arial"/>
          <w:color w:val="000000"/>
        </w:rPr>
        <w:t>variables</w:t>
      </w:r>
      <w:r w:rsidRPr="00E33D85">
        <w: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lastRenderedPageBreak/>
        <w:t>If initiation is successful, then assign the required values in Demandware Payment Tran</w:t>
      </w:r>
      <w:r>
        <w:t xml:space="preserve">saction object and </w:t>
      </w:r>
      <w:r w:rsidRPr="00E33D85">
        <w:t xml:space="preserve"> create CyberSource Alipay Check Status Request using Request ID of Initiate service response</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Make service call to Alipay Check Status request to return the payment status of initiated request</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 xml:space="preserve">Validate Reason Code and Payment status of check status service response and set the corresponding </w:t>
      </w:r>
      <w:r>
        <w:rPr>
          <w:rFonts w:cs="Arial"/>
          <w:color w:val="000000"/>
        </w:rPr>
        <w:t>variables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then check the payment status. If payment status is COMPLETED for service call then complete the checkout flow and place the order with “New” as order status and “Paid” as order payment status.</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PENDING, complete the checkout flow with order status as “Created” and order payment status as “Not Paid”.</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ReasonCode = 100 and PaymentStatus = ABANDONED or PaymentStatus = TRADE_NOT_EXIST,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REJECT and ReasonCode = 102 or ReasonCode = 233, fail the order and show message on the screen.</w:t>
      </w:r>
    </w:p>
    <w:p w:rsidR="002D6FC0" w:rsidRPr="00E33D85" w:rsidRDefault="002D6FC0" w:rsidP="002D6FC0">
      <w:pPr>
        <w:pStyle w:val="Listenabsatz"/>
        <w:numPr>
          <w:ilvl w:val="0"/>
          <w:numId w:val="28"/>
        </w:numPr>
        <w:shd w:val="clear" w:color="auto" w:fill="FFFFFF"/>
        <w:autoSpaceDE w:val="0"/>
        <w:autoSpaceDN w:val="0"/>
        <w:adjustRightInd w:val="0"/>
        <w:spacing w:line="255" w:lineRule="atLeast"/>
      </w:pPr>
      <w:r w:rsidRPr="00E33D85">
        <w:t>If Decision = ERROR and ReasonCode = 150, fail the order and show message on the screen.</w:t>
      </w:r>
    </w:p>
    <w:p w:rsidR="002D6FC0" w:rsidRPr="00E33D85" w:rsidRDefault="002D6FC0" w:rsidP="002D6FC0">
      <w:pPr>
        <w:pStyle w:val="Listenabsatz"/>
        <w:shd w:val="clear" w:color="auto" w:fill="FFFFFF"/>
        <w:autoSpaceDE w:val="0"/>
        <w:autoSpaceDN w:val="0"/>
        <w:adjustRightInd w:val="0"/>
        <w:spacing w:line="255" w:lineRule="atLeast"/>
      </w:pPr>
    </w:p>
    <w:p w:rsidR="002D6FC0" w:rsidRPr="00E33D85" w:rsidRDefault="002D6FC0" w:rsidP="005C1822">
      <w:pPr>
        <w:pStyle w:val="BodyText"/>
      </w:pPr>
      <w:r w:rsidRPr="00E33D85">
        <w:rPr>
          <w:b/>
        </w:rPr>
        <w:t>Note:</w:t>
      </w:r>
      <w:r w:rsidRPr="00E33D85">
        <w:t xml:space="preserve">  As Alipay live environment is not available, so for Alipay Domestic and International scenarios, Site Preference configuration for Reconciliation ID needs to configure to test various scenarios of Alipay Initiate and Check Status service. Also, </w:t>
      </w:r>
      <w:r w:rsidR="000B6A3D" w:rsidRPr="00E33D85">
        <w:t>if</w:t>
      </w:r>
      <w:r w:rsidRPr="00E33D85">
        <w:t xml:space="preserve"> shopper does not return from the AliPay then Demandware order status shall remain the same as “Created” and shall be updated once Batch Job for Check Payment Status service runs from scheduler</w:t>
      </w:r>
    </w:p>
    <w:p w:rsidR="00BC24CE" w:rsidRPr="00E33D85" w:rsidRDefault="00BC24CE" w:rsidP="00BC24CE">
      <w:pPr>
        <w:pStyle w:val="Heading3"/>
        <w:rPr>
          <w:rFonts w:asciiTheme="minorHAnsi" w:hAnsiTheme="minorHAnsi"/>
        </w:rPr>
      </w:pPr>
      <w:bookmarkStart w:id="702" w:name="_Toc491351806"/>
      <w:bookmarkStart w:id="703" w:name="_Toc492911286"/>
      <w:r w:rsidRPr="00E33D85">
        <w:rPr>
          <w:rFonts w:asciiTheme="minorHAnsi" w:hAnsiTheme="minorHAnsi"/>
        </w:rPr>
        <w:t>Retail Point-of-Sale (POS)</w:t>
      </w:r>
      <w:bookmarkEnd w:id="702"/>
      <w:bookmarkEnd w:id="703"/>
    </w:p>
    <w:p w:rsidR="00BC24CE" w:rsidRPr="00E33D85" w:rsidRDefault="00BC24CE" w:rsidP="005C1822">
      <w:pPr>
        <w:pStyle w:val="BodyText"/>
      </w:pPr>
      <w:r w:rsidRPr="00E33D85">
        <w:t>This service of CyberSource enables a merchant to process a credit card for retail point-of-sale transaction at their stores. The integration takes inputs for the API service and provides CyberSource API response for later use. This integration takes care for terminal which has manual entry for credit card details and terminal with a magnetic stripe where a credit card can be swiped and enter amount for the transaction.</w:t>
      </w:r>
    </w:p>
    <w:p w:rsidR="002D6FC0" w:rsidRDefault="002D6FC0" w:rsidP="002D6FC0">
      <w:pPr>
        <w:pStyle w:val="Heading3"/>
        <w:rPr>
          <w:rFonts w:asciiTheme="minorHAnsi" w:hAnsiTheme="minorHAnsi"/>
        </w:rPr>
      </w:pPr>
      <w:bookmarkStart w:id="704" w:name="_Toc491351803"/>
      <w:bookmarkStart w:id="705" w:name="_Toc492911287"/>
      <w:r>
        <w:rPr>
          <w:rFonts w:asciiTheme="minorHAnsi" w:hAnsiTheme="minorHAnsi"/>
        </w:rPr>
        <w:t>Klarna</w:t>
      </w:r>
      <w:bookmarkEnd w:id="704"/>
      <w:bookmarkEnd w:id="705"/>
    </w:p>
    <w:p w:rsidR="002D6FC0" w:rsidRPr="00E33D85" w:rsidRDefault="002D6FC0" w:rsidP="002D6FC0">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Klarna</w:t>
      </w:r>
      <w:r w:rsidRPr="00E33D85">
        <w:rPr>
          <w:rFonts w:asciiTheme="minorHAnsi" w:hAnsiTheme="minorHAnsi"/>
          <w:sz w:val="22"/>
          <w:szCs w:val="22"/>
        </w:rPr>
        <w:t xml:space="preserve"> authorization service controller allows storefront application to request for credit authorization for the total order amount. The controller</w:t>
      </w:r>
      <w:r>
        <w:rPr>
          <w:rFonts w:asciiTheme="minorHAnsi" w:hAnsiTheme="minorHAnsi"/>
          <w:sz w:val="22"/>
          <w:szCs w:val="22"/>
        </w:rPr>
        <w:t xml:space="preserve"> initially</w:t>
      </w:r>
      <w:r w:rsidRPr="00E33D85">
        <w:rPr>
          <w:rFonts w:asciiTheme="minorHAnsi" w:hAnsiTheme="minorHAnsi"/>
          <w:sz w:val="22"/>
          <w:szCs w:val="22"/>
        </w:rPr>
        <w:t xml:space="preserve"> makes the </w:t>
      </w:r>
      <w:r>
        <w:rPr>
          <w:rFonts w:asciiTheme="minorHAnsi" w:hAnsiTheme="minorHAnsi"/>
          <w:sz w:val="22"/>
          <w:szCs w:val="22"/>
        </w:rPr>
        <w:t xml:space="preserve">call to CyberSource Init Session service to initialize the Klarna widget and Klarna JS API authorization call along with </w:t>
      </w:r>
      <w:r w:rsidRPr="00E33D85">
        <w:rPr>
          <w:rFonts w:asciiTheme="minorHAnsi" w:hAnsiTheme="minorHAnsi"/>
          <w:sz w:val="22"/>
          <w:szCs w:val="22"/>
        </w:rPr>
        <w:t xml:space="preserve">authorization web service call to CyberSource authorization service and receive confirmation about the availability of the funds.  </w:t>
      </w:r>
    </w:p>
    <w:p w:rsidR="002D6FC0" w:rsidRPr="00E33D85" w:rsidRDefault="002D6FC0" w:rsidP="002D6FC0">
      <w:pPr>
        <w:rPr>
          <w:rFonts w:cs="Arial"/>
          <w:color w:val="000000"/>
        </w:rPr>
      </w:pPr>
      <w:r w:rsidRPr="00E33D85">
        <w:rPr>
          <w:rFonts w:cs="Arial"/>
          <w:color w:val="000000"/>
        </w:rPr>
        <w:t xml:space="preserve">The Demandware </w:t>
      </w:r>
      <w:r>
        <w:rPr>
          <w:rFonts w:cs="Arial"/>
          <w:color w:val="000000"/>
        </w:rPr>
        <w:t>KLARNA_CREDIT</w:t>
      </w:r>
      <w:r w:rsidRPr="00E33D85">
        <w:rPr>
          <w:rFonts w:cs="Arial"/>
          <w:color w:val="000000"/>
        </w:rPr>
        <w:t xml:space="preserve">–Authorize populates the authorization request with ship-to, bill-to, </w:t>
      </w:r>
      <w:r>
        <w:rPr>
          <w:rFonts w:cs="Arial"/>
          <w:color w:val="000000"/>
        </w:rPr>
        <w:t>Klarna Item data</w:t>
      </w:r>
      <w:r w:rsidRPr="00E33D85">
        <w:rPr>
          <w:rFonts w:cs="Arial"/>
          <w:color w:val="000000"/>
        </w:rPr>
        <w:t xml:space="preserve">, and purchase total data from the basket and invokes the authorization web service call using CyberSource web service API.  </w:t>
      </w:r>
    </w:p>
    <w:p w:rsidR="002D6FC0" w:rsidRPr="007D6464" w:rsidRDefault="002D6FC0" w:rsidP="002D6FC0">
      <w:pPr>
        <w:shd w:val="clear" w:color="auto" w:fill="FFFFFF"/>
        <w:spacing w:after="150"/>
        <w:rPr>
          <w:rFonts w:cs="Arial"/>
          <w:b/>
          <w:color w:val="000000"/>
        </w:rPr>
      </w:pPr>
      <w:r w:rsidRPr="007D6464">
        <w:rPr>
          <w:rFonts w:cs="Arial"/>
          <w:b/>
          <w:color w:val="000000"/>
        </w:rPr>
        <w:t>Klarna sequence flow:</w:t>
      </w:r>
    </w:p>
    <w:p w:rsidR="002D6FC0" w:rsidRDefault="002D6FC0" w:rsidP="00231B25">
      <w:pPr>
        <w:pStyle w:val="Listenabsatz"/>
        <w:numPr>
          <w:ilvl w:val="0"/>
          <w:numId w:val="75"/>
        </w:numPr>
        <w:rPr>
          <w:rFonts w:cs="Arial"/>
          <w:color w:val="000000"/>
        </w:rPr>
      </w:pPr>
      <w:r w:rsidRPr="00E33D85">
        <w:rPr>
          <w:rFonts w:cs="Arial"/>
          <w:color w:val="000000"/>
        </w:rPr>
        <w:t xml:space="preserve">Creates CyberSource </w:t>
      </w:r>
      <w:r>
        <w:rPr>
          <w:rFonts w:cs="Arial"/>
          <w:color w:val="000000"/>
        </w:rPr>
        <w:t>Init session</w:t>
      </w:r>
      <w:r w:rsidRPr="00E33D85">
        <w:rPr>
          <w:rFonts w:cs="Arial"/>
          <w:color w:val="000000"/>
        </w:rPr>
        <w:t xml:space="preserve"> request using 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Pr>
          <w:rFonts w:cs="Arial"/>
          <w:color w:val="000000"/>
        </w:rPr>
        <w:lastRenderedPageBreak/>
        <w:t>Make actual service call to CyberSource Init session service</w:t>
      </w:r>
    </w:p>
    <w:p w:rsidR="002D6FC0" w:rsidRDefault="002D6FC0" w:rsidP="00231B25">
      <w:pPr>
        <w:pStyle w:val="Listenabsatz"/>
        <w:numPr>
          <w:ilvl w:val="0"/>
          <w:numId w:val="75"/>
        </w:numPr>
        <w:rPr>
          <w:rFonts w:cs="Arial"/>
          <w:color w:val="000000"/>
        </w:rPr>
      </w:pPr>
      <w:r>
        <w:rPr>
          <w:rFonts w:cs="Arial"/>
          <w:color w:val="000000"/>
        </w:rPr>
        <w:t>If service returns ACCEPT as decision and 100 as reason code, get the processor token from session service response and set its value into a session variable</w:t>
      </w:r>
    </w:p>
    <w:p w:rsidR="002D6FC0" w:rsidRDefault="002D6FC0" w:rsidP="00231B25">
      <w:pPr>
        <w:pStyle w:val="Listenabsatz"/>
        <w:numPr>
          <w:ilvl w:val="0"/>
          <w:numId w:val="75"/>
        </w:numPr>
        <w:rPr>
          <w:rFonts w:cs="Arial"/>
          <w:color w:val="000000"/>
        </w:rPr>
      </w:pPr>
      <w:r>
        <w:rPr>
          <w:rFonts w:cs="Arial"/>
          <w:color w:val="000000"/>
        </w:rPr>
        <w:t>If service returns any other decision apart from ACCEPT and 100 as reason code, display an error message on billing page</w:t>
      </w:r>
    </w:p>
    <w:p w:rsidR="002D6FC0" w:rsidRDefault="002D6FC0" w:rsidP="00231B25">
      <w:pPr>
        <w:pStyle w:val="Listenabsatz"/>
        <w:numPr>
          <w:ilvl w:val="0"/>
          <w:numId w:val="75"/>
        </w:numPr>
        <w:rPr>
          <w:rFonts w:cs="Arial"/>
          <w:color w:val="000000"/>
        </w:rPr>
      </w:pPr>
      <w:r>
        <w:rPr>
          <w:rFonts w:cs="Arial"/>
          <w:color w:val="000000"/>
        </w:rPr>
        <w:t>Pass the value of processor token Klarna JS API to load the Klarna widget on summary page</w:t>
      </w:r>
    </w:p>
    <w:p w:rsidR="002D6FC0" w:rsidRPr="00E33D85" w:rsidRDefault="002D6FC0" w:rsidP="00231B25">
      <w:pPr>
        <w:pStyle w:val="Listenabsatz"/>
        <w:numPr>
          <w:ilvl w:val="0"/>
          <w:numId w:val="75"/>
        </w:numPr>
        <w:rPr>
          <w:rFonts w:cs="Arial"/>
          <w:color w:val="000000"/>
        </w:rPr>
      </w:pPr>
      <w:r>
        <w:rPr>
          <w:rFonts w:cs="Arial"/>
          <w:color w:val="000000"/>
        </w:rPr>
        <w:t xml:space="preserve">Create CyberSource authorization request using </w:t>
      </w:r>
      <w:r w:rsidRPr="00E33D85">
        <w:rPr>
          <w:rFonts w:cs="Arial"/>
          <w:color w:val="000000"/>
        </w:rPr>
        <w:t xml:space="preserve">ship-to, bill-to, </w:t>
      </w:r>
      <w:r>
        <w:rPr>
          <w:rFonts w:cs="Arial"/>
          <w:color w:val="000000"/>
        </w:rPr>
        <w:t>item data</w:t>
      </w:r>
      <w:r w:rsidRPr="00E33D85">
        <w:rPr>
          <w:rFonts w:cs="Arial"/>
          <w:color w:val="000000"/>
        </w:rPr>
        <w:t>, and purchase total</w:t>
      </w:r>
      <w:r>
        <w:rPr>
          <w:rFonts w:cs="Arial"/>
          <w:color w:val="000000"/>
        </w:rPr>
        <w:t xml:space="preserve"> data from the current basket</w:t>
      </w:r>
    </w:p>
    <w:p w:rsidR="002D6FC0" w:rsidRDefault="002D6FC0" w:rsidP="00231B25">
      <w:pPr>
        <w:pStyle w:val="Listenabsatz"/>
        <w:numPr>
          <w:ilvl w:val="0"/>
          <w:numId w:val="75"/>
        </w:numPr>
        <w:rPr>
          <w:rFonts w:cs="Arial"/>
          <w:color w:val="000000"/>
        </w:rPr>
      </w:pPr>
      <w:r w:rsidRPr="00E33D85">
        <w:rPr>
          <w:rFonts w:cs="Arial"/>
          <w:color w:val="000000"/>
        </w:rPr>
        <w:t xml:space="preserve">If </w:t>
      </w:r>
      <w:r>
        <w:rPr>
          <w:rFonts w:cs="Arial"/>
          <w:color w:val="000000"/>
        </w:rPr>
        <w:t>Decision Manager is configured in site preference, pass its value to true else false in CyberSource authorization call</w:t>
      </w:r>
    </w:p>
    <w:p w:rsidR="002D6FC0" w:rsidRDefault="002D6FC0" w:rsidP="00231B25">
      <w:pPr>
        <w:pStyle w:val="Listenabsatz"/>
        <w:numPr>
          <w:ilvl w:val="0"/>
          <w:numId w:val="75"/>
        </w:numPr>
        <w:rPr>
          <w:rFonts w:cs="Arial"/>
          <w:color w:val="000000"/>
        </w:rPr>
      </w:pPr>
      <w:r>
        <w:rPr>
          <w:rFonts w:cs="Arial"/>
          <w:color w:val="000000"/>
        </w:rPr>
        <w:t xml:space="preserve">Click Pay button to first authorize the request through Klarna JS API and then pass the </w:t>
      </w:r>
      <w:r w:rsidR="000B6A3D">
        <w:rPr>
          <w:rFonts w:cs="Arial"/>
          <w:color w:val="000000"/>
        </w:rPr>
        <w:t>pre-approved</w:t>
      </w:r>
      <w:r>
        <w:rPr>
          <w:rFonts w:cs="Arial"/>
          <w:color w:val="000000"/>
        </w:rPr>
        <w:t xml:space="preserve"> token returned by JS API authorization request in CyberSource authorization request</w:t>
      </w:r>
    </w:p>
    <w:p w:rsidR="002D6FC0" w:rsidRPr="00F932B3"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‘authorized’ or ‘pending’ as payment status and If merchant URL redirection is configured in site preference, redirect the user to merchant URL and return back to merchant site to complete the order</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and 100 as reason code, ‘authorized’ as payment status and merchant URL redirection is false,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If authorization service returns ‘ACCEPT’ as </w:t>
      </w:r>
      <w:r w:rsidR="000B6A3D">
        <w:rPr>
          <w:rFonts w:cs="Arial"/>
          <w:color w:val="000000"/>
        </w:rPr>
        <w:t>decision and</w:t>
      </w:r>
      <w:r>
        <w:rPr>
          <w:rFonts w:cs="Arial"/>
          <w:color w:val="000000"/>
        </w:rPr>
        <w:t xml:space="preserve"> 100 as reason code, ‘pending’ as payment status and merchant URL redirection is false, CyberSource check status service would be called to complete the transaction</w:t>
      </w:r>
    </w:p>
    <w:p w:rsidR="002D6FC0" w:rsidRDefault="002D6FC0" w:rsidP="00231B25">
      <w:pPr>
        <w:pStyle w:val="Listenabsatz"/>
        <w:numPr>
          <w:ilvl w:val="0"/>
          <w:numId w:val="75"/>
        </w:numPr>
        <w:rPr>
          <w:rFonts w:cs="Arial"/>
          <w:color w:val="000000"/>
        </w:rPr>
      </w:pPr>
      <w:r>
        <w:rPr>
          <w:rFonts w:cs="Arial"/>
          <w:color w:val="000000"/>
        </w:rPr>
        <w:t>If authorization service returns ‘ACCEPT’ as decision, 100 as reason code and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authorization service returns ‘REVIEW’ as decision, complete the order transaction but order status would be created itself</w:t>
      </w:r>
    </w:p>
    <w:p w:rsidR="002D6FC0" w:rsidRDefault="002D6FC0" w:rsidP="00231B25">
      <w:pPr>
        <w:pStyle w:val="Listenabsatz"/>
        <w:numPr>
          <w:ilvl w:val="0"/>
          <w:numId w:val="75"/>
        </w:numPr>
        <w:rPr>
          <w:rFonts w:cs="Arial"/>
          <w:color w:val="000000"/>
        </w:rPr>
      </w:pPr>
      <w:r>
        <w:rPr>
          <w:rFonts w:cs="Arial"/>
          <w:color w:val="000000"/>
        </w:rPr>
        <w:t xml:space="preserve">If payment status is ‘pending’, CyberSource check status service call would be made for both merchant URL redirected orders and </w:t>
      </w:r>
      <w:r w:rsidR="000B6A3D">
        <w:rPr>
          <w:rFonts w:cs="Arial"/>
          <w:color w:val="000000"/>
        </w:rPr>
        <w:t>non-redirected</w:t>
      </w:r>
      <w:r>
        <w:rPr>
          <w:rFonts w:cs="Arial"/>
          <w:color w:val="000000"/>
        </w:rPr>
        <w:t xml:space="preserve"> orders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2D6FC0" w:rsidRDefault="002D6FC0" w:rsidP="00231B25">
      <w:pPr>
        <w:pStyle w:val="Listenabsatz"/>
        <w:numPr>
          <w:ilvl w:val="0"/>
          <w:numId w:val="75"/>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2D6FC0" w:rsidRDefault="002D6FC0" w:rsidP="00231B25">
      <w:pPr>
        <w:pStyle w:val="Listenabsatz"/>
        <w:numPr>
          <w:ilvl w:val="0"/>
          <w:numId w:val="75"/>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‘REJECT’ or ‘ERROR’ as decision, exit immediately and change the status of order to failed</w:t>
      </w:r>
    </w:p>
    <w:p w:rsidR="002D6FC0" w:rsidRDefault="002D6FC0" w:rsidP="00231B25">
      <w:pPr>
        <w:pStyle w:val="Listenabsatz"/>
        <w:numPr>
          <w:ilvl w:val="0"/>
          <w:numId w:val="75"/>
        </w:numPr>
        <w:rPr>
          <w:rFonts w:cs="Arial"/>
          <w:color w:val="000000"/>
        </w:rPr>
      </w:pPr>
      <w:r>
        <w:rPr>
          <w:rFonts w:cs="Arial"/>
          <w:color w:val="000000"/>
        </w:rPr>
        <w:t>If check status service returns ‘REVIEW’ as decision, complete the order transaction bur order status would be created itself</w:t>
      </w:r>
    </w:p>
    <w:p w:rsidR="002D6FC0" w:rsidRPr="00E33D85" w:rsidRDefault="002D6FC0" w:rsidP="005C1822">
      <w:pPr>
        <w:pStyle w:val="BodyText"/>
      </w:pPr>
      <w:r w:rsidRPr="00E33D85">
        <w:t xml:space="preserve">Validate authorization reason code and set corresponding </w:t>
      </w:r>
      <w:r>
        <w:t>values</w:t>
      </w:r>
      <w:r w:rsidRPr="00E33D85">
        <w:t>, based on Auth response code.</w:t>
      </w:r>
    </w:p>
    <w:p w:rsidR="00BC24CE" w:rsidRDefault="00BC24CE" w:rsidP="005C1822">
      <w:pPr>
        <w:pStyle w:val="BodyText"/>
      </w:pPr>
      <w:bookmarkStart w:id="706" w:name="_Toc491351808"/>
      <w:bookmarkStart w:id="707" w:name="_Toc471208413"/>
    </w:p>
    <w:p w:rsidR="007A7B16" w:rsidRPr="007D6464" w:rsidRDefault="009A4D38" w:rsidP="005C1822">
      <w:pPr>
        <w:pStyle w:val="BodyText"/>
      </w:pPr>
      <w:r w:rsidRPr="007D6464">
        <w:t>Merchant Id/Key Specific Changes for Klarna</w:t>
      </w:r>
    </w:p>
    <w:p w:rsidR="009A4D38" w:rsidRPr="000B442E" w:rsidRDefault="009A4D38" w:rsidP="005C1822">
      <w:pPr>
        <w:pStyle w:val="BodyText"/>
      </w:pPr>
    </w:p>
    <w:p w:rsidR="009A4D38" w:rsidRPr="000B442E" w:rsidRDefault="009A4D38" w:rsidP="005C1822">
      <w:pPr>
        <w:pStyle w:val="BodyText"/>
      </w:pPr>
      <w:r w:rsidRPr="000B442E">
        <w:t>Different countries and specific currencies could be configured to run Klarna with different Merchant Id/Key specific to different sites. Functional flows would be similar on different sites. Merchant Id/Key could be configured at Merchant Tools -&gt; Ordering -&gt; Payment Methods -&gt; Klarna</w:t>
      </w:r>
      <w:r w:rsidR="000B442E" w:rsidRPr="000B442E">
        <w:t xml:space="preserve">. In this release, Klarna has been supported for US, UK and Germany with different sites and </w:t>
      </w:r>
      <w:r w:rsidR="000B6A3D" w:rsidRPr="000B442E">
        <w:t>corresponding</w:t>
      </w:r>
      <w:r w:rsidR="000B442E" w:rsidRPr="000B442E">
        <w:t xml:space="preserve"> Merchant Ids/Key. To update the value of merchant Id/Key sp</w:t>
      </w:r>
      <w:r w:rsidR="000B6A3D">
        <w:t>eci</w:t>
      </w:r>
      <w:r w:rsidR="000B442E" w:rsidRPr="000B442E">
        <w:t>fic to the sites, follow below mentioned steps.</w:t>
      </w:r>
    </w:p>
    <w:p w:rsidR="009A4D38" w:rsidRPr="000B442E" w:rsidRDefault="000B442E" w:rsidP="005C1822">
      <w:pPr>
        <w:pStyle w:val="BodyText"/>
        <w:numPr>
          <w:ilvl w:val="0"/>
          <w:numId w:val="84"/>
        </w:numPr>
      </w:pPr>
      <w:r w:rsidRPr="000B442E">
        <w:t>Change the language to either English(United States), English(United Kingdom) or German(Germany)</w:t>
      </w:r>
    </w:p>
    <w:p w:rsidR="000B442E" w:rsidRDefault="000B442E" w:rsidP="005C1822">
      <w:pPr>
        <w:pStyle w:val="BodyText"/>
        <w:numPr>
          <w:ilvl w:val="0"/>
          <w:numId w:val="84"/>
        </w:numPr>
      </w:pPr>
      <w:r w:rsidRPr="000B442E">
        <w:t>Select Klarna as payment method and enter merchantID and merchantKey field in CyberSource Credentials section of payment method</w:t>
      </w:r>
    </w:p>
    <w:p w:rsidR="008552E1" w:rsidRDefault="008552E1" w:rsidP="005C1822">
      <w:pPr>
        <w:pStyle w:val="BodyText"/>
      </w:pPr>
    </w:p>
    <w:p w:rsidR="000B442E" w:rsidRDefault="000B442E" w:rsidP="005C1822">
      <w:pPr>
        <w:pStyle w:val="BodyText"/>
      </w:pPr>
      <w:r w:rsidRPr="000B442E">
        <w:rPr>
          <w:noProof/>
        </w:rPr>
        <w:drawing>
          <wp:inline distT="0" distB="0" distL="0" distR="0" wp14:anchorId="36EE9DF9" wp14:editId="7B2F2415">
            <wp:extent cx="6400800" cy="2723019"/>
            <wp:effectExtent l="0" t="0" r="0" b="0"/>
            <wp:docPr id="13" name="Picture 13" descr="C:\Users\pchug3\Downloads\Screen Caps\PaymentMetho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ug3\Downloads\Screen Caps\PaymentMetho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723019"/>
                    </a:xfrm>
                    <a:prstGeom prst="rect">
                      <a:avLst/>
                    </a:prstGeom>
                    <a:noFill/>
                    <a:ln>
                      <a:noFill/>
                    </a:ln>
                  </pic:spPr>
                </pic:pic>
              </a:graphicData>
            </a:graphic>
          </wp:inline>
        </w:drawing>
      </w:r>
    </w:p>
    <w:p w:rsidR="00205275" w:rsidRPr="000B442E" w:rsidRDefault="00205275" w:rsidP="005C1822">
      <w:pPr>
        <w:pStyle w:val="BodyText"/>
      </w:pPr>
      <w:r w:rsidRPr="00205275">
        <w:rPr>
          <w:noProof/>
        </w:rPr>
        <w:drawing>
          <wp:inline distT="0" distB="0" distL="0" distR="0" wp14:anchorId="5A883688" wp14:editId="36A0F7D1">
            <wp:extent cx="6400800" cy="1948930"/>
            <wp:effectExtent l="0" t="0" r="0" b="0"/>
            <wp:docPr id="15" name="Picture 15" descr="C:\Users\pchug3\Downloads\Screen Caps\PaymentMeth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ownloads\Screen Caps\PaymentMethod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1948930"/>
                    </a:xfrm>
                    <a:prstGeom prst="rect">
                      <a:avLst/>
                    </a:prstGeom>
                    <a:noFill/>
                    <a:ln>
                      <a:noFill/>
                    </a:ln>
                  </pic:spPr>
                </pic:pic>
              </a:graphicData>
            </a:graphic>
          </wp:inline>
        </w:drawing>
      </w:r>
    </w:p>
    <w:p w:rsidR="00BC24CE" w:rsidRDefault="00BC24CE" w:rsidP="00BC24CE">
      <w:pPr>
        <w:pStyle w:val="Heading3"/>
        <w:rPr>
          <w:rFonts w:asciiTheme="minorHAnsi" w:hAnsiTheme="minorHAnsi"/>
        </w:rPr>
      </w:pPr>
      <w:bookmarkStart w:id="708" w:name="_Toc491351804"/>
      <w:bookmarkStart w:id="709" w:name="_Toc492911288"/>
      <w:r>
        <w:rPr>
          <w:rFonts w:asciiTheme="minorHAnsi" w:hAnsiTheme="minorHAnsi"/>
        </w:rPr>
        <w:t>Bank Transfer</w:t>
      </w:r>
      <w:bookmarkEnd w:id="708"/>
      <w:r w:rsidR="007D6464">
        <w:rPr>
          <w:rFonts w:asciiTheme="minorHAnsi" w:hAnsiTheme="minorHAnsi"/>
        </w:rPr>
        <w:t xml:space="preserve"> APM’s</w:t>
      </w:r>
      <w:bookmarkEnd w:id="709"/>
    </w:p>
    <w:p w:rsidR="00BC24CE" w:rsidRPr="00E33D85" w:rsidRDefault="00BC24CE" w:rsidP="00BC24CE">
      <w:pPr>
        <w:pStyle w:val="pbobodytext"/>
        <w:rPr>
          <w:rFonts w:asciiTheme="minorHAnsi" w:hAnsiTheme="minorHAnsi"/>
          <w:sz w:val="22"/>
          <w:szCs w:val="22"/>
        </w:rPr>
      </w:pPr>
      <w:r w:rsidRPr="00E33D85">
        <w:rPr>
          <w:rFonts w:asciiTheme="minorHAnsi" w:hAnsiTheme="minorHAnsi"/>
          <w:sz w:val="22"/>
          <w:szCs w:val="22"/>
        </w:rPr>
        <w:t xml:space="preserve">The </w:t>
      </w:r>
      <w:r>
        <w:rPr>
          <w:rFonts w:asciiTheme="minorHAnsi" w:hAnsiTheme="minorHAnsi"/>
          <w:sz w:val="22"/>
          <w:szCs w:val="22"/>
        </w:rPr>
        <w:t>Bank Transfer</w:t>
      </w:r>
      <w:r w:rsidRPr="00E33D85">
        <w:rPr>
          <w:rFonts w:asciiTheme="minorHAnsi" w:hAnsiTheme="minorHAnsi"/>
          <w:sz w:val="22"/>
          <w:szCs w:val="22"/>
        </w:rPr>
        <w:t xml:space="preserve"> service controller allows storef</w:t>
      </w:r>
      <w:r>
        <w:rPr>
          <w:rFonts w:asciiTheme="minorHAnsi" w:hAnsiTheme="minorHAnsi"/>
          <w:sz w:val="22"/>
          <w:szCs w:val="22"/>
        </w:rPr>
        <w:t>ront application to request to sale</w:t>
      </w:r>
      <w:r w:rsidRPr="00E33D85">
        <w:rPr>
          <w:rFonts w:asciiTheme="minorHAnsi" w:hAnsiTheme="minorHAnsi"/>
          <w:sz w:val="22"/>
          <w:szCs w:val="22"/>
        </w:rPr>
        <w:t xml:space="preserve"> total order amount. The </w:t>
      </w:r>
      <w:r w:rsidR="000B6A3D" w:rsidRPr="00E33D85">
        <w:rPr>
          <w:rFonts w:asciiTheme="minorHAnsi" w:hAnsiTheme="minorHAnsi"/>
          <w:sz w:val="22"/>
          <w:szCs w:val="22"/>
        </w:rPr>
        <w:t>controller makes</w:t>
      </w:r>
      <w:r w:rsidRPr="00E33D85">
        <w:rPr>
          <w:rFonts w:asciiTheme="minorHAnsi" w:hAnsiTheme="minorHAnsi"/>
          <w:sz w:val="22"/>
          <w:szCs w:val="22"/>
        </w:rPr>
        <w:t xml:space="preserve"> the </w:t>
      </w:r>
      <w:r>
        <w:rPr>
          <w:rFonts w:asciiTheme="minorHAnsi" w:hAnsiTheme="minorHAnsi"/>
          <w:sz w:val="22"/>
          <w:szCs w:val="22"/>
        </w:rPr>
        <w:t>call to CyberSource sale service to authorize the purchase amount and in return a call has been made to check status service to complete the functional flow</w:t>
      </w:r>
      <w:r w:rsidRPr="00E33D85">
        <w:rPr>
          <w:rFonts w:asciiTheme="minorHAnsi" w:hAnsiTheme="minorHAnsi"/>
          <w:sz w:val="22"/>
          <w:szCs w:val="22"/>
        </w:rPr>
        <w:t xml:space="preserve">.  </w:t>
      </w:r>
    </w:p>
    <w:p w:rsidR="00BC24CE" w:rsidRDefault="00BC24CE" w:rsidP="00BC24CE">
      <w:pPr>
        <w:rPr>
          <w:rFonts w:cs="Arial"/>
          <w:color w:val="000000"/>
        </w:rPr>
      </w:pPr>
      <w:r w:rsidRPr="00E33D85">
        <w:rPr>
          <w:rFonts w:cs="Arial"/>
          <w:color w:val="000000"/>
        </w:rPr>
        <w:lastRenderedPageBreak/>
        <w:t xml:space="preserve">The Demandware </w:t>
      </w:r>
      <w:r>
        <w:rPr>
          <w:rFonts w:cs="Arial"/>
          <w:color w:val="000000"/>
        </w:rPr>
        <w:t>BANK_TRANSFER</w:t>
      </w:r>
      <w:r w:rsidRPr="00E33D85">
        <w:rPr>
          <w:rFonts w:cs="Arial"/>
          <w:color w:val="000000"/>
        </w:rPr>
        <w:t xml:space="preserve">–Authorize populates the </w:t>
      </w:r>
      <w:r>
        <w:rPr>
          <w:rFonts w:cs="Arial"/>
          <w:color w:val="000000"/>
        </w:rPr>
        <w:t>sale</w:t>
      </w:r>
      <w:r w:rsidRPr="00E33D85">
        <w:rPr>
          <w:rFonts w:cs="Arial"/>
          <w:color w:val="000000"/>
        </w:rPr>
        <w:t xml:space="preserve"> request with bill-to, </w:t>
      </w:r>
      <w:r>
        <w:rPr>
          <w:rFonts w:cs="Arial"/>
          <w:color w:val="000000"/>
        </w:rPr>
        <w:t>Item data</w:t>
      </w:r>
      <w:r w:rsidRPr="00E33D85">
        <w:rPr>
          <w:rFonts w:cs="Arial"/>
          <w:color w:val="000000"/>
        </w:rPr>
        <w:t xml:space="preserve">, purchase total data </w:t>
      </w:r>
      <w:r>
        <w:rPr>
          <w:rFonts w:cs="Arial"/>
          <w:color w:val="000000"/>
        </w:rPr>
        <w:t xml:space="preserve">and merchant descriptor data </w:t>
      </w:r>
      <w:r w:rsidRPr="00E33D85">
        <w:rPr>
          <w:rFonts w:cs="Arial"/>
          <w:color w:val="000000"/>
        </w:rPr>
        <w:t xml:space="preserve">from </w:t>
      </w:r>
      <w:r>
        <w:rPr>
          <w:rFonts w:cs="Arial"/>
          <w:color w:val="000000"/>
        </w:rPr>
        <w:t>order</w:t>
      </w:r>
      <w:r w:rsidRPr="00E33D85">
        <w:rPr>
          <w:rFonts w:cs="Arial"/>
          <w:color w:val="000000"/>
        </w:rPr>
        <w:t xml:space="preserve"> and invokes the </w:t>
      </w:r>
      <w:r>
        <w:rPr>
          <w:rFonts w:cs="Arial"/>
          <w:color w:val="000000"/>
        </w:rPr>
        <w:t>sale</w:t>
      </w:r>
      <w:r w:rsidRPr="00E33D85">
        <w:rPr>
          <w:rFonts w:cs="Arial"/>
          <w:color w:val="000000"/>
        </w:rPr>
        <w:t xml:space="preserve"> web service call usi</w:t>
      </w:r>
      <w:r>
        <w:rPr>
          <w:rFonts w:cs="Arial"/>
          <w:color w:val="000000"/>
        </w:rPr>
        <w:t>ng CyberSource web service API.</w:t>
      </w:r>
    </w:p>
    <w:p w:rsidR="00AC4078" w:rsidRDefault="00BC24CE" w:rsidP="00BC24CE">
      <w:pPr>
        <w:rPr>
          <w:rFonts w:cs="Arial"/>
          <w:color w:val="000000"/>
        </w:rPr>
      </w:pPr>
      <w:r w:rsidRPr="0050158C">
        <w:rPr>
          <w:rFonts w:cs="Arial"/>
          <w:b/>
          <w:color w:val="000000"/>
        </w:rPr>
        <w:t>Note:</w:t>
      </w:r>
      <w:r>
        <w:rPr>
          <w:rFonts w:cs="Arial"/>
          <w:color w:val="000000"/>
        </w:rPr>
        <w:t xml:space="preserve"> For Bank Transfer, same processor </w:t>
      </w:r>
      <w:r w:rsidR="00D65C10">
        <w:rPr>
          <w:rFonts w:cs="Arial"/>
          <w:color w:val="000000"/>
        </w:rPr>
        <w:t xml:space="preserve">name </w:t>
      </w:r>
      <w:r>
        <w:rPr>
          <w:rFonts w:cs="Arial"/>
          <w:color w:val="000000"/>
        </w:rPr>
        <w:t>BANK_TRANSFER has been used for different APMs. If merchant want to add a new APM which consist of CyberSource sale and check status service, new APM could be added choosing BANK_TRANSFER as processor while creating new payment method in payment setting.</w:t>
      </w:r>
      <w:r w:rsidR="00AC4078">
        <w:rPr>
          <w:rFonts w:cs="Arial"/>
          <w:color w:val="000000"/>
        </w:rPr>
        <w:t xml:space="preserve"> Following APMs have been addressed as a part of this release.</w:t>
      </w:r>
    </w:p>
    <w:p w:rsidR="00AC4078" w:rsidRDefault="00AC4078" w:rsidP="00AC4078">
      <w:pPr>
        <w:pStyle w:val="ListParagraph"/>
        <w:numPr>
          <w:ilvl w:val="0"/>
          <w:numId w:val="86"/>
        </w:numPr>
        <w:rPr>
          <w:rFonts w:cs="Arial"/>
          <w:color w:val="000000"/>
        </w:rPr>
      </w:pPr>
      <w:r>
        <w:rPr>
          <w:rFonts w:cs="Arial"/>
          <w:color w:val="000000"/>
        </w:rPr>
        <w:t>SOFORT</w:t>
      </w:r>
    </w:p>
    <w:p w:rsidR="00AC4078" w:rsidRDefault="00AC4078" w:rsidP="00AC4078">
      <w:pPr>
        <w:pStyle w:val="ListParagraph"/>
        <w:numPr>
          <w:ilvl w:val="0"/>
          <w:numId w:val="86"/>
        </w:numPr>
        <w:rPr>
          <w:rFonts w:cs="Arial"/>
          <w:color w:val="000000"/>
        </w:rPr>
      </w:pPr>
      <w:r>
        <w:rPr>
          <w:rFonts w:cs="Arial"/>
          <w:color w:val="000000"/>
        </w:rPr>
        <w:t>BANCONTACT</w:t>
      </w:r>
    </w:p>
    <w:p w:rsidR="00AC4078" w:rsidRDefault="00AC4078" w:rsidP="00AC4078">
      <w:pPr>
        <w:pStyle w:val="ListParagraph"/>
        <w:numPr>
          <w:ilvl w:val="0"/>
          <w:numId w:val="86"/>
        </w:numPr>
        <w:rPr>
          <w:rFonts w:cs="Arial"/>
          <w:color w:val="000000"/>
        </w:rPr>
      </w:pPr>
      <w:r>
        <w:rPr>
          <w:rFonts w:cs="Arial"/>
          <w:color w:val="000000"/>
        </w:rPr>
        <w:t>IDEAL</w:t>
      </w:r>
    </w:p>
    <w:p w:rsidR="00AC4078" w:rsidRDefault="00AC4078" w:rsidP="00AC4078">
      <w:pPr>
        <w:pStyle w:val="ListParagraph"/>
        <w:numPr>
          <w:ilvl w:val="0"/>
          <w:numId w:val="86"/>
        </w:numPr>
        <w:rPr>
          <w:rFonts w:cs="Arial"/>
          <w:color w:val="000000"/>
        </w:rPr>
      </w:pPr>
      <w:r>
        <w:rPr>
          <w:rFonts w:cs="Arial"/>
          <w:color w:val="000000"/>
        </w:rPr>
        <w:t>EPS</w:t>
      </w:r>
    </w:p>
    <w:p w:rsidR="00AC4078" w:rsidRDefault="00AC4078" w:rsidP="00AC4078">
      <w:pPr>
        <w:pStyle w:val="ListParagraph"/>
        <w:numPr>
          <w:ilvl w:val="0"/>
          <w:numId w:val="86"/>
        </w:numPr>
        <w:rPr>
          <w:rFonts w:cs="Arial"/>
          <w:color w:val="000000"/>
        </w:rPr>
      </w:pPr>
      <w:r>
        <w:rPr>
          <w:rFonts w:cs="Arial"/>
          <w:color w:val="000000"/>
        </w:rPr>
        <w:t>GIROPAY</w:t>
      </w:r>
    </w:p>
    <w:p w:rsidR="00AC4078" w:rsidRPr="00AC4078" w:rsidRDefault="00AC4078" w:rsidP="00AC4078">
      <w:pPr>
        <w:rPr>
          <w:rFonts w:cs="Arial"/>
          <w:b/>
          <w:color w:val="000000"/>
        </w:rPr>
      </w:pPr>
      <w:r w:rsidRPr="00AC4078">
        <w:rPr>
          <w:rFonts w:cs="Arial"/>
          <w:b/>
          <w:color w:val="000000"/>
        </w:rPr>
        <w:t>Configure New</w:t>
      </w:r>
      <w:r w:rsidR="009F61A3">
        <w:rPr>
          <w:rFonts w:cs="Arial"/>
          <w:b/>
          <w:color w:val="000000"/>
        </w:rPr>
        <w:t xml:space="preserve"> Bank Transfer Type</w:t>
      </w:r>
      <w:r w:rsidRPr="00AC4078">
        <w:rPr>
          <w:rFonts w:cs="Arial"/>
          <w:b/>
          <w:color w:val="000000"/>
        </w:rPr>
        <w:t xml:space="preserve"> APM</w:t>
      </w:r>
      <w:r w:rsidR="002B0069">
        <w:rPr>
          <w:rFonts w:cs="Arial"/>
          <w:b/>
          <w:color w:val="000000"/>
        </w:rPr>
        <w:t xml:space="preserve"> using Business Manager</w:t>
      </w:r>
      <w:r w:rsidR="004E5FD4">
        <w:rPr>
          <w:rFonts w:cs="Arial"/>
          <w:b/>
          <w:color w:val="000000"/>
        </w:rPr>
        <w:t xml:space="preserve"> Console</w:t>
      </w:r>
    </w:p>
    <w:p w:rsidR="00AC4078" w:rsidRDefault="00AC4078" w:rsidP="00AC4078">
      <w:r>
        <w:rPr>
          <w:rFonts w:cs="Arial"/>
          <w:color w:val="000000"/>
        </w:rPr>
        <w:t xml:space="preserve">New </w:t>
      </w:r>
      <w:r w:rsidR="00195F1E">
        <w:rPr>
          <w:rFonts w:cs="Arial"/>
          <w:color w:val="000000"/>
        </w:rPr>
        <w:t xml:space="preserve">Bank Transfer Type </w:t>
      </w:r>
      <w:r>
        <w:rPr>
          <w:rFonts w:cs="Arial"/>
          <w:color w:val="000000"/>
        </w:rPr>
        <w:t xml:space="preserve">APM which consist </w:t>
      </w:r>
      <w:r w:rsidR="000B6A3D">
        <w:rPr>
          <w:rFonts w:cs="Arial"/>
          <w:color w:val="000000"/>
        </w:rPr>
        <w:t xml:space="preserve">of </w:t>
      </w:r>
      <w:r>
        <w:rPr>
          <w:rFonts w:cs="Arial"/>
          <w:color w:val="000000"/>
        </w:rPr>
        <w:t xml:space="preserve">CyberSource sale and check status </w:t>
      </w:r>
      <w:r w:rsidR="000B6A3D">
        <w:rPr>
          <w:rFonts w:cs="Arial"/>
          <w:color w:val="000000"/>
        </w:rPr>
        <w:t>service</w:t>
      </w:r>
      <w:r>
        <w:rPr>
          <w:rFonts w:cs="Arial"/>
          <w:color w:val="000000"/>
        </w:rPr>
        <w:t xml:space="preserve"> could be configured at</w:t>
      </w:r>
      <w:r w:rsidRPr="000B442E">
        <w:t xml:space="preserve"> Merchant Tools -&gt; Ordering -&gt; Payment Methods</w:t>
      </w:r>
      <w:r>
        <w:t>. Follow below mentioned steps to add a new APM.</w:t>
      </w:r>
    </w:p>
    <w:p w:rsidR="00AC4078" w:rsidRDefault="00AC4078" w:rsidP="00AC4078">
      <w:pPr>
        <w:pStyle w:val="ListParagraph"/>
        <w:numPr>
          <w:ilvl w:val="0"/>
          <w:numId w:val="87"/>
        </w:numPr>
        <w:rPr>
          <w:rFonts w:cs="Arial"/>
          <w:color w:val="000000"/>
        </w:rPr>
      </w:pPr>
      <w:r>
        <w:rPr>
          <w:rFonts w:cs="Arial"/>
          <w:color w:val="000000"/>
        </w:rPr>
        <w:t xml:space="preserve">Go to Administration -&gt; System Objects -&gt; </w:t>
      </w:r>
      <w:r w:rsidR="000B6A3D">
        <w:rPr>
          <w:rFonts w:cs="Arial"/>
          <w:color w:val="000000"/>
        </w:rPr>
        <w:t>Payment Methods</w:t>
      </w:r>
      <w:r w:rsidR="00512996">
        <w:rPr>
          <w:rFonts w:cs="Arial"/>
          <w:color w:val="000000"/>
        </w:rPr>
        <w:t xml:space="preserve"> -&gt; Attribute Definitions -&gt; select </w:t>
      </w:r>
      <w:r w:rsidR="000B6A3D">
        <w:rPr>
          <w:rFonts w:cs="Arial"/>
          <w:color w:val="000000"/>
        </w:rPr>
        <w:t>payment Type</w:t>
      </w:r>
      <w:r w:rsidR="00512996">
        <w:rPr>
          <w:rFonts w:cs="Arial"/>
          <w:color w:val="000000"/>
        </w:rPr>
        <w:t xml:space="preserve"> custom attribute</w:t>
      </w:r>
    </w:p>
    <w:p w:rsidR="00512996" w:rsidRDefault="005D0803" w:rsidP="005D0803">
      <w:pPr>
        <w:pStyle w:val="ListParagraph"/>
        <w:rPr>
          <w:rFonts w:cs="Arial"/>
          <w:color w:val="000000"/>
        </w:rPr>
      </w:pPr>
      <w:r w:rsidRPr="005D0803">
        <w:rPr>
          <w:rFonts w:cs="Arial"/>
          <w:noProof/>
          <w:color w:val="000000"/>
        </w:rPr>
        <w:drawing>
          <wp:inline distT="0" distB="0" distL="0" distR="0" wp14:anchorId="584FE2CB" wp14:editId="0BBC65BC">
            <wp:extent cx="5981700" cy="2542981"/>
            <wp:effectExtent l="0" t="0" r="0" b="0"/>
            <wp:docPr id="16" name="Picture 16" descr="C:\Users\pchug3\Downloads\Screen Caps\PaymentMetho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ownloads\Screen Caps\PaymentMethod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1700" cy="2542981"/>
                    </a:xfrm>
                    <a:prstGeom prst="rect">
                      <a:avLst/>
                    </a:prstGeom>
                    <a:noFill/>
                    <a:ln>
                      <a:noFill/>
                    </a:ln>
                  </pic:spPr>
                </pic:pic>
              </a:graphicData>
            </a:graphic>
          </wp:inline>
        </w:drawing>
      </w:r>
    </w:p>
    <w:p w:rsidR="005D0803" w:rsidRPr="006A7288" w:rsidRDefault="005D0803" w:rsidP="005D0803">
      <w:pPr>
        <w:pStyle w:val="ListParagraph"/>
        <w:numPr>
          <w:ilvl w:val="0"/>
          <w:numId w:val="87"/>
        </w:numPr>
        <w:rPr>
          <w:rFonts w:cs="Arial"/>
          <w:color w:val="000000"/>
        </w:rPr>
      </w:pPr>
      <w:r w:rsidRPr="006A7288">
        <w:rPr>
          <w:rFonts w:cs="Arial"/>
          <w:color w:val="000000"/>
        </w:rPr>
        <w:lastRenderedPageBreak/>
        <w:t>Add new value of payment type for newly added APM</w:t>
      </w:r>
      <w:r w:rsidR="006A7288" w:rsidRPr="006A7288">
        <w:rPr>
          <w:rFonts w:cs="Arial"/>
          <w:color w:val="000000"/>
        </w:rPr>
        <w:t>, Value refers the apPaymentType value in sale request for the newly added APM</w:t>
      </w:r>
      <w:r w:rsidRPr="005D0803">
        <w:rPr>
          <w:rFonts w:cs="Arial"/>
          <w:noProof/>
          <w:color w:val="000000"/>
        </w:rPr>
        <w:drawing>
          <wp:inline distT="0" distB="0" distL="0" distR="0" wp14:anchorId="5597848F" wp14:editId="30C542AF">
            <wp:extent cx="5915025" cy="2524125"/>
            <wp:effectExtent l="0" t="0" r="0" b="0"/>
            <wp:docPr id="54" name="Picture 54" descr="C:\Users\pchug3\Downloads\Screen Caps\PaymentMetho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hug3\Downloads\Screen Caps\PaymentMetho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9693" cy="2526117"/>
                    </a:xfrm>
                    <a:prstGeom prst="rect">
                      <a:avLst/>
                    </a:prstGeom>
                    <a:noFill/>
                    <a:ln>
                      <a:noFill/>
                    </a:ln>
                  </pic:spPr>
                </pic:pic>
              </a:graphicData>
            </a:graphic>
          </wp:inline>
        </w:drawing>
      </w:r>
    </w:p>
    <w:p w:rsidR="005D0803" w:rsidRPr="005D0803" w:rsidRDefault="00AC4078" w:rsidP="005D0803">
      <w:pPr>
        <w:pStyle w:val="ListParagraph"/>
        <w:numPr>
          <w:ilvl w:val="0"/>
          <w:numId w:val="87"/>
        </w:numPr>
        <w:rPr>
          <w:rFonts w:cs="Arial"/>
          <w:color w:val="000000"/>
        </w:rPr>
      </w:pPr>
      <w:r>
        <w:rPr>
          <w:rFonts w:cs="Arial"/>
          <w:color w:val="000000"/>
        </w:rPr>
        <w:t xml:space="preserve">Go to </w:t>
      </w:r>
      <w:r w:rsidRPr="000B442E">
        <w:t>Merchant Tools -&gt; Ordering -&gt; Payment Methods</w:t>
      </w:r>
      <w:r>
        <w:t xml:space="preserve"> and click New button</w:t>
      </w:r>
    </w:p>
    <w:p w:rsidR="00AC4078" w:rsidRPr="005D0803" w:rsidRDefault="00AC4078" w:rsidP="00AC4078">
      <w:pPr>
        <w:pStyle w:val="ListParagraph"/>
        <w:numPr>
          <w:ilvl w:val="0"/>
          <w:numId w:val="87"/>
        </w:numPr>
        <w:rPr>
          <w:rFonts w:cs="Arial"/>
          <w:color w:val="000000"/>
        </w:rPr>
      </w:pPr>
      <w:r>
        <w:t>Provide ID and Name of new APM and select Yes from enabled drop down to enable that APM</w:t>
      </w:r>
    </w:p>
    <w:p w:rsidR="005D0803" w:rsidRPr="00AC4078" w:rsidRDefault="005D0803" w:rsidP="005D0803">
      <w:pPr>
        <w:pStyle w:val="ListParagraph"/>
        <w:rPr>
          <w:rFonts w:cs="Arial"/>
          <w:color w:val="000000"/>
        </w:rPr>
      </w:pPr>
      <w:r w:rsidRPr="005D0803">
        <w:rPr>
          <w:rFonts w:cs="Arial"/>
          <w:noProof/>
          <w:color w:val="000000"/>
        </w:rPr>
        <w:drawing>
          <wp:inline distT="0" distB="0" distL="0" distR="0" wp14:anchorId="1A9BFA29" wp14:editId="6CD8AE6A">
            <wp:extent cx="5972175" cy="2247900"/>
            <wp:effectExtent l="0" t="0" r="0" b="0"/>
            <wp:docPr id="55" name="Picture 55" descr="C:\Users\pchug3\Downloads\Screen Caps\PaymentMetho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hug3\Downloads\Screen Caps\PaymentMethod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3498" cy="2248398"/>
                    </a:xfrm>
                    <a:prstGeom prst="rect">
                      <a:avLst/>
                    </a:prstGeom>
                    <a:noFill/>
                    <a:ln>
                      <a:noFill/>
                    </a:ln>
                  </pic:spPr>
                </pic:pic>
              </a:graphicData>
            </a:graphic>
          </wp:inline>
        </w:drawing>
      </w:r>
    </w:p>
    <w:p w:rsidR="00AC4078" w:rsidRDefault="005D0803" w:rsidP="00AC4078">
      <w:pPr>
        <w:pStyle w:val="ListParagraph"/>
        <w:numPr>
          <w:ilvl w:val="0"/>
          <w:numId w:val="87"/>
        </w:numPr>
        <w:rPr>
          <w:rFonts w:cs="Arial"/>
          <w:color w:val="000000"/>
        </w:rPr>
      </w:pPr>
      <w:r>
        <w:rPr>
          <w:rFonts w:cs="Arial"/>
          <w:color w:val="000000"/>
        </w:rPr>
        <w:t>Select payment processor to BANK_TRANSFER for newly added APM and select payment type to newly added payment type for new APM</w:t>
      </w:r>
    </w:p>
    <w:p w:rsidR="005D0803" w:rsidRDefault="005D0803" w:rsidP="00AC4078">
      <w:pPr>
        <w:pStyle w:val="ListParagraph"/>
        <w:numPr>
          <w:ilvl w:val="0"/>
          <w:numId w:val="87"/>
        </w:numPr>
        <w:rPr>
          <w:rFonts w:cs="Arial"/>
          <w:color w:val="000000"/>
        </w:rPr>
      </w:pPr>
      <w:r>
        <w:rPr>
          <w:rFonts w:cs="Arial"/>
          <w:color w:val="000000"/>
        </w:rPr>
        <w:t xml:space="preserve">If BIC field is required to display on billing screen, select </w:t>
      </w:r>
      <w:r w:rsidRPr="005D0803">
        <w:rPr>
          <w:rFonts w:cs="Arial"/>
          <w:b/>
          <w:color w:val="000000"/>
        </w:rPr>
        <w:t>Is Bic Enabled</w:t>
      </w:r>
      <w:r>
        <w:rPr>
          <w:rFonts w:cs="Arial"/>
          <w:b/>
          <w:color w:val="000000"/>
        </w:rPr>
        <w:t xml:space="preserve"> </w:t>
      </w:r>
      <w:r>
        <w:rPr>
          <w:rFonts w:cs="Arial"/>
          <w:color w:val="000000"/>
        </w:rPr>
        <w:t>checkbox to true</w:t>
      </w:r>
    </w:p>
    <w:p w:rsidR="005D0803" w:rsidRPr="005D0803" w:rsidRDefault="005D0803" w:rsidP="005D0803">
      <w:pPr>
        <w:pStyle w:val="ListParagraph"/>
        <w:rPr>
          <w:rFonts w:cs="Arial"/>
          <w:color w:val="000000"/>
        </w:rPr>
      </w:pPr>
      <w:r w:rsidRPr="005D0803">
        <w:rPr>
          <w:rFonts w:cs="Arial"/>
          <w:noProof/>
          <w:color w:val="000000"/>
        </w:rPr>
        <w:lastRenderedPageBreak/>
        <w:drawing>
          <wp:inline distT="0" distB="0" distL="0" distR="0" wp14:anchorId="4FA80933" wp14:editId="7C75CA8E">
            <wp:extent cx="5972175" cy="2638425"/>
            <wp:effectExtent l="0" t="0" r="0" b="0"/>
            <wp:docPr id="56" name="Picture 56" descr="C:\Users\pchug3\Downloads\Screen Caps\PaymentMetho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hug3\Downloads\Screen Caps\PaymentMethod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300" cy="2641131"/>
                    </a:xfrm>
                    <a:prstGeom prst="rect">
                      <a:avLst/>
                    </a:prstGeom>
                    <a:noFill/>
                    <a:ln>
                      <a:noFill/>
                    </a:ln>
                  </pic:spPr>
                </pic:pic>
              </a:graphicData>
            </a:graphic>
          </wp:inline>
        </w:drawing>
      </w:r>
    </w:p>
    <w:p w:rsidR="005D0803" w:rsidRPr="00AC4078" w:rsidRDefault="005D0803" w:rsidP="005D0803">
      <w:pPr>
        <w:pStyle w:val="ListParagraph"/>
        <w:numPr>
          <w:ilvl w:val="0"/>
          <w:numId w:val="87"/>
        </w:numPr>
        <w:rPr>
          <w:rFonts w:cs="Arial"/>
          <w:color w:val="000000"/>
        </w:rPr>
      </w:pPr>
      <w:r>
        <w:rPr>
          <w:rFonts w:cs="Arial"/>
          <w:color w:val="000000"/>
        </w:rPr>
        <w:t>With all these changes, new APM would be displayed on billing page to process with Bank Transfer payment</w:t>
      </w:r>
    </w:p>
    <w:p w:rsidR="00BC24CE" w:rsidRDefault="00BC24CE" w:rsidP="00BC24CE">
      <w:pPr>
        <w:shd w:val="clear" w:color="auto" w:fill="FFFFFF"/>
        <w:spacing w:after="150"/>
        <w:rPr>
          <w:rFonts w:cs="Arial"/>
          <w:color w:val="000000"/>
        </w:rPr>
      </w:pPr>
      <w:r>
        <w:rPr>
          <w:rFonts w:cs="Arial"/>
          <w:color w:val="000000"/>
        </w:rPr>
        <w:t>Bank Transfer</w:t>
      </w:r>
      <w:r w:rsidRPr="00E33D85">
        <w:rPr>
          <w:rFonts w:cs="Arial"/>
          <w:color w:val="000000"/>
        </w:rPr>
        <w:t xml:space="preserve"> sequence flow:</w:t>
      </w:r>
    </w:p>
    <w:p w:rsidR="00BC24CE" w:rsidRDefault="00BC24CE" w:rsidP="00231B25">
      <w:pPr>
        <w:pStyle w:val="Listenabsatz"/>
        <w:numPr>
          <w:ilvl w:val="0"/>
          <w:numId w:val="76"/>
        </w:numPr>
        <w:rPr>
          <w:rFonts w:cs="Arial"/>
          <w:color w:val="000000"/>
        </w:rPr>
      </w:pPr>
      <w:r>
        <w:rPr>
          <w:rFonts w:cs="Arial"/>
          <w:color w:val="000000"/>
        </w:rPr>
        <w:t>Select SOFORT or BANCONTACT payment methods from billing page and proceed with the payment</w:t>
      </w:r>
    </w:p>
    <w:p w:rsidR="00BC24CE" w:rsidRDefault="00BC24CE" w:rsidP="00231B25">
      <w:pPr>
        <w:pStyle w:val="Listenabsatz"/>
        <w:numPr>
          <w:ilvl w:val="0"/>
          <w:numId w:val="76"/>
        </w:numPr>
        <w:rPr>
          <w:rFonts w:cs="Arial"/>
          <w:color w:val="000000"/>
        </w:rPr>
      </w:pPr>
      <w:r>
        <w:rPr>
          <w:rFonts w:cs="Arial"/>
          <w:color w:val="000000"/>
        </w:rPr>
        <w:t>For IDEAL, select bank from bank list, for EPS and GIROPAY, enter BIC number and proceed with the payment</w:t>
      </w:r>
    </w:p>
    <w:p w:rsidR="00BC24CE" w:rsidRDefault="00BC24CE" w:rsidP="00231B25">
      <w:pPr>
        <w:pStyle w:val="Listenabsatz"/>
        <w:numPr>
          <w:ilvl w:val="0"/>
          <w:numId w:val="76"/>
        </w:numPr>
        <w:rPr>
          <w:rFonts w:cs="Arial"/>
          <w:color w:val="000000"/>
        </w:rPr>
      </w:pPr>
      <w:r w:rsidRPr="00E33D85">
        <w:rPr>
          <w:rFonts w:cs="Arial"/>
          <w:color w:val="000000"/>
        </w:rPr>
        <w:t xml:space="preserve">Creates CyberSource </w:t>
      </w:r>
      <w:r>
        <w:rPr>
          <w:rFonts w:cs="Arial"/>
          <w:color w:val="000000"/>
        </w:rPr>
        <w:t>sale service</w:t>
      </w:r>
      <w:r w:rsidRPr="00E33D85">
        <w:rPr>
          <w:rFonts w:cs="Arial"/>
          <w:color w:val="000000"/>
        </w:rPr>
        <w:t xml:space="preserve"> request using bill-to, </w:t>
      </w:r>
      <w:r>
        <w:rPr>
          <w:rFonts w:cs="Arial"/>
          <w:color w:val="000000"/>
        </w:rPr>
        <w:t>item data</w:t>
      </w:r>
      <w:r w:rsidRPr="00E33D85">
        <w:rPr>
          <w:rFonts w:cs="Arial"/>
          <w:color w:val="000000"/>
        </w:rPr>
        <w:t>, purchase total</w:t>
      </w:r>
      <w:r>
        <w:rPr>
          <w:rFonts w:cs="Arial"/>
          <w:color w:val="000000"/>
        </w:rPr>
        <w:t xml:space="preserve"> data and merchant descriptor data from the current basket</w:t>
      </w:r>
    </w:p>
    <w:p w:rsidR="00BC24CE" w:rsidRDefault="00BC24CE" w:rsidP="00231B25">
      <w:pPr>
        <w:pStyle w:val="Listenabsatz"/>
        <w:numPr>
          <w:ilvl w:val="0"/>
          <w:numId w:val="76"/>
        </w:numPr>
        <w:rPr>
          <w:rFonts w:cs="Arial"/>
          <w:color w:val="000000"/>
        </w:rPr>
      </w:pPr>
      <w:r>
        <w:rPr>
          <w:rFonts w:cs="Arial"/>
          <w:color w:val="000000"/>
        </w:rPr>
        <w:t>Make actual service call to CyberSource sale service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‘pending’ as payment status, redirect the user to bank site</w:t>
      </w:r>
    </w:p>
    <w:p w:rsidR="00BC24CE" w:rsidRDefault="00BC24CE" w:rsidP="00231B25">
      <w:pPr>
        <w:pStyle w:val="Listenabsatz"/>
        <w:numPr>
          <w:ilvl w:val="0"/>
          <w:numId w:val="76"/>
        </w:numPr>
        <w:rPr>
          <w:rFonts w:cs="Arial"/>
          <w:color w:val="000000"/>
        </w:rPr>
      </w:pPr>
      <w:r>
        <w:rPr>
          <w:rFonts w:cs="Arial"/>
          <w:color w:val="000000"/>
        </w:rPr>
        <w:t>If service returns ‘ACCEPT’ as decision, 100 as reason code and ‘failed’ as payment status,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‘REJECT’ as decision, exit immediately, redirect back the user to merchant site along with error message and change the status of order to failed</w:t>
      </w:r>
    </w:p>
    <w:p w:rsidR="00BC24CE" w:rsidRDefault="00BC24CE" w:rsidP="00231B25">
      <w:pPr>
        <w:pStyle w:val="Listenabsatz"/>
        <w:numPr>
          <w:ilvl w:val="0"/>
          <w:numId w:val="76"/>
        </w:numPr>
        <w:rPr>
          <w:rFonts w:cs="Arial"/>
          <w:color w:val="000000"/>
        </w:rPr>
      </w:pPr>
      <w:r>
        <w:rPr>
          <w:rFonts w:cs="Arial"/>
          <w:color w:val="000000"/>
        </w:rPr>
        <w:t>If service returns ‘REVIEW’ as decision, complete the order transaction but order status would be created itself</w:t>
      </w:r>
    </w:p>
    <w:p w:rsidR="00BC24CE" w:rsidRPr="00182744" w:rsidRDefault="00BC24CE" w:rsidP="00231B25">
      <w:pPr>
        <w:pStyle w:val="Listenabsatz"/>
        <w:numPr>
          <w:ilvl w:val="0"/>
          <w:numId w:val="76"/>
        </w:numPr>
        <w:rPr>
          <w:rFonts w:cs="Arial"/>
          <w:color w:val="000000"/>
        </w:rPr>
      </w:pPr>
      <w:r>
        <w:rPr>
          <w:rFonts w:cs="Arial"/>
          <w:color w:val="000000"/>
        </w:rPr>
        <w:t>After successful authorization of amount on bank site, user would be redirected back to merchant site. After redirection, call to CyberSource check status service would be made to complete the transaction</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‘authorized’ or ‘settled’ as payment status, complete the order and modify order and export status</w:t>
      </w:r>
    </w:p>
    <w:p w:rsidR="00BC24CE" w:rsidRDefault="00BC24CE" w:rsidP="00231B25">
      <w:pPr>
        <w:pStyle w:val="Listenabsatz"/>
        <w:numPr>
          <w:ilvl w:val="0"/>
          <w:numId w:val="76"/>
        </w:numPr>
        <w:rPr>
          <w:rFonts w:cs="Arial"/>
          <w:color w:val="000000"/>
        </w:rPr>
      </w:pPr>
      <w:r>
        <w:rPr>
          <w:rFonts w:cs="Arial"/>
          <w:color w:val="000000"/>
        </w:rPr>
        <w:t xml:space="preserve"> If check status service returns ‘ACCEPT’ as decision, 100 as reason code and ‘pending’ as payment status, complete the order without modifying order and export status</w:t>
      </w:r>
    </w:p>
    <w:p w:rsidR="00BC24CE" w:rsidRDefault="00BC24CE" w:rsidP="00231B25">
      <w:pPr>
        <w:pStyle w:val="Listenabsatz"/>
        <w:numPr>
          <w:ilvl w:val="0"/>
          <w:numId w:val="76"/>
        </w:numPr>
        <w:rPr>
          <w:rFonts w:cs="Arial"/>
          <w:color w:val="000000"/>
        </w:rPr>
      </w:pPr>
      <w:r>
        <w:rPr>
          <w:rFonts w:cs="Arial"/>
          <w:color w:val="000000"/>
        </w:rPr>
        <w:t>If check status service returns ‘ACCEPT’ as decision, 100 as reason code and ‘abandoned’ or ‘failed’ as payment status, exit immediately and change the status of order to failed</w:t>
      </w:r>
    </w:p>
    <w:p w:rsidR="00BC24CE" w:rsidRDefault="00BC24CE" w:rsidP="00231B25">
      <w:pPr>
        <w:pStyle w:val="Listenabsatz"/>
        <w:numPr>
          <w:ilvl w:val="0"/>
          <w:numId w:val="76"/>
        </w:numPr>
        <w:rPr>
          <w:rFonts w:cs="Arial"/>
          <w:color w:val="000000"/>
        </w:rPr>
      </w:pPr>
      <w:r>
        <w:rPr>
          <w:rFonts w:cs="Arial"/>
          <w:color w:val="000000"/>
        </w:rPr>
        <w:lastRenderedPageBreak/>
        <w:t>If check status service returns ‘REJECT’ or ‘ERROR’ as decision, exit immediately and change the status of order to failed</w:t>
      </w:r>
    </w:p>
    <w:p w:rsidR="00BC24CE" w:rsidRPr="002D6FC0" w:rsidRDefault="00BC24CE" w:rsidP="00231B25">
      <w:pPr>
        <w:pStyle w:val="Listenabsatz"/>
        <w:numPr>
          <w:ilvl w:val="0"/>
          <w:numId w:val="76"/>
        </w:numPr>
      </w:pPr>
      <w:r>
        <w:rPr>
          <w:rFonts w:cs="Arial"/>
          <w:color w:val="000000"/>
        </w:rPr>
        <w:t>If check status service returns ‘REVIEW’ as decision, complete the order transaction bur order status would be created itself</w:t>
      </w:r>
    </w:p>
    <w:p w:rsidR="002D6FC0" w:rsidRPr="00E33D85" w:rsidRDefault="002D6FC0" w:rsidP="002D6FC0">
      <w:pPr>
        <w:pStyle w:val="Heading3"/>
        <w:rPr>
          <w:rFonts w:asciiTheme="minorHAnsi" w:hAnsiTheme="minorHAnsi"/>
        </w:rPr>
      </w:pPr>
      <w:bookmarkStart w:id="710" w:name="_Toc491351814"/>
      <w:bookmarkStart w:id="711" w:name="_Toc492911289"/>
      <w:r w:rsidRPr="00E33D85">
        <w:rPr>
          <w:rFonts w:asciiTheme="minorHAnsi" w:hAnsiTheme="minorHAnsi"/>
        </w:rPr>
        <w:t>Apple Pay</w:t>
      </w:r>
      <w:bookmarkEnd w:id="710"/>
      <w:bookmarkEnd w:id="711"/>
    </w:p>
    <w:p w:rsidR="002D6FC0" w:rsidRPr="00E33D85" w:rsidRDefault="002D6FC0" w:rsidP="002D6FC0">
      <w:pPr>
        <w:autoSpaceDE w:val="0"/>
        <w:autoSpaceDN w:val="0"/>
        <w:spacing w:after="0" w:line="240" w:lineRule="auto"/>
        <w:rPr>
          <w:color w:val="000000"/>
        </w:rPr>
      </w:pPr>
      <w:r w:rsidRPr="00E33D85">
        <w:rPr>
          <w:color w:val="000000"/>
        </w:rPr>
        <w:t xml:space="preserve">Developed REST Interface as </w:t>
      </w:r>
      <w:r>
        <w:rPr>
          <w:color w:val="000000"/>
        </w:rPr>
        <w:t xml:space="preserve">a </w:t>
      </w:r>
      <w:r w:rsidRPr="00E33D85">
        <w:rPr>
          <w:color w:val="000000"/>
        </w:rPr>
        <w:t xml:space="preserve">standalone services and cartridge does not have end-to-end direct integration with DW native </w:t>
      </w:r>
      <w:r w:rsidR="000B6A3D" w:rsidRPr="00E33D85">
        <w:rPr>
          <w:color w:val="000000"/>
        </w:rPr>
        <w:t>Apple Pay</w:t>
      </w:r>
      <w:r w:rsidRPr="00E33D85">
        <w:rPr>
          <w:color w:val="000000"/>
        </w:rPr>
        <w:t xml:space="preserve"> Web/APP functionality. However interface has mechanisms to integrate individual methods with DW Native </w:t>
      </w:r>
      <w:r w:rsidR="000B6A3D" w:rsidRPr="00E33D85">
        <w:rPr>
          <w:color w:val="000000"/>
        </w:rPr>
        <w:t>Apple Pay</w:t>
      </w:r>
      <w:r w:rsidRPr="00E33D85">
        <w:rPr>
          <w:color w:val="000000"/>
        </w:rPr>
        <w:t xml:space="preserve"> web/APP</w:t>
      </w:r>
      <w:r>
        <w:rPr>
          <w:color w:val="000000"/>
        </w:rPr>
        <w:t>.</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Default="002D6FC0" w:rsidP="002D6FC0">
      <w:pPr>
        <w:pStyle w:val="ListParagraph"/>
        <w:ind w:left="432" w:hanging="432"/>
      </w:pPr>
      <w:r w:rsidRPr="00E33D85">
        <w:t>2.</w:t>
      </w:r>
      <w:r w:rsidRPr="00E33D85">
        <w:rPr>
          <w:sz w:val="14"/>
          <w:szCs w:val="14"/>
        </w:rPr>
        <w:t xml:space="preserve">         </w:t>
      </w:r>
      <w:r w:rsidRPr="00E33D85">
        <w:t>Network Token, Order Number, Card type, Token Expiration Date, and cryptogram data</w:t>
      </w:r>
    </w:p>
    <w:p w:rsidR="002D6FC0" w:rsidRDefault="002D6FC0" w:rsidP="002D6FC0">
      <w:pPr>
        <w:pStyle w:val="ListParagraph"/>
        <w:ind w:left="432" w:hanging="432"/>
      </w:pPr>
    </w:p>
    <w:p w:rsidR="002D6FC0" w:rsidRDefault="002D6FC0" w:rsidP="002D6FC0">
      <w:pPr>
        <w:pStyle w:val="Heading3"/>
      </w:pPr>
      <w:bookmarkStart w:id="712" w:name="_Toc491351815"/>
      <w:bookmarkStart w:id="713" w:name="_Toc492911290"/>
      <w:r>
        <w:t>Android Pay</w:t>
      </w:r>
      <w:bookmarkEnd w:id="712"/>
      <w:bookmarkEnd w:id="713"/>
    </w:p>
    <w:p w:rsidR="002D6FC0" w:rsidRPr="00E33D85" w:rsidRDefault="002D6FC0" w:rsidP="002D6FC0">
      <w:pPr>
        <w:autoSpaceDE w:val="0"/>
        <w:autoSpaceDN w:val="0"/>
        <w:spacing w:after="0" w:line="240" w:lineRule="auto"/>
        <w:rPr>
          <w:color w:val="000000"/>
        </w:rPr>
      </w:pPr>
      <w:r w:rsidRPr="00E33D85">
        <w:rPr>
          <w:color w:val="000000"/>
        </w:rPr>
        <w:t>Developed REST Interface as</w:t>
      </w:r>
      <w:r>
        <w:rPr>
          <w:color w:val="000000"/>
        </w:rPr>
        <w:t xml:space="preserve"> a</w:t>
      </w:r>
      <w:r w:rsidRPr="00E33D85">
        <w:rPr>
          <w:color w:val="000000"/>
        </w:rPr>
        <w:t xml:space="preserve"> standalone services and cartridge does not have end-to-end direct </w:t>
      </w:r>
      <w:r>
        <w:rPr>
          <w:color w:val="000000"/>
        </w:rPr>
        <w:t xml:space="preserve">integration with DW native </w:t>
      </w:r>
      <w:r w:rsidR="000B6A3D">
        <w:rPr>
          <w:color w:val="000000"/>
        </w:rPr>
        <w:t>Android</w:t>
      </w:r>
      <w:r w:rsidR="000B6A3D" w:rsidRPr="00E33D85">
        <w:rPr>
          <w:color w:val="000000"/>
        </w:rPr>
        <w:t xml:space="preserve"> Pay</w:t>
      </w:r>
      <w:r w:rsidRPr="00E33D85">
        <w:rPr>
          <w:color w:val="000000"/>
        </w:rPr>
        <w:t xml:space="preserve"> Web/APP functionality. </w:t>
      </w:r>
    </w:p>
    <w:p w:rsidR="002D6FC0" w:rsidRDefault="002D6FC0" w:rsidP="005C1822">
      <w:pPr>
        <w:pStyle w:val="BodyText"/>
      </w:pPr>
      <w:r w:rsidRPr="00E33D85">
        <w:t>RES</w:t>
      </w:r>
      <w:r>
        <w:t xml:space="preserve">T interface support can accept two type of parameter in JSON format. </w:t>
      </w:r>
    </w:p>
    <w:p w:rsidR="002D6FC0" w:rsidRPr="00E33D85" w:rsidRDefault="002D6FC0" w:rsidP="005C1822">
      <w:pPr>
        <w:pStyle w:val="BodyText"/>
      </w:pPr>
    </w:p>
    <w:p w:rsidR="002D6FC0" w:rsidRPr="00E33D85" w:rsidRDefault="002D6FC0" w:rsidP="002D6FC0">
      <w:pPr>
        <w:pStyle w:val="ListParagraph"/>
        <w:ind w:left="432" w:hanging="432"/>
      </w:pPr>
      <w:r w:rsidRPr="00E33D85">
        <w:t>1.</w:t>
      </w:r>
      <w:r w:rsidRPr="00E33D85">
        <w:rPr>
          <w:sz w:val="14"/>
          <w:szCs w:val="14"/>
        </w:rPr>
        <w:t xml:space="preserve">         </w:t>
      </w:r>
      <w:r w:rsidRPr="00E33D85">
        <w:t xml:space="preserve">Payload and order Number data </w:t>
      </w:r>
    </w:p>
    <w:p w:rsidR="002D6FC0" w:rsidRPr="00E33D85" w:rsidRDefault="002D6FC0" w:rsidP="002D6FC0">
      <w:pPr>
        <w:pStyle w:val="Listenabsatz"/>
        <w:ind w:left="0"/>
      </w:pPr>
      <w:r w:rsidRPr="00E33D85">
        <w:t>2.</w:t>
      </w:r>
      <w:r w:rsidRPr="00E33D85">
        <w:rPr>
          <w:sz w:val="14"/>
          <w:szCs w:val="14"/>
        </w:rPr>
        <w:t xml:space="preserve">         </w:t>
      </w:r>
      <w:r w:rsidRPr="00E33D85">
        <w:t>Network Token, Order Number, Card type, Token Expiration Date, and cryptogram data</w:t>
      </w:r>
    </w:p>
    <w:p w:rsidR="00474E8A" w:rsidRDefault="00474E8A" w:rsidP="00474E8A">
      <w:pPr>
        <w:pStyle w:val="Heading3"/>
        <w:rPr>
          <w:rFonts w:asciiTheme="minorHAnsi" w:hAnsiTheme="minorHAnsi"/>
        </w:rPr>
      </w:pPr>
      <w:bookmarkStart w:id="714" w:name="_Toc492911291"/>
      <w:bookmarkEnd w:id="706"/>
      <w:bookmarkEnd w:id="707"/>
      <w:r w:rsidRPr="00D602FC">
        <w:rPr>
          <w:rFonts w:asciiTheme="minorHAnsi" w:hAnsiTheme="minorHAnsi"/>
        </w:rPr>
        <w:t>PayPal Express</w:t>
      </w:r>
      <w:bookmarkEnd w:id="714"/>
    </w:p>
    <w:p w:rsidR="00474E8A" w:rsidRDefault="00474E8A" w:rsidP="005C1822">
      <w:pPr>
        <w:pStyle w:val="BodyText"/>
      </w:pPr>
      <w:r>
        <w:t>PayPal Express provides set of services which enables you to do the checkout in faster and safer way. PayPal integration with Cybersource provides 3 ways to complete the checkout.</w:t>
      </w:r>
    </w:p>
    <w:p w:rsidR="00474E8A" w:rsidRDefault="00474E8A" w:rsidP="005C1822">
      <w:pPr>
        <w:pStyle w:val="BodyText"/>
        <w:numPr>
          <w:ilvl w:val="0"/>
          <w:numId w:val="69"/>
        </w:numPr>
      </w:pPr>
      <w:r>
        <w:t>Minicart</w:t>
      </w:r>
    </w:p>
    <w:p w:rsidR="00474E8A" w:rsidRDefault="00474E8A" w:rsidP="005C1822">
      <w:pPr>
        <w:pStyle w:val="BodyText"/>
        <w:numPr>
          <w:ilvl w:val="0"/>
          <w:numId w:val="69"/>
        </w:numPr>
      </w:pPr>
      <w:r>
        <w:t>Cart Page</w:t>
      </w:r>
    </w:p>
    <w:p w:rsidR="00474E8A" w:rsidRDefault="00474E8A" w:rsidP="005C1822">
      <w:pPr>
        <w:pStyle w:val="BodyText"/>
        <w:numPr>
          <w:ilvl w:val="0"/>
          <w:numId w:val="69"/>
        </w:numPr>
      </w:pPr>
      <w:r>
        <w:t xml:space="preserve">Billing Page </w:t>
      </w:r>
    </w:p>
    <w:p w:rsidR="00BC24CE" w:rsidRDefault="00474E8A" w:rsidP="005C1822">
      <w:pPr>
        <w:pStyle w:val="BodyText"/>
      </w:pPr>
      <w:r>
        <w:t xml:space="preserve">Cybersource cartridge provides in-context checkout option </w:t>
      </w:r>
      <w:r w:rsidR="000B6A3D">
        <w:t>i.e.</w:t>
      </w:r>
      <w:r>
        <w:t xml:space="preserve"> when customer clicks on Checkout with PayPal on checkout page or mini cart, the website remains in the view while PayPal Window appears. The Customer logs in and selects a payment method and shipping address and confirms the payment and </w:t>
      </w:r>
      <w:r w:rsidR="000B6A3D">
        <w:t>PayPal</w:t>
      </w:r>
      <w:r>
        <w:t xml:space="preserve"> redirects the customer on order review page. Cybersource cartridge enables merchant to select the order type from BM i.e. Custom or Standard.</w:t>
      </w:r>
    </w:p>
    <w:p w:rsidR="00474E8A" w:rsidRDefault="00474E8A" w:rsidP="00474E8A">
      <w:pPr>
        <w:pStyle w:val="Heading4"/>
      </w:pPr>
      <w:r>
        <w:t>Custom Order</w:t>
      </w:r>
    </w:p>
    <w:p w:rsidR="00474E8A" w:rsidRDefault="00474E8A" w:rsidP="005C1822">
      <w:pPr>
        <w:pStyle w:val="BodyText"/>
      </w:pPr>
      <w:r>
        <w:t>PayPal Custom Order enables you to perform multiple authorizations and multiple captures for each authorization. Below are the service requests for custom order</w:t>
      </w:r>
    </w:p>
    <w:p w:rsidR="00DF0F61" w:rsidRDefault="00DF0F61" w:rsidP="005C1822">
      <w:pPr>
        <w:pStyle w:val="BodyText"/>
      </w:pPr>
    </w:p>
    <w:p w:rsidR="00474E8A" w:rsidRDefault="00474E8A" w:rsidP="005C1822">
      <w:pPr>
        <w:pStyle w:val="BodyText"/>
        <w:numPr>
          <w:ilvl w:val="0"/>
          <w:numId w:val="87"/>
        </w:numPr>
      </w:pPr>
      <w:r w:rsidRPr="00C957A8">
        <w:rPr>
          <w:b/>
        </w:rPr>
        <w:t>Sessions Service</w:t>
      </w:r>
      <w:r>
        <w:t>- Creates a payment with PayPal to set up an order</w:t>
      </w:r>
    </w:p>
    <w:p w:rsidR="00474E8A" w:rsidRDefault="00474E8A" w:rsidP="005C1822">
      <w:pPr>
        <w:pStyle w:val="BodyText"/>
        <w:numPr>
          <w:ilvl w:val="0"/>
          <w:numId w:val="87"/>
        </w:numPr>
      </w:pPr>
      <w:r w:rsidRPr="00C957A8">
        <w:rPr>
          <w:b/>
        </w:rPr>
        <w:lastRenderedPageBreak/>
        <w:t>Check Status Service</w:t>
      </w:r>
      <w:r>
        <w:t>- Requires the request ID value that was returned in Sessions Service and returns customer information</w:t>
      </w:r>
    </w:p>
    <w:p w:rsidR="00474E8A" w:rsidRDefault="00474E8A" w:rsidP="005C1822">
      <w:pPr>
        <w:pStyle w:val="BodyText"/>
        <w:numPr>
          <w:ilvl w:val="0"/>
          <w:numId w:val="87"/>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7"/>
        </w:numPr>
      </w:pPr>
      <w:r w:rsidRPr="00AC5FBF">
        <w:rPr>
          <w:b/>
        </w:rPr>
        <w:t>Authorization Service</w:t>
      </w:r>
      <w:r>
        <w:t xml:space="preserve">- Requires request ID </w:t>
      </w:r>
      <w:r w:rsidR="000B6A3D">
        <w:t>value</w:t>
      </w:r>
      <w:r w:rsidR="000B6A3D" w:rsidRPr="00AC5FBF">
        <w:t xml:space="preserve"> that</w:t>
      </w:r>
      <w:r w:rsidRPr="00AC5FBF">
        <w:t xml:space="preserve"> was returned in the order response</w:t>
      </w:r>
      <w:r>
        <w:t>, obtains the authorization</w:t>
      </w:r>
    </w:p>
    <w:p w:rsidR="00474E8A" w:rsidRDefault="00474E8A" w:rsidP="005C1822">
      <w:pPr>
        <w:pStyle w:val="BodyText"/>
        <w:numPr>
          <w:ilvl w:val="0"/>
          <w:numId w:val="87"/>
        </w:numPr>
      </w:pPr>
      <w:r>
        <w:rPr>
          <w:b/>
        </w:rPr>
        <w:t>Capture Service</w:t>
      </w:r>
      <w:r w:rsidRPr="00C74D29">
        <w:t>-Requires the request ID value that was returne</w:t>
      </w:r>
      <w:r>
        <w:t xml:space="preserve">d in the authorization response and enables you </w:t>
      </w:r>
      <w:r w:rsidRPr="00C74D29">
        <w:t>to capture the entire authorized amount</w:t>
      </w:r>
    </w:p>
    <w:p w:rsidR="00474E8A" w:rsidRDefault="00474E8A" w:rsidP="00474E8A">
      <w:pPr>
        <w:pStyle w:val="Heading4"/>
      </w:pPr>
      <w:r w:rsidRPr="002629CE">
        <w:t>Standard Order</w:t>
      </w:r>
    </w:p>
    <w:p w:rsidR="00474E8A" w:rsidRDefault="00474E8A" w:rsidP="005C1822">
      <w:pPr>
        <w:pStyle w:val="BodyText"/>
      </w:pPr>
      <w:r>
        <w:t>PayPal Standard Order enables merchants to accomplish authorize and capture at the same time. Below are the service requests for Standard order</w:t>
      </w:r>
    </w:p>
    <w:p w:rsidR="00DF0F61" w:rsidRDefault="00DF0F61" w:rsidP="005C1822">
      <w:pPr>
        <w:pStyle w:val="BodyText"/>
      </w:pPr>
    </w:p>
    <w:p w:rsidR="00474E8A" w:rsidRDefault="00474E8A" w:rsidP="005C1822">
      <w:pPr>
        <w:pStyle w:val="BodyText"/>
        <w:numPr>
          <w:ilvl w:val="0"/>
          <w:numId w:val="88"/>
        </w:numPr>
      </w:pPr>
      <w:r w:rsidRPr="00C957A8">
        <w:rPr>
          <w:b/>
        </w:rPr>
        <w:t>Sessions Service</w:t>
      </w:r>
      <w:r>
        <w:t>- Creates a payment or Billing agreement with PayPal to set up an order</w:t>
      </w:r>
    </w:p>
    <w:p w:rsidR="00474E8A" w:rsidRDefault="00474E8A" w:rsidP="005C1822">
      <w:pPr>
        <w:pStyle w:val="BodyText"/>
        <w:numPr>
          <w:ilvl w:val="0"/>
          <w:numId w:val="88"/>
        </w:numPr>
      </w:pPr>
      <w:r w:rsidRPr="00C957A8">
        <w:rPr>
          <w:b/>
        </w:rPr>
        <w:t>Check Status Service</w:t>
      </w:r>
      <w:r>
        <w:t>- Requires the request ID value that was returned in Sessions Service and returns customer information</w:t>
      </w:r>
    </w:p>
    <w:p w:rsidR="00474E8A" w:rsidRDefault="00474E8A" w:rsidP="005C1822">
      <w:pPr>
        <w:pStyle w:val="BodyText"/>
        <w:numPr>
          <w:ilvl w:val="0"/>
          <w:numId w:val="88"/>
        </w:numPr>
      </w:pPr>
      <w:r w:rsidRPr="00C957A8">
        <w:rPr>
          <w:b/>
        </w:rPr>
        <w:t>Order Service</w:t>
      </w:r>
      <w:r>
        <w:t>- Requires the request ID value that was returned in Sessions Service and Payer ID, creates the order in anticipation of one or more authorization</w:t>
      </w:r>
    </w:p>
    <w:p w:rsidR="00474E8A" w:rsidRDefault="00474E8A" w:rsidP="005C1822">
      <w:pPr>
        <w:pStyle w:val="BodyText"/>
        <w:numPr>
          <w:ilvl w:val="0"/>
          <w:numId w:val="88"/>
        </w:numPr>
      </w:pPr>
      <w:r>
        <w:rPr>
          <w:b/>
        </w:rPr>
        <w:t>Sale Service</w:t>
      </w:r>
      <w:r w:rsidRPr="00472B46">
        <w:t>-</w:t>
      </w:r>
      <w:r>
        <w:t xml:space="preserve"> Requires the request ID value that was returned in order response, this service obtains authorization, and captures the authorized amount</w:t>
      </w:r>
    </w:p>
    <w:p w:rsidR="00474E8A" w:rsidRDefault="00474E8A" w:rsidP="00474E8A">
      <w:pPr>
        <w:pStyle w:val="Heading3"/>
        <w:rPr>
          <w:rFonts w:asciiTheme="minorHAnsi" w:hAnsiTheme="minorHAnsi"/>
        </w:rPr>
      </w:pPr>
      <w:bookmarkStart w:id="715" w:name="_Toc491351809"/>
      <w:bookmarkStart w:id="716" w:name="_Toc492911292"/>
      <w:r w:rsidRPr="002D5C26">
        <w:rPr>
          <w:rFonts w:asciiTheme="minorHAnsi" w:hAnsiTheme="minorHAnsi"/>
        </w:rPr>
        <w:t>PayPal Credit</w:t>
      </w:r>
      <w:bookmarkEnd w:id="715"/>
      <w:bookmarkEnd w:id="716"/>
    </w:p>
    <w:p w:rsidR="00474E8A" w:rsidRDefault="00474E8A" w:rsidP="005C1822">
      <w:pPr>
        <w:pStyle w:val="BodyText"/>
      </w:pPr>
      <w:r>
        <w:t xml:space="preserve">The </w:t>
      </w:r>
      <w:r w:rsidR="000B6A3D">
        <w:t>PayPal</w:t>
      </w:r>
      <w:r>
        <w:t xml:space="preserve"> credit button on your checkout page enables you to offer customer’s </w:t>
      </w:r>
      <w:r w:rsidR="000B6A3D">
        <w:t>PayPal</w:t>
      </w:r>
      <w:r>
        <w:t xml:space="preserve"> Credit as a standalone payment method. </w:t>
      </w:r>
      <w:r w:rsidR="000B6A3D">
        <w:t>PayPal</w:t>
      </w:r>
      <w:r>
        <w:t xml:space="preserve"> Credit leverages the </w:t>
      </w:r>
      <w:r w:rsidR="000B6A3D">
        <w:t>PayPal</w:t>
      </w:r>
      <w:r>
        <w:t xml:space="preserve"> Express implementation. For PayPal credit only an additional flag </w:t>
      </w:r>
      <w:r w:rsidRPr="00576114">
        <w:t>paymentOptionID</w:t>
      </w:r>
      <w:r>
        <w:t xml:space="preserve"> as true need to include in Sessions service request. Below are the service requests for PayPal Credit.</w:t>
      </w:r>
    </w:p>
    <w:p w:rsidR="00474E8A" w:rsidRDefault="00474E8A" w:rsidP="005C1822">
      <w:pPr>
        <w:pStyle w:val="BodyText"/>
      </w:pPr>
    </w:p>
    <w:p w:rsidR="00474E8A" w:rsidRDefault="00474E8A" w:rsidP="005C1822">
      <w:pPr>
        <w:pStyle w:val="BodyText"/>
        <w:numPr>
          <w:ilvl w:val="0"/>
          <w:numId w:val="89"/>
        </w:numPr>
      </w:pPr>
      <w:r w:rsidRPr="00911538">
        <w:rPr>
          <w:b/>
        </w:rPr>
        <w:t>Sessions Service</w:t>
      </w:r>
      <w:r>
        <w:t xml:space="preserve"> with additional flag </w:t>
      </w:r>
      <w:r w:rsidRPr="00576114">
        <w:t>paymentOptionID</w:t>
      </w:r>
    </w:p>
    <w:p w:rsidR="00474E8A" w:rsidRDefault="00474E8A" w:rsidP="005C1822">
      <w:pPr>
        <w:pStyle w:val="BodyText"/>
        <w:numPr>
          <w:ilvl w:val="0"/>
          <w:numId w:val="89"/>
        </w:numPr>
      </w:pPr>
      <w:r>
        <w:t>After getting the payment Transaction ID and request ID from sessions response , same service flow will be used as mentioned in PayPal express</w:t>
      </w:r>
    </w:p>
    <w:p w:rsidR="00474E8A" w:rsidRPr="00CB2129" w:rsidRDefault="00474E8A" w:rsidP="005C1822">
      <w:pPr>
        <w:pStyle w:val="BodyText"/>
      </w:pPr>
    </w:p>
    <w:p w:rsidR="00474E8A" w:rsidRDefault="00474E8A" w:rsidP="00474E8A">
      <w:pPr>
        <w:pStyle w:val="Heading3"/>
        <w:rPr>
          <w:rFonts w:asciiTheme="minorHAnsi" w:hAnsiTheme="minorHAnsi"/>
        </w:rPr>
      </w:pPr>
      <w:bookmarkStart w:id="717" w:name="_Toc491351810"/>
      <w:bookmarkStart w:id="718" w:name="_Toc492911293"/>
      <w:r w:rsidRPr="002D5C26">
        <w:rPr>
          <w:rFonts w:asciiTheme="minorHAnsi" w:hAnsiTheme="minorHAnsi"/>
        </w:rPr>
        <w:t>PayPal Billing Agreement</w:t>
      </w:r>
      <w:bookmarkEnd w:id="717"/>
      <w:bookmarkEnd w:id="718"/>
    </w:p>
    <w:p w:rsidR="00474E8A" w:rsidRDefault="00474E8A" w:rsidP="005C1822">
      <w:pPr>
        <w:pStyle w:val="BodyText"/>
      </w:pPr>
      <w:r w:rsidRPr="006C4B7C">
        <w:t>A PayPal Express Checkout billing agreement</w:t>
      </w:r>
      <w:r>
        <w:t xml:space="preserve"> enables you to use Billing agreement ID for billing without requiring customer to specifically authorize each </w:t>
      </w:r>
      <w:r w:rsidR="000B6A3D">
        <w:t>payment. Once</w:t>
      </w:r>
      <w:r>
        <w:t xml:space="preserve"> the agreement created for customer, customer’s Billing agreement ID would be used to Authorize the </w:t>
      </w:r>
      <w:r w:rsidR="000B6A3D">
        <w:t>order. PayPal</w:t>
      </w:r>
      <w:r>
        <w:t xml:space="preserve"> Billing agreement is applicable only for logged user, when customer checks Billing agreement checkbox from Billing page additional flag </w:t>
      </w:r>
      <w:r w:rsidRPr="005200E6">
        <w:t>billingAgreementIndicator</w:t>
      </w:r>
      <w:r>
        <w:t xml:space="preserve"> need to include in Session service request. Request ID returned in session service will be used in PayPal Billing agreement service, Billing Agreement ID would be saved in customer profile, this billing agreement ID would be used in further transaction. Cybersource Cartridge allows merchants to enable/</w:t>
      </w:r>
      <w:r w:rsidR="000B6A3D">
        <w:t>disable billing</w:t>
      </w:r>
      <w:r>
        <w:t xml:space="preserve"> agreement from BM site preferences.  Below are the service requests for Billing Agreement </w:t>
      </w:r>
    </w:p>
    <w:p w:rsidR="00DF0F61" w:rsidRDefault="00DF0F61" w:rsidP="005C1822">
      <w:pPr>
        <w:pStyle w:val="BodyText"/>
      </w:pPr>
    </w:p>
    <w:p w:rsidR="00474E8A" w:rsidRDefault="00474E8A" w:rsidP="005C1822">
      <w:pPr>
        <w:pStyle w:val="BodyText"/>
        <w:numPr>
          <w:ilvl w:val="0"/>
          <w:numId w:val="90"/>
        </w:numPr>
      </w:pPr>
      <w:r w:rsidRPr="0099189C">
        <w:rPr>
          <w:b/>
        </w:rPr>
        <w:lastRenderedPageBreak/>
        <w:t>Sessions Service</w:t>
      </w:r>
      <w:r>
        <w:t xml:space="preserve"> – Creates Billing agreement with PayPal to setup an order</w:t>
      </w:r>
    </w:p>
    <w:p w:rsidR="00474E8A" w:rsidRDefault="00474E8A" w:rsidP="005C1822">
      <w:pPr>
        <w:pStyle w:val="BodyText"/>
        <w:numPr>
          <w:ilvl w:val="0"/>
          <w:numId w:val="90"/>
        </w:numPr>
      </w:pPr>
      <w:r>
        <w:rPr>
          <w:b/>
        </w:rPr>
        <w:t>Billing Agreement Service</w:t>
      </w:r>
      <w:r w:rsidRPr="0099189C">
        <w:t>-</w:t>
      </w:r>
      <w:r>
        <w:t xml:space="preserve"> if customer profile does not contain Billing Agreement </w:t>
      </w:r>
      <w:r w:rsidR="000B6A3D">
        <w:t>ID,</w:t>
      </w:r>
      <w:r>
        <w:t xml:space="preserve"> this service would create the Billing agreement and saves the Billing agreement ID in customer </w:t>
      </w:r>
      <w:r w:rsidR="000B6A3D">
        <w:t>profile. It</w:t>
      </w:r>
      <w:r>
        <w:t xml:space="preserve"> requires the request ID value returned in sessions response</w:t>
      </w:r>
    </w:p>
    <w:p w:rsidR="00474E8A" w:rsidRPr="009915DF" w:rsidRDefault="00474E8A" w:rsidP="005C1822">
      <w:pPr>
        <w:pStyle w:val="BodyText"/>
        <w:numPr>
          <w:ilvl w:val="0"/>
          <w:numId w:val="90"/>
        </w:numPr>
        <w:rPr>
          <w:b/>
        </w:rPr>
      </w:pPr>
      <w:r w:rsidRPr="0099189C">
        <w:rPr>
          <w:b/>
        </w:rPr>
        <w:t>Check Status Service</w:t>
      </w:r>
      <w:r>
        <w:rPr>
          <w:b/>
        </w:rPr>
        <w:t xml:space="preserve">- </w:t>
      </w:r>
      <w:r w:rsidRPr="0099189C">
        <w:t>If</w:t>
      </w:r>
      <w:r>
        <w:t xml:space="preserve"> customer profile contains billing agreement ID , sessions service would    be skipped , billing agreement ID would be used in Check Status service</w:t>
      </w:r>
    </w:p>
    <w:p w:rsidR="007B4F36" w:rsidRDefault="00474E8A" w:rsidP="005C1822">
      <w:pPr>
        <w:pStyle w:val="BodyText"/>
        <w:numPr>
          <w:ilvl w:val="0"/>
          <w:numId w:val="90"/>
        </w:numPr>
        <w:rPr>
          <w:b/>
        </w:rPr>
      </w:pPr>
      <w:r>
        <w:rPr>
          <w:b/>
        </w:rPr>
        <w:t xml:space="preserve">Sale Service – </w:t>
      </w:r>
      <w:r>
        <w:t xml:space="preserve">Requires billing agreement ID returned in billing agreement service </w:t>
      </w:r>
      <w:r w:rsidR="000B6A3D">
        <w:t>response. This</w:t>
      </w:r>
      <w:r>
        <w:t xml:space="preserve"> service obtains authorization, and captures the authorized amount</w:t>
      </w:r>
    </w:p>
    <w:p w:rsidR="007B4F36" w:rsidRDefault="007B4F36" w:rsidP="007B4F36">
      <w:pPr>
        <w:pStyle w:val="Heading3"/>
        <w:rPr>
          <w:rFonts w:asciiTheme="minorHAnsi" w:hAnsiTheme="minorHAnsi"/>
        </w:rPr>
      </w:pPr>
      <w:bookmarkStart w:id="719" w:name="_Toc491351800"/>
      <w:bookmarkStart w:id="720" w:name="_Toc492911294"/>
      <w:r w:rsidRPr="00E33D85">
        <w:rPr>
          <w:rFonts w:asciiTheme="minorHAnsi" w:hAnsiTheme="minorHAnsi"/>
        </w:rPr>
        <w:t>Conversion Detail Report</w:t>
      </w:r>
      <w:bookmarkEnd w:id="719"/>
      <w:bookmarkEnd w:id="720"/>
    </w:p>
    <w:p w:rsidR="007B4F36" w:rsidRPr="007B4F36" w:rsidRDefault="007B4F36" w:rsidP="005C1822">
      <w:pPr>
        <w:pStyle w:val="BodyText"/>
      </w:pPr>
    </w:p>
    <w:p w:rsidR="007B4F36" w:rsidRPr="00E33D85" w:rsidRDefault="007B4F36" w:rsidP="007B4F36">
      <w:pPr>
        <w:autoSpaceDE w:val="0"/>
        <w:autoSpaceDN w:val="0"/>
        <w:adjustRightInd w:val="0"/>
      </w:pPr>
      <w:r w:rsidRPr="00E33D85">
        <w:t xml:space="preserve">Cyber Source Conversion report contains the results of the modified orders which were initially in review state. This information gives you an overview of all orders that were not immediately accepted. For each order that is initially marked review and later modified to accept or reject, the report contains below information: </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Request ID</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Status before and after review</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Name of reviewer</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Queue assignment</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Reviewer comments and notes</w:t>
      </w:r>
    </w:p>
    <w:p w:rsidR="007B4F36" w:rsidRPr="00E33D85" w:rsidRDefault="007B4F36" w:rsidP="007B4F36">
      <w:pPr>
        <w:pStyle w:val="ListParagraph"/>
        <w:numPr>
          <w:ilvl w:val="0"/>
          <w:numId w:val="33"/>
        </w:numPr>
        <w:autoSpaceDE w:val="0"/>
        <w:autoSpaceDN w:val="0"/>
        <w:adjustRightInd w:val="0"/>
        <w:rPr>
          <w:color w:val="3F7F5F"/>
          <w:sz w:val="18"/>
          <w:szCs w:val="18"/>
        </w:rPr>
      </w:pPr>
      <w:r w:rsidRPr="00E33D85">
        <w:t>Order profile</w:t>
      </w:r>
    </w:p>
    <w:p w:rsidR="007B4F36" w:rsidRDefault="007B4F36" w:rsidP="007B4F36">
      <w:pPr>
        <w:autoSpaceDE w:val="0"/>
        <w:autoSpaceDN w:val="0"/>
        <w:adjustRightInd w:val="0"/>
      </w:pPr>
      <w:r w:rsidRPr="00E33D85">
        <w:t>Request this report at any time during the day, starting up to 24 hours in the past and ending at the present time</w:t>
      </w:r>
    </w:p>
    <w:p w:rsidR="00BB5638" w:rsidRDefault="00BB5638" w:rsidP="007B4F36">
      <w:pPr>
        <w:autoSpaceDE w:val="0"/>
        <w:autoSpaceDN w:val="0"/>
        <w:adjustRightInd w:val="0"/>
      </w:pPr>
      <w:r>
        <w:t xml:space="preserve">Credentials to access CyberSource Conversion report service are configured through Conversion Report Job under step configuration section by assigning values to custom parameter as given below </w:t>
      </w:r>
    </w:p>
    <w:p w:rsidR="00BB5638" w:rsidRPr="00E33D85" w:rsidRDefault="00BB5638" w:rsidP="007B4F36">
      <w:pPr>
        <w:autoSpaceDE w:val="0"/>
        <w:autoSpaceDN w:val="0"/>
        <w:adjustRightInd w:val="0"/>
      </w:pPr>
      <w:r>
        <w:rPr>
          <w:noProof/>
        </w:rPr>
        <w:lastRenderedPageBreak/>
        <w:drawing>
          <wp:inline distT="0" distB="0" distL="0" distR="0" wp14:anchorId="67721921" wp14:editId="1F3AFA01">
            <wp:extent cx="6400800" cy="4419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4419600"/>
                    </a:xfrm>
                    <a:prstGeom prst="rect">
                      <a:avLst/>
                    </a:prstGeom>
                    <a:noFill/>
                    <a:ln>
                      <a:noFill/>
                    </a:ln>
                  </pic:spPr>
                </pic:pic>
              </a:graphicData>
            </a:graphic>
          </wp:inline>
        </w:drawing>
      </w:r>
    </w:p>
    <w:p w:rsidR="007B4F36" w:rsidRPr="00E33D85" w:rsidRDefault="007B4F36" w:rsidP="007B4F36">
      <w:pPr>
        <w:autoSpaceDE w:val="0"/>
        <w:autoSpaceDN w:val="0"/>
        <w:adjustRightInd w:val="0"/>
      </w:pPr>
      <w:r w:rsidRPr="00E33D85">
        <w:t>The section “Configure Services” has details to conf</w:t>
      </w:r>
      <w:r w:rsidR="000B6A3D">
        <w:t>igure conversion detail report CyberS</w:t>
      </w:r>
      <w:r w:rsidRPr="00E33D85">
        <w:t>ource service.</w:t>
      </w:r>
    </w:p>
    <w:p w:rsidR="007B4F36" w:rsidRPr="00E33D85" w:rsidRDefault="007B4F36" w:rsidP="007B4F36">
      <w:pPr>
        <w:autoSpaceDE w:val="0"/>
        <w:autoSpaceDN w:val="0"/>
        <w:adjustRightInd w:val="0"/>
      </w:pPr>
      <w:r w:rsidRPr="00E33D85">
        <w:t xml:space="preserve">The section “Business Manager Changes for batch Jobs” has details about the conversion detail report batch Job, which fetches the last 24 hours updated order status from </w:t>
      </w:r>
      <w:r w:rsidR="000B6A3D">
        <w:t>REVIEW to ACCEPT/REJECT within CyberS</w:t>
      </w:r>
      <w:r w:rsidRPr="00E33D85">
        <w:t xml:space="preserve">ource and further updates the order status in Demandware accordingly. </w:t>
      </w:r>
    </w:p>
    <w:p w:rsidR="00BC24CE" w:rsidRPr="00E33D85" w:rsidRDefault="00BC24CE" w:rsidP="00BC24CE">
      <w:pPr>
        <w:pStyle w:val="Heading3"/>
        <w:rPr>
          <w:rFonts w:asciiTheme="minorHAnsi" w:hAnsiTheme="minorHAnsi"/>
        </w:rPr>
      </w:pPr>
      <w:bookmarkStart w:id="721" w:name="_Toc491351813"/>
      <w:bookmarkStart w:id="722" w:name="_Toc492911295"/>
      <w:r w:rsidRPr="00E33D85">
        <w:rPr>
          <w:rFonts w:asciiTheme="minorHAnsi" w:hAnsiTheme="minorHAnsi"/>
        </w:rPr>
        <w:t>Secure Acceptance Merchant Notification Post Batch Job</w:t>
      </w:r>
      <w:bookmarkEnd w:id="721"/>
      <w:bookmarkEnd w:id="722"/>
    </w:p>
    <w:p w:rsidR="00BC24CE" w:rsidRPr="00E33D85" w:rsidRDefault="00BC24CE" w:rsidP="005C1822">
      <w:pPr>
        <w:pStyle w:val="BodyText"/>
      </w:pPr>
      <w:r w:rsidRPr="00E33D85">
        <w:t xml:space="preserve">The batch job process merchant post notifications arrived from </w:t>
      </w:r>
      <w:r w:rsidR="000B6A3D">
        <w:t>CyberSource</w:t>
      </w:r>
      <w:r w:rsidRPr="00E33D85">
        <w:t xml:space="preserve"> secure acceptance web/mobile. These notification response data get stored in demandware custom object “SA_MerchantPost”.</w:t>
      </w:r>
    </w:p>
    <w:p w:rsidR="00BC24CE" w:rsidRPr="00E33D85" w:rsidRDefault="00BC24CE" w:rsidP="005C1822">
      <w:pPr>
        <w:pStyle w:val="BodyText"/>
      </w:pPr>
      <w:r w:rsidRPr="00E33D85">
        <w:t xml:space="preserve">Further when batch job runs it update those orders which did not got updated in regular customer checkout journey due to network issues. The job process below scenarios </w:t>
      </w:r>
    </w:p>
    <w:p w:rsidR="00BC24CE" w:rsidRPr="00E33D85" w:rsidRDefault="00BC24CE" w:rsidP="005C1822">
      <w:pPr>
        <w:pStyle w:val="BodyText"/>
      </w:pPr>
      <w:r w:rsidRPr="00E33D85">
        <w:t>1.</w:t>
      </w:r>
      <w:r w:rsidRPr="00E33D85">
        <w:rPr>
          <w:sz w:val="14"/>
          <w:szCs w:val="14"/>
        </w:rPr>
        <w:t xml:space="preserve">       </w:t>
      </w:r>
      <w:r w:rsidRPr="00E33D85">
        <w:t>Order already updated in the checkout journey itself then custom object entry removed for order</w:t>
      </w:r>
    </w:p>
    <w:p w:rsidR="00BC24CE" w:rsidRPr="00E33D85" w:rsidRDefault="00BC24CE" w:rsidP="00473F83">
      <w:pPr>
        <w:pStyle w:val="ListParagraph"/>
        <w:ind w:left="360" w:hanging="360"/>
      </w:pPr>
      <w:r w:rsidRPr="00E33D85">
        <w:t>2.</w:t>
      </w:r>
      <w:r w:rsidRPr="00E33D85">
        <w:rPr>
          <w:sz w:val="14"/>
          <w:szCs w:val="14"/>
        </w:rPr>
        <w:t xml:space="preserve">       </w:t>
      </w:r>
      <w:r w:rsidRPr="00E33D85">
        <w:t>Order not updated in checkout journey then merchant post response read from custom object in JSON form and information updated in the order</w:t>
      </w:r>
    </w:p>
    <w:p w:rsidR="00BC24CE" w:rsidRPr="00E33D85" w:rsidRDefault="00BC24CE" w:rsidP="00BC24CE">
      <w:pPr>
        <w:pStyle w:val="ListParagraph"/>
        <w:ind w:left="1800" w:hanging="360"/>
      </w:pPr>
      <w:r w:rsidRPr="00E33D85">
        <w:t>a.</w:t>
      </w:r>
      <w:r w:rsidRPr="00E33D85">
        <w:rPr>
          <w:sz w:val="14"/>
          <w:szCs w:val="14"/>
        </w:rPr>
        <w:t xml:space="preserve">       </w:t>
      </w:r>
      <w:r w:rsidRPr="00E33D85">
        <w:t xml:space="preserve">Billing/shipping address </w:t>
      </w:r>
    </w:p>
    <w:p w:rsidR="00BC24CE" w:rsidRPr="00E33D85" w:rsidRDefault="00BC24CE" w:rsidP="00BC24CE">
      <w:pPr>
        <w:pStyle w:val="ListParagraph"/>
        <w:ind w:left="1800" w:hanging="360"/>
      </w:pPr>
      <w:r w:rsidRPr="00E33D85">
        <w:t>b.</w:t>
      </w:r>
      <w:r w:rsidRPr="00E33D85">
        <w:rPr>
          <w:sz w:val="14"/>
          <w:szCs w:val="14"/>
        </w:rPr>
        <w:t xml:space="preserve">      </w:t>
      </w:r>
      <w:r w:rsidRPr="00E33D85">
        <w:t>Order status as New/Failed</w:t>
      </w:r>
    </w:p>
    <w:p w:rsidR="00BC24CE" w:rsidRPr="00E33D85" w:rsidRDefault="00BC24CE" w:rsidP="00BC24CE">
      <w:pPr>
        <w:pStyle w:val="ListParagraph"/>
        <w:ind w:left="1800" w:hanging="360"/>
      </w:pPr>
      <w:r w:rsidRPr="00E33D85">
        <w:t>c.</w:t>
      </w:r>
      <w:r w:rsidRPr="00E33D85">
        <w:rPr>
          <w:sz w:val="14"/>
          <w:szCs w:val="14"/>
        </w:rPr>
        <w:t xml:space="preserve">       </w:t>
      </w:r>
      <w:r w:rsidRPr="00E33D85">
        <w:t>Payment authorization response</w:t>
      </w:r>
    </w:p>
    <w:p w:rsidR="00BC24CE" w:rsidRPr="00E33D85" w:rsidRDefault="00BC24CE" w:rsidP="00BC24CE">
      <w:pPr>
        <w:pStyle w:val="ListParagraph"/>
        <w:ind w:left="1800" w:hanging="360"/>
      </w:pPr>
      <w:r w:rsidRPr="00E33D85">
        <w:lastRenderedPageBreak/>
        <w:t>d.</w:t>
      </w:r>
      <w:r w:rsidRPr="00E33D85">
        <w:rPr>
          <w:sz w:val="14"/>
          <w:szCs w:val="14"/>
        </w:rPr>
        <w:t xml:space="preserve">      </w:t>
      </w:r>
      <w:r w:rsidRPr="00E33D85">
        <w:t>Card get saved for logged in user if customer opted in checkout journey</w:t>
      </w:r>
    </w:p>
    <w:p w:rsidR="00BC24CE" w:rsidRDefault="00BC24CE" w:rsidP="00BC24CE">
      <w:r w:rsidRPr="00E33D85">
        <w:t>Note: It is recommended to have the batch job frequency every 15 min to update order status and release inventory</w:t>
      </w:r>
    </w:p>
    <w:p w:rsidR="00096395" w:rsidRPr="00E33D85" w:rsidRDefault="003C11C3" w:rsidP="00096395">
      <w:pPr>
        <w:pStyle w:val="Heading3"/>
        <w:rPr>
          <w:rFonts w:asciiTheme="minorHAnsi" w:hAnsiTheme="minorHAnsi"/>
        </w:rPr>
      </w:pPr>
      <w:bookmarkStart w:id="723" w:name="_Toc491351811"/>
      <w:bookmarkStart w:id="724" w:name="_Toc492911296"/>
      <w:r>
        <w:rPr>
          <w:rFonts w:asciiTheme="minorHAnsi" w:hAnsiTheme="minorHAnsi"/>
        </w:rPr>
        <w:t>IDeal</w:t>
      </w:r>
      <w:r w:rsidR="00096395">
        <w:rPr>
          <w:rFonts w:asciiTheme="minorHAnsi" w:hAnsiTheme="minorHAnsi"/>
        </w:rPr>
        <w:t xml:space="preserve"> </w:t>
      </w:r>
      <w:r w:rsidR="00362FCB">
        <w:rPr>
          <w:rFonts w:asciiTheme="minorHAnsi" w:hAnsiTheme="minorHAnsi"/>
        </w:rPr>
        <w:t xml:space="preserve">Bank </w:t>
      </w:r>
      <w:r w:rsidR="00096395">
        <w:rPr>
          <w:rFonts w:asciiTheme="minorHAnsi" w:hAnsiTheme="minorHAnsi"/>
        </w:rPr>
        <w:t xml:space="preserve">Options </w:t>
      </w:r>
      <w:r w:rsidR="00BC2CA3">
        <w:rPr>
          <w:rFonts w:asciiTheme="minorHAnsi" w:hAnsiTheme="minorHAnsi"/>
        </w:rPr>
        <w:t xml:space="preserve">List </w:t>
      </w:r>
      <w:r w:rsidR="00096395">
        <w:rPr>
          <w:rFonts w:asciiTheme="minorHAnsi" w:hAnsiTheme="minorHAnsi"/>
        </w:rPr>
        <w:t>Service Batch Job</w:t>
      </w:r>
      <w:bookmarkEnd w:id="724"/>
    </w:p>
    <w:p w:rsidR="00096395" w:rsidRDefault="00096395" w:rsidP="005C1822">
      <w:pPr>
        <w:pStyle w:val="BodyText"/>
      </w:pPr>
      <w:r w:rsidRPr="00395BF4">
        <w:t xml:space="preserve">Cartridge will provide a batch Job to fetch the options details for Ideal and store them into salesforce commerce cloud Business Manager Custom objects.  Job can be configured to run at any defined interval using SFCC Job framework. Ideally it should not run on frequent basis but it’spurelyconfigurable to run at merchant choice and need and SFCC capabilities.  Job will populate/update the SFCC custom objects with the response data. </w:t>
      </w:r>
      <w:r>
        <w:t xml:space="preserve">If </w:t>
      </w:r>
      <w:r w:rsidRPr="00395BF4">
        <w:t xml:space="preserve">Shopper </w:t>
      </w:r>
      <w:r w:rsidR="000B6A3D" w:rsidRPr="00395BF4">
        <w:t>selects “IDEAL</w:t>
      </w:r>
      <w:r w:rsidRPr="00395BF4">
        <w:t>” as payment method on commerce cloud billing page, Bank options list will be displayed as drop down for shopper to select a preferred bank to proceed. The selected bank name will be passed into IDEAL sale service request.</w:t>
      </w:r>
    </w:p>
    <w:p w:rsidR="00BC24CE" w:rsidRPr="00E33D85" w:rsidRDefault="00BC24CE" w:rsidP="00BC24CE">
      <w:pPr>
        <w:pStyle w:val="Heading3"/>
        <w:rPr>
          <w:rFonts w:asciiTheme="minorHAnsi" w:hAnsiTheme="minorHAnsi"/>
        </w:rPr>
      </w:pPr>
      <w:bookmarkStart w:id="725" w:name="_Toc492911297"/>
      <w:r>
        <w:rPr>
          <w:rFonts w:asciiTheme="minorHAnsi" w:hAnsiTheme="minorHAnsi"/>
        </w:rPr>
        <w:t xml:space="preserve">Alternate Payment Check Status </w:t>
      </w:r>
      <w:r w:rsidRPr="00E33D85">
        <w:rPr>
          <w:rFonts w:asciiTheme="minorHAnsi" w:hAnsiTheme="minorHAnsi"/>
        </w:rPr>
        <w:t>Batch Job</w:t>
      </w:r>
      <w:bookmarkEnd w:id="723"/>
      <w:bookmarkEnd w:id="725"/>
    </w:p>
    <w:p w:rsidR="00BC24CE" w:rsidRPr="00E33D85" w:rsidRDefault="00BC24CE" w:rsidP="005C1822">
      <w:pPr>
        <w:pStyle w:val="BodyText"/>
      </w:pPr>
      <w:r>
        <w:t>AP check status</w:t>
      </w:r>
      <w:r w:rsidRPr="00E33D85">
        <w:t xml:space="preserve"> batch job process Demandware orders placed by </w:t>
      </w:r>
      <w:r>
        <w:t>ALIPAY/</w:t>
      </w:r>
      <w:r w:rsidR="000B6A3D">
        <w:t>Bank Transfer</w:t>
      </w:r>
      <w:r>
        <w:t xml:space="preserve">/Klarna </w:t>
      </w:r>
      <w:r w:rsidRPr="00E33D85">
        <w:t xml:space="preserve">as payment method by making web service call to </w:t>
      </w:r>
      <w:r>
        <w:t>AP</w:t>
      </w:r>
      <w:r w:rsidRPr="00E33D85">
        <w:t xml:space="preserve"> Check Status Service.</w:t>
      </w:r>
    </w:p>
    <w:p w:rsidR="00BC24CE" w:rsidRDefault="00BC24CE" w:rsidP="005C1822">
      <w:pPr>
        <w:pStyle w:val="BodyText"/>
      </w:pPr>
      <w:r w:rsidRPr="00E33D85">
        <w:t>T</w:t>
      </w:r>
      <w:r>
        <w:t xml:space="preserve">he Demandware </w:t>
      </w:r>
      <w:r w:rsidRPr="0041045A">
        <w:t xml:space="preserve">APCheckStatusJob.js </w:t>
      </w:r>
      <w:r>
        <w:t xml:space="preserve">script module </w:t>
      </w:r>
      <w:r w:rsidRPr="00E33D85">
        <w:t xml:space="preserve">is called from batch job that populates the check status request with Request ID </w:t>
      </w:r>
      <w:r>
        <w:t xml:space="preserve">and </w:t>
      </w:r>
      <w:r w:rsidR="000B6A3D">
        <w:t>Payment Type</w:t>
      </w:r>
      <w:r>
        <w:t xml:space="preserve"> </w:t>
      </w:r>
      <w:r w:rsidRPr="00E33D85">
        <w:t>generated and stored in Demandware Payment Transaction custom attribute for every order placed by Alipay</w:t>
      </w:r>
      <w:r>
        <w:t xml:space="preserve">/Bank Transfer/Klarna </w:t>
      </w:r>
      <w:r w:rsidRPr="00E33D85">
        <w:t xml:space="preserve">as payment method and </w:t>
      </w:r>
      <w:r w:rsidR="000B6A3D" w:rsidRPr="00E33D85">
        <w:t>invokes</w:t>
      </w:r>
      <w:r w:rsidRPr="00E33D85">
        <w:t xml:space="preserve"> the Check Status web service call using CyberSource web service API.</w:t>
      </w:r>
    </w:p>
    <w:p w:rsidR="00BC24CE" w:rsidRDefault="00BC24CE" w:rsidP="005C1822">
      <w:pPr>
        <w:pStyle w:val="BodyText"/>
      </w:pPr>
      <w:r>
        <w:t>The Job Picks all the orders placed before 30 minutes of the current time (i.e. LagTime) which is configurable through Job as per merchant need.</w:t>
      </w:r>
    </w:p>
    <w:p w:rsidR="00EF3574" w:rsidRPr="00E33D85" w:rsidRDefault="00EF3574" w:rsidP="005C1822">
      <w:pPr>
        <w:pStyle w:val="BodyText"/>
      </w:pPr>
    </w:p>
    <w:p w:rsidR="00BC24CE" w:rsidRPr="00E33D85" w:rsidRDefault="00BC24CE" w:rsidP="005C1822">
      <w:pPr>
        <w:pStyle w:val="BodyText"/>
      </w:pPr>
    </w:p>
    <w:p w:rsidR="00BC24CE" w:rsidRPr="00E33D85" w:rsidRDefault="00BC24CE" w:rsidP="00BC24CE">
      <w:pPr>
        <w:pStyle w:val="Listenabsatz"/>
        <w:shd w:val="clear" w:color="auto" w:fill="FFFFFF"/>
        <w:autoSpaceDE w:val="0"/>
        <w:autoSpaceDN w:val="0"/>
        <w:adjustRightInd w:val="0"/>
        <w:spacing w:line="255" w:lineRule="atLeast"/>
        <w:ind w:left="0"/>
        <w:rPr>
          <w:b/>
        </w:rPr>
      </w:pPr>
      <w:r>
        <w:rPr>
          <w:b/>
        </w:rPr>
        <w:t>AP Check Status</w:t>
      </w:r>
      <w:r w:rsidRPr="00E33D85">
        <w:rPr>
          <w:b/>
        </w:rPr>
        <w:t xml:space="preserve"> Batch Job Sequence Flow:</w:t>
      </w:r>
    </w:p>
    <w:p w:rsidR="00BC24CE" w:rsidRPr="00E33D85" w:rsidRDefault="00BC24CE" w:rsidP="00BC24CE">
      <w:pPr>
        <w:pStyle w:val="Listenabsatz"/>
        <w:shd w:val="clear" w:color="auto" w:fill="FFFFFF"/>
        <w:autoSpaceDE w:val="0"/>
        <w:autoSpaceDN w:val="0"/>
        <w:adjustRightInd w:val="0"/>
        <w:spacing w:line="255" w:lineRule="atLeast"/>
        <w:ind w:left="0"/>
        <w:rPr>
          <w:b/>
        </w:rPr>
      </w:pPr>
    </w:p>
    <w:p w:rsidR="00BC24CE" w:rsidRPr="00A07D1D"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Query on all the Demandware orders placed with order status</w:t>
      </w:r>
      <w:r>
        <w:t xml:space="preserve"> as ‘CREATED’, export status as ‘NOT EXPORTED’ and Lag time as set in Jobs parameter.</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Iterate through all orders whose Payment processor are </w:t>
      </w:r>
      <w:r w:rsidRPr="00A07D1D">
        <w:t>CYBERSOURCE_ALIPAY</w:t>
      </w:r>
      <w:r>
        <w:t xml:space="preserve"> /</w:t>
      </w:r>
      <w:r w:rsidRPr="00A07D1D">
        <w:t xml:space="preserve"> BANK_TRANSFER</w:t>
      </w:r>
      <w:r>
        <w:t xml:space="preserve"> /</w:t>
      </w:r>
      <w:r w:rsidRPr="00A07D1D">
        <w:t xml:space="preserve"> KLARNA_CREDIT</w:t>
      </w:r>
      <w:r>
        <w:t xml:space="preserve"> </w:t>
      </w:r>
      <w:r w:rsidRPr="00E33D85">
        <w:t xml:space="preserve"> and get the Request Id stored in Order Payment Transaction custom object attribute.</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rPr>
          <w:b/>
        </w:rPr>
      </w:pPr>
      <w:r w:rsidRPr="00E33D85">
        <w:t xml:space="preserve">Pass the Request Id and Payment Type to </w:t>
      </w:r>
      <w:r>
        <w:t>AP</w:t>
      </w:r>
      <w:r w:rsidRPr="00E33D85">
        <w:t xml:space="preserve"> Check Status Service and make the actual service call.</w:t>
      </w:r>
    </w:p>
    <w:p w:rsidR="00BC24CE" w:rsidRPr="00E33D85"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Validate </w:t>
      </w:r>
      <w:r>
        <w:t xml:space="preserve">Decision, </w:t>
      </w:r>
      <w:r w:rsidRPr="00E33D85">
        <w:t xml:space="preserve">Reason Code and Payment status of check status service response and set the corresponding </w:t>
      </w:r>
      <w:r>
        <w:rPr>
          <w:rFonts w:cs="Arial"/>
          <w:color w:val="000000"/>
        </w:rPr>
        <w:t>variables</w:t>
      </w:r>
    </w:p>
    <w:p w:rsidR="00BC24CE" w:rsidRDefault="00BC24CE" w:rsidP="00BC24CE">
      <w:pPr>
        <w:pStyle w:val="Listenabsatz"/>
        <w:numPr>
          <w:ilvl w:val="0"/>
          <w:numId w:val="29"/>
        </w:numPr>
        <w:shd w:val="clear" w:color="auto" w:fill="FFFFFF"/>
        <w:autoSpaceDE w:val="0"/>
        <w:autoSpaceDN w:val="0"/>
        <w:adjustRightInd w:val="0"/>
        <w:spacing w:line="255" w:lineRule="atLeast"/>
      </w:pPr>
      <w:r w:rsidRPr="00E33D85">
        <w:t xml:space="preserve">If </w:t>
      </w:r>
      <w:r>
        <w:t xml:space="preserve">Decision = ACCEPT and </w:t>
      </w:r>
      <w:r w:rsidRPr="00E33D85">
        <w:t>ReasonCode = 100 then check the payment status</w:t>
      </w:r>
      <w:r>
        <w:t xml:space="preserve"> as: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A07D1D">
        <w:t xml:space="preserve">COMPLETED/ </w:t>
      </w:r>
      <w:r>
        <w:t>AUTHORIZED</w:t>
      </w:r>
      <w:r w:rsidRPr="00A07D1D">
        <w:t xml:space="preserve">/ </w:t>
      </w:r>
      <w:r>
        <w:t>SETTLED - Update</w:t>
      </w:r>
      <w:r w:rsidRPr="00E33D85">
        <w:t xml:space="preserve"> the order </w:t>
      </w:r>
      <w:r>
        <w:t xml:space="preserve">with Order </w:t>
      </w:r>
      <w:r w:rsidRPr="00E33D85">
        <w:t xml:space="preserve">status to “New”, </w:t>
      </w:r>
      <w:r>
        <w:t xml:space="preserve">Confirmation Status to “Confirmed” and </w:t>
      </w:r>
      <w:r w:rsidRPr="00E33D85">
        <w:t>export status to “Ready For Export</w:t>
      </w:r>
      <w:r w:rsidR="000B6A3D" w:rsidRPr="00E33D85">
        <w:t>”</w:t>
      </w:r>
      <w:r w:rsidR="000B6A3D">
        <w:t>.</w:t>
      </w:r>
    </w:p>
    <w:p w:rsidR="00BC24CE" w:rsidRDefault="00BC24CE" w:rsidP="00BC24CE">
      <w:pPr>
        <w:pStyle w:val="Listenabsatz"/>
        <w:shd w:val="clear" w:color="auto" w:fill="FFFFFF"/>
        <w:autoSpaceDE w:val="0"/>
        <w:autoSpaceDN w:val="0"/>
        <w:adjustRightInd w:val="0"/>
        <w:spacing w:line="255" w:lineRule="atLeast"/>
      </w:pPr>
      <w:r>
        <w:t xml:space="preserve">Also update </w:t>
      </w:r>
      <w:r w:rsidRPr="00E33D85">
        <w:t>Order Payment Transaction custom object attribute</w:t>
      </w:r>
      <w:r>
        <w:t>s as apPaymentStatus, order payment status to “PAID”.</w:t>
      </w:r>
    </w:p>
    <w:p w:rsidR="00BC24CE" w:rsidRPr="00E33D85"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000B6A3D">
        <w:t>PENDING,</w:t>
      </w:r>
      <w:r w:rsidR="000B6A3D" w:rsidRPr="00E33D85">
        <w:t xml:space="preserve"> no</w:t>
      </w:r>
      <w:r w:rsidRPr="00E33D85">
        <w:t xml:space="preserve"> need to update any Demandware status in case of PENDING </w:t>
      </w:r>
      <w:r>
        <w:t>P</w:t>
      </w:r>
      <w:r w:rsidRPr="00E33D85">
        <w:t>ayment Status</w:t>
      </w:r>
    </w:p>
    <w:p w:rsidR="00BC24CE" w:rsidRDefault="00BC24CE" w:rsidP="00231B25">
      <w:pPr>
        <w:pStyle w:val="Listenabsatz"/>
        <w:numPr>
          <w:ilvl w:val="0"/>
          <w:numId w:val="66"/>
        </w:numPr>
        <w:shd w:val="clear" w:color="auto" w:fill="FFFFFF"/>
        <w:autoSpaceDE w:val="0"/>
        <w:autoSpaceDN w:val="0"/>
        <w:adjustRightInd w:val="0"/>
        <w:spacing w:line="255" w:lineRule="atLeast"/>
      </w:pPr>
      <w:r>
        <w:t xml:space="preserve">For Payment Status as </w:t>
      </w:r>
      <w:r w:rsidRPr="0041191C">
        <w:t>ABANDONED</w:t>
      </w:r>
      <w:r w:rsidRPr="00A07D1D">
        <w:t xml:space="preserve">/ </w:t>
      </w:r>
      <w:r w:rsidRPr="0041191C">
        <w:t>TRADE_NOT_EXIST</w:t>
      </w:r>
      <w:r w:rsidRPr="00A07D1D">
        <w:t>/</w:t>
      </w:r>
      <w:r w:rsidR="000B6A3D">
        <w:t>FAILED,</w:t>
      </w:r>
      <w:r w:rsidR="000B6A3D" w:rsidRPr="00E33D85">
        <w:t xml:space="preserve"> fail</w:t>
      </w:r>
      <w:r w:rsidRPr="00E33D85">
        <w:t xml:space="preserve"> the order.</w:t>
      </w:r>
    </w:p>
    <w:p w:rsidR="00BC24CE" w:rsidRPr="00106235" w:rsidRDefault="00BC24CE" w:rsidP="00BC24CE">
      <w:pPr>
        <w:pStyle w:val="Listenabsatz"/>
        <w:numPr>
          <w:ilvl w:val="0"/>
          <w:numId w:val="29"/>
        </w:numPr>
        <w:shd w:val="clear" w:color="auto" w:fill="FFFFFF"/>
        <w:autoSpaceDE w:val="0"/>
        <w:autoSpaceDN w:val="0"/>
        <w:adjustRightInd w:val="0"/>
        <w:spacing w:line="255" w:lineRule="atLeast"/>
        <w:rPr>
          <w:b/>
        </w:rPr>
      </w:pPr>
      <w:r>
        <w:t xml:space="preserve">With </w:t>
      </w:r>
      <w:r w:rsidRPr="00E33D85">
        <w:t>Decision = REJECT</w:t>
      </w:r>
      <w:r>
        <w:t xml:space="preserve">/ERROR </w:t>
      </w:r>
      <w:r w:rsidRPr="00E33D85">
        <w:t xml:space="preserve">and </w:t>
      </w:r>
      <w:r>
        <w:t>any other ReasonCode except 100</w:t>
      </w:r>
      <w:r w:rsidRPr="00E33D85">
        <w:t>, fail the order.</w:t>
      </w:r>
    </w:p>
    <w:p w:rsidR="00BC24CE" w:rsidRPr="00E33D85" w:rsidRDefault="00BC24CE" w:rsidP="005C1822">
      <w:pPr>
        <w:pStyle w:val="BodyText"/>
      </w:pPr>
    </w:p>
    <w:p w:rsidR="00BC24CE" w:rsidRPr="00E33D85" w:rsidRDefault="00BC24CE" w:rsidP="00BC24CE">
      <w:pPr>
        <w:pStyle w:val="Heading2"/>
        <w:rPr>
          <w:rFonts w:asciiTheme="minorHAnsi" w:hAnsiTheme="minorHAnsi"/>
        </w:rPr>
      </w:pPr>
      <w:bookmarkStart w:id="726" w:name="_Toc368651130"/>
      <w:bookmarkStart w:id="727" w:name="_Toc491351817"/>
      <w:bookmarkStart w:id="728" w:name="_Toc492911298"/>
      <w:r w:rsidRPr="00E33D85">
        <w:rPr>
          <w:rFonts w:asciiTheme="minorHAnsi" w:hAnsiTheme="minorHAnsi"/>
        </w:rPr>
        <w:t>Use Cases Scenarios</w:t>
      </w:r>
      <w:bookmarkEnd w:id="726"/>
      <w:bookmarkEnd w:id="727"/>
      <w:bookmarkEnd w:id="728"/>
    </w:p>
    <w:p w:rsidR="00BC24CE" w:rsidRPr="00E33D85" w:rsidRDefault="00BC24CE" w:rsidP="00BC24CE">
      <w:pPr>
        <w:pStyle w:val="Heading3"/>
        <w:rPr>
          <w:rFonts w:asciiTheme="minorHAnsi" w:hAnsiTheme="minorHAnsi"/>
        </w:rPr>
      </w:pPr>
      <w:bookmarkStart w:id="729" w:name="_Toc368651131"/>
      <w:bookmarkStart w:id="730" w:name="_Toc491351818"/>
      <w:bookmarkStart w:id="731" w:name="_Toc492911299"/>
      <w:r w:rsidRPr="00E33D85">
        <w:rPr>
          <w:rFonts w:asciiTheme="minorHAnsi" w:hAnsiTheme="minorHAnsi"/>
        </w:rPr>
        <w:t xml:space="preserve">Credit Card / </w:t>
      </w:r>
      <w:r w:rsidR="000B6A3D" w:rsidRPr="00E33D85">
        <w:rPr>
          <w:rFonts w:asciiTheme="minorHAnsi" w:hAnsiTheme="minorHAnsi"/>
        </w:rPr>
        <w:t>Visa Checkout</w:t>
      </w:r>
      <w:r w:rsidRPr="00E33D85">
        <w:rPr>
          <w:rFonts w:asciiTheme="minorHAnsi" w:hAnsiTheme="minorHAnsi"/>
        </w:rPr>
        <w:t xml:space="preserve"> / </w:t>
      </w:r>
      <w:r w:rsidR="000B6A3D" w:rsidRPr="00E33D85">
        <w:rPr>
          <w:rFonts w:asciiTheme="minorHAnsi" w:hAnsiTheme="minorHAnsi"/>
        </w:rPr>
        <w:t>Apple Pay</w:t>
      </w:r>
      <w:r w:rsidRPr="00E33D85">
        <w:rPr>
          <w:rFonts w:asciiTheme="minorHAnsi" w:hAnsiTheme="minorHAnsi"/>
        </w:rPr>
        <w:t xml:space="preserve"> Authorization</w:t>
      </w:r>
      <w:bookmarkEnd w:id="729"/>
      <w:bookmarkEnd w:id="730"/>
      <w:bookmarkEnd w:id="731"/>
    </w:p>
    <w:p w:rsidR="00BC24CE" w:rsidRPr="00E33D85" w:rsidRDefault="00BC24CE" w:rsidP="00BC24CE">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As of release 2.10, all errors logged as “fatal”,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BC24CE" w:rsidRPr="00E33D85" w:rsidTr="00991425">
        <w:trPr>
          <w:trHeight w:val="750"/>
        </w:trPr>
        <w:tc>
          <w:tcPr>
            <w:tcW w:w="208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Response</w:t>
            </w:r>
          </w:p>
        </w:tc>
        <w:tc>
          <w:tcPr>
            <w:tcW w:w="36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w:t>
            </w:r>
          </w:p>
          <w:p w:rsidR="00BC24CE" w:rsidRPr="00E33D85" w:rsidRDefault="00BC24CE" w:rsidP="00991425">
            <w:pPr>
              <w:spacing w:after="0" w:line="240" w:lineRule="auto"/>
              <w:rPr>
                <w:b/>
                <w:bCs/>
                <w:color w:val="000000"/>
              </w:rPr>
            </w:pPr>
            <w:r w:rsidRPr="00E33D85">
              <w:rPr>
                <w:b/>
                <w:bCs/>
                <w:color w:val="000000"/>
              </w:rPr>
              <w:t>Source</w:t>
            </w:r>
            <w:r w:rsidRPr="00E33D85">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E33D85" w:rsidRDefault="00BC24CE" w:rsidP="00991425">
            <w:pPr>
              <w:spacing w:after="0" w:line="240" w:lineRule="auto"/>
              <w:rPr>
                <w:b/>
                <w:bCs/>
                <w:color w:val="000000"/>
              </w:rPr>
            </w:pPr>
            <w:r w:rsidRPr="00E33D85">
              <w:rPr>
                <w:b/>
                <w:bCs/>
                <w:color w:val="000000"/>
              </w:rPr>
              <w:t>CyberSource</w:t>
            </w:r>
            <w:r w:rsidRPr="00E33D85">
              <w:rPr>
                <w:b/>
                <w:bCs/>
                <w:color w:val="000000"/>
              </w:rPr>
              <w:br/>
              <w:t>suggested response</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Successful transaction.</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Continue Checkout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100</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Validation Errors</w:t>
            </w: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Request is missing one or more fields</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101</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missingField_0...N for which fields are missing. Resend the request with the complete information.</w:t>
            </w:r>
          </w:p>
        </w:tc>
      </w:tr>
      <w:tr w:rsidR="00BC24CE" w:rsidRPr="00E33D85" w:rsidTr="00991425">
        <w:trPr>
          <w:trHeight w:val="15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3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r>
      <w:tr w:rsidR="00BC24CE" w:rsidRPr="00E33D85" w:rsidTr="00991425">
        <w:trPr>
          <w:trHeight w:val="12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One or more fields in the request contain invalid data.</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102</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xml:space="preserve">See the reply </w:t>
            </w:r>
            <w:r w:rsidR="000B6A3D" w:rsidRPr="00E33D85">
              <w:rPr>
                <w:color w:val="000000"/>
              </w:rPr>
              <w:t>field’s</w:t>
            </w:r>
            <w:r w:rsidRPr="00E33D85">
              <w:rPr>
                <w:color w:val="000000"/>
              </w:rPr>
              <w:t xml:space="preserve"> invalidField_0...N for which fields are invalid. Resend the request with the correct information.</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System Errors</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General system failure.</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150</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3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5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65"/>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2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lastRenderedPageBreak/>
              <w:t>The request was received but there was a service time-out.</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152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Wait a few minutes and resend the request.</w:t>
            </w:r>
          </w:p>
        </w:tc>
      </w:tr>
      <w:tr w:rsidR="00BC24CE" w:rsidRPr="00E33D85" w:rsidTr="00991425">
        <w:trPr>
          <w:trHeight w:val="18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70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pPr>
            <w:r w:rsidRPr="00E33D85">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pPr>
            <w:r w:rsidRPr="00E33D85">
              <w:t>This could be one of the unique scenarios where CyberSource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pPr>
            <w:r w:rsidRPr="00E33D85">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pPr>
            <w:r w:rsidRPr="00E33D85">
              <w:t xml:space="preserve">Handle at client’s end depending on business rules associated with this scenario. </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E33D85" w:rsidRDefault="00BC24CE" w:rsidP="00991425">
            <w:pPr>
              <w:spacing w:after="0" w:line="240" w:lineRule="auto"/>
              <w:rPr>
                <w:b/>
                <w:bCs/>
                <w:color w:val="000000"/>
              </w:rPr>
            </w:pPr>
            <w:r w:rsidRPr="00E33D85">
              <w:rPr>
                <w:b/>
                <w:bCs/>
                <w:color w:val="000000"/>
              </w:rPr>
              <w:t>Authorization denied errors</w:t>
            </w: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202</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another form of payment.</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
        </w:trPr>
        <w:tc>
          <w:tcPr>
            <w:tcW w:w="2085" w:type="dxa"/>
            <w:tcBorders>
              <w:top w:val="nil"/>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195"/>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p>
        </w:tc>
        <w:tc>
          <w:tcPr>
            <w:tcW w:w="36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p>
        </w:tc>
      </w:tr>
      <w:tr w:rsidR="00BC24CE" w:rsidRPr="00E33D85" w:rsidTr="00991425">
        <w:trPr>
          <w:trHeight w:val="6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account number is invalid.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“Auth denied” error message</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231</w:t>
            </w:r>
          </w:p>
        </w:tc>
        <w:tc>
          <w:tcPr>
            <w:tcW w:w="3237" w:type="dxa"/>
            <w:tcBorders>
              <w:top w:val="nil"/>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Request a different card or other form of payment.</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Gateway Account problem </w:t>
            </w:r>
          </w:p>
        </w:tc>
      </w:tr>
      <w:tr w:rsidR="00BC24CE" w:rsidRPr="00E33D85" w:rsidTr="00991425">
        <w:trPr>
          <w:trHeight w:val="9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234</w:t>
            </w:r>
          </w:p>
        </w:tc>
        <w:tc>
          <w:tcPr>
            <w:tcW w:w="3237" w:type="dxa"/>
            <w:tcBorders>
              <w:top w:val="single" w:sz="4" w:space="0" w:color="auto"/>
              <w:left w:val="nil"/>
              <w:bottom w:val="nil"/>
              <w:right w:val="single" w:sz="4" w:space="0" w:color="auto"/>
            </w:tcBorders>
            <w:vAlign w:val="center"/>
            <w:hideMark/>
          </w:tcPr>
          <w:p w:rsidR="00BC24CE" w:rsidRPr="00E33D85" w:rsidRDefault="00BC24CE" w:rsidP="00991425">
            <w:pPr>
              <w:spacing w:after="0" w:line="240" w:lineRule="auto"/>
              <w:rPr>
                <w:color w:val="000000"/>
              </w:rPr>
            </w:pPr>
            <w:r w:rsidRPr="00E33D85">
              <w:rPr>
                <w:color w:val="000000"/>
              </w:rPr>
              <w:t>Do not resend the request. Contact Customer Support to correct the configuration problem.</w:t>
            </w:r>
          </w:p>
        </w:tc>
      </w:tr>
      <w:tr w:rsidR="00BC24CE" w:rsidRPr="00E33D85" w:rsidTr="00991425">
        <w:trPr>
          <w:trHeight w:val="300"/>
        </w:trPr>
        <w:tc>
          <w:tcPr>
            <w:tcW w:w="2085" w:type="dxa"/>
            <w:tcBorders>
              <w:top w:val="nil"/>
              <w:left w:val="single" w:sz="4" w:space="0" w:color="auto"/>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E33D85" w:rsidRDefault="00BC24CE" w:rsidP="00991425">
            <w:pPr>
              <w:spacing w:after="0" w:line="240" w:lineRule="auto"/>
              <w:rPr>
                <w:b/>
                <w:bCs/>
                <w:color w:val="000000"/>
              </w:rPr>
            </w:pPr>
            <w:r w:rsidRPr="00E33D85">
              <w:rPr>
                <w:b/>
                <w:bCs/>
                <w:color w:val="000000"/>
              </w:rPr>
              <w:t>Fraud Management</w:t>
            </w:r>
          </w:p>
        </w:tc>
      </w:tr>
      <w:tr w:rsidR="00BC24CE" w:rsidRPr="00E33D85" w:rsidTr="00991425">
        <w:trPr>
          <w:trHeight w:val="900"/>
        </w:trPr>
        <w:tc>
          <w:tcPr>
            <w:tcW w:w="2085" w:type="dxa"/>
            <w:tcBorders>
              <w:top w:val="nil"/>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fraud score exceeds your threshold.</w:t>
            </w:r>
          </w:p>
        </w:tc>
        <w:tc>
          <w:tcPr>
            <w:tcW w:w="3690"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nil"/>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400</w:t>
            </w:r>
          </w:p>
        </w:tc>
        <w:tc>
          <w:tcPr>
            <w:tcW w:w="3237" w:type="dxa"/>
            <w:tcBorders>
              <w:top w:val="nil"/>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600"/>
        </w:trPr>
        <w:tc>
          <w:tcPr>
            <w:tcW w:w="2085" w:type="dxa"/>
            <w:tcBorders>
              <w:top w:val="single" w:sz="4" w:space="0" w:color="auto"/>
              <w:left w:val="single" w:sz="4" w:space="0" w:color="auto"/>
              <w:bottom w:val="nil"/>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Proceed with checkout</w:t>
            </w:r>
            <w:r w:rsidRPr="00E33D85">
              <w:rPr>
                <w:color w:val="000000"/>
              </w:rPr>
              <w:br/>
              <w:t>Leave DW order “unconfirmed”</w:t>
            </w:r>
          </w:p>
        </w:tc>
        <w:tc>
          <w:tcPr>
            <w:tcW w:w="990" w:type="dxa"/>
            <w:tcBorders>
              <w:top w:val="single" w:sz="4" w:space="0" w:color="auto"/>
              <w:left w:val="nil"/>
              <w:bottom w:val="nil"/>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300"/>
        </w:trPr>
        <w:tc>
          <w:tcPr>
            <w:tcW w:w="2085" w:type="dxa"/>
            <w:tcBorders>
              <w:top w:val="nil"/>
              <w:left w:val="single" w:sz="4" w:space="0" w:color="auto"/>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3690"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r w:rsidR="00BC24CE" w:rsidRPr="00E33D85" w:rsidTr="00991425">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BC24CE" w:rsidRPr="00E33D85" w:rsidRDefault="00BC24CE" w:rsidP="00991425">
            <w:pPr>
              <w:spacing w:after="0" w:line="240" w:lineRule="auto"/>
              <w:rPr>
                <w:color w:val="000000"/>
              </w:rPr>
            </w:pPr>
            <w:r w:rsidRPr="00E33D85">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BC24CE" w:rsidRPr="00E33D85" w:rsidRDefault="00BC24CE" w:rsidP="00991425">
            <w:pPr>
              <w:spacing w:after="0" w:line="240" w:lineRule="auto"/>
              <w:rPr>
                <w:color w:val="000000"/>
              </w:rPr>
            </w:pPr>
            <w:r w:rsidRPr="00E33D85">
              <w:rPr>
                <w:color w:val="000000"/>
              </w:rPr>
              <w:t>Show user “Unable to process – Call Cust Service” error message</w:t>
            </w:r>
            <w:r w:rsidRPr="00E33D85">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BC24CE" w:rsidRPr="00E33D85" w:rsidRDefault="00BC24CE" w:rsidP="00991425">
            <w:pPr>
              <w:spacing w:after="0" w:line="240" w:lineRule="auto"/>
              <w:jc w:val="center"/>
              <w:rPr>
                <w:color w:val="000000"/>
              </w:rPr>
            </w:pPr>
            <w:r w:rsidRPr="00E33D85">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E33D85" w:rsidRDefault="00BC24CE" w:rsidP="00991425">
            <w:pPr>
              <w:spacing w:after="0" w:line="240" w:lineRule="auto"/>
              <w:rPr>
                <w:color w:val="000000"/>
              </w:rPr>
            </w:pPr>
            <w:r w:rsidRPr="00E33D85">
              <w:rPr>
                <w:color w:val="000000"/>
              </w:rPr>
              <w:t> </w:t>
            </w:r>
          </w:p>
        </w:tc>
      </w:tr>
    </w:tbl>
    <w:p w:rsidR="00BC24CE" w:rsidRPr="00E33D85" w:rsidRDefault="00BC24CE" w:rsidP="00BC24CE">
      <w:pPr>
        <w:pStyle w:val="Heading3"/>
        <w:rPr>
          <w:rFonts w:asciiTheme="minorHAnsi" w:hAnsiTheme="minorHAnsi"/>
        </w:rPr>
      </w:pPr>
      <w:bookmarkStart w:id="732" w:name="_Toc368651133"/>
      <w:bookmarkStart w:id="733" w:name="_Toc491351820"/>
      <w:bookmarkStart w:id="734" w:name="_Toc492911300"/>
      <w:r w:rsidRPr="00E33D85">
        <w:rPr>
          <w:rFonts w:asciiTheme="minorHAnsi" w:hAnsiTheme="minorHAnsi"/>
        </w:rPr>
        <w:lastRenderedPageBreak/>
        <w:t>Address Validation Service (AVS)</w:t>
      </w:r>
      <w:bookmarkEnd w:id="732"/>
      <w:bookmarkEnd w:id="733"/>
      <w:bookmarkEnd w:id="734"/>
    </w:p>
    <w:p w:rsidR="00BC24CE" w:rsidRPr="00E33D85" w:rsidRDefault="00BC24CE" w:rsidP="00BC24CE">
      <w:r w:rsidRPr="00E33D85">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r w:rsidRPr="00E33D85">
              <w:t>AVS Ignore Result set to true</w:t>
            </w:r>
          </w:p>
        </w:tc>
        <w:tc>
          <w:tcPr>
            <w:tcW w:w="5670" w:type="dxa"/>
          </w:tcPr>
          <w:p w:rsidR="00BC24CE" w:rsidRPr="00E33D85" w:rsidRDefault="00BC24CE" w:rsidP="00991425">
            <w:r w:rsidRPr="00E33D85">
              <w:t>AVS Information is captured, but does not affect authorization response.</w:t>
            </w:r>
          </w:p>
        </w:tc>
      </w:tr>
      <w:tr w:rsidR="00BC24CE" w:rsidRPr="00E33D85" w:rsidTr="00991425">
        <w:tc>
          <w:tcPr>
            <w:tcW w:w="4320" w:type="dxa"/>
          </w:tcPr>
          <w:p w:rsidR="00BC24CE" w:rsidRPr="00E33D85" w:rsidRDefault="00BC24CE" w:rsidP="00991425">
            <w:r w:rsidRPr="00E33D85">
              <w:t>AVS Ignore Result set to false</w:t>
            </w:r>
          </w:p>
        </w:tc>
        <w:tc>
          <w:tcPr>
            <w:tcW w:w="5670" w:type="dxa"/>
          </w:tcPr>
          <w:p w:rsidR="00BC24CE" w:rsidRPr="00E33D85" w:rsidRDefault="00BC24CE" w:rsidP="00991425">
            <w:r w:rsidRPr="00E33D85">
              <w:t>AVS information is captured and if result from AVS is error or declined, then propagates that result up to the calling service.</w:t>
            </w:r>
          </w:p>
        </w:tc>
      </w:tr>
      <w:tr w:rsidR="00BC24CE" w:rsidRPr="00E33D85" w:rsidTr="00991425">
        <w:tc>
          <w:tcPr>
            <w:tcW w:w="4320" w:type="dxa"/>
          </w:tcPr>
          <w:p w:rsidR="00BC24CE" w:rsidRPr="00E33D85" w:rsidRDefault="00BC24CE" w:rsidP="00991425">
            <w:r w:rsidRPr="00E33D85">
              <w:t>AVS Ignore Result is set to false &amp; AVS Decline Flags is defined</w:t>
            </w:r>
          </w:p>
        </w:tc>
        <w:tc>
          <w:tcPr>
            <w:tcW w:w="5670" w:type="dxa"/>
          </w:tcPr>
          <w:p w:rsidR="00BC24CE" w:rsidRPr="00E33D85" w:rsidRDefault="00BC24CE" w:rsidP="00991425">
            <w:r w:rsidRPr="00E33D85">
              <w:t>Seed request with additional result codes which should also result in a declined response.</w:t>
            </w:r>
          </w:p>
        </w:tc>
      </w:tr>
    </w:tbl>
    <w:p w:rsidR="00BC24CE" w:rsidRPr="00E33D85" w:rsidRDefault="00BC24CE" w:rsidP="00BC24CE">
      <w:pPr>
        <w:pStyle w:val="Heading3"/>
        <w:rPr>
          <w:rFonts w:asciiTheme="minorHAnsi" w:hAnsiTheme="minorHAnsi"/>
        </w:rPr>
      </w:pPr>
      <w:bookmarkStart w:id="735" w:name="_Toc368651134"/>
      <w:bookmarkStart w:id="736" w:name="_Toc491351821"/>
      <w:bookmarkStart w:id="737" w:name="_Toc492911301"/>
      <w:r w:rsidRPr="00E33D85">
        <w:rPr>
          <w:rFonts w:asciiTheme="minorHAnsi" w:hAnsiTheme="minorHAnsi"/>
        </w:rPr>
        <w:t>Delivery Address Verification Service (DAV)</w:t>
      </w:r>
      <w:bookmarkEnd w:id="735"/>
      <w:bookmarkEnd w:id="736"/>
      <w:bookmarkEnd w:id="737"/>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DAV Enable is set to false</w:t>
            </w:r>
          </w:p>
        </w:tc>
        <w:tc>
          <w:tcPr>
            <w:tcW w:w="5670" w:type="dxa"/>
          </w:tcPr>
          <w:p w:rsidR="00BC24CE" w:rsidRPr="00E33D85" w:rsidRDefault="00BC24CE" w:rsidP="00991425">
            <w:pPr>
              <w:spacing w:after="0" w:line="240" w:lineRule="auto"/>
            </w:pPr>
            <w:r w:rsidRPr="00E33D85">
              <w:t>No DAV information will be requested.  No correction/validation information will be collected from the response.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REJECT</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and a DAV-related failure will be propagated to the calling service.</w:t>
            </w:r>
          </w:p>
        </w:tc>
      </w:tr>
      <w:tr w:rsidR="00BC24CE" w:rsidRPr="00E33D85" w:rsidTr="00991425">
        <w:tc>
          <w:tcPr>
            <w:tcW w:w="4320" w:type="dxa"/>
          </w:tcPr>
          <w:p w:rsidR="00BC24CE" w:rsidRPr="00E33D85" w:rsidRDefault="00BC24CE" w:rsidP="00991425">
            <w:pPr>
              <w:spacing w:after="0" w:line="240" w:lineRule="auto"/>
            </w:pPr>
            <w:r w:rsidRPr="00E33D85">
              <w:t>DAV Enable is set to true, DAV On Failure set to APPROVE</w:t>
            </w:r>
          </w:p>
        </w:tc>
        <w:tc>
          <w:tcPr>
            <w:tcW w:w="5670" w:type="dxa"/>
          </w:tcPr>
          <w:p w:rsidR="00BC24CE" w:rsidRPr="00E33D85" w:rsidRDefault="00BC24CE" w:rsidP="00991425">
            <w:pPr>
              <w:spacing w:after="0" w:line="240" w:lineRule="auto"/>
            </w:pPr>
            <w:r w:rsidRPr="00E33D85">
              <w:t>DAV information will be requested from the calling service.  DAV related corrections and validation information is captured, but the result does not affect Authorization result.</w:t>
            </w:r>
          </w:p>
        </w:tc>
      </w:tr>
    </w:tbl>
    <w:p w:rsidR="00BC24CE" w:rsidRPr="00E33D85" w:rsidRDefault="00BC24CE" w:rsidP="00BC24CE"/>
    <w:p w:rsidR="00BC24CE" w:rsidRPr="00E33D85" w:rsidRDefault="00BC24CE" w:rsidP="00BC24CE">
      <w:pPr>
        <w:pStyle w:val="Heading3"/>
        <w:rPr>
          <w:rFonts w:asciiTheme="minorHAnsi" w:hAnsiTheme="minorHAnsi"/>
        </w:rPr>
      </w:pPr>
      <w:bookmarkStart w:id="738" w:name="_Toc368651137"/>
      <w:bookmarkStart w:id="739" w:name="_Toc491351824"/>
      <w:bookmarkStart w:id="740" w:name="_Toc492911302"/>
      <w:r w:rsidRPr="00E33D85">
        <w:rPr>
          <w:rFonts w:asciiTheme="minorHAnsi" w:hAnsiTheme="minorHAnsi"/>
        </w:rPr>
        <w:t>Payment Tokenization</w:t>
      </w:r>
      <w:bookmarkEnd w:id="738"/>
      <w:bookmarkEnd w:id="739"/>
      <w:bookmarkEnd w:id="740"/>
    </w:p>
    <w:p w:rsidR="00BC24CE" w:rsidRPr="00E33D85" w:rsidRDefault="00BC24CE" w:rsidP="005C1822">
      <w:pPr>
        <w:pStyle w:val="BodyText"/>
      </w:pPr>
      <w:r w:rsidRPr="00E33D85">
        <w:t>Payment Tokenization service stores the customer and card related sensitive data for future reuse. Updates order object with the subscription id received from Cybersource. Now tokenization will work along with Payer Authorization as well.</w:t>
      </w:r>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bCs/>
                <w:color w:val="000000"/>
              </w:rPr>
            </w:pPr>
            <w:r w:rsidRPr="00E33D85">
              <w:rPr>
                <w:b/>
                <w:bCs/>
                <w:color w:val="000000"/>
              </w:rPr>
              <w:t>Result</w:t>
            </w:r>
          </w:p>
        </w:tc>
      </w:tr>
      <w:tr w:rsidR="00BC24CE" w:rsidRPr="00E33D85" w:rsidTr="00991425">
        <w:tc>
          <w:tcPr>
            <w:tcW w:w="4320" w:type="dxa"/>
          </w:tcPr>
          <w:p w:rsidR="00BC24CE" w:rsidRPr="00E33D85" w:rsidRDefault="00BC24CE" w:rsidP="00991425">
            <w:pPr>
              <w:spacing w:after="0" w:line="240" w:lineRule="auto"/>
            </w:pPr>
            <w:r w:rsidRPr="00E33D85">
              <w:t xml:space="preserve">Create subscription response is set to “ACCEPT”  </w:t>
            </w:r>
          </w:p>
        </w:tc>
        <w:tc>
          <w:tcPr>
            <w:tcW w:w="5670" w:type="dxa"/>
          </w:tcPr>
          <w:p w:rsidR="00BC24CE" w:rsidRPr="00E33D85" w:rsidRDefault="00BC24CE" w:rsidP="00991425">
            <w:pPr>
              <w:spacing w:after="0" w:line="240" w:lineRule="auto"/>
            </w:pPr>
            <w:r w:rsidRPr="00E33D85">
              <w:t>Place the order and update the order object with subscription id.</w:t>
            </w:r>
          </w:p>
          <w:p w:rsidR="00BC24CE" w:rsidRPr="00E33D85" w:rsidRDefault="00BC24CE" w:rsidP="00A74E22">
            <w:pPr>
              <w:spacing w:after="0" w:line="240" w:lineRule="auto"/>
            </w:pPr>
            <w:r w:rsidRPr="00E33D85">
              <w:lastRenderedPageBreak/>
              <w:t>The subscription ID to be updated in field creditCardToke</w:t>
            </w:r>
            <w:r w:rsidR="00A74E22">
              <w:t>n, this field not visible in BM</w:t>
            </w:r>
          </w:p>
        </w:tc>
      </w:tr>
      <w:tr w:rsidR="00BC24CE" w:rsidRPr="00E33D85" w:rsidTr="00991425">
        <w:tc>
          <w:tcPr>
            <w:tcW w:w="4320" w:type="dxa"/>
          </w:tcPr>
          <w:p w:rsidR="00BC24CE" w:rsidRPr="00E33D85" w:rsidRDefault="00BC24CE" w:rsidP="00991425">
            <w:pPr>
              <w:spacing w:after="0" w:line="240" w:lineRule="auto"/>
            </w:pPr>
            <w:r w:rsidRPr="00E33D85">
              <w:lastRenderedPageBreak/>
              <w:t>Create subscription response is set to “REJECT”</w:t>
            </w:r>
          </w:p>
        </w:tc>
        <w:tc>
          <w:tcPr>
            <w:tcW w:w="5670" w:type="dxa"/>
          </w:tcPr>
          <w:p w:rsidR="00BC24CE" w:rsidRPr="00E33D85" w:rsidRDefault="00BC24CE" w:rsidP="00991425">
            <w:pPr>
              <w:spacing w:after="0" w:line="240" w:lineRule="auto"/>
            </w:pPr>
            <w:r w:rsidRPr="00E33D85">
              <w:t>Place the order but leave the subscription field empty. Make entry in log files to record the event.</w:t>
            </w:r>
          </w:p>
        </w:tc>
      </w:tr>
    </w:tbl>
    <w:p w:rsidR="00BC24CE" w:rsidRPr="00E33D85" w:rsidRDefault="00BC24CE" w:rsidP="00BC24CE">
      <w:pPr>
        <w:pStyle w:val="Heading3"/>
        <w:rPr>
          <w:rFonts w:asciiTheme="minorHAnsi" w:hAnsiTheme="minorHAnsi"/>
        </w:rPr>
      </w:pPr>
      <w:bookmarkStart w:id="741" w:name="_Toc368651138"/>
      <w:bookmarkStart w:id="742" w:name="_Toc491351825"/>
      <w:bookmarkStart w:id="743" w:name="_Toc492911303"/>
      <w:r w:rsidRPr="00E33D85">
        <w:rPr>
          <w:rFonts w:asciiTheme="minorHAnsi" w:hAnsiTheme="minorHAnsi"/>
        </w:rPr>
        <w:t>Payer Authorization</w:t>
      </w:r>
      <w:bookmarkEnd w:id="741"/>
      <w:bookmarkEnd w:id="742"/>
      <w:bookmarkEnd w:id="743"/>
    </w:p>
    <w:p w:rsidR="00BC24CE" w:rsidRPr="00E33D85" w:rsidRDefault="00BC24CE" w:rsidP="00BC24CE">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BC24CE" w:rsidRPr="00E33D85" w:rsidTr="00991425">
        <w:tc>
          <w:tcPr>
            <w:tcW w:w="4320" w:type="dxa"/>
            <w:shd w:val="clear" w:color="auto" w:fill="BFBFBF" w:themeFill="background1" w:themeFillShade="BF"/>
          </w:tcPr>
          <w:p w:rsidR="00BC24CE" w:rsidRPr="00E33D85" w:rsidRDefault="00BC24CE" w:rsidP="00991425">
            <w:pPr>
              <w:spacing w:after="0" w:line="240" w:lineRule="auto"/>
              <w:rPr>
                <w:b/>
              </w:rPr>
            </w:pPr>
            <w:r w:rsidRPr="00E33D85">
              <w:rPr>
                <w:b/>
              </w:rPr>
              <w:t>Use case scenarios</w:t>
            </w:r>
          </w:p>
        </w:tc>
        <w:tc>
          <w:tcPr>
            <w:tcW w:w="5670" w:type="dxa"/>
            <w:shd w:val="clear" w:color="auto" w:fill="BFBFBF" w:themeFill="background1" w:themeFillShade="BF"/>
          </w:tcPr>
          <w:p w:rsidR="00BC24CE" w:rsidRPr="00E33D85" w:rsidRDefault="00BC24CE" w:rsidP="00991425">
            <w:pPr>
              <w:spacing w:after="0" w:line="240" w:lineRule="auto"/>
              <w:rPr>
                <w:b/>
              </w:rPr>
            </w:pPr>
            <w:r w:rsidRPr="00E33D85">
              <w:rPr>
                <w:b/>
              </w:rPr>
              <w:t>Result</w:t>
            </w:r>
          </w:p>
        </w:tc>
      </w:tr>
      <w:tr w:rsidR="00BC24CE" w:rsidRPr="00E33D85" w:rsidTr="00991425">
        <w:tc>
          <w:tcPr>
            <w:tcW w:w="4320" w:type="dxa"/>
          </w:tcPr>
          <w:p w:rsidR="00BC24CE" w:rsidRPr="00E33D85" w:rsidRDefault="00BC24CE" w:rsidP="00991425">
            <w:pPr>
              <w:spacing w:after="0" w:line="240" w:lineRule="auto"/>
            </w:pPr>
            <w:r w:rsidRPr="00E33D85">
              <w:t>Enrolment Check Error</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Cardholder Not Participating</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Unable To Verify Enrolment</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Successful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Failure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Attempted Authentication</w:t>
            </w:r>
          </w:p>
        </w:tc>
        <w:tc>
          <w:tcPr>
            <w:tcW w:w="5670" w:type="dxa"/>
          </w:tcPr>
          <w:p w:rsidR="00BC24CE" w:rsidRPr="00E33D85" w:rsidRDefault="00BC24CE" w:rsidP="00991425">
            <w:pPr>
              <w:spacing w:after="0" w:line="240" w:lineRule="auto"/>
            </w:pPr>
            <w:r w:rsidRPr="00E33D85">
              <w:t>Merchant proceeds to authorization</w:t>
            </w:r>
          </w:p>
        </w:tc>
      </w:tr>
      <w:tr w:rsidR="00BC24CE" w:rsidRPr="00E33D85" w:rsidTr="00991425">
        <w:tc>
          <w:tcPr>
            <w:tcW w:w="4320" w:type="dxa"/>
          </w:tcPr>
          <w:p w:rsidR="00BC24CE" w:rsidRPr="00E33D85" w:rsidRDefault="00BC24CE" w:rsidP="00991425">
            <w:pPr>
              <w:spacing w:after="0" w:line="240" w:lineRule="auto"/>
            </w:pPr>
            <w:r w:rsidRPr="00E33D85">
              <w:t>Authentication Unavailable</w:t>
            </w:r>
          </w:p>
        </w:tc>
        <w:tc>
          <w:tcPr>
            <w:tcW w:w="5670" w:type="dxa"/>
          </w:tcPr>
          <w:p w:rsidR="00BC24CE" w:rsidRPr="00E33D85" w:rsidRDefault="00BC24CE" w:rsidP="00991425">
            <w:pPr>
              <w:spacing w:after="0" w:line="240" w:lineRule="auto"/>
            </w:pPr>
            <w:r w:rsidRPr="00E33D85">
              <w:t>Merchant proceeds to authorization (optional)</w:t>
            </w:r>
          </w:p>
        </w:tc>
      </w:tr>
      <w:tr w:rsidR="00BC24CE" w:rsidRPr="00E33D85" w:rsidTr="00991425">
        <w:tc>
          <w:tcPr>
            <w:tcW w:w="4320" w:type="dxa"/>
          </w:tcPr>
          <w:p w:rsidR="00BC24CE" w:rsidRPr="00E33D85" w:rsidRDefault="00BC24CE" w:rsidP="00991425">
            <w:pPr>
              <w:spacing w:after="0" w:line="240" w:lineRule="auto"/>
            </w:pPr>
            <w:r w:rsidRPr="00E33D85">
              <w:t>Invalid Authentication Response</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PARes Signature Error</w:t>
            </w:r>
          </w:p>
        </w:tc>
        <w:tc>
          <w:tcPr>
            <w:tcW w:w="5670" w:type="dxa"/>
          </w:tcPr>
          <w:p w:rsidR="00BC24CE" w:rsidRPr="00E33D85" w:rsidRDefault="00BC24CE" w:rsidP="00991425">
            <w:pPr>
              <w:spacing w:after="0" w:line="240" w:lineRule="auto"/>
            </w:pPr>
            <w:r w:rsidRPr="00E33D85">
              <w:t>Merchant asks for another form of payment</w:t>
            </w:r>
          </w:p>
        </w:tc>
      </w:tr>
      <w:tr w:rsidR="00BC24CE" w:rsidRPr="00E33D85" w:rsidTr="00991425">
        <w:tc>
          <w:tcPr>
            <w:tcW w:w="4320" w:type="dxa"/>
          </w:tcPr>
          <w:p w:rsidR="00BC24CE" w:rsidRPr="00E33D85" w:rsidRDefault="00BC24CE" w:rsidP="00991425">
            <w:pPr>
              <w:spacing w:after="0" w:line="240" w:lineRule="auto"/>
            </w:pPr>
            <w:r w:rsidRPr="00E33D85">
              <w:t>Whitespace in PARes</w:t>
            </w:r>
          </w:p>
        </w:tc>
        <w:tc>
          <w:tcPr>
            <w:tcW w:w="5670" w:type="dxa"/>
          </w:tcPr>
          <w:p w:rsidR="00BC24CE" w:rsidRPr="00E33D85" w:rsidRDefault="00BC24CE" w:rsidP="00991425">
            <w:pPr>
              <w:spacing w:after="0" w:line="240" w:lineRule="auto"/>
            </w:pPr>
            <w:r w:rsidRPr="00E33D85">
              <w:t>Merchant proceeds to authorization</w:t>
            </w:r>
          </w:p>
        </w:tc>
      </w:tr>
    </w:tbl>
    <w:p w:rsidR="002640DA" w:rsidRPr="00E33D85" w:rsidRDefault="002640DA" w:rsidP="002640DA">
      <w:pPr>
        <w:pStyle w:val="Heading3"/>
        <w:rPr>
          <w:rFonts w:asciiTheme="minorHAnsi" w:hAnsiTheme="minorHAnsi"/>
        </w:rPr>
      </w:pPr>
      <w:bookmarkStart w:id="744" w:name="_Toc368651132"/>
      <w:bookmarkStart w:id="745" w:name="_Toc491351819"/>
      <w:bookmarkStart w:id="746" w:name="_Toc491351826"/>
      <w:bookmarkStart w:id="747" w:name="_Toc492911304"/>
      <w:r w:rsidRPr="00E33D85">
        <w:rPr>
          <w:rFonts w:asciiTheme="minorHAnsi" w:hAnsiTheme="minorHAnsi"/>
        </w:rPr>
        <w:t>Tax</w:t>
      </w:r>
      <w:bookmarkEnd w:id="744"/>
      <w:bookmarkEnd w:id="745"/>
      <w:r w:rsidR="00F71A77">
        <w:rPr>
          <w:rFonts w:asciiTheme="minorHAnsi" w:hAnsiTheme="minorHAnsi"/>
        </w:rPr>
        <w:t xml:space="preserve"> Service</w:t>
      </w:r>
      <w:bookmarkEnd w:id="747"/>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If shipping information is specified, then request is made to the Tax Service</w:t>
            </w:r>
          </w:p>
        </w:tc>
        <w:tc>
          <w:tcPr>
            <w:tcW w:w="5670" w:type="dxa"/>
          </w:tcPr>
          <w:p w:rsidR="002640DA" w:rsidRPr="00E33D85" w:rsidRDefault="002640DA" w:rsidP="001333F3">
            <w:pPr>
              <w:spacing w:after="0" w:line="240" w:lineRule="auto"/>
            </w:pPr>
            <w:r w:rsidRPr="00E33D85">
              <w:t>If successful, the contents of the Basket are taxed and price totals are adjusted.</w:t>
            </w:r>
          </w:p>
          <w:p w:rsidR="002640DA" w:rsidRPr="00E33D85" w:rsidRDefault="002640DA" w:rsidP="001333F3">
            <w:pPr>
              <w:spacing w:after="0" w:line="240" w:lineRule="auto"/>
            </w:pPr>
            <w:r w:rsidRPr="00E33D85">
              <w:t>If failed, because of service outage or failed address verification then don’t update anything.  Other services must handle AVS/DAV/Service outages before successful checkout and final sales tax calculation.  Failure is logged for email notification.</w:t>
            </w:r>
          </w:p>
        </w:tc>
      </w:tr>
      <w:tr w:rsidR="002640DA" w:rsidRPr="00E33D85" w:rsidTr="001333F3">
        <w:tc>
          <w:tcPr>
            <w:tcW w:w="432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Since </w:t>
            </w:r>
            <w:r w:rsidR="000B6A3D">
              <w:t>CyberSource</w:t>
            </w:r>
            <w:r w:rsidR="000B6A3D" w:rsidRPr="00E33D85">
              <w:t xml:space="preserve"> </w:t>
            </w:r>
            <w:r w:rsidRPr="00E33D85">
              <w:t xml:space="preserve">charges per request to the tax service, the cartridge has been modified to reduce the number of tax requests. Subsequent tax requests in the current session are only made to </w:t>
            </w:r>
            <w:r w:rsidR="000B6A3D">
              <w:t>CyberSource</w:t>
            </w:r>
            <w:r w:rsidR="000B6A3D" w:rsidRPr="00E33D85">
              <w:t xml:space="preserve"> </w:t>
            </w:r>
            <w:r w:rsidRPr="00E33D85">
              <w:t xml:space="preserve">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2640DA" w:rsidRPr="00E33D85" w:rsidRDefault="002640DA" w:rsidP="001333F3">
            <w:pPr>
              <w:spacing w:after="0" w:line="240" w:lineRule="auto"/>
            </w:pPr>
            <w:r w:rsidRPr="00E33D85">
              <w:t xml:space="preserve">If the basket state that would affect tax has changed then a tax call will be made to </w:t>
            </w:r>
            <w:r w:rsidR="000B6A3D">
              <w:t>CyberSource</w:t>
            </w:r>
            <w:r w:rsidR="000B6A3D" w:rsidRPr="00E33D85">
              <w:t xml:space="preserve"> </w:t>
            </w:r>
            <w:r w:rsidRPr="00E33D85">
              <w:t xml:space="preserve">and the basket will be updated with the new tax prices. </w:t>
            </w:r>
          </w:p>
          <w:p w:rsidR="002640DA" w:rsidRPr="00E33D85" w:rsidRDefault="002640DA" w:rsidP="001333F3">
            <w:pPr>
              <w:spacing w:after="0" w:line="240" w:lineRule="auto"/>
            </w:pPr>
            <w:r w:rsidRPr="00E33D85">
              <w:t xml:space="preserve">If the basket state that would affect tax has not change, the request to </w:t>
            </w:r>
            <w:r w:rsidR="000B6A3D">
              <w:t>CyberSource</w:t>
            </w:r>
            <w:r w:rsidR="000B6A3D" w:rsidRPr="00E33D85">
              <w:t xml:space="preserve"> </w:t>
            </w:r>
            <w:r w:rsidRPr="00E33D85">
              <w:t xml:space="preserve">is skipped.  </w:t>
            </w:r>
          </w:p>
        </w:tc>
      </w:tr>
    </w:tbl>
    <w:p w:rsidR="002640DA" w:rsidRPr="00E33D85" w:rsidRDefault="002640DA" w:rsidP="002640DA">
      <w:pPr>
        <w:pStyle w:val="Heading3"/>
        <w:rPr>
          <w:rFonts w:asciiTheme="minorHAnsi" w:hAnsiTheme="minorHAnsi"/>
        </w:rPr>
      </w:pPr>
      <w:bookmarkStart w:id="748" w:name="_Toc491351830"/>
      <w:bookmarkStart w:id="749" w:name="_Toc492911305"/>
      <w:r w:rsidRPr="00E33D85">
        <w:rPr>
          <w:rFonts w:asciiTheme="minorHAnsi" w:hAnsiTheme="minorHAnsi"/>
        </w:rPr>
        <w:lastRenderedPageBreak/>
        <w:t>Secure Acceptance Authorization</w:t>
      </w:r>
      <w:bookmarkEnd w:id="748"/>
      <w:bookmarkEnd w:id="749"/>
    </w:p>
    <w:p w:rsidR="002640DA" w:rsidRPr="00E33D85" w:rsidRDefault="002640DA" w:rsidP="002640DA">
      <w:pPr>
        <w:rPr>
          <w:color w:val="000000"/>
        </w:rPr>
      </w:pPr>
      <w:r w:rsidRPr="00E33D85">
        <w:t>Following are the list of reason codes received for Secure Acceptance payment service response. System shall be handling these codes and change the Demandware status accordingly</w:t>
      </w:r>
      <w:r w:rsidRPr="00E33D85">
        <w:rPr>
          <w:color w:val="000000"/>
        </w:rPr>
        <w:t xml:space="preserve">. </w:t>
      </w:r>
    </w:p>
    <w:tbl>
      <w:tblPr>
        <w:tblW w:w="1018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5"/>
        <w:gridCol w:w="5580"/>
        <w:gridCol w:w="2160"/>
      </w:tblGrid>
      <w:tr w:rsidR="002640DA" w:rsidRPr="00E33D85" w:rsidTr="001333F3">
        <w:trPr>
          <w:trHeight w:val="440"/>
        </w:trPr>
        <w:tc>
          <w:tcPr>
            <w:tcW w:w="2445" w:type="dxa"/>
            <w:shd w:val="clear" w:color="auto" w:fill="BFBFBF" w:themeFill="background1" w:themeFillShade="BF"/>
            <w:noWrap/>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Decision</w:t>
            </w:r>
          </w:p>
        </w:tc>
        <w:tc>
          <w:tcPr>
            <w:tcW w:w="558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2160" w:type="dxa"/>
            <w:shd w:val="clear" w:color="auto" w:fill="BFBFBF" w:themeFill="background1" w:themeFillShade="BF"/>
            <w:vAlign w:val="center"/>
            <w:hideMark/>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300"/>
        </w:trPr>
        <w:tc>
          <w:tcPr>
            <w:tcW w:w="244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5580" w:type="dxa"/>
            <w:noWrap/>
            <w:hideMark/>
          </w:tcPr>
          <w:p w:rsidR="002640DA" w:rsidRPr="00E33D85" w:rsidRDefault="002640DA" w:rsidP="001333F3">
            <w:r w:rsidRPr="00E33D85">
              <w:t>Successful transaction. Reason codes 100 and 110.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5580" w:type="dxa"/>
            <w:hideMark/>
          </w:tcPr>
          <w:p w:rsidR="002640DA" w:rsidRPr="00E33D85" w:rsidRDefault="002640DA" w:rsidP="001333F3">
            <w:r w:rsidRPr="00E33D85">
              <w:t>Authorization was declined; however, the capture may still be possible. Review payment details. See reason codes 200, 201, 230, 480, and 520.</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101</w:t>
            </w:r>
          </w:p>
        </w:tc>
      </w:tr>
      <w:tr w:rsidR="002640DA" w:rsidRPr="00E33D85" w:rsidTr="001333F3">
        <w:trPr>
          <w:trHeight w:val="12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5580" w:type="dxa"/>
            <w:hideMark/>
          </w:tcPr>
          <w:p w:rsidR="002640DA" w:rsidRPr="00E33D85" w:rsidRDefault="002640DA" w:rsidP="001333F3">
            <w:r w:rsidRPr="00E33D85">
              <w:t>Transaction was declined. See reason codes 102, 202, 203, 204, 205, 207, 208, 210, 211, 221, 222, 231, 232, 233, 234, 236, 240, 475, 476, and 481.</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102</w:t>
            </w:r>
          </w:p>
        </w:tc>
      </w:tr>
      <w:tr w:rsidR="002640DA" w:rsidRPr="00E33D85" w:rsidTr="001333F3">
        <w:trPr>
          <w:trHeight w:val="1200"/>
        </w:trPr>
        <w:tc>
          <w:tcPr>
            <w:tcW w:w="244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5580" w:type="dxa"/>
          </w:tcPr>
          <w:p w:rsidR="002640DA" w:rsidRPr="00E33D85" w:rsidRDefault="002640DA" w:rsidP="001333F3">
            <w:r w:rsidRPr="00E33D85">
              <w:t>Access denied, page not found, or internal server error. See reason codes 102, 104, 150, 151 and 152</w:t>
            </w:r>
          </w:p>
        </w:tc>
        <w:tc>
          <w:tcPr>
            <w:tcW w:w="2160" w:type="dxa"/>
            <w:noWrap/>
            <w:vAlign w:val="center"/>
          </w:tcPr>
          <w:p w:rsidR="002640DA" w:rsidRPr="00E33D85" w:rsidRDefault="002640DA" w:rsidP="001333F3">
            <w:pPr>
              <w:spacing w:after="0" w:line="240" w:lineRule="auto"/>
              <w:rPr>
                <w:color w:val="000000"/>
              </w:rPr>
            </w:pPr>
            <w:r w:rsidRPr="00E33D85">
              <w:rPr>
                <w:color w:val="000000"/>
              </w:rPr>
              <w:t>233</w:t>
            </w:r>
          </w:p>
        </w:tc>
      </w:tr>
      <w:tr w:rsidR="002640DA" w:rsidRPr="00E33D85" w:rsidTr="001333F3">
        <w:trPr>
          <w:trHeight w:val="900"/>
        </w:trPr>
        <w:tc>
          <w:tcPr>
            <w:tcW w:w="244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5580" w:type="dxa"/>
            <w:hideMark/>
          </w:tcPr>
          <w:p w:rsidR="002640DA" w:rsidRPr="00E33D85" w:rsidRDefault="002640DA" w:rsidP="001333F3">
            <w:r w:rsidRPr="00E33D85">
              <w:t xml:space="preserve">The customer did not accept the service fee conditions. </w:t>
            </w:r>
            <w:r w:rsidRPr="00E33D85">
              <w:sym w:font="Symbol" w:char="F06E"/>
            </w:r>
            <w:r w:rsidRPr="00E33D85">
              <w:t xml:space="preserve"> The customer cancelled the transaction.</w:t>
            </w:r>
          </w:p>
        </w:tc>
        <w:tc>
          <w:tcPr>
            <w:tcW w:w="2160" w:type="dxa"/>
            <w:noWrap/>
            <w:vAlign w:val="center"/>
            <w:hideMark/>
          </w:tcPr>
          <w:p w:rsidR="002640DA" w:rsidRPr="00E33D85" w:rsidRDefault="002640DA" w:rsidP="001333F3">
            <w:pPr>
              <w:spacing w:after="0" w:line="240" w:lineRule="auto"/>
              <w:rPr>
                <w:color w:val="000000"/>
              </w:rPr>
            </w:pPr>
            <w:r w:rsidRPr="00E33D85">
              <w:rPr>
                <w:color w:val="000000"/>
              </w:rPr>
              <w:t>150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Create Token Service</w:t>
            </w:r>
          </w:p>
        </w:tc>
        <w:tc>
          <w:tcPr>
            <w:tcW w:w="5580" w:type="dxa"/>
          </w:tcPr>
          <w:p w:rsidR="002640DA" w:rsidRPr="00E33D85" w:rsidRDefault="002640DA" w:rsidP="001333F3">
            <w:r w:rsidRPr="00E33D85">
              <w:t>Silent Post Service for create token when user enter card details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Update Token Service</w:t>
            </w:r>
          </w:p>
        </w:tc>
        <w:tc>
          <w:tcPr>
            <w:tcW w:w="5580" w:type="dxa"/>
          </w:tcPr>
          <w:p w:rsidR="002640DA" w:rsidRPr="00E33D85" w:rsidRDefault="002640DA" w:rsidP="001333F3">
            <w:r w:rsidRPr="00E33D85">
              <w:t>Silent Post Service for create token when user choose existing saved cards on billing page on merchant site</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Create Token Service</w:t>
            </w:r>
          </w:p>
        </w:tc>
        <w:tc>
          <w:tcPr>
            <w:tcW w:w="5580" w:type="dxa"/>
          </w:tcPr>
          <w:p w:rsidR="002640DA" w:rsidRPr="00E33D85" w:rsidRDefault="002640DA" w:rsidP="001333F3">
            <w:r w:rsidRPr="00E33D85">
              <w:t>Redirect or Iframe service for Authorization and create token when no saved card is chosen</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and update Token Service</w:t>
            </w:r>
          </w:p>
        </w:tc>
        <w:tc>
          <w:tcPr>
            <w:tcW w:w="5580" w:type="dxa"/>
          </w:tcPr>
          <w:p w:rsidR="002640DA" w:rsidRPr="00E33D85" w:rsidRDefault="002640DA" w:rsidP="001333F3">
            <w:r w:rsidRPr="00E33D85">
              <w:t>Redirect or Iframe service for Authorization and create token when user choose saved card</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r w:rsidR="002640DA" w:rsidRPr="00E33D85" w:rsidTr="001333F3">
        <w:trPr>
          <w:trHeight w:val="900"/>
        </w:trPr>
        <w:tc>
          <w:tcPr>
            <w:tcW w:w="2445" w:type="dxa"/>
            <w:noWrap/>
            <w:vAlign w:val="center"/>
          </w:tcPr>
          <w:p w:rsidR="002640DA" w:rsidRPr="00E33D85" w:rsidRDefault="002640DA" w:rsidP="001333F3">
            <w:pPr>
              <w:spacing w:after="0" w:line="240" w:lineRule="auto"/>
              <w:rPr>
                <w:color w:val="000000"/>
              </w:rPr>
            </w:pPr>
            <w:r w:rsidRPr="00E33D85">
              <w:rPr>
                <w:color w:val="000000"/>
              </w:rPr>
              <w:t>Authorization Service</w:t>
            </w:r>
          </w:p>
        </w:tc>
        <w:tc>
          <w:tcPr>
            <w:tcW w:w="5580" w:type="dxa"/>
          </w:tcPr>
          <w:p w:rsidR="002640DA" w:rsidRPr="00E33D85" w:rsidRDefault="002640DA" w:rsidP="001333F3">
            <w:r w:rsidRPr="00E33D85">
              <w:t xml:space="preserve">Redirect or Iframe service for Authorization when tokenization is disabled from BM </w:t>
            </w:r>
          </w:p>
        </w:tc>
        <w:tc>
          <w:tcPr>
            <w:tcW w:w="2160" w:type="dxa"/>
            <w:noWrap/>
            <w:vAlign w:val="center"/>
          </w:tcPr>
          <w:p w:rsidR="002640DA" w:rsidRPr="00E33D85" w:rsidRDefault="002640DA" w:rsidP="001333F3">
            <w:pPr>
              <w:spacing w:after="0" w:line="240" w:lineRule="auto"/>
              <w:rPr>
                <w:color w:val="000000"/>
              </w:rPr>
            </w:pPr>
            <w:r w:rsidRPr="00E33D85">
              <w:rPr>
                <w:color w:val="000000"/>
              </w:rPr>
              <w:t>100 or 480</w:t>
            </w:r>
          </w:p>
        </w:tc>
      </w:tr>
    </w:tbl>
    <w:p w:rsidR="002640DA" w:rsidRPr="00E33D85" w:rsidRDefault="002640DA" w:rsidP="002640DA">
      <w:pPr>
        <w:pStyle w:val="Heading3"/>
        <w:rPr>
          <w:rFonts w:asciiTheme="minorHAnsi" w:hAnsiTheme="minorHAnsi"/>
        </w:rPr>
      </w:pPr>
      <w:bookmarkStart w:id="750" w:name="_Toc491351831"/>
      <w:bookmarkStart w:id="751" w:name="_Toc492911306"/>
      <w:r w:rsidRPr="00E33D85">
        <w:rPr>
          <w:rFonts w:asciiTheme="minorHAnsi" w:hAnsiTheme="minorHAnsi"/>
        </w:rPr>
        <w:lastRenderedPageBreak/>
        <w:t>VISA Checkout Decrypt</w:t>
      </w:r>
      <w:bookmarkEnd w:id="750"/>
      <w:bookmarkEnd w:id="751"/>
    </w:p>
    <w:p w:rsidR="002640DA" w:rsidRPr="00E33D85" w:rsidRDefault="002640DA" w:rsidP="002640DA">
      <w:r w:rsidRPr="00E33D85">
        <w:t>List of use cases and appropriate action taken listed below:</w:t>
      </w:r>
    </w:p>
    <w:tbl>
      <w:tblPr>
        <w:tblW w:w="955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05"/>
        <w:gridCol w:w="4500"/>
        <w:gridCol w:w="3150"/>
      </w:tblGrid>
      <w:tr w:rsidR="002640DA" w:rsidRPr="00E33D85" w:rsidTr="001333F3">
        <w:trPr>
          <w:trHeight w:val="152"/>
        </w:trPr>
        <w:tc>
          <w:tcPr>
            <w:tcW w:w="1905" w:type="dxa"/>
            <w:shd w:val="clear" w:color="auto" w:fill="BFBFBF" w:themeFill="background1" w:themeFillShade="BF"/>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Service</w:t>
            </w:r>
          </w:p>
        </w:tc>
        <w:tc>
          <w:tcPr>
            <w:tcW w:w="450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Description</w:t>
            </w:r>
          </w:p>
        </w:tc>
        <w:tc>
          <w:tcPr>
            <w:tcW w:w="3150" w:type="dxa"/>
            <w:shd w:val="clear" w:color="auto" w:fill="BFBFBF" w:themeFill="background1" w:themeFillShade="BF"/>
            <w:vAlign w:val="center"/>
          </w:tcPr>
          <w:p w:rsidR="002640DA" w:rsidRPr="00E33D85" w:rsidRDefault="002640DA" w:rsidP="001333F3">
            <w:pPr>
              <w:spacing w:after="0" w:line="240" w:lineRule="auto"/>
              <w:rPr>
                <w:rFonts w:eastAsia="Times New Roman" w:cs="Times New Roman"/>
                <w:b/>
                <w:bCs/>
                <w:color w:val="000000"/>
              </w:rPr>
            </w:pPr>
            <w:r w:rsidRPr="00E33D85">
              <w:rPr>
                <w:rFonts w:eastAsia="Times New Roman" w:cs="Times New Roman"/>
                <w:b/>
                <w:bCs/>
                <w:color w:val="000000"/>
              </w:rPr>
              <w:t>CYB hosted Decision</w:t>
            </w:r>
          </w:p>
        </w:tc>
      </w:tr>
      <w:tr w:rsidR="002640DA" w:rsidRPr="00E33D85" w:rsidTr="001333F3">
        <w:trPr>
          <w:trHeight w:val="485"/>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noWrap/>
            <w:vAlign w:val="bottom"/>
            <w:hideMark/>
          </w:tcPr>
          <w:p w:rsidR="002640DA" w:rsidRPr="00E33D85" w:rsidRDefault="002640DA" w:rsidP="001333F3">
            <w:pPr>
              <w:spacing w:line="240" w:lineRule="auto"/>
              <w:rPr>
                <w:color w:val="000000"/>
              </w:rPr>
            </w:pPr>
            <w:r w:rsidRPr="00E33D85">
              <w:rPr>
                <w:color w:val="000000"/>
              </w:rPr>
              <w:t>Accept – review page displayed decrypted details</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100</w:t>
            </w:r>
          </w:p>
        </w:tc>
      </w:tr>
      <w:tr w:rsidR="002640DA" w:rsidRPr="00E33D85" w:rsidTr="001333F3">
        <w:trPr>
          <w:trHeight w:val="323"/>
        </w:trPr>
        <w:tc>
          <w:tcPr>
            <w:tcW w:w="1905" w:type="dxa"/>
            <w:vAlign w:val="bottom"/>
          </w:tcPr>
          <w:p w:rsidR="002640DA" w:rsidRPr="00E33D85" w:rsidRDefault="002640DA" w:rsidP="001333F3">
            <w:pPr>
              <w:spacing w:line="240" w:lineRule="auto"/>
              <w:rPr>
                <w:color w:val="000000"/>
              </w:rPr>
            </w:pPr>
            <w:r w:rsidRPr="00E33D85">
              <w:rPr>
                <w:color w:val="000000"/>
              </w:rPr>
              <w:t>Decrypt</w:t>
            </w:r>
          </w:p>
        </w:tc>
        <w:tc>
          <w:tcPr>
            <w:tcW w:w="4500" w:type="dxa"/>
            <w:vAlign w:val="bottom"/>
            <w:hideMark/>
          </w:tcPr>
          <w:p w:rsidR="002640DA" w:rsidRPr="00E33D85" w:rsidRDefault="002640DA" w:rsidP="001333F3">
            <w:pPr>
              <w:spacing w:line="240" w:lineRule="auto"/>
              <w:rPr>
                <w:color w:val="000000"/>
              </w:rPr>
            </w:pPr>
            <w:r w:rsidRPr="00E33D85">
              <w:rPr>
                <w:color w:val="000000"/>
              </w:rPr>
              <w:t>Error -  System – user redirect to cart page with standard error message</w:t>
            </w:r>
          </w:p>
        </w:tc>
        <w:tc>
          <w:tcPr>
            <w:tcW w:w="3150" w:type="dxa"/>
            <w:noWrap/>
            <w:vAlign w:val="bottom"/>
            <w:hideMark/>
          </w:tcPr>
          <w:p w:rsidR="002640DA" w:rsidRPr="00E33D85" w:rsidRDefault="002640DA" w:rsidP="001333F3">
            <w:pPr>
              <w:spacing w:line="240" w:lineRule="auto"/>
              <w:rPr>
                <w:color w:val="000000"/>
              </w:rPr>
            </w:pPr>
            <w:r w:rsidRPr="00E33D85">
              <w:rPr>
                <w:color w:val="000000"/>
              </w:rPr>
              <w:t>150</w:t>
            </w:r>
          </w:p>
        </w:tc>
      </w:tr>
      <w:tr w:rsidR="002640DA" w:rsidRPr="00E33D85" w:rsidTr="001333F3">
        <w:trPr>
          <w:trHeight w:val="1052"/>
        </w:trPr>
        <w:tc>
          <w:tcPr>
            <w:tcW w:w="1905" w:type="dxa"/>
            <w:vAlign w:val="bottom"/>
          </w:tcPr>
          <w:p w:rsidR="002640DA" w:rsidRPr="00E33D85" w:rsidRDefault="002640DA" w:rsidP="001333F3">
            <w:pPr>
              <w:spacing w:line="240" w:lineRule="auto"/>
              <w:rPr>
                <w:color w:val="000000"/>
              </w:rPr>
            </w:pPr>
            <w:r w:rsidRPr="00E33D85">
              <w:rPr>
                <w:color w:val="000000"/>
              </w:rPr>
              <w:t>Authorization</w:t>
            </w:r>
          </w:p>
        </w:tc>
        <w:tc>
          <w:tcPr>
            <w:tcW w:w="4500" w:type="dxa"/>
            <w:vAlign w:val="bottom"/>
            <w:hideMark/>
          </w:tcPr>
          <w:p w:rsidR="002640DA" w:rsidRPr="00E33D85" w:rsidRDefault="002640DA" w:rsidP="001333F3">
            <w:pPr>
              <w:spacing w:line="240" w:lineRule="auto"/>
              <w:rPr>
                <w:color w:val="000000"/>
              </w:rPr>
            </w:pPr>
            <w:r w:rsidRPr="00E33D85">
              <w:rPr>
                <w:color w:val="000000"/>
              </w:rPr>
              <w:t>Behavior would remain same as card flow, where confirmation page displayed on successful authorization and review page with error message in case of error</w:t>
            </w:r>
          </w:p>
        </w:tc>
        <w:tc>
          <w:tcPr>
            <w:tcW w:w="3150" w:type="dxa"/>
            <w:noWrap/>
            <w:vAlign w:val="bottom"/>
            <w:hideMark/>
          </w:tcPr>
          <w:p w:rsidR="002640DA" w:rsidRPr="00E33D85" w:rsidRDefault="002640DA" w:rsidP="001333F3">
            <w:pPr>
              <w:spacing w:line="240" w:lineRule="auto"/>
              <w:rPr>
                <w:color w:val="000000"/>
              </w:rPr>
            </w:pPr>
            <w:r w:rsidRPr="00E33D85">
              <w:rPr>
                <w:color w:val="000000"/>
              </w:rPr>
              <w:t>Same as Credit Card Reason code</w:t>
            </w:r>
          </w:p>
        </w:tc>
      </w:tr>
    </w:tbl>
    <w:p w:rsidR="002640DA" w:rsidRPr="00E33D85" w:rsidRDefault="002640DA" w:rsidP="002640DA">
      <w:pPr>
        <w:pStyle w:val="Heading3"/>
        <w:rPr>
          <w:rFonts w:asciiTheme="minorHAnsi" w:hAnsiTheme="minorHAnsi"/>
        </w:rPr>
      </w:pPr>
      <w:bookmarkStart w:id="752" w:name="_Toc491351828"/>
      <w:bookmarkStart w:id="753" w:name="_Toc492911307"/>
      <w:r w:rsidRPr="00E33D85">
        <w:rPr>
          <w:rFonts w:asciiTheme="minorHAnsi" w:hAnsiTheme="minorHAnsi"/>
        </w:rPr>
        <w:t>Alipay Authorization</w:t>
      </w:r>
      <w:bookmarkEnd w:id="752"/>
      <w:bookmarkEnd w:id="753"/>
    </w:p>
    <w:p w:rsidR="002640DA" w:rsidRPr="00E33D85" w:rsidRDefault="002640DA" w:rsidP="002640DA">
      <w:pPr>
        <w:rPr>
          <w:color w:val="000000"/>
        </w:rPr>
      </w:pPr>
      <w:r w:rsidRPr="00E33D85">
        <w:t xml:space="preserve">The following table outlines the possible Demandware actions based on the response of the CyberSource gateway. </w:t>
      </w:r>
      <w:r w:rsidRPr="00E33D85">
        <w:rPr>
          <w:color w:val="000000"/>
        </w:rPr>
        <w:t xml:space="preserve">Each client may choose to handle the response code differently. </w:t>
      </w:r>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Request is missing one or more fields</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 xml:space="preserve">Log error message into Demandware logs </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101</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missingField_0...N for which fields are missing. Resend the request with the complete information.</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lastRenderedPageBreak/>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r w:rsidR="002640DA" w:rsidRPr="00E33D85" w:rsidTr="001333F3">
        <w:trPr>
          <w:trHeight w:val="135"/>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The request just wait and then timeout, ends up as exception on the Demandware script</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This could be one of the unique scenarios where CyberSource waits for the Merchant’s bank to authorize the order and exceeds timeout sets at the Demandware. This ends up into SOAP exception. Client code can handle this scenario differently.</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Script sets Reason Code to 999</w:t>
            </w:r>
          </w:p>
        </w:tc>
        <w:tc>
          <w:tcPr>
            <w:tcW w:w="2967" w:type="dxa"/>
            <w:vAlign w:val="center"/>
            <w:hideMark/>
          </w:tcPr>
          <w:p w:rsidR="002640DA" w:rsidRPr="00E33D85" w:rsidRDefault="002640DA" w:rsidP="001333F3">
            <w:pPr>
              <w:spacing w:after="0" w:line="240" w:lineRule="auto"/>
              <w:rPr>
                <w:color w:val="000000"/>
              </w:rPr>
            </w:pPr>
            <w:r w:rsidRPr="00E33D85">
              <w:rPr>
                <w:color w:val="000000"/>
              </w:rPr>
              <w:t xml:space="preserve">Handle at client’s end depending on business rules associated with this scenario. </w:t>
            </w:r>
          </w:p>
        </w:tc>
      </w:tr>
    </w:tbl>
    <w:p w:rsidR="00BC24CE" w:rsidRPr="00E33D85" w:rsidRDefault="00BC24CE" w:rsidP="00BC24CE">
      <w:pPr>
        <w:pStyle w:val="Heading3"/>
        <w:rPr>
          <w:rFonts w:asciiTheme="minorHAnsi" w:hAnsiTheme="minorHAnsi"/>
        </w:rPr>
      </w:pPr>
      <w:bookmarkStart w:id="754" w:name="_Toc491351827"/>
      <w:bookmarkStart w:id="755" w:name="_Toc492911308"/>
      <w:bookmarkEnd w:id="746"/>
      <w:r w:rsidRPr="00E33D85">
        <w:rPr>
          <w:rFonts w:asciiTheme="minorHAnsi" w:hAnsiTheme="minorHAnsi"/>
        </w:rPr>
        <w:t>Retail Point-of-Sale (POS)</w:t>
      </w:r>
      <w:bookmarkEnd w:id="754"/>
      <w:bookmarkEnd w:id="755"/>
    </w:p>
    <w:p w:rsidR="00BC24CE" w:rsidRPr="00E33D85" w:rsidRDefault="00BC24CE" w:rsidP="005C1822">
      <w:pPr>
        <w:pStyle w:val="BodyText"/>
      </w:pPr>
      <w:r w:rsidRPr="00E33D85">
        <w:t>The use case for POS can be achieved by two scenarios:</w:t>
      </w:r>
    </w:p>
    <w:p w:rsidR="00BC24CE" w:rsidRPr="00E33D85" w:rsidRDefault="00BC24CE" w:rsidP="005C1822">
      <w:pPr>
        <w:pStyle w:val="BodyText"/>
        <w:numPr>
          <w:ilvl w:val="0"/>
          <w:numId w:val="27"/>
        </w:numPr>
      </w:pPr>
      <w:r w:rsidRPr="00E33D85">
        <w:t>Hardware - swipe credit card – (A Bluetooth scanning device must be paired to the iPad device.)</w:t>
      </w:r>
    </w:p>
    <w:p w:rsidR="00BC24CE" w:rsidRPr="00E33D85" w:rsidRDefault="00BC24CE" w:rsidP="00BC24CE">
      <w:pPr>
        <w:ind w:left="360"/>
      </w:pPr>
      <w:r w:rsidRPr="00E33D85">
        <w:t xml:space="preserve">On Payments page, we listen for credit card swipes only after the user has entered the amount for Credit Card and tapped enter. </w:t>
      </w:r>
    </w:p>
    <w:p w:rsidR="00BC24CE" w:rsidRPr="00E33D85" w:rsidRDefault="00BC24CE" w:rsidP="00BC24CE">
      <w:pPr>
        <w:ind w:left="360"/>
      </w:pPr>
      <w:r w:rsidRPr="00E33D85">
        <w:rPr>
          <w:b/>
        </w:rPr>
        <w:t>Expected Result</w:t>
      </w:r>
      <w:r w:rsidRPr="00E33D85">
        <w:t xml:space="preserve">: </w:t>
      </w:r>
      <w:r w:rsidRPr="00E33D85">
        <w:rPr>
          <w:color w:val="000000" w:themeColor="text1"/>
        </w:rPr>
        <w:t>The swiped credit card is read a</w:t>
      </w:r>
      <w:r w:rsidRPr="00E33D85">
        <w:t>nd payment is made to the order</w:t>
      </w:r>
    </w:p>
    <w:p w:rsidR="00BC24CE" w:rsidRPr="00E33D85" w:rsidRDefault="00BC24CE" w:rsidP="00BC24CE">
      <w:pPr>
        <w:pStyle w:val="ListParagraph"/>
        <w:numPr>
          <w:ilvl w:val="0"/>
          <w:numId w:val="27"/>
        </w:numPr>
      </w:pPr>
      <w:r w:rsidRPr="00E33D85">
        <w:rPr>
          <w:b/>
        </w:rPr>
        <w:t>Hardware - manually enter credit card with keypad</w:t>
      </w:r>
      <w:r w:rsidRPr="00E33D85">
        <w:t>: (A Bluetooth scanning device must be paired to the iPad device.)</w:t>
      </w:r>
    </w:p>
    <w:p w:rsidR="00BC24CE" w:rsidRPr="00E33D85" w:rsidRDefault="00BC24CE" w:rsidP="00BC24CE">
      <w:pPr>
        <w:pStyle w:val="ListParagraph"/>
      </w:pPr>
      <w:r w:rsidRPr="00E33D85">
        <w:t>From Payments page, enter amount to be applied to credit card.</w:t>
      </w:r>
    </w:p>
    <w:p w:rsidR="00BC24CE" w:rsidRPr="00E33D85" w:rsidRDefault="00BC24CE" w:rsidP="00BC24CE">
      <w:pPr>
        <w:pStyle w:val="ListParagraph"/>
      </w:pPr>
    </w:p>
    <w:p w:rsidR="00BC24CE" w:rsidRPr="00E33D85" w:rsidRDefault="00BC24CE" w:rsidP="00BC24CE">
      <w:pPr>
        <w:pStyle w:val="ListParagraph"/>
      </w:pPr>
      <w:r w:rsidRPr="00E33D85">
        <w:rPr>
          <w:b/>
        </w:rPr>
        <w:t>Expected Result:</w:t>
      </w:r>
      <w:r w:rsidRPr="00E33D85">
        <w:t xml:space="preserve"> Manually enter credit card number on device and payment is accepted</w:t>
      </w:r>
    </w:p>
    <w:p w:rsidR="002640DA" w:rsidRDefault="002640DA" w:rsidP="002640DA">
      <w:pPr>
        <w:pStyle w:val="Heading3"/>
        <w:rPr>
          <w:rFonts w:asciiTheme="minorHAnsi" w:hAnsiTheme="minorHAnsi"/>
        </w:rPr>
      </w:pPr>
      <w:bookmarkStart w:id="756" w:name="_Toc492911309"/>
      <w:r>
        <w:rPr>
          <w:rFonts w:asciiTheme="minorHAnsi" w:hAnsiTheme="minorHAnsi"/>
        </w:rPr>
        <w:t>Klarna &amp; Bank Transfer</w:t>
      </w:r>
      <w:bookmarkEnd w:id="756"/>
    </w:p>
    <w:tbl>
      <w:tblPr>
        <w:tblW w:w="1000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5"/>
        <w:gridCol w:w="3690"/>
        <w:gridCol w:w="1260"/>
        <w:gridCol w:w="2967"/>
      </w:tblGrid>
      <w:tr w:rsidR="002640DA" w:rsidRPr="00E33D85" w:rsidTr="001333F3">
        <w:trPr>
          <w:trHeight w:val="750"/>
        </w:trPr>
        <w:tc>
          <w:tcPr>
            <w:tcW w:w="2085" w:type="dxa"/>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Response</w:t>
            </w:r>
          </w:p>
        </w:tc>
        <w:tc>
          <w:tcPr>
            <w:tcW w:w="369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DW Storefront Action</w:t>
            </w:r>
          </w:p>
        </w:tc>
        <w:tc>
          <w:tcPr>
            <w:tcW w:w="1260"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Code</w:t>
            </w:r>
          </w:p>
        </w:tc>
        <w:tc>
          <w:tcPr>
            <w:tcW w:w="2967" w:type="dxa"/>
            <w:shd w:val="clear" w:color="auto" w:fill="BFBFBF" w:themeFill="background1" w:themeFillShade="BF"/>
            <w:vAlign w:val="center"/>
            <w:hideMark/>
          </w:tcPr>
          <w:p w:rsidR="002640DA" w:rsidRPr="00E33D85" w:rsidRDefault="002640DA" w:rsidP="001333F3">
            <w:pPr>
              <w:spacing w:after="0" w:line="240" w:lineRule="auto"/>
              <w:rPr>
                <w:b/>
                <w:bCs/>
                <w:color w:val="000000"/>
              </w:rPr>
            </w:pPr>
            <w:r w:rsidRPr="00E33D85">
              <w:rPr>
                <w:b/>
                <w:bCs/>
                <w:color w:val="000000"/>
              </w:rPr>
              <w:t>CYB Suggested response</w:t>
            </w:r>
          </w:p>
        </w:tc>
      </w:tr>
      <w:tr w:rsidR="002640DA" w:rsidRPr="00E33D85" w:rsidTr="001333F3">
        <w:trPr>
          <w:trHeight w:val="300"/>
        </w:trPr>
        <w:tc>
          <w:tcPr>
            <w:tcW w:w="2085" w:type="dxa"/>
            <w:noWrap/>
            <w:vAlign w:val="bottom"/>
            <w:hideMark/>
          </w:tcPr>
          <w:p w:rsidR="002640DA" w:rsidRPr="00E33D85" w:rsidRDefault="002640DA" w:rsidP="001333F3">
            <w:pPr>
              <w:spacing w:after="0" w:line="240" w:lineRule="auto"/>
              <w:rPr>
                <w:color w:val="000000"/>
              </w:rPr>
            </w:pPr>
            <w:r w:rsidRPr="00E33D85">
              <w:rPr>
                <w:color w:val="000000"/>
              </w:rPr>
              <w:t>Successful transaction.</w:t>
            </w:r>
          </w:p>
        </w:tc>
        <w:tc>
          <w:tcPr>
            <w:tcW w:w="3690" w:type="dxa"/>
            <w:noWrap/>
            <w:vAlign w:val="bottom"/>
            <w:hideMark/>
          </w:tcPr>
          <w:p w:rsidR="002640DA" w:rsidRPr="00E33D85" w:rsidRDefault="002640DA" w:rsidP="001333F3">
            <w:pPr>
              <w:spacing w:after="0" w:line="240" w:lineRule="auto"/>
              <w:rPr>
                <w:color w:val="000000"/>
              </w:rPr>
            </w:pPr>
            <w:r w:rsidRPr="00E33D85">
              <w:rPr>
                <w:color w:val="000000"/>
              </w:rPr>
              <w:t>Continue Checkout</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100</w:t>
            </w:r>
          </w:p>
        </w:tc>
        <w:tc>
          <w:tcPr>
            <w:tcW w:w="2967" w:type="dxa"/>
            <w:noWrap/>
            <w:vAlign w:val="bottom"/>
            <w:hideMark/>
          </w:tcPr>
          <w:p w:rsidR="002640DA" w:rsidRPr="00E33D85" w:rsidRDefault="002640DA" w:rsidP="001333F3">
            <w:pPr>
              <w:spacing w:after="0" w:line="240" w:lineRule="auto"/>
              <w:rPr>
                <w:color w:val="000000"/>
              </w:rPr>
            </w:pPr>
            <w:r w:rsidRPr="00E33D85">
              <w:rPr>
                <w:color w:val="000000"/>
              </w:rPr>
              <w:t> </w:t>
            </w:r>
          </w:p>
        </w:tc>
      </w:tr>
      <w:tr w:rsidR="002640DA" w:rsidRPr="00E33D85" w:rsidTr="001333F3">
        <w:trPr>
          <w:trHeight w:val="305"/>
        </w:trPr>
        <w:tc>
          <w:tcPr>
            <w:tcW w:w="10002" w:type="dxa"/>
            <w:gridSpan w:val="4"/>
            <w:shd w:val="clear" w:color="auto" w:fill="BFBFBF" w:themeFill="background1" w:themeFillShade="BF"/>
            <w:noWrap/>
            <w:vAlign w:val="bottom"/>
            <w:hideMark/>
          </w:tcPr>
          <w:p w:rsidR="002640DA" w:rsidRPr="00E33D85" w:rsidRDefault="002640DA" w:rsidP="001333F3">
            <w:pPr>
              <w:spacing w:after="0" w:line="240" w:lineRule="auto"/>
              <w:rPr>
                <w:b/>
                <w:bCs/>
                <w:color w:val="000000"/>
              </w:rPr>
            </w:pPr>
            <w:r w:rsidRPr="00E33D85">
              <w:rPr>
                <w:b/>
                <w:bCs/>
                <w:color w:val="000000"/>
              </w:rPr>
              <w:t>Validation Errors</w:t>
            </w:r>
          </w:p>
        </w:tc>
      </w:tr>
      <w:tr w:rsidR="002640DA" w:rsidRPr="00E33D85" w:rsidTr="001333F3">
        <w:trPr>
          <w:trHeight w:val="12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One or more fields in the request contain invalid data.</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102</w:t>
            </w:r>
          </w:p>
        </w:tc>
        <w:tc>
          <w:tcPr>
            <w:tcW w:w="2967" w:type="dxa"/>
            <w:vAlign w:val="bottom"/>
            <w:hideMark/>
          </w:tcPr>
          <w:p w:rsidR="002640DA" w:rsidRPr="00E33D85" w:rsidRDefault="002640DA" w:rsidP="001333F3">
            <w:pPr>
              <w:spacing w:after="0" w:line="240" w:lineRule="auto"/>
              <w:rPr>
                <w:color w:val="000000"/>
              </w:rPr>
            </w:pPr>
            <w:r w:rsidRPr="00E33D85">
              <w:rPr>
                <w:color w:val="000000"/>
              </w:rPr>
              <w:t>See the reply field’s invalidField_0...N for which fields are invalid. Resend the request with the correct information.</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sidRPr="00E33D85">
              <w:rPr>
                <w:color w:val="000000"/>
              </w:rPr>
              <w:t>233</w:t>
            </w:r>
          </w:p>
        </w:tc>
        <w:tc>
          <w:tcPr>
            <w:tcW w:w="2967" w:type="dxa"/>
            <w:vAlign w:val="bottom"/>
          </w:tcPr>
          <w:p w:rsidR="002640DA" w:rsidRPr="00E33D85" w:rsidRDefault="002640DA" w:rsidP="001333F3">
            <w:pPr>
              <w:spacing w:after="0" w:line="240" w:lineRule="auto"/>
              <w:rPr>
                <w:color w:val="000000"/>
              </w:rPr>
            </w:pPr>
            <w:r w:rsidRPr="00E33D85">
              <w:rPr>
                <w:color w:val="000000"/>
              </w:rPr>
              <w:t>Request that the customer select a different form of payment.</w:t>
            </w:r>
          </w:p>
          <w:p w:rsidR="002640DA" w:rsidRPr="00E33D85" w:rsidRDefault="002640DA" w:rsidP="001333F3">
            <w:pPr>
              <w:spacing w:after="0" w:line="240" w:lineRule="auto"/>
              <w:rPr>
                <w:color w:val="000000"/>
              </w:rPr>
            </w:pP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lastRenderedPageBreak/>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203</w:t>
            </w:r>
          </w:p>
        </w:tc>
        <w:tc>
          <w:tcPr>
            <w:tcW w:w="2967" w:type="dxa"/>
            <w:vAlign w:val="bottom"/>
          </w:tcPr>
          <w:p w:rsidR="002640DA" w:rsidRPr="00E33D85" w:rsidRDefault="002640DA" w:rsidP="001333F3">
            <w:pPr>
              <w:spacing w:after="0" w:line="240" w:lineRule="auto"/>
              <w:rPr>
                <w:color w:val="000000"/>
              </w:rPr>
            </w:pPr>
            <w:r w:rsidRPr="008C60C8">
              <w:rPr>
                <w:color w:val="000000"/>
              </w:rPr>
              <w:t>Processor declined the transaction because of funding source problems, or the transaction was flagged as high risk.</w:t>
            </w:r>
          </w:p>
        </w:tc>
      </w:tr>
      <w:tr w:rsidR="002640DA" w:rsidRPr="00E33D85" w:rsidTr="001333F3">
        <w:trPr>
          <w:trHeight w:val="1200"/>
        </w:trPr>
        <w:tc>
          <w:tcPr>
            <w:tcW w:w="2085" w:type="dxa"/>
            <w:noWrap/>
            <w:vAlign w:val="center"/>
          </w:tcPr>
          <w:p w:rsidR="002640DA" w:rsidRPr="00E33D85" w:rsidRDefault="002640DA" w:rsidP="001333F3">
            <w:pPr>
              <w:spacing w:after="0" w:line="240" w:lineRule="auto"/>
              <w:rPr>
                <w:color w:val="000000"/>
              </w:rPr>
            </w:pPr>
            <w:r w:rsidRPr="00E33D85">
              <w:rPr>
                <w:color w:val="000000"/>
              </w:rPr>
              <w:t>General decline by the processor</w:t>
            </w:r>
          </w:p>
        </w:tc>
        <w:tc>
          <w:tcPr>
            <w:tcW w:w="3690" w:type="dxa"/>
            <w:vAlign w:val="bottom"/>
          </w:tcPr>
          <w:p w:rsidR="002640DA" w:rsidRPr="00E33D85" w:rsidRDefault="002640DA" w:rsidP="001333F3">
            <w:pPr>
              <w:spacing w:after="0" w:line="240" w:lineRule="auto"/>
              <w:rPr>
                <w:color w:val="000000"/>
              </w:rPr>
            </w:pPr>
            <w:r w:rsidRPr="00E33D85">
              <w:rPr>
                <w:color w:val="000000"/>
              </w:rPr>
              <w:t>Should not occur as validation should catch this</w:t>
            </w:r>
            <w:r w:rsidRPr="00E33D85">
              <w:rPr>
                <w:color w:val="000000"/>
              </w:rPr>
              <w:br/>
              <w:t>Show user “denied” error message</w:t>
            </w:r>
            <w:r w:rsidRPr="00E33D85">
              <w:rPr>
                <w:color w:val="000000"/>
              </w:rPr>
              <w:br/>
              <w:t>Log error message into Demandware logs</w:t>
            </w:r>
          </w:p>
        </w:tc>
        <w:tc>
          <w:tcPr>
            <w:tcW w:w="1260" w:type="dxa"/>
            <w:noWrap/>
            <w:vAlign w:val="center"/>
          </w:tcPr>
          <w:p w:rsidR="002640DA" w:rsidRPr="00E33D85" w:rsidRDefault="002640DA" w:rsidP="001333F3">
            <w:pPr>
              <w:spacing w:after="0" w:line="240" w:lineRule="auto"/>
              <w:jc w:val="center"/>
              <w:rPr>
                <w:color w:val="000000"/>
              </w:rPr>
            </w:pPr>
            <w:r>
              <w:rPr>
                <w:color w:val="000000"/>
              </w:rPr>
              <w:t>204</w:t>
            </w:r>
          </w:p>
        </w:tc>
        <w:tc>
          <w:tcPr>
            <w:tcW w:w="2967" w:type="dxa"/>
            <w:vAlign w:val="bottom"/>
          </w:tcPr>
          <w:p w:rsidR="002640DA" w:rsidRPr="00E33D85" w:rsidRDefault="002640DA" w:rsidP="001333F3">
            <w:pPr>
              <w:spacing w:after="0" w:line="240" w:lineRule="auto"/>
              <w:rPr>
                <w:color w:val="000000"/>
              </w:rPr>
            </w:pPr>
            <w:r w:rsidRPr="008C60C8">
              <w:rPr>
                <w:color w:val="000000"/>
              </w:rPr>
              <w:t>Payment declined because of insufficient funds in the account.</w:t>
            </w:r>
          </w:p>
        </w:tc>
      </w:tr>
      <w:tr w:rsidR="002640DA" w:rsidRPr="00E33D85" w:rsidTr="001333F3">
        <w:trPr>
          <w:trHeight w:val="300"/>
        </w:trPr>
        <w:tc>
          <w:tcPr>
            <w:tcW w:w="10002" w:type="dxa"/>
            <w:gridSpan w:val="4"/>
            <w:shd w:val="clear" w:color="auto" w:fill="BFBFBF" w:themeFill="background1" w:themeFillShade="BF"/>
            <w:noWrap/>
            <w:vAlign w:val="center"/>
            <w:hideMark/>
          </w:tcPr>
          <w:p w:rsidR="002640DA" w:rsidRPr="00E33D85" w:rsidRDefault="002640DA" w:rsidP="001333F3">
            <w:pPr>
              <w:spacing w:after="0" w:line="240" w:lineRule="auto"/>
              <w:rPr>
                <w:b/>
                <w:bCs/>
                <w:color w:val="000000"/>
              </w:rPr>
            </w:pPr>
            <w:r w:rsidRPr="00E33D85">
              <w:rPr>
                <w:b/>
                <w:bCs/>
                <w:color w:val="000000"/>
              </w:rPr>
              <w:t>System Errors</w:t>
            </w:r>
          </w:p>
        </w:tc>
      </w:tr>
      <w:tr w:rsidR="002640DA" w:rsidRPr="00E33D85" w:rsidTr="001333F3">
        <w:trPr>
          <w:trHeight w:val="900"/>
        </w:trPr>
        <w:tc>
          <w:tcPr>
            <w:tcW w:w="2085" w:type="dxa"/>
            <w:noWrap/>
            <w:vAlign w:val="center"/>
            <w:hideMark/>
          </w:tcPr>
          <w:p w:rsidR="002640DA" w:rsidRPr="00E33D85" w:rsidRDefault="002640DA" w:rsidP="001333F3">
            <w:pPr>
              <w:spacing w:after="0" w:line="240" w:lineRule="auto"/>
              <w:rPr>
                <w:color w:val="000000"/>
              </w:rPr>
            </w:pPr>
            <w:r w:rsidRPr="00E33D85">
              <w:rPr>
                <w:color w:val="000000"/>
              </w:rPr>
              <w:t>General system failure.</w:t>
            </w:r>
          </w:p>
        </w:tc>
        <w:tc>
          <w:tcPr>
            <w:tcW w:w="3690" w:type="dxa"/>
            <w:vAlign w:val="bottom"/>
            <w:hideMark/>
          </w:tcPr>
          <w:p w:rsidR="002640DA" w:rsidRPr="00E33D85" w:rsidRDefault="002640DA" w:rsidP="001333F3">
            <w:pPr>
              <w:spacing w:after="0" w:line="240" w:lineRule="auto"/>
              <w:rPr>
                <w:color w:val="000000"/>
              </w:rPr>
            </w:pPr>
            <w:r w:rsidRPr="00E33D85">
              <w:rPr>
                <w:color w:val="000000"/>
              </w:rPr>
              <w:t>Show user “Unable to process – Call Customer Service” error message</w:t>
            </w:r>
            <w:r w:rsidRPr="00E33D85">
              <w:rPr>
                <w:color w:val="000000"/>
              </w:rPr>
              <w:br/>
              <w:t>Log fatal error</w:t>
            </w:r>
          </w:p>
        </w:tc>
        <w:tc>
          <w:tcPr>
            <w:tcW w:w="1260" w:type="dxa"/>
            <w:noWrap/>
            <w:vAlign w:val="center"/>
            <w:hideMark/>
          </w:tcPr>
          <w:p w:rsidR="002640DA" w:rsidRPr="00E33D85" w:rsidRDefault="002640DA" w:rsidP="001333F3">
            <w:pPr>
              <w:spacing w:after="0" w:line="240" w:lineRule="auto"/>
              <w:jc w:val="center"/>
              <w:rPr>
                <w:color w:val="000000"/>
              </w:rPr>
            </w:pPr>
            <w:r w:rsidRPr="00E33D85">
              <w:rPr>
                <w:color w:val="000000"/>
              </w:rPr>
              <w:t>150</w:t>
            </w:r>
          </w:p>
        </w:tc>
        <w:tc>
          <w:tcPr>
            <w:tcW w:w="2967" w:type="dxa"/>
            <w:vAlign w:val="center"/>
            <w:hideMark/>
          </w:tcPr>
          <w:p w:rsidR="002640DA" w:rsidRPr="00E33D85" w:rsidRDefault="002640DA" w:rsidP="001333F3">
            <w:pPr>
              <w:spacing w:after="0" w:line="240" w:lineRule="auto"/>
              <w:rPr>
                <w:color w:val="000000"/>
              </w:rPr>
            </w:pPr>
            <w:r w:rsidRPr="00E33D85">
              <w:rPr>
                <w:color w:val="000000"/>
              </w:rPr>
              <w:t>Wait a few minutes and resend the request.</w:t>
            </w:r>
          </w:p>
        </w:tc>
      </w:tr>
    </w:tbl>
    <w:p w:rsidR="00BC24CE" w:rsidRPr="00E33D85" w:rsidRDefault="00BC24CE" w:rsidP="00BC24CE"/>
    <w:p w:rsidR="00BC24CE" w:rsidRDefault="00BC24CE" w:rsidP="00BC24CE"/>
    <w:p w:rsidR="00BC24CE" w:rsidRDefault="00BC24CE" w:rsidP="00BC24CE">
      <w:pPr>
        <w:pStyle w:val="Heading3"/>
      </w:pPr>
      <w:bookmarkStart w:id="757" w:name="_Toc491351829"/>
      <w:bookmarkStart w:id="758" w:name="_Toc492911310"/>
      <w:r>
        <w:t>PayPal Express / Credit / Billing Agreement</w:t>
      </w:r>
      <w:bookmarkEnd w:id="757"/>
      <w:bookmarkEnd w:id="758"/>
    </w:p>
    <w:p w:rsidR="00BC24CE" w:rsidRDefault="00BC24CE" w:rsidP="00BC24CE">
      <w:pPr>
        <w:rPr>
          <w:color w:val="000000"/>
        </w:rPr>
      </w:pPr>
      <w:r w:rsidRPr="00D602FC">
        <w:t xml:space="preserve">The following table outlines the possible </w:t>
      </w:r>
      <w:r>
        <w:t>SFCC</w:t>
      </w:r>
      <w:r w:rsidRPr="00D602FC">
        <w:t xml:space="preserve"> actions based on the response of the CyberSource gateway. </w:t>
      </w:r>
      <w:r w:rsidRPr="00D602FC">
        <w:rPr>
          <w:color w:val="000000"/>
        </w:rPr>
        <w:t xml:space="preserve">Each client may choose to handle the response code differently. </w:t>
      </w:r>
    </w:p>
    <w:tbl>
      <w:tblPr>
        <w:tblW w:w="10002" w:type="dxa"/>
        <w:tblInd w:w="93" w:type="dxa"/>
        <w:tblLayout w:type="fixed"/>
        <w:tblLook w:val="04A0" w:firstRow="1" w:lastRow="0" w:firstColumn="1" w:lastColumn="0" w:noHBand="0" w:noVBand="1"/>
      </w:tblPr>
      <w:tblGrid>
        <w:gridCol w:w="2625"/>
        <w:gridCol w:w="3150"/>
        <w:gridCol w:w="990"/>
        <w:gridCol w:w="3237"/>
      </w:tblGrid>
      <w:tr w:rsidR="00BC24CE" w:rsidRPr="00D602FC" w:rsidTr="00991425">
        <w:trPr>
          <w:trHeight w:val="750"/>
        </w:trPr>
        <w:tc>
          <w:tcPr>
            <w:tcW w:w="2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Response</w:t>
            </w:r>
          </w:p>
        </w:tc>
        <w:tc>
          <w:tcPr>
            <w:tcW w:w="315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Cyber-</w:t>
            </w:r>
          </w:p>
          <w:p w:rsidR="00BC24CE" w:rsidRPr="00D602FC" w:rsidRDefault="00BC24CE" w:rsidP="00991425">
            <w:pPr>
              <w:spacing w:after="0" w:line="240" w:lineRule="auto"/>
              <w:rPr>
                <w:b/>
                <w:bCs/>
                <w:color w:val="000000"/>
              </w:rPr>
            </w:pPr>
            <w:r w:rsidRPr="00D602FC">
              <w:rPr>
                <w:b/>
                <w:bCs/>
                <w:color w:val="000000"/>
              </w:rPr>
              <w:t>Source</w:t>
            </w:r>
            <w:r w:rsidRPr="00D602FC">
              <w:rPr>
                <w:b/>
                <w:bCs/>
                <w:color w:val="000000"/>
              </w:rPr>
              <w:br/>
              <w:t>Code</w:t>
            </w:r>
          </w:p>
        </w:tc>
        <w:tc>
          <w:tcPr>
            <w:tcW w:w="3237" w:type="dxa"/>
            <w:tcBorders>
              <w:top w:val="single" w:sz="4" w:space="0" w:color="auto"/>
              <w:left w:val="nil"/>
              <w:bottom w:val="single" w:sz="4" w:space="0" w:color="auto"/>
              <w:right w:val="single" w:sz="4" w:space="0" w:color="auto"/>
            </w:tcBorders>
            <w:shd w:val="clear" w:color="auto" w:fill="BFBFBF" w:themeFill="background1" w:themeFillShade="BF"/>
            <w:vAlign w:val="center"/>
            <w:hideMark/>
          </w:tcPr>
          <w:p w:rsidR="00BC24CE" w:rsidRPr="00D602FC" w:rsidRDefault="00BC24CE" w:rsidP="00991425">
            <w:pPr>
              <w:spacing w:after="0" w:line="240" w:lineRule="auto"/>
              <w:rPr>
                <w:b/>
                <w:bCs/>
                <w:color w:val="000000"/>
              </w:rPr>
            </w:pPr>
            <w:r w:rsidRPr="00D602FC">
              <w:rPr>
                <w:b/>
                <w:bCs/>
                <w:color w:val="000000"/>
              </w:rPr>
              <w:t>CYB</w:t>
            </w:r>
            <w:r w:rsidRPr="00D602FC">
              <w:rPr>
                <w:b/>
                <w:bCs/>
                <w:color w:val="000000"/>
              </w:rPr>
              <w:br/>
              <w:t>suggested response</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Successful transaction.</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Continue Checkout</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100</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Validation Errors</w:t>
            </w: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Request is missing one or more fields</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 xml:space="preserve">SFCC </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101</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missingField_0...N for which fields are missing. Resend the request with the complete information.</w:t>
            </w:r>
          </w:p>
        </w:tc>
      </w:tr>
      <w:tr w:rsidR="00BC24CE" w:rsidRPr="00D602FC" w:rsidTr="00991425">
        <w:trPr>
          <w:trHeight w:val="135"/>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3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r>
      <w:tr w:rsidR="00BC24CE" w:rsidRPr="00D602FC" w:rsidTr="00991425">
        <w:trPr>
          <w:trHeight w:val="12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One or more fields in the request contain invalid data.</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Should not occur as validation should catch this</w:t>
            </w:r>
            <w:r w:rsidRPr="00D602FC">
              <w:rPr>
                <w:color w:val="000000"/>
              </w:rPr>
              <w:br/>
              <w:t>Show user “denied”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102</w:t>
            </w:r>
          </w:p>
        </w:tc>
        <w:tc>
          <w:tcPr>
            <w:tcW w:w="3237"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See the reply field’s invalidField_0...N for which fields are invalid. Resend the request with the correct information.</w:t>
            </w:r>
          </w:p>
        </w:tc>
      </w:tr>
      <w:tr w:rsidR="00BC24CE" w:rsidRPr="00D602FC" w:rsidTr="00991425">
        <w:trPr>
          <w:trHeight w:val="8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lastRenderedPageBreak/>
              <w:t>System Errors</w:t>
            </w: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system failure.</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w:t>
            </w:r>
            <w:r>
              <w:rPr>
                <w:color w:val="000000"/>
              </w:rPr>
              <w:t>” error message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150</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5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9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The request was received but there was a server time-out. </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Pr>
                <w:color w:val="000000"/>
              </w:rPr>
              <w:t xml:space="preserve"> ,</w:t>
            </w:r>
            <w:r w:rsidRPr="00D602FC">
              <w:rPr>
                <w:color w:val="000000"/>
              </w:rPr>
              <w:t>Log error</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151</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Wait a few minutes and resend the request.</w:t>
            </w:r>
          </w:p>
        </w:tc>
      </w:tr>
      <w:tr w:rsidR="00BC24CE" w:rsidRPr="00D602FC" w:rsidTr="00991425">
        <w:trPr>
          <w:trHeight w:val="8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70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pPr>
            <w:r w:rsidRPr="00D602FC">
              <w:t xml:space="preserve">The request just wait and then timeout, ends up as exception on the </w:t>
            </w:r>
            <w:r>
              <w:t>SFCC</w:t>
            </w:r>
            <w:r w:rsidRPr="00D602FC">
              <w:t xml:space="preserve"> script</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pPr>
            <w:r w:rsidRPr="00D602FC">
              <w:t xml:space="preserve">This could be one of the unique scenarios where CyberSource waits for the Merchant’s bank to authorize the order and exceeds timeout sets at the </w:t>
            </w:r>
            <w:r>
              <w:t>SFCC</w:t>
            </w:r>
            <w:r w:rsidRPr="00D602FC">
              <w:t>.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pPr>
            <w:r w:rsidRPr="00D602FC">
              <w:rPr>
                <w:color w:val="000000"/>
              </w:rPr>
              <w:t>Script sets Reason Code to 999</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pPr>
            <w:r w:rsidRPr="00D602FC">
              <w:t xml:space="preserve">Handle at client’s end depending on business rules associated with this scenario. </w:t>
            </w: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rsidR="00BC24CE" w:rsidRPr="00D602FC" w:rsidRDefault="00BC24CE" w:rsidP="00991425">
            <w:pPr>
              <w:spacing w:after="0" w:line="240" w:lineRule="auto"/>
              <w:rPr>
                <w:b/>
                <w:bCs/>
                <w:color w:val="000000"/>
              </w:rPr>
            </w:pPr>
            <w:r w:rsidRPr="00D602FC">
              <w:rPr>
                <w:b/>
                <w:bCs/>
                <w:color w:val="000000"/>
              </w:rPr>
              <w:t>Authorization denied errors</w:t>
            </w: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PayPal rejected the transaction.</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223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3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
        </w:trPr>
        <w:tc>
          <w:tcPr>
            <w:tcW w:w="2625" w:type="dxa"/>
            <w:tcBorders>
              <w:top w:val="nil"/>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195"/>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p>
        </w:tc>
        <w:tc>
          <w:tcPr>
            <w:tcW w:w="315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990"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p>
        </w:tc>
      </w:tr>
      <w:tr w:rsidR="00BC24CE" w:rsidRPr="00D602FC" w:rsidTr="00991425">
        <w:trPr>
          <w:trHeight w:val="600"/>
        </w:trPr>
        <w:tc>
          <w:tcPr>
            <w:tcW w:w="2625" w:type="dxa"/>
            <w:tcBorders>
              <w:top w:val="nil"/>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General decline by PayPal.</w:t>
            </w:r>
          </w:p>
        </w:tc>
        <w:tc>
          <w:tcPr>
            <w:tcW w:w="3150" w:type="dxa"/>
            <w:tcBorders>
              <w:top w:val="nil"/>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nil"/>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t>233</w:t>
            </w:r>
          </w:p>
        </w:tc>
        <w:tc>
          <w:tcPr>
            <w:tcW w:w="3237" w:type="dxa"/>
            <w:tcBorders>
              <w:top w:val="nil"/>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Request a different form of payment option at PayPal Website.</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Gateway Account problem </w:t>
            </w:r>
          </w:p>
        </w:tc>
      </w:tr>
      <w:tr w:rsidR="00BC24CE" w:rsidRPr="00D602FC" w:rsidTr="00991425">
        <w:trPr>
          <w:trHeight w:val="9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There is a problem with your CyberSource merchant configuration.</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234</w:t>
            </w:r>
          </w:p>
        </w:tc>
        <w:tc>
          <w:tcPr>
            <w:tcW w:w="3237" w:type="dxa"/>
            <w:tcBorders>
              <w:top w:val="single" w:sz="4" w:space="0" w:color="auto"/>
              <w:left w:val="nil"/>
              <w:bottom w:val="nil"/>
              <w:right w:val="single" w:sz="4" w:space="0" w:color="auto"/>
            </w:tcBorders>
            <w:vAlign w:val="center"/>
            <w:hideMark/>
          </w:tcPr>
          <w:p w:rsidR="00BC24CE" w:rsidRPr="00D602FC" w:rsidRDefault="00BC24CE" w:rsidP="00991425">
            <w:pPr>
              <w:spacing w:after="0" w:line="240" w:lineRule="auto"/>
              <w:rPr>
                <w:color w:val="000000"/>
              </w:rPr>
            </w:pPr>
            <w:r w:rsidRPr="00D602FC">
              <w:rPr>
                <w:color w:val="000000"/>
              </w:rPr>
              <w:t>Do not resend the request. Contact Customer Support to correct the configuration problem.</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 xml:space="preserve">PayPal rejected the transaction. A successful transaction was already completed for this PayPal </w:t>
            </w:r>
            <w:r w:rsidRPr="00D602FC">
              <w:rPr>
                <w:color w:val="000000"/>
              </w:rPr>
              <w:lastRenderedPageBreak/>
              <w:t>Token value.</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lastRenderedPageBreak/>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w:t>
            </w:r>
            <w:r w:rsidRPr="00D602FC">
              <w:rPr>
                <w:color w:val="000000"/>
              </w:rPr>
              <w:lastRenderedPageBreak/>
              <w:t>logs</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rFonts w:eastAsia="Times New Roman" w:cs="Arial"/>
                <w:sz w:val="18"/>
                <w:szCs w:val="18"/>
              </w:rPr>
              <w:lastRenderedPageBreak/>
              <w:t>238</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BC24CE" w:rsidRPr="00D602FC" w:rsidRDefault="00BC24CE" w:rsidP="00991425">
            <w:pPr>
              <w:spacing w:after="0" w:line="240" w:lineRule="auto"/>
              <w:rPr>
                <w:b/>
                <w:bCs/>
                <w:color w:val="000000"/>
              </w:rPr>
            </w:pPr>
            <w:r w:rsidRPr="00D602FC">
              <w:rPr>
                <w:b/>
                <w:bCs/>
                <w:color w:val="000000"/>
              </w:rPr>
              <w:t>Fraud Management</w:t>
            </w:r>
          </w:p>
        </w:tc>
      </w:tr>
      <w:tr w:rsidR="00BC24CE" w:rsidRPr="00D602FC" w:rsidTr="00991425">
        <w:trPr>
          <w:trHeight w:val="600"/>
        </w:trPr>
        <w:tc>
          <w:tcPr>
            <w:tcW w:w="2625" w:type="dxa"/>
            <w:tcBorders>
              <w:top w:val="single" w:sz="4" w:space="0" w:color="auto"/>
              <w:left w:val="single" w:sz="4" w:space="0" w:color="auto"/>
              <w:bottom w:val="nil"/>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marked for review by Decision Manager.</w:t>
            </w:r>
          </w:p>
        </w:tc>
        <w:tc>
          <w:tcPr>
            <w:tcW w:w="3150" w:type="dxa"/>
            <w:tcBorders>
              <w:top w:val="single" w:sz="4" w:space="0" w:color="auto"/>
              <w:left w:val="nil"/>
              <w:bottom w:val="nil"/>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Proceed with checkout</w:t>
            </w:r>
            <w:r w:rsidRPr="00D602FC">
              <w:rPr>
                <w:color w:val="000000"/>
              </w:rPr>
              <w:br/>
              <w:t xml:space="preserve">Leave </w:t>
            </w:r>
            <w:r>
              <w:rPr>
                <w:color w:val="000000"/>
              </w:rPr>
              <w:t xml:space="preserve">SFCC </w:t>
            </w:r>
            <w:r w:rsidRPr="00D602FC">
              <w:rPr>
                <w:color w:val="000000"/>
              </w:rPr>
              <w:t xml:space="preserve"> order “unconfirmed”</w:t>
            </w:r>
          </w:p>
        </w:tc>
        <w:tc>
          <w:tcPr>
            <w:tcW w:w="990" w:type="dxa"/>
            <w:tcBorders>
              <w:top w:val="single" w:sz="4" w:space="0" w:color="auto"/>
              <w:left w:val="nil"/>
              <w:bottom w:val="nil"/>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480</w:t>
            </w:r>
          </w:p>
        </w:tc>
        <w:tc>
          <w:tcPr>
            <w:tcW w:w="3237" w:type="dxa"/>
            <w:tcBorders>
              <w:top w:val="single" w:sz="4" w:space="0" w:color="auto"/>
              <w:left w:val="nil"/>
              <w:bottom w:val="nil"/>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300"/>
        </w:trPr>
        <w:tc>
          <w:tcPr>
            <w:tcW w:w="2625" w:type="dxa"/>
            <w:tcBorders>
              <w:top w:val="nil"/>
              <w:left w:val="single" w:sz="4" w:space="0" w:color="auto"/>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3150"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c>
          <w:tcPr>
            <w:tcW w:w="990" w:type="dxa"/>
            <w:tcBorders>
              <w:top w:val="nil"/>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 </w:t>
            </w:r>
          </w:p>
        </w:tc>
        <w:tc>
          <w:tcPr>
            <w:tcW w:w="3237" w:type="dxa"/>
            <w:tcBorders>
              <w:top w:val="nil"/>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r w:rsidR="00BC24CE" w:rsidRPr="00D602FC" w:rsidTr="00991425">
        <w:trPr>
          <w:trHeight w:val="900"/>
        </w:trPr>
        <w:tc>
          <w:tcPr>
            <w:tcW w:w="2625" w:type="dxa"/>
            <w:tcBorders>
              <w:top w:val="single" w:sz="4" w:space="0" w:color="auto"/>
              <w:left w:val="single" w:sz="4" w:space="0" w:color="auto"/>
              <w:bottom w:val="single" w:sz="4" w:space="0" w:color="auto"/>
              <w:right w:val="single" w:sz="4" w:space="0" w:color="auto"/>
            </w:tcBorders>
            <w:noWrap/>
            <w:vAlign w:val="center"/>
            <w:hideMark/>
          </w:tcPr>
          <w:p w:rsidR="00BC24CE" w:rsidRPr="00D602FC" w:rsidRDefault="00BC24CE" w:rsidP="00991425">
            <w:pPr>
              <w:spacing w:after="0" w:line="240" w:lineRule="auto"/>
              <w:rPr>
                <w:color w:val="000000"/>
              </w:rPr>
            </w:pPr>
            <w:r w:rsidRPr="00D602FC">
              <w:rPr>
                <w:color w:val="000000"/>
              </w:rPr>
              <w:t>The order is rejected by Decision Manager.</w:t>
            </w:r>
          </w:p>
        </w:tc>
        <w:tc>
          <w:tcPr>
            <w:tcW w:w="3150" w:type="dxa"/>
            <w:tcBorders>
              <w:top w:val="single" w:sz="4" w:space="0" w:color="auto"/>
              <w:left w:val="nil"/>
              <w:bottom w:val="single" w:sz="4" w:space="0" w:color="auto"/>
              <w:right w:val="single" w:sz="4" w:space="0" w:color="auto"/>
            </w:tcBorders>
            <w:vAlign w:val="bottom"/>
            <w:hideMark/>
          </w:tcPr>
          <w:p w:rsidR="00BC24CE" w:rsidRPr="00D602FC" w:rsidRDefault="00BC24CE" w:rsidP="00991425">
            <w:pPr>
              <w:spacing w:after="0" w:line="240" w:lineRule="auto"/>
              <w:rPr>
                <w:color w:val="000000"/>
              </w:rPr>
            </w:pPr>
            <w:r w:rsidRPr="00D602FC">
              <w:rPr>
                <w:color w:val="000000"/>
              </w:rPr>
              <w:t>Show user “Unable to process – Call Customer Service” error message</w:t>
            </w:r>
            <w:r w:rsidRPr="00D602FC">
              <w:rPr>
                <w:color w:val="000000"/>
              </w:rPr>
              <w:br/>
              <w:t xml:space="preserve">Log error message into </w:t>
            </w:r>
            <w:r>
              <w:rPr>
                <w:color w:val="000000"/>
              </w:rPr>
              <w:t>SFCC</w:t>
            </w:r>
            <w:r w:rsidRPr="00D602FC">
              <w:rPr>
                <w:color w:val="000000"/>
              </w:rPr>
              <w:t xml:space="preserve"> logs</w:t>
            </w:r>
          </w:p>
        </w:tc>
        <w:tc>
          <w:tcPr>
            <w:tcW w:w="990" w:type="dxa"/>
            <w:tcBorders>
              <w:top w:val="single" w:sz="4" w:space="0" w:color="auto"/>
              <w:left w:val="nil"/>
              <w:bottom w:val="single" w:sz="4" w:space="0" w:color="auto"/>
              <w:right w:val="single" w:sz="4" w:space="0" w:color="auto"/>
            </w:tcBorders>
            <w:noWrap/>
            <w:vAlign w:val="center"/>
            <w:hideMark/>
          </w:tcPr>
          <w:p w:rsidR="00BC24CE" w:rsidRPr="00D602FC" w:rsidRDefault="00BC24CE" w:rsidP="00991425">
            <w:pPr>
              <w:spacing w:after="0" w:line="240" w:lineRule="auto"/>
              <w:jc w:val="center"/>
              <w:rPr>
                <w:color w:val="000000"/>
              </w:rPr>
            </w:pPr>
            <w:r w:rsidRPr="00D602FC">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BC24CE" w:rsidRPr="00D602FC" w:rsidRDefault="00BC24CE" w:rsidP="00991425">
            <w:pPr>
              <w:spacing w:after="0" w:line="240" w:lineRule="auto"/>
              <w:rPr>
                <w:color w:val="000000"/>
              </w:rPr>
            </w:pPr>
            <w:r w:rsidRPr="00D602FC">
              <w:rPr>
                <w:color w:val="000000"/>
              </w:rPr>
              <w:t> </w:t>
            </w:r>
          </w:p>
        </w:tc>
      </w:tr>
    </w:tbl>
    <w:p w:rsidR="00BC24CE" w:rsidRPr="00D602FC" w:rsidRDefault="00BC24CE" w:rsidP="00BC24CE">
      <w:pPr>
        <w:autoSpaceDE w:val="0"/>
        <w:autoSpaceDN w:val="0"/>
        <w:adjustRightInd w:val="0"/>
        <w:rPr>
          <w:rFonts w:cs="Times New Roman"/>
          <w:b/>
        </w:rPr>
      </w:pPr>
    </w:p>
    <w:p w:rsidR="00FD404F" w:rsidRPr="00D602FC" w:rsidRDefault="00FD404F" w:rsidP="00FD404F">
      <w:pPr>
        <w:rPr>
          <w:color w:val="000000"/>
        </w:rPr>
      </w:pPr>
      <w:r w:rsidRPr="00D602FC">
        <w:rPr>
          <w:b/>
          <w:color w:val="000000"/>
        </w:rPr>
        <w:t>CyberSource PayPal</w:t>
      </w:r>
      <w:r>
        <w:rPr>
          <w:b/>
          <w:color w:val="000000"/>
        </w:rPr>
        <w:t xml:space="preserve"> / PayPal Credit</w:t>
      </w:r>
      <w:r w:rsidRPr="00D602FC">
        <w:rPr>
          <w:b/>
          <w:color w:val="000000"/>
        </w:rPr>
        <w:t xml:space="preserve"> Transactional Flow</w:t>
      </w:r>
      <w:r w:rsidRPr="00D602FC">
        <w:rPr>
          <w:color w:val="000000"/>
        </w:rPr>
        <w:t>:</w:t>
      </w:r>
    </w:p>
    <w:p w:rsidR="00FD404F" w:rsidRPr="00D602FC" w:rsidRDefault="00FD404F" w:rsidP="00FD404F">
      <w:pPr>
        <w:rPr>
          <w:color w:val="000000"/>
        </w:rPr>
      </w:pPr>
      <w:r w:rsidRPr="00D602FC">
        <w:rPr>
          <w:b/>
          <w:color w:val="000000"/>
        </w:rPr>
        <w:t>Step 1</w:t>
      </w:r>
      <w:r w:rsidR="000B6A3D" w:rsidRPr="00D602FC">
        <w:rPr>
          <w:b/>
          <w:color w:val="000000"/>
        </w:rPr>
        <w:t>:</w:t>
      </w:r>
      <w:r w:rsidR="000B6A3D">
        <w:rPr>
          <w:color w:val="000000"/>
        </w:rPr>
        <w:t xml:space="preserve"> Sessions</w:t>
      </w:r>
      <w:r>
        <w:rPr>
          <w:color w:val="000000"/>
        </w:rPr>
        <w:t xml:space="preserve"> </w:t>
      </w:r>
      <w:r w:rsidRPr="00D602FC">
        <w:rPr>
          <w:color w:val="000000"/>
        </w:rPr>
        <w:t xml:space="preserve">Service request and reply— accept item object, bill to, ship to objects, purchase data to generate the PayPal </w:t>
      </w:r>
      <w:r>
        <w:rPr>
          <w:color w:val="000000"/>
        </w:rPr>
        <w:t xml:space="preserve">payment transaction ID. </w:t>
      </w:r>
    </w:p>
    <w:p w:rsidR="00FD404F" w:rsidRPr="00D602FC" w:rsidRDefault="00FD404F" w:rsidP="00FD404F">
      <w:pPr>
        <w:rPr>
          <w:color w:val="000000"/>
        </w:rPr>
      </w:pPr>
      <w:r w:rsidRPr="00D602FC">
        <w:rPr>
          <w:b/>
          <w:color w:val="000000"/>
        </w:rPr>
        <w:t>Step 2</w:t>
      </w:r>
      <w:r w:rsidR="000B6A3D" w:rsidRPr="00D602FC">
        <w:rPr>
          <w:b/>
          <w:color w:val="000000"/>
        </w:rPr>
        <w:t>:</w:t>
      </w:r>
      <w:r w:rsidR="000B6A3D">
        <w:rPr>
          <w:color w:val="000000"/>
        </w:rPr>
        <w:t xml:space="preserve"> Check</w:t>
      </w:r>
      <w:r>
        <w:rPr>
          <w:color w:val="000000"/>
        </w:rPr>
        <w:t xml:space="preserve"> Status</w:t>
      </w:r>
      <w:r w:rsidRPr="00D602FC">
        <w:rPr>
          <w:color w:val="000000"/>
        </w:rPr>
        <w:t xml:space="preserve"> Service request and reply — accept request id, </w:t>
      </w:r>
      <w:r>
        <w:rPr>
          <w:color w:val="000000"/>
        </w:rPr>
        <w:t>payer id</w:t>
      </w:r>
      <w:r w:rsidRPr="00D602FC">
        <w:rPr>
          <w:color w:val="000000"/>
        </w:rPr>
        <w:t xml:space="preserve"> and PayPal </w:t>
      </w:r>
      <w:r>
        <w:rPr>
          <w:color w:val="000000"/>
        </w:rPr>
        <w:t>payment transaction ID</w:t>
      </w:r>
      <w:r w:rsidRPr="00D602FC">
        <w:rPr>
          <w:color w:val="000000"/>
        </w:rPr>
        <w:t xml:space="preserve"> generated by </w:t>
      </w:r>
      <w:r>
        <w:rPr>
          <w:color w:val="000000"/>
        </w:rPr>
        <w:t>sessions</w:t>
      </w:r>
      <w:r w:rsidRPr="00D602FC">
        <w:rPr>
          <w:color w:val="000000"/>
        </w:rPr>
        <w:t xml:space="preserve"> service and return address verification response, payer details and address details.</w:t>
      </w:r>
    </w:p>
    <w:p w:rsidR="00FD404F" w:rsidRPr="00D602FC" w:rsidRDefault="00FD404F" w:rsidP="00FD404F">
      <w:pPr>
        <w:rPr>
          <w:color w:val="000000"/>
        </w:rPr>
      </w:pPr>
      <w:r w:rsidRPr="00D602FC">
        <w:rPr>
          <w:b/>
          <w:color w:val="000000"/>
        </w:rPr>
        <w:t>Step 3:</w:t>
      </w:r>
      <w:r w:rsidRPr="00D602FC">
        <w:rPr>
          <w:color w:val="000000"/>
        </w:rPr>
        <w:t xml:space="preserve"> Order </w:t>
      </w:r>
      <w:r>
        <w:rPr>
          <w:color w:val="000000"/>
        </w:rPr>
        <w:t xml:space="preserve">Service </w:t>
      </w:r>
      <w:r w:rsidRPr="00D602FC">
        <w:rPr>
          <w:color w:val="000000"/>
        </w:rPr>
        <w:t>request and reply— accept payer id and order details to generate order setup response required to authorize the request.</w:t>
      </w:r>
    </w:p>
    <w:p w:rsidR="00FD404F" w:rsidRPr="00D602FC" w:rsidRDefault="00FD404F" w:rsidP="00FD404F">
      <w:pPr>
        <w:rPr>
          <w:color w:val="000000"/>
        </w:rPr>
      </w:pPr>
      <w:r w:rsidRPr="00D602FC">
        <w:rPr>
          <w:b/>
          <w:color w:val="000000"/>
        </w:rPr>
        <w:t>Step 4:</w:t>
      </w:r>
      <w:r w:rsidRPr="00D602FC">
        <w:rPr>
          <w:color w:val="000000"/>
        </w:rPr>
        <w:t xml:space="preserve"> Authorization service request and reply — accept order related details and authorize the order amount.</w:t>
      </w:r>
    </w:p>
    <w:p w:rsidR="00FD404F" w:rsidRPr="00D602FC" w:rsidRDefault="00FD404F" w:rsidP="00FD404F">
      <w:pPr>
        <w:rPr>
          <w:color w:val="000000"/>
        </w:rPr>
      </w:pPr>
      <w:r w:rsidRPr="00D602FC">
        <w:rPr>
          <w:b/>
          <w:color w:val="000000"/>
        </w:rPr>
        <w:t>Step 5:</w:t>
      </w:r>
      <w:r w:rsidRPr="00D602FC">
        <w:rPr>
          <w:color w:val="000000"/>
        </w:rPr>
        <w:t xml:space="preserve"> Capture service request and reply — capture the amount authorized by Authorization service.</w:t>
      </w:r>
    </w:p>
    <w:p w:rsidR="00FD404F" w:rsidRDefault="00FD404F" w:rsidP="005C1822">
      <w:pPr>
        <w:pStyle w:val="BodyText"/>
      </w:pPr>
      <w:r>
        <w:t xml:space="preserve">CyberSource PayPal Billing Agreement </w:t>
      </w:r>
      <w:r w:rsidR="000B6A3D">
        <w:t>Transactional</w:t>
      </w:r>
      <w:r>
        <w:t xml:space="preserve"> Flow:</w:t>
      </w:r>
    </w:p>
    <w:p w:rsidR="00FD404F" w:rsidRDefault="00FD404F" w:rsidP="005C1822">
      <w:pPr>
        <w:pStyle w:val="BodyText"/>
      </w:pPr>
    </w:p>
    <w:p w:rsidR="00FD404F" w:rsidRPr="00025EC4" w:rsidRDefault="00FD404F" w:rsidP="005C1822">
      <w:pPr>
        <w:pStyle w:val="BodyText"/>
      </w:pPr>
      <w:r>
        <w:rPr>
          <w:b/>
        </w:rPr>
        <w:t xml:space="preserve">Step 1: </w:t>
      </w:r>
      <w:r w:rsidRPr="00057737">
        <w:t xml:space="preserve">If Billing Agreement exits for the customer Step 2 will executed. If not Session service will </w:t>
      </w:r>
      <w:r w:rsidRPr="00025EC4">
        <w:t>execute.</w:t>
      </w:r>
    </w:p>
    <w:p w:rsidR="00FD404F" w:rsidRDefault="00FD404F" w:rsidP="005C1822">
      <w:pPr>
        <w:pStyle w:val="BodyText"/>
      </w:pPr>
    </w:p>
    <w:p w:rsidR="00FD404F" w:rsidRDefault="00FD404F" w:rsidP="005C1822">
      <w:pPr>
        <w:pStyle w:val="BodyText"/>
      </w:pPr>
      <w:r>
        <w:rPr>
          <w:b/>
        </w:rPr>
        <w:t xml:space="preserve">Step 2: </w:t>
      </w:r>
      <w:r w:rsidRPr="00057737">
        <w:t>Billing agreement Service request and reply – accept request id of session service.</w:t>
      </w:r>
    </w:p>
    <w:p w:rsidR="00FD404F" w:rsidRDefault="00FD404F" w:rsidP="005C1822">
      <w:pPr>
        <w:pStyle w:val="BodyText"/>
      </w:pPr>
    </w:p>
    <w:p w:rsidR="00FD404F" w:rsidRDefault="00FD404F" w:rsidP="005C1822">
      <w:pPr>
        <w:pStyle w:val="BodyText"/>
      </w:pPr>
      <w:r w:rsidRPr="00057737">
        <w:rPr>
          <w:b/>
        </w:rPr>
        <w:t>Step 3</w:t>
      </w:r>
      <w:r>
        <w:t>: Check Status Service request and reply – accept Customer billing agreement ID.</w:t>
      </w:r>
    </w:p>
    <w:p w:rsidR="00FD404F" w:rsidRDefault="00FD404F" w:rsidP="005C1822">
      <w:pPr>
        <w:pStyle w:val="BodyText"/>
      </w:pPr>
    </w:p>
    <w:p w:rsidR="00FD404F" w:rsidRPr="00025EC4" w:rsidRDefault="00FD404F" w:rsidP="005C1822">
      <w:pPr>
        <w:pStyle w:val="BodyText"/>
      </w:pPr>
      <w:r w:rsidRPr="00057737">
        <w:rPr>
          <w:b/>
        </w:rPr>
        <w:t>Step 4</w:t>
      </w:r>
      <w:r>
        <w:t xml:space="preserve">: Sale </w:t>
      </w:r>
      <w:r w:rsidR="000B6A3D">
        <w:t>Service</w:t>
      </w:r>
      <w:r>
        <w:t xml:space="preserve"> request and reply – accept customer billing agreement ID.</w:t>
      </w:r>
    </w:p>
    <w:p w:rsidR="00FD404F" w:rsidRDefault="00FD404F" w:rsidP="005C1822">
      <w:pPr>
        <w:pStyle w:val="BodyText"/>
      </w:pPr>
    </w:p>
    <w:p w:rsidR="00FD404F" w:rsidRPr="00D602FC" w:rsidRDefault="00FD404F" w:rsidP="005C1822">
      <w:pPr>
        <w:pStyle w:val="BodyText"/>
      </w:pPr>
      <w:r w:rsidRPr="00D602FC">
        <w:rPr>
          <w:b/>
        </w:rPr>
        <w:t>Use Case 1:</w:t>
      </w:r>
      <w:r w:rsidRPr="00D602FC">
        <w:t xml:space="preserve"> Checkout using PayPal Express Checkout on Cart Page</w:t>
      </w:r>
    </w:p>
    <w:p w:rsidR="00FD404F" w:rsidRPr="00D602FC" w:rsidRDefault="00FD404F" w:rsidP="005C1822">
      <w:pPr>
        <w:pStyle w:val="BodyText"/>
      </w:pPr>
      <w:r w:rsidRPr="00D602FC">
        <w:t xml:space="preserve">“PayPal Checkout” button has been added on </w:t>
      </w:r>
      <w:r>
        <w:t>SFCC</w:t>
      </w:r>
      <w:r w:rsidRPr="00D602FC">
        <w:t xml:space="preserve"> reference </w:t>
      </w:r>
      <w:r w:rsidR="000B6A3D" w:rsidRPr="00D602FC">
        <w:t>Site Genesis</w:t>
      </w:r>
      <w:r w:rsidRPr="00D602FC">
        <w:t>.</w:t>
      </w:r>
    </w:p>
    <w:p w:rsidR="00FD404F" w:rsidRPr="00D602FC" w:rsidRDefault="00FD404F" w:rsidP="005C1822">
      <w:pPr>
        <w:pStyle w:val="BodyText"/>
      </w:pPr>
      <w:r w:rsidRPr="00D602FC">
        <w:rPr>
          <w:b/>
        </w:rPr>
        <w:t>Use Case 2:</w:t>
      </w:r>
      <w:r w:rsidRPr="00D602FC">
        <w:t xml:space="preserve"> Checkout using “PayPal Checkout” button on mini cart</w:t>
      </w:r>
    </w:p>
    <w:p w:rsidR="00FD404F" w:rsidRPr="00D602FC" w:rsidRDefault="00FD404F" w:rsidP="005C1822">
      <w:pPr>
        <w:pStyle w:val="BodyText"/>
      </w:pPr>
    </w:p>
    <w:p w:rsidR="00FD404F" w:rsidRDefault="00FD404F" w:rsidP="005C1822">
      <w:pPr>
        <w:pStyle w:val="BodyText"/>
      </w:pPr>
      <w:r w:rsidRPr="00D602FC">
        <w:rPr>
          <w:b/>
        </w:rPr>
        <w:t>Use case 3</w:t>
      </w:r>
      <w:r w:rsidRPr="00D602FC">
        <w:t>: Checkout using Pay Pal as payment method on Payment page.</w:t>
      </w:r>
    </w:p>
    <w:p w:rsidR="00FD404F" w:rsidRDefault="00FD404F" w:rsidP="005C1822">
      <w:pPr>
        <w:pStyle w:val="BodyText"/>
      </w:pPr>
    </w:p>
    <w:p w:rsidR="00FD404F" w:rsidRDefault="00FD404F" w:rsidP="005C1822">
      <w:pPr>
        <w:pStyle w:val="BodyText"/>
      </w:pPr>
      <w:r w:rsidRPr="00057737">
        <w:rPr>
          <w:b/>
        </w:rPr>
        <w:lastRenderedPageBreak/>
        <w:t>Use case 4</w:t>
      </w:r>
      <w:r>
        <w:t>: Checkout using PayPal Credit as payment method on Payment page.</w:t>
      </w:r>
    </w:p>
    <w:p w:rsidR="00FD404F" w:rsidRDefault="00FD404F" w:rsidP="005C1822">
      <w:pPr>
        <w:pStyle w:val="BodyText"/>
      </w:pPr>
    </w:p>
    <w:p w:rsidR="00BC24CE" w:rsidRPr="00D602FC" w:rsidRDefault="00FD404F" w:rsidP="005C1822">
      <w:pPr>
        <w:pStyle w:val="BodyText"/>
      </w:pPr>
      <w:r>
        <w:t>Use case 5: Checkout using PayPal Billing agreement as payment method on Payment page.</w:t>
      </w:r>
    </w:p>
    <w:p w:rsidR="00BC24CE" w:rsidRDefault="00BC24CE" w:rsidP="00BC24CE">
      <w:pPr>
        <w:pStyle w:val="Listenabsatz"/>
        <w:ind w:left="0"/>
        <w:rPr>
          <w:rFonts w:cs="Arial"/>
        </w:rPr>
      </w:pPr>
    </w:p>
    <w:p w:rsidR="002640DA" w:rsidRPr="00E33D85" w:rsidRDefault="002640DA" w:rsidP="002640DA">
      <w:pPr>
        <w:pStyle w:val="Heading3"/>
        <w:rPr>
          <w:rFonts w:asciiTheme="minorHAnsi" w:hAnsiTheme="minorHAnsi"/>
        </w:rPr>
      </w:pPr>
      <w:bookmarkStart w:id="759" w:name="_Toc491351822"/>
      <w:bookmarkStart w:id="760" w:name="_Toc492911311"/>
      <w:r w:rsidRPr="00E33D85">
        <w:rPr>
          <w:rFonts w:asciiTheme="minorHAnsi" w:hAnsiTheme="minorHAnsi"/>
        </w:rPr>
        <w:t>Conversion Detail Report</w:t>
      </w:r>
      <w:bookmarkEnd w:id="759"/>
      <w:bookmarkEnd w:id="760"/>
    </w:p>
    <w:p w:rsidR="002640DA" w:rsidRPr="00E33D85" w:rsidRDefault="002640DA" w:rsidP="005C1822">
      <w:pPr>
        <w:pStyle w:val="BodyText"/>
      </w:pPr>
      <w:r w:rsidRPr="00E33D85">
        <w:t xml:space="preserve">This job pick orders which are initially having decision as REVIEW in </w:t>
      </w:r>
      <w:r w:rsidR="000B6A3D">
        <w:t>CyberSource</w:t>
      </w:r>
      <w:r w:rsidR="000B6A3D" w:rsidRPr="00E33D85">
        <w:t xml:space="preserve"> </w:t>
      </w:r>
      <w:r w:rsidRPr="00E33D85">
        <w:t xml:space="preserve">and later their decision modified as “ACCEPT” or “REJECT” in last 24 hours.  The order status is updated in Demandware through the incoming xml of conversion detail report. </w:t>
      </w:r>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2640DA" w:rsidRPr="00E33D85" w:rsidTr="001333F3">
        <w:tc>
          <w:tcPr>
            <w:tcW w:w="432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Use case scenarios</w:t>
            </w:r>
          </w:p>
        </w:tc>
        <w:tc>
          <w:tcPr>
            <w:tcW w:w="5670"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“ACCEPT”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4320" w:type="dxa"/>
          </w:tcPr>
          <w:p w:rsidR="002640DA" w:rsidRPr="00E33D85" w:rsidRDefault="002640DA" w:rsidP="001333F3">
            <w:pPr>
              <w:spacing w:after="0" w:line="240" w:lineRule="auto"/>
            </w:pPr>
            <w:r w:rsidRPr="00E33D85">
              <w:t xml:space="preserve">Incoming order status is set to “REJECT”  </w:t>
            </w:r>
          </w:p>
        </w:tc>
        <w:tc>
          <w:tcPr>
            <w:tcW w:w="5670"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Status as CANCELLED</w:t>
            </w:r>
          </w:p>
        </w:tc>
      </w:tr>
    </w:tbl>
    <w:p w:rsidR="002640DA" w:rsidRPr="00E33D85" w:rsidRDefault="002640DA" w:rsidP="002640DA">
      <w:pPr>
        <w:pStyle w:val="Heading3"/>
        <w:rPr>
          <w:rFonts w:asciiTheme="minorHAnsi" w:hAnsiTheme="minorHAnsi"/>
        </w:rPr>
      </w:pPr>
      <w:bookmarkStart w:id="761" w:name="_Toc491351823"/>
      <w:bookmarkStart w:id="762" w:name="_Toc492911312"/>
      <w:r>
        <w:rPr>
          <w:rFonts w:asciiTheme="minorHAnsi" w:hAnsiTheme="minorHAnsi"/>
        </w:rPr>
        <w:t>Alternate Payment Check Status Job</w:t>
      </w:r>
      <w:bookmarkEnd w:id="761"/>
      <w:bookmarkEnd w:id="762"/>
    </w:p>
    <w:p w:rsidR="002640DA" w:rsidRPr="00E33D85" w:rsidRDefault="002640DA" w:rsidP="002640DA">
      <w:r w:rsidRPr="00E33D85">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9"/>
        <w:gridCol w:w="1421"/>
        <w:gridCol w:w="1913"/>
        <w:gridCol w:w="2287"/>
        <w:gridCol w:w="3018"/>
      </w:tblGrid>
      <w:tr w:rsidR="002640DA" w:rsidRPr="00E33D85" w:rsidTr="001333F3">
        <w:tc>
          <w:tcPr>
            <w:tcW w:w="1549"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Decision</w:t>
            </w:r>
          </w:p>
        </w:tc>
        <w:tc>
          <w:tcPr>
            <w:tcW w:w="1421" w:type="dxa"/>
            <w:shd w:val="clear" w:color="auto" w:fill="BFBFBF" w:themeFill="background1" w:themeFillShade="BF"/>
          </w:tcPr>
          <w:p w:rsidR="002640DA" w:rsidRDefault="002640DA" w:rsidP="001333F3">
            <w:pPr>
              <w:spacing w:after="0" w:line="240" w:lineRule="auto"/>
              <w:rPr>
                <w:b/>
                <w:bCs/>
                <w:color w:val="000000"/>
              </w:rPr>
            </w:pPr>
            <w:r>
              <w:rPr>
                <w:b/>
                <w:bCs/>
                <w:color w:val="000000"/>
              </w:rPr>
              <w:t>Reason Code</w:t>
            </w:r>
          </w:p>
        </w:tc>
        <w:tc>
          <w:tcPr>
            <w:tcW w:w="1913" w:type="dxa"/>
            <w:shd w:val="clear" w:color="auto" w:fill="BFBFBF" w:themeFill="background1" w:themeFillShade="BF"/>
          </w:tcPr>
          <w:p w:rsidR="002640DA" w:rsidRDefault="002640DA" w:rsidP="001333F3">
            <w:pPr>
              <w:spacing w:after="0" w:line="240" w:lineRule="auto"/>
              <w:rPr>
                <w:b/>
                <w:bCs/>
                <w:color w:val="000000"/>
              </w:rPr>
            </w:pPr>
            <w:r>
              <w:rPr>
                <w:b/>
                <w:bCs/>
                <w:color w:val="000000"/>
              </w:rPr>
              <w:t>Payment Status</w:t>
            </w:r>
          </w:p>
        </w:tc>
        <w:tc>
          <w:tcPr>
            <w:tcW w:w="2287" w:type="dxa"/>
            <w:shd w:val="clear" w:color="auto" w:fill="BFBFBF" w:themeFill="background1" w:themeFillShade="BF"/>
          </w:tcPr>
          <w:p w:rsidR="002640DA" w:rsidRPr="00E33D85" w:rsidRDefault="002640DA" w:rsidP="001333F3">
            <w:pPr>
              <w:spacing w:after="0" w:line="240" w:lineRule="auto"/>
              <w:rPr>
                <w:b/>
                <w:bCs/>
                <w:color w:val="000000"/>
              </w:rPr>
            </w:pPr>
            <w:r>
              <w:rPr>
                <w:b/>
                <w:bCs/>
                <w:color w:val="000000"/>
              </w:rPr>
              <w:t>Description</w:t>
            </w:r>
          </w:p>
        </w:tc>
        <w:tc>
          <w:tcPr>
            <w:tcW w:w="3018" w:type="dxa"/>
            <w:shd w:val="clear" w:color="auto" w:fill="BFBFBF" w:themeFill="background1" w:themeFillShade="BF"/>
          </w:tcPr>
          <w:p w:rsidR="002640DA" w:rsidRPr="00E33D85" w:rsidRDefault="002640DA" w:rsidP="001333F3">
            <w:pPr>
              <w:spacing w:after="0" w:line="240" w:lineRule="auto"/>
              <w:rPr>
                <w:b/>
                <w:bCs/>
                <w:color w:val="000000"/>
              </w:rPr>
            </w:pPr>
            <w:r w:rsidRPr="00E33D85">
              <w:rPr>
                <w:b/>
                <w:bCs/>
                <w:color w:val="000000"/>
              </w:rPr>
              <w:t>Result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Default="002640DA" w:rsidP="001333F3">
            <w:pPr>
              <w:spacing w:after="0" w:line="240" w:lineRule="auto"/>
            </w:pPr>
            <w:r>
              <w:t>COMPLETED</w:t>
            </w:r>
          </w:p>
          <w:p w:rsidR="002640DA" w:rsidRDefault="002640DA" w:rsidP="001333F3">
            <w:pPr>
              <w:spacing w:after="0" w:line="240" w:lineRule="auto"/>
            </w:pPr>
            <w:r>
              <w:t>authorized</w:t>
            </w:r>
          </w:p>
          <w:p w:rsidR="002640DA" w:rsidRDefault="002640DA" w:rsidP="001333F3">
            <w:pPr>
              <w:spacing w:after="0" w:line="240" w:lineRule="auto"/>
            </w:pPr>
            <w:r>
              <w:t>settled</w:t>
            </w:r>
          </w:p>
          <w:p w:rsidR="002640DA" w:rsidRDefault="002640DA" w:rsidP="001333F3">
            <w:pPr>
              <w:spacing w:after="0" w:line="240" w:lineRule="auto"/>
            </w:pP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rsidRPr="00E33D85">
              <w:t>Read order from the order table; Update the status in demandware</w:t>
            </w:r>
          </w:p>
          <w:p w:rsidR="002640DA" w:rsidRPr="00E33D85" w:rsidRDefault="002640DA" w:rsidP="001333F3">
            <w:pPr>
              <w:spacing w:after="0" w:line="240" w:lineRule="auto"/>
            </w:pPr>
            <w:r w:rsidRPr="00E33D85">
              <w:t>The order statuses modified after conversion detail report ran successfully</w:t>
            </w:r>
          </w:p>
          <w:p w:rsidR="002640DA" w:rsidRPr="00E33D85" w:rsidRDefault="002640DA" w:rsidP="001333F3">
            <w:pPr>
              <w:spacing w:after="0" w:line="240" w:lineRule="auto"/>
            </w:pPr>
            <w:r w:rsidRPr="00E33D85">
              <w:t>Order Confirmation Status as CONFIRMED</w:t>
            </w:r>
          </w:p>
          <w:p w:rsidR="002640DA" w:rsidRPr="00E33D85" w:rsidRDefault="002640DA" w:rsidP="001333F3">
            <w:pPr>
              <w:spacing w:after="0" w:line="240" w:lineRule="auto"/>
            </w:pPr>
            <w:r w:rsidRPr="00E33D85">
              <w:t>Order Status as NEW/OPEN</w:t>
            </w:r>
          </w:p>
          <w:p w:rsidR="002640DA" w:rsidRPr="00E33D85" w:rsidRDefault="002640DA" w:rsidP="001333F3">
            <w:pPr>
              <w:spacing w:after="0" w:line="240" w:lineRule="auto"/>
            </w:pPr>
            <w:r w:rsidRPr="00E33D85">
              <w:t>Export Status as Ready For Export</w:t>
            </w:r>
          </w:p>
        </w:tc>
      </w:tr>
      <w:tr w:rsidR="002640DA" w:rsidRPr="00E33D85" w:rsidTr="001333F3">
        <w:tc>
          <w:tcPr>
            <w:tcW w:w="1549" w:type="dxa"/>
          </w:tcPr>
          <w:p w:rsidR="002640DA" w:rsidRPr="00E33D85" w:rsidRDefault="002640DA" w:rsidP="001333F3">
            <w:pPr>
              <w:spacing w:after="0" w:line="240" w:lineRule="auto"/>
            </w:pPr>
            <w:r>
              <w:t>ACCEPT</w:t>
            </w:r>
          </w:p>
        </w:tc>
        <w:tc>
          <w:tcPr>
            <w:tcW w:w="1421" w:type="dxa"/>
          </w:tcPr>
          <w:p w:rsidR="002640DA" w:rsidRPr="00E33D85" w:rsidRDefault="002640DA" w:rsidP="001333F3">
            <w:pPr>
              <w:spacing w:after="0" w:line="240" w:lineRule="auto"/>
            </w:pPr>
            <w:r>
              <w:t>100</w:t>
            </w:r>
          </w:p>
        </w:tc>
        <w:tc>
          <w:tcPr>
            <w:tcW w:w="1913" w:type="dxa"/>
          </w:tcPr>
          <w:p w:rsidR="002640DA" w:rsidRDefault="002640DA" w:rsidP="001333F3">
            <w:pPr>
              <w:spacing w:after="0" w:line="240" w:lineRule="auto"/>
            </w:pPr>
            <w:r>
              <w:t>PENDING</w:t>
            </w:r>
          </w:p>
          <w:p w:rsidR="002640DA" w:rsidRPr="00E33D85" w:rsidRDefault="002640DA" w:rsidP="001333F3">
            <w:pPr>
              <w:spacing w:after="0" w:line="240" w:lineRule="auto"/>
            </w:pPr>
            <w:r>
              <w:t>pending</w:t>
            </w:r>
          </w:p>
        </w:tc>
        <w:tc>
          <w:tcPr>
            <w:tcW w:w="2287" w:type="dxa"/>
          </w:tcPr>
          <w:p w:rsidR="002640DA" w:rsidRPr="00E33D85" w:rsidRDefault="002640DA" w:rsidP="001333F3">
            <w:pPr>
              <w:spacing w:after="0" w:line="240" w:lineRule="auto"/>
            </w:pPr>
            <w:r w:rsidRPr="00A55D32">
              <w:t>Successful transaction.</w:t>
            </w:r>
          </w:p>
        </w:tc>
        <w:tc>
          <w:tcPr>
            <w:tcW w:w="3018" w:type="dxa"/>
          </w:tcPr>
          <w:p w:rsidR="002640DA" w:rsidRPr="00E33D85" w:rsidRDefault="002640DA" w:rsidP="001333F3">
            <w:pPr>
              <w:spacing w:after="0" w:line="240" w:lineRule="auto"/>
            </w:pPr>
            <w:r>
              <w:t>No Demandware Order status updated</w:t>
            </w:r>
          </w:p>
        </w:tc>
      </w:tr>
      <w:tr w:rsidR="002640DA" w:rsidRPr="00E33D85" w:rsidTr="001333F3">
        <w:tc>
          <w:tcPr>
            <w:tcW w:w="1549" w:type="dxa"/>
          </w:tcPr>
          <w:p w:rsidR="002640DA" w:rsidRDefault="002640DA" w:rsidP="001333F3">
            <w:pPr>
              <w:spacing w:after="0" w:line="240" w:lineRule="auto"/>
            </w:pPr>
            <w:r>
              <w:t>ACCEPT</w:t>
            </w:r>
          </w:p>
        </w:tc>
        <w:tc>
          <w:tcPr>
            <w:tcW w:w="1421" w:type="dxa"/>
          </w:tcPr>
          <w:p w:rsidR="002640DA" w:rsidRDefault="002640DA" w:rsidP="001333F3">
            <w:pPr>
              <w:spacing w:after="0" w:line="240" w:lineRule="auto"/>
            </w:pPr>
            <w:r>
              <w:t>100</w:t>
            </w:r>
          </w:p>
        </w:tc>
        <w:tc>
          <w:tcPr>
            <w:tcW w:w="1913" w:type="dxa"/>
          </w:tcPr>
          <w:p w:rsidR="002640DA" w:rsidRPr="00324A96" w:rsidRDefault="002640DA" w:rsidP="001333F3">
            <w:pPr>
              <w:spacing w:after="0" w:line="240" w:lineRule="auto"/>
            </w:pPr>
            <w:r w:rsidRPr="00324A96">
              <w:t>ABANDONED</w:t>
            </w:r>
          </w:p>
          <w:p w:rsidR="002640DA" w:rsidRPr="00324A96" w:rsidRDefault="002640DA" w:rsidP="001333F3">
            <w:pPr>
              <w:spacing w:after="0" w:line="240" w:lineRule="auto"/>
            </w:pPr>
            <w:r w:rsidRPr="00324A96">
              <w:lastRenderedPageBreak/>
              <w:t>TRADE_NOT_EXIST</w:t>
            </w:r>
          </w:p>
          <w:p w:rsidR="002640DA" w:rsidRPr="00324A96" w:rsidRDefault="002640DA" w:rsidP="001333F3">
            <w:pPr>
              <w:spacing w:after="0" w:line="240" w:lineRule="auto"/>
            </w:pPr>
            <w:r w:rsidRPr="00324A96">
              <w:t>Failed</w:t>
            </w:r>
          </w:p>
          <w:p w:rsidR="002640DA" w:rsidRDefault="002640DA" w:rsidP="001333F3">
            <w:pPr>
              <w:spacing w:after="0" w:line="240" w:lineRule="auto"/>
            </w:pPr>
            <w:r w:rsidRPr="00324A96">
              <w:t>abandoned</w:t>
            </w:r>
          </w:p>
        </w:tc>
        <w:tc>
          <w:tcPr>
            <w:tcW w:w="2287" w:type="dxa"/>
          </w:tcPr>
          <w:p w:rsidR="002640DA" w:rsidRPr="00A55D32" w:rsidRDefault="002640DA" w:rsidP="001333F3">
            <w:pPr>
              <w:spacing w:after="0" w:line="240" w:lineRule="auto"/>
            </w:pPr>
            <w:r w:rsidRPr="00A55D32">
              <w:lastRenderedPageBreak/>
              <w:t>Successful transaction.</w:t>
            </w:r>
          </w:p>
        </w:tc>
        <w:tc>
          <w:tcPr>
            <w:tcW w:w="3018" w:type="dxa"/>
          </w:tcPr>
          <w:p w:rsidR="002640DA" w:rsidRDefault="002640DA" w:rsidP="001333F3">
            <w:pPr>
              <w:spacing w:after="0" w:line="240" w:lineRule="auto"/>
            </w:pPr>
            <w:r>
              <w:t>Oder FAILED in Demandware</w:t>
            </w:r>
          </w:p>
        </w:tc>
      </w:tr>
      <w:tr w:rsidR="002640DA" w:rsidRPr="00E33D85" w:rsidTr="001333F3">
        <w:tc>
          <w:tcPr>
            <w:tcW w:w="1549" w:type="dxa"/>
          </w:tcPr>
          <w:p w:rsidR="002640DA" w:rsidRDefault="002640DA" w:rsidP="001333F3">
            <w:pPr>
              <w:spacing w:after="0" w:line="240" w:lineRule="auto"/>
            </w:pPr>
            <w:r>
              <w:t>REJECT/FAILED</w:t>
            </w:r>
          </w:p>
        </w:tc>
        <w:tc>
          <w:tcPr>
            <w:tcW w:w="1421" w:type="dxa"/>
          </w:tcPr>
          <w:p w:rsidR="002640DA" w:rsidRDefault="002640DA" w:rsidP="001333F3">
            <w:pPr>
              <w:spacing w:after="0" w:line="240" w:lineRule="auto"/>
            </w:pPr>
            <w:r>
              <w:t>102,150,203,</w:t>
            </w:r>
          </w:p>
          <w:p w:rsidR="002640DA" w:rsidRDefault="002640DA" w:rsidP="001333F3">
            <w:pPr>
              <w:spacing w:after="0" w:line="240" w:lineRule="auto"/>
            </w:pPr>
            <w:r>
              <w:t>204,233</w:t>
            </w:r>
          </w:p>
        </w:tc>
        <w:tc>
          <w:tcPr>
            <w:tcW w:w="1913" w:type="dxa"/>
          </w:tcPr>
          <w:p w:rsidR="002640DA" w:rsidRPr="00324A96" w:rsidRDefault="002640DA" w:rsidP="001333F3">
            <w:pPr>
              <w:spacing w:after="0" w:line="240" w:lineRule="auto"/>
            </w:pPr>
            <w:r>
              <w:t>failed</w:t>
            </w:r>
          </w:p>
        </w:tc>
        <w:tc>
          <w:tcPr>
            <w:tcW w:w="2287" w:type="dxa"/>
          </w:tcPr>
          <w:p w:rsidR="002640DA" w:rsidRPr="00A55D32" w:rsidRDefault="002640DA" w:rsidP="001333F3">
            <w:pPr>
              <w:spacing w:after="0" w:line="240" w:lineRule="auto"/>
            </w:pPr>
            <w:r w:rsidRPr="00A55D32">
              <w:t>One or more fields in the request contain invalid data.</w:t>
            </w:r>
          </w:p>
          <w:p w:rsidR="002640DA" w:rsidRPr="00A55D32" w:rsidRDefault="002640DA" w:rsidP="001333F3">
            <w:pPr>
              <w:spacing w:after="0" w:line="240" w:lineRule="auto"/>
            </w:pPr>
            <w:r w:rsidRPr="00A55D32">
              <w:t>Processor declined the transaction because of funding source problems, or the transaction was flagged as high risk.</w:t>
            </w:r>
          </w:p>
          <w:p w:rsidR="002640DA" w:rsidRPr="00A55D32" w:rsidRDefault="002640DA" w:rsidP="001333F3">
            <w:pPr>
              <w:spacing w:after="0" w:line="240" w:lineRule="auto"/>
            </w:pPr>
            <w:r w:rsidRPr="00A55D32">
              <w:t>Payment declined because of insufficient funds in the account</w:t>
            </w:r>
          </w:p>
          <w:p w:rsidR="002640DA" w:rsidRPr="00A55D32" w:rsidRDefault="002640DA" w:rsidP="001333F3">
            <w:pPr>
              <w:spacing w:after="0" w:line="240" w:lineRule="auto"/>
            </w:pPr>
            <w:r w:rsidRPr="00A55D32">
              <w:t>Processor declined the transaction because of tax errors or government compliance errors</w:t>
            </w:r>
          </w:p>
        </w:tc>
        <w:tc>
          <w:tcPr>
            <w:tcW w:w="3018" w:type="dxa"/>
          </w:tcPr>
          <w:p w:rsidR="002640DA" w:rsidRDefault="002640DA" w:rsidP="001333F3">
            <w:pPr>
              <w:spacing w:after="0" w:line="240" w:lineRule="auto"/>
            </w:pPr>
            <w:r>
              <w:t>Oder FAILED in Demandware</w:t>
            </w:r>
          </w:p>
        </w:tc>
      </w:tr>
    </w:tbl>
    <w:p w:rsidR="002640DA" w:rsidRPr="00E33D85" w:rsidRDefault="002640DA" w:rsidP="00BC24CE">
      <w:pPr>
        <w:pStyle w:val="Listenabsatz"/>
        <w:ind w:left="0"/>
        <w:rPr>
          <w:rFonts w:cs="Arial"/>
        </w:rPr>
      </w:pPr>
    </w:p>
    <w:p w:rsidR="00BC24CE" w:rsidRPr="00E33D85" w:rsidRDefault="00BC24CE" w:rsidP="00BC24CE">
      <w:pPr>
        <w:pStyle w:val="Heading3"/>
        <w:rPr>
          <w:rFonts w:asciiTheme="minorHAnsi" w:hAnsiTheme="minorHAnsi"/>
        </w:rPr>
      </w:pPr>
      <w:bookmarkStart w:id="763" w:name="_Toc491351832"/>
      <w:bookmarkStart w:id="764" w:name="_Toc492911313"/>
      <w:r>
        <w:rPr>
          <w:rFonts w:asciiTheme="minorHAnsi" w:hAnsiTheme="minorHAnsi"/>
        </w:rPr>
        <w:t xml:space="preserve">CyberSource Decision and DW </w:t>
      </w:r>
      <w:r w:rsidRPr="00E33D85">
        <w:rPr>
          <w:rFonts w:asciiTheme="minorHAnsi" w:hAnsiTheme="minorHAnsi"/>
        </w:rPr>
        <w:t>Order Status Mapping</w:t>
      </w:r>
      <w:bookmarkEnd w:id="763"/>
      <w:bookmarkEnd w:id="764"/>
    </w:p>
    <w:p w:rsidR="00BC24CE" w:rsidRPr="00E33D85" w:rsidRDefault="00BC24CE" w:rsidP="005C1822">
      <w:pPr>
        <w:pStyle w:val="BodyText"/>
      </w:pPr>
    </w:p>
    <w:tbl>
      <w:tblPr>
        <w:tblW w:w="0" w:type="auto"/>
        <w:tblCellMar>
          <w:left w:w="0" w:type="dxa"/>
          <w:right w:w="0" w:type="dxa"/>
        </w:tblCellMar>
        <w:tblLook w:val="04A0" w:firstRow="1" w:lastRow="0" w:firstColumn="1" w:lastColumn="0" w:noHBand="0" w:noVBand="1"/>
      </w:tblPr>
      <w:tblGrid>
        <w:gridCol w:w="1803"/>
        <w:gridCol w:w="1635"/>
        <w:gridCol w:w="2250"/>
        <w:gridCol w:w="1890"/>
        <w:gridCol w:w="2700"/>
      </w:tblGrid>
      <w:tr w:rsidR="00BC24CE" w:rsidRPr="00E33D85" w:rsidTr="00991425">
        <w:tc>
          <w:tcPr>
            <w:tcW w:w="1803"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CYB Status</w:t>
            </w:r>
          </w:p>
        </w:tc>
        <w:tc>
          <w:tcPr>
            <w:tcW w:w="1635"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Order Status</w:t>
            </w:r>
          </w:p>
        </w:tc>
        <w:tc>
          <w:tcPr>
            <w:tcW w:w="225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Confirmation status</w:t>
            </w:r>
          </w:p>
        </w:tc>
        <w:tc>
          <w:tcPr>
            <w:tcW w:w="189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Payment status</w:t>
            </w:r>
          </w:p>
        </w:tc>
        <w:tc>
          <w:tcPr>
            <w:tcW w:w="2700" w:type="dxa"/>
            <w:tcBorders>
              <w:top w:val="single" w:sz="8" w:space="0" w:color="auto"/>
              <w:left w:val="nil"/>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BC24CE" w:rsidRPr="00E33D85" w:rsidRDefault="00BC24CE" w:rsidP="00991425">
            <w:pPr>
              <w:spacing w:after="0" w:line="240" w:lineRule="auto"/>
              <w:rPr>
                <w:rFonts w:cs="Calibri"/>
                <w:b/>
                <w:sz w:val="24"/>
                <w:szCs w:val="24"/>
              </w:rPr>
            </w:pPr>
            <w:r w:rsidRPr="00E33D85">
              <w:rPr>
                <w:b/>
                <w:sz w:val="24"/>
                <w:szCs w:val="24"/>
              </w:rPr>
              <w:t>Export status</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Auth/Accept</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Ready for export</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Capture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New/Open</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Paid</w:t>
            </w:r>
          </w:p>
        </w:tc>
        <w:tc>
          <w:tcPr>
            <w:tcW w:w="2700" w:type="dxa"/>
            <w:tcBorders>
              <w:top w:val="nil"/>
              <w:left w:val="nil"/>
              <w:bottom w:val="single" w:sz="8" w:space="0" w:color="auto"/>
              <w:right w:val="single" w:sz="8" w:space="0" w:color="auto"/>
            </w:tcBorders>
            <w:tcMar>
              <w:top w:w="0" w:type="dxa"/>
              <w:left w:w="108" w:type="dxa"/>
              <w:bottom w:w="0" w:type="dxa"/>
              <w:right w:w="108" w:type="dxa"/>
            </w:tcMar>
          </w:tcPr>
          <w:p w:rsidR="00BC24CE" w:rsidRPr="00E33D85" w:rsidRDefault="00BC24CE" w:rsidP="00991425">
            <w:pPr>
              <w:spacing w:after="0" w:line="240" w:lineRule="auto"/>
              <w:rPr>
                <w:rFonts w:cs="Calibri"/>
                <w:sz w:val="24"/>
                <w:szCs w:val="24"/>
              </w:rPr>
            </w:pP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Pending/Review</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Created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r w:rsidR="00BC24CE" w:rsidRPr="00E33D85" w:rsidTr="00991425">
        <w:tc>
          <w:tcPr>
            <w:tcW w:w="180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Reject/Decline</w:t>
            </w:r>
          </w:p>
        </w:tc>
        <w:tc>
          <w:tcPr>
            <w:tcW w:w="1635"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Failed</w:t>
            </w:r>
          </w:p>
        </w:tc>
        <w:tc>
          <w:tcPr>
            <w:tcW w:w="225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confirmed</w:t>
            </w:r>
          </w:p>
        </w:tc>
        <w:tc>
          <w:tcPr>
            <w:tcW w:w="189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Paid</w:t>
            </w:r>
          </w:p>
        </w:tc>
        <w:tc>
          <w:tcPr>
            <w:tcW w:w="2700" w:type="dxa"/>
            <w:tcBorders>
              <w:top w:val="nil"/>
              <w:left w:val="nil"/>
              <w:bottom w:val="single" w:sz="8" w:space="0" w:color="auto"/>
              <w:right w:val="single" w:sz="8" w:space="0" w:color="auto"/>
            </w:tcBorders>
            <w:tcMar>
              <w:top w:w="0" w:type="dxa"/>
              <w:left w:w="108" w:type="dxa"/>
              <w:bottom w:w="0" w:type="dxa"/>
              <w:right w:w="108" w:type="dxa"/>
            </w:tcMar>
            <w:hideMark/>
          </w:tcPr>
          <w:p w:rsidR="00BC24CE" w:rsidRPr="00E33D85" w:rsidRDefault="00BC24CE" w:rsidP="00991425">
            <w:pPr>
              <w:spacing w:after="0" w:line="240" w:lineRule="auto"/>
              <w:rPr>
                <w:rFonts w:cs="Calibri"/>
                <w:sz w:val="24"/>
                <w:szCs w:val="24"/>
              </w:rPr>
            </w:pPr>
            <w:r w:rsidRPr="00E33D85">
              <w:rPr>
                <w:sz w:val="24"/>
                <w:szCs w:val="24"/>
              </w:rPr>
              <w:t>Not Exported</w:t>
            </w:r>
          </w:p>
        </w:tc>
      </w:tr>
    </w:tbl>
    <w:p w:rsidR="003E37D2" w:rsidRPr="00E33D85" w:rsidRDefault="003E37D2" w:rsidP="003E37D2">
      <w:pPr>
        <w:pStyle w:val="Heading2"/>
        <w:ind w:right="5670"/>
        <w:rPr>
          <w:rFonts w:asciiTheme="minorHAnsi" w:hAnsiTheme="minorHAnsi"/>
        </w:rPr>
      </w:pPr>
      <w:bookmarkStart w:id="765" w:name="_Toc491351833"/>
      <w:bookmarkStart w:id="766" w:name="_Toc368651141"/>
      <w:bookmarkStart w:id="767" w:name="_Toc492911314"/>
      <w:r w:rsidRPr="00E33D85">
        <w:rPr>
          <w:rFonts w:asciiTheme="minorHAnsi" w:hAnsiTheme="minorHAnsi"/>
        </w:rPr>
        <w:t>Limitations, Constraints</w:t>
      </w:r>
      <w:bookmarkEnd w:id="765"/>
      <w:bookmarkEnd w:id="767"/>
    </w:p>
    <w:p w:rsidR="003E37D2" w:rsidRPr="00E33D85" w:rsidRDefault="003E37D2" w:rsidP="00231B25">
      <w:pPr>
        <w:pStyle w:val="Listenabsatz"/>
        <w:numPr>
          <w:ilvl w:val="0"/>
          <w:numId w:val="57"/>
        </w:numPr>
      </w:pPr>
      <w:r w:rsidRPr="00E33D85">
        <w:t>Multiple shipments.  Tax rates are only calculated for a single shipment per order.  To implement tax service calculation for multiple shipments, a separate web service call must be made for each distinct “ship to” location.</w:t>
      </w:r>
    </w:p>
    <w:p w:rsidR="003E37D2" w:rsidRPr="00E33D85" w:rsidRDefault="003E37D2" w:rsidP="00231B25">
      <w:pPr>
        <w:pStyle w:val="Listenabsatz"/>
        <w:numPr>
          <w:ilvl w:val="0"/>
          <w:numId w:val="57"/>
        </w:numPr>
      </w:pPr>
      <w:r w:rsidRPr="00E33D85">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sidRPr="00E33D85">
        <w:rPr>
          <w:vertAlign w:val="superscript"/>
        </w:rPr>
        <w:t>rd</w:t>
      </w:r>
      <w:r w:rsidRPr="00E33D85">
        <w:t xml:space="preserve"> party solutions to play the same role); no default user interface is provided.</w:t>
      </w:r>
    </w:p>
    <w:p w:rsidR="003E37D2" w:rsidRPr="00E33D85" w:rsidRDefault="003E37D2" w:rsidP="00231B25">
      <w:pPr>
        <w:pStyle w:val="Listenabsatz"/>
        <w:numPr>
          <w:ilvl w:val="0"/>
          <w:numId w:val="57"/>
        </w:numPr>
      </w:pPr>
      <w:r w:rsidRPr="00E33D85">
        <w:lastRenderedPageBreak/>
        <w:t xml:space="preserve">Cartridge does not provide changes to support the styling of error and validation messages. Merchant need to make the required changes to meet the style guide for error and validation messaging as per their storefront implementation </w:t>
      </w:r>
    </w:p>
    <w:p w:rsidR="003E37D2" w:rsidRDefault="003E37D2" w:rsidP="00231B25">
      <w:pPr>
        <w:pStyle w:val="Listenabsatz"/>
        <w:numPr>
          <w:ilvl w:val="0"/>
          <w:numId w:val="57"/>
        </w:numPr>
      </w:pPr>
      <w:r w:rsidRPr="00E33D85">
        <w:t>Cartridge support s DW provi</w:t>
      </w:r>
      <w:r>
        <w:t>ded form field validations only</w:t>
      </w:r>
    </w:p>
    <w:p w:rsidR="003E37D2" w:rsidRPr="00E33D85" w:rsidRDefault="003E37D2" w:rsidP="003E37D2">
      <w:pPr>
        <w:pStyle w:val="Listenabsatz"/>
        <w:ind w:left="360"/>
      </w:pPr>
    </w:p>
    <w:p w:rsidR="003E37D2" w:rsidRPr="00E33D85" w:rsidRDefault="003E37D2" w:rsidP="00FC7667">
      <w:pPr>
        <w:pStyle w:val="Listenabsatz"/>
        <w:ind w:left="0"/>
      </w:pPr>
      <w:r w:rsidRPr="00E33D85">
        <w:t>Currently implemented with limitations and constraints:</w:t>
      </w:r>
    </w:p>
    <w:p w:rsidR="003E37D2" w:rsidRPr="00E33D85" w:rsidRDefault="003E37D2" w:rsidP="00231B25">
      <w:pPr>
        <w:pStyle w:val="Listenabsatz"/>
        <w:numPr>
          <w:ilvl w:val="0"/>
          <w:numId w:val="57"/>
        </w:numPr>
      </w:pPr>
      <w:r w:rsidRPr="00E33D85">
        <w:t>Incase user has enabled Decision Manager from CyberSource console for cards, its mandatory to enable Decision Manager from Business Manager Site Preference path: Site -&gt; Site Preferences -&gt; Custom Preferences -&gt; Cybersource -&gt; Decision Manager Enable for Card -&gt; check/uncheck as per decision manager enabled/disabled in CyberSource console.</w:t>
      </w:r>
    </w:p>
    <w:p w:rsidR="003E37D2" w:rsidRPr="00E33D85" w:rsidRDefault="003E37D2" w:rsidP="00231B25">
      <w:pPr>
        <w:pStyle w:val="Listenabsatz"/>
        <w:numPr>
          <w:ilvl w:val="0"/>
          <w:numId w:val="57"/>
        </w:numPr>
      </w:pPr>
      <w:r w:rsidRPr="00E33D85">
        <w:t xml:space="preserve">Merchant to decide “Master Card Auth Indicator” as “Pre Authorization” “FinalAuthorization ” or “Undefined”  from site preferences  for master card. </w:t>
      </w:r>
    </w:p>
    <w:p w:rsidR="003E37D2" w:rsidRDefault="003E37D2" w:rsidP="00231B25">
      <w:pPr>
        <w:pStyle w:val="Listenabsatz"/>
        <w:numPr>
          <w:ilvl w:val="0"/>
          <w:numId w:val="57"/>
        </w:numPr>
      </w:pPr>
      <w:r w:rsidRPr="00E33D85">
        <w:t>Cybersource must take into account Fraud and Risk details, AVS and card security codes available in Payload during transaction authorization, Cartridge will not be performing any additional security/risk checks except the existing CC Auth response handling</w:t>
      </w:r>
    </w:p>
    <w:p w:rsidR="00FC7667" w:rsidRPr="00723C58" w:rsidRDefault="00FC7667" w:rsidP="00231B25">
      <w:pPr>
        <w:pStyle w:val="Listenabsatz"/>
        <w:numPr>
          <w:ilvl w:val="0"/>
          <w:numId w:val="57"/>
        </w:numPr>
        <w:rPr>
          <w:b/>
        </w:rPr>
      </w:pPr>
      <w:r w:rsidRPr="00723C58">
        <w:rPr>
          <w:b/>
        </w:rPr>
        <w:t xml:space="preserve">Unit Test </w:t>
      </w:r>
      <w:r w:rsidR="000B6A3D" w:rsidRPr="00723C58">
        <w:rPr>
          <w:b/>
        </w:rPr>
        <w:t>Interface</w:t>
      </w:r>
      <w:r w:rsidRPr="00723C58">
        <w:rPr>
          <w:b/>
        </w:rPr>
        <w:t>:</w:t>
      </w:r>
    </w:p>
    <w:p w:rsidR="00FC7667" w:rsidRDefault="00FC7667" w:rsidP="00231B25">
      <w:pPr>
        <w:pStyle w:val="Listenabsatz"/>
        <w:numPr>
          <w:ilvl w:val="1"/>
          <w:numId w:val="58"/>
        </w:numPr>
      </w:pPr>
      <w:r w:rsidRPr="00E33D85">
        <w:t>Unit Test Services are developed for the standalone testing purpose only and should not be used directly into production</w:t>
      </w:r>
    </w:p>
    <w:p w:rsidR="00FC7667" w:rsidRPr="00E33D85" w:rsidRDefault="00FC7667" w:rsidP="00231B25">
      <w:pPr>
        <w:pStyle w:val="Listenabsatz"/>
        <w:numPr>
          <w:ilvl w:val="1"/>
          <w:numId w:val="58"/>
        </w:numPr>
      </w:pPr>
      <w:r w:rsidRPr="00E33D85">
        <w:t xml:space="preserve">Custom user interface for view, update and delete subscription. All functionalities are created and working in stand-alone mode in </w:t>
      </w:r>
      <w:r w:rsidRPr="006C1A8B">
        <w:rPr>
          <w:b/>
          <w:bCs/>
        </w:rPr>
        <w:t>CYBServicesTesting</w:t>
      </w:r>
      <w:r w:rsidRPr="00E33D85">
        <w:rPr>
          <w:b/>
          <w:bCs/>
        </w:rPr>
        <w:t>.js</w:t>
      </w:r>
      <w:r w:rsidRPr="00E33D85">
        <w:t xml:space="preserve"> controller. They have to customized and integrated as per the merchant specific needs</w:t>
      </w:r>
    </w:p>
    <w:p w:rsidR="00950A67" w:rsidRPr="00E33D85" w:rsidRDefault="00FC7667" w:rsidP="00231B25">
      <w:pPr>
        <w:pStyle w:val="Listenabsatz"/>
        <w:numPr>
          <w:ilvl w:val="1"/>
          <w:numId w:val="58"/>
        </w:numPr>
      </w:pPr>
      <w:r w:rsidRPr="00E33D85">
        <w:t xml:space="preserve">Custom user interface for Full Authorization Reversal. Full Authorization reversal is created and working in stand-alone mode in </w:t>
      </w:r>
      <w:r w:rsidRPr="006C1A8B">
        <w:rPr>
          <w:b/>
          <w:bCs/>
        </w:rPr>
        <w:t>CYBServicesTesting</w:t>
      </w:r>
      <w:r w:rsidRPr="00E33D85">
        <w:rPr>
          <w:b/>
          <w:bCs/>
        </w:rPr>
        <w:t xml:space="preserve">.js </w:t>
      </w:r>
      <w:r w:rsidRPr="00670379">
        <w:rPr>
          <w:bCs/>
        </w:rPr>
        <w:t>controller</w:t>
      </w:r>
      <w:r w:rsidRPr="00E33D85">
        <w:t>. It has to customized and integrated as per the merchant specific needs</w:t>
      </w:r>
    </w:p>
    <w:p w:rsidR="00950A67" w:rsidRPr="00723C58" w:rsidRDefault="00950A67" w:rsidP="00231B25">
      <w:pPr>
        <w:pStyle w:val="Listenabsatz"/>
        <w:numPr>
          <w:ilvl w:val="0"/>
          <w:numId w:val="57"/>
        </w:numPr>
        <w:rPr>
          <w:b/>
        </w:rPr>
      </w:pPr>
      <w:r w:rsidRPr="00723C58">
        <w:rPr>
          <w:b/>
        </w:rPr>
        <w:t>Alipay Authorization:</w:t>
      </w:r>
    </w:p>
    <w:p w:rsidR="00950A67" w:rsidRPr="00E33D85" w:rsidRDefault="00950A67" w:rsidP="00231B25">
      <w:pPr>
        <w:pStyle w:val="Listenabsatz"/>
        <w:numPr>
          <w:ilvl w:val="0"/>
          <w:numId w:val="78"/>
        </w:numPr>
      </w:pPr>
      <w:r w:rsidRPr="00E33D85">
        <w:t>Testing of Alipay is possible only with Test data provided by CyberSource such as Reconciliation ID that is getting passed to Alipay Initiate Service to get the response back. We don’t have Alipay simulator and access to Alipay live environment</w:t>
      </w:r>
    </w:p>
    <w:p w:rsidR="00950A67" w:rsidRDefault="00950A67" w:rsidP="00231B25">
      <w:pPr>
        <w:pStyle w:val="Listenabsatz"/>
        <w:numPr>
          <w:ilvl w:val="0"/>
          <w:numId w:val="78"/>
        </w:numPr>
      </w:pPr>
      <w:r w:rsidRPr="00E33D85">
        <w:t>CNY is the only hardcoded currency value that has been used for Alipay Domestic requests</w:t>
      </w:r>
    </w:p>
    <w:p w:rsidR="00950A67" w:rsidRDefault="00950A67" w:rsidP="00231B25">
      <w:pPr>
        <w:pStyle w:val="Listenabsatz"/>
        <w:numPr>
          <w:ilvl w:val="0"/>
          <w:numId w:val="78"/>
        </w:numPr>
      </w:pPr>
      <w:r w:rsidRPr="00E33D85">
        <w:t>Order should remain in same state if user closes the browser while transaction is in progress. For example: For Alipay, if user closes the browser while coming back from simulator and before coming to order confirmation page, order will remain in created state</w:t>
      </w:r>
    </w:p>
    <w:p w:rsidR="003E37D2" w:rsidRPr="00723C58" w:rsidRDefault="003E37D2" w:rsidP="00231B25">
      <w:pPr>
        <w:pStyle w:val="Listenabsatz"/>
        <w:numPr>
          <w:ilvl w:val="0"/>
          <w:numId w:val="57"/>
        </w:numPr>
        <w:rPr>
          <w:b/>
        </w:rPr>
      </w:pPr>
      <w:r w:rsidRPr="00723C58">
        <w:rPr>
          <w:b/>
        </w:rPr>
        <w:t>Secure Acceptance:</w:t>
      </w:r>
    </w:p>
    <w:p w:rsidR="003E37D2" w:rsidRPr="00E33D85" w:rsidRDefault="003E37D2" w:rsidP="00231B25">
      <w:pPr>
        <w:pStyle w:val="Listenabsatz"/>
        <w:numPr>
          <w:ilvl w:val="0"/>
          <w:numId w:val="79"/>
        </w:numPr>
      </w:pPr>
      <w:r w:rsidRPr="00E33D85">
        <w:t>Limit storefront order setting must be disable if Merchant post URL is configured</w:t>
      </w:r>
    </w:p>
    <w:p w:rsidR="003E37D2" w:rsidRPr="00E33D85" w:rsidRDefault="003E37D2" w:rsidP="00231B25">
      <w:pPr>
        <w:pStyle w:val="Listenabsatz"/>
        <w:numPr>
          <w:ilvl w:val="0"/>
          <w:numId w:val="79"/>
        </w:numPr>
      </w:pPr>
      <w:r w:rsidRPr="00E33D85">
        <w:t>Cartridge supports five types of cards in secure acceptance (Visa, master card, amex, maestro international, discover)</w:t>
      </w:r>
    </w:p>
    <w:p w:rsidR="003E37D2" w:rsidRPr="00723C58" w:rsidRDefault="003E37D2" w:rsidP="00231B25">
      <w:pPr>
        <w:pStyle w:val="Listenabsatz"/>
        <w:numPr>
          <w:ilvl w:val="0"/>
          <w:numId w:val="57"/>
        </w:numPr>
        <w:rPr>
          <w:b/>
        </w:rPr>
      </w:pPr>
      <w:r w:rsidRPr="00723C58">
        <w:rPr>
          <w:b/>
        </w:rPr>
        <w:t>Visa Checkout:</w:t>
      </w:r>
    </w:p>
    <w:p w:rsidR="003E37D2" w:rsidRPr="00E33D85" w:rsidRDefault="003E37D2" w:rsidP="00231B25">
      <w:pPr>
        <w:pStyle w:val="Listenabsatz"/>
        <w:numPr>
          <w:ilvl w:val="0"/>
          <w:numId w:val="59"/>
        </w:numPr>
      </w:pPr>
      <w:r w:rsidRPr="00E33D85">
        <w:t>“Save Card” option will not be available in the demandware checkout journey, which means tokenization will not be applicable for Visa Transactions</w:t>
      </w:r>
    </w:p>
    <w:p w:rsidR="003E37D2" w:rsidRPr="00723C58" w:rsidRDefault="003E37D2" w:rsidP="00231B25">
      <w:pPr>
        <w:pStyle w:val="Listenabsatz"/>
        <w:numPr>
          <w:ilvl w:val="0"/>
          <w:numId w:val="57"/>
        </w:numPr>
        <w:rPr>
          <w:b/>
        </w:rPr>
      </w:pPr>
      <w:r w:rsidRPr="00723C58">
        <w:rPr>
          <w:b/>
        </w:rPr>
        <w:t>Apple Pay</w:t>
      </w:r>
      <w:r w:rsidRPr="00723C58">
        <w:rPr>
          <w:rStyle w:val="CommentReference"/>
          <w:b/>
        </w:rPr>
        <w:t> </w:t>
      </w:r>
      <w:r w:rsidRPr="00723C58">
        <w:rPr>
          <w:b/>
        </w:rPr>
        <w:t xml:space="preserve"> REST Interface:</w:t>
      </w:r>
    </w:p>
    <w:p w:rsidR="003E37D2" w:rsidRPr="00E33D85" w:rsidRDefault="003E37D2" w:rsidP="00231B25">
      <w:pPr>
        <w:pStyle w:val="Listenabsatz"/>
        <w:numPr>
          <w:ilvl w:val="0"/>
          <w:numId w:val="60"/>
        </w:numPr>
      </w:pPr>
      <w:r w:rsidRPr="00E33D85">
        <w:t xml:space="preserve">Tokenization and Payer authentication is not supported with </w:t>
      </w:r>
      <w:r w:rsidR="000B6A3D" w:rsidRPr="00E33D85">
        <w:t>Apple Pay</w:t>
      </w:r>
      <w:r w:rsidRPr="00E33D85">
        <w:t xml:space="preserve"> Transactions </w:t>
      </w:r>
    </w:p>
    <w:p w:rsidR="003E37D2" w:rsidRDefault="003E37D2" w:rsidP="00231B25">
      <w:pPr>
        <w:pStyle w:val="Listenabsatz"/>
        <w:numPr>
          <w:ilvl w:val="0"/>
          <w:numId w:val="60"/>
        </w:numPr>
      </w:pPr>
      <w:r w:rsidRPr="00E33D85">
        <w:lastRenderedPageBreak/>
        <w:t xml:space="preserve">Developed REST Interface  are just standalone services only and does not support direct integration with DW native </w:t>
      </w:r>
      <w:r w:rsidR="000B6A3D" w:rsidRPr="00E33D85">
        <w:t>Apple Pay</w:t>
      </w:r>
      <w:r w:rsidRPr="00E33D85">
        <w:t xml:space="preserve"> Web functionality, however interface is developed in such a way that Merchant can use individual methods to integrate with DW Native </w:t>
      </w:r>
      <w:r w:rsidR="000B6A3D" w:rsidRPr="00E33D85">
        <w:t>Apple Pay</w:t>
      </w:r>
      <w:r w:rsidRPr="00E33D85">
        <w:t xml:space="preserve"> web</w:t>
      </w:r>
    </w:p>
    <w:p w:rsidR="00C675AE" w:rsidRPr="000E1B3D" w:rsidRDefault="00C675AE" w:rsidP="00C675AE">
      <w:pPr>
        <w:pStyle w:val="Listenabsatz"/>
        <w:numPr>
          <w:ilvl w:val="0"/>
          <w:numId w:val="57"/>
        </w:numPr>
      </w:pPr>
      <w:r w:rsidRPr="00C675AE">
        <w:rPr>
          <w:b/>
        </w:rPr>
        <w:t>Bank</w:t>
      </w:r>
      <w:r>
        <w:t xml:space="preserve"> </w:t>
      </w:r>
      <w:r w:rsidRPr="00C675AE">
        <w:rPr>
          <w:b/>
        </w:rPr>
        <w:t>Transfer</w:t>
      </w:r>
    </w:p>
    <w:p w:rsidR="000E1B3D" w:rsidRPr="00E33D85" w:rsidRDefault="000E1B3D" w:rsidP="000E1B3D">
      <w:pPr>
        <w:pStyle w:val="Listenabsatz"/>
        <w:numPr>
          <w:ilvl w:val="0"/>
          <w:numId w:val="92"/>
        </w:numPr>
      </w:pPr>
      <w:r>
        <w:t>Bank Transfer functionality is specific to APMs with sale a</w:t>
      </w:r>
      <w:r w:rsidR="00DD0524">
        <w:t xml:space="preserve">nd check status service. If service implementation changes </w:t>
      </w:r>
      <w:r w:rsidR="007F2944">
        <w:t xml:space="preserve">apart from sale and check status </w:t>
      </w:r>
      <w:r w:rsidR="00DD0524">
        <w:t>or service input changes are required for any other APM, code changes would be required to made to successfully execute the Bank Transfer functionality</w:t>
      </w:r>
    </w:p>
    <w:p w:rsidR="003D49FF" w:rsidRPr="00E33D85" w:rsidRDefault="003D49FF" w:rsidP="003D49FF">
      <w:pPr>
        <w:pStyle w:val="Heading2"/>
        <w:rPr>
          <w:rFonts w:asciiTheme="minorHAnsi" w:hAnsiTheme="minorHAnsi"/>
        </w:rPr>
      </w:pPr>
      <w:bookmarkStart w:id="768" w:name="_Toc492911315"/>
      <w:r w:rsidRPr="00E33D85">
        <w:rPr>
          <w:rFonts w:asciiTheme="minorHAnsi" w:hAnsiTheme="minorHAnsi"/>
        </w:rPr>
        <w:t>Compatibility</w:t>
      </w:r>
      <w:bookmarkEnd w:id="766"/>
      <w:bookmarkEnd w:id="768"/>
    </w:p>
    <w:p w:rsidR="003D49FF" w:rsidRPr="00E33D85" w:rsidRDefault="003D49FF" w:rsidP="005C1822">
      <w:pPr>
        <w:pStyle w:val="BodyText"/>
      </w:pPr>
      <w:r w:rsidRPr="00E33D85">
        <w:t xml:space="preserve">This cartridge is </w:t>
      </w:r>
      <w:r w:rsidR="000B6A3D">
        <w:t>tested with</w:t>
      </w:r>
      <w:r w:rsidRPr="00E33D85">
        <w:t xml:space="preserve"> Demandware </w:t>
      </w:r>
      <w:r w:rsidR="00262936" w:rsidRPr="00E33D85">
        <w:t xml:space="preserve">Site genesis </w:t>
      </w:r>
      <w:r w:rsidR="00991425">
        <w:t>release code base 17.2</w:t>
      </w:r>
      <w:r w:rsidR="00256271" w:rsidRPr="00E33D85">
        <w:t xml:space="preserve"> and </w:t>
      </w:r>
      <w:r w:rsidR="004E3896" w:rsidRPr="00E33D85">
        <w:t>compatibility</w:t>
      </w:r>
      <w:r w:rsidR="00256271" w:rsidRPr="00E33D85">
        <w:t xml:space="preserve"> mode of 16.2</w:t>
      </w:r>
      <w:r w:rsidR="00174DFA">
        <w:t>.</w:t>
      </w:r>
    </w:p>
    <w:p w:rsidR="003D49FF" w:rsidRPr="00E33D85" w:rsidRDefault="003D49FF" w:rsidP="003D49FF">
      <w:pPr>
        <w:pStyle w:val="Heading1"/>
        <w:framePr w:wrap="auto" w:vAnchor="margin" w:yAlign="inline"/>
        <w:rPr>
          <w:rFonts w:asciiTheme="minorHAnsi" w:hAnsiTheme="minorHAnsi"/>
        </w:rPr>
      </w:pPr>
      <w:bookmarkStart w:id="769" w:name="_Toc368651142"/>
      <w:bookmarkStart w:id="770" w:name="_Toc492911316"/>
      <w:r w:rsidRPr="00E33D85">
        <w:rPr>
          <w:rFonts w:asciiTheme="minorHAnsi" w:hAnsiTheme="minorHAnsi"/>
        </w:rPr>
        <w:t>Implementation Guide</w:t>
      </w:r>
      <w:bookmarkEnd w:id="769"/>
      <w:bookmarkEnd w:id="770"/>
    </w:p>
    <w:p w:rsidR="00747254" w:rsidRPr="00E33D85" w:rsidRDefault="00747254" w:rsidP="00747254">
      <w:pPr>
        <w:pStyle w:val="Heading2"/>
        <w:spacing w:before="0" w:after="0"/>
        <w:rPr>
          <w:rFonts w:asciiTheme="minorHAnsi" w:hAnsiTheme="minorHAnsi"/>
        </w:rPr>
      </w:pPr>
      <w:bookmarkStart w:id="771" w:name="_Toc368651144"/>
      <w:bookmarkStart w:id="772" w:name="_Toc492911317"/>
      <w:r w:rsidRPr="00E33D85">
        <w:rPr>
          <w:rFonts w:asciiTheme="minorHAnsi" w:hAnsiTheme="minorHAnsi"/>
        </w:rPr>
        <w:t>Custom Code</w:t>
      </w:r>
      <w:bookmarkEnd w:id="771"/>
      <w:bookmarkEnd w:id="772"/>
    </w:p>
    <w:p w:rsidR="00747254" w:rsidRPr="00E33D85" w:rsidRDefault="00747254" w:rsidP="00747254">
      <w:pPr>
        <w:pStyle w:val="Body"/>
        <w:rPr>
          <w:rFonts w:asciiTheme="minorHAnsi" w:hAnsiTheme="minorHAnsi"/>
        </w:rPr>
      </w:pPr>
      <w:bookmarkStart w:id="773" w:name="_Toc368651146"/>
    </w:p>
    <w:p w:rsidR="00930C91" w:rsidRDefault="000B6A3D" w:rsidP="00747254">
      <w:pPr>
        <w:pStyle w:val="Body"/>
        <w:rPr>
          <w:rFonts w:asciiTheme="minorHAnsi" w:hAnsiTheme="minorHAnsi" w:cstheme="minorBidi"/>
          <w:bCs/>
          <w:color w:val="000000" w:themeColor="text1"/>
          <w:sz w:val="22"/>
          <w:szCs w:val="22"/>
        </w:rPr>
      </w:pPr>
      <w:r w:rsidRPr="005174B5">
        <w:rPr>
          <w:rFonts w:asciiTheme="minorHAnsi" w:hAnsiTheme="minorHAnsi" w:cstheme="minorBidi"/>
          <w:b/>
          <w:bCs/>
          <w:color w:val="000000" w:themeColor="text1"/>
          <w:sz w:val="24"/>
          <w:szCs w:val="22"/>
        </w:rPr>
        <w:t>Pre-Requisite:</w:t>
      </w:r>
      <w:r w:rsidRPr="005174B5">
        <w:rPr>
          <w:rFonts w:asciiTheme="minorHAnsi" w:hAnsiTheme="minorHAnsi" w:cstheme="minorBidi"/>
          <w:bCs/>
          <w:color w:val="000000" w:themeColor="text1"/>
          <w:sz w:val="24"/>
          <w:szCs w:val="22"/>
        </w:rPr>
        <w:t xml:space="preserve"> </w:t>
      </w:r>
      <w:r w:rsidRPr="005174B5">
        <w:rPr>
          <w:rFonts w:asciiTheme="minorHAnsi" w:hAnsiTheme="minorHAnsi" w:cstheme="minorBidi"/>
          <w:bCs/>
          <w:color w:val="000000" w:themeColor="text1"/>
          <w:sz w:val="22"/>
          <w:szCs w:val="22"/>
        </w:rPr>
        <w:t>Make</w:t>
      </w:r>
      <w:r w:rsidR="00930C91" w:rsidRPr="005174B5">
        <w:rPr>
          <w:rFonts w:asciiTheme="minorHAnsi" w:hAnsiTheme="minorHAnsi" w:cstheme="minorBidi"/>
          <w:bCs/>
          <w:color w:val="000000" w:themeColor="text1"/>
          <w:sz w:val="22"/>
          <w:szCs w:val="22"/>
        </w:rPr>
        <w:t xml:space="preserve"> sure the controller cartridges of site site-genesis is (say, e.g. app_storefront_controllers and “int_cybersource</w:t>
      </w:r>
      <w:r w:rsidRPr="005174B5">
        <w:rPr>
          <w:rFonts w:asciiTheme="minorHAnsi" w:hAnsiTheme="minorHAnsi" w:cstheme="minorBidi"/>
          <w:bCs/>
          <w:color w:val="000000" w:themeColor="text1"/>
          <w:sz w:val="22"/>
          <w:szCs w:val="22"/>
        </w:rPr>
        <w:t>, int</w:t>
      </w:r>
      <w:r w:rsidR="00930C91" w:rsidRPr="005174B5">
        <w:rPr>
          <w:rFonts w:asciiTheme="minorHAnsi" w:hAnsiTheme="minorHAnsi" w:cstheme="minorBidi"/>
          <w:bCs/>
          <w:color w:val="000000" w:themeColor="text1"/>
          <w:sz w:val="22"/>
          <w:szCs w:val="22"/>
        </w:rPr>
        <w:t>_cybersource_controllers” are specified in Site Settings path under Manage Sites &gt; Merchant Site as per current site</w:t>
      </w:r>
    </w:p>
    <w:p w:rsidR="00D22D38" w:rsidRDefault="00D22D38" w:rsidP="00D22D38">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Modify the references of actual storefront cartridges in cybersource cartridges</w:t>
      </w:r>
      <w:r>
        <w:rPr>
          <w:rFonts w:asciiTheme="minorHAnsi" w:hAnsiTheme="minorHAnsi" w:cstheme="minorBidi"/>
          <w:bCs/>
          <w:color w:val="000000" w:themeColor="text1"/>
          <w:sz w:val="22"/>
          <w:szCs w:val="22"/>
        </w:rPr>
        <w:t xml:space="preserve"> under </w:t>
      </w:r>
      <w:r w:rsidRPr="00B03041">
        <w:rPr>
          <w:rFonts w:asciiTheme="minorHAnsi" w:hAnsiTheme="minorHAnsi" w:cstheme="minorBidi"/>
          <w:bCs/>
          <w:color w:val="000000" w:themeColor="text1"/>
          <w:sz w:val="22"/>
          <w:szCs w:val="22"/>
        </w:rPr>
        <w:t>CybersourceConstants.ds</w:t>
      </w:r>
      <w:r w:rsidRPr="00E33D85">
        <w:rPr>
          <w:rFonts w:asciiTheme="minorHAnsi" w:hAnsiTheme="minorHAnsi" w:cstheme="minorBidi"/>
          <w:bCs/>
          <w:color w:val="000000" w:themeColor="text1"/>
          <w:sz w:val="22"/>
          <w:szCs w:val="22"/>
        </w:rPr>
        <w:t xml:space="preserve"> during cybersource integration</w:t>
      </w:r>
      <w:r>
        <w:rPr>
          <w:rFonts w:asciiTheme="minorHAnsi" w:hAnsiTheme="minorHAnsi" w:cstheme="minorBidi"/>
          <w:bCs/>
          <w:color w:val="000000" w:themeColor="text1"/>
          <w:sz w:val="22"/>
          <w:szCs w:val="22"/>
        </w:rPr>
        <w:t xml:space="preserve"> using below constants</w:t>
      </w:r>
      <w:r w:rsidRPr="00E33D85">
        <w:rPr>
          <w:rFonts w:asciiTheme="minorHAnsi" w:hAnsiTheme="minorHAnsi" w:cstheme="minorBidi"/>
          <w:bCs/>
          <w:color w:val="000000" w:themeColor="text1"/>
          <w:sz w:val="22"/>
          <w:szCs w:val="22"/>
        </w:rPr>
        <w:t xml:space="preserve">. </w:t>
      </w:r>
    </w:p>
    <w:p w:rsidR="00D22D38" w:rsidRPr="00243BE4" w:rsidRDefault="00D22D38" w:rsidP="00D22D38">
      <w:pPr>
        <w:pStyle w:val="Body"/>
        <w:numPr>
          <w:ilvl w:val="0"/>
          <w:numId w:val="57"/>
        </w:numPr>
        <w:rPr>
          <w:rFonts w:asciiTheme="minorHAnsi" w:hAnsiTheme="minorHAnsi" w:cstheme="minorBidi"/>
          <w:bCs/>
          <w:color w:val="000000" w:themeColor="text1"/>
          <w:sz w:val="22"/>
          <w:szCs w:val="22"/>
        </w:rPr>
      </w:pPr>
      <w:r w:rsidRPr="00243BE4">
        <w:rPr>
          <w:rFonts w:asciiTheme="minorHAnsi" w:hAnsiTheme="minorHAnsi" w:cstheme="minorBidi"/>
          <w:bCs/>
          <w:color w:val="000000" w:themeColor="text1"/>
          <w:sz w:val="22"/>
          <w:szCs w:val="22"/>
        </w:rPr>
        <w:t>CybersourceConstants.SG_CORE</w:t>
      </w:r>
    </w:p>
    <w:p w:rsidR="00D22D38" w:rsidRDefault="00D22D38" w:rsidP="00D22D38">
      <w:pPr>
        <w:pStyle w:val="Body"/>
        <w:numPr>
          <w:ilvl w:val="0"/>
          <w:numId w:val="57"/>
        </w:numPr>
        <w:rPr>
          <w:rFonts w:asciiTheme="minorHAnsi" w:hAnsiTheme="minorHAnsi" w:cstheme="minorBidi"/>
          <w:bCs/>
          <w:color w:val="000000" w:themeColor="text1"/>
          <w:sz w:val="22"/>
          <w:szCs w:val="22"/>
        </w:rPr>
      </w:pPr>
      <w:r w:rsidRPr="00243BE4">
        <w:rPr>
          <w:rFonts w:asciiTheme="minorHAnsi" w:hAnsiTheme="minorHAnsi" w:cstheme="minorBidi"/>
          <w:bCs/>
          <w:color w:val="000000" w:themeColor="text1"/>
          <w:sz w:val="22"/>
          <w:szCs w:val="22"/>
        </w:rPr>
        <w:t>CybersourceConstants.</w:t>
      </w:r>
      <w:r w:rsidRPr="00D22D38">
        <w:rPr>
          <w:rFonts w:asciiTheme="minorHAnsi" w:hAnsiTheme="minorHAnsi" w:cstheme="minorBidi"/>
          <w:bCs/>
          <w:color w:val="000000" w:themeColor="text1"/>
          <w:sz w:val="22"/>
          <w:szCs w:val="22"/>
        </w:rPr>
        <w:t>SG_CONTROLLER</w:t>
      </w:r>
    </w:p>
    <w:p w:rsidR="00D22D38" w:rsidRPr="00E33D85" w:rsidRDefault="00D22D38" w:rsidP="00D22D38">
      <w:pPr>
        <w:pStyle w:val="Body"/>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Cybersource cartridge is developed assuming storefront cartridge naming conventions as:</w:t>
      </w:r>
    </w:p>
    <w:p w:rsidR="00D22D38" w:rsidRPr="00E33D85" w:rsidRDefault="00D22D38" w:rsidP="00D22D38">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app_storefront_core</w:t>
      </w:r>
    </w:p>
    <w:p w:rsidR="00531423" w:rsidRPr="00E33D85" w:rsidRDefault="00D22D38" w:rsidP="00DF0F61">
      <w:pPr>
        <w:pStyle w:val="Body"/>
        <w:numPr>
          <w:ilvl w:val="0"/>
          <w:numId w:val="57"/>
        </w:numPr>
        <w:rPr>
          <w:rFonts w:asciiTheme="minorHAnsi" w:hAnsiTheme="minorHAnsi" w:cstheme="minorBidi"/>
          <w:bCs/>
          <w:color w:val="000000" w:themeColor="text1"/>
          <w:sz w:val="22"/>
          <w:szCs w:val="22"/>
        </w:rPr>
      </w:pPr>
      <w:r w:rsidRPr="00E33D85">
        <w:rPr>
          <w:rFonts w:asciiTheme="minorHAnsi" w:hAnsiTheme="minorHAnsi" w:cstheme="minorBidi"/>
          <w:bCs/>
          <w:color w:val="000000" w:themeColor="text1"/>
          <w:sz w:val="22"/>
          <w:szCs w:val="22"/>
        </w:rPr>
        <w:t>app_storefron</w:t>
      </w:r>
      <w:r>
        <w:rPr>
          <w:rFonts w:asciiTheme="minorHAnsi" w:hAnsiTheme="minorHAnsi" w:cstheme="minorBidi"/>
          <w:bCs/>
          <w:color w:val="000000" w:themeColor="text1"/>
          <w:sz w:val="22"/>
          <w:szCs w:val="22"/>
        </w:rPr>
        <w:t>t</w:t>
      </w:r>
      <w:r w:rsidRPr="00E33D85">
        <w:rPr>
          <w:rFonts w:asciiTheme="minorHAnsi" w:hAnsiTheme="minorHAnsi" w:cstheme="minorBidi"/>
          <w:bCs/>
          <w:color w:val="000000" w:themeColor="text1"/>
          <w:sz w:val="22"/>
          <w:szCs w:val="22"/>
        </w:rPr>
        <w:t>_</w:t>
      </w:r>
      <w:r w:rsidRPr="003B1843">
        <w:rPr>
          <w:rFonts w:asciiTheme="minorHAnsi" w:hAnsiTheme="minorHAnsi"/>
          <w:sz w:val="22"/>
          <w:szCs w:val="22"/>
        </w:rPr>
        <w:t xml:space="preserve"> </w:t>
      </w:r>
      <w:r>
        <w:rPr>
          <w:rFonts w:asciiTheme="minorHAnsi" w:hAnsiTheme="minorHAnsi"/>
          <w:sz w:val="22"/>
          <w:szCs w:val="22"/>
        </w:rPr>
        <w:t>controllers</w:t>
      </w:r>
    </w:p>
    <w:p w:rsidR="00747254" w:rsidRPr="00E33D85" w:rsidRDefault="00747254" w:rsidP="00747254">
      <w:pPr>
        <w:pStyle w:val="Heading3"/>
        <w:spacing w:before="0" w:after="0"/>
        <w:rPr>
          <w:rFonts w:asciiTheme="minorHAnsi" w:hAnsiTheme="minorHAnsi"/>
        </w:rPr>
      </w:pPr>
      <w:bookmarkStart w:id="774" w:name="_Toc492911318"/>
      <w:r w:rsidRPr="00E33D85">
        <w:rPr>
          <w:rFonts w:asciiTheme="minorHAnsi" w:hAnsiTheme="minorHAnsi"/>
        </w:rPr>
        <w:t>Generic Section</w:t>
      </w:r>
      <w:bookmarkEnd w:id="774"/>
    </w:p>
    <w:p w:rsidR="00747254" w:rsidRPr="00E33D85" w:rsidRDefault="00747254" w:rsidP="00747254">
      <w:pPr>
        <w:pStyle w:val="Heading4"/>
        <w:rPr>
          <w:rFonts w:asciiTheme="minorHAnsi" w:hAnsiTheme="minorHAnsi"/>
        </w:rPr>
      </w:pPr>
      <w:r w:rsidRPr="00E33D85">
        <w:rPr>
          <w:rFonts w:asciiTheme="minorHAnsi" w:hAnsiTheme="minorHAnsi"/>
        </w:rPr>
        <w:t>Controller - COPlaceOrder.js</w:t>
      </w:r>
    </w:p>
    <w:p w:rsidR="00747254" w:rsidRPr="00E33D85" w:rsidRDefault="00747254" w:rsidP="00747254">
      <w:pPr>
        <w:pStyle w:val="Heading5"/>
        <w:rPr>
          <w:rFonts w:asciiTheme="minorHAnsi" w:hAnsiTheme="minorHAnsi"/>
        </w:rPr>
      </w:pPr>
      <w:r w:rsidRPr="00E33D85">
        <w:rPr>
          <w:rFonts w:asciiTheme="minorHAnsi" w:hAnsiTheme="minorHAnsi"/>
        </w:rPr>
        <w:t>Update “handlePayments” Function</w:t>
      </w:r>
    </w:p>
    <w:p w:rsidR="00747254" w:rsidRPr="00E33D85" w:rsidRDefault="00747254" w:rsidP="007D5AFD">
      <w:pPr>
        <w:pStyle w:val="ListParagraph"/>
        <w:numPr>
          <w:ilvl w:val="0"/>
          <w:numId w:val="32"/>
        </w:numPr>
      </w:pPr>
      <w:r w:rsidRPr="00E33D85">
        <w:t>This function use for invoke payment processor Authorize function and check the result</w:t>
      </w:r>
    </w:p>
    <w:p w:rsidR="00747254" w:rsidRPr="00E33D85" w:rsidRDefault="00747254" w:rsidP="007D5AFD">
      <w:pPr>
        <w:pStyle w:val="ListParagraph"/>
        <w:numPr>
          <w:ilvl w:val="0"/>
          <w:numId w:val="32"/>
        </w:numPr>
      </w:pPr>
      <w:r w:rsidRPr="00E33D85">
        <w:t>Check for the result of authorization as failed</w:t>
      </w:r>
    </w:p>
    <w:p w:rsidR="00747254" w:rsidRDefault="00747254" w:rsidP="007D5AFD">
      <w:pPr>
        <w:pStyle w:val="ListParagraph"/>
        <w:numPr>
          <w:ilvl w:val="0"/>
          <w:numId w:val="32"/>
        </w:numPr>
      </w:pPr>
      <w:r w:rsidRPr="00E33D85">
        <w:lastRenderedPageBreak/>
        <w:t>Return authorization result rather than empty when there is no error occurred</w:t>
      </w:r>
    </w:p>
    <w:tbl>
      <w:tblPr>
        <w:tblStyle w:val="TableGrid"/>
        <w:tblW w:w="0" w:type="auto"/>
        <w:tblLook w:val="04A0" w:firstRow="1" w:lastRow="0" w:firstColumn="1" w:lastColumn="0" w:noHBand="0" w:noVBand="1"/>
      </w:tblPr>
      <w:tblGrid>
        <w:gridCol w:w="10296"/>
      </w:tblGrid>
      <w:tr w:rsidR="00460CA2" w:rsidTr="00460CA2">
        <w:tc>
          <w:tcPr>
            <w:tcW w:w="10296" w:type="dxa"/>
          </w:tcPr>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handlePayments(order)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highlight w:val="yellow"/>
              </w:rPr>
              <w:t>var</w:t>
            </w:r>
            <w:r w:rsidRPr="00460CA2">
              <w:rPr>
                <w:rFonts w:eastAsia="Times New Roman" w:cs="Consolas"/>
                <w:color w:val="000000"/>
                <w:sz w:val="20"/>
                <w:szCs w:val="20"/>
                <w:highlight w:val="yellow"/>
              </w:rPr>
              <w:t xml:space="preserve"> authorizationResult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(order.getTotalNetPrice() !== 0.00)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paymentInstruments = order.getPaymentInstruments();</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(paymentInstruments.length === 0)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missingPaymentInfo: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*SetsthetransactionIDforthepaymentinstrument.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3F5FBF"/>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handlePaymentTransaction = </w:t>
            </w:r>
            <w:r w:rsidRPr="00460CA2">
              <w:rPr>
                <w:rFonts w:eastAsia="Times New Roman" w:cs="Consolas"/>
                <w:b/>
                <w:bCs/>
                <w:color w:val="7F0055"/>
                <w:sz w:val="20"/>
                <w:szCs w:val="20"/>
              </w:rPr>
              <w:t>function</w:t>
            </w:r>
            <w:r w:rsidRPr="00460CA2">
              <w:rPr>
                <w:rFonts w:eastAsia="Times New Roman" w:cs="Consolas"/>
                <w:color w:val="000000"/>
                <w:sz w:val="20"/>
                <w:szCs w:val="20"/>
              </w:rPr>
              <w:t xml:space="preserve"> ()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paymentInstrument.getPaymentTransaction().setTransactionID(order.getOrderNo());</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for</w:t>
            </w:r>
            <w:r w:rsidRPr="00460CA2">
              <w:rPr>
                <w:rFonts w:eastAsia="Times New Roman" w:cs="Consolas"/>
                <w:color w:val="000000"/>
                <w:sz w:val="20"/>
                <w:szCs w:val="20"/>
              </w:rPr>
              <w:t xml:space="preserve"> (</w:t>
            </w:r>
            <w:r w:rsidRPr="00460CA2">
              <w:rPr>
                <w:rFonts w:eastAsia="Times New Roman" w:cs="Consolas"/>
                <w:b/>
                <w:bCs/>
                <w:color w:val="7F0055"/>
                <w:sz w:val="20"/>
                <w:szCs w:val="20"/>
              </w:rPr>
              <w:t>var</w:t>
            </w:r>
            <w:r w:rsidRPr="00460CA2">
              <w:rPr>
                <w:rFonts w:eastAsia="Times New Roman" w:cs="Consolas"/>
                <w:color w:val="000000"/>
                <w:sz w:val="20"/>
                <w:szCs w:val="20"/>
              </w:rPr>
              <w:t xml:space="preserve"> i = 0; i &lt; paymentInstruments.length; i++)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var</w:t>
            </w:r>
            <w:r w:rsidRPr="00460CA2">
              <w:rPr>
                <w:rFonts w:eastAsia="Times New Roman" w:cs="Consolas"/>
                <w:color w:val="000000"/>
                <w:sz w:val="20"/>
                <w:szCs w:val="20"/>
              </w:rPr>
              <w:t xml:space="preserve"> paymentInstrument = paymentInstruments[i];</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if</w:t>
            </w:r>
            <w:r w:rsidRPr="00460CA2">
              <w:rPr>
                <w:rFonts w:eastAsia="Times New Roman" w:cs="Consolas"/>
                <w:color w:val="000000"/>
                <w:sz w:val="20"/>
                <w:szCs w:val="20"/>
              </w:rPr>
              <w:t xml:space="preserve"> (PaymentMgr.getPaymentMethod(paymentInstrument.getPaymentMethod()).getPaymentProcessor() === </w:t>
            </w:r>
            <w:r w:rsidRPr="00460CA2">
              <w:rPr>
                <w:rFonts w:eastAsia="Times New Roman" w:cs="Consolas"/>
                <w:b/>
                <w:bCs/>
                <w:color w:val="7F0055"/>
                <w:sz w:val="20"/>
                <w:szCs w:val="20"/>
              </w:rPr>
              <w:t>null</w:t>
            </w:r>
            <w:r w:rsidRPr="00460CA2">
              <w:rPr>
                <w:rFonts w:eastAsia="Times New Roman" w:cs="Consolas"/>
                <w:color w:val="000000"/>
                <w:sz w:val="20"/>
                <w:szCs w:val="20"/>
              </w:rPr>
              <w:t>)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Transaction.wrap(handlePaymentTransaction);</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 </w:t>
            </w:r>
            <w:r w:rsidRPr="00460CA2">
              <w:rPr>
                <w:rFonts w:eastAsia="Times New Roman" w:cs="Consolas"/>
                <w:b/>
                <w:bCs/>
                <w:color w:val="7F0055"/>
                <w:sz w:val="20"/>
                <w:szCs w:val="20"/>
              </w:rPr>
              <w:t>else</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r w:rsidRPr="00460CA2">
              <w:rPr>
                <w:rFonts w:eastAsia="Times New Roman" w:cs="Consolas"/>
                <w:color w:val="000000"/>
                <w:sz w:val="20"/>
                <w:szCs w:val="20"/>
                <w:highlight w:val="yellow"/>
              </w:rPr>
              <w:t>authorizationResult =PaymentProcessor.authorize(order, paymentInstrument);</w:t>
            </w:r>
          </w:p>
          <w:p w:rsidR="00460CA2" w:rsidRPr="00460CA2" w:rsidRDefault="00460CA2" w:rsidP="00460CA2">
            <w:pPr>
              <w:autoSpaceDE w:val="0"/>
              <w:autoSpaceDN w:val="0"/>
              <w:adjustRightInd w:val="0"/>
              <w:spacing w:after="0" w:line="240" w:lineRule="auto"/>
              <w:ind w:left="360"/>
              <w:rPr>
                <w:rFonts w:eastAsia="Times New Roman" w:cs="Consolas"/>
                <w:sz w:val="20"/>
                <w:szCs w:val="20"/>
                <w:highlight w:val="yellow"/>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if</w:t>
            </w:r>
            <w:r w:rsidRPr="00460CA2">
              <w:rPr>
                <w:rFonts w:eastAsia="Times New Roman" w:cs="Consolas"/>
                <w:color w:val="000000"/>
                <w:sz w:val="20"/>
                <w:szCs w:val="20"/>
                <w:highlight w:val="yellow"/>
              </w:rPr>
              <w:t xml:space="preserve"> (authorizationResult.not_supported || authorizationResult.error || authorizationResult.failed)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error: </w:t>
            </w:r>
            <w:r w:rsidRPr="00460CA2">
              <w:rPr>
                <w:rFonts w:eastAsia="Times New Roman" w:cs="Consolas"/>
                <w:b/>
                <w:bCs/>
                <w:color w:val="7F0055"/>
                <w:sz w:val="20"/>
                <w:szCs w:val="20"/>
              </w:rPr>
              <w:t>true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r w:rsidRPr="00460CA2">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460CA2">
              <w:rPr>
                <w:rFonts w:eastAsia="Times New Roman" w:cs="Consolas"/>
                <w:b/>
                <w:bCs/>
                <w:color w:val="7F0055"/>
                <w:sz w:val="20"/>
                <w:szCs w:val="20"/>
              </w:rPr>
              <w:t>if</w:t>
            </w:r>
            <w:r w:rsidRPr="00460CA2">
              <w:rPr>
                <w:rFonts w:eastAsia="Times New Roman" w:cs="Consolas"/>
                <w:color w:val="000000"/>
                <w:sz w:val="20"/>
                <w:szCs w:val="20"/>
              </w:rPr>
              <w:t>(authorizationResult.returnToPage){</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r>
            <w:r w:rsidRPr="00460CA2">
              <w:rPr>
                <w:rFonts w:eastAsia="Times New Roman" w:cs="Consolas"/>
                <w:b/>
                <w:bCs/>
                <w:color w:val="7F0055"/>
                <w:sz w:val="20"/>
                <w:szCs w:val="20"/>
              </w:rPr>
              <w:t>return</w:t>
            </w: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returnToPage :</w:t>
            </w:r>
            <w:r w:rsidRPr="00460CA2">
              <w:rPr>
                <w:rFonts w:eastAsia="Times New Roman" w:cs="Consolas"/>
                <w:b/>
                <w:bCs/>
                <w:color w:val="7F0055"/>
                <w:sz w:val="20"/>
                <w:szCs w:val="20"/>
              </w:rPr>
              <w:t>true</w:t>
            </w:r>
            <w:r w:rsidRPr="00460CA2">
              <w:rPr>
                <w:rFonts w:eastAsia="Times New Roman" w:cs="Consolas"/>
                <w:color w:val="000000"/>
                <w:sz w:val="20"/>
                <w:szCs w:val="20"/>
              </w:rPr>
              <w:t>,</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ab/>
              <w:t>order : order</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color w:val="000000"/>
                <w:sz w:val="20"/>
                <w:szCs w:val="20"/>
              </w:rPr>
              <w:t xml:space="preserve">    }</w:t>
            </w: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p>
          <w:p w:rsidR="00460CA2" w:rsidRPr="00460CA2" w:rsidRDefault="00460CA2" w:rsidP="00460CA2">
            <w:pPr>
              <w:autoSpaceDE w:val="0"/>
              <w:autoSpaceDN w:val="0"/>
              <w:adjustRightInd w:val="0"/>
              <w:spacing w:after="0" w:line="240" w:lineRule="auto"/>
              <w:ind w:left="360"/>
              <w:rPr>
                <w:rFonts w:eastAsia="Times New Roman" w:cs="Consolas"/>
                <w:sz w:val="20"/>
                <w:szCs w:val="20"/>
              </w:rPr>
            </w:pPr>
            <w:r w:rsidRPr="00460CA2">
              <w:rPr>
                <w:rFonts w:eastAsia="Times New Roman" w:cs="Consolas"/>
                <w:b/>
                <w:bCs/>
                <w:color w:val="7F0055"/>
                <w:sz w:val="20"/>
                <w:szCs w:val="20"/>
                <w:highlight w:val="yellow"/>
              </w:rPr>
              <w:t>return</w:t>
            </w:r>
            <w:r w:rsidRPr="00460CA2">
              <w:rPr>
                <w:rFonts w:eastAsia="Times New Roman" w:cs="Consolas"/>
                <w:color w:val="000000"/>
                <w:sz w:val="20"/>
                <w:szCs w:val="20"/>
                <w:highlight w:val="yellow"/>
              </w:rPr>
              <w:t xml:space="preserve"> authorizationResult;</w:t>
            </w:r>
          </w:p>
          <w:p w:rsidR="00460CA2" w:rsidRDefault="00460CA2" w:rsidP="00460CA2">
            <w:r w:rsidRPr="00460CA2">
              <w:rPr>
                <w:rFonts w:eastAsia="Times New Roman" w:cs="Consolas"/>
                <w:color w:val="000000"/>
                <w:sz w:val="20"/>
                <w:szCs w:val="20"/>
              </w:rPr>
              <w:t>}</w:t>
            </w:r>
          </w:p>
        </w:tc>
      </w:tr>
    </w:tbl>
    <w:p w:rsidR="00747254" w:rsidRPr="00E33D85" w:rsidRDefault="00747254" w:rsidP="00747254">
      <w:pPr>
        <w:pStyle w:val="Body"/>
        <w:rPr>
          <w:rFonts w:asciiTheme="minorHAnsi" w:hAnsiTheme="minorHAnsi"/>
        </w:rPr>
      </w:pPr>
    </w:p>
    <w:p w:rsidR="00747254" w:rsidRPr="00E33D85" w:rsidRDefault="00C83A72" w:rsidP="00747254">
      <w:pPr>
        <w:pStyle w:val="Heading5"/>
        <w:rPr>
          <w:rFonts w:asciiTheme="minorHAnsi" w:hAnsiTheme="minorHAnsi"/>
        </w:rPr>
      </w:pPr>
      <w:bookmarkStart w:id="775" w:name="_Update_Replace_"/>
      <w:bookmarkEnd w:id="775"/>
      <w:r w:rsidRPr="00E33D85">
        <w:rPr>
          <w:rFonts w:asciiTheme="minorHAnsi" w:hAnsiTheme="minorHAnsi"/>
        </w:rPr>
        <w:lastRenderedPageBreak/>
        <w:t xml:space="preserve">Update </w:t>
      </w:r>
      <w:r w:rsidR="00747254" w:rsidRPr="00E33D85">
        <w:rPr>
          <w:rFonts w:asciiTheme="minorHAnsi" w:hAnsiTheme="minorHAnsi"/>
        </w:rPr>
        <w:t>“start” function</w:t>
      </w:r>
      <w:r w:rsidRPr="00E33D85">
        <w:rPr>
          <w:rFonts w:asciiTheme="minorHAnsi" w:hAnsiTheme="minorHAnsi"/>
        </w:rPr>
        <w:t>to handle payment results</w:t>
      </w:r>
    </w:p>
    <w:p w:rsidR="005A4787" w:rsidRDefault="00AA14E5" w:rsidP="00AA14E5">
      <w:r w:rsidRPr="00E33D85">
        <w:t xml:space="preserve">Add </w:t>
      </w:r>
      <w:r w:rsidR="00C83A72" w:rsidRPr="00E33D85">
        <w:t>below snippet to handle payment different results</w:t>
      </w:r>
    </w:p>
    <w:p w:rsidR="002902BA" w:rsidRDefault="00F37628" w:rsidP="002902BA">
      <w:r w:rsidRPr="00406BCC">
        <w:rPr>
          <w:sz w:val="20"/>
          <w:szCs w:val="20"/>
        </w:rPr>
        <w:t xml:space="preserve">[Note: this function contains generic code for all </w:t>
      </w:r>
      <w:r w:rsidR="00CF5CBD" w:rsidRPr="00406BCC">
        <w:rPr>
          <w:sz w:val="20"/>
          <w:szCs w:val="20"/>
        </w:rPr>
        <w:t>APM’s to</w:t>
      </w:r>
      <w:r w:rsidRPr="00406BCC">
        <w:rPr>
          <w:sz w:val="20"/>
          <w:szCs w:val="20"/>
        </w:rPr>
        <w:t xml:space="preserve"> reduce redundancy</w:t>
      </w:r>
      <w:r w:rsidR="008F217A">
        <w:rPr>
          <w:sz w:val="20"/>
          <w:szCs w:val="20"/>
        </w:rPr>
        <w:t>: please refer the code below</w:t>
      </w:r>
      <w:r w:rsidR="002902BA">
        <w:t>]</w:t>
      </w:r>
    </w:p>
    <w:tbl>
      <w:tblPr>
        <w:tblStyle w:val="TableGrid"/>
        <w:tblW w:w="0" w:type="auto"/>
        <w:tblLook w:val="04A0" w:firstRow="1" w:lastRow="0" w:firstColumn="1" w:lastColumn="0" w:noHBand="0" w:noVBand="1"/>
      </w:tblPr>
      <w:tblGrid>
        <w:gridCol w:w="10296"/>
      </w:tblGrid>
      <w:tr w:rsidR="00B32BDC" w:rsidTr="00B32BDC">
        <w:tc>
          <w:tcPr>
            <w:tcW w:w="10296" w:type="dxa"/>
          </w:tcPr>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b/>
                <w:bCs/>
                <w:color w:val="7F0055"/>
                <w:sz w:val="20"/>
                <w:szCs w:val="20"/>
                <w:highlight w:val="yellow"/>
              </w:rPr>
              <w:t>var</w:t>
            </w:r>
            <w:r w:rsidRPr="00B32BDC">
              <w:rPr>
                <w:rFonts w:eastAsia="Times New Roman" w:cs="Consolas"/>
                <w:color w:val="000000"/>
                <w:sz w:val="20"/>
                <w:szCs w:val="20"/>
                <w:highlight w:val="yellow"/>
              </w:rPr>
              <w:t xml:space="preserve"> handlePaymentsResult = handlePayments(order);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(handlePaymentsResult.error)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(handlePaymentsResult.returnToPage){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Order : handlePaymentsResult.order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w:t>
            </w:r>
            <w:r w:rsidRPr="00B32BDC">
              <w:rPr>
                <w:rFonts w:eastAsia="Times New Roman" w:cs="Consolas"/>
                <w:color w:val="2A00FF"/>
                <w:sz w:val="20"/>
                <w:szCs w:val="20"/>
                <w:highlight w:val="yellow"/>
              </w:rPr>
              <w:t>'checkout/summary/summary'</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(handlePaymentsResult.redirection){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response.redirect(handlePaymentsResult.redirectionURL);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(handlePaymentsResult.carterror){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app.getController(</w:t>
            </w:r>
            <w:r w:rsidRPr="00B32BDC">
              <w:rPr>
                <w:rFonts w:eastAsia="Times New Roman" w:cs="Consolas"/>
                <w:color w:val="2A00FF"/>
                <w:sz w:val="20"/>
                <w:szCs w:val="20"/>
                <w:highlight w:val="yellow"/>
              </w:rPr>
              <w:t>'Cart'</w:t>
            </w:r>
            <w:r w:rsidRPr="00B32BDC">
              <w:rPr>
                <w:rFonts w:eastAsia="Times New Roman" w:cs="Consolas"/>
                <w:color w:val="000000"/>
                <w:sz w:val="20"/>
                <w:szCs w:val="20"/>
                <w:highlight w:val="yellow"/>
              </w:rPr>
              <w:t>).Show();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alipayReturnUrl : handlePaymentsResult.alipayReturnUrl</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(handlePaymentsResult.intermediateSA){</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app.getView({</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t xml:space="preserve"> Data:handlePaymentsResult.data, FormAction:handlePaymentsResult.formAction</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t xml:space="preserve">        }).render(handlePaymentsResult.renderViewPath);</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ab/>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(handlePaymentsResult.missingPaymentInfo)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'confirm.error.technical'</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(handlePaymentsResult.declined)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session.custom.SkipTaxCalculation=</w:t>
            </w:r>
            <w:r w:rsidRPr="00B32BDC">
              <w:rPr>
                <w:rFonts w:eastAsia="Times New Roman" w:cs="Consolas"/>
                <w:b/>
                <w:bCs/>
                <w:color w:val="7F0055"/>
                <w:sz w:val="20"/>
                <w:szCs w:val="20"/>
                <w:highlight w:val="yellow"/>
              </w:rPr>
              <w:t>false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Transaction.wrap(</w:t>
            </w:r>
            <w:r w:rsidRPr="00B32BDC">
              <w:rPr>
                <w:rFonts w:eastAsia="Times New Roman" w:cs="Consolas"/>
                <w:b/>
                <w:bCs/>
                <w:color w:val="7F0055"/>
                <w:sz w:val="20"/>
                <w:szCs w:val="20"/>
                <w:highlight w:val="yellow"/>
              </w:rPr>
              <w:t>function</w:t>
            </w:r>
            <w:r w:rsidRPr="00B32BDC">
              <w:rPr>
                <w:rFonts w:eastAsia="Times New Roman" w:cs="Consolas"/>
                <w:color w:val="000000"/>
                <w:sz w:val="20"/>
                <w:szCs w:val="20"/>
                <w:highlight w:val="yellow"/>
              </w:rPr>
              <w:t xml:space="preserve"> ()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OrderMgr.failOrder(order);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lastRenderedPageBreak/>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error: </w:t>
            </w:r>
            <w:r w:rsidRPr="00B32BDC">
              <w:rPr>
                <w:rFonts w:eastAsia="Times New Roman" w:cs="Consolas"/>
                <w:b/>
                <w:bCs/>
                <w:color w:val="7F0055"/>
                <w:sz w:val="20"/>
                <w:szCs w:val="20"/>
                <w:highlight w:val="yellow"/>
              </w:rPr>
              <w:t>true</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PlaceOrderError: </w:t>
            </w:r>
            <w:r w:rsidRPr="00B32BDC">
              <w:rPr>
                <w:rFonts w:eastAsia="Times New Roman" w:cs="Consolas"/>
                <w:b/>
                <w:bCs/>
                <w:color w:val="7F0055"/>
                <w:sz w:val="20"/>
                <w:szCs w:val="20"/>
                <w:highlight w:val="yellow"/>
              </w:rPr>
              <w:t>new</w:t>
            </w:r>
            <w:r w:rsidRPr="00B32BDC">
              <w:rPr>
                <w:rFonts w:eastAsia="Times New Roman" w:cs="Consolas"/>
                <w:color w:val="000000"/>
                <w:sz w:val="20"/>
                <w:szCs w:val="20"/>
                <w:highlight w:val="yellow"/>
              </w:rPr>
              <w:t xml:space="preserve"> Status(Status.ERROR, </w:t>
            </w:r>
            <w:r w:rsidRPr="00B32BDC">
              <w:rPr>
                <w:rFonts w:eastAsia="Times New Roman" w:cs="Consolas"/>
                <w:color w:val="2A00FF"/>
                <w:sz w:val="20"/>
                <w:szCs w:val="20"/>
                <w:highlight w:val="yellow"/>
              </w:rPr>
              <w:t>'confirm.error.declined'</w:t>
            </w:r>
            <w:r w:rsidRPr="00B32BDC">
              <w:rPr>
                <w:rFonts w:eastAsia="Times New Roman" w:cs="Consolas"/>
                <w:color w:val="000000"/>
                <w:sz w:val="20"/>
                <w:szCs w:val="20"/>
                <w:highlight w:val="yellow"/>
              </w:rPr>
              <w: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(handlePaymentsResult.process3DRedirection)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handlePaymentsResult;</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(handlePaymentsResult.review)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 </w:t>
            </w:r>
            <w:r w:rsidRPr="00B32BDC">
              <w:rPr>
                <w:rFonts w:eastAsia="Times New Roman" w:cs="Consolas"/>
                <w:b/>
                <w:bCs/>
                <w:color w:val="7F0055"/>
                <w:sz w:val="20"/>
                <w:szCs w:val="20"/>
                <w:highlight w:val="yellow"/>
              </w:rPr>
              <w:t>else</w:t>
            </w:r>
            <w:r w:rsidRPr="00B32BDC">
              <w:rPr>
                <w:rFonts w:eastAsia="Times New Roman" w:cs="Consolas"/>
                <w:color w:val="000000"/>
                <w:sz w:val="20"/>
                <w:szCs w:val="20"/>
                <w:highlight w:val="yellow"/>
              </w:rPr>
              <w:t xml:space="preserve"> </w:t>
            </w:r>
            <w:r w:rsidRPr="00B32BDC">
              <w:rPr>
                <w:rFonts w:eastAsia="Times New Roman" w:cs="Consolas"/>
                <w:b/>
                <w:bCs/>
                <w:color w:val="7F0055"/>
                <w:sz w:val="20"/>
                <w:szCs w:val="20"/>
                <w:highlight w:val="yellow"/>
              </w:rPr>
              <w:t>if</w:t>
            </w:r>
            <w:r w:rsidRPr="00B32BDC">
              <w:rPr>
                <w:rFonts w:eastAsia="Times New Roman" w:cs="Consolas"/>
                <w:color w:val="000000"/>
                <w:sz w:val="20"/>
                <w:szCs w:val="20"/>
                <w:highlight w:val="yellow"/>
              </w:rPr>
              <w:t xml:space="preserve"> (handlePaymentsResult.pending) {</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ReviewOrder({Order:order});</w:t>
            </w:r>
          </w:p>
          <w:p w:rsidR="00B32BDC" w:rsidRPr="00B32BDC" w:rsidRDefault="00B32BDC" w:rsidP="00B32BDC">
            <w:pPr>
              <w:autoSpaceDE w:val="0"/>
              <w:autoSpaceDN w:val="0"/>
              <w:adjustRightInd w:val="0"/>
              <w:spacing w:after="0" w:line="240" w:lineRule="auto"/>
              <w:rPr>
                <w:rFonts w:eastAsia="Times New Roman" w:cs="Consolas"/>
                <w:sz w:val="20"/>
                <w:szCs w:val="20"/>
                <w:highlight w:val="yellow"/>
              </w:rPr>
            </w:pPr>
            <w:r w:rsidRPr="00B32BDC">
              <w:rPr>
                <w:rFonts w:eastAsia="Times New Roman" w:cs="Consolas"/>
                <w:color w:val="000000"/>
                <w:sz w:val="20"/>
                <w:szCs w:val="20"/>
                <w:highlight w:val="yellow"/>
              </w:rPr>
              <w:t xml:space="preserve">   </w:t>
            </w:r>
            <w:r w:rsidRPr="00B32BDC">
              <w:rPr>
                <w:rFonts w:eastAsia="Times New Roman" w:cs="Consolas"/>
                <w:color w:val="000000"/>
                <w:sz w:val="20"/>
                <w:szCs w:val="20"/>
                <w:highlight w:val="yellow"/>
              </w:rPr>
              <w:tab/>
              <w:t xml:space="preserve"> </w:t>
            </w:r>
            <w:r w:rsidRPr="00B32BDC">
              <w:rPr>
                <w:rFonts w:eastAsia="Times New Roman" w:cs="Consolas"/>
                <w:b/>
                <w:bCs/>
                <w:color w:val="7F0055"/>
                <w:sz w:val="20"/>
                <w:szCs w:val="20"/>
                <w:highlight w:val="yellow"/>
              </w:rPr>
              <w:t>return</w:t>
            </w:r>
            <w:r w:rsidRPr="00B32BDC">
              <w:rPr>
                <w:rFonts w:eastAsia="Times New Roman" w:cs="Consolas"/>
                <w:color w:val="000000"/>
                <w:sz w:val="20"/>
                <w:szCs w:val="20"/>
                <w:highlight w:val="yellow"/>
              </w:rPr>
              <w:t xml:space="preserve"> {};</w:t>
            </w:r>
          </w:p>
          <w:p w:rsidR="00B32BDC" w:rsidRDefault="00B32BDC" w:rsidP="00B32BDC">
            <w:pPr>
              <w:rPr>
                <w:rFonts w:eastAsia="Times New Roman" w:cs="Consolas"/>
                <w:color w:val="000000"/>
                <w:sz w:val="20"/>
                <w:szCs w:val="20"/>
              </w:rPr>
            </w:pPr>
            <w:r w:rsidRPr="00B32BDC">
              <w:rPr>
                <w:rFonts w:eastAsia="Times New Roman" w:cs="Consolas"/>
                <w:color w:val="000000"/>
                <w:sz w:val="20"/>
                <w:szCs w:val="20"/>
                <w:highlight w:val="yellow"/>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b/>
                <w:bCs/>
                <w:color w:val="7F0055"/>
                <w:sz w:val="20"/>
                <w:szCs w:val="20"/>
              </w:rPr>
              <w:t>var</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 xml:space="preserve"> = Order.submit(order);</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if</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.error)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clearForms();</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p>
          <w:p w:rsidR="00B32BDC" w:rsidRPr="00B32BDC" w:rsidRDefault="00B32BDC" w:rsidP="00B32BDC">
            <w:pPr>
              <w:autoSpaceDE w:val="0"/>
              <w:autoSpaceDN w:val="0"/>
              <w:adjustRightInd w:val="0"/>
              <w:spacing w:after="0" w:line="240" w:lineRule="auto"/>
              <w:rPr>
                <w:rFonts w:eastAsia="Times New Roman" w:cs="Consolas"/>
                <w:sz w:val="20"/>
                <w:szCs w:val="20"/>
              </w:rPr>
            </w:pPr>
            <w:r w:rsidRPr="00B32BDC">
              <w:rPr>
                <w:rFonts w:eastAsia="Times New Roman" w:cs="Consolas"/>
                <w:color w:val="000000"/>
                <w:sz w:val="20"/>
                <w:szCs w:val="20"/>
              </w:rPr>
              <w:t xml:space="preserve">    </w:t>
            </w:r>
            <w:r w:rsidRPr="00B32BDC">
              <w:rPr>
                <w:rFonts w:eastAsia="Times New Roman" w:cs="Consolas"/>
                <w:b/>
                <w:bCs/>
                <w:color w:val="7F0055"/>
                <w:sz w:val="20"/>
                <w:szCs w:val="20"/>
              </w:rPr>
              <w:t>return</w:t>
            </w:r>
            <w:r w:rsidRPr="00B32BDC">
              <w:rPr>
                <w:rFonts w:eastAsia="Times New Roman" w:cs="Consolas"/>
                <w:color w:val="000000"/>
                <w:sz w:val="20"/>
                <w:szCs w:val="20"/>
              </w:rPr>
              <w:t xml:space="preserve"> </w:t>
            </w:r>
            <w:r w:rsidRPr="00B32BDC">
              <w:rPr>
                <w:rFonts w:eastAsia="Times New Roman" w:cs="Consolas"/>
                <w:color w:val="000000"/>
                <w:sz w:val="20"/>
                <w:szCs w:val="20"/>
                <w:highlight w:val="lightGray"/>
              </w:rPr>
              <w:t>orderPlacementStatus</w:t>
            </w:r>
            <w:r w:rsidRPr="00B32BDC">
              <w:rPr>
                <w:rFonts w:eastAsia="Times New Roman" w:cs="Consolas"/>
                <w:color w:val="000000"/>
                <w:sz w:val="20"/>
                <w:szCs w:val="20"/>
              </w:rPr>
              <w:t>;</w:t>
            </w:r>
          </w:p>
          <w:p w:rsidR="00B32BDC" w:rsidRDefault="00B32BDC" w:rsidP="00B32BDC">
            <w:r w:rsidRPr="00B32BDC">
              <w:rPr>
                <w:rFonts w:eastAsia="Times New Roman" w:cs="Consolas"/>
                <w:color w:val="000000"/>
                <w:sz w:val="20"/>
                <w:szCs w:val="20"/>
              </w:rPr>
              <w:t>}</w:t>
            </w:r>
          </w:p>
        </w:tc>
      </w:tr>
    </w:tbl>
    <w:p w:rsidR="009B2A5F" w:rsidRDefault="009B2A5F" w:rsidP="009B2A5F"/>
    <w:p w:rsidR="00747254" w:rsidRPr="00E33D85" w:rsidRDefault="00747254" w:rsidP="007D5AFD">
      <w:pPr>
        <w:pStyle w:val="ListParagraph"/>
        <w:numPr>
          <w:ilvl w:val="0"/>
          <w:numId w:val="38"/>
        </w:numPr>
      </w:pPr>
      <w:r w:rsidRPr="00E33D85">
        <w:t>Add new method to handle the failed order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 Identifies if an order exists, submits the order, and shows a confirmation message.</w:t>
            </w:r>
          </w:p>
          <w:p w:rsidR="00D972F3" w:rsidRPr="00E33D85" w:rsidRDefault="00D972F3" w:rsidP="0031218A">
            <w:pPr>
              <w:autoSpaceDE w:val="0"/>
              <w:autoSpaceDN w:val="0"/>
              <w:adjustRightInd w:val="0"/>
              <w:spacing w:after="0" w:line="240" w:lineRule="auto"/>
              <w:ind w:left="360"/>
              <w:rPr>
                <w:rFonts w:eastAsia="Times New Roman" w:cs="Consolas"/>
                <w:sz w:val="20"/>
                <w:szCs w:val="20"/>
              </w:rPr>
            </w:pPr>
            <w:r w:rsidRPr="00E33D85">
              <w:rPr>
                <w:rFonts w:eastAsia="Times New Roman" w:cs="Consolas"/>
                <w:color w:val="3F7F5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fail(args)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Cybersource = require(</w:t>
            </w:r>
            <w:r w:rsidRPr="00B21512">
              <w:rPr>
                <w:rFonts w:eastAsia="Times New Roman" w:cs="Consolas"/>
                <w:color w:val="2A00FF"/>
                <w:sz w:val="20"/>
                <w:szCs w:val="20"/>
              </w:rPr>
              <w:t>'int_cybersource_controllers/cartridge/scripts/Cybersource'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orderResult = Cybersource.GetOrder({Order:args.Order});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if</w:t>
            </w:r>
            <w:r w:rsidRPr="00B21512">
              <w:rPr>
                <w:rFonts w:eastAsia="Times New Roman" w:cs="Consolas"/>
                <w:color w:val="000000"/>
                <w:sz w:val="20"/>
                <w:szCs w:val="20"/>
              </w:rPr>
              <w:t xml:space="preserve"> (orderResult.error)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).Start({PlaceOrderError:orderResult.PlaceOrderError});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order = orderResult.Order;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r>
            <w:r w:rsidRPr="00B21512">
              <w:rPr>
                <w:rFonts w:eastAsia="Times New Roman" w:cs="Consolas"/>
                <w:b/>
                <w:bCs/>
                <w:color w:val="7F0055"/>
                <w:sz w:val="20"/>
                <w:szCs w:val="20"/>
              </w:rPr>
              <w:t>var</w:t>
            </w:r>
            <w:r w:rsidRPr="00B21512">
              <w:rPr>
                <w:rFonts w:eastAsia="Times New Roman" w:cs="Consolas"/>
                <w:color w:val="000000"/>
                <w:sz w:val="20"/>
                <w:szCs w:val="20"/>
              </w:rPr>
              <w:t xml:space="preserve"> PlaceOrderError = args.PlaceOrderError!= </w:t>
            </w:r>
            <w:r w:rsidRPr="00B21512">
              <w:rPr>
                <w:rFonts w:eastAsia="Times New Roman" w:cs="Consolas"/>
                <w:b/>
                <w:bCs/>
                <w:color w:val="7F0055"/>
                <w:sz w:val="20"/>
                <w:szCs w:val="20"/>
              </w:rPr>
              <w:t>null</w:t>
            </w:r>
            <w:r w:rsidRPr="00B21512">
              <w:rPr>
                <w:rFonts w:eastAsia="Times New Roman" w:cs="Consolas"/>
                <w:color w:val="000000"/>
                <w:sz w:val="20"/>
                <w:szCs w:val="20"/>
              </w:rPr>
              <w:t xml:space="preserve"> ? args.PlaceOrderError : </w:t>
            </w:r>
            <w:r w:rsidRPr="00B21512">
              <w:rPr>
                <w:rFonts w:eastAsia="Times New Roman" w:cs="Consolas"/>
                <w:b/>
                <w:bCs/>
                <w:color w:val="7F0055"/>
                <w:sz w:val="20"/>
                <w:szCs w:val="20"/>
              </w:rPr>
              <w:t>new</w:t>
            </w:r>
            <w:r w:rsidRPr="00B21512">
              <w:rPr>
                <w:rFonts w:eastAsia="Times New Roman" w:cs="Consolas"/>
                <w:color w:val="000000"/>
                <w:sz w:val="20"/>
                <w:szCs w:val="20"/>
              </w:rPr>
              <w:t xml:space="preserve"> dw.system.Status(dw.system.Status.ERROR, </w:t>
            </w:r>
            <w:r w:rsidRPr="00B21512">
              <w:rPr>
                <w:rFonts w:eastAsia="Times New Roman" w:cs="Consolas"/>
                <w:color w:val="2A00FF"/>
                <w:sz w:val="20"/>
                <w:szCs w:val="20"/>
              </w:rPr>
              <w:t>"confirm.error.declined"</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session.custom.SkipTaxCalculation=</w:t>
            </w:r>
            <w:r w:rsidRPr="00B21512">
              <w:rPr>
                <w:rFonts w:eastAsia="Times New Roman" w:cs="Consolas"/>
                <w:b/>
                <w:bCs/>
                <w:color w:val="7F0055"/>
                <w:sz w:val="20"/>
                <w:szCs w:val="20"/>
              </w:rPr>
              <w:t>false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var</w:t>
            </w:r>
            <w:r w:rsidRPr="00B21512">
              <w:rPr>
                <w:rFonts w:eastAsia="Times New Roman" w:cs="Consolas"/>
                <w:color w:val="000000"/>
                <w:sz w:val="20"/>
                <w:szCs w:val="20"/>
              </w:rPr>
              <w:t xml:space="preserve"> failResult = Transaction.wrap(</w:t>
            </w:r>
            <w:r w:rsidRPr="00B21512">
              <w:rPr>
                <w:rFonts w:eastAsia="Times New Roman" w:cs="Consolas"/>
                <w:b/>
                <w:bCs/>
                <w:color w:val="7F0055"/>
                <w:sz w:val="20"/>
                <w:szCs w:val="20"/>
              </w:rPr>
              <w:t>function</w:t>
            </w:r>
            <w:r w:rsidRPr="00B21512">
              <w:rPr>
                <w:rFonts w:eastAsia="Times New Roman" w:cs="Consolas"/>
                <w:color w:val="000000"/>
                <w:sz w:val="20"/>
                <w:szCs w:val="20"/>
              </w:rPr>
              <w:t xml:space="preserve"> ()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OrderMgr.failOrder(order);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error: </w:t>
            </w:r>
            <w:r w:rsidRPr="00B21512">
              <w:rPr>
                <w:rFonts w:eastAsia="Times New Roman" w:cs="Consolas"/>
                <w:b/>
                <w:bCs/>
                <w:color w:val="7F0055"/>
                <w:sz w:val="20"/>
                <w:szCs w:val="20"/>
              </w:rPr>
              <w:t>true</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PlaceOrderError: 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if</w:t>
            </w:r>
            <w:r w:rsidRPr="00B21512">
              <w:rPr>
                <w:rFonts w:eastAsia="Times New Roman" w:cs="Consolas"/>
                <w:color w:val="000000"/>
                <w:sz w:val="20"/>
                <w:szCs w:val="20"/>
              </w:rPr>
              <w:t xml:space="preserve"> (failResult.error){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tab/>
              <w:t>app.getController(</w:t>
            </w:r>
            <w:r w:rsidRPr="00B21512">
              <w:rPr>
                <w:rFonts w:eastAsia="Times New Roman" w:cs="Consolas"/>
                <w:color w:val="2A00FF"/>
                <w:sz w:val="20"/>
                <w:szCs w:val="20"/>
              </w:rPr>
              <w:t>'COSummary'</w:t>
            </w:r>
            <w:r w:rsidRPr="00B21512">
              <w:rPr>
                <w:rFonts w:eastAsia="Times New Roman" w:cs="Consolas"/>
                <w:color w:val="000000"/>
                <w:sz w:val="20"/>
                <w:szCs w:val="20"/>
              </w:rPr>
              <w:t>).Start({PlaceOrderError:failResult.PlaceOrderError});</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color w:val="000000"/>
                <w:sz w:val="20"/>
                <w:szCs w:val="20"/>
              </w:rPr>
              <w:lastRenderedPageBreak/>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rPr>
            </w:pPr>
            <w:r w:rsidRPr="00B21512">
              <w:rPr>
                <w:rFonts w:eastAsia="Times New Roman" w:cs="Consolas"/>
                <w:b/>
                <w:bCs/>
                <w:color w:val="7F0055"/>
                <w:sz w:val="20"/>
                <w:szCs w:val="20"/>
              </w:rPr>
              <w:t>return</w:t>
            </w:r>
            <w:r w:rsidRPr="00B21512">
              <w:rPr>
                <w:rFonts w:eastAsia="Times New Roman" w:cs="Consolas"/>
                <w:color w:val="000000"/>
                <w:sz w:val="20"/>
                <w:szCs w:val="20"/>
              </w:rPr>
              <w:t>;</w:t>
            </w:r>
          </w:p>
          <w:p w:rsidR="00747254" w:rsidRPr="00E33D85" w:rsidRDefault="00B21512" w:rsidP="00B21512">
            <w:pPr>
              <w:spacing w:line="240" w:lineRule="auto"/>
              <w:ind w:left="360"/>
            </w:pPr>
            <w:r w:rsidRPr="00B21512">
              <w:rPr>
                <w:rFonts w:eastAsia="Times New Roman" w:cs="Consolas"/>
                <w:color w:val="000000"/>
                <w:sz w:val="20"/>
                <w:szCs w:val="20"/>
              </w:rPr>
              <w:t>}</w:t>
            </w:r>
          </w:p>
        </w:tc>
      </w:tr>
    </w:tbl>
    <w:p w:rsidR="00747254" w:rsidRPr="00E33D85" w:rsidRDefault="00747254" w:rsidP="00747254">
      <w:pPr>
        <w:autoSpaceDE w:val="0"/>
        <w:autoSpaceDN w:val="0"/>
        <w:adjustRightInd w:val="0"/>
        <w:spacing w:after="0" w:line="240" w:lineRule="auto"/>
        <w:rPr>
          <w:rFonts w:eastAsia="Times New Roman" w:cs="Consolas"/>
          <w:color w:val="000000"/>
          <w:sz w:val="20"/>
          <w:szCs w:val="20"/>
        </w:rPr>
      </w:pPr>
    </w:p>
    <w:p w:rsidR="00BB439C" w:rsidRPr="00E33D85" w:rsidRDefault="00BB439C" w:rsidP="00747254">
      <w:pPr>
        <w:autoSpaceDE w:val="0"/>
        <w:autoSpaceDN w:val="0"/>
        <w:adjustRightInd w:val="0"/>
        <w:spacing w:after="0" w:line="240" w:lineRule="auto"/>
        <w:rPr>
          <w:rFonts w:eastAsia="Times New Roman" w:cs="Consolas"/>
          <w:color w:val="000000"/>
          <w:sz w:val="20"/>
          <w:szCs w:val="20"/>
        </w:rPr>
      </w:pPr>
    </w:p>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w:t>
      </w:r>
      <w:r w:rsidR="0031218A" w:rsidRPr="00E33D85">
        <w:rPr>
          <w:rFonts w:asciiTheme="minorHAnsi" w:hAnsiTheme="minorHAnsi"/>
        </w:rPr>
        <w:t>R</w:t>
      </w:r>
      <w:r w:rsidRPr="00E33D85">
        <w:rPr>
          <w:rFonts w:asciiTheme="minorHAnsi" w:hAnsiTheme="minorHAnsi"/>
        </w:rPr>
        <w:t>eviewOrder</w:t>
      </w:r>
      <w:r w:rsidR="00C814A7" w:rsidRPr="00E33D85">
        <w:rPr>
          <w:rFonts w:asciiTheme="minorHAnsi" w:hAnsiTheme="minorHAnsi"/>
        </w:rPr>
        <w:t>”</w:t>
      </w:r>
      <w:r w:rsidRPr="00E33D85">
        <w:rPr>
          <w:rFonts w:asciiTheme="minorHAnsi" w:hAnsiTheme="minorHAnsi"/>
        </w:rPr>
        <w:t xml:space="preserve"> function </w:t>
      </w:r>
    </w:p>
    <w:p w:rsidR="00957556" w:rsidRPr="00E33D85" w:rsidRDefault="007720D3" w:rsidP="00E43EFA">
      <w:r w:rsidRPr="00E33D85">
        <w:t>Add the review order function with the code snippet below</w:t>
      </w:r>
    </w:p>
    <w:tbl>
      <w:tblPr>
        <w:tblStyle w:val="TableGrid"/>
        <w:tblW w:w="0" w:type="auto"/>
        <w:tblLook w:val="04A0" w:firstRow="1" w:lastRow="0" w:firstColumn="1" w:lastColumn="0" w:noHBand="0" w:noVBand="1"/>
      </w:tblPr>
      <w:tblGrid>
        <w:gridCol w:w="10296"/>
      </w:tblGrid>
      <w:tr w:rsidR="00E43EFA" w:rsidRPr="00E33D85" w:rsidTr="00F1407C">
        <w:tc>
          <w:tcPr>
            <w:tcW w:w="10296" w:type="dxa"/>
          </w:tcPr>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*Leaveorderincreatedstatein</w:t>
            </w:r>
            <w:r>
              <w:rPr>
                <w:rFonts w:ascii="Consolas" w:eastAsia="Times New Roman" w:hAnsi="Consolas" w:cs="Consolas"/>
                <w:color w:val="3F5FBF"/>
                <w:sz w:val="20"/>
                <w:szCs w:val="20"/>
                <w:u w:val="single"/>
              </w:rPr>
              <w:t>demandware</w:t>
            </w:r>
            <w:r>
              <w:rPr>
                <w:rFonts w:ascii="Consolas" w:eastAsia="Times New Roman" w:hAnsi="Consolas" w:cs="Consolas"/>
                <w:color w:val="3F5FBF"/>
                <w:sz w:val="20"/>
                <w:szCs w:val="20"/>
              </w:rPr>
              <w:t>andsendorderconfirmationemail</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r>
              <w:rPr>
                <w:rFonts w:ascii="Consolas" w:eastAsia="Times New Roman" w:hAnsi="Consolas" w:cs="Consolas"/>
                <w:b/>
                <w:bCs/>
                <w:color w:val="7F9FBF"/>
                <w:sz w:val="20"/>
                <w:szCs w:val="20"/>
              </w:rPr>
              <w:t>@param</w:t>
            </w:r>
            <w:r>
              <w:rPr>
                <w:rFonts w:ascii="Consolas" w:eastAsia="Times New Roman" w:hAnsi="Consolas" w:cs="Consolas"/>
                <w:color w:val="3F5FBF"/>
                <w:sz w:val="20"/>
                <w:szCs w:val="20"/>
              </w:rPr>
              <w:t>args</w:t>
            </w:r>
          </w:p>
          <w:p w:rsidR="00450335" w:rsidRDefault="00450335" w:rsidP="00450335">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ReviewOrder(args)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Email = app.getModel(</w:t>
            </w:r>
            <w:r w:rsidRPr="00B21512">
              <w:rPr>
                <w:rFonts w:eastAsia="Times New Roman" w:cs="Consolas"/>
                <w:color w:val="2A00FF"/>
                <w:sz w:val="20"/>
                <w:szCs w:val="20"/>
                <w:highlight w:val="yellow"/>
              </w:rPr>
              <w:t>'Email'</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Resource = require(</w:t>
            </w:r>
            <w:r w:rsidRPr="00B21512">
              <w:rPr>
                <w:rFonts w:eastAsia="Times New Roman" w:cs="Consolas"/>
                <w:color w:val="2A00FF"/>
                <w:sz w:val="20"/>
                <w:szCs w:val="20"/>
                <w:highlight w:val="yellow"/>
              </w:rPr>
              <w:t>'dw/web/Resource'</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 = 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Send order confirmation and clear used forms within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Email.get(</w:t>
            </w:r>
            <w:r w:rsidRPr="00B21512">
              <w:rPr>
                <w:rFonts w:eastAsia="Times New Roman" w:cs="Consolas"/>
                <w:color w:val="2A00FF"/>
                <w:sz w:val="20"/>
                <w:szCs w:val="20"/>
                <w:highlight w:val="yellow"/>
              </w:rPr>
              <w:t>'mail/orderconfirmation'</w:t>
            </w:r>
            <w:r w:rsidRPr="00B21512">
              <w:rPr>
                <w:rFonts w:eastAsia="Times New Roman" w:cs="Consolas"/>
                <w:color w:val="000000"/>
                <w:sz w:val="20"/>
                <w:szCs w:val="20"/>
                <w:highlight w:val="yellow"/>
              </w:rPr>
              <w:t>, order.getCustomerEmail())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.setSubject((Resource.msg(</w:t>
            </w:r>
            <w:r w:rsidRPr="00B21512">
              <w:rPr>
                <w:rFonts w:eastAsia="Times New Roman" w:cs="Consolas"/>
                <w:color w:val="2A00FF"/>
                <w:sz w:val="20"/>
                <w:szCs w:val="20"/>
                <w:highlight w:val="yellow"/>
              </w:rPr>
              <w:t>'order.orderconfirmation-email.001'</w:t>
            </w:r>
            <w:r w:rsidRPr="00B21512">
              <w:rPr>
                <w:rFonts w:eastAsia="Times New Roman" w:cs="Consolas"/>
                <w:color w:val="000000"/>
                <w:sz w:val="20"/>
                <w:szCs w:val="20"/>
                <w:highlight w:val="yellow"/>
              </w:rPr>
              <w:t xml:space="preserve">, </w:t>
            </w:r>
            <w:r w:rsidRPr="00B21512">
              <w:rPr>
                <w:rFonts w:eastAsia="Times New Roman" w:cs="Consolas"/>
                <w:color w:val="2A00FF"/>
                <w:sz w:val="20"/>
                <w:szCs w:val="20"/>
                <w:highlight w:val="yellow"/>
              </w:rPr>
              <w:t>'order'</w:t>
            </w:r>
            <w:r w:rsidRPr="00B21512">
              <w:rPr>
                <w:rFonts w:eastAsia="Times New Roman" w:cs="Consolas"/>
                <w:color w:val="000000"/>
                <w:sz w:val="20"/>
                <w:szCs w:val="20"/>
                <w:highlight w:val="yellow"/>
              </w:rPr>
              <w:t xml:space="preserve">, </w:t>
            </w:r>
            <w:r w:rsidRPr="00B21512">
              <w:rPr>
                <w:rFonts w:eastAsia="Times New Roman" w:cs="Consolas"/>
                <w:b/>
                <w:bCs/>
                <w:color w:val="7F0055"/>
                <w:sz w:val="20"/>
                <w:szCs w:val="20"/>
                <w:highlight w:val="yellow"/>
              </w:rPr>
              <w:t>null</w:t>
            </w:r>
            <w:r w:rsidRPr="00B21512">
              <w:rPr>
                <w:rFonts w:eastAsia="Times New Roman" w:cs="Consolas"/>
                <w:color w:val="000000"/>
                <w:sz w:val="20"/>
                <w:szCs w:val="20"/>
                <w:highlight w:val="yellow"/>
              </w:rPr>
              <w:t xml:space="preserve">) + </w:t>
            </w:r>
            <w:r w:rsidRPr="00B21512">
              <w:rPr>
                <w:rFonts w:eastAsia="Times New Roman" w:cs="Consolas"/>
                <w:color w:val="2A00FF"/>
                <w:sz w:val="20"/>
                <w:szCs w:val="20"/>
                <w:highlight w:val="yellow"/>
              </w:rPr>
              <w:t>' '</w:t>
            </w:r>
            <w:r w:rsidRPr="00B21512">
              <w:rPr>
                <w:rFonts w:eastAsia="Times New Roman" w:cs="Consolas"/>
                <w:color w:val="000000"/>
                <w:sz w:val="20"/>
                <w:szCs w:val="20"/>
                <w:highlight w:val="yellow"/>
              </w:rPr>
              <w:t xml:space="preserve"> + order.getOrderNo()).toString())</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.send({</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Order: 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color w:val="3F7F5F"/>
                <w:sz w:val="20"/>
                <w:szCs w:val="20"/>
                <w:highlight w:val="yellow"/>
              </w:rPr>
              <w:t>// Clears all forms used in the checkout process.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t>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E43EFA" w:rsidRPr="00E33D85" w:rsidRDefault="00B21512" w:rsidP="00B21512">
            <w:pPr>
              <w:autoSpaceDE w:val="0"/>
              <w:autoSpaceDN w:val="0"/>
              <w:adjustRightInd w:val="0"/>
              <w:spacing w:after="0" w:line="240" w:lineRule="auto"/>
            </w:pPr>
            <w:r w:rsidRPr="00B21512">
              <w:rPr>
                <w:rFonts w:eastAsia="Times New Roman" w:cs="Consolas"/>
                <w:color w:val="000000"/>
                <w:sz w:val="20"/>
                <w:szCs w:val="20"/>
                <w:highlight w:val="yellow"/>
              </w:rPr>
              <w:t>}</w:t>
            </w:r>
          </w:p>
        </w:tc>
      </w:tr>
    </w:tbl>
    <w:p w:rsidR="007720D3" w:rsidRPr="00E33D85" w:rsidRDefault="007720D3" w:rsidP="00E764DC">
      <w:pPr>
        <w:pStyle w:val="Heading5"/>
        <w:rPr>
          <w:rFonts w:asciiTheme="minorHAnsi" w:hAnsiTheme="minorHAnsi"/>
        </w:rPr>
      </w:pPr>
      <w:r w:rsidRPr="00E33D85">
        <w:rPr>
          <w:rFonts w:asciiTheme="minorHAnsi" w:hAnsiTheme="minorHAnsi"/>
        </w:rPr>
        <w:t xml:space="preserve">Add </w:t>
      </w:r>
      <w:r w:rsidR="00C814A7" w:rsidRPr="00E33D85">
        <w:rPr>
          <w:rFonts w:asciiTheme="minorHAnsi" w:hAnsiTheme="minorHAnsi"/>
        </w:rPr>
        <w:t>“s</w:t>
      </w:r>
      <w:r w:rsidRPr="00E33D85">
        <w:rPr>
          <w:rFonts w:asciiTheme="minorHAnsi" w:hAnsiTheme="minorHAnsi"/>
        </w:rPr>
        <w:t>ubmitOrder</w:t>
      </w:r>
      <w:r w:rsidR="00C814A7" w:rsidRPr="00E33D85">
        <w:rPr>
          <w:rFonts w:asciiTheme="minorHAnsi" w:hAnsiTheme="minorHAnsi"/>
        </w:rPr>
        <w:t>”</w:t>
      </w:r>
      <w:r w:rsidRPr="00E33D85">
        <w:rPr>
          <w:rFonts w:asciiTheme="minorHAnsi" w:hAnsiTheme="minorHAnsi"/>
        </w:rPr>
        <w:t xml:space="preserve"> function</w:t>
      </w:r>
    </w:p>
    <w:p w:rsidR="00BC08FD" w:rsidRPr="00E33D85" w:rsidRDefault="007720D3" w:rsidP="00BC08FD">
      <w:r w:rsidRPr="00E33D85">
        <w:t xml:space="preserve">Add the submit order function with the code snippet below </w:t>
      </w:r>
    </w:p>
    <w:tbl>
      <w:tblPr>
        <w:tblStyle w:val="TableGrid"/>
        <w:tblW w:w="0" w:type="auto"/>
        <w:tblLook w:val="04A0" w:firstRow="1" w:lastRow="0" w:firstColumn="1" w:lastColumn="0" w:noHBand="0" w:noVBand="1"/>
      </w:tblPr>
      <w:tblGrid>
        <w:gridCol w:w="10296"/>
      </w:tblGrid>
      <w:tr w:rsidR="00BC08FD" w:rsidRPr="00E33D85" w:rsidTr="00F1407C">
        <w:tc>
          <w:tcPr>
            <w:tcW w:w="10296" w:type="dxa"/>
          </w:tcPr>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*Submittheorderandsendorderconfirmationemail</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args</w:t>
            </w:r>
          </w:p>
          <w:p w:rsidR="00037769" w:rsidRPr="00E33D85" w:rsidRDefault="00037769" w:rsidP="00037769">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function</w:t>
            </w:r>
            <w:r w:rsidRPr="00B21512">
              <w:rPr>
                <w:rFonts w:eastAsia="Times New Roman" w:cs="Consolas"/>
                <w:color w:val="000000"/>
                <w:sz w:val="20"/>
                <w:szCs w:val="20"/>
                <w:highlight w:val="yellow"/>
              </w:rPr>
              <w:t xml:space="preserve"> SubmitOrder(args)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var</w:t>
            </w:r>
            <w:r w:rsidRPr="00B21512">
              <w:rPr>
                <w:rFonts w:eastAsia="Times New Roman" w:cs="Consolas"/>
                <w:color w:val="000000"/>
                <w:sz w:val="20"/>
                <w:szCs w:val="20"/>
                <w:highlight w:val="yellow"/>
              </w:rPr>
              <w:t xml:space="preserve"> orderPlacementStatus = Order.submit(args.Order);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if</w:t>
            </w:r>
            <w:r w:rsidRPr="00B21512">
              <w:rPr>
                <w:rFonts w:eastAsia="Times New Roman" w:cs="Consolas"/>
                <w:color w:val="000000"/>
                <w:sz w:val="20"/>
                <w:szCs w:val="20"/>
                <w:highlight w:val="yellow"/>
              </w:rPr>
              <w:t xml:space="preserve"> (!orderPlacementStatus.error)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clearForms();</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).ShowConfirmation(args.Order);</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b/>
                <w:bCs/>
                <w:color w:val="7F0055"/>
                <w:sz w:val="20"/>
                <w:szCs w:val="20"/>
                <w:highlight w:val="yellow"/>
              </w:rPr>
              <w:t>return</w:t>
            </w:r>
            <w:r w:rsidRPr="00B21512">
              <w:rPr>
                <w:rFonts w:eastAsia="Times New Roman" w:cs="Consolas"/>
                <w:color w:val="000000"/>
                <w:sz w:val="20"/>
                <w:szCs w:val="20"/>
                <w:highlight w:val="yellow"/>
              </w:rPr>
              <w:t>;</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ab/>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 xml:space="preserve">    app.getController(</w:t>
            </w:r>
            <w:r w:rsidRPr="00B21512">
              <w:rPr>
                <w:rFonts w:eastAsia="Times New Roman" w:cs="Consolas"/>
                <w:color w:val="2A00FF"/>
                <w:sz w:val="20"/>
                <w:szCs w:val="20"/>
                <w:highlight w:val="yellow"/>
              </w:rPr>
              <w:t>'COSummary'</w:t>
            </w:r>
            <w:r w:rsidRPr="00B21512">
              <w:rPr>
                <w:rFonts w:eastAsia="Times New Roman" w:cs="Consolas"/>
                <w:color w:val="000000"/>
                <w:sz w:val="20"/>
                <w:szCs w:val="20"/>
                <w:highlight w:val="yellow"/>
              </w:rPr>
              <w:t>).Start();</w:t>
            </w:r>
          </w:p>
          <w:p w:rsidR="00BC08FD" w:rsidRPr="00E33D85" w:rsidRDefault="00B21512" w:rsidP="00B21512">
            <w:pPr>
              <w:spacing w:line="240" w:lineRule="auto"/>
              <w:ind w:left="360"/>
            </w:pPr>
            <w:r w:rsidRPr="00B21512">
              <w:rPr>
                <w:rFonts w:eastAsia="Times New Roman" w:cs="Consolas"/>
                <w:color w:val="000000"/>
                <w:sz w:val="20"/>
                <w:szCs w:val="20"/>
                <w:highlight w:val="yellow"/>
              </w:rPr>
              <w:t>}</w:t>
            </w:r>
          </w:p>
        </w:tc>
      </w:tr>
    </w:tbl>
    <w:p w:rsidR="00747254" w:rsidRPr="00E33D85" w:rsidRDefault="00747254" w:rsidP="00747254">
      <w:pPr>
        <w:pStyle w:val="Heading5"/>
        <w:rPr>
          <w:rFonts w:asciiTheme="minorHAnsi" w:hAnsiTheme="minorHAnsi"/>
        </w:rPr>
      </w:pPr>
      <w:r w:rsidRPr="00E33D85">
        <w:rPr>
          <w:rFonts w:asciiTheme="minorHAnsi" w:hAnsiTheme="minorHAnsi"/>
        </w:rPr>
        <w:t>Update “submit” function</w:t>
      </w:r>
    </w:p>
    <w:p w:rsidR="00747254" w:rsidRPr="00E33D85" w:rsidRDefault="00747254" w:rsidP="00747254">
      <w:r w:rsidRPr="00E33D85">
        <w:t xml:space="preserve">Replace the submit function with the code </w:t>
      </w:r>
      <w:r w:rsidR="004428E2" w:rsidRPr="00E33D85">
        <w:t xml:space="preserve">snippet </w:t>
      </w:r>
      <w:r w:rsidRPr="00E33D85">
        <w:t>below</w:t>
      </w:r>
    </w:p>
    <w:tbl>
      <w:tblPr>
        <w:tblStyle w:val="TableGrid"/>
        <w:tblW w:w="0" w:type="auto"/>
        <w:tblLook w:val="04A0" w:firstRow="1" w:lastRow="0" w:firstColumn="1" w:lastColumn="0" w:noHBand="0" w:noVBand="1"/>
      </w:tblPr>
      <w:tblGrid>
        <w:gridCol w:w="10296"/>
      </w:tblGrid>
      <w:tr w:rsidR="00BC08FD" w:rsidRPr="00E33D85" w:rsidTr="00BC08FD">
        <w:tc>
          <w:tcPr>
            <w:tcW w:w="10296" w:type="dxa"/>
          </w:tcPr>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lastRenderedPageBreak/>
              <w:t>/*</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Asynchronous </w:t>
            </w:r>
            <w:r w:rsidRPr="00E33D85">
              <w:rPr>
                <w:rFonts w:eastAsia="Times New Roman" w:cs="Consolas"/>
                <w:color w:val="3F7F5F"/>
                <w:sz w:val="20"/>
                <w:szCs w:val="20"/>
                <w:u w:val="single"/>
              </w:rPr>
              <w:t>Callbacks</w:t>
            </w:r>
            <w:r w:rsidRPr="00E33D85">
              <w:rPr>
                <w:rFonts w:eastAsia="Times New Roman" w:cs="Consolas"/>
                <w:color w:val="3F7F5F"/>
                <w:sz w:val="20"/>
                <w:szCs w:val="20"/>
              </w:rPr>
              <w:t xml:space="preserve"> for SiteGenesis.</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 Identifies if an order exists, submits the order, and shows a confirmation message.</w:t>
            </w:r>
          </w:p>
          <w:p w:rsidR="001C76AF" w:rsidRPr="00E33D85" w:rsidRDefault="001C76AF" w:rsidP="001C76AF">
            <w:pPr>
              <w:autoSpaceDE w:val="0"/>
              <w:autoSpaceDN w:val="0"/>
              <w:adjustRightInd w:val="0"/>
              <w:spacing w:after="0" w:line="240" w:lineRule="auto"/>
              <w:rPr>
                <w:rFonts w:eastAsia="Times New Roman" w:cs="Consolas"/>
                <w:sz w:val="20"/>
                <w:szCs w:val="20"/>
              </w:rPr>
            </w:pPr>
            <w:r w:rsidRPr="00E33D85">
              <w:rPr>
                <w:rFonts w:eastAsia="Times New Roman" w:cs="Consolas"/>
                <w:color w:val="3F7F5F"/>
                <w:sz w:val="20"/>
                <w:szCs w:val="20"/>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b/>
                <w:bCs/>
                <w:color w:val="7F0055"/>
                <w:sz w:val="20"/>
                <w:szCs w:val="20"/>
                <w:highlight w:val="yellow"/>
              </w:rPr>
              <w:t>function</w:t>
            </w:r>
            <w:r w:rsidRPr="0064236A">
              <w:rPr>
                <w:rFonts w:eastAsia="Times New Roman" w:cs="Consolas"/>
                <w:color w:val="000000"/>
                <w:sz w:val="20"/>
                <w:szCs w:val="20"/>
                <w:highlight w:val="yellow"/>
              </w:rPr>
              <w:t xml:space="preserve"> submit(args)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 = require(</w:t>
            </w:r>
            <w:r w:rsidRPr="0064236A">
              <w:rPr>
                <w:rFonts w:eastAsia="Times New Roman" w:cs="Consolas"/>
                <w:color w:val="2A00FF"/>
                <w:sz w:val="20"/>
                <w:szCs w:val="20"/>
                <w:highlight w:val="yellow"/>
              </w:rPr>
              <w:t>'int_cybersource_controllers/cartridge/scripts/Provider'</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providerParam = request.httpParameterMap.provider.stringValue;</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(!empty(providerParam))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var</w:t>
            </w:r>
            <w:r w:rsidRPr="0064236A">
              <w:rPr>
                <w:rFonts w:eastAsia="Times New Roman" w:cs="Consolas"/>
                <w:color w:val="000000"/>
                <w:sz w:val="20"/>
                <w:szCs w:val="20"/>
                <w:highlight w:val="yellow"/>
              </w:rPr>
              <w:t xml:space="preserve"> providerResult = Provider.Check(args);</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(!empty(providerResult)){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(providerResult.pending){</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ReviewOrder({Order:providerResult.Order});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(providerResult.load3DRequest){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app.getView().render(</w:t>
            </w:r>
            <w:r w:rsidRPr="0064236A">
              <w:rPr>
                <w:rFonts w:eastAsia="Times New Roman" w:cs="Consolas"/>
                <w:color w:val="2A00FF"/>
                <w:sz w:val="20"/>
                <w:szCs w:val="20"/>
                <w:highlight w:val="yellow"/>
              </w:rPr>
              <w:t>'cart/payerauthenticationredirect'</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(providerResult.submit){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SubmitOrder({Order:providerResult.Order});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fail({Order:providerResult.Order});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(providerResult.cancelfail){</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'COSummary'</w:t>
            </w:r>
            <w:r w:rsidRPr="0064236A">
              <w:rPr>
                <w:rFonts w:eastAsia="Times New Roman" w:cs="Consolas"/>
                <w:color w:val="000000"/>
                <w:sz w:val="20"/>
                <w:szCs w:val="20"/>
                <w:highlight w:val="yellow"/>
              </w:rPr>
              <w:t>).Start({PlaceOrderError:providerResult.PlaceOrderError});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(providerResult.carterror){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001B6E22">
              <w:rPr>
                <w:rFonts w:eastAsia="Times New Roman" w:cs="Consolas"/>
                <w:b/>
                <w:bCs/>
                <w:color w:val="7F0055"/>
                <w:sz w:val="20"/>
                <w:szCs w:val="20"/>
                <w:highlight w:val="yellow"/>
              </w:rPr>
              <w:t xml:space="preserve"> </w:t>
            </w:r>
            <w:r w:rsidRPr="0064236A">
              <w:rPr>
                <w:rFonts w:eastAsia="Times New Roman" w:cs="Consolas"/>
                <w:b/>
                <w:bCs/>
                <w:color w:val="7F0055"/>
                <w:sz w:val="20"/>
                <w:szCs w:val="20"/>
                <w:highlight w:val="yellow"/>
              </w:rPr>
              <w:t>if</w:t>
            </w:r>
            <w:r w:rsidRPr="0064236A">
              <w:rPr>
                <w:rFonts w:eastAsia="Times New Roman" w:cs="Consolas"/>
                <w:color w:val="000000"/>
                <w:sz w:val="20"/>
                <w:szCs w:val="20"/>
                <w:highlight w:val="yellow"/>
              </w:rPr>
              <w:t>(providerResult.redirect){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app.getView({Location : providerResult.location}).render(providerResult.render);</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 xml:space="preserve">} </w:t>
            </w:r>
            <w:r w:rsidRPr="0064236A">
              <w:rPr>
                <w:rFonts w:eastAsia="Times New Roman" w:cs="Consolas"/>
                <w:b/>
                <w:bCs/>
                <w:color w:val="7F0055"/>
                <w:sz w:val="20"/>
                <w:szCs w:val="20"/>
                <w:highlight w:val="yellow"/>
              </w:rPr>
              <w:t>else</w:t>
            </w:r>
            <w:r w:rsidRPr="0064236A">
              <w:rPr>
                <w:rFonts w:eastAsia="Times New Roman" w:cs="Consolas"/>
                <w:color w:val="000000"/>
                <w:sz w:val="20"/>
                <w:szCs w:val="20"/>
                <w:highlight w:val="yellow"/>
              </w:rPr>
              <w:t xml:space="preserve"> {</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t>app.getController(</w:t>
            </w:r>
            <w:r w:rsidRPr="0064236A">
              <w:rPr>
                <w:rFonts w:eastAsia="Times New Roman" w:cs="Consolas"/>
                <w:color w:val="2A00FF"/>
                <w:sz w:val="20"/>
                <w:szCs w:val="20"/>
                <w:highlight w:val="yellow"/>
              </w:rPr>
              <w:t>'Cart'</w:t>
            </w:r>
            <w:r w:rsidRPr="0064236A">
              <w:rPr>
                <w:rFonts w:eastAsia="Times New Roman" w:cs="Consolas"/>
                <w:color w:val="000000"/>
                <w:sz w:val="20"/>
                <w:szCs w:val="20"/>
                <w:highlight w:val="yellow"/>
              </w:rPr>
              <w:t>).Show();</w:t>
            </w:r>
          </w:p>
          <w:p w:rsidR="00B21512" w:rsidRPr="0064236A" w:rsidRDefault="00B21512" w:rsidP="00B21512">
            <w:pPr>
              <w:autoSpaceDE w:val="0"/>
              <w:autoSpaceDN w:val="0"/>
              <w:adjustRightInd w:val="0"/>
              <w:spacing w:after="0" w:line="240" w:lineRule="auto"/>
              <w:rPr>
                <w:rFonts w:eastAsia="Times New Roman" w:cs="Consolas"/>
                <w:sz w:val="20"/>
                <w:szCs w:val="20"/>
                <w:highlight w:val="yellow"/>
              </w:rPr>
            </w:pPr>
            <w:r w:rsidRPr="0064236A">
              <w:rPr>
                <w:rFonts w:eastAsia="Times New Roman" w:cs="Consolas"/>
                <w:color w:val="000000"/>
                <w:sz w:val="20"/>
                <w:szCs w:val="20"/>
                <w:highlight w:val="yellow"/>
              </w:rPr>
              <w:tab/>
            </w:r>
            <w:r w:rsidRPr="0064236A">
              <w:rPr>
                <w:rFonts w:eastAsia="Times New Roman" w:cs="Consolas"/>
                <w:b/>
                <w:bCs/>
                <w:color w:val="7F0055"/>
                <w:sz w:val="20"/>
                <w:szCs w:val="20"/>
                <w:highlight w:val="yellow"/>
              </w:rPr>
              <w:t>return</w:t>
            </w:r>
            <w:r w:rsidRPr="0064236A">
              <w:rPr>
                <w:rFonts w:eastAsia="Times New Roman" w:cs="Consolas"/>
                <w:color w:val="000000"/>
                <w:sz w:val="20"/>
                <w:szCs w:val="20"/>
                <w:highlight w:val="yellow"/>
              </w:rPr>
              <w:t>;</w:t>
            </w:r>
          </w:p>
          <w:p w:rsidR="00BC08FD" w:rsidRPr="00E33D85" w:rsidRDefault="00B21512" w:rsidP="00B21512">
            <w:pPr>
              <w:spacing w:line="240" w:lineRule="auto"/>
              <w:ind w:left="360"/>
            </w:pPr>
            <w:r w:rsidRPr="00B21512">
              <w:rPr>
                <w:rFonts w:ascii="Consolas" w:eastAsia="Times New Roman" w:hAnsi="Consolas" w:cs="Consolas"/>
                <w:color w:val="000000"/>
                <w:sz w:val="20"/>
                <w:szCs w:val="20"/>
                <w:highlight w:val="yellow"/>
              </w:rPr>
              <w:t>}</w:t>
            </w:r>
          </w:p>
        </w:tc>
      </w:tr>
    </w:tbl>
    <w:p w:rsidR="00BF053E" w:rsidRPr="00E33D85" w:rsidRDefault="00167ED8" w:rsidP="00BF053E">
      <w:pPr>
        <w:pStyle w:val="Heading5"/>
        <w:rPr>
          <w:rFonts w:asciiTheme="minorHAnsi" w:hAnsiTheme="minorHAnsi"/>
        </w:rPr>
      </w:pPr>
      <w:r>
        <w:rPr>
          <w:rFonts w:asciiTheme="minorHAnsi" w:hAnsiTheme="minorHAnsi"/>
        </w:rPr>
        <w:t xml:space="preserve">Update </w:t>
      </w:r>
      <w:r w:rsidR="00BF053E" w:rsidRPr="00E33D85">
        <w:rPr>
          <w:rFonts w:asciiTheme="minorHAnsi" w:hAnsiTheme="minorHAnsi"/>
        </w:rPr>
        <w:t>Export functions</w:t>
      </w:r>
    </w:p>
    <w:tbl>
      <w:tblPr>
        <w:tblStyle w:val="TableGrid"/>
        <w:tblW w:w="0" w:type="auto"/>
        <w:tblLook w:val="04A0" w:firstRow="1" w:lastRow="0" w:firstColumn="1" w:lastColumn="0" w:noHBand="0" w:noVBand="1"/>
      </w:tblPr>
      <w:tblGrid>
        <w:gridCol w:w="10296"/>
      </w:tblGrid>
      <w:tr w:rsidR="00B07148" w:rsidRPr="00E33D85" w:rsidTr="00B07148">
        <w:tc>
          <w:tcPr>
            <w:tcW w:w="10296" w:type="dxa"/>
          </w:tcPr>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exports.Fail = guard.ensure([</w:t>
            </w:r>
            <w:r w:rsidRPr="00B21512">
              <w:rPr>
                <w:rFonts w:eastAsia="Times New Roman" w:cs="Consolas"/>
                <w:color w:val="2A00FF"/>
                <w:sz w:val="20"/>
                <w:szCs w:val="20"/>
                <w:highlight w:val="yellow"/>
              </w:rPr>
              <w:t>'https'</w:t>
            </w:r>
            <w:r w:rsidRPr="00B21512">
              <w:rPr>
                <w:rFonts w:eastAsia="Times New Roman" w:cs="Consolas"/>
                <w:color w:val="000000"/>
                <w:sz w:val="20"/>
                <w:szCs w:val="20"/>
                <w:highlight w:val="yellow"/>
              </w:rPr>
              <w:t>], fail);</w:t>
            </w:r>
          </w:p>
          <w:p w:rsidR="00B21512" w:rsidRPr="00B21512" w:rsidRDefault="00B21512" w:rsidP="00B21512">
            <w:pPr>
              <w:autoSpaceDE w:val="0"/>
              <w:autoSpaceDN w:val="0"/>
              <w:adjustRightInd w:val="0"/>
              <w:spacing w:after="0" w:line="240" w:lineRule="auto"/>
              <w:rPr>
                <w:rFonts w:eastAsia="Times New Roman" w:cs="Consolas"/>
                <w:sz w:val="20"/>
                <w:szCs w:val="20"/>
                <w:highlight w:val="yellow"/>
              </w:rPr>
            </w:pPr>
            <w:r w:rsidRPr="00B21512">
              <w:rPr>
                <w:rFonts w:eastAsia="Times New Roman" w:cs="Consolas"/>
                <w:color w:val="000000"/>
                <w:sz w:val="20"/>
                <w:szCs w:val="20"/>
                <w:highlight w:val="yellow"/>
              </w:rPr>
              <w:t>exports.ReviewOrder = ReviewOrder;</w:t>
            </w:r>
          </w:p>
          <w:p w:rsidR="00B07148" w:rsidRPr="00E33D85" w:rsidRDefault="00B21512" w:rsidP="00B21512">
            <w:r w:rsidRPr="00B21512">
              <w:rPr>
                <w:rFonts w:eastAsia="Times New Roman" w:cs="Consolas"/>
                <w:color w:val="000000"/>
                <w:sz w:val="20"/>
                <w:szCs w:val="20"/>
                <w:highlight w:val="yellow"/>
              </w:rPr>
              <w:t>exports.SubmitOrder = SubmitOrder;</w:t>
            </w:r>
          </w:p>
        </w:tc>
      </w:tr>
    </w:tbl>
    <w:p w:rsidR="00E66C51" w:rsidRPr="00E33D85" w:rsidRDefault="00E66C51" w:rsidP="005C1822">
      <w:pPr>
        <w:pStyle w:val="BodyText"/>
      </w:pPr>
    </w:p>
    <w:p w:rsidR="00DC710D" w:rsidRPr="00E33D85" w:rsidRDefault="00DC710D" w:rsidP="00DC710D">
      <w:pPr>
        <w:pStyle w:val="Heading4"/>
        <w:rPr>
          <w:rFonts w:asciiTheme="minorHAnsi" w:hAnsiTheme="minorHAnsi"/>
        </w:rPr>
      </w:pPr>
      <w:r w:rsidRPr="00E33D85">
        <w:rPr>
          <w:rFonts w:asciiTheme="minorHAnsi" w:hAnsiTheme="minorHAnsi"/>
        </w:rPr>
        <w:lastRenderedPageBreak/>
        <w:t>Controller - COBilling.js</w:t>
      </w:r>
    </w:p>
    <w:p w:rsidR="00B86788" w:rsidRPr="00E33D85" w:rsidRDefault="00087578" w:rsidP="00B86788">
      <w:pPr>
        <w:pStyle w:val="Heading5"/>
        <w:rPr>
          <w:rFonts w:asciiTheme="minorHAnsi" w:hAnsiTheme="minorHAnsi"/>
        </w:rPr>
      </w:pPr>
      <w:r w:rsidRPr="00E33D85">
        <w:rPr>
          <w:rFonts w:asciiTheme="minorHAnsi" w:hAnsiTheme="minorHAnsi"/>
        </w:rPr>
        <w:t>Update E</w:t>
      </w:r>
      <w:r w:rsidR="00B86788" w:rsidRPr="00E33D85">
        <w:rPr>
          <w:rFonts w:asciiTheme="minorHAnsi" w:hAnsiTheme="minorHAnsi"/>
        </w:rPr>
        <w:t>xport Function</w:t>
      </w:r>
    </w:p>
    <w:tbl>
      <w:tblPr>
        <w:tblStyle w:val="TableGrid"/>
        <w:tblW w:w="0" w:type="auto"/>
        <w:tblLook w:val="04A0" w:firstRow="1" w:lastRow="0" w:firstColumn="1" w:lastColumn="0" w:noHBand="0" w:noVBand="1"/>
      </w:tblPr>
      <w:tblGrid>
        <w:gridCol w:w="10296"/>
      </w:tblGrid>
      <w:tr w:rsidR="00B86788" w:rsidRPr="00E33D85" w:rsidTr="00B86788">
        <w:tc>
          <w:tcPr>
            <w:tcW w:w="10296" w:type="dxa"/>
          </w:tcPr>
          <w:p w:rsidR="00B86788" w:rsidRPr="00FB697C" w:rsidRDefault="00544B13" w:rsidP="00FB697C">
            <w:pPr>
              <w:autoSpaceDE w:val="0"/>
              <w:autoSpaceDN w:val="0"/>
              <w:adjustRightInd w:val="0"/>
              <w:spacing w:after="0" w:line="240" w:lineRule="auto"/>
              <w:rPr>
                <w:rFonts w:eastAsia="Times New Roman" w:cs="Consolas"/>
                <w:sz w:val="20"/>
                <w:szCs w:val="20"/>
              </w:rPr>
            </w:pPr>
            <w:r w:rsidRPr="00544B13">
              <w:rPr>
                <w:rFonts w:eastAsia="Times New Roman" w:cs="Consolas"/>
                <w:color w:val="000000"/>
                <w:sz w:val="20"/>
                <w:szCs w:val="20"/>
                <w:highlight w:val="yellow"/>
              </w:rPr>
              <w:t>exports.ReturnToForm = guard.ensure([</w:t>
            </w:r>
            <w:r w:rsidRPr="00544B13">
              <w:rPr>
                <w:rFonts w:eastAsia="Times New Roman" w:cs="Consolas"/>
                <w:color w:val="2A00FF"/>
                <w:sz w:val="20"/>
                <w:szCs w:val="20"/>
                <w:highlight w:val="yellow"/>
              </w:rPr>
              <w:t>'https'</w:t>
            </w:r>
            <w:r w:rsidRPr="00544B13">
              <w:rPr>
                <w:rFonts w:eastAsia="Times New Roman" w:cs="Consolas"/>
                <w:color w:val="000000"/>
                <w:sz w:val="20"/>
                <w:szCs w:val="20"/>
                <w:highlight w:val="yellow"/>
              </w:rPr>
              <w:t>], returnToForm);</w:t>
            </w:r>
          </w:p>
        </w:tc>
      </w:tr>
    </w:tbl>
    <w:p w:rsidR="00B86788" w:rsidRPr="00E33D85" w:rsidRDefault="00B86788" w:rsidP="004638D9"/>
    <w:p w:rsidR="00A00346" w:rsidRPr="00E33D85" w:rsidRDefault="00CB5F9F" w:rsidP="00A00346">
      <w:pPr>
        <w:pStyle w:val="Heading5"/>
        <w:rPr>
          <w:rFonts w:asciiTheme="minorHAnsi" w:hAnsiTheme="minorHAnsi"/>
        </w:rPr>
      </w:pPr>
      <w:r>
        <w:rPr>
          <w:rFonts w:asciiTheme="minorHAnsi" w:hAnsiTheme="minorHAnsi"/>
        </w:rPr>
        <w:t xml:space="preserve">Update </w:t>
      </w:r>
      <w:r w:rsidR="00A00346" w:rsidRPr="00E33D85">
        <w:rPr>
          <w:rFonts w:asciiTheme="minorHAnsi" w:hAnsiTheme="minorHAnsi"/>
        </w:rPr>
        <w:t>“resetPaymentForms()” function</w:t>
      </w:r>
    </w:p>
    <w:p w:rsidR="00A00346" w:rsidRPr="00E33D85" w:rsidRDefault="00A1373A" w:rsidP="00E764DC">
      <w:pPr>
        <w:rPr>
          <w:bCs/>
          <w:color w:val="000000" w:themeColor="text1"/>
        </w:rPr>
      </w:pPr>
      <w:r>
        <w:rPr>
          <w:bCs/>
          <w:color w:val="000000" w:themeColor="text1"/>
        </w:rPr>
        <w:t>I</w:t>
      </w:r>
      <w:r w:rsidR="002E4FF9" w:rsidRPr="00E33D85">
        <w:rPr>
          <w:bCs/>
          <w:color w:val="000000" w:themeColor="text1"/>
        </w:rPr>
        <w:t xml:space="preserve">nvoke </w:t>
      </w:r>
      <w:r w:rsidR="00620401" w:rsidRPr="00E33D85">
        <w:rPr>
          <w:bCs/>
          <w:color w:val="000000" w:themeColor="text1"/>
        </w:rPr>
        <w:t xml:space="preserve">cybersource cartridge </w:t>
      </w:r>
      <w:r w:rsidR="002E4FF9" w:rsidRPr="00E33D85">
        <w:rPr>
          <w:bCs/>
          <w:color w:val="000000" w:themeColor="text1"/>
        </w:rPr>
        <w:t>“ResetPaymentForms” function</w:t>
      </w:r>
      <w:r w:rsidR="00BC08FD" w:rsidRPr="00E33D85">
        <w:rPr>
          <w:bCs/>
          <w:color w:val="000000" w:themeColor="text1"/>
        </w:rPr>
        <w:t xml:space="preserve"> after cart basket retrieved</w:t>
      </w:r>
      <w:r w:rsidR="002E4FF9" w:rsidRPr="00E33D85">
        <w:rPr>
          <w:bCs/>
          <w:color w:val="000000" w:themeColor="text1"/>
        </w:rPr>
        <w:t xml:space="preserve">. </w:t>
      </w:r>
    </w:p>
    <w:p w:rsidR="00691959" w:rsidRDefault="00691959" w:rsidP="00E764DC">
      <w:pPr>
        <w:rPr>
          <w:bCs/>
          <w:color w:val="000000" w:themeColor="text1"/>
        </w:rPr>
      </w:pPr>
      <w:r w:rsidRPr="00E33D85">
        <w:rPr>
          <w:bCs/>
          <w:color w:val="000000" w:themeColor="text1"/>
        </w:rPr>
        <w:t xml:space="preserve">Remove </w:t>
      </w:r>
      <w:r w:rsidR="005E43BD" w:rsidRPr="00E33D85">
        <w:rPr>
          <w:bCs/>
          <w:color w:val="000000" w:themeColor="text1"/>
        </w:rPr>
        <w:t>BML payment</w:t>
      </w:r>
      <w:r w:rsidRPr="00E33D85">
        <w:rPr>
          <w:bCs/>
          <w:color w:val="000000" w:themeColor="text1"/>
        </w:rPr>
        <w:t xml:space="preserve"> instruments from </w:t>
      </w:r>
      <w:r w:rsidR="000B6A3D" w:rsidRPr="00E33D85">
        <w:rPr>
          <w:bCs/>
          <w:color w:val="000000" w:themeColor="text1"/>
        </w:rPr>
        <w:t>PayPal</w:t>
      </w:r>
      <w:r w:rsidRPr="00E33D85">
        <w:rPr>
          <w:bCs/>
          <w:color w:val="000000" w:themeColor="text1"/>
        </w:rPr>
        <w:t xml:space="preserve"> and credit card condition </w:t>
      </w:r>
    </w:p>
    <w:p w:rsidR="00A1373A" w:rsidRPr="00E33D85" w:rsidRDefault="00A1373A" w:rsidP="00E764DC">
      <w:pPr>
        <w:rPr>
          <w:bCs/>
          <w:color w:val="000000" w:themeColor="text1"/>
        </w:rPr>
      </w:pPr>
      <w:r>
        <w:rPr>
          <w:bCs/>
          <w:color w:val="000000" w:themeColor="text1"/>
        </w:rPr>
        <w:t xml:space="preserve">Also remove </w:t>
      </w:r>
      <w:r w:rsidR="000B6A3D">
        <w:rPr>
          <w:bCs/>
          <w:color w:val="000000" w:themeColor="text1"/>
        </w:rPr>
        <w:t>PayPal</w:t>
      </w:r>
      <w:r>
        <w:rPr>
          <w:bCs/>
          <w:color w:val="000000" w:themeColor="text1"/>
        </w:rPr>
        <w:t xml:space="preserve"> payment instrument from BML IF condition at the end</w:t>
      </w:r>
    </w:p>
    <w:p w:rsidR="00691959" w:rsidRDefault="00691959" w:rsidP="00E764DC">
      <w:pPr>
        <w:rPr>
          <w:bCs/>
          <w:color w:val="000000" w:themeColor="text1"/>
        </w:rPr>
      </w:pPr>
      <w:r w:rsidRPr="00E33D85">
        <w:rPr>
          <w:bCs/>
          <w:color w:val="000000" w:themeColor="text1"/>
        </w:rPr>
        <w:t>Add if condition after cart object</w:t>
      </w:r>
    </w:p>
    <w:tbl>
      <w:tblPr>
        <w:tblStyle w:val="TableGrid"/>
        <w:tblW w:w="0" w:type="auto"/>
        <w:tblLook w:val="04A0" w:firstRow="1" w:lastRow="0" w:firstColumn="1" w:lastColumn="0" w:noHBand="0" w:noVBand="1"/>
      </w:tblPr>
      <w:tblGrid>
        <w:gridCol w:w="10296"/>
      </w:tblGrid>
      <w:tr w:rsidR="00E21B77" w:rsidTr="00E21B77">
        <w:tc>
          <w:tcPr>
            <w:tcW w:w="10296" w:type="dxa"/>
          </w:tcPr>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resetPaymentForms()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cart = app.getModel(</w:t>
            </w:r>
            <w:r w:rsidRPr="00E21B77">
              <w:rPr>
                <w:rFonts w:eastAsia="Times New Roman" w:cs="Consolas"/>
                <w:color w:val="2A00FF"/>
                <w:sz w:val="20"/>
                <w:szCs w:val="20"/>
              </w:rPr>
              <w:t>'Cart'</w:t>
            </w:r>
            <w:r w:rsidRPr="00E21B77">
              <w:rPr>
                <w:rFonts w:eastAsia="Times New Roman" w:cs="Consolas"/>
                <w:color w:val="000000"/>
                <w:sz w:val="20"/>
                <w:szCs w:val="20"/>
              </w:rPr>
              <w:t>).get();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w:t>
            </w:r>
            <w:r w:rsidRPr="00E21B77">
              <w:rPr>
                <w:rFonts w:eastAsia="Times New Roman" w:cs="Consolas"/>
                <w:b/>
                <w:bCs/>
                <w:color w:val="7F0055"/>
                <w:sz w:val="20"/>
                <w:szCs w:val="20"/>
                <w:highlight w:val="yellow"/>
              </w:rPr>
              <w:t>null</w:t>
            </w:r>
            <w:r w:rsidRPr="00E21B77">
              <w:rPr>
                <w:rFonts w:eastAsia="Times New Roman" w:cs="Consolas"/>
                <w:color w:val="000000"/>
                <w:sz w:val="20"/>
                <w:szCs w:val="20"/>
                <w:highlight w:val="yellow"/>
              </w:rPr>
              <w:t xml:space="preserve"> != cart &amp;&amp; !empty(app.getForm(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 {</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 = require(</w:t>
            </w:r>
            <w:r w:rsidRPr="00E21B77">
              <w:rPr>
                <w:rFonts w:eastAsia="Times New Roman" w:cs="Consolas"/>
                <w:color w:val="2A00FF"/>
                <w:sz w:val="20"/>
                <w:szCs w:val="20"/>
                <w:highlight w:val="yellow"/>
              </w:rPr>
              <w:t>'int_cybersource_controllers/cartridge/scripts/Cybersource'</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ab/>
              <w:t>Cybersource.ResetPaymentForms({Basket:cart.object, PaymentType: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w:t>
            </w:r>
          </w:p>
          <w:p w:rsidR="00E21B77" w:rsidRPr="00E21B77" w:rsidRDefault="00E21B77" w:rsidP="00E21B77">
            <w:pPr>
              <w:autoSpaceDE w:val="0"/>
              <w:autoSpaceDN w:val="0"/>
              <w:adjustRightInd w:val="0"/>
              <w:spacing w:after="0" w:line="240" w:lineRule="auto"/>
              <w:rPr>
                <w:rFonts w:eastAsia="Times New Roman" w:cs="Consolas"/>
                <w:sz w:val="20"/>
                <w:szCs w:val="20"/>
                <w:highlight w:val="yellow"/>
              </w:rPr>
            </w:pPr>
            <w:r w:rsidRPr="00E21B77">
              <w:rPr>
                <w:rFonts w:eastAsia="Times New Roman" w:cs="Consolas"/>
                <w:color w:val="000000"/>
                <w:sz w:val="20"/>
                <w:szCs w:val="20"/>
                <w:highlight w:val="yellow"/>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var</w:t>
            </w:r>
            <w:r w:rsidRPr="00E21B77">
              <w:rPr>
                <w:rFonts w:eastAsia="Times New Roman" w:cs="Consolas"/>
                <w:color w:val="000000"/>
                <w:sz w:val="20"/>
                <w:szCs w:val="20"/>
                <w:highlight w:val="yellow"/>
              </w:rPr>
              <w:t xml:space="preserve"> CybersourceConstants = require(</w:t>
            </w:r>
            <w:r w:rsidRPr="00E21B77">
              <w:rPr>
                <w:rFonts w:eastAsia="Times New Roman" w:cs="Consolas"/>
                <w:color w:val="2A00FF"/>
                <w:sz w:val="20"/>
                <w:szCs w:val="20"/>
                <w:highlight w:val="yellow"/>
              </w:rPr>
              <w:t>'int_cybersource/cartridge/scripts/utils/CybersourceConstants'</w:t>
            </w:r>
            <w:r w:rsidRPr="00E21B77">
              <w:rPr>
                <w:rFonts w:eastAsia="Times New Roman" w:cs="Consolas"/>
                <w:color w:val="000000"/>
                <w:sz w:val="20"/>
                <w:szCs w:val="20"/>
                <w:highlight w:val="yellow"/>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var</w:t>
            </w:r>
            <w:r w:rsidRPr="00E21B77">
              <w:rPr>
                <w:rFonts w:eastAsia="Times New Roman" w:cs="Consolas"/>
                <w:color w:val="000000"/>
                <w:sz w:val="20"/>
                <w:szCs w:val="20"/>
              </w:rPr>
              <w:t xml:space="preserve"> status = Transaction.wrap(</w:t>
            </w:r>
            <w:r w:rsidRPr="00E21B77">
              <w:rPr>
                <w:rFonts w:eastAsia="Times New Roman" w:cs="Consolas"/>
                <w:b/>
                <w:bCs/>
                <w:color w:val="7F0055"/>
                <w:sz w:val="20"/>
                <w:szCs w:val="20"/>
              </w:rPr>
              <w:t>function</w:t>
            </w:r>
            <w:r w:rsidRPr="00E21B77">
              <w:rPr>
                <w:rFonts w:eastAsia="Times New Roman" w:cs="Consolas"/>
                <w:color w:val="000000"/>
                <w:sz w:val="20"/>
                <w:szCs w:val="20"/>
              </w:rPr>
              <w:t xml:space="preserve"> ()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highlight w:val="yellow"/>
              </w:rPr>
              <w:t>if</w:t>
            </w:r>
            <w:r w:rsidRPr="00E21B77">
              <w:rPr>
                <w:rFonts w:eastAsia="Times New Roman" w:cs="Consolas"/>
                <w:color w:val="000000"/>
                <w:sz w:val="20"/>
                <w:szCs w:val="20"/>
                <w:highlight w:val="yellow"/>
              </w:rPr>
              <w:t xml:space="preserve"> (app.getForm(</w:t>
            </w:r>
            <w:r w:rsidRPr="00E21B77">
              <w:rPr>
                <w:rFonts w:eastAsia="Times New Roman" w:cs="Consolas"/>
                <w:color w:val="2A00FF"/>
                <w:sz w:val="20"/>
                <w:szCs w:val="20"/>
                <w:highlight w:val="yellow"/>
              </w:rPr>
              <w:t>'billing'</w:t>
            </w:r>
            <w:r w:rsidRPr="00E21B77">
              <w:rPr>
                <w:rFonts w:eastAsia="Times New Roman" w:cs="Consolas"/>
                <w:color w:val="000000"/>
                <w:sz w:val="20"/>
                <w:szCs w:val="20"/>
                <w:highlight w:val="yellow"/>
              </w:rPr>
              <w:t>).object.paymentMethods.selectedPaymentMethodID.value.equals(CybersourceConstants.METHOD_PAYPAL))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).object.paymentMethods.selectedPaymentMethodID.value.equals(PaymentInstrument.METHOD_CREDIT_CARD))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highlight w:val="yellow"/>
              </w:rPr>
              <w:t>cart.removePaymentInstruments(cart.getPaymentInstruments(CybersourceConstants.METHOD_PAYPAL));</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 </w:t>
            </w:r>
            <w:r w:rsidRPr="00E21B77">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).object.paymentMethods.selectedPaymentMethodID.value.equals(PaymentInstrument.METHOD_BML))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).object.paymentMethods.creditCard.clearFormElement();</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if</w:t>
            </w:r>
            <w:r w:rsidRPr="00E21B77">
              <w:rPr>
                <w:rFonts w:eastAsia="Times New Roman" w:cs="Consolas"/>
                <w:color w:val="000000"/>
                <w:sz w:val="20"/>
                <w:szCs w:val="20"/>
              </w:rPr>
              <w:t xml:space="preserve"> (!app.getForm(</w:t>
            </w:r>
            <w:r w:rsidRPr="00E21B77">
              <w:rPr>
                <w:rFonts w:eastAsia="Times New Roman" w:cs="Consolas"/>
                <w:color w:val="2A00FF"/>
                <w:sz w:val="20"/>
                <w:szCs w:val="20"/>
              </w:rPr>
              <w:t>'billing'</w:t>
            </w:r>
            <w:r w:rsidRPr="00E21B77">
              <w:rPr>
                <w:rFonts w:eastAsia="Times New Roman" w:cs="Consolas"/>
                <w:color w:val="000000"/>
                <w:sz w:val="20"/>
                <w:szCs w:val="20"/>
              </w:rPr>
              <w:t>).object.paymentMethods.bml.ssn.valid) {</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t>return</w:t>
            </w:r>
            <w:r w:rsidR="00B32948">
              <w:rPr>
                <w:rFonts w:eastAsia="Times New Roman" w:cs="Consolas"/>
                <w:b/>
                <w:bCs/>
                <w:color w:val="7F0055"/>
                <w:sz w:val="20"/>
                <w:szCs w:val="20"/>
              </w:rPr>
              <w:t xml:space="preserve"> </w:t>
            </w:r>
            <w:r w:rsidRPr="00E21B77">
              <w:rPr>
                <w:rFonts w:eastAsia="Times New Roman" w:cs="Consolas"/>
                <w:b/>
                <w:bCs/>
                <w:color w:val="7F0055"/>
                <w:sz w:val="20"/>
                <w:szCs w:val="20"/>
              </w:rPr>
              <w:t>false</w:t>
            </w:r>
            <w:r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cart.removePaymentInstruments(cart.getPaymentInstruments(PaymentInstrument.METHOD_CREDIT_CARD));</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B32948" w:rsidP="00E21B77">
            <w:pPr>
              <w:autoSpaceDE w:val="0"/>
              <w:autoSpaceDN w:val="0"/>
              <w:adjustRightInd w:val="0"/>
              <w:spacing w:after="0" w:line="240" w:lineRule="auto"/>
              <w:rPr>
                <w:rFonts w:eastAsia="Times New Roman" w:cs="Consolas"/>
                <w:sz w:val="20"/>
                <w:szCs w:val="20"/>
              </w:rPr>
            </w:pPr>
            <w:r>
              <w:rPr>
                <w:rFonts w:eastAsia="Times New Roman" w:cs="Consolas"/>
                <w:b/>
                <w:bCs/>
                <w:color w:val="7F0055"/>
                <w:sz w:val="20"/>
                <w:szCs w:val="20"/>
              </w:rPr>
              <w:t>r</w:t>
            </w:r>
            <w:r w:rsidR="00E21B77" w:rsidRPr="00E21B77">
              <w:rPr>
                <w:rFonts w:eastAsia="Times New Roman" w:cs="Consolas"/>
                <w:b/>
                <w:bCs/>
                <w:color w:val="7F0055"/>
                <w:sz w:val="20"/>
                <w:szCs w:val="20"/>
              </w:rPr>
              <w:t>eturn</w:t>
            </w:r>
            <w:r>
              <w:rPr>
                <w:rFonts w:eastAsia="Times New Roman" w:cs="Consolas"/>
                <w:b/>
                <w:bCs/>
                <w:color w:val="7F0055"/>
                <w:sz w:val="20"/>
                <w:szCs w:val="20"/>
              </w:rPr>
              <w:t xml:space="preserve"> </w:t>
            </w:r>
            <w:r w:rsidR="00E21B77" w:rsidRPr="00E21B77">
              <w:rPr>
                <w:rFonts w:eastAsia="Times New Roman" w:cs="Consolas"/>
                <w:b/>
                <w:bCs/>
                <w:color w:val="7F0055"/>
                <w:sz w:val="20"/>
                <w:szCs w:val="20"/>
              </w:rPr>
              <w:t>true</w:t>
            </w:r>
            <w:r w:rsidR="00E21B77" w:rsidRPr="00E21B77">
              <w:rPr>
                <w:rFonts w:eastAsia="Times New Roman" w:cs="Consolas"/>
                <w:color w:val="000000"/>
                <w:sz w:val="20"/>
                <w:szCs w:val="20"/>
              </w:rPr>
              <w:t>;</w:t>
            </w: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color w:val="000000"/>
                <w:sz w:val="20"/>
                <w:szCs w:val="20"/>
              </w:rPr>
              <w:t xml:space="preserve">    });</w:t>
            </w:r>
          </w:p>
          <w:p w:rsidR="00E21B77" w:rsidRPr="00E21B77" w:rsidRDefault="00E21B77" w:rsidP="00E21B77">
            <w:pPr>
              <w:autoSpaceDE w:val="0"/>
              <w:autoSpaceDN w:val="0"/>
              <w:adjustRightInd w:val="0"/>
              <w:spacing w:after="0" w:line="240" w:lineRule="auto"/>
              <w:rPr>
                <w:rFonts w:eastAsia="Times New Roman" w:cs="Consolas"/>
                <w:sz w:val="20"/>
                <w:szCs w:val="20"/>
              </w:rPr>
            </w:pPr>
          </w:p>
          <w:p w:rsidR="00E21B77" w:rsidRPr="00E21B77" w:rsidRDefault="00E21B77" w:rsidP="00E21B77">
            <w:pPr>
              <w:autoSpaceDE w:val="0"/>
              <w:autoSpaceDN w:val="0"/>
              <w:adjustRightInd w:val="0"/>
              <w:spacing w:after="0" w:line="240" w:lineRule="auto"/>
              <w:rPr>
                <w:rFonts w:eastAsia="Times New Roman" w:cs="Consolas"/>
                <w:sz w:val="20"/>
                <w:szCs w:val="20"/>
              </w:rPr>
            </w:pPr>
            <w:r w:rsidRPr="00E21B77">
              <w:rPr>
                <w:rFonts w:eastAsia="Times New Roman" w:cs="Consolas"/>
                <w:b/>
                <w:bCs/>
                <w:color w:val="7F0055"/>
                <w:sz w:val="20"/>
                <w:szCs w:val="20"/>
              </w:rPr>
              <w:lastRenderedPageBreak/>
              <w:t>return</w:t>
            </w:r>
            <w:r w:rsidRPr="00E21B77">
              <w:rPr>
                <w:rFonts w:eastAsia="Times New Roman" w:cs="Consolas"/>
                <w:color w:val="000000"/>
                <w:sz w:val="20"/>
                <w:szCs w:val="20"/>
              </w:rPr>
              <w:t xml:space="preserve"> status;</w:t>
            </w:r>
          </w:p>
          <w:p w:rsidR="00E21B77" w:rsidRDefault="00E21B77" w:rsidP="00E21B77">
            <w:pPr>
              <w:autoSpaceDE w:val="0"/>
              <w:autoSpaceDN w:val="0"/>
              <w:adjustRightInd w:val="0"/>
              <w:spacing w:after="0" w:line="240" w:lineRule="auto"/>
              <w:rPr>
                <w:rFonts w:ascii="Consolas" w:eastAsia="Times New Roman" w:hAnsi="Consolas" w:cs="Consolas"/>
                <w:sz w:val="20"/>
                <w:szCs w:val="20"/>
              </w:rPr>
            </w:pPr>
            <w:r w:rsidRPr="00E21B77">
              <w:rPr>
                <w:rFonts w:eastAsia="Times New Roman" w:cs="Consolas"/>
                <w:color w:val="000000"/>
                <w:sz w:val="20"/>
                <w:szCs w:val="20"/>
              </w:rPr>
              <w:t>}</w:t>
            </w:r>
          </w:p>
          <w:p w:rsidR="00E21B77" w:rsidRDefault="00E21B77" w:rsidP="00E764DC">
            <w:pPr>
              <w:rPr>
                <w:bCs/>
                <w:color w:val="000000" w:themeColor="text1"/>
              </w:rPr>
            </w:pPr>
          </w:p>
        </w:tc>
      </w:tr>
    </w:tbl>
    <w:p w:rsidR="00E21B77" w:rsidRPr="00E33D85" w:rsidRDefault="00E21B77" w:rsidP="00E764DC">
      <w:pPr>
        <w:rPr>
          <w:bCs/>
          <w:color w:val="000000" w:themeColor="text1"/>
        </w:rPr>
      </w:pPr>
    </w:p>
    <w:p w:rsidR="00A00346" w:rsidRPr="00E33D85" w:rsidRDefault="00AD30F0">
      <w:pPr>
        <w:pStyle w:val="Heading5"/>
        <w:rPr>
          <w:rFonts w:asciiTheme="minorHAnsi" w:hAnsiTheme="minorHAnsi"/>
        </w:rPr>
      </w:pPr>
      <w:r w:rsidRPr="00E33D85">
        <w:rPr>
          <w:rFonts w:asciiTheme="minorHAnsi" w:hAnsiTheme="minorHAnsi"/>
        </w:rPr>
        <w:t xml:space="preserve">Update the validateBilling() function </w:t>
      </w:r>
    </w:p>
    <w:p w:rsidR="00AD30F0" w:rsidRDefault="00AD30F0" w:rsidP="005C1822">
      <w:pPr>
        <w:pStyle w:val="BodyText"/>
      </w:pPr>
      <w:r w:rsidRPr="00E33D85">
        <w:t xml:space="preserve">Update the if condition </w:t>
      </w:r>
      <w:r w:rsidR="00A608D9">
        <w:t xml:space="preserve">of selectedPaymentMethodID by adding  </w:t>
      </w:r>
      <w:r w:rsidR="001953DD" w:rsidRPr="00E33D85">
        <w:t xml:space="preserve"> highlighted section</w:t>
      </w:r>
    </w:p>
    <w:tbl>
      <w:tblPr>
        <w:tblStyle w:val="TableGrid"/>
        <w:tblW w:w="0" w:type="auto"/>
        <w:tblLook w:val="04A0" w:firstRow="1" w:lastRow="0" w:firstColumn="1" w:lastColumn="0" w:noHBand="0" w:noVBand="1"/>
      </w:tblPr>
      <w:tblGrid>
        <w:gridCol w:w="10296"/>
      </w:tblGrid>
      <w:tr w:rsidR="004E4814" w:rsidTr="004E481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validateBilling()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).object.billingAddress.valid)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(!empty(request.httpParameterMap.noPaymentNeeded.value))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highlight w:val="yellow"/>
              </w:rPr>
              <w:t>if</w:t>
            </w:r>
            <w:r w:rsidRPr="0030398C">
              <w:rPr>
                <w:rFonts w:eastAsia="Times New Roman" w:cstheme="minorHAnsi"/>
                <w:color w:val="000000"/>
                <w:sz w:val="20"/>
                <w:szCs w:val="20"/>
                <w:highlight w:val="yellow"/>
              </w:rPr>
              <w:t xml:space="preserve">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 xml:space="preserve">).object.paymentMethods.selectedPaymentMethodID.value) </w:t>
            </w:r>
          </w:p>
          <w:p w:rsidR="0030398C" w:rsidRPr="0030398C" w:rsidRDefault="0030398C" w:rsidP="0030398C">
            <w:pPr>
              <w:autoSpaceDE w:val="0"/>
              <w:autoSpaceDN w:val="0"/>
              <w:adjustRightInd w:val="0"/>
              <w:spacing w:after="0" w:line="240" w:lineRule="auto"/>
              <w:rPr>
                <w:rFonts w:eastAsia="Times New Roman" w:cstheme="minorHAnsi"/>
                <w:sz w:val="20"/>
                <w:szCs w:val="20"/>
                <w:highlight w:val="yellow"/>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).object.paymentMethods.selectedPaymentMethodID.value.equals(PaymentInstrument.METHOD_CREDIT_CARD)</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highlight w:val="yellow"/>
              </w:rPr>
              <w:t xml:space="preserve">    </w:t>
            </w:r>
            <w:r w:rsidRPr="0030398C">
              <w:rPr>
                <w:rFonts w:eastAsia="Times New Roman" w:cstheme="minorHAnsi"/>
                <w:color w:val="000000"/>
                <w:sz w:val="20"/>
                <w:szCs w:val="20"/>
                <w:highlight w:val="yellow"/>
              </w:rPr>
              <w:tab/>
            </w:r>
            <w:r w:rsidRPr="0030398C">
              <w:rPr>
                <w:rFonts w:eastAsia="Times New Roman" w:cstheme="minorHAnsi"/>
                <w:color w:val="000000"/>
                <w:sz w:val="20"/>
                <w:szCs w:val="20"/>
                <w:highlight w:val="yellow"/>
              </w:rPr>
              <w:tab/>
              <w:t>&amp;&amp; empty(app.getForm(</w:t>
            </w:r>
            <w:r w:rsidRPr="0030398C">
              <w:rPr>
                <w:rFonts w:eastAsia="Times New Roman" w:cstheme="minorHAnsi"/>
                <w:color w:val="2A00FF"/>
                <w:sz w:val="20"/>
                <w:szCs w:val="20"/>
                <w:highlight w:val="yellow"/>
              </w:rPr>
              <w:t>'billing'</w:t>
            </w:r>
            <w:r w:rsidRPr="0030398C">
              <w:rPr>
                <w:rFonts w:eastAsia="Times New Roman" w:cstheme="minorHAnsi"/>
                <w:color w:val="000000"/>
                <w:sz w:val="20"/>
                <w:szCs w:val="20"/>
                <w:highlight w:val="yellow"/>
              </w:rPr>
              <w:t>).object.paymentMethods.creditCard.selectedCardID.value))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).object.valid)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4E4814"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w:t>
            </w:r>
          </w:p>
          <w:p w:rsidR="004E4814" w:rsidRDefault="004E4814" w:rsidP="005C1822">
            <w:pPr>
              <w:pStyle w:val="BodyText"/>
            </w:pPr>
          </w:p>
        </w:tc>
      </w:tr>
    </w:tbl>
    <w:p w:rsidR="004E4814" w:rsidRPr="00E33D85" w:rsidRDefault="004E4814" w:rsidP="005C1822">
      <w:pPr>
        <w:pStyle w:val="BodyText"/>
      </w:pPr>
    </w:p>
    <w:p w:rsidR="00F97B33" w:rsidRPr="00E33D85" w:rsidRDefault="00F97B33" w:rsidP="00F97B33">
      <w:pPr>
        <w:pStyle w:val="Heading5"/>
        <w:rPr>
          <w:rFonts w:asciiTheme="minorHAnsi" w:hAnsiTheme="minorHAnsi"/>
        </w:rPr>
      </w:pPr>
      <w:r w:rsidRPr="00E33D85">
        <w:rPr>
          <w:rFonts w:asciiTheme="minorHAnsi" w:hAnsiTheme="minorHAnsi"/>
        </w:rPr>
        <w:t xml:space="preserve">Update the </w:t>
      </w:r>
      <w:r w:rsidRPr="00F97B33">
        <w:rPr>
          <w:rFonts w:asciiTheme="minorHAnsi" w:hAnsiTheme="minorHAnsi"/>
        </w:rPr>
        <w:t xml:space="preserve">validatePayment </w:t>
      </w:r>
      <w:r w:rsidRPr="00E33D85">
        <w:rPr>
          <w:rFonts w:asciiTheme="minorHAnsi" w:hAnsiTheme="minorHAnsi"/>
        </w:rPr>
        <w:t xml:space="preserve">() function </w:t>
      </w:r>
    </w:p>
    <w:p w:rsidR="00F97B33" w:rsidRDefault="00680C9F" w:rsidP="005C1822">
      <w:pPr>
        <w:pStyle w:val="BodyText"/>
      </w:pPr>
      <w:r>
        <w:t xml:space="preserve">Add transaction.wrap and move the </w:t>
      </w:r>
      <w:r w:rsidRPr="00680C9F">
        <w:t>cart.validatePaymentInstruments</w:t>
      </w:r>
      <w:r>
        <w:t xml:space="preserve"> if condition inside this.</w:t>
      </w:r>
    </w:p>
    <w:tbl>
      <w:tblPr>
        <w:tblStyle w:val="TableGrid"/>
        <w:tblW w:w="0" w:type="auto"/>
        <w:tblLook w:val="04A0" w:firstRow="1" w:lastRow="0" w:firstColumn="1" w:lastColumn="0" w:noHBand="0" w:noVBand="1"/>
      </w:tblPr>
      <w:tblGrid>
        <w:gridCol w:w="10296"/>
      </w:tblGrid>
      <w:tr w:rsidR="00F97B33" w:rsidTr="00634BE4">
        <w:tc>
          <w:tcPr>
            <w:tcW w:w="10296" w:type="dxa"/>
          </w:tcPr>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b/>
                <w:bCs/>
                <w:color w:val="7F0055"/>
                <w:sz w:val="20"/>
                <w:szCs w:val="20"/>
              </w:rPr>
              <w:t>function</w:t>
            </w:r>
            <w:r w:rsidRPr="0030398C">
              <w:rPr>
                <w:rFonts w:eastAsia="Times New Roman" w:cstheme="minorHAnsi"/>
                <w:color w:val="000000"/>
                <w:sz w:val="20"/>
                <w:szCs w:val="20"/>
              </w:rPr>
              <w:t xml:space="preserve"> validatePayment(cart)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var</w:t>
            </w:r>
            <w:r w:rsidRPr="0030398C">
              <w:rPr>
                <w:rFonts w:eastAsia="Times New Roman" w:cstheme="minorHAnsi"/>
                <w:color w:val="000000"/>
                <w:sz w:val="20"/>
                <w:szCs w:val="20"/>
              </w:rPr>
              <w:t xml:space="preserve"> paymentAmount, countryCode, invalidPaymentInstruments, result;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).object.fulfilled.value)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paymentAmount = cart.getNonGiftCertificateAmount();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 = Countries.getCurrent({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CurrentRequest: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locale: request.locale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}).countryCode;</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Transaction.wrap(</w:t>
            </w:r>
            <w:r w:rsidRPr="0030398C">
              <w:rPr>
                <w:rFonts w:eastAsia="Times New Roman" w:cstheme="minorHAnsi"/>
                <w:b/>
                <w:bCs/>
                <w:color w:val="7F0055"/>
                <w:sz w:val="20"/>
                <w:szCs w:val="20"/>
                <w:highlight w:val="yellow"/>
              </w:rPr>
              <w:t>function</w:t>
            </w:r>
            <w:r w:rsidRPr="0030398C">
              <w:rPr>
                <w:rFonts w:eastAsia="Times New Roman" w:cstheme="minorHAnsi"/>
                <w:color w:val="000000"/>
                <w:sz w:val="20"/>
                <w:szCs w:val="20"/>
                <w:highlight w:val="yellow"/>
              </w:rPr>
              <w:t xml:space="preserve"> ()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invalidPaymentInstruments = cart.validatePaymentInstruments(customer, </w:t>
            </w:r>
            <w:r w:rsidRPr="0030398C">
              <w:rPr>
                <w:rFonts w:eastAsia="Times New Roman" w:cstheme="minorHAnsi"/>
                <w:color w:val="000000"/>
                <w:sz w:val="20"/>
                <w:szCs w:val="20"/>
                <w:u w:val="single"/>
              </w:rPr>
              <w:t>countryCode</w:t>
            </w:r>
            <w:r w:rsidRPr="0030398C">
              <w:rPr>
                <w:rFonts w:eastAsia="Times New Roman" w:cstheme="minorHAnsi"/>
                <w:color w:val="000000"/>
                <w:sz w:val="20"/>
                <w:szCs w:val="20"/>
              </w:rPr>
              <w:t>, paymentAmount.value).InvalidPaymentInstruments;</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r w:rsidRPr="0030398C">
              <w:rPr>
                <w:rFonts w:eastAsia="Times New Roman" w:cstheme="minorHAnsi"/>
                <w:b/>
                <w:bCs/>
                <w:color w:val="7F0055"/>
                <w:sz w:val="20"/>
                <w:szCs w:val="20"/>
              </w:rPr>
              <w:t>if</w:t>
            </w:r>
            <w:r w:rsidRPr="0030398C">
              <w:rPr>
                <w:rFonts w:eastAsia="Times New Roman" w:cstheme="minorHAnsi"/>
                <w:color w:val="000000"/>
                <w:sz w:val="20"/>
                <w:szCs w:val="20"/>
              </w:rPr>
              <w:t xml:space="preserve"> (!invalidPaymentInstruments &amp;&amp; cart.calculatePaymentTransactionTotal())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result = </w:t>
            </w:r>
            <w:r w:rsidRPr="0030398C">
              <w:rPr>
                <w:rFonts w:eastAsia="Times New Roman" w:cstheme="minorHAnsi"/>
                <w:b/>
                <w:bCs/>
                <w:color w:val="7F0055"/>
                <w:sz w:val="20"/>
                <w:szCs w:val="20"/>
              </w:rPr>
              <w:t>true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app.getForm(</w:t>
            </w:r>
            <w:r w:rsidRPr="0030398C">
              <w:rPr>
                <w:rFonts w:eastAsia="Times New Roman" w:cstheme="minorHAnsi"/>
                <w:color w:val="2A00FF"/>
                <w:sz w:val="20"/>
                <w:szCs w:val="20"/>
              </w:rPr>
              <w:t>'billing'</w:t>
            </w:r>
            <w:r w:rsidRPr="0030398C">
              <w:rPr>
                <w:rFonts w:eastAsia="Times New Roman" w:cstheme="minorHAnsi"/>
                <w:color w:val="000000"/>
                <w:sz w:val="20"/>
                <w:szCs w:val="20"/>
              </w:rPr>
              <w:t xml:space="preserve">).object.fulfilled.value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lastRenderedPageBreak/>
              <w:tab/>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ab/>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color w:val="000000"/>
                <w:sz w:val="20"/>
                <w:szCs w:val="20"/>
                <w:highlight w:val="yellow"/>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 </w:t>
            </w:r>
            <w:r w:rsidRPr="0030398C">
              <w:rPr>
                <w:rFonts w:eastAsia="Times New Roman" w:cstheme="minorHAnsi"/>
                <w:b/>
                <w:bCs/>
                <w:color w:val="7F0055"/>
                <w:sz w:val="20"/>
                <w:szCs w:val="20"/>
              </w:rPr>
              <w:t>else</w:t>
            </w: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result = </w:t>
            </w:r>
            <w:r w:rsidRPr="0030398C">
              <w:rPr>
                <w:rFonts w:eastAsia="Times New Roman" w:cstheme="minorHAnsi"/>
                <w:b/>
                <w:bCs/>
                <w:color w:val="7F0055"/>
                <w:sz w:val="20"/>
                <w:szCs w:val="20"/>
              </w:rPr>
              <w:t>false</w:t>
            </w:r>
            <w:r w:rsidRPr="0030398C">
              <w:rPr>
                <w:rFonts w:eastAsia="Times New Roman" w:cstheme="minorHAnsi"/>
                <w:color w:val="000000"/>
                <w:sz w:val="20"/>
                <w:szCs w:val="20"/>
              </w:rPr>
              <w:t>;</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p>
          <w:p w:rsidR="0030398C" w:rsidRPr="0030398C" w:rsidRDefault="0030398C" w:rsidP="0030398C">
            <w:pPr>
              <w:autoSpaceDE w:val="0"/>
              <w:autoSpaceDN w:val="0"/>
              <w:adjustRightInd w:val="0"/>
              <w:spacing w:after="0" w:line="240" w:lineRule="auto"/>
              <w:rPr>
                <w:rFonts w:eastAsia="Times New Roman" w:cstheme="minorHAnsi"/>
                <w:sz w:val="20"/>
                <w:szCs w:val="20"/>
              </w:rPr>
            </w:pPr>
            <w:r w:rsidRPr="0030398C">
              <w:rPr>
                <w:rFonts w:eastAsia="Times New Roman" w:cstheme="minorHAnsi"/>
                <w:color w:val="000000"/>
                <w:sz w:val="20"/>
                <w:szCs w:val="20"/>
              </w:rPr>
              <w:t xml:space="preserve">    </w:t>
            </w:r>
            <w:r w:rsidRPr="0030398C">
              <w:rPr>
                <w:rFonts w:eastAsia="Times New Roman" w:cstheme="minorHAnsi"/>
                <w:b/>
                <w:bCs/>
                <w:color w:val="7F0055"/>
                <w:sz w:val="20"/>
                <w:szCs w:val="20"/>
              </w:rPr>
              <w:t>return</w:t>
            </w:r>
            <w:r w:rsidRPr="0030398C">
              <w:rPr>
                <w:rFonts w:eastAsia="Times New Roman" w:cstheme="minorHAnsi"/>
                <w:color w:val="000000"/>
                <w:sz w:val="20"/>
                <w:szCs w:val="20"/>
              </w:rPr>
              <w:t xml:space="preserve"> result;</w:t>
            </w:r>
          </w:p>
          <w:p w:rsidR="00F97B33" w:rsidRDefault="0030398C" w:rsidP="005C1822">
            <w:pPr>
              <w:pStyle w:val="BodyText"/>
            </w:pPr>
            <w:r w:rsidRPr="0030398C">
              <w:t>}</w:t>
            </w:r>
          </w:p>
        </w:tc>
      </w:tr>
    </w:tbl>
    <w:p w:rsidR="00087578" w:rsidRPr="00E33D85" w:rsidRDefault="00087578" w:rsidP="005C1822">
      <w:pPr>
        <w:pStyle w:val="BodyText"/>
      </w:pPr>
    </w:p>
    <w:p w:rsidR="00AD30F0" w:rsidRPr="00E33D85" w:rsidRDefault="00AD30F0" w:rsidP="005C1822">
      <w:pPr>
        <w:pStyle w:val="BodyText"/>
      </w:pPr>
    </w:p>
    <w:p w:rsidR="00ED628C" w:rsidRPr="00E33D85" w:rsidRDefault="00DC710D" w:rsidP="00ED628C">
      <w:pPr>
        <w:pStyle w:val="Heading5"/>
        <w:rPr>
          <w:rFonts w:asciiTheme="minorHAnsi" w:hAnsiTheme="minorHAnsi"/>
        </w:rPr>
      </w:pPr>
      <w:r w:rsidRPr="00E33D85">
        <w:rPr>
          <w:rFonts w:asciiTheme="minorHAnsi" w:hAnsiTheme="minorHAnsi"/>
        </w:rPr>
        <w:t>Update “saveCreditCard” function</w:t>
      </w:r>
    </w:p>
    <w:p w:rsidR="00DC710D" w:rsidRPr="00E33D85" w:rsidRDefault="00DC710D" w:rsidP="005C1822">
      <w:pPr>
        <w:pStyle w:val="BodyText"/>
      </w:pPr>
      <w:r w:rsidRPr="00E33D85">
        <w:t>Replace the entire function with the below snippet,</w:t>
      </w:r>
      <w:r w:rsidR="006A4E26" w:rsidRPr="00E33D85">
        <w:t>.</w:t>
      </w:r>
    </w:p>
    <w:tbl>
      <w:tblPr>
        <w:tblStyle w:val="TableGrid"/>
        <w:tblW w:w="0" w:type="auto"/>
        <w:tblLook w:val="04A0" w:firstRow="1" w:lastRow="0" w:firstColumn="1" w:lastColumn="0" w:noHBand="0" w:noVBand="1"/>
      </w:tblPr>
      <w:tblGrid>
        <w:gridCol w:w="10296"/>
      </w:tblGrid>
      <w:tr w:rsidR="00087578" w:rsidRPr="00E33D85" w:rsidTr="00087578">
        <w:tc>
          <w:tcPr>
            <w:tcW w:w="10296" w:type="dxa"/>
          </w:tcPr>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b/>
                <w:bCs/>
                <w:color w:val="7F0055"/>
                <w:sz w:val="20"/>
                <w:szCs w:val="20"/>
                <w:highlight w:val="yellow"/>
              </w:rPr>
              <w:t>function</w:t>
            </w:r>
            <w:r w:rsidRPr="00FC2E9F">
              <w:rPr>
                <w:rFonts w:eastAsia="Times New Roman" w:cs="Consolas"/>
                <w:color w:val="000000"/>
                <w:sz w:val="20"/>
                <w:szCs w:val="20"/>
                <w:highlight w:val="yellow"/>
              </w:rPr>
              <w:t xml:space="preserve"> saveCreditCard() {</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var</w:t>
            </w:r>
            <w:r w:rsidRPr="00FC2E9F">
              <w:rPr>
                <w:rFonts w:eastAsia="Times New Roman" w:cs="Consolas"/>
                <w:color w:val="000000"/>
                <w:sz w:val="20"/>
                <w:szCs w:val="20"/>
                <w:highlight w:val="yellow"/>
              </w:rPr>
              <w:t xml:space="preserve"> Cybersource = require(</w:t>
            </w:r>
            <w:r w:rsidRPr="00FC2E9F">
              <w:rPr>
                <w:rFonts w:eastAsia="Times New Roman" w:cs="Consolas"/>
                <w:color w:val="2A00FF"/>
                <w:sz w:val="20"/>
                <w:szCs w:val="20"/>
                <w:highlight w:val="yellow"/>
              </w:rPr>
              <w:t>'int_cybersource_controllers/cartridge/scripts/Cybersource'</w:t>
            </w:r>
            <w:r w:rsidRPr="00FC2E9F">
              <w:rPr>
                <w:rFonts w:eastAsia="Times New Roman" w:cs="Consolas"/>
                <w:color w:val="000000"/>
                <w:sz w:val="20"/>
                <w:szCs w:val="20"/>
                <w:highlight w:val="yellow"/>
              </w:rPr>
              <w:t>);</w:t>
            </w:r>
          </w:p>
          <w:p w:rsidR="00D76062" w:rsidRPr="00FC2E9F" w:rsidRDefault="00D76062" w:rsidP="00D76062">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r>
            <w:r w:rsidRPr="00FC2E9F">
              <w:rPr>
                <w:rFonts w:eastAsia="Times New Roman" w:cs="Consolas"/>
                <w:b/>
                <w:bCs/>
                <w:color w:val="7F0055"/>
                <w:sz w:val="20"/>
                <w:szCs w:val="20"/>
                <w:highlight w:val="yellow"/>
              </w:rPr>
              <w:t>return</w:t>
            </w:r>
            <w:r w:rsidRPr="00FC2E9F">
              <w:rPr>
                <w:rFonts w:eastAsia="Times New Roman" w:cs="Consolas"/>
                <w:color w:val="000000"/>
                <w:sz w:val="20"/>
                <w:szCs w:val="20"/>
                <w:highlight w:val="yellow"/>
              </w:rPr>
              <w:t xml:space="preserve"> Cybersource.SaveCreditCard();</w:t>
            </w:r>
          </w:p>
          <w:p w:rsidR="00087578" w:rsidRPr="00E33D85" w:rsidRDefault="00D76062" w:rsidP="005C1822">
            <w:pPr>
              <w:pStyle w:val="BodyText"/>
            </w:pPr>
            <w:r w:rsidRPr="00FC2E9F">
              <w:rPr>
                <w:highlight w:val="yellow"/>
              </w:rPr>
              <w:t>}</w:t>
            </w:r>
          </w:p>
        </w:tc>
      </w:tr>
    </w:tbl>
    <w:p w:rsidR="006A4E26" w:rsidRPr="00E33D85" w:rsidRDefault="006A4E26" w:rsidP="005C1822">
      <w:pPr>
        <w:pStyle w:val="BodyText"/>
      </w:pPr>
    </w:p>
    <w:p w:rsidR="00156DC8" w:rsidRPr="00E33D85" w:rsidRDefault="00156DC8" w:rsidP="005C1822">
      <w:pPr>
        <w:pStyle w:val="BodyText"/>
      </w:pPr>
    </w:p>
    <w:p w:rsidR="001953DD" w:rsidRPr="00E33D85" w:rsidRDefault="001953DD" w:rsidP="001953DD">
      <w:pPr>
        <w:pStyle w:val="Heading5"/>
        <w:rPr>
          <w:rFonts w:asciiTheme="minorHAnsi" w:hAnsiTheme="minorHAnsi"/>
        </w:rPr>
      </w:pPr>
      <w:r w:rsidRPr="00E33D85">
        <w:rPr>
          <w:rFonts w:asciiTheme="minorHAnsi" w:hAnsiTheme="minorHAnsi"/>
        </w:rPr>
        <w:t>Update “selectCreditCard” function</w:t>
      </w:r>
    </w:p>
    <w:p w:rsidR="001953DD" w:rsidRPr="00E33D85" w:rsidRDefault="001953DD" w:rsidP="005C1822">
      <w:pPr>
        <w:pStyle w:val="BodyText"/>
      </w:pPr>
      <w:r w:rsidRPr="00E33D85">
        <w:t>Add below code snippet inside the condition for selectedCreditCard to update selectedcarduuid in Credit card</w:t>
      </w:r>
    </w:p>
    <w:tbl>
      <w:tblPr>
        <w:tblStyle w:val="TableGrid"/>
        <w:tblW w:w="0" w:type="auto"/>
        <w:tblInd w:w="360" w:type="dxa"/>
        <w:tblLook w:val="04A0" w:firstRow="1" w:lastRow="0" w:firstColumn="1" w:lastColumn="0" w:noHBand="0" w:noVBand="1"/>
      </w:tblPr>
      <w:tblGrid>
        <w:gridCol w:w="9936"/>
      </w:tblGrid>
      <w:tr w:rsidR="001953DD" w:rsidRPr="00E33D85" w:rsidTr="00B30947">
        <w:tc>
          <w:tcPr>
            <w:tcW w:w="10296" w:type="dxa"/>
          </w:tcPr>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b/>
                <w:bCs/>
                <w:color w:val="7F0055"/>
                <w:sz w:val="20"/>
                <w:szCs w:val="20"/>
              </w:rPr>
              <w:t>if</w:t>
            </w:r>
            <w:r w:rsidRPr="002161D6">
              <w:rPr>
                <w:rFonts w:eastAsia="Times New Roman" w:cs="Consolas"/>
                <w:color w:val="000000"/>
                <w:sz w:val="20"/>
                <w:szCs w:val="20"/>
              </w:rPr>
              <w:t xml:space="preserve"> (selectedCreditCard) {</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rPr>
              <w:t xml:space="preserve">            app.getForm(</w:t>
            </w:r>
            <w:r w:rsidRPr="002161D6">
              <w:rPr>
                <w:rFonts w:eastAsia="Times New Roman" w:cs="Consolas"/>
                <w:color w:val="2A00FF"/>
                <w:sz w:val="20"/>
                <w:szCs w:val="20"/>
              </w:rPr>
              <w:t>'billing'</w:t>
            </w:r>
            <w:r w:rsidRPr="002161D6">
              <w:rPr>
                <w:rFonts w:eastAsia="Times New Roman" w:cs="Consolas"/>
                <w:color w:val="000000"/>
                <w:sz w:val="20"/>
                <w:szCs w:val="20"/>
              </w:rPr>
              <w:t>).object.paymentMethods.creditCard.number.value = selectedCreditCard.getCreditCardNumber();</w:t>
            </w:r>
          </w:p>
          <w:p w:rsidR="002161D6" w:rsidRPr="002161D6" w:rsidRDefault="002161D6" w:rsidP="002161D6">
            <w:pPr>
              <w:autoSpaceDE w:val="0"/>
              <w:autoSpaceDN w:val="0"/>
              <w:adjustRightInd w:val="0"/>
              <w:spacing w:after="0" w:line="240" w:lineRule="auto"/>
              <w:rPr>
                <w:rFonts w:eastAsia="Times New Roman" w:cs="Consolas"/>
                <w:sz w:val="20"/>
                <w:szCs w:val="20"/>
              </w:rPr>
            </w:pPr>
            <w:r w:rsidRPr="002161D6">
              <w:rPr>
                <w:rFonts w:eastAsia="Times New Roman" w:cs="Consolas"/>
                <w:color w:val="000000"/>
                <w:sz w:val="20"/>
                <w:szCs w:val="20"/>
                <w:highlight w:val="yellow"/>
              </w:rPr>
              <w:t>app.getForm(</w:t>
            </w:r>
            <w:r w:rsidRPr="002161D6">
              <w:rPr>
                <w:rFonts w:eastAsia="Times New Roman" w:cs="Consolas"/>
                <w:color w:val="2A00FF"/>
                <w:sz w:val="20"/>
                <w:szCs w:val="20"/>
                <w:highlight w:val="yellow"/>
              </w:rPr>
              <w:t>'billing'</w:t>
            </w:r>
            <w:r w:rsidRPr="002161D6">
              <w:rPr>
                <w:rFonts w:eastAsia="Times New Roman" w:cs="Consolas"/>
                <w:color w:val="000000"/>
                <w:sz w:val="20"/>
                <w:szCs w:val="20"/>
                <w:highlight w:val="yellow"/>
              </w:rPr>
              <w:t>).object.paymentMethods.creditCard.selectedCardID.value = selectedCreditCard.UUID;</w:t>
            </w:r>
          </w:p>
          <w:p w:rsidR="001953DD" w:rsidRPr="00E33D85" w:rsidRDefault="002161D6" w:rsidP="005C1822">
            <w:pPr>
              <w:pStyle w:val="BodyText"/>
            </w:pPr>
            <w:r w:rsidRPr="002161D6">
              <w:t xml:space="preserve">        }</w:t>
            </w:r>
          </w:p>
        </w:tc>
      </w:tr>
    </w:tbl>
    <w:p w:rsidR="001953DD" w:rsidRDefault="001953DD" w:rsidP="005C1822">
      <w:pPr>
        <w:pStyle w:val="BodyText"/>
      </w:pPr>
    </w:p>
    <w:p w:rsidR="00B30947" w:rsidRPr="00E33D85" w:rsidRDefault="00B30947" w:rsidP="00B30947">
      <w:pPr>
        <w:pStyle w:val="Heading4"/>
        <w:rPr>
          <w:rFonts w:asciiTheme="minorHAnsi" w:hAnsiTheme="minorHAnsi"/>
        </w:rPr>
      </w:pPr>
      <w:r w:rsidRPr="00E33D85">
        <w:rPr>
          <w:rFonts w:asciiTheme="minorHAnsi" w:hAnsiTheme="minorHAnsi"/>
        </w:rPr>
        <w:t>JS file – billing.js [compiled to app.js]</w:t>
      </w:r>
    </w:p>
    <w:p w:rsidR="00B30947" w:rsidRPr="00E33D85" w:rsidRDefault="00B30947" w:rsidP="00B30947">
      <w:pPr>
        <w:pStyle w:val="Heading5"/>
        <w:rPr>
          <w:rFonts w:asciiTheme="minorHAnsi" w:hAnsiTheme="minorHAnsi"/>
        </w:rPr>
      </w:pPr>
      <w:r w:rsidRPr="00E33D85">
        <w:rPr>
          <w:rFonts w:asciiTheme="minorHAnsi" w:hAnsiTheme="minorHAnsi"/>
        </w:rPr>
        <w:t xml:space="preserve">Update “populateCreditCardForm” function </w:t>
      </w:r>
    </w:p>
    <w:p w:rsidR="00B30947" w:rsidRPr="00E33D85" w:rsidRDefault="00B30947" w:rsidP="005C1822">
      <w:pPr>
        <w:pStyle w:val="BodyText"/>
      </w:pPr>
      <w:r w:rsidRPr="00E33D85">
        <w:t xml:space="preserve">Add new parameter “selectedPaymentMethod” and add Switch condition to handle </w:t>
      </w:r>
      <w:r w:rsidR="00A83ED0">
        <w:t>different</w:t>
      </w:r>
      <w:r w:rsidRPr="00E33D85">
        <w:t xml:space="preserve"> APM’s as below:</w:t>
      </w:r>
    </w:p>
    <w:p w:rsidR="00B30947" w:rsidRPr="0030398C" w:rsidRDefault="0030398C" w:rsidP="005C1822">
      <w:pPr>
        <w:pStyle w:val="BodyText"/>
      </w:pPr>
      <w:r w:rsidRPr="0030398C">
        <w:t>[Note: All app.js changes are similar to billing.js, please refer the below section for billing.js changes, below method contains generic code used for different payment methods as given below]</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populateCreditCardForm(cardID,</w:t>
            </w:r>
            <w:r w:rsidRPr="00215589">
              <w:rPr>
                <w:rFonts w:eastAsia="Times New Roman" w:cs="Consolas"/>
                <w:color w:val="000000"/>
                <w:sz w:val="20"/>
                <w:szCs w:val="20"/>
                <w:highlight w:val="yellow"/>
              </w:rPr>
              <w:t>selectedPaymentMethod</w:t>
            </w:r>
            <w:r w:rsidRPr="00215589">
              <w:rPr>
                <w:rFonts w:eastAsia="Times New Roman" w:cs="Consolas"/>
                <w:color w:val="000000"/>
                <w:sz w:val="20"/>
                <w:szCs w:val="20"/>
              </w:rPr>
              <w:t>)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3F7F5F"/>
                <w:sz w:val="20"/>
                <w:szCs w:val="20"/>
              </w:rPr>
              <w:t>// load card details</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url = util.appendParamToURL(Urls.billingSelectCC, </w:t>
            </w:r>
            <w:r w:rsidRPr="00215589">
              <w:rPr>
                <w:rFonts w:eastAsia="Times New Roman" w:cs="Consolas"/>
                <w:color w:val="2A00FF"/>
                <w:sz w:val="20"/>
                <w:szCs w:val="20"/>
              </w:rPr>
              <w:t>'creditCardUUID'</w:t>
            </w:r>
            <w:r w:rsidRPr="00215589">
              <w:rPr>
                <w:rFonts w:eastAsia="Times New Roman" w:cs="Consolas"/>
                <w:color w:val="000000"/>
                <w:sz w:val="20"/>
                <w:szCs w:val="20"/>
              </w:rPr>
              <w:t>, cardID);</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ajax.getJson({</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url: url,</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 xml:space="preserve">callback: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window.alert(Resources.CC_LOAD_ERROR);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returnfalse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000000"/>
                <w:sz w:val="20"/>
                <w:szCs w:val="20"/>
              </w:rPr>
              <w:tab/>
            </w:r>
            <w:r w:rsidRPr="00A83ED0">
              <w:rPr>
                <w:rFonts w:eastAsia="Times New Roman" w:cs="Consolas"/>
                <w:b/>
                <w:bCs/>
                <w:color w:val="7F0055"/>
                <w:sz w:val="20"/>
                <w:szCs w:val="20"/>
                <w:highlight w:val="yellow"/>
              </w:rPr>
              <w:t>switch</w:t>
            </w:r>
            <w:r w:rsidRPr="00A83ED0">
              <w:rPr>
                <w:rFonts w:eastAsia="Times New Roman" w:cs="Consolas"/>
                <w:color w:val="000000"/>
                <w:sz w:val="20"/>
                <w:szCs w:val="20"/>
                <w:highlight w:val="yellow"/>
              </w:rPr>
              <w:t xml:space="preserve"> (selectedPaymentMethod) {</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"SA_REDIRECT"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lastRenderedPageBreak/>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"SA_IFRAME"</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r w:rsidRPr="00A83ED0">
              <w:rPr>
                <w:rFonts w:eastAsia="Times New Roman" w:cs="Consolas"/>
                <w:color w:val="2A00FF"/>
                <w:sz w:val="20"/>
                <w:szCs w:val="20"/>
                <w:highlight w:val="yellow"/>
              </w:rPr>
              <w:t>'.payment-method-expanded .saIframeCCToken .field-wrapper'</w:t>
            </w:r>
            <w:r w:rsidRPr="00A83ED0">
              <w:rPr>
                <w:rFonts w:eastAsia="Times New Roman" w:cs="Consolas"/>
                <w:color w:val="000000"/>
                <w:sz w:val="20"/>
                <w:szCs w:val="20"/>
                <w:highlight w:val="yellow"/>
              </w:rPr>
              <w:t>).val(data.selectedCardID);</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 xml:space="preserve"> $(</w:t>
            </w:r>
            <w:r w:rsidRPr="00A83ED0">
              <w:rPr>
                <w:rFonts w:eastAsia="Times New Roman" w:cs="Consolas"/>
                <w:color w:val="2A00FF"/>
                <w:sz w:val="20"/>
                <w:szCs w:val="20"/>
                <w:highlight w:val="yellow"/>
              </w:rPr>
              <w:t>"#dwfrm_billing_paymentMethods_creditCard_selectedCardID"</w:t>
            </w:r>
            <w:r w:rsidRPr="00A83ED0">
              <w:rPr>
                <w:rFonts w:eastAsia="Times New Roman" w:cs="Consolas"/>
                <w:color w:val="000000"/>
                <w:sz w:val="20"/>
                <w:szCs w:val="20"/>
                <w:highlight w:val="yellow"/>
              </w:rPr>
              <w:t>).val(data.selectedCardID);</w:t>
            </w:r>
            <w:r w:rsidRPr="00A83ED0">
              <w:rPr>
                <w:rFonts w:eastAsia="Times New Roman" w:cs="Consolas"/>
                <w:color w:val="000000"/>
                <w:sz w:val="20"/>
                <w:szCs w:val="20"/>
                <w:highlight w:val="yellow"/>
              </w:rPr>
              <w:tab/>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case</w:t>
            </w:r>
            <w:r w:rsidR="00B32948">
              <w:rPr>
                <w:rFonts w:eastAsia="Times New Roman" w:cs="Consolas"/>
                <w:b/>
                <w:bCs/>
                <w:color w:val="7F0055"/>
                <w:sz w:val="20"/>
                <w:szCs w:val="20"/>
                <w:highlight w:val="yellow"/>
              </w:rPr>
              <w:t xml:space="preserve"> </w:t>
            </w:r>
            <w:r w:rsidRPr="00A83ED0">
              <w:rPr>
                <w:rFonts w:eastAsia="Times New Roman" w:cs="Consolas"/>
                <w:color w:val="2A00FF"/>
                <w:sz w:val="20"/>
                <w:szCs w:val="20"/>
                <w:highlight w:val="yellow"/>
              </w:rPr>
              <w:t>"CREDIT_CARD"</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break</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b/>
                <w:bCs/>
                <w:color w:val="7F0055"/>
                <w:sz w:val="20"/>
                <w:szCs w:val="20"/>
                <w:highlight w:val="yellow"/>
              </w:rPr>
              <w:t>default</w:t>
            </w:r>
            <w:r w:rsidRPr="00A83ED0">
              <w:rPr>
                <w:rFonts w:eastAsia="Times New Roman" w:cs="Consolas"/>
                <w:color w:val="000000"/>
                <w:sz w:val="20"/>
                <w:szCs w:val="20"/>
                <w:highlight w:val="yellow"/>
              </w:rPr>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setCCFields(data);</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t>}</w:t>
            </w:r>
          </w:p>
          <w:p w:rsidR="00215589" w:rsidRPr="00A83ED0"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r w:rsidRPr="00A83ED0">
              <w:rPr>
                <w:rFonts w:eastAsia="Times New Roman" w:cs="Consolas"/>
                <w:color w:val="000000"/>
                <w:sz w:val="20"/>
                <w:szCs w:val="20"/>
                <w:highlight w:val="yellow"/>
              </w:rPr>
              <w:tab/>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A83ED0">
              <w:rPr>
                <w:rFonts w:eastAsia="Times New Roman" w:cs="Consolas"/>
                <w:color w:val="000000"/>
                <w:sz w:val="20"/>
                <w:szCs w:val="20"/>
                <w:highlight w:val="yellow"/>
              </w:rPr>
              <w:tab/>
            </w:r>
            <w:r w:rsidRPr="00FC2E9F">
              <w:rPr>
                <w:rFonts w:eastAsia="Times New Roman" w:cs="Consolas"/>
                <w:color w:val="000000"/>
                <w:sz w:val="20"/>
                <w:szCs w:val="20"/>
                <w:highlight w:val="yellow"/>
              </w:rPr>
              <w:t>}</w:t>
            </w:r>
          </w:p>
          <w:p w:rsidR="00215589" w:rsidRPr="00FC2E9F" w:rsidRDefault="00215589" w:rsidP="00215589">
            <w:pPr>
              <w:autoSpaceDE w:val="0"/>
              <w:autoSpaceDN w:val="0"/>
              <w:adjustRightInd w:val="0"/>
              <w:spacing w:after="0" w:line="240" w:lineRule="auto"/>
              <w:rPr>
                <w:rFonts w:eastAsia="Times New Roman" w:cs="Consolas"/>
                <w:sz w:val="20"/>
                <w:szCs w:val="20"/>
                <w:highlight w:val="yellow"/>
              </w:rPr>
            </w:pPr>
            <w:r w:rsidRPr="00FC2E9F">
              <w:rPr>
                <w:rFonts w:eastAsia="Times New Roman" w:cs="Consolas"/>
                <w:color w:val="000000"/>
                <w:sz w:val="20"/>
                <w:szCs w:val="20"/>
                <w:highlight w:val="yellow"/>
              </w:rPr>
              <w:tab/>
              <w:t>});</w:t>
            </w:r>
          </w:p>
          <w:p w:rsidR="00215589" w:rsidRDefault="00215589" w:rsidP="005C1822">
            <w:pPr>
              <w:pStyle w:val="BodyText"/>
            </w:pPr>
            <w:r w:rsidRPr="00FC2E9F">
              <w:rPr>
                <w:highlight w:val="yellow"/>
              </w:rPr>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w:t>
      </w:r>
      <w:r w:rsidR="00DE7586">
        <w:rPr>
          <w:rFonts w:asciiTheme="minorHAnsi" w:hAnsiTheme="minorHAnsi"/>
        </w:rPr>
        <w:t>#</w:t>
      </w:r>
      <w:r w:rsidRPr="00E33D85">
        <w:rPr>
          <w:rFonts w:asciiTheme="minorHAnsi" w:hAnsiTheme="minorHAnsi"/>
        </w:rPr>
        <w:t>creditCardList” on change function</w:t>
      </w:r>
    </w:p>
    <w:p w:rsidR="00215589" w:rsidRDefault="00B30947" w:rsidP="005C1822">
      <w:pPr>
        <w:pStyle w:val="BodyText"/>
        <w:numPr>
          <w:ilvl w:val="0"/>
          <w:numId w:val="26"/>
        </w:numPr>
      </w:pPr>
      <w:r w:rsidRPr="00E33D85">
        <w:t>Update the method</w:t>
      </w:r>
      <w:r w:rsidR="00DE7586">
        <w:t xml:space="preserve"> inside export.init ()</w:t>
      </w:r>
      <w:r w:rsidRPr="00E33D85">
        <w:t xml:space="preserve"> by adding  parameter “selectedPaymentMethod”: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3F7F5F"/>
                <w:sz w:val="20"/>
                <w:szCs w:val="20"/>
              </w:rPr>
              <w:t>// select credit card from list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w:t>
            </w:r>
            <w:r w:rsidRPr="00215589">
              <w:rPr>
                <w:rFonts w:eastAsia="Times New Roman" w:cs="Consolas"/>
                <w:color w:val="2A00FF"/>
                <w:sz w:val="20"/>
                <w:szCs w:val="20"/>
              </w:rPr>
              <w:t>'#creditCardList'</w:t>
            </w:r>
            <w:r w:rsidRPr="00215589">
              <w:rPr>
                <w:rFonts w:eastAsia="Times New Roman" w:cs="Consolas"/>
                <w:color w:val="000000"/>
                <w:sz w:val="20"/>
                <w:szCs w:val="20"/>
              </w:rPr>
              <w:t>).on(</w:t>
            </w:r>
            <w:r w:rsidRPr="00215589">
              <w:rPr>
                <w:rFonts w:eastAsia="Times New Roman" w:cs="Consolas"/>
                <w:color w:val="2A00FF"/>
                <w:sz w:val="20"/>
                <w:szCs w:val="20"/>
              </w:rPr>
              <w:t>'change'</w:t>
            </w:r>
            <w:r w:rsidRPr="00215589">
              <w:rPr>
                <w:rFonts w:eastAsia="Times New Roman" w:cs="Consolas"/>
                <w:color w:val="000000"/>
                <w:sz w:val="20"/>
                <w:szCs w:val="20"/>
              </w:rPr>
              <w:t xml:space="preserve">, </w:t>
            </w: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cardUUID = $(</w:t>
            </w:r>
            <w:r w:rsidRPr="00215589">
              <w:rPr>
                <w:rFonts w:eastAsia="Times New Roman" w:cs="Consolas"/>
                <w:b/>
                <w:bCs/>
                <w:color w:val="7F0055"/>
                <w:sz w:val="20"/>
                <w:szCs w:val="20"/>
              </w:rPr>
              <w:t>this</w:t>
            </w:r>
            <w:r w:rsidRPr="00215589">
              <w:rPr>
                <w:rFonts w:eastAsia="Times New Roman" w:cs="Consolas"/>
                <w:color w:val="000000"/>
                <w:sz w:val="20"/>
                <w:szCs w:val="20"/>
              </w:rPr>
              <w:t>).val();</w:t>
            </w:r>
          </w:p>
          <w:p w:rsidR="00215589" w:rsidRPr="00215589"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b/>
                <w:bCs/>
                <w:color w:val="7F0055"/>
                <w:sz w:val="20"/>
                <w:szCs w:val="20"/>
              </w:rPr>
              <w:t>if</w:t>
            </w:r>
            <w:r w:rsidRPr="00215589">
              <w:rPr>
                <w:rFonts w:eastAsia="Times New Roman" w:cs="Consolas"/>
                <w:color w:val="000000"/>
                <w:sz w:val="20"/>
                <w:szCs w:val="20"/>
              </w:rPr>
              <w:t xml:space="preserve"> (!cardUUID) </w:t>
            </w:r>
            <w:r w:rsidRPr="00215589">
              <w:rPr>
                <w:rFonts w:eastAsia="Times New Roman" w:cs="Consolas"/>
                <w:color w:val="000000"/>
                <w:sz w:val="20"/>
                <w:szCs w:val="20"/>
                <w:highlight w:val="yellow"/>
              </w:rPr>
              <w:t>{$($checkoutForm).find(</w:t>
            </w:r>
            <w:r w:rsidRPr="00215589">
              <w:rPr>
                <w:rFonts w:eastAsia="Times New Roman" w:cs="Consolas"/>
                <w:color w:val="2A00FF"/>
                <w:sz w:val="20"/>
                <w:szCs w:val="20"/>
                <w:highlight w:val="yellow"/>
              </w:rPr>
              <w:t>'input[name$="_selectedCardID"]'</w:t>
            </w:r>
            <w:r w:rsidRPr="00215589">
              <w:rPr>
                <w:rFonts w:eastAsia="Times New Roman" w:cs="Consolas"/>
                <w:color w:val="000000"/>
                <w:sz w:val="20"/>
                <w:szCs w:val="20"/>
                <w:highlight w:val="yellow"/>
              </w:rPr>
              <w:t>).val(</w:t>
            </w:r>
            <w:r w:rsidRPr="00215589">
              <w:rPr>
                <w:rFonts w:eastAsia="Times New Roman" w:cs="Consolas"/>
                <w:color w:val="2A00FF"/>
                <w:sz w:val="20"/>
                <w:szCs w:val="20"/>
                <w:highlight w:val="yellow"/>
              </w:rPr>
              <w:t>''</w:t>
            </w:r>
            <w:r w:rsidRPr="00215589">
              <w:rPr>
                <w:rFonts w:eastAsia="Times New Roman" w:cs="Consolas"/>
                <w:color w:val="000000"/>
                <w:sz w:val="20"/>
                <w:szCs w:val="20"/>
                <w:highlight w:val="yellow"/>
              </w:rPr>
              <w:t xml:space="preserve">); </w:t>
            </w:r>
            <w:r w:rsidRPr="00215589">
              <w:rPr>
                <w:rFonts w:eastAsia="Times New Roman" w:cs="Consolas"/>
                <w:b/>
                <w:bCs/>
                <w:color w:val="7F0055"/>
                <w:sz w:val="20"/>
                <w:szCs w:val="20"/>
                <w:highlight w:val="yellow"/>
              </w:rPr>
              <w:t>return</w:t>
            </w:r>
            <w:r w:rsidRPr="00215589">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highlight w:val="yellow"/>
              </w:rPr>
              <w:tab/>
            </w:r>
            <w:r w:rsidRPr="00215589">
              <w:rPr>
                <w:rFonts w:eastAsia="Times New Roman" w:cs="Consolas"/>
                <w:color w:val="000000"/>
                <w:sz w:val="20"/>
                <w:szCs w:val="20"/>
                <w:highlight w:val="yellow"/>
              </w:rPr>
              <w:tab/>
              <w:t>populateCreditCardForm(cardUUID,selectedPaymentMethod);</w:t>
            </w:r>
          </w:p>
          <w:p w:rsidR="00215589" w:rsidRPr="00215589" w:rsidRDefault="00215589" w:rsidP="00215589">
            <w:pPr>
              <w:autoSpaceDE w:val="0"/>
              <w:autoSpaceDN w:val="0"/>
              <w:adjustRightInd w:val="0"/>
              <w:spacing w:after="0" w:line="240" w:lineRule="auto"/>
              <w:rPr>
                <w:rFonts w:eastAsia="Times New Roman" w:cs="Consolas"/>
                <w:sz w:val="20"/>
                <w:szCs w:val="20"/>
              </w:rPr>
            </w:pP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r>
            <w:r w:rsidRPr="00215589">
              <w:rPr>
                <w:rFonts w:eastAsia="Times New Roman" w:cs="Consolas"/>
                <w:color w:val="3F7F5F"/>
                <w:sz w:val="20"/>
                <w:szCs w:val="20"/>
              </w:rPr>
              <w:t>// remove server side error</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'.required.error'</w:t>
            </w:r>
            <w:r w:rsidRPr="00215589">
              <w:rPr>
                <w:rFonts w:eastAsia="Times New Roman" w:cs="Consolas"/>
                <w:color w:val="000000"/>
                <w:sz w:val="20"/>
                <w:szCs w:val="20"/>
              </w:rPr>
              <w:t>).removeClass(</w:t>
            </w:r>
            <w:r w:rsidRPr="00215589">
              <w:rPr>
                <w:rFonts w:eastAsia="Times New Roman" w:cs="Consolas"/>
                <w:color w:val="2A00FF"/>
                <w:sz w:val="20"/>
                <w:szCs w:val="20"/>
              </w:rPr>
              <w:t>'error'</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color w:val="000000"/>
                <w:sz w:val="20"/>
                <w:szCs w:val="20"/>
              </w:rPr>
              <w:tab/>
              <w:t>$(</w:t>
            </w:r>
            <w:r w:rsidRPr="00215589">
              <w:rPr>
                <w:rFonts w:eastAsia="Times New Roman" w:cs="Consolas"/>
                <w:color w:val="2A00FF"/>
                <w:sz w:val="20"/>
                <w:szCs w:val="20"/>
              </w:rPr>
              <w:t>'.error-message'</w:t>
            </w:r>
            <w:r w:rsidRPr="00215589">
              <w:rPr>
                <w:rFonts w:eastAsia="Times New Roman" w:cs="Consolas"/>
                <w:color w:val="000000"/>
                <w:sz w:val="20"/>
                <w:szCs w:val="20"/>
              </w:rPr>
              <w:t>).remove();</w:t>
            </w:r>
          </w:p>
          <w:p w:rsidR="00215589" w:rsidRDefault="00215589" w:rsidP="005C1822">
            <w:pPr>
              <w:pStyle w:val="BodyText"/>
            </w:pPr>
            <w:r w:rsidRPr="00215589">
              <w:tab/>
              <w:t>});</w:t>
            </w:r>
          </w:p>
        </w:tc>
      </w:tr>
    </w:tbl>
    <w:p w:rsidR="00215589" w:rsidRPr="00E33D85" w:rsidRDefault="00215589"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“setCCFields “function</w:t>
      </w:r>
    </w:p>
    <w:p w:rsidR="00215589" w:rsidRDefault="00D0778E" w:rsidP="005C1822">
      <w:pPr>
        <w:pStyle w:val="BodyText"/>
        <w:numPr>
          <w:ilvl w:val="0"/>
          <w:numId w:val="26"/>
        </w:numPr>
      </w:pPr>
      <w:r>
        <w:t>Get selected payment method from input type and set CVN, expiry month and expiry year based on selected payment method</w:t>
      </w:r>
      <w:r w:rsidR="008F341F">
        <w:t>[this change will work for Silent Post and credit card]</w:t>
      </w:r>
    </w:p>
    <w:tbl>
      <w:tblPr>
        <w:tblStyle w:val="TableGrid"/>
        <w:tblW w:w="0" w:type="auto"/>
        <w:tblLook w:val="04A0" w:firstRow="1" w:lastRow="0" w:firstColumn="1" w:lastColumn="0" w:noHBand="0" w:noVBand="1"/>
      </w:tblPr>
      <w:tblGrid>
        <w:gridCol w:w="10296"/>
      </w:tblGrid>
      <w:tr w:rsidR="00215589" w:rsidTr="00215589">
        <w:tc>
          <w:tcPr>
            <w:tcW w:w="10296" w:type="dxa"/>
          </w:tcPr>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b/>
                <w:bCs/>
                <w:color w:val="7F0055"/>
                <w:sz w:val="20"/>
                <w:szCs w:val="20"/>
              </w:rPr>
              <w:t>function</w:t>
            </w:r>
            <w:r w:rsidRPr="00215589">
              <w:rPr>
                <w:rFonts w:eastAsia="Times New Roman" w:cs="Consolas"/>
                <w:color w:val="000000"/>
                <w:sz w:val="20"/>
                <w:szCs w:val="20"/>
              </w:rPr>
              <w:t xml:space="preserve"> setCCFields(data) {</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215589">
              <w:rPr>
                <w:rFonts w:eastAsia="Times New Roman" w:cs="Consolas"/>
                <w:b/>
                <w:bCs/>
                <w:color w:val="7F0055"/>
                <w:sz w:val="20"/>
                <w:szCs w:val="20"/>
              </w:rPr>
              <w:t>var</w:t>
            </w:r>
            <w:r w:rsidRPr="00215589">
              <w:rPr>
                <w:rFonts w:eastAsia="Times New Roman" w:cs="Consolas"/>
                <w:color w:val="000000"/>
                <w:sz w:val="20"/>
                <w:szCs w:val="20"/>
              </w:rPr>
              <w:t xml:space="preserve"> $creditCard = $(</w:t>
            </w:r>
            <w:r w:rsidRPr="00215589">
              <w:rPr>
                <w:rFonts w:eastAsia="Times New Roman" w:cs="Consolas"/>
                <w:color w:val="2A00FF"/>
                <w:sz w:val="20"/>
                <w:szCs w:val="20"/>
              </w:rPr>
              <w:t>'[data-method="CREDIT_CARD"]'</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'input[name$="creditCard_owner"]'</w:t>
            </w:r>
            <w:r w:rsidRPr="00215589">
              <w:rPr>
                <w:rFonts w:eastAsia="Times New Roman" w:cs="Consolas"/>
                <w:color w:val="000000"/>
                <w:sz w:val="20"/>
                <w:szCs w:val="20"/>
              </w:rPr>
              <w:t>).val(data.holder).trigger(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'select[name$="_type"]'</w:t>
            </w:r>
            <w:r w:rsidRPr="00215589">
              <w:rPr>
                <w:rFonts w:eastAsia="Times New Roman" w:cs="Consolas"/>
                <w:color w:val="000000"/>
                <w:sz w:val="20"/>
                <w:szCs w:val="20"/>
              </w:rPr>
              <w:t>).val(data.type).trigger(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'input[name*="_creditCard_number"]'</w:t>
            </w:r>
            <w:r w:rsidRPr="00215589">
              <w:rPr>
                <w:rFonts w:eastAsia="Times New Roman" w:cs="Consolas"/>
                <w:color w:val="000000"/>
                <w:sz w:val="20"/>
                <w:szCs w:val="20"/>
              </w:rPr>
              <w:t>).val(data.maskedNumber).trigger(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var</w:t>
            </w:r>
            <w:r w:rsidRPr="00D0778E">
              <w:rPr>
                <w:rFonts w:eastAsia="Times New Roman" w:cs="Consolas"/>
                <w:color w:val="000000"/>
                <w:sz w:val="20"/>
                <w:szCs w:val="20"/>
                <w:highlight w:val="yellow"/>
              </w:rPr>
              <w:t xml:space="preserve"> selectedPaymentMethodID = $(</w:t>
            </w:r>
            <w:r w:rsidRPr="00D0778E">
              <w:rPr>
                <w:rFonts w:eastAsia="Times New Roman" w:cs="Consolas"/>
                <w:color w:val="2A00FF"/>
                <w:sz w:val="20"/>
                <w:szCs w:val="20"/>
                <w:highlight w:val="yellow"/>
              </w:rPr>
              <w:t>'input[name$="_selectedPaymentMethodID"]:checked'</w:t>
            </w:r>
            <w:r w:rsidRPr="00D0778E">
              <w:rPr>
                <w:rFonts w:eastAsia="Times New Roman" w:cs="Consolas"/>
                <w:color w:val="000000"/>
                <w:sz w:val="20"/>
                <w:szCs w:val="20"/>
                <w:highlight w:val="yellow"/>
              </w:rPr>
              <w:t>).val();</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b/>
                <w:bCs/>
                <w:color w:val="7F0055"/>
                <w:sz w:val="20"/>
                <w:szCs w:val="20"/>
                <w:highlight w:val="yellow"/>
              </w:rPr>
              <w:t>if</w:t>
            </w:r>
            <w:r w:rsidRPr="00D0778E">
              <w:rPr>
                <w:rFonts w:eastAsia="Times New Roman" w:cs="Consolas"/>
                <w:color w:val="000000"/>
                <w:sz w:val="20"/>
                <w:szCs w:val="20"/>
                <w:highlight w:val="yellow"/>
              </w:rPr>
              <w:t xml:space="preserve">(selectedPaymentMethodID == </w:t>
            </w:r>
            <w:r w:rsidRPr="00D0778E">
              <w:rPr>
                <w:rFonts w:eastAsia="Times New Roman" w:cs="Consolas"/>
                <w:color w:val="2A00FF"/>
                <w:sz w:val="20"/>
                <w:szCs w:val="20"/>
                <w:highlight w:val="yellow"/>
              </w:rPr>
              <w:t>'SA_SILENTPOST'</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b/>
                <w:bCs/>
                <w:color w:val="7F0055"/>
                <w:sz w:val="20"/>
                <w:szCs w:val="20"/>
                <w:highlight w:val="yellow"/>
              </w:rPr>
              <w:t>else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'[name$="_month"]'</w:t>
            </w:r>
            <w:r w:rsidRPr="00D0778E">
              <w:rPr>
                <w:rFonts w:eastAsia="Times New Roman" w:cs="Consolas"/>
                <w:color w:val="000000"/>
                <w:sz w:val="20"/>
                <w:szCs w:val="20"/>
                <w:highlight w:val="yellow"/>
              </w:rPr>
              <w:t>).val(data.expirationMonth).trigger(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D0778E">
              <w:rPr>
                <w:rFonts w:eastAsia="Times New Roman" w:cs="Consolas"/>
                <w:color w:val="000000"/>
                <w:sz w:val="20"/>
                <w:szCs w:val="20"/>
                <w:highlight w:val="yellow"/>
              </w:rPr>
              <w:lastRenderedPageBreak/>
              <w:tab/>
            </w: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'[name$="_year"]'</w:t>
            </w:r>
            <w:r w:rsidRPr="00D0778E">
              <w:rPr>
                <w:rFonts w:eastAsia="Times New Roman" w:cs="Consolas"/>
                <w:color w:val="000000"/>
                <w:sz w:val="20"/>
                <w:szCs w:val="20"/>
                <w:highlight w:val="yellow"/>
              </w:rPr>
              <w:t>).val(data.expirationYear).trigger(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ab/>
              <w:t>$creditCard.find(</w:t>
            </w:r>
            <w:r w:rsidRPr="00215589">
              <w:rPr>
                <w:rFonts w:eastAsia="Times New Roman" w:cs="Consolas"/>
                <w:color w:val="2A00FF"/>
                <w:sz w:val="20"/>
                <w:szCs w:val="20"/>
              </w:rPr>
              <w:t>'input[name$="_cvn"]'</w:t>
            </w:r>
            <w:r w:rsidRPr="00215589">
              <w:rPr>
                <w:rFonts w:eastAsia="Times New Roman" w:cs="Consolas"/>
                <w:color w:val="000000"/>
                <w:sz w:val="20"/>
                <w:szCs w:val="20"/>
              </w:rPr>
              <w:t>).val(</w:t>
            </w:r>
            <w:r w:rsidRPr="00215589">
              <w:rPr>
                <w:rFonts w:eastAsia="Times New Roman" w:cs="Consolas"/>
                <w:color w:val="2A00FF"/>
                <w:sz w:val="20"/>
                <w:szCs w:val="20"/>
              </w:rPr>
              <w:t>''</w:t>
            </w:r>
            <w:r w:rsidRPr="00215589">
              <w:rPr>
                <w:rFonts w:eastAsia="Times New Roman" w:cs="Consolas"/>
                <w:color w:val="000000"/>
                <w:sz w:val="20"/>
                <w:szCs w:val="20"/>
              </w:rPr>
              <w:t>).trigger(</w:t>
            </w:r>
            <w:r w:rsidRPr="00215589">
              <w:rPr>
                <w:rFonts w:eastAsia="Times New Roman" w:cs="Consolas"/>
                <w:color w:val="2A00FF"/>
                <w:sz w:val="20"/>
                <w:szCs w:val="20"/>
              </w:rPr>
              <w:t>'change'</w:t>
            </w:r>
            <w:r w:rsidRPr="00215589">
              <w:rPr>
                <w:rFonts w:eastAsia="Times New Roman" w:cs="Consolas"/>
                <w:color w:val="000000"/>
                <w:sz w:val="20"/>
                <w:szCs w:val="20"/>
              </w:rPr>
              <w:t>);</w:t>
            </w:r>
          </w:p>
          <w:p w:rsidR="00215589" w:rsidRPr="00D0778E" w:rsidRDefault="00215589" w:rsidP="00215589">
            <w:pPr>
              <w:autoSpaceDE w:val="0"/>
              <w:autoSpaceDN w:val="0"/>
              <w:adjustRightInd w:val="0"/>
              <w:spacing w:after="0" w:line="240" w:lineRule="auto"/>
              <w:rPr>
                <w:rFonts w:eastAsia="Times New Roman" w:cs="Consolas"/>
                <w:sz w:val="20"/>
                <w:szCs w:val="20"/>
                <w:highlight w:val="yellow"/>
              </w:rPr>
            </w:pPr>
            <w:r w:rsidRPr="00215589">
              <w:rPr>
                <w:rFonts w:eastAsia="Times New Roman" w:cs="Consolas"/>
                <w:color w:val="000000"/>
                <w:sz w:val="20"/>
                <w:szCs w:val="20"/>
              </w:rPr>
              <w:tab/>
            </w:r>
            <w:r w:rsidRPr="00D0778E">
              <w:rPr>
                <w:rFonts w:eastAsia="Times New Roman" w:cs="Consolas"/>
                <w:color w:val="000000"/>
                <w:sz w:val="20"/>
                <w:szCs w:val="20"/>
                <w:highlight w:val="yellow"/>
              </w:rPr>
              <w:t>$creditCard.find(</w:t>
            </w:r>
            <w:r w:rsidRPr="00D0778E">
              <w:rPr>
                <w:rFonts w:eastAsia="Times New Roman" w:cs="Consolas"/>
                <w:color w:val="2A00FF"/>
                <w:sz w:val="20"/>
                <w:szCs w:val="20"/>
                <w:highlight w:val="yellow"/>
              </w:rPr>
              <w:t>'[name$="creditCard_selectedCardID"]'</w:t>
            </w:r>
            <w:r w:rsidRPr="00D0778E">
              <w:rPr>
                <w:rFonts w:eastAsia="Times New Roman" w:cs="Consolas"/>
                <w:color w:val="000000"/>
                <w:sz w:val="20"/>
                <w:szCs w:val="20"/>
                <w:highlight w:val="yellow"/>
              </w:rPr>
              <w:t>).val(data.selectedCardID).trigger(</w:t>
            </w:r>
            <w:r w:rsidRPr="00D0778E">
              <w:rPr>
                <w:rFonts w:eastAsia="Times New Roman" w:cs="Consolas"/>
                <w:color w:val="2A00FF"/>
                <w:sz w:val="20"/>
                <w:szCs w:val="20"/>
                <w:highlight w:val="yellow"/>
              </w:rPr>
              <w:t>'change'</w:t>
            </w:r>
            <w:r w:rsidRPr="00D0778E">
              <w:rPr>
                <w:rFonts w:eastAsia="Times New Roman" w:cs="Consolas"/>
                <w:color w:val="000000"/>
                <w:sz w:val="20"/>
                <w:szCs w:val="20"/>
                <w:highlight w:val="yellow"/>
              </w:rPr>
              <w:t>);</w:t>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D0778E">
              <w:rPr>
                <w:rFonts w:eastAsia="Times New Roman" w:cs="Consolas"/>
                <w:color w:val="000000"/>
                <w:sz w:val="20"/>
                <w:szCs w:val="20"/>
                <w:highlight w:val="yellow"/>
              </w:rPr>
              <w:tab/>
              <w:t>$creditCard.find(</w:t>
            </w:r>
            <w:r w:rsidRPr="00D0778E">
              <w:rPr>
                <w:rFonts w:eastAsia="Times New Roman" w:cs="Consolas"/>
                <w:color w:val="2A00FF"/>
                <w:sz w:val="20"/>
                <w:szCs w:val="20"/>
                <w:highlight w:val="yellow"/>
              </w:rPr>
              <w:t>"input[name$='_cvn']"</w:t>
            </w:r>
            <w:r w:rsidRPr="00D0778E">
              <w:rPr>
                <w:rFonts w:eastAsia="Times New Roman" w:cs="Consolas"/>
                <w:color w:val="000000"/>
                <w:sz w:val="20"/>
                <w:szCs w:val="20"/>
                <w:highlight w:val="yellow"/>
              </w:rPr>
              <w:t>).val(</w:t>
            </w:r>
            <w:r w:rsidRPr="00D0778E">
              <w:rPr>
                <w:rFonts w:eastAsia="Times New Roman" w:cs="Consolas"/>
                <w:color w:val="2A00FF"/>
                <w:sz w:val="20"/>
                <w:szCs w:val="20"/>
                <w:highlight w:val="yellow"/>
              </w:rPr>
              <w:t>''</w:t>
            </w:r>
            <w:r w:rsidRPr="00D0778E">
              <w:rPr>
                <w:rFonts w:eastAsia="Times New Roman" w:cs="Consolas"/>
                <w:color w:val="000000"/>
                <w:sz w:val="20"/>
                <w:szCs w:val="20"/>
                <w:highlight w:val="yellow"/>
              </w:rPr>
              <w:t>);</w:t>
            </w:r>
            <w:r w:rsidRPr="00215589">
              <w:rPr>
                <w:rFonts w:eastAsia="Times New Roman" w:cs="Consolas"/>
                <w:color w:val="000000"/>
                <w:sz w:val="20"/>
                <w:szCs w:val="20"/>
              </w:rPr>
              <w:tab/>
            </w:r>
          </w:p>
          <w:p w:rsidR="00215589" w:rsidRPr="00215589" w:rsidRDefault="00215589" w:rsidP="00215589">
            <w:pPr>
              <w:autoSpaceDE w:val="0"/>
              <w:autoSpaceDN w:val="0"/>
              <w:adjustRightInd w:val="0"/>
              <w:spacing w:after="0" w:line="240" w:lineRule="auto"/>
              <w:rPr>
                <w:rFonts w:eastAsia="Times New Roman" w:cs="Consolas"/>
                <w:sz w:val="20"/>
                <w:szCs w:val="20"/>
              </w:rPr>
            </w:pPr>
            <w:r w:rsidRPr="00215589">
              <w:rPr>
                <w:rFonts w:eastAsia="Times New Roman" w:cs="Consolas"/>
                <w:color w:val="000000"/>
                <w:sz w:val="20"/>
                <w:szCs w:val="20"/>
              </w:rPr>
              <w:t>}</w:t>
            </w:r>
          </w:p>
          <w:p w:rsidR="00215589" w:rsidRDefault="00215589" w:rsidP="005C1822">
            <w:pPr>
              <w:pStyle w:val="BodyText"/>
            </w:pPr>
          </w:p>
        </w:tc>
      </w:tr>
    </w:tbl>
    <w:p w:rsidR="00215589" w:rsidRPr="00E33D85" w:rsidRDefault="00215589" w:rsidP="005C1822">
      <w:pPr>
        <w:pStyle w:val="BodyText"/>
      </w:pPr>
    </w:p>
    <w:p w:rsidR="00A71B8A" w:rsidRPr="00E33D85" w:rsidRDefault="00A71B8A" w:rsidP="00A71B8A">
      <w:pPr>
        <w:pStyle w:val="Heading5"/>
        <w:rPr>
          <w:rFonts w:asciiTheme="minorHAnsi" w:hAnsiTheme="minorHAnsi"/>
        </w:rPr>
      </w:pPr>
      <w:r w:rsidRPr="00E33D85">
        <w:rPr>
          <w:rFonts w:asciiTheme="minorHAnsi" w:hAnsiTheme="minorHAnsi"/>
        </w:rPr>
        <w:t>Update “updatePaymentMethod “function</w:t>
      </w:r>
    </w:p>
    <w:p w:rsidR="00A71B8A" w:rsidRDefault="00595B55" w:rsidP="005C1822">
      <w:pPr>
        <w:pStyle w:val="BodyText"/>
        <w:numPr>
          <w:ilvl w:val="0"/>
          <w:numId w:val="26"/>
        </w:numPr>
      </w:pPr>
      <w:r>
        <w:t xml:space="preserve">Based on payment method Id </w:t>
      </w:r>
      <w:r w:rsidR="008F341F">
        <w:t xml:space="preserve">selected, this method will hide/show the </w:t>
      </w:r>
      <w:r>
        <w:t>button or checkboxes for different APM to make it visible on billin</w:t>
      </w:r>
      <w:r w:rsidR="008F341F">
        <w:t>g</w:t>
      </w:r>
      <w:r>
        <w:t xml:space="preserve"> page.</w:t>
      </w:r>
    </w:p>
    <w:p w:rsidR="007E4EB1" w:rsidRPr="007E4EB1" w:rsidRDefault="007E4EB1" w:rsidP="005C1822">
      <w:pPr>
        <w:pStyle w:val="BodyText"/>
      </w:pPr>
      <w:r>
        <w:t>[Note: T</w:t>
      </w:r>
      <w:r w:rsidRPr="007E4EB1">
        <w:t>his method contains generic code for different payment methods as given below]</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b/>
                <w:bCs/>
                <w:color w:val="7F0055"/>
                <w:sz w:val="20"/>
                <w:szCs w:val="20"/>
              </w:rPr>
              <w:t>function</w:t>
            </w:r>
            <w:r w:rsidRPr="00513A90">
              <w:rPr>
                <w:rFonts w:eastAsia="Times New Roman" w:cs="Consolas"/>
                <w:color w:val="000000"/>
                <w:sz w:val="20"/>
                <w:szCs w:val="20"/>
              </w:rPr>
              <w:t xml:space="preserve"> updatePaymentMethod(paymentMethodID)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var</w:t>
            </w:r>
            <w:r w:rsidRPr="00513A90">
              <w:rPr>
                <w:rFonts w:eastAsia="Times New Roman" w:cs="Consolas"/>
                <w:color w:val="000000"/>
                <w:sz w:val="20"/>
                <w:szCs w:val="20"/>
              </w:rPr>
              <w:t xml:space="preserve"> $paymentMethods = $(</w:t>
            </w:r>
            <w:r w:rsidRPr="00513A90">
              <w:rPr>
                <w:rFonts w:eastAsia="Times New Roman" w:cs="Consolas"/>
                <w:color w:val="2A00FF"/>
                <w:sz w:val="20"/>
                <w:szCs w:val="20"/>
              </w:rPr>
              <w:t>'.payment-method'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$paymentMethods.removeClass(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dataMethod = paymentMethodID;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 xml:space="preserve">dataMethod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 = $paymentMethods.filter(</w:t>
            </w:r>
            <w:r w:rsidRPr="00513A90">
              <w:rPr>
                <w:rFonts w:eastAsia="Times New Roman" w:cs="Consolas"/>
                <w:color w:val="2A00FF"/>
                <w:sz w:val="20"/>
                <w:szCs w:val="20"/>
                <w:highlight w:val="yellow"/>
              </w:rPr>
              <w:t>'[data-method="'</w:t>
            </w:r>
            <w:r w:rsidRPr="00513A90">
              <w:rPr>
                <w:rFonts w:eastAsia="Times New Roman" w:cs="Consolas"/>
                <w:color w:val="000000"/>
                <w:sz w:val="20"/>
                <w:szCs w:val="20"/>
                <w:highlight w:val="yellow"/>
              </w:rPr>
              <w:t xml:space="preserve"> + dataMethod + </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b/>
                <w:bCs/>
                <w:color w:val="7F0055"/>
                <w:sz w:val="20"/>
                <w:szCs w:val="20"/>
              </w:rPr>
              <w:t>if</w:t>
            </w:r>
            <w:r w:rsidRPr="00513A90">
              <w:rPr>
                <w:rFonts w:eastAsia="Times New Roman" w:cs="Consolas"/>
                <w:color w:val="000000"/>
                <w:sz w:val="20"/>
                <w:szCs w:val="20"/>
              </w:rPr>
              <w:t xml:space="preserve"> ($selectedPaymentMethod.length === 0) {</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t>$selectedPaymentMethod = $(</w:t>
            </w:r>
            <w:r w:rsidRPr="00513A90">
              <w:rPr>
                <w:rFonts w:eastAsia="Times New Roman" w:cs="Consolas"/>
                <w:color w:val="2A00FF"/>
                <w:sz w:val="20"/>
                <w:szCs w:val="20"/>
              </w:rPr>
              <w:t>'[data-method="Custom"]'</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"VISA_CHECKOUT"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00A70123">
              <w:rPr>
                <w:rFonts w:eastAsia="Times New Roman" w:cs="Consolas"/>
                <w:b/>
                <w:bCs/>
                <w:color w:val="7F0055"/>
                <w:sz w:val="20"/>
                <w:szCs w:val="20"/>
                <w:highlight w:val="yellow"/>
              </w:rPr>
              <w:t>e</w:t>
            </w:r>
            <w:r w:rsidRPr="00513A90">
              <w:rPr>
                <w:rFonts w:eastAsia="Times New Roman" w:cs="Consolas"/>
                <w:b/>
                <w:bCs/>
                <w:color w:val="7F0055"/>
                <w:sz w:val="20"/>
                <w:szCs w:val="20"/>
                <w:highlight w:val="yellow"/>
              </w:rPr>
              <w:t>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"PAYPAL"</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"PAYPAL_CREDIT"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"#billingAgreementCheckbox"</w:t>
            </w:r>
            <w:r w:rsidRPr="00513A90">
              <w:rPr>
                <w:rFonts w:eastAsia="Times New Roman" w:cs="Consolas"/>
                <w:color w:val="000000"/>
                <w:sz w:val="20"/>
                <w:szCs w:val="20"/>
                <w:highlight w:val="yellow"/>
              </w:rPr>
              <w:t>).attr(</w:t>
            </w:r>
            <w:r w:rsidRPr="00513A90">
              <w:rPr>
                <w:rFonts w:eastAsia="Times New Roman" w:cs="Consolas"/>
                <w:color w:val="2A00FF"/>
                <w:sz w:val="20"/>
                <w:szCs w:val="20"/>
                <w:highlight w:val="yellow"/>
              </w:rPr>
              <w:t>'checked'</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false</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".continue-place-order"</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".visacheckoutbutton"</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 </w:t>
            </w:r>
            <w:r w:rsidRPr="00513A90">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 xml:space="preserve"> ((paymentMethodID==</w:t>
            </w:r>
            <w:r w:rsidRPr="00513A90">
              <w:rPr>
                <w:rFonts w:eastAsia="Times New Roman" w:cs="Consolas"/>
                <w:color w:val="2A00FF"/>
                <w:sz w:val="20"/>
                <w:szCs w:val="20"/>
                <w:highlight w:val="yellow"/>
              </w:rPr>
              <w:t>"SA_REDIRECT"</w:t>
            </w:r>
            <w:r w:rsidRPr="00513A90">
              <w:rPr>
                <w:rFonts w:eastAsia="Times New Roman" w:cs="Consolas"/>
                <w:color w:val="000000"/>
                <w:sz w:val="20"/>
                <w:szCs w:val="20"/>
                <w:highlight w:val="yellow"/>
              </w:rPr>
              <w:t xml:space="preserve"> || paymentMethodID==</w:t>
            </w:r>
            <w:r w:rsidRPr="00513A90">
              <w:rPr>
                <w:rFonts w:eastAsia="Times New Roman" w:cs="Consolas"/>
                <w:color w:val="2A00FF"/>
                <w:sz w:val="20"/>
                <w:szCs w:val="20"/>
                <w:highlight w:val="yellow"/>
              </w:rPr>
              <w:t>"SA_IFRAME"</w:t>
            </w:r>
            <w:r w:rsidRPr="00513A90">
              <w:rPr>
                <w:rFonts w:eastAsia="Times New Roman" w:cs="Consolas"/>
                <w:color w:val="000000"/>
                <w:sz w:val="20"/>
                <w:szCs w:val="20"/>
                <w:highlight w:val="yellow"/>
              </w:rPr>
              <w:t>) &amp;&amp; SitePreferences.TOKENIZATION_ENABLED)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).show();</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else</w:t>
            </w:r>
            <w:r w:rsidRPr="00513A90">
              <w:rPr>
                <w:rFonts w:eastAsia="Times New Roman" w:cs="Consolas"/>
                <w:color w:val="000000"/>
                <w:sz w:val="20"/>
                <w:szCs w:val="20"/>
                <w:highlight w:val="yellow"/>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r w:rsidRPr="00513A90">
              <w:rPr>
                <w:rFonts w:eastAsia="Times New Roman" w:cs="Consolas"/>
                <w:color w:val="2A00FF"/>
                <w:sz w:val="20"/>
                <w:szCs w:val="20"/>
                <w:highlight w:val="yellow"/>
              </w:rPr>
              <w:t>".spsavecard"</w:t>
            </w:r>
            <w:r w:rsidRPr="00513A90">
              <w:rPr>
                <w:rFonts w:eastAsia="Times New Roman" w:cs="Consolas"/>
                <w:color w:val="000000"/>
                <w:sz w:val="20"/>
                <w:szCs w:val="20"/>
                <w:highlight w:val="yellow"/>
              </w:rPr>
              <w:t>).hide();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t>$selectedPaymentMethod.addClass(</w:t>
            </w:r>
            <w:r w:rsidRPr="00513A90">
              <w:rPr>
                <w:rFonts w:eastAsia="Times New Roman" w:cs="Consolas"/>
                <w:color w:val="2A00FF"/>
                <w:sz w:val="20"/>
                <w:szCs w:val="20"/>
              </w:rPr>
              <w:t>'payment-method-expanded'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3F7F5F"/>
                <w:sz w:val="20"/>
                <w:szCs w:val="20"/>
              </w:rPr>
              <w:lastRenderedPageBreak/>
              <w:t xml:space="preserve">// ensure </w:t>
            </w:r>
            <w:r w:rsidRPr="00513A90">
              <w:rPr>
                <w:rFonts w:eastAsia="Times New Roman" w:cs="Consolas"/>
                <w:color w:val="3F7F5F"/>
                <w:sz w:val="20"/>
                <w:szCs w:val="20"/>
                <w:u w:val="single"/>
              </w:rPr>
              <w:t>checkbox</w:t>
            </w:r>
            <w:r w:rsidRPr="00513A90">
              <w:rPr>
                <w:rFonts w:eastAsia="Times New Roman" w:cs="Consolas"/>
                <w:color w:val="3F7F5F"/>
                <w:sz w:val="20"/>
                <w:szCs w:val="20"/>
              </w:rPr>
              <w:t xml:space="preserve"> of payment method is checked</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'input[name$="_selectedPaymentMethodID"]'</w:t>
            </w:r>
            <w:r w:rsidRPr="00513A90">
              <w:rPr>
                <w:rFonts w:eastAsia="Times New Roman" w:cs="Consolas"/>
                <w:color w:val="000000"/>
                <w:sz w:val="20"/>
                <w:szCs w:val="20"/>
              </w:rPr>
              <w:t>).removeAttr(</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r w:rsidRPr="00513A90">
              <w:rPr>
                <w:rFonts w:eastAsia="Times New Roman" w:cs="Consolas"/>
                <w:color w:val="2A00FF"/>
                <w:sz w:val="20"/>
                <w:szCs w:val="20"/>
              </w:rPr>
              <w:t>'input[value='</w:t>
            </w:r>
            <w:r w:rsidRPr="00513A90">
              <w:rPr>
                <w:rFonts w:eastAsia="Times New Roman" w:cs="Consolas"/>
                <w:color w:val="000000"/>
                <w:sz w:val="20"/>
                <w:szCs w:val="20"/>
              </w:rPr>
              <w:t xml:space="preserve"> + paymentMethodID + </w:t>
            </w:r>
            <w:r w:rsidRPr="00513A90">
              <w:rPr>
                <w:rFonts w:eastAsia="Times New Roman" w:cs="Consolas"/>
                <w:color w:val="2A00FF"/>
                <w:sz w:val="20"/>
                <w:szCs w:val="20"/>
              </w:rPr>
              <w:t>']'</w:t>
            </w:r>
            <w:r w:rsidRPr="00513A90">
              <w:rPr>
                <w:rFonts w:eastAsia="Times New Roman" w:cs="Consolas"/>
                <w:color w:val="000000"/>
                <w:sz w:val="20"/>
                <w:szCs w:val="20"/>
              </w:rPr>
              <w:t>).prop(</w:t>
            </w:r>
            <w:r w:rsidRPr="00513A90">
              <w:rPr>
                <w:rFonts w:eastAsia="Times New Roman" w:cs="Consolas"/>
                <w:color w:val="2A00FF"/>
                <w:sz w:val="20"/>
                <w:szCs w:val="20"/>
              </w:rPr>
              <w:t>'checked'</w:t>
            </w:r>
            <w:r w:rsidRPr="00513A90">
              <w:rPr>
                <w:rFonts w:eastAsia="Times New Roman" w:cs="Consolas"/>
                <w:color w:val="000000"/>
                <w:sz w:val="20"/>
                <w:szCs w:val="20"/>
              </w:rPr>
              <w:t xml:space="preserve">, </w:t>
            </w:r>
            <w:r w:rsidRPr="00513A90">
              <w:rPr>
                <w:rFonts w:eastAsia="Times New Roman" w:cs="Consolas"/>
                <w:color w:val="2A00FF"/>
                <w:sz w:val="20"/>
                <w:szCs w:val="20"/>
              </w:rPr>
              <w:t>'checked'</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formPrepare.validateForm();</w:t>
            </w:r>
          </w:p>
          <w:p w:rsidR="00513A90" w:rsidRDefault="00513A90" w:rsidP="005C1822">
            <w:pPr>
              <w:pStyle w:val="BodyText"/>
            </w:pPr>
            <w:r w:rsidRPr="00513A90">
              <w:t>}</w:t>
            </w:r>
          </w:p>
        </w:tc>
      </w:tr>
    </w:tbl>
    <w:p w:rsidR="00513A90" w:rsidRPr="00E33D85" w:rsidRDefault="00513A90" w:rsidP="005C1822">
      <w:pPr>
        <w:pStyle w:val="BodyText"/>
      </w:pPr>
    </w:p>
    <w:p w:rsidR="00B30947" w:rsidRPr="00E33D85" w:rsidRDefault="00B30947" w:rsidP="00B30947">
      <w:pPr>
        <w:pStyle w:val="Heading5"/>
        <w:rPr>
          <w:rFonts w:asciiTheme="minorHAnsi" w:hAnsiTheme="minorHAnsi"/>
        </w:rPr>
      </w:pPr>
      <w:r w:rsidRPr="00E33D85">
        <w:rPr>
          <w:rFonts w:asciiTheme="minorHAnsi" w:hAnsiTheme="minorHAnsi"/>
        </w:rPr>
        <w:t>Update “export</w:t>
      </w:r>
      <w:r w:rsidR="009C3E27">
        <w:rPr>
          <w:rFonts w:asciiTheme="minorHAnsi" w:hAnsiTheme="minorHAnsi"/>
        </w:rPr>
        <w:t>s</w:t>
      </w:r>
      <w:r w:rsidRPr="00E33D85">
        <w:rPr>
          <w:rFonts w:asciiTheme="minorHAnsi" w:hAnsiTheme="minorHAnsi"/>
        </w:rPr>
        <w:t xml:space="preserve">.init “function </w:t>
      </w:r>
    </w:p>
    <w:p w:rsidR="0087456D" w:rsidRPr="00E33D85" w:rsidRDefault="0087456D" w:rsidP="005C1822">
      <w:pPr>
        <w:pStyle w:val="BodyText"/>
      </w:pPr>
    </w:p>
    <w:p w:rsidR="00B30947" w:rsidRDefault="00B30947" w:rsidP="005C1822">
      <w:pPr>
        <w:pStyle w:val="BodyText"/>
        <w:numPr>
          <w:ilvl w:val="0"/>
          <w:numId w:val="26"/>
        </w:numPr>
      </w:pPr>
      <w:r w:rsidRPr="00E33D85">
        <w:t>Add below code snippet</w:t>
      </w:r>
      <w:r w:rsidR="008F341F" w:rsidRPr="00E33D85">
        <w:t>after formPrepare.init</w:t>
      </w:r>
      <w:r w:rsidR="008F341F">
        <w:t xml:space="preserve"> to handle  card details on billing page based on APM selected </w:t>
      </w:r>
    </w:p>
    <w:tbl>
      <w:tblPr>
        <w:tblStyle w:val="TableGrid"/>
        <w:tblW w:w="0" w:type="auto"/>
        <w:tblLook w:val="04A0" w:firstRow="1" w:lastRow="0" w:firstColumn="1" w:lastColumn="0" w:noHBand="0" w:noVBand="1"/>
      </w:tblPr>
      <w:tblGrid>
        <w:gridCol w:w="10296"/>
      </w:tblGrid>
      <w:tr w:rsidR="00513A90" w:rsidTr="00513A90">
        <w:tc>
          <w:tcPr>
            <w:tcW w:w="10296" w:type="dxa"/>
          </w:tcPr>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formPrepare.init({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formSelector: </w:t>
            </w:r>
            <w:r w:rsidRPr="00513A90">
              <w:rPr>
                <w:rFonts w:eastAsia="Times New Roman" w:cs="Consolas"/>
                <w:color w:val="2A00FF"/>
                <w:sz w:val="20"/>
                <w:szCs w:val="20"/>
              </w:rPr>
              <w:t>'form[id$="billing"]'</w:t>
            </w:r>
            <w:r w:rsidRPr="00513A90">
              <w:rPr>
                <w:rFonts w:eastAsia="Times New Roman" w:cs="Consolas"/>
                <w:color w:val="000000"/>
                <w:sz w:val="20"/>
                <w:szCs w:val="20"/>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continueSelector: </w:t>
            </w:r>
            <w:r w:rsidRPr="00513A90">
              <w:rPr>
                <w:rFonts w:eastAsia="Times New Roman" w:cs="Consolas"/>
                <w:color w:val="2A00FF"/>
                <w:sz w:val="20"/>
                <w:szCs w:val="20"/>
              </w:rPr>
              <w:t>'[name$="billing_save"]'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 xml:space="preserve">    });</w:t>
            </w:r>
          </w:p>
          <w:p w:rsidR="00513A90" w:rsidRPr="00513A90" w:rsidRDefault="00513A90" w:rsidP="00513A90">
            <w:pPr>
              <w:autoSpaceDE w:val="0"/>
              <w:autoSpaceDN w:val="0"/>
              <w:adjustRightInd w:val="0"/>
              <w:spacing w:after="0" w:line="240" w:lineRule="auto"/>
              <w:rPr>
                <w:rFonts w:eastAsia="Times New Roman" w:cs="Consolas"/>
                <w:sz w:val="20"/>
                <w:szCs w:val="20"/>
              </w:rPr>
            </w:pP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$ccContainer = $($checkoutForm).find(</w:t>
            </w:r>
            <w:r w:rsidRPr="00513A90">
              <w:rPr>
                <w:rFonts w:eastAsia="Times New Roman" w:cs="Consolas"/>
                <w:color w:val="2A00FF"/>
                <w:sz w:val="20"/>
                <w:szCs w:val="20"/>
                <w:highlight w:val="yellow"/>
              </w:rPr>
              <w:t>".payment-method"</w:t>
            </w:r>
            <w:r w:rsidRPr="00513A90">
              <w:rPr>
                <w:rFonts w:eastAsia="Times New Roman" w:cs="Consolas"/>
                <w:color w:val="000000"/>
                <w:sz w:val="20"/>
                <w:szCs w:val="20"/>
                <w:highlight w:val="yellow"/>
              </w:rPr>
              <w:t>).filter(</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return</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).data(</w:t>
            </w:r>
            <w:r w:rsidRPr="00513A90">
              <w:rPr>
                <w:rFonts w:eastAsia="Times New Roman" w:cs="Consolas"/>
                <w:color w:val="2A00FF"/>
                <w:sz w:val="20"/>
                <w:szCs w:val="20"/>
                <w:highlight w:val="yellow"/>
              </w:rPr>
              <w:t>"method"</w:t>
            </w:r>
            <w:r w:rsidRPr="00513A90">
              <w:rPr>
                <w:rFonts w:eastAsia="Times New Roman" w:cs="Consolas"/>
                <w:color w:val="000000"/>
                <w:sz w:val="20"/>
                <w:szCs w:val="20"/>
                <w:highlight w:val="yellow"/>
              </w:rPr>
              <w:t>)==</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highlight w:val="yellow"/>
              </w:rPr>
              <w:t>$ccContainer.find(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'input[name$="_owner"]'</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'select[name$="creditCard_type"]'</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$ccContainer.find(</w:t>
            </w:r>
            <w:r w:rsidRPr="00513A90">
              <w:rPr>
                <w:rFonts w:eastAsia="Times New Roman" w:cs="Consolas"/>
                <w:color w:val="2A00FF"/>
                <w:sz w:val="20"/>
                <w:szCs w:val="20"/>
                <w:highlight w:val="yellow"/>
              </w:rPr>
              <w:t>'select[name*="expiration"]'</w:t>
            </w:r>
            <w:r w:rsidRPr="00513A90">
              <w:rPr>
                <w:rFonts w:eastAsia="Times New Roman" w:cs="Consolas"/>
                <w:color w:val="000000"/>
                <w:sz w:val="20"/>
                <w:szCs w:val="20"/>
                <w:highlight w:val="yellow"/>
              </w:rPr>
              <w:t>).on(</w:t>
            </w:r>
            <w:r w:rsidRPr="00513A90">
              <w:rPr>
                <w:rFonts w:eastAsia="Times New Roman" w:cs="Consolas"/>
                <w:color w:val="2A00FF"/>
                <w:sz w:val="20"/>
                <w:szCs w:val="20"/>
                <w:highlight w:val="yellow"/>
              </w:rPr>
              <w:t>'change'</w:t>
            </w:r>
            <w:r w:rsidRPr="00513A90">
              <w:rPr>
                <w:rFonts w:eastAsia="Times New Roman" w:cs="Consolas"/>
                <w:color w:val="000000"/>
                <w:sz w:val="20"/>
                <w:szCs w:val="20"/>
                <w:highlight w:val="yellow"/>
              </w:rPr>
              <w:t>,</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(e){</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'input[name$="_selectedCardID"]'</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rPr>
            </w:pPr>
            <w:r w:rsidRPr="00513A90">
              <w:rPr>
                <w:rFonts w:eastAsia="Times New Roman" w:cs="Consolas"/>
                <w:color w:val="000000"/>
                <w:sz w:val="20"/>
                <w:szCs w:val="20"/>
              </w:rPr>
              <w:tab/>
            </w:r>
            <w:r w:rsidRPr="00513A90">
              <w:rPr>
                <w:rFonts w:eastAsia="Times New Roman" w:cs="Consolas"/>
                <w:color w:val="000000"/>
                <w:sz w:val="20"/>
                <w:szCs w:val="20"/>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rPr>
              <w:tab/>
            </w:r>
            <w:r w:rsidRPr="00513A90">
              <w:rPr>
                <w:rFonts w:eastAsia="Times New Roman" w:cs="Consolas"/>
                <w:color w:val="000000"/>
                <w:sz w:val="20"/>
                <w:szCs w:val="20"/>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selectedPaymentMethodID = $(</w:t>
            </w:r>
            <w:r w:rsidRPr="00513A90">
              <w:rPr>
                <w:rFonts w:eastAsia="Times New Roman" w:cs="Consolas"/>
                <w:color w:val="2A00FF"/>
                <w:sz w:val="20"/>
                <w:szCs w:val="20"/>
                <w:highlight w:val="yellow"/>
              </w:rPr>
              <w:t>'input[name$="_selectedPaymentMethodID"]:checked'</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cardNumber = $($checkoutForm).find(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if</w:t>
            </w:r>
            <w:r w:rsidRPr="00513A90">
              <w:rPr>
                <w:rFonts w:eastAsia="Times New Roman" w:cs="Consolas"/>
                <w:color w:val="000000"/>
                <w:sz w:val="20"/>
                <w:szCs w:val="20"/>
                <w:highlight w:val="yellow"/>
              </w:rPr>
              <w:t>(cardNumber.indexOf(</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 xml:space="preserve">) != -1 &amp;&amp; selectedPaymentMethodID == </w:t>
            </w:r>
            <w:r w:rsidRPr="00513A90">
              <w:rPr>
                <w:rFonts w:eastAsia="Times New Roman" w:cs="Consolas"/>
                <w:color w:val="2A00FF"/>
                <w:sz w:val="20"/>
                <w:szCs w:val="20"/>
                <w:highlight w:val="yellow"/>
              </w:rPr>
              <w:t>'SA_SILENTPOST'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$($checkoutForm).find(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).val(</w:t>
            </w:r>
            <w:r w:rsidRPr="00513A90">
              <w:rPr>
                <w:rFonts w:eastAsia="Times New Roman" w:cs="Consolas"/>
                <w:color w:val="2A00FF"/>
                <w:sz w:val="20"/>
                <w:szCs w:val="20"/>
                <w:highlight w:val="yellow"/>
              </w:rPr>
              <w:t>''</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b/>
                <w:bCs/>
                <w:color w:val="7F0055"/>
                <w:sz w:val="20"/>
                <w:szCs w:val="20"/>
                <w:highlight w:val="yellow"/>
              </w:rPr>
              <w:t>var</w:t>
            </w:r>
            <w:r w:rsidRPr="00513A90">
              <w:rPr>
                <w:rFonts w:eastAsia="Times New Roman" w:cs="Consolas"/>
                <w:color w:val="000000"/>
                <w:sz w:val="20"/>
                <w:szCs w:val="20"/>
                <w:highlight w:val="yellow"/>
              </w:rPr>
              <w:t xml:space="preserve"> $ccNum = $ccContainer.find(</w:t>
            </w:r>
            <w:r w:rsidRPr="00513A90">
              <w:rPr>
                <w:rFonts w:eastAsia="Times New Roman" w:cs="Consolas"/>
                <w:color w:val="2A00FF"/>
                <w:sz w:val="20"/>
                <w:szCs w:val="20"/>
                <w:highlight w:val="yellow"/>
              </w:rPr>
              <w:t>"input[name$='_number']"</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r>
            <w:r w:rsidRPr="00513A90">
              <w:rPr>
                <w:rFonts w:eastAsia="Times New Roman" w:cs="Consolas"/>
                <w:color w:val="3F7F5F"/>
                <w:sz w:val="20"/>
                <w:szCs w:val="20"/>
                <w:highlight w:val="yellow"/>
              </w:rPr>
              <w:t>// default payment method to 'CREDIT_CARD'</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 xml:space="preserve">updatePaymentMethod((selectedPaymentMethod) ? selectedPaymentMethod : </w:t>
            </w:r>
            <w:r w:rsidRPr="00513A90">
              <w:rPr>
                <w:rFonts w:eastAsia="Times New Roman" w:cs="Consolas"/>
                <w:color w:val="2A00FF"/>
                <w:sz w:val="20"/>
                <w:szCs w:val="20"/>
                <w:highlight w:val="yellow"/>
              </w:rPr>
              <w:t>'CREDIT_CARD'</w:t>
            </w:r>
            <w:r w:rsidRPr="00513A90">
              <w:rPr>
                <w:rFonts w:eastAsia="Times New Roman" w:cs="Consolas"/>
                <w:color w:val="000000"/>
                <w:sz w:val="20"/>
                <w:szCs w:val="20"/>
                <w:highlight w:val="yellow"/>
              </w:rPr>
              <w:t>);</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tab/>
              <w:t>$selectPaymentMethod.on(</w:t>
            </w:r>
            <w:r w:rsidRPr="00513A90">
              <w:rPr>
                <w:rFonts w:eastAsia="Times New Roman" w:cs="Consolas"/>
                <w:color w:val="2A00FF"/>
                <w:sz w:val="20"/>
                <w:szCs w:val="20"/>
                <w:highlight w:val="yellow"/>
              </w:rPr>
              <w:t>'click'</w:t>
            </w:r>
            <w:r w:rsidRPr="00513A90">
              <w:rPr>
                <w:rFonts w:eastAsia="Times New Roman" w:cs="Consolas"/>
                <w:color w:val="000000"/>
                <w:sz w:val="20"/>
                <w:szCs w:val="20"/>
                <w:highlight w:val="yellow"/>
              </w:rPr>
              <w:t xml:space="preserve">, </w:t>
            </w:r>
            <w:r w:rsidRPr="00513A90">
              <w:rPr>
                <w:rFonts w:eastAsia="Times New Roman" w:cs="Consolas"/>
                <w:color w:val="2A00FF"/>
                <w:sz w:val="20"/>
                <w:szCs w:val="20"/>
                <w:highlight w:val="yellow"/>
              </w:rPr>
              <w:t>'input[type="radio"]'</w:t>
            </w:r>
            <w:r w:rsidRPr="00513A90">
              <w:rPr>
                <w:rFonts w:eastAsia="Times New Roman" w:cs="Consolas"/>
                <w:color w:val="000000"/>
                <w:sz w:val="20"/>
                <w:szCs w:val="20"/>
                <w:highlight w:val="yellow"/>
              </w:rPr>
              <w:t xml:space="preserve">, </w:t>
            </w:r>
            <w:r w:rsidRPr="00513A90">
              <w:rPr>
                <w:rFonts w:eastAsia="Times New Roman" w:cs="Consolas"/>
                <w:b/>
                <w:bCs/>
                <w:color w:val="7F0055"/>
                <w:sz w:val="20"/>
                <w:szCs w:val="20"/>
                <w:highlight w:val="yellow"/>
              </w:rPr>
              <w:t>function</w:t>
            </w:r>
            <w:r w:rsidRPr="00513A90">
              <w:rPr>
                <w:rFonts w:eastAsia="Times New Roman" w:cs="Consolas"/>
                <w:color w:val="000000"/>
                <w:sz w:val="20"/>
                <w:szCs w:val="20"/>
                <w:highlight w:val="yellow"/>
              </w:rPr>
              <w:t xml:space="preserve"> () {</w:t>
            </w:r>
          </w:p>
          <w:p w:rsidR="00513A90" w:rsidRPr="00513A90" w:rsidRDefault="00513A90" w:rsidP="00513A90">
            <w:pPr>
              <w:autoSpaceDE w:val="0"/>
              <w:autoSpaceDN w:val="0"/>
              <w:adjustRightInd w:val="0"/>
              <w:spacing w:after="0" w:line="240" w:lineRule="auto"/>
              <w:rPr>
                <w:rFonts w:eastAsia="Times New Roman" w:cs="Consolas"/>
                <w:sz w:val="20"/>
                <w:szCs w:val="20"/>
                <w:highlight w:val="yellow"/>
              </w:rPr>
            </w:pPr>
            <w:r w:rsidRPr="00513A90">
              <w:rPr>
                <w:rFonts w:eastAsia="Times New Roman" w:cs="Consolas"/>
                <w:color w:val="000000"/>
                <w:sz w:val="20"/>
                <w:szCs w:val="20"/>
                <w:highlight w:val="yellow"/>
              </w:rPr>
              <w:lastRenderedPageBreak/>
              <w:tab/>
            </w:r>
            <w:r w:rsidRPr="00513A90">
              <w:rPr>
                <w:rFonts w:eastAsia="Times New Roman" w:cs="Consolas"/>
                <w:color w:val="000000"/>
                <w:sz w:val="20"/>
                <w:szCs w:val="20"/>
                <w:highlight w:val="yellow"/>
              </w:rPr>
              <w:tab/>
              <w:t>updatePaymentMethod($(</w:t>
            </w:r>
            <w:r w:rsidRPr="00513A90">
              <w:rPr>
                <w:rFonts w:eastAsia="Times New Roman" w:cs="Consolas"/>
                <w:b/>
                <w:bCs/>
                <w:color w:val="7F0055"/>
                <w:sz w:val="20"/>
                <w:szCs w:val="20"/>
                <w:highlight w:val="yellow"/>
              </w:rPr>
              <w:t>this</w:t>
            </w:r>
            <w:r w:rsidRPr="00513A90">
              <w:rPr>
                <w:rFonts w:eastAsia="Times New Roman" w:cs="Consolas"/>
                <w:color w:val="000000"/>
                <w:sz w:val="20"/>
                <w:szCs w:val="20"/>
                <w:highlight w:val="yellow"/>
              </w:rPr>
              <w:t>).val());</w:t>
            </w:r>
            <w:r w:rsidRPr="00513A90">
              <w:rPr>
                <w:rFonts w:eastAsia="Times New Roman" w:cs="Consolas"/>
                <w:color w:val="000000"/>
                <w:sz w:val="20"/>
                <w:szCs w:val="20"/>
                <w:highlight w:val="yellow"/>
              </w:rPr>
              <w:tab/>
            </w:r>
            <w:r w:rsidRPr="00513A90">
              <w:rPr>
                <w:rFonts w:eastAsia="Times New Roman" w:cs="Consolas"/>
                <w:color w:val="000000"/>
                <w:sz w:val="20"/>
                <w:szCs w:val="20"/>
                <w:highlight w:val="yellow"/>
              </w:rPr>
              <w:tab/>
            </w:r>
          </w:p>
          <w:p w:rsidR="00513A90" w:rsidRDefault="00513A90" w:rsidP="005C1822">
            <w:pPr>
              <w:pStyle w:val="BodyText"/>
            </w:pPr>
            <w:r w:rsidRPr="00513A90">
              <w:rPr>
                <w:highlight w:val="yellow"/>
              </w:rPr>
              <w:tab/>
              <w:t>});</w:t>
            </w:r>
          </w:p>
          <w:p w:rsidR="008F341F" w:rsidRPr="008F341F" w:rsidRDefault="008F341F" w:rsidP="008F341F">
            <w:pPr>
              <w:autoSpaceDE w:val="0"/>
              <w:autoSpaceDN w:val="0"/>
              <w:adjustRightInd w:val="0"/>
              <w:spacing w:after="0" w:line="240" w:lineRule="auto"/>
              <w:rPr>
                <w:rFonts w:eastAsia="Times New Roman" w:cs="Consolas"/>
                <w:sz w:val="20"/>
                <w:szCs w:val="20"/>
              </w:rPr>
            </w:pPr>
            <w:r w:rsidRPr="008F341F">
              <w:rPr>
                <w:rFonts w:eastAsia="Times New Roman" w:cs="Consolas"/>
                <w:color w:val="3F7F5F"/>
                <w:sz w:val="20"/>
                <w:szCs w:val="20"/>
              </w:rPr>
              <w:t>// select credit card from list</w:t>
            </w:r>
          </w:p>
          <w:p w:rsidR="008F341F" w:rsidRDefault="008F341F" w:rsidP="005C1822">
            <w:pPr>
              <w:pStyle w:val="BodyText"/>
            </w:pPr>
            <w:r w:rsidRPr="008F341F">
              <w:rPr>
                <w:color w:val="000000"/>
              </w:rPr>
              <w:t xml:space="preserve">    $(</w:t>
            </w:r>
            <w:r w:rsidRPr="008F341F">
              <w:t>'#creditCardList'</w:t>
            </w:r>
            <w:r w:rsidRPr="008F341F">
              <w:rPr>
                <w:color w:val="000000"/>
              </w:rPr>
              <w:t>).on(</w:t>
            </w:r>
            <w:r w:rsidRPr="008F341F">
              <w:t>'change'</w:t>
            </w:r>
            <w:r w:rsidRPr="008F341F">
              <w:rPr>
                <w:color w:val="000000"/>
              </w:rPr>
              <w:t xml:space="preserve">, </w:t>
            </w:r>
            <w:r w:rsidRPr="008F341F">
              <w:rPr>
                <w:b/>
                <w:color w:val="7F0055"/>
              </w:rPr>
              <w:t>function</w:t>
            </w:r>
            <w:r w:rsidRPr="008F341F">
              <w:rPr>
                <w:color w:val="000000"/>
              </w:rPr>
              <w:t xml:space="preserve"> () {</w:t>
            </w:r>
          </w:p>
        </w:tc>
      </w:tr>
    </w:tbl>
    <w:p w:rsidR="00513A90" w:rsidRDefault="00513A90" w:rsidP="005C1822">
      <w:pPr>
        <w:pStyle w:val="BodyText"/>
      </w:pPr>
    </w:p>
    <w:p w:rsidR="00286405" w:rsidRDefault="00286405" w:rsidP="005C1822">
      <w:pPr>
        <w:pStyle w:val="BodyText"/>
      </w:pPr>
      <w:r>
        <w:t>Update “</w:t>
      </w:r>
      <w:r w:rsidRPr="00072427">
        <w:rPr>
          <w:b/>
        </w:rPr>
        <w:t>updatePaymentMethod</w:t>
      </w:r>
      <w:r>
        <w:t>” function</w:t>
      </w:r>
      <w:r w:rsidR="009F0287">
        <w:t xml:space="preserve"> at line 84 and 501</w:t>
      </w:r>
    </w:p>
    <w:p w:rsidR="00286405" w:rsidRDefault="00286405" w:rsidP="005C1822">
      <w:pPr>
        <w:pStyle w:val="BodyText"/>
      </w:pPr>
    </w:p>
    <w:p w:rsidR="00286405" w:rsidRDefault="00286405" w:rsidP="005C1822">
      <w:pPr>
        <w:pStyle w:val="BodyText"/>
        <w:numPr>
          <w:ilvl w:val="0"/>
          <w:numId w:val="26"/>
        </w:numPr>
      </w:pPr>
      <w:r>
        <w:t>Add below highlighted code snippet for bank transfer</w:t>
      </w:r>
    </w:p>
    <w:tbl>
      <w:tblPr>
        <w:tblStyle w:val="TableGrid"/>
        <w:tblW w:w="0" w:type="auto"/>
        <w:tblInd w:w="18" w:type="dxa"/>
        <w:tblLook w:val="04A0" w:firstRow="1" w:lastRow="0" w:firstColumn="1" w:lastColumn="0" w:noHBand="0" w:noVBand="1"/>
      </w:tblPr>
      <w:tblGrid>
        <w:gridCol w:w="8953"/>
      </w:tblGrid>
      <w:tr w:rsidR="00286405" w:rsidTr="00286405">
        <w:tc>
          <w:tcPr>
            <w:tcW w:w="8953" w:type="dxa"/>
          </w:tcPr>
          <w:p w:rsidR="00286405" w:rsidRDefault="00286405" w:rsidP="00BA7D98">
            <w:pPr>
              <w:autoSpaceDE w:val="0"/>
              <w:autoSpaceDN w:val="0"/>
              <w:adjustRightInd w:val="0"/>
              <w:spacing w:after="0" w:line="240" w:lineRule="auto"/>
              <w:rPr>
                <w:rFonts w:ascii="Consolas" w:eastAsia="Times New Roman" w:hAnsi="Consolas" w:cs="Consolas"/>
                <w:sz w:val="20"/>
                <w:szCs w:val="20"/>
              </w:rPr>
            </w:pPr>
            <w:r>
              <w:t xml:space="preserve"> </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((paymentMethodID==</w:t>
            </w:r>
            <w:r>
              <w:rPr>
                <w:rFonts w:ascii="Consolas" w:eastAsia="Times New Roman" w:hAnsi="Consolas" w:cs="Consolas"/>
                <w:color w:val="2A00FF"/>
                <w:sz w:val="20"/>
                <w:szCs w:val="20"/>
              </w:rPr>
              <w:t>"SA_REDIRECT"</w:t>
            </w:r>
            <w:r>
              <w:rPr>
                <w:rFonts w:ascii="Consolas" w:eastAsia="Times New Roman" w:hAnsi="Consolas" w:cs="Consolas"/>
                <w:color w:val="000000"/>
                <w:sz w:val="20"/>
                <w:szCs w:val="20"/>
              </w:rPr>
              <w:t xml:space="preserve"> || paymentMethodID==</w:t>
            </w:r>
            <w:r>
              <w:rPr>
                <w:rFonts w:ascii="Consolas" w:eastAsia="Times New Roman" w:hAnsi="Consolas" w:cs="Consolas"/>
                <w:color w:val="2A00FF"/>
                <w:sz w:val="20"/>
                <w:szCs w:val="20"/>
              </w:rPr>
              <w:t>"SA_IFRAME"</w:t>
            </w:r>
            <w:r>
              <w:rPr>
                <w:rFonts w:ascii="Consolas" w:eastAsia="Times New Roman" w:hAnsi="Consolas" w:cs="Consolas"/>
                <w:color w:val="000000"/>
                <w:sz w:val="20"/>
                <w:szCs w:val="20"/>
              </w:rPr>
              <w:t>) &amp;&amp; SitePreferences.TOKENIZATION_ENABLED)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).show();</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b/>
                <w:bCs/>
                <w:color w:val="7F0055"/>
                <w:sz w:val="20"/>
                <w:szCs w:val="20"/>
              </w:rPr>
              <w:t>else</w:t>
            </w:r>
            <w:r>
              <w:rPr>
                <w:rFonts w:ascii="Consolas" w:eastAsia="Times New Roman" w:hAnsi="Consolas" w:cs="Consolas"/>
                <w:color w:val="000000"/>
                <w:sz w:val="20"/>
                <w:szCs w:val="20"/>
              </w:rPr>
              <w:t xml:space="preserve"> {</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".spsavecard"</w:t>
            </w:r>
            <w:r>
              <w:rPr>
                <w:rFonts w:ascii="Consolas" w:eastAsia="Times New Roman" w:hAnsi="Consolas" w:cs="Consolas"/>
                <w:color w:val="000000"/>
                <w:sz w:val="20"/>
                <w:szCs w:val="20"/>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ab/>
            </w:r>
            <w:r w:rsidRPr="00072427">
              <w:rPr>
                <w:rFonts w:ascii="Consolas" w:eastAsia="Times New Roman" w:hAnsi="Consolas" w:cs="Consolas"/>
                <w:b/>
                <w:bCs/>
                <w:color w:val="7F0055"/>
                <w:sz w:val="20"/>
                <w:szCs w:val="20"/>
                <w:highlight w:val="yellow"/>
              </w:rPr>
              <w:t>var</w:t>
            </w:r>
            <w:r w:rsidRPr="00072427">
              <w:rPr>
                <w:rFonts w:ascii="Consolas" w:eastAsia="Times New Roman" w:hAnsi="Consolas" w:cs="Consolas"/>
                <w:color w:val="000000"/>
                <w:sz w:val="20"/>
                <w:szCs w:val="20"/>
                <w:highlight w:val="yellow"/>
              </w:rPr>
              <w:t xml:space="preserve"> isBicRequired = $selectedPaymentMethod.data(</w:t>
            </w:r>
            <w:r w:rsidRPr="00072427">
              <w:rPr>
                <w:rFonts w:ascii="Consolas" w:eastAsia="Times New Roman" w:hAnsi="Consolas" w:cs="Consolas"/>
                <w:color w:val="2A00FF"/>
                <w:sz w:val="20"/>
                <w:szCs w:val="20"/>
                <w:highlight w:val="yellow"/>
              </w:rPr>
              <w:t>'bicrequired'</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b/>
                <w:bCs/>
                <w:color w:val="7F0055"/>
                <w:sz w:val="20"/>
                <w:szCs w:val="20"/>
                <w:highlight w:val="yellow"/>
              </w:rPr>
              <w:t>if</w:t>
            </w:r>
            <w:r w:rsidRPr="00072427">
              <w:rPr>
                <w:rFonts w:ascii="Consolas" w:eastAsia="Times New Roman" w:hAnsi="Consolas" w:cs="Consolas"/>
                <w:color w:val="000000"/>
                <w:sz w:val="20"/>
                <w:szCs w:val="20"/>
                <w:highlight w:val="yellow"/>
              </w:rPr>
              <w:t>(isBicRequired){</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).show();</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b/>
                <w:bCs/>
                <w:color w:val="7F0055"/>
                <w:sz w:val="20"/>
                <w:szCs w:val="20"/>
                <w:highlight w:val="yellow"/>
              </w:rPr>
              <w:t>else</w:t>
            </w:r>
            <w:r w:rsidRPr="00072427">
              <w:rPr>
                <w:rFonts w:ascii="Consolas" w:eastAsia="Times New Roman" w:hAnsi="Consolas" w:cs="Consolas"/>
                <w:color w:val="000000"/>
                <w:sz w:val="20"/>
                <w:szCs w:val="20"/>
                <w:highlight w:val="yellow"/>
              </w:rPr>
              <w:t>{</w:t>
            </w:r>
          </w:p>
          <w:p w:rsidR="00286405" w:rsidRPr="00072427" w:rsidRDefault="00286405" w:rsidP="00BA7D98">
            <w:pPr>
              <w:autoSpaceDE w:val="0"/>
              <w:autoSpaceDN w:val="0"/>
              <w:adjustRightInd w:val="0"/>
              <w:spacing w:after="0" w:line="240" w:lineRule="auto"/>
              <w:rPr>
                <w:rFonts w:ascii="Consolas" w:eastAsia="Times New Roman" w:hAnsi="Consolas" w:cs="Consolas"/>
                <w:sz w:val="20"/>
                <w:szCs w:val="20"/>
                <w:highlight w:val="yellow"/>
              </w:rPr>
            </w:pPr>
            <w:r w:rsidRPr="00072427">
              <w:rPr>
                <w:rFonts w:ascii="Consolas" w:eastAsia="Times New Roman" w:hAnsi="Consolas" w:cs="Consolas"/>
                <w:color w:val="000000"/>
                <w:sz w:val="20"/>
                <w:szCs w:val="20"/>
                <w:highlight w:val="yellow"/>
              </w:rPr>
              <w:tab/>
            </w:r>
            <w:r w:rsidRPr="00072427">
              <w:rPr>
                <w:rFonts w:ascii="Consolas" w:eastAsia="Times New Roman" w:hAnsi="Consolas" w:cs="Consolas"/>
                <w:color w:val="000000"/>
                <w:sz w:val="20"/>
                <w:szCs w:val="20"/>
                <w:highlight w:val="yellow"/>
              </w:rPr>
              <w:tab/>
              <w:t>$(</w:t>
            </w:r>
            <w:r w:rsidRPr="00072427">
              <w:rPr>
                <w:rFonts w:ascii="Consolas" w:eastAsia="Times New Roman" w:hAnsi="Consolas" w:cs="Consolas"/>
                <w:color w:val="2A00FF"/>
                <w:sz w:val="20"/>
                <w:szCs w:val="20"/>
                <w:highlight w:val="yellow"/>
              </w:rPr>
              <w:t>".bic-section"</w:t>
            </w:r>
            <w:r w:rsidRPr="00072427">
              <w:rPr>
                <w:rFonts w:ascii="Consolas" w:eastAsia="Times New Roman" w:hAnsi="Consolas" w:cs="Consolas"/>
                <w:color w:val="000000"/>
                <w:sz w:val="20"/>
                <w:szCs w:val="20"/>
                <w:highlight w:val="yellow"/>
              </w:rPr>
              <w:t>).hide();</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sidRPr="00072427">
              <w:rPr>
                <w:rFonts w:ascii="Consolas" w:eastAsia="Times New Roman" w:hAnsi="Consolas" w:cs="Consolas"/>
                <w:color w:val="000000"/>
                <w:sz w:val="20"/>
                <w:szCs w:val="20"/>
                <w:highlight w:val="yellow"/>
              </w:rPr>
              <w:tab/>
              <w:t>}</w:t>
            </w:r>
          </w:p>
          <w:p w:rsidR="00286405" w:rsidRDefault="00286405" w:rsidP="00BA7D9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p>
          <w:p w:rsidR="00286405" w:rsidRDefault="00286405" w:rsidP="005C1822">
            <w:pPr>
              <w:pStyle w:val="BodyText"/>
            </w:pPr>
            <w:r>
              <w:t>$selectedPaymentMethod.addClass(</w:t>
            </w:r>
            <w:r>
              <w:rPr>
                <w:color w:val="2A00FF"/>
              </w:rPr>
              <w:t>'payment-method-expanded'</w:t>
            </w:r>
            <w:r>
              <w:t>);</w:t>
            </w:r>
          </w:p>
        </w:tc>
      </w:tr>
    </w:tbl>
    <w:p w:rsidR="00286405" w:rsidRPr="00E33D85" w:rsidRDefault="00286405" w:rsidP="005C1822">
      <w:pPr>
        <w:pStyle w:val="BodyText"/>
      </w:pPr>
    </w:p>
    <w:p w:rsidR="0066320C" w:rsidRPr="00E33D85" w:rsidRDefault="0066320C" w:rsidP="0066320C">
      <w:pPr>
        <w:pStyle w:val="Heading4"/>
        <w:rPr>
          <w:rFonts w:asciiTheme="minorHAnsi" w:hAnsiTheme="minorHAnsi"/>
        </w:rPr>
      </w:pPr>
      <w:r w:rsidRPr="00E33D85">
        <w:rPr>
          <w:rFonts w:asciiTheme="minorHAnsi" w:hAnsiTheme="minorHAnsi"/>
        </w:rPr>
        <w:t>Form - customeraddress.xml</w:t>
      </w:r>
    </w:p>
    <w:p w:rsidR="0066320C" w:rsidRDefault="0066320C" w:rsidP="005C1822">
      <w:pPr>
        <w:pStyle w:val="BodyText"/>
      </w:pPr>
      <w:r w:rsidRPr="00E33D85">
        <w:t>Include the following code just above the action events</w:t>
      </w:r>
    </w:p>
    <w:tbl>
      <w:tblPr>
        <w:tblStyle w:val="TableGrid"/>
        <w:tblW w:w="0" w:type="auto"/>
        <w:tblLook w:val="04A0" w:firstRow="1" w:lastRow="0" w:firstColumn="1" w:lastColumn="0" w:noHBand="0" w:noVBand="1"/>
      </w:tblPr>
      <w:tblGrid>
        <w:gridCol w:w="10296"/>
      </w:tblGrid>
      <w:tr w:rsidR="001714FE" w:rsidTr="001714FE">
        <w:tc>
          <w:tcPr>
            <w:tcW w:w="10296" w:type="dxa"/>
          </w:tcPr>
          <w:p w:rsidR="001714FE" w:rsidRPr="001714FE" w:rsidRDefault="001714FE" w:rsidP="001714FE">
            <w:pPr>
              <w:autoSpaceDE w:val="0"/>
              <w:autoSpaceDN w:val="0"/>
              <w:adjustRightInd w:val="0"/>
              <w:spacing w:after="0" w:line="240" w:lineRule="auto"/>
              <w:rPr>
                <w:rFonts w:eastAsia="Times New Roman" w:cs="Consolas"/>
                <w:sz w:val="20"/>
                <w:szCs w:val="20"/>
              </w:rPr>
            </w:pPr>
            <w:r w:rsidRPr="001714FE">
              <w:rPr>
                <w:rFonts w:eastAsia="Times New Roman" w:cs="Consolas"/>
                <w:color w:val="0000FF"/>
                <w:sz w:val="20"/>
                <w:szCs w:val="20"/>
                <w:highlight w:val="white"/>
              </w:rPr>
              <w:t>&lt;</w:t>
            </w:r>
            <w:r w:rsidRPr="001714FE">
              <w:rPr>
                <w:rFonts w:eastAsia="Times New Roman" w:cs="Consolas"/>
                <w:color w:val="A31515"/>
                <w:sz w:val="20"/>
                <w:szCs w:val="20"/>
                <w:highlight w:val="white"/>
              </w:rPr>
              <w:t xml:space="preserve">field </w:t>
            </w:r>
            <w:r w:rsidRPr="001714FE">
              <w:rPr>
                <w:rFonts w:eastAsia="Times New Roman" w:cs="Consolas"/>
                <w:color w:val="FF0000"/>
                <w:sz w:val="20"/>
                <w:szCs w:val="20"/>
                <w:highlight w:val="white"/>
              </w:rPr>
              <w:t>formid</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label</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"profile.phone" </w:t>
            </w:r>
            <w:r w:rsidRPr="001714FE">
              <w:rPr>
                <w:rFonts w:eastAsia="Times New Roman" w:cs="Consolas"/>
                <w:color w:val="FF0000"/>
                <w:sz w:val="20"/>
                <w:szCs w:val="20"/>
                <w:highlight w:val="white"/>
              </w:rPr>
              <w:t>description</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"address.phone.example" </w:t>
            </w:r>
            <w:r w:rsidRPr="001714FE">
              <w:rPr>
                <w:rFonts w:eastAsia="Times New Roman" w:cs="Consolas"/>
                <w:color w:val="FF0000"/>
                <w:sz w:val="20"/>
                <w:szCs w:val="20"/>
                <w:highlight w:val="white"/>
              </w:rPr>
              <w:t>type</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"string" </w:t>
            </w:r>
            <w:r w:rsidRPr="001714FE">
              <w:rPr>
                <w:rFonts w:eastAsia="Times New Roman" w:cs="Consolas"/>
                <w:color w:val="FF0000"/>
                <w:sz w:val="20"/>
                <w:szCs w:val="20"/>
                <w:highlight w:val="white"/>
              </w:rPr>
              <w:t>mandatory</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"true" </w:t>
            </w:r>
            <w:r w:rsidRPr="001714FE">
              <w:rPr>
                <w:rFonts w:eastAsia="Times New Roman" w:cs="Consolas"/>
                <w:color w:val="FF0000"/>
                <w:sz w:val="20"/>
                <w:szCs w:val="20"/>
                <w:highlight w:val="white"/>
              </w:rPr>
              <w:t>binding</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 xml:space="preserve">"phone" </w:t>
            </w:r>
            <w:r w:rsidRPr="001714FE">
              <w:rPr>
                <w:rFonts w:eastAsia="Times New Roman" w:cs="Consolas"/>
                <w:color w:val="FF0000"/>
                <w:sz w:val="20"/>
                <w:szCs w:val="20"/>
                <w:highlight w:val="white"/>
              </w:rPr>
              <w:t>max-length</w:t>
            </w:r>
            <w:r w:rsidRPr="001714FE">
              <w:rPr>
                <w:rFonts w:eastAsia="Times New Roman" w:cs="Consolas"/>
                <w:b/>
                <w:bCs/>
                <w:color w:val="000000"/>
                <w:sz w:val="20"/>
                <w:szCs w:val="20"/>
                <w:highlight w:val="white"/>
              </w:rPr>
              <w:t>=</w:t>
            </w:r>
            <w:r w:rsidRPr="001714FE">
              <w:rPr>
                <w:rFonts w:eastAsia="Times New Roman" w:cs="Consolas"/>
                <w:color w:val="0000FF"/>
                <w:sz w:val="20"/>
                <w:szCs w:val="20"/>
                <w:highlight w:val="white"/>
              </w:rPr>
              <w:t>"20"/&gt;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white"/>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group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"email"&gt;</w:t>
            </w:r>
          </w:p>
          <w:p w:rsidR="001714FE" w:rsidRPr="001714FE" w:rsidRDefault="001714FE" w:rsidP="001714FE">
            <w:pPr>
              <w:autoSpaceDE w:val="0"/>
              <w:autoSpaceDN w:val="0"/>
              <w:adjustRightInd w:val="0"/>
              <w:spacing w:after="0" w:line="240" w:lineRule="auto"/>
              <w:rPr>
                <w:rFonts w:eastAsia="Times New Roman" w:cs="Consolas"/>
                <w:sz w:val="20"/>
                <w:szCs w:val="20"/>
                <w:highlight w:val="yellow"/>
              </w:rPr>
            </w:pPr>
            <w:r w:rsidRPr="001714FE">
              <w:rPr>
                <w:rFonts w:eastAsia="Times New Roman" w:cs="Consolas"/>
                <w:color w:val="000000"/>
                <w:sz w:val="20"/>
                <w:szCs w:val="20"/>
                <w:highlight w:val="yellow"/>
              </w:rPr>
              <w:tab/>
            </w:r>
            <w:r w:rsidRPr="001714FE">
              <w:rPr>
                <w:rFonts w:eastAsia="Times New Roman" w:cs="Consolas"/>
                <w:color w:val="000000"/>
                <w:sz w:val="20"/>
                <w:szCs w:val="20"/>
                <w:highlight w:val="yellow"/>
              </w:rPr>
              <w:tab/>
            </w:r>
            <w:r w:rsidRPr="001714FE">
              <w:rPr>
                <w:rFonts w:eastAsia="Times New Roman" w:cs="Consolas"/>
                <w:color w:val="0000FF"/>
                <w:sz w:val="20"/>
                <w:szCs w:val="20"/>
                <w:highlight w:val="yellow"/>
              </w:rPr>
              <w:t>&lt;</w:t>
            </w:r>
            <w:r w:rsidRPr="001714FE">
              <w:rPr>
                <w:rFonts w:eastAsia="Times New Roman" w:cs="Consolas"/>
                <w:color w:val="A31515"/>
                <w:sz w:val="20"/>
                <w:szCs w:val="20"/>
                <w:highlight w:val="yellow"/>
              </w:rPr>
              <w:t xml:space="preserve">field </w:t>
            </w:r>
            <w:r w:rsidRPr="001714FE">
              <w:rPr>
                <w:rFonts w:eastAsia="Times New Roman" w:cs="Consolas"/>
                <w:color w:val="FF0000"/>
                <w:sz w:val="20"/>
                <w:szCs w:val="20"/>
                <w:highlight w:val="yellow"/>
              </w:rPr>
              <w:t>formid</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"emailAddress" </w:t>
            </w:r>
            <w:r w:rsidRPr="001714FE">
              <w:rPr>
                <w:rFonts w:eastAsia="Times New Roman" w:cs="Consolas"/>
                <w:color w:val="FF0000"/>
                <w:sz w:val="20"/>
                <w:szCs w:val="20"/>
                <w:highlight w:val="yellow"/>
              </w:rPr>
              <w:t>label</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"profile.email" </w:t>
            </w:r>
            <w:r w:rsidRPr="001714FE">
              <w:rPr>
                <w:rFonts w:eastAsia="Times New Roman" w:cs="Consolas"/>
                <w:color w:val="FF0000"/>
                <w:sz w:val="20"/>
                <w:szCs w:val="20"/>
                <w:highlight w:val="yellow"/>
              </w:rPr>
              <w:t>type</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"string" </w:t>
            </w:r>
            <w:r w:rsidRPr="001714FE">
              <w:rPr>
                <w:rFonts w:eastAsia="Times New Roman" w:cs="Consolas"/>
                <w:color w:val="FF0000"/>
                <w:sz w:val="20"/>
                <w:szCs w:val="20"/>
                <w:highlight w:val="yellow"/>
              </w:rPr>
              <w:t>mandatory</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"true" </w:t>
            </w:r>
            <w:r w:rsidRPr="001714FE">
              <w:rPr>
                <w:rFonts w:eastAsia="Times New Roman" w:cs="Consolas"/>
                <w:color w:val="FF0000"/>
                <w:sz w:val="20"/>
                <w:szCs w:val="20"/>
                <w:highlight w:val="yellow"/>
              </w:rPr>
              <w:t>regexp</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"^[\w.%+-]+@[\w.-]+\.[\w]{2,6}$" </w:t>
            </w:r>
            <w:r w:rsidRPr="001714FE">
              <w:rPr>
                <w:rFonts w:eastAsia="Times New Roman" w:cs="Consolas"/>
                <w:color w:val="FF0000"/>
                <w:sz w:val="20"/>
                <w:szCs w:val="20"/>
                <w:highlight w:val="yellow"/>
              </w:rPr>
              <w:t>binding</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"email" </w:t>
            </w:r>
            <w:r w:rsidRPr="001714FE">
              <w:rPr>
                <w:rFonts w:eastAsia="Times New Roman" w:cs="Consolas"/>
                <w:color w:val="FF0000"/>
                <w:sz w:val="20"/>
                <w:szCs w:val="20"/>
                <w:highlight w:val="yellow"/>
              </w:rPr>
              <w:t>max-length</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"50" </w:t>
            </w:r>
            <w:r w:rsidRPr="001714FE">
              <w:rPr>
                <w:rFonts w:eastAsia="Times New Roman" w:cs="Consolas"/>
                <w:color w:val="FF0000"/>
                <w:sz w:val="20"/>
                <w:szCs w:val="20"/>
                <w:highlight w:val="yellow"/>
              </w:rPr>
              <w:t>missing-error</w:t>
            </w:r>
            <w:r w:rsidRPr="001714FE">
              <w:rPr>
                <w:rFonts w:eastAsia="Times New Roman" w:cs="Consolas"/>
                <w:b/>
                <w:bCs/>
                <w:color w:val="000000"/>
                <w:sz w:val="20"/>
                <w:szCs w:val="20"/>
                <w:highlight w:val="yellow"/>
              </w:rPr>
              <w:t>=</w:t>
            </w:r>
            <w:r w:rsidRPr="001714FE">
              <w:rPr>
                <w:rFonts w:eastAsia="Times New Roman" w:cs="Consolas"/>
                <w:color w:val="0000FF"/>
                <w:sz w:val="20"/>
                <w:szCs w:val="20"/>
                <w:highlight w:val="yellow"/>
              </w:rPr>
              <w:t xml:space="preserve">"forms.address.email.invalid" </w:t>
            </w:r>
            <w:r w:rsidRPr="001714FE">
              <w:rPr>
                <w:rFonts w:eastAsia="Times New Roman" w:cs="Consolas"/>
                <w:color w:val="FF0000"/>
                <w:sz w:val="20"/>
                <w:szCs w:val="20"/>
                <w:highlight w:val="yellow"/>
              </w:rPr>
              <w:t>range-error</w:t>
            </w:r>
            <w:r w:rsidRPr="001714FE">
              <w:rPr>
                <w:rFonts w:eastAsia="Times New Roman" w:cs="Consolas"/>
                <w:sz w:val="20"/>
                <w:szCs w:val="20"/>
                <w:highlight w:val="yellow"/>
              </w:rPr>
              <w:t>="forms.address.email.invalid" parse-error="forms.address.email.invalid" value-error="forms.address.email.invalid"/&gt;</w:t>
            </w:r>
          </w:p>
          <w:p w:rsidR="001714FE" w:rsidRDefault="001714FE" w:rsidP="005C1822">
            <w:pPr>
              <w:pStyle w:val="BodyText"/>
            </w:pPr>
            <w:r w:rsidRPr="001714FE">
              <w:rPr>
                <w:color w:val="FF0000"/>
                <w:highlight w:val="yellow"/>
              </w:rPr>
              <w:tab/>
              <w:t>&lt;/</w:t>
            </w:r>
            <w:r w:rsidRPr="001714FE">
              <w:rPr>
                <w:highlight w:val="yellow"/>
              </w:rPr>
              <w:t>group</w:t>
            </w:r>
            <w:r w:rsidRPr="001714FE">
              <w:rPr>
                <w:color w:val="FF0000"/>
                <w:highlight w:val="yellow"/>
              </w:rPr>
              <w:t>&gt;</w:t>
            </w:r>
          </w:p>
        </w:tc>
      </w:tr>
    </w:tbl>
    <w:p w:rsidR="001714FE" w:rsidRDefault="001714FE" w:rsidP="005C1822">
      <w:pPr>
        <w:pStyle w:val="BodyText"/>
      </w:pPr>
    </w:p>
    <w:p w:rsidR="0097664F" w:rsidRPr="00E33D85" w:rsidRDefault="0097664F" w:rsidP="0097664F">
      <w:pPr>
        <w:pStyle w:val="Heading4"/>
        <w:rPr>
          <w:rFonts w:asciiTheme="minorHAnsi" w:hAnsiTheme="minorHAnsi"/>
        </w:rPr>
      </w:pPr>
      <w:r w:rsidRPr="00E33D85">
        <w:rPr>
          <w:rFonts w:asciiTheme="minorHAnsi" w:hAnsiTheme="minorHAnsi"/>
        </w:rPr>
        <w:t>Form - paymentinstruments.xml</w:t>
      </w:r>
    </w:p>
    <w:p w:rsidR="0097664F" w:rsidRPr="00E33D85" w:rsidRDefault="0097664F" w:rsidP="005C1822">
      <w:pPr>
        <w:pStyle w:val="BodyText"/>
      </w:pPr>
      <w:r w:rsidRPr="00E33D85">
        <w:t xml:space="preserve">Include address fromId just below new credit card </w:t>
      </w:r>
      <w:r w:rsidR="004300F5">
        <w:t xml:space="preserve"> formId</w:t>
      </w:r>
    </w:p>
    <w:tbl>
      <w:tblPr>
        <w:tblStyle w:val="TableGrid"/>
        <w:tblW w:w="0" w:type="auto"/>
        <w:tblInd w:w="18" w:type="dxa"/>
        <w:tblLook w:val="04A0" w:firstRow="1" w:lastRow="0" w:firstColumn="1" w:lastColumn="0" w:noHBand="0" w:noVBand="1"/>
      </w:tblPr>
      <w:tblGrid>
        <w:gridCol w:w="10278"/>
      </w:tblGrid>
      <w:tr w:rsidR="0097664F" w:rsidRPr="00E33D85" w:rsidTr="00A067F5">
        <w:tc>
          <w:tcPr>
            <w:tcW w:w="10278" w:type="dxa"/>
          </w:tcPr>
          <w:p w:rsidR="0097664F" w:rsidRPr="00E33D85" w:rsidRDefault="0097664F" w:rsidP="005C1822">
            <w:pPr>
              <w:pStyle w:val="BodyText"/>
            </w:pPr>
            <w:r w:rsidRPr="00E33D85">
              <w:t>&lt;include formid="address" name="customeraddress"/&gt;</w:t>
            </w:r>
          </w:p>
        </w:tc>
      </w:tr>
    </w:tbl>
    <w:p w:rsidR="00954CC1" w:rsidRPr="00954CC1" w:rsidRDefault="00954CC1" w:rsidP="00954CC1">
      <w:pPr>
        <w:pStyle w:val="Heading4"/>
      </w:pPr>
      <w:r w:rsidRPr="00954CC1">
        <w:t>Form – creditcard.xml</w:t>
      </w:r>
    </w:p>
    <w:p w:rsidR="00954CC1" w:rsidRPr="00E33D85" w:rsidRDefault="00954CC1" w:rsidP="005C1822">
      <w:pPr>
        <w:pStyle w:val="BodyText"/>
        <w:numPr>
          <w:ilvl w:val="0"/>
          <w:numId w:val="26"/>
        </w:numPr>
      </w:pPr>
      <w:r w:rsidRPr="00E33D85">
        <w:t>Set the default value of formid="saveCard" to false</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&lt;field formid="saveCard" label="creditcard.savecard" type="boolean" mandatory="false" default-value="</w:t>
            </w:r>
            <w:r w:rsidRPr="00E33D85">
              <w:rPr>
                <w:highlight w:val="yellow"/>
              </w:rPr>
              <w:t>false</w:t>
            </w:r>
            <w:r w:rsidRPr="00E33D85">
              <w:t>" /&gt;</w:t>
            </w:r>
          </w:p>
        </w:tc>
      </w:tr>
    </w:tbl>
    <w:p w:rsidR="00954CC1" w:rsidRPr="00E33D85" w:rsidRDefault="00954CC1" w:rsidP="005C1822">
      <w:pPr>
        <w:pStyle w:val="BodyText"/>
        <w:numPr>
          <w:ilvl w:val="0"/>
          <w:numId w:val="26"/>
        </w:numPr>
      </w:pPr>
      <w:r w:rsidRPr="00E33D85">
        <w:lastRenderedPageBreak/>
        <w:t>Add more year options as below:</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pPr>
            <w:r w:rsidRPr="00E33D85">
              <w:t>&lt;option optionid="2022" label="year.2022" value="2022"/&gt;</w:t>
            </w:r>
          </w:p>
          <w:p w:rsidR="00954CC1" w:rsidRPr="00E33D85" w:rsidRDefault="00954CC1" w:rsidP="005C1822">
            <w:pPr>
              <w:pStyle w:val="BodyText"/>
              <w:rPr>
                <w:highlight w:val="yellow"/>
              </w:rPr>
            </w:pPr>
            <w:r w:rsidRPr="00E33D85">
              <w:rPr>
                <w:highlight w:val="yellow"/>
              </w:rPr>
              <w:t>&lt;option optionid="2023" label="year.2023" value="2023"/&gt;</w:t>
            </w:r>
          </w:p>
          <w:p w:rsidR="00954CC1" w:rsidRPr="00E33D85" w:rsidRDefault="00954CC1" w:rsidP="005C1822">
            <w:pPr>
              <w:pStyle w:val="BodyText"/>
              <w:rPr>
                <w:highlight w:val="yellow"/>
              </w:rPr>
            </w:pPr>
            <w:r w:rsidRPr="00E33D85">
              <w:rPr>
                <w:highlight w:val="yellow"/>
              </w:rPr>
              <w:t>&lt;option optionid="2024" label="year.2024" value="2024"/&gt;</w:t>
            </w:r>
          </w:p>
          <w:p w:rsidR="00954CC1" w:rsidRPr="00E33D85" w:rsidRDefault="00954CC1" w:rsidP="005C1822">
            <w:pPr>
              <w:pStyle w:val="BodyText"/>
              <w:rPr>
                <w:highlight w:val="yellow"/>
              </w:rPr>
            </w:pPr>
            <w:r w:rsidRPr="00E33D85">
              <w:rPr>
                <w:highlight w:val="yellow"/>
              </w:rPr>
              <w:t>&lt;option optionid="2025" label="year.2025" value="2025"/&gt;</w:t>
            </w:r>
          </w:p>
          <w:p w:rsidR="00954CC1" w:rsidRPr="00E33D85" w:rsidRDefault="00954CC1" w:rsidP="005C1822">
            <w:pPr>
              <w:pStyle w:val="BodyText"/>
              <w:rPr>
                <w:highlight w:val="yellow"/>
              </w:rPr>
            </w:pPr>
            <w:r w:rsidRPr="00E33D85">
              <w:rPr>
                <w:highlight w:val="yellow"/>
              </w:rPr>
              <w:t>&lt;option optionid="2026" label="year.2026" value="2026"/&gt;</w:t>
            </w:r>
          </w:p>
          <w:p w:rsidR="00954CC1" w:rsidRPr="00E33D85" w:rsidRDefault="00954CC1" w:rsidP="005C1822">
            <w:pPr>
              <w:pStyle w:val="BodyText"/>
              <w:rPr>
                <w:highlight w:val="yellow"/>
              </w:rPr>
            </w:pPr>
            <w:r w:rsidRPr="00E33D85">
              <w:rPr>
                <w:highlight w:val="yellow"/>
              </w:rPr>
              <w:t>&lt;option optionid="2027" label="year.2027" value="2027"/&gt;</w:t>
            </w:r>
          </w:p>
          <w:p w:rsidR="00954CC1" w:rsidRPr="00E33D85" w:rsidRDefault="00954CC1" w:rsidP="005C1822">
            <w:pPr>
              <w:pStyle w:val="BodyText"/>
              <w:rPr>
                <w:highlight w:val="yellow"/>
              </w:rPr>
            </w:pPr>
            <w:r w:rsidRPr="00E33D85">
              <w:rPr>
                <w:highlight w:val="yellow"/>
              </w:rPr>
              <w:t>&lt;option optionid="2028" label="year.2028" value="2028"/&gt;</w:t>
            </w:r>
          </w:p>
          <w:p w:rsidR="00954CC1" w:rsidRPr="00E33D85" w:rsidRDefault="00954CC1" w:rsidP="005C1822">
            <w:pPr>
              <w:pStyle w:val="BodyText"/>
              <w:rPr>
                <w:highlight w:val="yellow"/>
              </w:rPr>
            </w:pPr>
            <w:r w:rsidRPr="00E33D85">
              <w:rPr>
                <w:highlight w:val="yellow"/>
              </w:rPr>
              <w:t>&lt;option optionid="2029" label="year.2029" value="2029"/&gt;</w:t>
            </w:r>
          </w:p>
          <w:p w:rsidR="00954CC1" w:rsidRPr="00E33D85" w:rsidRDefault="00954CC1" w:rsidP="005C1822">
            <w:pPr>
              <w:pStyle w:val="BodyText"/>
              <w:rPr>
                <w:highlight w:val="yellow"/>
              </w:rPr>
            </w:pPr>
            <w:r w:rsidRPr="00E33D85">
              <w:rPr>
                <w:highlight w:val="yellow"/>
              </w:rPr>
              <w:t>&lt;option optionid="2030" label="year.2030" value="2030"/&gt;</w:t>
            </w:r>
          </w:p>
          <w:p w:rsidR="00954CC1" w:rsidRPr="00E33D85" w:rsidRDefault="00954CC1" w:rsidP="005C1822">
            <w:pPr>
              <w:pStyle w:val="BodyText"/>
              <w:rPr>
                <w:highlight w:val="yellow"/>
              </w:rPr>
            </w:pPr>
            <w:r w:rsidRPr="00E33D85">
              <w:rPr>
                <w:highlight w:val="yellow"/>
              </w:rPr>
              <w:t>&lt;option optionid="2031" label="year.2031" value="2031"/&gt;</w:t>
            </w:r>
          </w:p>
          <w:p w:rsidR="00954CC1" w:rsidRPr="00E33D85" w:rsidRDefault="00954CC1" w:rsidP="005C1822">
            <w:pPr>
              <w:pStyle w:val="BodyText"/>
              <w:rPr>
                <w:highlight w:val="yellow"/>
              </w:rPr>
            </w:pPr>
            <w:r w:rsidRPr="00E33D85">
              <w:rPr>
                <w:highlight w:val="yellow"/>
              </w:rPr>
              <w:t>&lt;option optionid="2032" label="year.2032" value="2032"/&gt;</w:t>
            </w:r>
          </w:p>
          <w:p w:rsidR="00954CC1" w:rsidRPr="00E33D85" w:rsidRDefault="00954CC1" w:rsidP="005C1822">
            <w:pPr>
              <w:pStyle w:val="BodyText"/>
              <w:rPr>
                <w:highlight w:val="yellow"/>
              </w:rPr>
            </w:pPr>
            <w:r w:rsidRPr="00E33D85">
              <w:rPr>
                <w:highlight w:val="yellow"/>
              </w:rPr>
              <w:t>&lt;option optionid="2033" label="year.2033" value="2033"/&gt;</w:t>
            </w:r>
          </w:p>
          <w:p w:rsidR="00954CC1" w:rsidRPr="00E33D85" w:rsidRDefault="00954CC1" w:rsidP="005C1822">
            <w:pPr>
              <w:pStyle w:val="BodyText"/>
              <w:rPr>
                <w:highlight w:val="yellow"/>
              </w:rPr>
            </w:pPr>
            <w:r w:rsidRPr="00E33D85">
              <w:rPr>
                <w:highlight w:val="yellow"/>
              </w:rPr>
              <w:t>&lt;option optionid="2034" label="year.2034" value="2034"/&gt;</w:t>
            </w:r>
          </w:p>
          <w:p w:rsidR="00954CC1" w:rsidRPr="00E33D85" w:rsidRDefault="00954CC1" w:rsidP="005C1822">
            <w:pPr>
              <w:pStyle w:val="BodyText"/>
              <w:rPr>
                <w:highlight w:val="yellow"/>
              </w:rPr>
            </w:pPr>
            <w:r w:rsidRPr="00E33D85">
              <w:rPr>
                <w:highlight w:val="yellow"/>
              </w:rPr>
              <w:t>&lt;option optionid="2035" label="year.2035" value="2035"/&gt;</w:t>
            </w:r>
          </w:p>
          <w:p w:rsidR="00954CC1" w:rsidRPr="00E33D85" w:rsidRDefault="00954CC1" w:rsidP="005C1822">
            <w:pPr>
              <w:pStyle w:val="BodyText"/>
              <w:rPr>
                <w:highlight w:val="yellow"/>
              </w:rPr>
            </w:pPr>
            <w:r w:rsidRPr="00E33D85">
              <w:rPr>
                <w:highlight w:val="yellow"/>
              </w:rPr>
              <w:t>&lt;option optionid="2036" label="year.2036" value="2036"/&gt;</w:t>
            </w:r>
          </w:p>
          <w:p w:rsidR="00954CC1" w:rsidRPr="00E33D85" w:rsidRDefault="00954CC1" w:rsidP="005C1822">
            <w:pPr>
              <w:pStyle w:val="BodyText"/>
            </w:pPr>
            <w:r w:rsidRPr="00E33D85">
              <w:rPr>
                <w:highlight w:val="yellow"/>
              </w:rPr>
              <w:t>&lt;option optionid="2037" label="year.2037" value="2037"/&gt;</w:t>
            </w:r>
          </w:p>
        </w:tc>
      </w:tr>
    </w:tbl>
    <w:p w:rsidR="005932BB" w:rsidRPr="00E33D85" w:rsidRDefault="005932BB" w:rsidP="005932BB">
      <w:pPr>
        <w:pStyle w:val="Heading4"/>
        <w:rPr>
          <w:rFonts w:asciiTheme="minorHAnsi" w:hAnsiTheme="minorHAnsi"/>
        </w:rPr>
      </w:pPr>
      <w:r w:rsidRPr="00E33D85">
        <w:rPr>
          <w:rFonts w:asciiTheme="minorHAnsi" w:hAnsiTheme="minorHAnsi"/>
        </w:rPr>
        <w:t>Template - paymentmethods.isml</w:t>
      </w:r>
    </w:p>
    <w:p w:rsidR="003E673A" w:rsidRDefault="003E673A" w:rsidP="005C1822">
      <w:pPr>
        <w:pStyle w:val="BodyText"/>
        <w:numPr>
          <w:ilvl w:val="0"/>
          <w:numId w:val="34"/>
        </w:numPr>
      </w:pPr>
      <w:r>
        <w:t>Add code to declare CyberSource constant file</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E673A" w:rsidRPr="00BA7D98" w:rsidRDefault="003E673A" w:rsidP="005C1822">
            <w:pPr>
              <w:pStyle w:val="BodyText"/>
            </w:pPr>
            <w:r w:rsidRPr="00BA7D98">
              <w:rPr>
                <w:highlight w:val="yellow"/>
              </w:rPr>
              <w:t>Line 4 to Line 6</w:t>
            </w:r>
            <w:r w:rsidRPr="00BA7D98">
              <w:t xml:space="preserve"> </w:t>
            </w:r>
          </w:p>
          <w:p w:rsidR="003E673A" w:rsidRPr="00BA7D98" w:rsidRDefault="003E673A" w:rsidP="005C1822">
            <w:pPr>
              <w:pStyle w:val="BodyText"/>
            </w:pPr>
            <w:r w:rsidRPr="00BA7D98">
              <w:t>&lt;iscomment&gt; TEMPLATENAME: paymentmethods.isml &lt;/iscomment&gt;</w:t>
            </w:r>
          </w:p>
          <w:p w:rsidR="003E673A" w:rsidRPr="00BA7D98" w:rsidRDefault="003E673A" w:rsidP="005C1822">
            <w:pPr>
              <w:pStyle w:val="BodyText"/>
            </w:pPr>
            <w:r w:rsidRPr="00BA7D98">
              <w:t>&lt;isinclude template="util/modules"/&gt;</w:t>
            </w:r>
          </w:p>
          <w:p w:rsidR="003E673A" w:rsidRPr="00BA7D98" w:rsidRDefault="003E673A" w:rsidP="005C1822">
            <w:pPr>
              <w:pStyle w:val="BodyText"/>
              <w:rPr>
                <w:highlight w:val="yellow"/>
              </w:rPr>
            </w:pPr>
            <w:r w:rsidRPr="00BA7D98">
              <w:rPr>
                <w:highlight w:val="yellow"/>
              </w:rPr>
              <w:t>&lt;isscript&gt;</w:t>
            </w:r>
          </w:p>
          <w:p w:rsidR="003E673A" w:rsidRPr="00BA7D98" w:rsidRDefault="003E673A" w:rsidP="005C1822">
            <w:pPr>
              <w:pStyle w:val="BodyText"/>
              <w:rPr>
                <w:highlight w:val="yellow"/>
              </w:rPr>
            </w:pPr>
            <w:r w:rsidRPr="00BA7D98">
              <w:rPr>
                <w:highlight w:val="yellow"/>
              </w:rPr>
              <w:tab/>
              <w:t>var CybersourceConstants = require('int_cybersource/cartridge/scripts/utils/CybersourceConstants');</w:t>
            </w:r>
          </w:p>
          <w:p w:rsidR="003E673A" w:rsidRPr="00BA7D98" w:rsidRDefault="003E673A" w:rsidP="005C1822">
            <w:pPr>
              <w:pStyle w:val="BodyText"/>
            </w:pPr>
            <w:r w:rsidRPr="00BA7D98">
              <w:rPr>
                <w:highlight w:val="yellow"/>
              </w:rPr>
              <w:t xml:space="preserve"> &lt;/isscript&gt;</w:t>
            </w:r>
          </w:p>
          <w:p w:rsidR="003E673A" w:rsidRPr="00BA7D98" w:rsidRDefault="003E673A" w:rsidP="005C1822">
            <w:pPr>
              <w:pStyle w:val="BodyText"/>
            </w:pPr>
            <w:r w:rsidRPr="00BA7D98">
              <w:t>&lt;isif condition="${pdict.OrderTotal &gt; 0}"&gt;</w:t>
            </w:r>
          </w:p>
        </w:tc>
      </w:tr>
    </w:tbl>
    <w:p w:rsidR="003E673A" w:rsidRDefault="003E673A" w:rsidP="005C1822">
      <w:pPr>
        <w:pStyle w:val="BodyText"/>
      </w:pPr>
    </w:p>
    <w:p w:rsidR="00432620" w:rsidRDefault="00432620" w:rsidP="005C1822">
      <w:pPr>
        <w:pStyle w:val="BodyText"/>
        <w:numPr>
          <w:ilvl w:val="0"/>
          <w:numId w:val="34"/>
        </w:numPr>
      </w:pPr>
      <w:r>
        <w:t xml:space="preserve">Add conditional statement to show declined message for </w:t>
      </w:r>
      <w:r w:rsidR="000B6A3D">
        <w:t>PayPal</w:t>
      </w:r>
      <w:r>
        <w:t>, visa checkout and secure acceptance</w:t>
      </w:r>
    </w:p>
    <w:tbl>
      <w:tblPr>
        <w:tblStyle w:val="TableGrid"/>
        <w:tblW w:w="0" w:type="auto"/>
        <w:tblLook w:val="04A0" w:firstRow="1" w:lastRow="0" w:firstColumn="1" w:lastColumn="0" w:noHBand="0" w:noVBand="1"/>
      </w:tblPr>
      <w:tblGrid>
        <w:gridCol w:w="10296"/>
      </w:tblGrid>
      <w:tr w:rsidR="00432620" w:rsidRPr="00BA7D98" w:rsidTr="00432620">
        <w:tc>
          <w:tcPr>
            <w:tcW w:w="10296" w:type="dxa"/>
          </w:tcPr>
          <w:p w:rsidR="003E673A" w:rsidRPr="00BA7D98" w:rsidRDefault="003E673A" w:rsidP="005C1822">
            <w:pPr>
              <w:pStyle w:val="BodyText"/>
            </w:pPr>
            <w:r w:rsidRPr="00BA7D98">
              <w:rPr>
                <w:highlight w:val="yellow"/>
              </w:rPr>
              <w:t>Line 14 to Line 16</w:t>
            </w:r>
          </w:p>
          <w:p w:rsidR="00432620" w:rsidRPr="00BA7D98" w:rsidRDefault="00432620" w:rsidP="005C1822">
            <w:pPr>
              <w:pStyle w:val="BodyText"/>
            </w:pPr>
            <w:r w:rsidRPr="00BA7D98">
              <w:t>&lt;legend&gt;</w:t>
            </w:r>
          </w:p>
          <w:p w:rsidR="00432620" w:rsidRPr="00BA7D98" w:rsidRDefault="00432620" w:rsidP="005C1822">
            <w:pPr>
              <w:pStyle w:val="BodyText"/>
            </w:pPr>
            <w:r w:rsidRPr="00BA7D98">
              <w:tab/>
            </w:r>
            <w:r w:rsidRPr="00BA7D98">
              <w:tab/>
            </w:r>
            <w:r w:rsidRPr="00BA7D98">
              <w:tab/>
              <w:t>${Resource.msg('billing.paymentheader','checkout',null)}</w:t>
            </w:r>
          </w:p>
          <w:p w:rsidR="00432620" w:rsidRPr="00BA7D98" w:rsidRDefault="00432620" w:rsidP="005C1822">
            <w:pPr>
              <w:pStyle w:val="BodyText"/>
            </w:pPr>
            <w:r w:rsidRPr="00BA7D98">
              <w:tab/>
            </w:r>
            <w:r w:rsidRPr="00BA7D98">
              <w:tab/>
            </w:r>
            <w:r w:rsidRPr="00BA7D98">
              <w:tab/>
              <w:t>&lt;div class="dialog-required"&gt; &lt;span class="required-indicator"&gt;&amp;#8226; &lt;em&gt;${Resource.msg('global.requiredfield','locale',null)}&lt;/em&gt;&lt;/span&gt;&lt;/div&gt;</w:t>
            </w:r>
          </w:p>
          <w:p w:rsidR="00432620" w:rsidRPr="00BA7D98" w:rsidRDefault="00432620" w:rsidP="005C1822">
            <w:pPr>
              <w:pStyle w:val="BodyText"/>
            </w:pPr>
            <w:r w:rsidRPr="00BA7D98">
              <w:tab/>
            </w:r>
            <w:r w:rsidRPr="00BA7D98">
              <w:tab/>
              <w:t>&lt;/legend&gt;</w:t>
            </w:r>
          </w:p>
          <w:p w:rsidR="00432620" w:rsidRPr="00BA7D98" w:rsidRDefault="00432620" w:rsidP="005C1822">
            <w:pPr>
              <w:pStyle w:val="BodyText"/>
              <w:rPr>
                <w:highlight w:val="yellow"/>
              </w:rPr>
            </w:pPr>
            <w:r w:rsidRPr="00BA7D98">
              <w:tab/>
            </w:r>
            <w:r w:rsidRPr="00BA7D98">
              <w:rPr>
                <w:highlight w:val="yellow"/>
              </w:rPr>
              <w:t>&lt;isif condition="${pdict.PaypalSetServiceError != null || pdict.VisaCheckoutError != null  || pdict.SecureAcceptanceError != null}"&gt;</w:t>
            </w:r>
          </w:p>
          <w:p w:rsidR="00432620" w:rsidRPr="00BA7D98" w:rsidRDefault="00432620" w:rsidP="005C1822">
            <w:pPr>
              <w:pStyle w:val="BodyText"/>
              <w:rPr>
                <w:highlight w:val="yellow"/>
              </w:rPr>
            </w:pPr>
            <w:r w:rsidRPr="00BA7D98">
              <w:rPr>
                <w:highlight w:val="yellow"/>
              </w:rPr>
              <w:tab/>
            </w:r>
            <w:r w:rsidRPr="00BA7D98">
              <w:rPr>
                <w:highlight w:val="yellow"/>
              </w:rPr>
              <w:tab/>
              <w:t>&lt;div class="error-form"&gt;${Resource.msg('confirm.error.declined','checkout',null)}&lt;/div&gt;</w:t>
            </w:r>
          </w:p>
          <w:p w:rsidR="00432620" w:rsidRPr="00BA7D98" w:rsidRDefault="00432620" w:rsidP="005C1822">
            <w:pPr>
              <w:pStyle w:val="BodyText"/>
            </w:pPr>
            <w:r w:rsidRPr="00BA7D98">
              <w:rPr>
                <w:highlight w:val="yellow"/>
              </w:rPr>
              <w:tab/>
              <w:t>&lt;/isif&gt;</w:t>
            </w:r>
          </w:p>
          <w:p w:rsidR="00432620" w:rsidRPr="00BA7D98" w:rsidRDefault="00432620" w:rsidP="005C1822">
            <w:pPr>
              <w:pStyle w:val="BodyText"/>
            </w:pPr>
            <w:r w:rsidRPr="00BA7D98">
              <w:lastRenderedPageBreak/>
              <w:tab/>
            </w:r>
            <w:r w:rsidRPr="00BA7D98">
              <w:tab/>
            </w:r>
          </w:p>
          <w:p w:rsidR="00432620" w:rsidRPr="00BA7D98" w:rsidRDefault="00432620" w:rsidP="005C1822">
            <w:pPr>
              <w:pStyle w:val="BodyText"/>
            </w:pPr>
            <w:r w:rsidRPr="00BA7D98">
              <w:tab/>
            </w:r>
            <w:r w:rsidRPr="00BA7D98">
              <w:tab/>
              <w:t>&lt;div class="payment-method-options form-indent"&gt;</w:t>
            </w:r>
          </w:p>
          <w:p w:rsidR="00432620" w:rsidRPr="00BA7D98" w:rsidRDefault="00432620" w:rsidP="005C1822">
            <w:pPr>
              <w:pStyle w:val="BodyText"/>
            </w:pPr>
            <w:r w:rsidRPr="00BA7D98">
              <w:tab/>
            </w:r>
            <w:r w:rsidRPr="00BA7D98">
              <w:tab/>
            </w:r>
            <w:r w:rsidRPr="00BA7D98">
              <w:tab/>
              <w:t>&lt;isloop items="${pdict.CurrentForms.billing.paymentMethods.selectedPaymentMethodID.options}" var="paymentMethodType"&gt;</w:t>
            </w:r>
            <w:r w:rsidRPr="00BA7D98">
              <w:tab/>
            </w:r>
            <w:r w:rsidRPr="00BA7D98">
              <w:tab/>
            </w:r>
            <w:r w:rsidRPr="00BA7D98">
              <w:tab/>
            </w:r>
            <w:r w:rsidRPr="00BA7D98">
              <w:tab/>
            </w:r>
          </w:p>
        </w:tc>
      </w:tr>
    </w:tbl>
    <w:p w:rsidR="00432620" w:rsidRDefault="00432620" w:rsidP="005C1822">
      <w:pPr>
        <w:pStyle w:val="BodyText"/>
      </w:pPr>
    </w:p>
    <w:p w:rsidR="003E673A" w:rsidRDefault="0030398C" w:rsidP="005C1822">
      <w:pPr>
        <w:pStyle w:val="BodyText"/>
        <w:numPr>
          <w:ilvl w:val="0"/>
          <w:numId w:val="34"/>
        </w:numPr>
      </w:pPr>
      <w:r>
        <w:t>Remove red highlighted code and replace with a condition to display bank transfer payment methods</w:t>
      </w:r>
    </w:p>
    <w:tbl>
      <w:tblPr>
        <w:tblStyle w:val="TableGrid"/>
        <w:tblW w:w="0" w:type="auto"/>
        <w:tblLook w:val="04A0" w:firstRow="1" w:lastRow="0" w:firstColumn="1" w:lastColumn="0" w:noHBand="0" w:noVBand="1"/>
      </w:tblPr>
      <w:tblGrid>
        <w:gridCol w:w="10296"/>
      </w:tblGrid>
      <w:tr w:rsidR="003E673A" w:rsidRPr="00BA7D98" w:rsidTr="003E673A">
        <w:tc>
          <w:tcPr>
            <w:tcW w:w="10296" w:type="dxa"/>
          </w:tcPr>
          <w:p w:rsidR="0030398C" w:rsidRPr="00BA7D98" w:rsidRDefault="0030398C" w:rsidP="005C1822">
            <w:pPr>
              <w:pStyle w:val="BodyText"/>
            </w:pPr>
            <w:r w:rsidRPr="00BA7D98">
              <w:t xml:space="preserve"> </w:t>
            </w:r>
            <w:r w:rsidRPr="00BA7D98">
              <w:rPr>
                <w:highlight w:val="yellow"/>
              </w:rPr>
              <w:t>Line 2</w:t>
            </w:r>
            <w:r w:rsidRPr="00BA7D98">
              <w:t xml:space="preserve">8 </w:t>
            </w:r>
          </w:p>
          <w:p w:rsidR="0030398C" w:rsidRPr="00BA7D98" w:rsidRDefault="0030398C" w:rsidP="005C1822">
            <w:pPr>
              <w:pStyle w:val="BodyText"/>
            </w:pPr>
            <w:r w:rsidRPr="00BA7D98">
              <w:t>&lt;isset name="radioID" value="${paymentMethodType.value}" scope="page"/&gt;</w:t>
            </w:r>
          </w:p>
          <w:p w:rsidR="0030398C" w:rsidRPr="00BA7D98" w:rsidRDefault="0030398C" w:rsidP="005C1822">
            <w:pPr>
              <w:pStyle w:val="BodyText"/>
            </w:pPr>
            <w:r w:rsidRPr="00BA7D98">
              <w:t xml:space="preserve">       &lt;div class="field-wrapper"&gt;</w:t>
            </w:r>
          </w:p>
          <w:p w:rsidR="0030398C" w:rsidRPr="00F760BD" w:rsidRDefault="0030398C" w:rsidP="00F760BD">
            <w:pPr>
              <w:autoSpaceDE w:val="0"/>
              <w:autoSpaceDN w:val="0"/>
              <w:adjustRightInd w:val="0"/>
              <w:spacing w:after="0" w:line="240" w:lineRule="auto"/>
              <w:ind w:left="360"/>
              <w:rPr>
                <w:rFonts w:eastAsia="Times New Roman" w:cs="Consolas"/>
                <w:color w:val="008080"/>
                <w:sz w:val="20"/>
                <w:szCs w:val="20"/>
                <w:highlight w:val="red"/>
              </w:rPr>
            </w:pPr>
            <w:r w:rsidRPr="00BA7D98">
              <w:rPr>
                <w:sz w:val="20"/>
                <w:szCs w:val="20"/>
              </w:rPr>
              <w:t xml:space="preserve">               </w:t>
            </w:r>
            <w:r w:rsidRPr="00F760BD">
              <w:rPr>
                <w:rFonts w:eastAsia="Times New Roman" w:cs="Consolas"/>
                <w:color w:val="008080"/>
                <w:sz w:val="20"/>
                <w:szCs w:val="20"/>
                <w:highlight w:val="red"/>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p>
          <w:p w:rsidR="003E673A" w:rsidRPr="00BA7D98" w:rsidRDefault="0030398C" w:rsidP="005C1822">
            <w:pPr>
              <w:pStyle w:val="BodyText"/>
            </w:pPr>
            <w:r w:rsidRPr="00BA7D98">
              <w:t xml:space="preserve">       </w:t>
            </w:r>
            <w:r w:rsidRPr="00BA7D98">
              <w:rPr>
                <w:highlight w:val="yellow"/>
              </w:rPr>
              <w:t>&lt;input id="is-${radioID}" type="radio" class="input-radio &lt;isif condition="${paymentMethodType.object.paymentProcessor.ID.equalsIgnoreCase("bank_transfer") == true }"&gt;bank-transfer&lt;/isif&gt;" name="${pdict.CurrentForms.billing.paymentMethods.selectedPaymentMethodID.htmlName}" value="${paymentMethodType.htmlValue}" &lt;isif condition="${paymentMethodType.value == pdict.CurrentForms.billing.paymentMethods.selectedPaymentMethodID.htmlValue}"&gt;checked="checked"&lt;/isif&gt; /&gt;</w:t>
            </w:r>
            <w:r w:rsidRPr="00BA7D98">
              <w:t xml:space="preserve"> &lt;/div&gt;</w:t>
            </w:r>
          </w:p>
        </w:tc>
      </w:tr>
    </w:tbl>
    <w:p w:rsidR="003E673A" w:rsidRDefault="003E673A" w:rsidP="005C1822">
      <w:pPr>
        <w:pStyle w:val="BodyText"/>
      </w:pPr>
    </w:p>
    <w:p w:rsidR="00FE599F" w:rsidRDefault="00BA7D98" w:rsidP="005C1822">
      <w:pPr>
        <w:pStyle w:val="BodyText"/>
        <w:numPr>
          <w:ilvl w:val="0"/>
          <w:numId w:val="34"/>
        </w:numPr>
      </w:pPr>
      <w:r w:rsidRPr="00914AC3">
        <w:t>Remove Credit card</w:t>
      </w:r>
      <w:r>
        <w:t xml:space="preserve"> and bml payment method section as highlighted below</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FE599F" w:rsidP="00BA7D98">
            <w:pPr>
              <w:autoSpaceDE w:val="0"/>
              <w:autoSpaceDN w:val="0"/>
              <w:adjustRightInd w:val="0"/>
              <w:spacing w:after="0" w:line="240" w:lineRule="auto"/>
              <w:ind w:left="360"/>
              <w:rPr>
                <w:rFonts w:eastAsia="Times New Roman" w:cs="Consolas"/>
                <w:color w:val="008080"/>
                <w:sz w:val="20"/>
                <w:szCs w:val="20"/>
              </w:rPr>
            </w:pPr>
            <w:r w:rsidRPr="00BA7D98">
              <w:rPr>
                <w:sz w:val="20"/>
                <w:szCs w:val="20"/>
              </w:rPr>
              <w:t xml:space="preserve"> </w:t>
            </w:r>
            <w:r w:rsidR="00BA7D98" w:rsidRPr="00BA7D98">
              <w:rPr>
                <w:rFonts w:eastAsia="Times New Roman" w:cs="Consolas"/>
                <w:color w:val="008080"/>
                <w:sz w:val="20"/>
                <w:szCs w:val="20"/>
                <w:highlight w:val="yellow"/>
              </w:rPr>
              <w:t>Remove code from line 44 to 94</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Credit card block</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r w:rsidRPr="00BA7D98">
              <w:rPr>
                <w:rFonts w:eastAsia="Times New Roman" w:cs="Consolas"/>
                <w:color w:val="008080"/>
                <w:sz w:val="20"/>
                <w:szCs w:val="20"/>
                <w:highlight w:val="red"/>
              </w:rPr>
              <w:t>&lt;/iscomment&gt;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rPr>
            </w:pP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&lt;div class="form-row required"&gt;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&lt;label&gt;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 class="required-indicator"&gt;${Resource.msg('billing.requiredindicator','checkout',null)}&lt;/span&gt;</w:t>
            </w:r>
          </w:p>
          <w:p w:rsidR="00BA7D98" w:rsidRPr="00BA7D98" w:rsidRDefault="00BA7D98" w:rsidP="00BA7D98">
            <w:pPr>
              <w:autoSpaceDE w:val="0"/>
              <w:autoSpaceDN w:val="0"/>
              <w:adjustRightInd w:val="0"/>
              <w:spacing w:after="0" w:line="240" w:lineRule="auto"/>
              <w:ind w:left="360"/>
              <w:rPr>
                <w:rFonts w:eastAsia="Times New Roman" w:cs="Consolas"/>
                <w:color w:val="008080"/>
                <w:sz w:val="20"/>
                <w:szCs w:val="20"/>
                <w:highlight w:val="red"/>
              </w:rPr>
            </w:pPr>
            <w:r w:rsidRPr="00BA7D98">
              <w:rPr>
                <w:rFonts w:eastAsia="Times New Roman" w:cs="Consolas"/>
                <w:color w:val="008080"/>
                <w:sz w:val="20"/>
                <w:szCs w:val="20"/>
                <w:highlight w:val="red"/>
              </w:rPr>
              <w:tab/>
              <w:t xml:space="preserve">     &lt;span&gt;${Resource.msg('billing.creditcardlistexpdate', 'checkout', null)}&lt;/span&gt;</w:t>
            </w:r>
          </w:p>
          <w:p w:rsidR="00FE599F" w:rsidRPr="00BA7D98" w:rsidRDefault="00BA7D98" w:rsidP="005C1822">
            <w:pPr>
              <w:pStyle w:val="BodyText"/>
            </w:pPr>
            <w:r w:rsidRPr="00BA7D98">
              <w:rPr>
                <w:highlight w:val="red"/>
              </w:rPr>
              <w:t>&lt;/label&gt;</w:t>
            </w:r>
          </w:p>
        </w:tc>
      </w:tr>
    </w:tbl>
    <w:p w:rsidR="00FE599F" w:rsidRDefault="00FE599F" w:rsidP="005C1822">
      <w:pPr>
        <w:pStyle w:val="BodyText"/>
      </w:pPr>
    </w:p>
    <w:p w:rsidR="00FE599F" w:rsidRDefault="00FE599F" w:rsidP="005C1822">
      <w:pPr>
        <w:pStyle w:val="BodyText"/>
        <w:numPr>
          <w:ilvl w:val="0"/>
          <w:numId w:val="34"/>
        </w:numPr>
      </w:pPr>
      <w:r>
        <w:t>Add include for countries file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FE599F" w:rsidRPr="00BA7D98" w:rsidRDefault="00FE599F" w:rsidP="005C1822">
            <w:pPr>
              <w:pStyle w:val="BodyText"/>
            </w:pPr>
            <w:r w:rsidRPr="00BA7D98">
              <w:rPr>
                <w:highlight w:val="yellow"/>
              </w:rPr>
              <w:t>Line 88</w:t>
            </w:r>
            <w:r w:rsidRPr="00BA7D98">
              <w:t xml:space="preserve"> </w:t>
            </w:r>
          </w:p>
          <w:p w:rsidR="00FE599F" w:rsidRPr="00BA7D98" w:rsidRDefault="00FE599F" w:rsidP="005C1822">
            <w:pPr>
              <w:pStyle w:val="BodyText"/>
            </w:pPr>
            <w:r w:rsidRPr="00BA7D98">
              <w:t>&lt;isscript&gt;</w:t>
            </w:r>
          </w:p>
          <w:p w:rsidR="00FE599F" w:rsidRPr="00BA7D98" w:rsidRDefault="00FE599F" w:rsidP="005C1822">
            <w:pPr>
              <w:pStyle w:val="BodyText"/>
            </w:pPr>
            <w:r w:rsidRPr="00BA7D98">
              <w:t xml:space="preserve">      var currentCountry = require('~/cartridge/scripts/util/Countries').getCurrent(pdict);</w:t>
            </w:r>
          </w:p>
          <w:p w:rsidR="00FE599F" w:rsidRPr="00BA7D98" w:rsidRDefault="00FE599F" w:rsidP="005C1822">
            <w:pPr>
              <w:pStyle w:val="BodyText"/>
            </w:pPr>
            <w:r w:rsidRPr="00BA7D98">
              <w:t>&lt;/isscript&gt;</w:t>
            </w:r>
            <w:r w:rsidRPr="00BA7D98">
              <w:tab/>
            </w:r>
            <w:r w:rsidRPr="00BA7D98">
              <w:tab/>
            </w:r>
          </w:p>
        </w:tc>
      </w:tr>
    </w:tbl>
    <w:p w:rsidR="00FE599F" w:rsidRDefault="00FE599F" w:rsidP="005C1822">
      <w:pPr>
        <w:pStyle w:val="BodyText"/>
      </w:pPr>
    </w:p>
    <w:p w:rsidR="00FE599F" w:rsidRDefault="00FE599F" w:rsidP="005C1822">
      <w:pPr>
        <w:pStyle w:val="BodyText"/>
        <w:numPr>
          <w:ilvl w:val="0"/>
          <w:numId w:val="34"/>
        </w:numPr>
      </w:pPr>
      <w:r>
        <w:t>Remove code using following reference</w:t>
      </w:r>
    </w:p>
    <w:tbl>
      <w:tblPr>
        <w:tblStyle w:val="TableGrid"/>
        <w:tblW w:w="0" w:type="auto"/>
        <w:tblLook w:val="04A0" w:firstRow="1" w:lastRow="0" w:firstColumn="1" w:lastColumn="0" w:noHBand="0" w:noVBand="1"/>
      </w:tblPr>
      <w:tblGrid>
        <w:gridCol w:w="10296"/>
      </w:tblGrid>
      <w:tr w:rsidR="00FE599F" w:rsidRPr="00BA7D98" w:rsidTr="00FE599F">
        <w:tc>
          <w:tcPr>
            <w:tcW w:w="10296" w:type="dxa"/>
          </w:tcPr>
          <w:p w:rsidR="00BA7D98" w:rsidRPr="00BA7D98" w:rsidRDefault="00BA7D98" w:rsidP="005C1822">
            <w:pPr>
              <w:pStyle w:val="BodyText"/>
            </w:pPr>
            <w:r w:rsidRPr="00BA7D98">
              <w:t xml:space="preserve"> </w:t>
            </w:r>
            <w:r w:rsidRPr="00BA7D98">
              <w:rPr>
                <w:highlight w:val="yellow"/>
              </w:rPr>
              <w:t>Line 46 to Line 90</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&lt;isdynamicform formobject="${pdict.CurrentForms.billing.paymentMethods.creditCard.expiration}" formdata="${currentCountry.dynamicForms.expirationInfo}"/&gt;</w:t>
            </w:r>
          </w:p>
          <w:p w:rsidR="00BA7D98" w:rsidRPr="00BA7D98" w:rsidRDefault="00BA7D98" w:rsidP="005C1822">
            <w:pPr>
              <w:pStyle w:val="BodyText"/>
              <w:rPr>
                <w:highlight w:val="red"/>
              </w:rPr>
            </w:pPr>
            <w:r w:rsidRPr="00BA7D98">
              <w:rPr>
                <w:highlight w:val="red"/>
              </w:rPr>
              <w:t>&lt;/div&gt;</w:t>
            </w:r>
          </w:p>
          <w:p w:rsidR="00BA7D98" w:rsidRPr="00BA7D98" w:rsidRDefault="00BA7D98" w:rsidP="005C1822">
            <w:pPr>
              <w:pStyle w:val="BodyText"/>
              <w:rPr>
                <w:highlight w:val="red"/>
              </w:rPr>
            </w:pPr>
            <w:r w:rsidRPr="00BA7D98">
              <w:rPr>
                <w:highlight w:val="red"/>
              </w:rPr>
              <w:t>&lt;isscript&gt;</w:t>
            </w:r>
          </w:p>
          <w:p w:rsidR="00BA7D98" w:rsidRPr="00BA7D98" w:rsidRDefault="00BA7D98" w:rsidP="005C1822">
            <w:pPr>
              <w:pStyle w:val="BodyText"/>
            </w:pPr>
            <w:r w:rsidRPr="00BA7D98">
              <w:rPr>
                <w:highlight w:val="red"/>
              </w:rPr>
              <w:t>var help = {</w:t>
            </w:r>
          </w:p>
          <w:p w:rsidR="00BA7D98" w:rsidRPr="00BA7D98" w:rsidRDefault="00BA7D98" w:rsidP="005C1822">
            <w:pPr>
              <w:pStyle w:val="BodyText"/>
            </w:pPr>
          </w:p>
          <w:p w:rsidR="00BA7D98" w:rsidRPr="00BA7D98" w:rsidRDefault="00BA7D98" w:rsidP="005C1822">
            <w:pPr>
              <w:pStyle w:val="BodyText"/>
              <w:rPr>
                <w:highlight w:val="red"/>
              </w:rPr>
            </w:pPr>
            <w:r w:rsidRPr="00BA7D98">
              <w:rPr>
                <w:highlight w:val="red"/>
              </w:rPr>
              <w:t>&lt;div class="form-row form-caption"&gt;</w:t>
            </w:r>
          </w:p>
          <w:p w:rsidR="00BA7D98" w:rsidRPr="00BA7D98" w:rsidRDefault="00BA7D98" w:rsidP="005C1822">
            <w:pPr>
              <w:pStyle w:val="BodyText"/>
              <w:rPr>
                <w:highlight w:val="red"/>
              </w:rPr>
            </w:pPr>
            <w:r w:rsidRPr="00BA7D98">
              <w:rPr>
                <w:highlight w:val="red"/>
              </w:rPr>
              <w:t>&lt;isinputfield formfield="${pdict.CurrentForms.billing.paymentMethods.bml.termsandconditions}" type="checkbox"/&gt;</w:t>
            </w:r>
          </w:p>
          <w:p w:rsidR="00BA7D98" w:rsidRPr="00BA7D98" w:rsidRDefault="00BA7D98" w:rsidP="005C1822">
            <w:pPr>
              <w:pStyle w:val="BodyText"/>
              <w:rPr>
                <w:highlight w:val="red"/>
              </w:rPr>
            </w:pPr>
            <w:r w:rsidRPr="00BA7D98">
              <w:rPr>
                <w:highlight w:val="red"/>
              </w:rPr>
              <w:t xml:space="preserve">  &lt;/div&gt;</w:t>
            </w:r>
          </w:p>
          <w:p w:rsidR="00BA7D98" w:rsidRPr="00BA7D98" w:rsidRDefault="00BA7D98" w:rsidP="005C1822">
            <w:pPr>
              <w:pStyle w:val="BodyText"/>
            </w:pPr>
            <w:r w:rsidRPr="00BA7D98">
              <w:rPr>
                <w:highlight w:val="red"/>
              </w:rPr>
              <w:t>&lt;/div&gt;</w:t>
            </w:r>
          </w:p>
          <w:p w:rsidR="00FE599F" w:rsidRPr="00BA7D98" w:rsidRDefault="00FE599F" w:rsidP="005C1822">
            <w:pPr>
              <w:pStyle w:val="BodyText"/>
            </w:pPr>
          </w:p>
          <w:p w:rsidR="00FE599F" w:rsidRPr="00BA7D98" w:rsidRDefault="00FE599F" w:rsidP="005C1822">
            <w:pPr>
              <w:pStyle w:val="BodyText"/>
            </w:pPr>
          </w:p>
          <w:p w:rsidR="00FE599F" w:rsidRPr="00BA7D98" w:rsidRDefault="00FE599F" w:rsidP="005C1822">
            <w:pPr>
              <w:pStyle w:val="BodyText"/>
            </w:pPr>
          </w:p>
        </w:tc>
      </w:tr>
    </w:tbl>
    <w:p w:rsidR="00FE599F" w:rsidRDefault="00FE599F" w:rsidP="005C1822">
      <w:pPr>
        <w:pStyle w:val="BodyText"/>
      </w:pPr>
    </w:p>
    <w:p w:rsidR="00FE599F" w:rsidRDefault="00E22248" w:rsidP="005C1822">
      <w:pPr>
        <w:pStyle w:val="BodyText"/>
        <w:numPr>
          <w:ilvl w:val="0"/>
          <w:numId w:val="34"/>
        </w:numPr>
      </w:pPr>
      <w:r>
        <w:t xml:space="preserve">Add below code for </w:t>
      </w:r>
      <w:r w:rsidR="000B6A3D">
        <w:t>PayPal</w:t>
      </w:r>
      <w:r>
        <w:t xml:space="preserve"> changes</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Pr="00BA7D98" w:rsidRDefault="00E22248" w:rsidP="00E22248">
            <w:pPr>
              <w:autoSpaceDE w:val="0"/>
              <w:autoSpaceDN w:val="0"/>
              <w:adjustRightInd w:val="0"/>
              <w:spacing w:after="0" w:line="240" w:lineRule="auto"/>
              <w:rPr>
                <w:rFonts w:eastAsia="Times New Roman" w:cstheme="minorHAnsi"/>
                <w:sz w:val="20"/>
                <w:szCs w:val="20"/>
              </w:rPr>
            </w:pPr>
            <w:r>
              <w:t xml:space="preserve"> </w:t>
            </w:r>
            <w:r w:rsidRPr="00BA7D98">
              <w:rPr>
                <w:rFonts w:eastAsia="Times New Roman" w:cstheme="minorHAnsi"/>
                <w:color w:val="008080"/>
                <w:sz w:val="20"/>
                <w:szCs w:val="20"/>
              </w:rPr>
              <w:t>&lt;</w:t>
            </w:r>
            <w:r w:rsidRPr="00BA7D98">
              <w:rPr>
                <w:rFonts w:eastAsia="Times New Roman" w:cstheme="minorHAnsi"/>
                <w:color w:val="3F7F7F"/>
                <w:sz w:val="20"/>
                <w:szCs w:val="20"/>
              </w:rPr>
              <w:t>isinclude</w:t>
            </w:r>
            <w:r w:rsidRPr="00BA7D98">
              <w:rPr>
                <w:rFonts w:eastAsia="Times New Roman" w:cstheme="minorHAnsi"/>
                <w:sz w:val="20"/>
                <w:szCs w:val="20"/>
              </w:rPr>
              <w:t xml:space="preserve"> </w:t>
            </w:r>
            <w:r w:rsidRPr="00BA7D98">
              <w:rPr>
                <w:rFonts w:eastAsia="Times New Roman" w:cstheme="minorHAnsi"/>
                <w:color w:val="7F007F"/>
                <w:sz w:val="20"/>
                <w:szCs w:val="20"/>
              </w:rPr>
              <w:t>template</w:t>
            </w:r>
            <w:r w:rsidRPr="00BA7D98">
              <w:rPr>
                <w:rFonts w:eastAsia="Times New Roman" w:cstheme="minorHAnsi"/>
                <w:color w:val="000000"/>
                <w:sz w:val="20"/>
                <w:szCs w:val="20"/>
              </w:rPr>
              <w:t>=</w:t>
            </w:r>
            <w:r w:rsidRPr="00BA7D98">
              <w:rPr>
                <w:rFonts w:eastAsia="Times New Roman" w:cstheme="minorHAnsi"/>
                <w:i/>
                <w:iCs/>
                <w:color w:val="2A00FF"/>
                <w:sz w:val="20"/>
                <w:szCs w:val="20"/>
              </w:rPr>
              <w:t>"common/paymentmethods"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Custom processor</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iscomment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3F5FBF"/>
                <w:sz w:val="20"/>
                <w:szCs w:val="20"/>
              </w:rPr>
              <w:t>&lt;!-- Your custom payment method implementation goes here. --&gt;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"${dw.system.Site.getCurrent().getCustomPreferenceValue('payPalBillingAgreements') &amp;&amp; !empty(pdict.CurrentCustomer.profile) &amp;&amp; !empty(pdict.CurrentCustomer.profile.custom.billingAgreementID)}"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"image"</w:t>
            </w:r>
            <w:r w:rsidRPr="00BA7D98">
              <w:rPr>
                <w:rFonts w:eastAsia="Times New Roman" w:cstheme="minorHAnsi"/>
                <w:sz w:val="20"/>
                <w:szCs w:val="20"/>
              </w:rPr>
              <w:t xml:space="preserve"> </w:t>
            </w:r>
            <w:r w:rsidRPr="00BA7D98">
              <w:rPr>
                <w:rFonts w:eastAsia="Times New Roman" w:cstheme="minorHAnsi"/>
                <w:color w:val="7F007F"/>
                <w:sz w:val="20"/>
                <w:szCs w:val="20"/>
              </w:rPr>
              <w:t>src</w:t>
            </w:r>
            <w:r w:rsidRPr="00BA7D98">
              <w:rPr>
                <w:rFonts w:eastAsia="Times New Roman" w:cstheme="minorHAnsi"/>
                <w:color w:val="000000"/>
                <w:sz w:val="20"/>
                <w:szCs w:val="20"/>
              </w:rPr>
              <w:t>=</w:t>
            </w:r>
            <w:r w:rsidRPr="00BA7D98">
              <w:rPr>
                <w:rFonts w:eastAsia="Times New Roman" w:cstheme="minorHAnsi"/>
                <w:i/>
                <w:iCs/>
                <w:color w:val="2A00FF"/>
                <w:sz w:val="20"/>
                <w:szCs w:val="20"/>
              </w:rPr>
              <w:t>"https://www.paypal.com/en_US/i/btn/btn_xpressCheckout.gif"</w:t>
            </w:r>
            <w:r w:rsidRPr="00BA7D98">
              <w:rPr>
                <w:rFonts w:eastAsia="Times New Roman" w:cstheme="minorHAnsi"/>
                <w:sz w:val="20"/>
                <w:szCs w:val="20"/>
              </w:rPr>
              <w:t xml:space="preserve"> </w:t>
            </w:r>
            <w:r w:rsidRPr="00BA7D98">
              <w:rPr>
                <w:rFonts w:eastAsia="Times New Roman" w:cstheme="minorHAnsi"/>
                <w:color w:val="7F007F"/>
                <w:sz w:val="20"/>
                <w:szCs w:val="20"/>
              </w:rPr>
              <w:t>alt</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0B6A3D" w:rsidRPr="00BA7D98">
              <w:rPr>
                <w:rFonts w:eastAsia="Times New Roman" w:cstheme="minorHAnsi"/>
                <w:i/>
                <w:iCs/>
                <w:color w:val="2A00FF"/>
                <w:sz w:val="20"/>
                <w:szCs w:val="20"/>
              </w:rPr>
              <w:t>PayPal</w:t>
            </w:r>
            <w:r w:rsidRPr="00BA7D98">
              <w:rPr>
                <w:rFonts w:eastAsia="Times New Roman" w:cstheme="minorHAnsi"/>
                <w:i/>
                <w:iCs/>
                <w:color w:val="2A00FF"/>
                <w:sz w:val="20"/>
                <w:szCs w:val="20"/>
              </w:rPr>
              <w:t xml:space="preserve"> Express"</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"billingAgreementExpressCheckout"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-button-container"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"${pdict.CurrentCustomer.authenticated &amp;&amp; dw.system.Site.getCurrent().getCustomPreferenceValue('payPalBillingAgreements')}"</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sz w:val="20"/>
                <w:szCs w:val="20"/>
              </w:rPr>
              <w:t xml:space="preserve"> </w:t>
            </w:r>
            <w:r w:rsidRPr="00BA7D98">
              <w:rPr>
                <w:rFonts w:eastAsia="Times New Roman" w:cstheme="minorHAnsi"/>
                <w:color w:val="7F007F"/>
                <w:sz w:val="20"/>
                <w:szCs w:val="20"/>
              </w:rPr>
              <w:t>condition</w:t>
            </w:r>
            <w:r w:rsidRPr="00BA7D98">
              <w:rPr>
                <w:rFonts w:eastAsia="Times New Roman" w:cstheme="minorHAnsi"/>
                <w:color w:val="000000"/>
                <w:sz w:val="20"/>
                <w:szCs w:val="20"/>
              </w:rPr>
              <w:t>=</w:t>
            </w:r>
            <w:r w:rsidRPr="00BA7D98">
              <w:rPr>
                <w:rFonts w:eastAsia="Times New Roman" w:cstheme="minorHAnsi"/>
                <w:i/>
                <w:iCs/>
                <w:color w:val="2A00FF"/>
                <w:sz w:val="20"/>
                <w:szCs w:val="20"/>
              </w:rPr>
              <w:t>"${!empty(pdict.CurrentCustomer.profile.custom.billingAgreementID)}"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"text"</w:t>
            </w:r>
            <w:r w:rsidRPr="00BA7D98">
              <w:rPr>
                <w:rFonts w:eastAsia="Times New Roman" w:cstheme="minorHAnsi"/>
                <w:sz w:val="20"/>
                <w:szCs w:val="20"/>
              </w:rPr>
              <w:t xml:space="preserve"> </w:t>
            </w:r>
            <w:r w:rsidRPr="00BA7D98">
              <w:rPr>
                <w:rFonts w:eastAsia="Times New Roman" w:cstheme="minorHAnsi"/>
                <w:color w:val="7F007F"/>
                <w:sz w:val="20"/>
                <w:szCs w:val="20"/>
              </w:rPr>
              <w:t>readonly</w:t>
            </w:r>
            <w:r w:rsidRPr="00BA7D98">
              <w:rPr>
                <w:rFonts w:eastAsia="Times New Roman" w:cstheme="minorHAnsi"/>
                <w:color w:val="000000"/>
                <w:sz w:val="20"/>
                <w:szCs w:val="20"/>
              </w:rPr>
              <w:t>=</w:t>
            </w:r>
            <w:r w:rsidRPr="00BA7D98">
              <w:rPr>
                <w:rFonts w:eastAsia="Times New Roman" w:cstheme="minorHAnsi"/>
                <w:i/>
                <w:iCs/>
                <w:color w:val="2A00FF"/>
                <w:sz w:val="20"/>
                <w:szCs w:val="20"/>
              </w:rPr>
              <w:t>"readonly"</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"billingAgreementID"</w:t>
            </w:r>
            <w:r w:rsidRPr="00BA7D98">
              <w:rPr>
                <w:rFonts w:eastAsia="Times New Roman" w:cstheme="minorHAnsi"/>
                <w:sz w:val="20"/>
                <w:szCs w:val="20"/>
              </w:rPr>
              <w:t xml:space="preserve"> </w:t>
            </w:r>
            <w:r w:rsidRPr="00BA7D98">
              <w:rPr>
                <w:rFonts w:eastAsia="Times New Roman" w:cstheme="minorHAnsi"/>
                <w:color w:val="7F007F"/>
                <w:sz w:val="20"/>
                <w:szCs w:val="20"/>
              </w:rPr>
              <w:t>value</w:t>
            </w:r>
            <w:r w:rsidRPr="00BA7D98">
              <w:rPr>
                <w:rFonts w:eastAsia="Times New Roman" w:cstheme="minorHAnsi"/>
                <w:color w:val="000000"/>
                <w:sz w:val="20"/>
                <w:szCs w:val="20"/>
              </w:rPr>
              <w:t>=</w:t>
            </w:r>
            <w:r w:rsidRPr="00BA7D98">
              <w:rPr>
                <w:rFonts w:eastAsia="Times New Roman" w:cstheme="minorHAnsi"/>
                <w:i/>
                <w:iCs/>
                <w:color w:val="2A00FF"/>
                <w:sz w:val="20"/>
                <w:szCs w:val="20"/>
              </w:rPr>
              <w:t>"${pdict.CurrentCustomer.profile.custom.billingAgreementID}"</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iselse</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sz w:val="20"/>
                <w:szCs w:val="20"/>
              </w:rPr>
              <w:t xml:space="preserve"> </w:t>
            </w:r>
            <w:r w:rsidRPr="00BA7D98">
              <w:rPr>
                <w:rFonts w:eastAsia="Times New Roman" w:cstheme="minorHAnsi"/>
                <w:color w:val="7F007F"/>
                <w:sz w:val="20"/>
                <w:szCs w:val="20"/>
              </w:rPr>
              <w:t>type</w:t>
            </w:r>
            <w:r w:rsidRPr="00BA7D98">
              <w:rPr>
                <w:rFonts w:eastAsia="Times New Roman" w:cstheme="minorHAnsi"/>
                <w:color w:val="000000"/>
                <w:sz w:val="20"/>
                <w:szCs w:val="20"/>
              </w:rPr>
              <w:t>=</w:t>
            </w:r>
            <w:r w:rsidRPr="00BA7D98">
              <w:rPr>
                <w:rFonts w:eastAsia="Times New Roman" w:cstheme="minorHAnsi"/>
                <w:i/>
                <w:iCs/>
                <w:color w:val="2A00FF"/>
                <w:sz w:val="20"/>
                <w:szCs w:val="20"/>
              </w:rPr>
              <w:t>"checkbox"</w:t>
            </w:r>
            <w:r w:rsidRPr="00BA7D98">
              <w:rPr>
                <w:rFonts w:eastAsia="Times New Roman" w:cstheme="minorHAnsi"/>
                <w:sz w:val="20"/>
                <w:szCs w:val="20"/>
              </w:rPr>
              <w:t xml:space="preserve"> </w:t>
            </w:r>
            <w:r w:rsidRPr="00BA7D98">
              <w:rPr>
                <w:rFonts w:eastAsia="Times New Roman" w:cstheme="minorHAnsi"/>
                <w:color w:val="7F007F"/>
                <w:sz w:val="20"/>
                <w:szCs w:val="20"/>
              </w:rPr>
              <w:t>name</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"billingAgreementCheckbox"</w:t>
            </w:r>
            <w:r w:rsidRPr="00BA7D98">
              <w:rPr>
                <w:rFonts w:eastAsia="Times New Roman" w:cstheme="minorHAnsi"/>
                <w:color w:val="008080"/>
                <w:sz w:val="20"/>
                <w:szCs w:val="20"/>
              </w:rPr>
              <w:t>&gt;</w:t>
            </w:r>
            <w:r w:rsidRPr="00BA7D98">
              <w:rPr>
                <w:rFonts w:eastAsia="Times New Roman" w:cstheme="minorHAnsi"/>
                <w:color w:val="000000"/>
                <w:sz w:val="20"/>
                <w:szCs w:val="20"/>
              </w:rPr>
              <w:t>${Resource.msg('billing.billingagreement','checkout',null)}</w:t>
            </w:r>
            <w:r w:rsidRPr="00BA7D98">
              <w:rPr>
                <w:rFonts w:eastAsia="Times New Roman" w:cstheme="minorHAnsi"/>
                <w:color w:val="008080"/>
                <w:sz w:val="20"/>
                <w:szCs w:val="20"/>
              </w:rPr>
              <w:t>&lt;/</w:t>
            </w:r>
            <w:r w:rsidRPr="00BA7D98">
              <w:rPr>
                <w:rFonts w:eastAsia="Times New Roman" w:cstheme="minorHAnsi"/>
                <w:color w:val="3F7F7F"/>
                <w:sz w:val="20"/>
                <w:szCs w:val="20"/>
              </w:rPr>
              <w:t>input</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xml:space="preserve"> </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lastRenderedPageBreak/>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class</w:t>
            </w:r>
            <w:r w:rsidRPr="00BA7D98">
              <w:rPr>
                <w:rFonts w:eastAsia="Times New Roman" w:cstheme="minorHAnsi"/>
                <w:color w:val="000000"/>
                <w:sz w:val="20"/>
                <w:szCs w:val="20"/>
              </w:rPr>
              <w:t>=</w:t>
            </w:r>
            <w:r w:rsidRPr="00BA7D98">
              <w:rPr>
                <w:rFonts w:eastAsia="Times New Roman" w:cstheme="minorHAnsi"/>
                <w:i/>
                <w:iCs/>
                <w:color w:val="2A00FF"/>
                <w:sz w:val="20"/>
                <w:szCs w:val="20"/>
              </w:rPr>
              <w:t>"payment-method &lt;isif condition="</w:t>
            </w:r>
            <w:r w:rsidRPr="00BA7D98">
              <w:rPr>
                <w:rFonts w:eastAsia="Times New Roman" w:cstheme="minorHAnsi"/>
                <w:color w:val="000000"/>
                <w:sz w:val="20"/>
                <w:szCs w:val="20"/>
              </w:rPr>
              <w:t>$</w:t>
            </w:r>
            <w:r w:rsidRPr="00BA7D98">
              <w:rPr>
                <w:rFonts w:eastAsia="Times New Roman" w:cstheme="minorHAnsi"/>
                <w:sz w:val="20"/>
                <w:szCs w:val="20"/>
              </w:rPr>
              <w:t>{!</w:t>
            </w:r>
            <w:r w:rsidRPr="00BA7D98">
              <w:rPr>
                <w:rFonts w:eastAsia="Times New Roman" w:cstheme="minorHAnsi"/>
                <w:color w:val="7F007F"/>
                <w:sz w:val="20"/>
                <w:szCs w:val="20"/>
              </w:rPr>
              <w:t>empty</w:t>
            </w:r>
            <w:r w:rsidRPr="00BA7D98">
              <w:rPr>
                <w:rFonts w:eastAsia="Times New Roman" w:cstheme="minorHAnsi"/>
                <w:color w:val="000000"/>
                <w:sz w:val="20"/>
                <w:szCs w:val="20"/>
              </w:rPr>
              <w:t>(</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sz w:val="20"/>
                <w:szCs w:val="20"/>
              </w:rPr>
              <w:t xml:space="preserve"> &amp;&amp; </w:t>
            </w:r>
            <w:r w:rsidRPr="00BA7D98">
              <w:rPr>
                <w:rFonts w:eastAsia="Times New Roman" w:cstheme="minorHAnsi"/>
                <w:color w:val="7F007F"/>
                <w:sz w:val="20"/>
                <w:szCs w:val="20"/>
              </w:rPr>
              <w:t>pdict.selectedPaymentID</w:t>
            </w:r>
            <w:r w:rsidRPr="00BA7D98">
              <w:rPr>
                <w:rFonts w:eastAsia="Times New Roman" w:cstheme="minorHAnsi"/>
                <w:color w:val="000000"/>
                <w:sz w:val="20"/>
                <w:szCs w:val="20"/>
              </w:rPr>
              <w:t>=</w:t>
            </w:r>
            <w:r w:rsidRPr="00BA7D98">
              <w:rPr>
                <w:rFonts w:eastAsia="Times New Roman" w:cstheme="minorHAnsi"/>
                <w:i/>
                <w:iCs/>
                <w:color w:val="2A00FF"/>
                <w:sz w:val="20"/>
                <w:szCs w:val="20"/>
              </w:rPr>
              <w:t>=CybersourceConstants.METHOD_PAYPAL_CREDIT}</w:t>
            </w:r>
            <w:r w:rsidRPr="00BA7D98">
              <w:rPr>
                <w:rFonts w:eastAsia="Times New Roman" w:cstheme="minorHAnsi"/>
                <w:color w:val="000000"/>
                <w:sz w:val="20"/>
                <w:szCs w:val="20"/>
              </w:rPr>
              <w:t>"</w:t>
            </w:r>
            <w:r w:rsidRPr="00BA7D98">
              <w:rPr>
                <w:rFonts w:eastAsia="Times New Roman" w:cstheme="minorHAnsi"/>
                <w:color w:val="008080"/>
                <w:sz w:val="20"/>
                <w:szCs w:val="20"/>
              </w:rPr>
              <w:t>&gt;</w:t>
            </w:r>
            <w:r w:rsidRPr="00BA7D98">
              <w:rPr>
                <w:rFonts w:eastAsia="Times New Roman" w:cstheme="minorHAnsi"/>
                <w:color w:val="000000"/>
                <w:sz w:val="20"/>
                <w:szCs w:val="20"/>
              </w:rPr>
              <w:t>payment-method-expanded</w:t>
            </w:r>
            <w:r w:rsidRPr="00BA7D98">
              <w:rPr>
                <w:rFonts w:eastAsia="Times New Roman" w:cstheme="minorHAnsi"/>
                <w:color w:val="008080"/>
                <w:sz w:val="20"/>
                <w:szCs w:val="20"/>
              </w:rPr>
              <w:t>&lt;/</w:t>
            </w:r>
            <w:r w:rsidRPr="00BA7D98">
              <w:rPr>
                <w:rFonts w:eastAsia="Times New Roman" w:cstheme="minorHAnsi"/>
                <w:color w:val="3F7F7F"/>
                <w:sz w:val="20"/>
                <w:szCs w:val="20"/>
              </w:rPr>
              <w:t>isif</w:t>
            </w:r>
            <w:r w:rsidRPr="00BA7D98">
              <w:rPr>
                <w:rFonts w:eastAsia="Times New Roman" w:cstheme="minorHAnsi"/>
                <w:color w:val="008080"/>
                <w:sz w:val="20"/>
                <w:szCs w:val="20"/>
              </w:rPr>
              <w:t>&gt;</w:t>
            </w:r>
            <w:r w:rsidRPr="00BA7D98">
              <w:rPr>
                <w:rFonts w:eastAsia="Times New Roman" w:cstheme="minorHAnsi"/>
                <w:color w:val="000000"/>
                <w:sz w:val="20"/>
                <w:szCs w:val="20"/>
              </w:rPr>
              <w:t>" data-method="PAYPAL_CREDIT"&gt;</w:t>
            </w:r>
          </w:p>
          <w:p w:rsidR="00E22248" w:rsidRPr="00BA7D98" w:rsidRDefault="00E22248" w:rsidP="00E22248">
            <w:pPr>
              <w:autoSpaceDE w:val="0"/>
              <w:autoSpaceDN w:val="0"/>
              <w:adjustRightInd w:val="0"/>
              <w:spacing w:after="0" w:line="240" w:lineRule="auto"/>
              <w:rPr>
                <w:rFonts w:eastAsia="Times New Roman" w:cstheme="minorHAnsi"/>
                <w:sz w:val="20"/>
                <w:szCs w:val="20"/>
              </w:rPr>
            </w:pP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0000"/>
                <w:sz w:val="20"/>
                <w:szCs w:val="20"/>
              </w:rPr>
              <w:tab/>
            </w:r>
            <w:r w:rsidRPr="00BA7D98">
              <w:rPr>
                <w:rFonts w:eastAsia="Times New Roman" w:cstheme="minorHAnsi"/>
                <w:color w:val="008080"/>
                <w:sz w:val="20"/>
                <w:szCs w:val="20"/>
              </w:rPr>
              <w:t>&lt;</w:t>
            </w:r>
            <w:r w:rsidRPr="00BA7D98">
              <w:rPr>
                <w:rFonts w:eastAsia="Times New Roman" w:cstheme="minorHAnsi"/>
                <w:color w:val="3F7F7F"/>
                <w:sz w:val="20"/>
                <w:szCs w:val="20"/>
              </w:rPr>
              <w:t>div</w:t>
            </w:r>
            <w:r w:rsidRPr="00BA7D98">
              <w:rPr>
                <w:rFonts w:eastAsia="Times New Roman" w:cstheme="minorHAnsi"/>
                <w:sz w:val="20"/>
                <w:szCs w:val="20"/>
              </w:rPr>
              <w:t xml:space="preserve"> </w:t>
            </w:r>
            <w:r w:rsidRPr="00BA7D98">
              <w:rPr>
                <w:rFonts w:eastAsia="Times New Roman" w:cstheme="minorHAnsi"/>
                <w:color w:val="7F007F"/>
                <w:sz w:val="20"/>
                <w:szCs w:val="20"/>
              </w:rPr>
              <w:t>id</w:t>
            </w:r>
            <w:r w:rsidRPr="00BA7D98">
              <w:rPr>
                <w:rFonts w:eastAsia="Times New Roman" w:cstheme="minorHAnsi"/>
                <w:color w:val="000000"/>
                <w:sz w:val="20"/>
                <w:szCs w:val="20"/>
              </w:rPr>
              <w:t>=</w:t>
            </w:r>
            <w:r w:rsidRPr="00BA7D98">
              <w:rPr>
                <w:rFonts w:eastAsia="Times New Roman" w:cstheme="minorHAnsi"/>
                <w:i/>
                <w:iCs/>
                <w:color w:val="2A00FF"/>
                <w:sz w:val="20"/>
                <w:szCs w:val="20"/>
              </w:rPr>
              <w:t>"</w:t>
            </w:r>
            <w:r w:rsidR="00471F92">
              <w:rPr>
                <w:rFonts w:eastAsia="Times New Roman" w:cstheme="minorHAnsi"/>
                <w:i/>
                <w:iCs/>
                <w:color w:val="2A00FF"/>
                <w:sz w:val="20"/>
                <w:szCs w:val="20"/>
              </w:rPr>
              <w:t>payp</w:t>
            </w:r>
            <w:r w:rsidR="000B6A3D" w:rsidRPr="00BA7D98">
              <w:rPr>
                <w:rFonts w:eastAsia="Times New Roman" w:cstheme="minorHAnsi"/>
                <w:i/>
                <w:iCs/>
                <w:color w:val="2A00FF"/>
                <w:sz w:val="20"/>
                <w:szCs w:val="20"/>
              </w:rPr>
              <w:t>al</w:t>
            </w:r>
            <w:r w:rsidRPr="00BA7D98">
              <w:rPr>
                <w:rFonts w:eastAsia="Times New Roman" w:cstheme="minorHAnsi"/>
                <w:i/>
                <w:iCs/>
                <w:color w:val="2A00FF"/>
                <w:sz w:val="20"/>
                <w:szCs w:val="20"/>
              </w:rPr>
              <w:t>-credit-container"</w:t>
            </w:r>
            <w:r w:rsidRPr="00BA7D98">
              <w:rPr>
                <w:rFonts w:eastAsia="Times New Roman" w:cstheme="minorHAnsi"/>
                <w:color w:val="008080"/>
                <w:sz w:val="20"/>
                <w:szCs w:val="20"/>
              </w:rPr>
              <w:t>&gt;&lt;/</w:t>
            </w:r>
            <w:r w:rsidRPr="00BA7D98">
              <w:rPr>
                <w:rFonts w:eastAsia="Times New Roman" w:cstheme="minorHAnsi"/>
                <w:color w:val="3F7F7F"/>
                <w:sz w:val="20"/>
                <w:szCs w:val="20"/>
              </w:rPr>
              <w:t>div</w:t>
            </w:r>
            <w:r w:rsidRPr="00BA7D98">
              <w:rPr>
                <w:rFonts w:eastAsia="Times New Roman" w:cstheme="minorHAnsi"/>
                <w:color w:val="008080"/>
                <w:sz w:val="20"/>
                <w:szCs w:val="20"/>
              </w:rPr>
              <w:t>&gt;</w:t>
            </w:r>
          </w:p>
          <w:p w:rsidR="00E22248" w:rsidRDefault="00E22248" w:rsidP="005C1822">
            <w:pPr>
              <w:pStyle w:val="BodyText"/>
            </w:pPr>
            <w:r w:rsidRPr="00BA7D98">
              <w:rPr>
                <w:color w:val="000000"/>
              </w:rPr>
              <w:tab/>
            </w:r>
            <w:r w:rsidRPr="00BA7D98">
              <w:rPr>
                <w:color w:val="000000"/>
              </w:rPr>
              <w:tab/>
            </w:r>
            <w:r w:rsidRPr="00BA7D98">
              <w:t>&lt;/</w:t>
            </w:r>
            <w:r w:rsidRPr="00BA7D98">
              <w:rPr>
                <w:color w:val="3F7F7F"/>
              </w:rPr>
              <w:t>div</w:t>
            </w:r>
            <w:r w:rsidRPr="00BA7D98">
              <w:t>&gt;</w:t>
            </w:r>
          </w:p>
        </w:tc>
      </w:tr>
    </w:tbl>
    <w:p w:rsidR="00E22248" w:rsidRDefault="00E22248" w:rsidP="005C1822">
      <w:pPr>
        <w:pStyle w:val="BodyText"/>
      </w:pPr>
    </w:p>
    <w:p w:rsidR="00FE599F" w:rsidRDefault="00E22248" w:rsidP="005C1822">
      <w:pPr>
        <w:pStyle w:val="BodyText"/>
        <w:numPr>
          <w:ilvl w:val="0"/>
          <w:numId w:val="34"/>
        </w:numPr>
      </w:pPr>
      <w:r>
        <w:t>Take the value of selected payment method PayPal from constant file</w:t>
      </w:r>
    </w:p>
    <w:tbl>
      <w:tblPr>
        <w:tblStyle w:val="TableGrid"/>
        <w:tblW w:w="0" w:type="auto"/>
        <w:tblLook w:val="04A0" w:firstRow="1" w:lastRow="0" w:firstColumn="1" w:lastColumn="0" w:noHBand="0" w:noVBand="1"/>
      </w:tblPr>
      <w:tblGrid>
        <w:gridCol w:w="10296"/>
      </w:tblGrid>
      <w:tr w:rsidR="00E22248" w:rsidTr="00E22248">
        <w:tc>
          <w:tcPr>
            <w:tcW w:w="10296" w:type="dxa"/>
          </w:tcPr>
          <w:p w:rsidR="00E22248" w:rsidRDefault="00B54007" w:rsidP="005C1822">
            <w:pPr>
              <w:pStyle w:val="BodyText"/>
            </w:pPr>
            <w:r>
              <w:rPr>
                <w:highlight w:val="yellow"/>
              </w:rPr>
              <w:t>Line 147</w:t>
            </w:r>
          </w:p>
          <w:p w:rsidR="00E22248" w:rsidRDefault="00E22248" w:rsidP="005C1822">
            <w:pPr>
              <w:pStyle w:val="BodyText"/>
            </w:pPr>
          </w:p>
          <w:p w:rsidR="00E22248" w:rsidRDefault="00E22248" w:rsidP="005C1822">
            <w:pPr>
              <w:pStyle w:val="BodyText"/>
            </w:pPr>
            <w:r w:rsidRPr="00E22248">
              <w:rPr>
                <w:highlight w:val="yellow"/>
              </w:rPr>
              <w:t>&lt;div class="payment-method &lt;isif condition="${!empty(pdict.selectedPaymentID) &amp;&amp; pdict.selectedPaymentID==CybersourceConstants.METHOD_PAYPAL}"&gt;payment-method-expanded&lt;/isif&gt;" data-method="Custom"&gt;</w:t>
            </w:r>
            <w:r>
              <w:tab/>
            </w:r>
          </w:p>
          <w:p w:rsidR="00E22248" w:rsidRDefault="00E22248" w:rsidP="005C1822">
            <w:pPr>
              <w:pStyle w:val="BodyText"/>
            </w:pPr>
            <w:r>
              <w:t>&lt;!-- Your custom payment method implementation goes here. --&gt;</w:t>
            </w:r>
          </w:p>
          <w:p w:rsidR="00E22248" w:rsidRDefault="00E22248" w:rsidP="005C1822">
            <w:pPr>
              <w:pStyle w:val="BodyText"/>
            </w:pPr>
            <w:r>
              <w:t>${Resource.msg('billing.custompaymentmethod','checkout',null)}</w:t>
            </w:r>
          </w:p>
          <w:p w:rsidR="00E22248" w:rsidRDefault="00E22248" w:rsidP="005C1822">
            <w:pPr>
              <w:pStyle w:val="BodyText"/>
            </w:pPr>
            <w:r>
              <w:t>&lt;/div&gt;</w:t>
            </w:r>
          </w:p>
        </w:tc>
      </w:tr>
    </w:tbl>
    <w:p w:rsidR="00E22248" w:rsidRDefault="00E22248" w:rsidP="005C1822">
      <w:pPr>
        <w:pStyle w:val="BodyText"/>
      </w:pPr>
    </w:p>
    <w:p w:rsidR="00B54007" w:rsidRPr="00E33D85" w:rsidRDefault="00B54007" w:rsidP="00B54007">
      <w:pPr>
        <w:pStyle w:val="Heading4"/>
        <w:rPr>
          <w:rFonts w:asciiTheme="minorHAnsi" w:hAnsiTheme="minorHAnsi"/>
        </w:rPr>
      </w:pPr>
      <w:r>
        <w:rPr>
          <w:rFonts w:asciiTheme="minorHAnsi" w:hAnsiTheme="minorHAnsi"/>
        </w:rPr>
        <w:t>Template</w:t>
      </w:r>
      <w:r w:rsidRPr="00E33D85">
        <w:rPr>
          <w:rFonts w:asciiTheme="minorHAnsi" w:hAnsiTheme="minorHAnsi"/>
        </w:rPr>
        <w:t xml:space="preserve"> </w:t>
      </w:r>
      <w:r>
        <w:rPr>
          <w:rFonts w:asciiTheme="minorHAnsi" w:hAnsiTheme="minorHAnsi"/>
        </w:rPr>
        <w:t>–</w:t>
      </w:r>
      <w:r w:rsidRPr="00E33D85">
        <w:rPr>
          <w:rFonts w:asciiTheme="minorHAnsi" w:hAnsiTheme="minorHAnsi"/>
        </w:rPr>
        <w:t xml:space="preserve"> </w:t>
      </w:r>
      <w:r>
        <w:rPr>
          <w:rFonts w:asciiTheme="minorHAnsi" w:hAnsiTheme="minorHAnsi"/>
        </w:rPr>
        <w:t>summary.isml</w:t>
      </w:r>
    </w:p>
    <w:p w:rsidR="00B54007" w:rsidRDefault="00B54007" w:rsidP="005C1822">
      <w:pPr>
        <w:pStyle w:val="BodyText"/>
      </w:pPr>
      <w:r>
        <w:t>Below changes are generic for Secure Accpetance/Klarna_credit/Device fingerprint</w:t>
      </w:r>
    </w:p>
    <w:p w:rsidR="00B54007" w:rsidRDefault="00B54007" w:rsidP="005C1822">
      <w:pPr>
        <w:pStyle w:val="BodyText"/>
      </w:pPr>
    </w:p>
    <w:p w:rsidR="00B54007" w:rsidRDefault="00B54007" w:rsidP="005C1822">
      <w:pPr>
        <w:pStyle w:val="BodyText"/>
        <w:numPr>
          <w:ilvl w:val="0"/>
          <w:numId w:val="93"/>
        </w:numPr>
      </w:pPr>
      <w:r>
        <w:t>Set summary page tag for Secure Acceptance Iframe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iscontent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"text/html"</w:t>
            </w:r>
            <w:r w:rsidRPr="00F760BD">
              <w:rPr>
                <w:rFonts w:eastAsia="Times New Roman" w:cs="Consolas"/>
                <w:sz w:val="20"/>
                <w:szCs w:val="20"/>
              </w:rPr>
              <w:t xml:space="preserve"> </w:t>
            </w:r>
            <w:r w:rsidRPr="00F760BD">
              <w:rPr>
                <w:rFonts w:eastAsia="Times New Roman" w:cs="Consolas"/>
                <w:color w:val="7F007F"/>
                <w:sz w:val="20"/>
                <w:szCs w:val="20"/>
              </w:rPr>
              <w:t>charset</w:t>
            </w:r>
            <w:r w:rsidRPr="00F760BD">
              <w:rPr>
                <w:rFonts w:eastAsia="Times New Roman" w:cs="Consolas"/>
                <w:color w:val="000000"/>
                <w:sz w:val="20"/>
                <w:szCs w:val="20"/>
              </w:rPr>
              <w:t>=</w:t>
            </w:r>
            <w:r w:rsidRPr="00F760BD">
              <w:rPr>
                <w:rFonts w:eastAsia="Times New Roman" w:cs="Consolas"/>
                <w:i/>
                <w:iCs/>
                <w:color w:val="2A00FF"/>
                <w:sz w:val="20"/>
                <w:szCs w:val="20"/>
              </w:rPr>
              <w:t>"UTF-8"</w:t>
            </w:r>
            <w:r w:rsidRPr="00F760BD">
              <w:rPr>
                <w:rFonts w:eastAsia="Times New Roman" w:cs="Consolas"/>
                <w:sz w:val="20"/>
                <w:szCs w:val="20"/>
              </w:rPr>
              <w:t xml:space="preserve"> </w:t>
            </w:r>
            <w:r w:rsidRPr="00F760BD">
              <w:rPr>
                <w:rFonts w:eastAsia="Times New Roman" w:cs="Consolas"/>
                <w:color w:val="7F007F"/>
                <w:sz w:val="20"/>
                <w:szCs w:val="20"/>
              </w:rPr>
              <w:t>compact</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"summarypage"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rPr>
                <w:color w:val="3F7F7F"/>
              </w:rPr>
              <w:t>isdecorate</w:t>
            </w:r>
            <w:r w:rsidRPr="00F760BD">
              <w:t xml:space="preserve"> </w:t>
            </w:r>
            <w:r w:rsidRPr="00F760BD">
              <w:rPr>
                <w:color w:val="7F007F"/>
              </w:rPr>
              <w:t>template</w:t>
            </w:r>
            <w:r w:rsidRPr="00F760BD">
              <w:rPr>
                <w:color w:val="000000"/>
              </w:rPr>
              <w:t>=</w:t>
            </w:r>
            <w:r w:rsidRPr="00F760BD">
              <w:rPr>
                <w:i/>
                <w:iCs/>
              </w:rPr>
              <w:t>"checkout/pt_checkout"</w:t>
            </w:r>
            <w:r w:rsidRPr="00F760BD">
              <w:rPr>
                <w:color w:val="008080"/>
              </w:rPr>
              <w:t>/&gt;</w:t>
            </w:r>
          </w:p>
        </w:tc>
      </w:tr>
    </w:tbl>
    <w:p w:rsidR="00B54007" w:rsidRDefault="00B54007" w:rsidP="005C1822">
      <w:pPr>
        <w:pStyle w:val="BodyText"/>
        <w:numPr>
          <w:ilvl w:val="0"/>
          <w:numId w:val="93"/>
        </w:numPr>
      </w:pPr>
      <w:r>
        <w:t xml:space="preserve">Add below code above  </w:t>
      </w:r>
      <w:r w:rsidRPr="002471EE">
        <w:t>&lt;isreportcheckout checkoutstep="${5}" checkoutname="${'OrderSummary'}"/&gt;</w:t>
      </w:r>
      <w:r>
        <w:t xml:space="preserve">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t>var CybersourceConstants = require('int_cybersource/cartridge/scripts/utils/CybersourceConstants');</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"${pdict.Basket}"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script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src</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"${URLUtils.staticURL('/lib/jquery/jquery-1.11.1.min.js')}"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"text/javascript"</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script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"${null}"</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"${false}"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"${!empty(LineCntr.getPaymentInstruments())}"</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items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"${LineCntr.getPaymentInstruments()}"</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var</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"paymentInstr"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status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"loopstate"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"paymentMethod"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"${dw.order.PaymentMgr.getPaymentMethod(paymentInstr.paymentMethod).ID==CybersourceConstants.METH</w:t>
            </w:r>
            <w:r w:rsidRPr="00F760BD">
              <w:rPr>
                <w:rFonts w:eastAsia="Times New Roman" w:cs="Consolas"/>
                <w:i/>
                <w:iCs/>
                <w:color w:val="2A00FF"/>
                <w:sz w:val="20"/>
                <w:szCs w:val="20"/>
                <w:highlight w:val="yellow"/>
              </w:rPr>
              <w:lastRenderedPageBreak/>
              <w:t>OD_SA_IFRAME}"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"${URLUtils.https('COSummary-SubmitOrder')}"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"${CybersourceConstants.KLARNA_PAYMENT_METHOD.equals(dw.order.PaymentMgr.getPaymentMethod(paymentInstr.paymentMethod).ID)}"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isset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"klarnarequired"</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"${true}"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scope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"page"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isloop</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"${!empty(LineCntr)}"</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0000"/>
              </w:rPr>
              <w:tab/>
            </w:r>
            <w:r w:rsidRPr="00F760BD">
              <w:rPr>
                <w:color w:val="008080"/>
              </w:rPr>
              <w:t>&lt;</w:t>
            </w:r>
            <w:r w:rsidRPr="00F760BD">
              <w:rPr>
                <w:color w:val="3F7F7F"/>
              </w:rPr>
              <w:t>isreportcheckout</w:t>
            </w:r>
            <w:r w:rsidRPr="00F760BD">
              <w:t xml:space="preserve"> </w:t>
            </w:r>
            <w:r w:rsidRPr="00F760BD">
              <w:rPr>
                <w:color w:val="7F007F"/>
              </w:rPr>
              <w:t>checkoutstep</w:t>
            </w:r>
            <w:r w:rsidRPr="00F760BD">
              <w:rPr>
                <w:color w:val="000000"/>
              </w:rPr>
              <w:t>=</w:t>
            </w:r>
            <w:r w:rsidRPr="00F760BD">
              <w:rPr>
                <w:i/>
                <w:iCs/>
              </w:rPr>
              <w:t>"${5}"</w:t>
            </w:r>
            <w:r w:rsidRPr="00F760BD">
              <w:t xml:space="preserve"> </w:t>
            </w:r>
            <w:r w:rsidRPr="00F760BD">
              <w:rPr>
                <w:color w:val="7F007F"/>
              </w:rPr>
              <w:t>checkoutname</w:t>
            </w:r>
            <w:r w:rsidRPr="00F760BD">
              <w:rPr>
                <w:color w:val="000000"/>
              </w:rPr>
              <w:t>=</w:t>
            </w:r>
            <w:r w:rsidRPr="00F760BD">
              <w:rPr>
                <w:i/>
                <w:iCs/>
              </w:rPr>
              <w:t>"${'OrderSummary'}"</w:t>
            </w:r>
            <w:r w:rsidRPr="00F760BD">
              <w:rPr>
                <w:color w:val="008080"/>
              </w:rPr>
              <w:t>/&gt;</w:t>
            </w:r>
          </w:p>
        </w:tc>
      </w:tr>
    </w:tbl>
    <w:p w:rsidR="00B54007" w:rsidRDefault="00B54007" w:rsidP="005C1822">
      <w:pPr>
        <w:pStyle w:val="BodyText"/>
        <w:numPr>
          <w:ilvl w:val="0"/>
          <w:numId w:val="93"/>
        </w:numPr>
      </w:pPr>
      <w:r>
        <w:lastRenderedPageBreak/>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"${!pdict.CurrentForms.multishipping.entered.value}"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"3"</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iselse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ischeckoutprogressindicator</w:t>
            </w:r>
            <w:r w:rsidRPr="00F760BD">
              <w:rPr>
                <w:rFonts w:eastAsia="Times New Roman" w:cs="Consolas"/>
                <w:sz w:val="20"/>
                <w:szCs w:val="20"/>
              </w:rPr>
              <w:t xml:space="preserve"> </w:t>
            </w:r>
            <w:r w:rsidRPr="00F760BD">
              <w:rPr>
                <w:rFonts w:eastAsia="Times New Roman" w:cs="Consolas"/>
                <w:color w:val="7F007F"/>
                <w:sz w:val="20"/>
                <w:szCs w:val="20"/>
              </w:rPr>
              <w:t>step</w:t>
            </w:r>
            <w:r w:rsidRPr="00F760BD">
              <w:rPr>
                <w:rFonts w:eastAsia="Times New Roman" w:cs="Consolas"/>
                <w:color w:val="000000"/>
                <w:sz w:val="20"/>
                <w:szCs w:val="20"/>
              </w:rPr>
              <w:t>=</w:t>
            </w:r>
            <w:r w:rsidRPr="00F760BD">
              <w:rPr>
                <w:rFonts w:eastAsia="Times New Roman" w:cs="Consolas"/>
                <w:i/>
                <w:iCs/>
                <w:color w:val="2A00FF"/>
                <w:sz w:val="20"/>
                <w:szCs w:val="20"/>
              </w:rPr>
              <w:t>"4"</w:t>
            </w:r>
            <w:r w:rsidRPr="00F760BD">
              <w:rPr>
                <w:rFonts w:eastAsia="Times New Roman" w:cs="Consolas"/>
                <w:sz w:val="20"/>
                <w:szCs w:val="20"/>
              </w:rPr>
              <w:t xml:space="preserve"> </w:t>
            </w:r>
            <w:r w:rsidRPr="00F760BD">
              <w:rPr>
                <w:rFonts w:eastAsia="Times New Roman" w:cs="Consolas"/>
                <w:color w:val="7F007F"/>
                <w:sz w:val="20"/>
                <w:szCs w:val="20"/>
              </w:rPr>
              <w:t>multishipping</w:t>
            </w:r>
            <w:r w:rsidRPr="00F760BD">
              <w:rPr>
                <w:rFonts w:eastAsia="Times New Roman" w:cs="Consolas"/>
                <w:color w:val="000000"/>
                <w:sz w:val="20"/>
                <w:szCs w:val="20"/>
              </w:rPr>
              <w:t>=</w:t>
            </w:r>
            <w:r w:rsidRPr="00F760BD">
              <w:rPr>
                <w:rFonts w:eastAsia="Times New Roman" w:cs="Consolas"/>
                <w:i/>
                <w:iCs/>
                <w:color w:val="2A00FF"/>
                <w:sz w:val="20"/>
                <w:szCs w:val="20"/>
              </w:rPr>
              <w:t>"true"</w:t>
            </w:r>
            <w:r w:rsidRPr="00F760BD">
              <w:rPr>
                <w:rFonts w:eastAsia="Times New Roman" w:cs="Consolas"/>
                <w:sz w:val="20"/>
                <w:szCs w:val="20"/>
              </w:rPr>
              <w:t xml:space="preserve"> </w:t>
            </w:r>
            <w:r w:rsidRPr="00F760BD">
              <w:rPr>
                <w:rFonts w:eastAsia="Times New Roman" w:cs="Consolas"/>
                <w:color w:val="7F007F"/>
                <w:sz w:val="20"/>
                <w:szCs w:val="20"/>
              </w:rPr>
              <w:t>rendershipping</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.productLineItems.size() == 0 ? 'false' : 'true'}"</w:t>
            </w:r>
            <w:r w:rsidRPr="00F760BD">
              <w:rPr>
                <w:rFonts w:eastAsia="Times New Roman" w:cs="Consolas"/>
                <w:color w:val="008080"/>
                <w:sz w:val="20"/>
                <w:szCs w:val="20"/>
              </w:rPr>
              <w:t>/&gt;</w:t>
            </w:r>
          </w:p>
          <w:p w:rsidR="00B54007" w:rsidRDefault="00B54007" w:rsidP="005C1822">
            <w:pPr>
              <w:pStyle w:val="BodyText"/>
            </w:pPr>
            <w:r w:rsidRPr="00F760BD">
              <w:rPr>
                <w:color w:val="000000"/>
              </w:rPr>
              <w:tab/>
            </w:r>
            <w:r w:rsidRPr="00F760BD">
              <w:rPr>
                <w:color w:val="008080"/>
              </w:rPr>
              <w:t>&lt;/</w:t>
            </w:r>
            <w:r w:rsidRPr="00F760BD">
              <w:rPr>
                <w:highlight w:val="lightGray"/>
              </w:rPr>
              <w:t>isif</w:t>
            </w:r>
            <w:r w:rsidRPr="00F760BD">
              <w:rPr>
                <w:color w:val="008080"/>
              </w:rPr>
              <w:t>&gt;</w:t>
            </w:r>
          </w:p>
        </w:tc>
      </w:tr>
    </w:tbl>
    <w:p w:rsidR="00B54007" w:rsidRDefault="00B54007" w:rsidP="005C1822">
      <w:pPr>
        <w:pStyle w:val="BodyText"/>
        <w:numPr>
          <w:ilvl w:val="0"/>
          <w:numId w:val="93"/>
        </w:numPr>
      </w:pPr>
      <w:r>
        <w:t>Add condition for secure acceptance error by replacing  place order error with below code</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"${pdict.CurrentHttpParameterMap.SecureAcceptanceError != null &amp;&amp; !empty(pdict.CurrentHttpParameterMap.SecureAcceptanceError.stringValue)}"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${Resource.msg('confirm.error.technical','checkout',null)}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iselseif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"${pdict.PlaceOrderError != null}"</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${Resource.msg(pdict.PlaceOrderError.code,'checkout',null)}</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firstLine="720"/>
              <w:rPr>
                <w:rFonts w:eastAsia="Times New Roman" w:cs="Consolas"/>
                <w:sz w:val="20"/>
                <w:szCs w:val="20"/>
                <w:highlight w:val="yellow"/>
              </w:rPr>
            </w:pPr>
            <w:r w:rsidRPr="00F760BD">
              <w:rPr>
                <w:rFonts w:eastAsia="Times New Roman" w:cs="Consolas"/>
                <w:color w:val="000000"/>
                <w:sz w:val="20"/>
                <w:szCs w:val="20"/>
              </w:rPr>
              <w:t xml:space="preserve">    </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highlight w:val="yellow"/>
              </w:rPr>
              <w:t>&lt;/</w:t>
            </w:r>
            <w:r w:rsidRPr="00F760BD">
              <w:rPr>
                <w:highlight w:val="yellow"/>
              </w:rPr>
              <w:t>isif</w:t>
            </w:r>
            <w:r w:rsidRPr="00F760BD">
              <w:rPr>
                <w:color w:val="008080"/>
                <w:highlight w:val="yellow"/>
              </w:rPr>
              <w:t>&gt;</w:t>
            </w:r>
          </w:p>
        </w:tc>
      </w:tr>
    </w:tbl>
    <w:p w:rsidR="00B54007" w:rsidRDefault="00B54007" w:rsidP="005C1822">
      <w:pPr>
        <w:pStyle w:val="BodyText"/>
        <w:numPr>
          <w:ilvl w:val="0"/>
          <w:numId w:val="93"/>
        </w:numPr>
      </w:pPr>
      <w:r>
        <w:t xml:space="preserve">Replace </w:t>
      </w:r>
      <w:r w:rsidRPr="002471EE">
        <w:t>pdict.Basket</w:t>
      </w:r>
      <w:r>
        <w:t xml:space="preserve"> with </w:t>
      </w:r>
      <w:r w:rsidRPr="002471EE">
        <w:t>LineCntr</w:t>
      </w:r>
      <w:r>
        <w:t xml:space="preserve"> at below places</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each shipment</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"${0}"</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sz w:val="20"/>
                <w:szCs w:val="20"/>
              </w:rPr>
              <w:t xml:space="preserve"> </w:t>
            </w:r>
            <w:r w:rsidRPr="00F760BD">
              <w:rPr>
                <w:rFonts w:eastAsia="Times New Roman" w:cs="Consolas"/>
                <w:color w:val="7F007F"/>
                <w:sz w:val="20"/>
                <w:szCs w:val="20"/>
              </w:rPr>
              <w:t>items</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.shipments}"</w:t>
            </w:r>
            <w:r w:rsidRPr="00F760BD">
              <w:rPr>
                <w:rFonts w:eastAsia="Times New Roman" w:cs="Consolas"/>
                <w:sz w:val="20"/>
                <w:szCs w:val="20"/>
              </w:rPr>
              <w:t xml:space="preserve"> </w:t>
            </w:r>
            <w:r w:rsidRPr="00F760BD">
              <w:rPr>
                <w:rFonts w:eastAsia="Times New Roman" w:cs="Consolas"/>
                <w:color w:val="7F007F"/>
                <w:sz w:val="20"/>
                <w:szCs w:val="20"/>
              </w:rPr>
              <w:t>var</w:t>
            </w:r>
            <w:r w:rsidRPr="00F760BD">
              <w:rPr>
                <w:rFonts w:eastAsia="Times New Roman" w:cs="Consolas"/>
                <w:color w:val="000000"/>
                <w:sz w:val="20"/>
                <w:szCs w:val="20"/>
              </w:rPr>
              <w:t>=</w:t>
            </w:r>
            <w:r w:rsidRPr="00F760BD">
              <w:rPr>
                <w:rFonts w:eastAsia="Times New Roman" w:cs="Consolas"/>
                <w:i/>
                <w:iCs/>
                <w:color w:val="2A00FF"/>
                <w:sz w:val="20"/>
                <w:szCs w:val="20"/>
              </w:rPr>
              <w:t>"shipment"</w:t>
            </w:r>
            <w:r w:rsidRPr="00F760BD">
              <w:rPr>
                <w:rFonts w:eastAsia="Times New Roman" w:cs="Consolas"/>
                <w:sz w:val="20"/>
                <w:szCs w:val="20"/>
              </w:rPr>
              <w:t xml:space="preserve"> </w:t>
            </w:r>
            <w:r w:rsidRPr="00F760BD">
              <w:rPr>
                <w:rFonts w:eastAsia="Times New Roman" w:cs="Consolas"/>
                <w:color w:val="7F007F"/>
                <w:sz w:val="20"/>
                <w:szCs w:val="20"/>
              </w:rPr>
              <w:t>status</w:t>
            </w:r>
            <w:r w:rsidRPr="00F760BD">
              <w:rPr>
                <w:rFonts w:eastAsia="Times New Roman" w:cs="Consolas"/>
                <w:color w:val="000000"/>
                <w:sz w:val="20"/>
                <w:szCs w:val="20"/>
              </w:rPr>
              <w:t>=</w:t>
            </w:r>
            <w:r w:rsidRPr="00F760BD">
              <w:rPr>
                <w:rFonts w:eastAsia="Times New Roman" w:cs="Consolas"/>
                <w:i/>
                <w:iCs/>
                <w:color w:val="2A00FF"/>
                <w:sz w:val="20"/>
                <w:szCs w:val="20"/>
              </w:rPr>
              <w:t>"shipmentloopstate"</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sz w:val="20"/>
                <w:szCs w:val="20"/>
              </w:rPr>
              <w:t xml:space="preserve"> </w:t>
            </w:r>
            <w:r w:rsidRPr="00F760BD">
              <w:rPr>
                <w:rFonts w:eastAsia="Times New Roman" w:cs="Consolas"/>
                <w:color w:val="7F007F"/>
                <w:sz w:val="20"/>
                <w:szCs w:val="20"/>
              </w:rPr>
              <w:t>condition</w:t>
            </w:r>
            <w:r w:rsidRPr="00F760BD">
              <w:rPr>
                <w:rFonts w:eastAsia="Times New Roman" w:cs="Consolas"/>
                <w:color w:val="000000"/>
                <w:sz w:val="20"/>
                <w:szCs w:val="20"/>
              </w:rPr>
              <w:t>=</w:t>
            </w:r>
            <w:r w:rsidRPr="00F760BD">
              <w:rPr>
                <w:rFonts w:eastAsia="Times New Roman" w:cs="Consolas"/>
                <w:i/>
                <w:iCs/>
                <w:color w:val="2A00FF"/>
                <w:sz w:val="20"/>
                <w:szCs w:val="20"/>
              </w:rPr>
              <w:t>"${shipment.productLineItems.size() &gt; 0 || shipment.giftCertificateLineItems.size() &gt; 0}"</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isset</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"shipmentCount"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"${shipmentCount+1}"</w:t>
            </w:r>
            <w:r w:rsidRPr="00F760BD">
              <w:rPr>
                <w:rFonts w:eastAsia="Times New Roman" w:cs="Consolas"/>
                <w:sz w:val="20"/>
                <w:szCs w:val="20"/>
              </w:rPr>
              <w:t xml:space="preserve"> </w:t>
            </w:r>
            <w:r w:rsidRPr="00F760BD">
              <w:rPr>
                <w:rFonts w:eastAsia="Times New Roman" w:cs="Consolas"/>
                <w:color w:val="7F007F"/>
                <w:sz w:val="20"/>
                <w:szCs w:val="20"/>
              </w:rPr>
              <w:t>scope</w:t>
            </w:r>
            <w:r w:rsidRPr="00F760BD">
              <w:rPr>
                <w:rFonts w:eastAsia="Times New Roman" w:cs="Consolas"/>
                <w:color w:val="000000"/>
                <w:sz w:val="20"/>
                <w:szCs w:val="20"/>
              </w:rPr>
              <w:t>=</w:t>
            </w:r>
            <w:r w:rsidRPr="00F760BD">
              <w:rPr>
                <w:rFonts w:eastAsia="Times New Roman" w:cs="Consolas"/>
                <w:i/>
                <w:iCs/>
                <w:color w:val="2A00FF"/>
                <w:sz w:val="20"/>
                <w:szCs w:val="20"/>
              </w:rPr>
              <w:t>"page"</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isif</w:t>
            </w:r>
            <w:r w:rsidRPr="00F760BD">
              <w:t xml:space="preserve"> </w:t>
            </w:r>
            <w:r w:rsidRPr="00F760BD">
              <w:rPr>
                <w:color w:val="7F007F"/>
              </w:rPr>
              <w:t>condition</w:t>
            </w:r>
            <w:r w:rsidRPr="00F760BD">
              <w:rPr>
                <w:color w:val="000000"/>
              </w:rPr>
              <w:t>=</w:t>
            </w:r>
            <w:r w:rsidRPr="00F760BD">
              <w:t>"${</w:t>
            </w:r>
            <w:r w:rsidRPr="00F760BD">
              <w:rPr>
                <w:highlight w:val="yellow"/>
              </w:rPr>
              <w:t>LineCntr</w:t>
            </w:r>
            <w:r w:rsidRPr="00F760BD">
              <w:t>.shipments.size() &gt; 1}"</w:t>
            </w:r>
            <w:r w:rsidRPr="00F760BD">
              <w:rPr>
                <w:color w:val="008080"/>
              </w:rPr>
              <w:t>&gt;</w:t>
            </w:r>
          </w:p>
          <w:p w:rsidR="00B54007" w:rsidRPr="00F760BD" w:rsidRDefault="00B54007" w:rsidP="005C1822">
            <w:pPr>
              <w:pStyle w:val="BodyText"/>
            </w:pPr>
          </w:p>
          <w:p w:rsidR="00B54007" w:rsidRPr="00F760BD" w:rsidRDefault="00B54007" w:rsidP="005C1822">
            <w:pPr>
              <w:pStyle w:val="BodyText"/>
            </w:pPr>
            <w:r w:rsidRPr="00F760BD">
              <w:t>. . . . .</w:t>
            </w:r>
          </w:p>
          <w:p w:rsidR="00B54007" w:rsidRPr="00F760BD" w:rsidRDefault="00B54007" w:rsidP="005C1822">
            <w:pPr>
              <w:pStyle w:val="BodyText"/>
            </w:pPr>
            <w:r w:rsidRPr="00F760BD">
              <w:t xml:space="preserve">. . . &lt;existing code&gt;. . . </w:t>
            </w:r>
          </w:p>
          <w:p w:rsidR="00B54007" w:rsidRPr="00F760BD" w:rsidRDefault="00B54007" w:rsidP="005C1822">
            <w:pPr>
              <w:pStyle w:val="BodyText"/>
            </w:pPr>
            <w:r w:rsidRPr="00F760BD">
              <w:t xml:space="preserve"> . . . . </w:t>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r w:rsidRPr="00F760BD">
              <w:rPr>
                <w:rFonts w:eastAsia="Times New Roman" w:cs="Consolas"/>
                <w:color w:val="000000"/>
                <w:sz w:val="20"/>
                <w:szCs w:val="20"/>
              </w:rPr>
              <w:t>RENDER COUPON/ORDER DISCOUNTS</w:t>
            </w:r>
            <w:r w:rsidRPr="00F760BD">
              <w:rPr>
                <w:rFonts w:eastAsia="Times New Roman" w:cs="Consolas"/>
                <w:color w:val="008080"/>
                <w:sz w:val="20"/>
                <w:szCs w:val="20"/>
              </w:rPr>
              <w:t>&lt;/</w:t>
            </w:r>
            <w:r w:rsidRPr="00F760BD">
              <w:rPr>
                <w:rFonts w:eastAsia="Times New Roman" w:cs="Consolas"/>
                <w:color w:val="3F7F7F"/>
                <w:sz w:val="20"/>
                <w:szCs w:val="20"/>
                <w:highlight w:val="lightGray"/>
              </w:rPr>
              <w:t>iscomment</w:t>
            </w:r>
            <w:r w:rsidRPr="00F760BD">
              <w:rPr>
                <w:rFonts w:eastAsia="Times New Roman" w:cs="Consolas"/>
                <w:color w:val="008080"/>
                <w:sz w:val="20"/>
                <w:szCs w:val="20"/>
              </w:rPr>
              <w:t>&gt;</w:t>
            </w:r>
          </w:p>
          <w:p w:rsidR="00B54007" w:rsidRPr="00F760BD" w:rsidRDefault="00B54007" w:rsidP="005C1822">
            <w:pPr>
              <w:pStyle w:val="BodyText"/>
              <w:rPr>
                <w:color w:val="008080"/>
              </w:rPr>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.couponLineItems}" </w:t>
            </w:r>
            <w:r w:rsidRPr="00F760BD">
              <w:rPr>
                <w:color w:val="7F007F"/>
              </w:rPr>
              <w:lastRenderedPageBreak/>
              <w:t>var</w:t>
            </w:r>
            <w:r w:rsidRPr="00F760BD">
              <w:rPr>
                <w:color w:val="000000"/>
              </w:rPr>
              <w:t>=</w:t>
            </w:r>
            <w:r w:rsidRPr="00F760BD">
              <w:t xml:space="preserve">"couponLineItem" </w:t>
            </w:r>
            <w:r w:rsidRPr="00F760BD">
              <w:rPr>
                <w:color w:val="7F007F"/>
              </w:rPr>
              <w:t>status</w:t>
            </w:r>
            <w:r w:rsidRPr="00F760BD">
              <w:rPr>
                <w:color w:val="000000"/>
              </w:rPr>
              <w:t>=</w:t>
            </w:r>
            <w:r w:rsidRPr="00F760BD">
              <w:t>"cliloopstate"</w:t>
            </w:r>
            <w:r w:rsidRPr="00F760BD">
              <w:rPr>
                <w:color w:val="008080"/>
              </w:rPr>
              <w:t>&gt;</w:t>
            </w:r>
          </w:p>
          <w:p w:rsidR="00B54007" w:rsidRPr="00F760BD" w:rsidRDefault="00B54007" w:rsidP="005C1822">
            <w:pPr>
              <w:pStyle w:val="BodyText"/>
            </w:pPr>
            <w:r w:rsidRPr="00F760BD">
              <w:t xml:space="preserve"> . . . .</w:t>
            </w:r>
          </w:p>
          <w:p w:rsidR="00B54007" w:rsidRPr="00F760BD" w:rsidRDefault="00B54007" w:rsidP="005C1822">
            <w:pPr>
              <w:pStyle w:val="BodyText"/>
            </w:pPr>
            <w:r w:rsidRPr="00F760BD">
              <w:t xml:space="preserve"> . . &lt;existing code&gt;. .</w:t>
            </w:r>
          </w:p>
          <w:p w:rsidR="00B54007" w:rsidRDefault="00B54007" w:rsidP="005C1822">
            <w:pPr>
              <w:pStyle w:val="BodyText"/>
            </w:pPr>
            <w:r w:rsidRPr="00F760BD">
              <w:t xml:space="preserve"> . . . .</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"item-total"</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sz w:val="20"/>
                <w:szCs w:val="20"/>
              </w:rPr>
              <w:t xml:space="preserve"> </w:t>
            </w:r>
            <w:r>
              <w:rPr>
                <w:rFonts w:ascii="Consolas" w:eastAsia="Times New Roman" w:hAnsi="Consolas" w:cs="Consolas"/>
                <w:color w:val="7F007F"/>
                <w:sz w:val="20"/>
                <w:szCs w:val="20"/>
              </w:rPr>
              <w:t>condition</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"${couponLineItem.applied}"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iselse</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"coupon-not-applied"</w:t>
            </w:r>
            <w:r>
              <w:rPr>
                <w:rFonts w:ascii="Consolas" w:eastAsia="Times New Roman" w:hAnsi="Consolas" w:cs="Consolas"/>
                <w:color w:val="008080"/>
                <w:sz w:val="20"/>
                <w:szCs w:val="20"/>
              </w:rPr>
              <w:t>&gt;</w:t>
            </w:r>
            <w:r>
              <w:rPr>
                <w:rFonts w:ascii="Consolas" w:eastAsia="Times New Roman" w:hAnsi="Consolas" w:cs="Consolas"/>
                <w:color w:val="000000"/>
                <w:sz w:val="20"/>
                <w:szCs w:val="20"/>
              </w:rPr>
              <w:t>${Resource.msg('summary.notapplied','checkout',null)}</w:t>
            </w:r>
            <w:r>
              <w:rPr>
                <w:rFonts w:ascii="Consolas" w:eastAsia="Times New Roman" w:hAnsi="Consolas" w:cs="Consolas"/>
                <w:color w:val="008080"/>
                <w:sz w:val="20"/>
                <w:szCs w:val="20"/>
              </w:rPr>
              <w:t>&lt;/</w:t>
            </w:r>
            <w:r>
              <w:rPr>
                <w:rFonts w:ascii="Consolas" w:eastAsia="Times New Roman" w:hAnsi="Consolas" w:cs="Consolas"/>
                <w:color w:val="3F7F7F"/>
                <w:sz w:val="20"/>
                <w:szCs w:val="20"/>
              </w:rPr>
              <w:t>span</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Pr>
                <w:rFonts w:ascii="Consolas" w:eastAsia="Times New Roman" w:hAnsi="Consolas" w:cs="Consolas"/>
                <w:color w:val="3F7F7F"/>
                <w:sz w:val="20"/>
                <w:szCs w:val="20"/>
              </w:rPr>
              <w:t>isif</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0000"/>
                <w:sz w:val="20"/>
                <w:szCs w:val="20"/>
              </w:rPr>
              <w:tab/>
            </w:r>
            <w:r>
              <w:rPr>
                <w:rFonts w:ascii="Consolas" w:eastAsia="Times New Roman" w:hAnsi="Consolas" w:cs="Consolas"/>
                <w:color w:val="008080"/>
                <w:sz w:val="20"/>
                <w:szCs w:val="20"/>
              </w:rPr>
              <w:t>&lt;/</w:t>
            </w:r>
            <w:r w:rsidRPr="00B54007">
              <w:rPr>
                <w:rFonts w:ascii="Consolas" w:eastAsia="Times New Roman" w:hAnsi="Consolas" w:cs="Consolas"/>
                <w:color w:val="3F7F7F"/>
                <w:sz w:val="20"/>
                <w:szCs w:val="20"/>
                <w:highlight w:val="lightGray"/>
              </w:rPr>
              <w:t>td</w:t>
            </w:r>
            <w:r>
              <w:rPr>
                <w:rFonts w:ascii="Consolas" w:eastAsia="Times New Roman" w:hAnsi="Consolas" w:cs="Consolas"/>
                <w:color w:val="008080"/>
                <w:sz w:val="20"/>
                <w:szCs w:val="20"/>
              </w:rPr>
              <w:t>&gt;</w:t>
            </w:r>
          </w:p>
          <w:p w:rsidR="00B54007" w:rsidRDefault="00B54007" w:rsidP="00E57B51">
            <w:pPr>
              <w:autoSpaceDE w:val="0"/>
              <w:autoSpaceDN w:val="0"/>
              <w:adjustRightInd w:val="0"/>
              <w:spacing w:after="0" w:line="240" w:lineRule="auto"/>
              <w:rPr>
                <w:rFonts w:ascii="Consolas" w:eastAsia="Times New Roman" w:hAnsi="Consolas" w:cs="Consolas"/>
                <w:sz w:val="20"/>
                <w:szCs w:val="20"/>
              </w:rPr>
            </w:pPr>
          </w:p>
          <w:p w:rsidR="00B54007" w:rsidRPr="00F760BD" w:rsidRDefault="00B54007" w:rsidP="005C1822">
            <w:pPr>
              <w:pStyle w:val="BodyText"/>
              <w:rPr>
                <w:color w:val="008080"/>
              </w:rPr>
            </w:pPr>
            <w:r>
              <w:tab/>
            </w:r>
            <w:r>
              <w:tab/>
            </w:r>
            <w:r>
              <w:tab/>
            </w:r>
            <w:r>
              <w:tab/>
            </w:r>
            <w:r>
              <w:tab/>
            </w:r>
            <w:r>
              <w:rPr>
                <w:color w:val="008080"/>
              </w:rPr>
              <w:t>&lt;/</w:t>
            </w:r>
            <w:r>
              <w:rPr>
                <w:color w:val="3F7F7F"/>
              </w:rPr>
              <w:t>tr</w:t>
            </w:r>
            <w:r>
              <w:rPr>
                <w:color w:val="008080"/>
              </w:rPr>
              <w:t>&gt;</w:t>
            </w:r>
            <w:r w:rsidRPr="00F760BD">
              <w:rPr>
                <w:color w:val="008080"/>
              </w:rPr>
              <w:tab/>
            </w: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rPr>
              <w:t>isif</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Pr="00F760BD" w:rsidRDefault="00B54007" w:rsidP="00E57B51">
            <w:pPr>
              <w:autoSpaceDE w:val="0"/>
              <w:autoSpaceDN w:val="0"/>
              <w:adjustRightInd w:val="0"/>
              <w:spacing w:after="0" w:line="240" w:lineRule="auto"/>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isloop</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rPr>
                <w:rFonts w:eastAsia="Times New Roman" w:cs="Consolas"/>
                <w:sz w:val="20"/>
                <w:szCs w:val="20"/>
              </w:rPr>
            </w:pPr>
          </w:p>
          <w:p w:rsidR="00B54007" w:rsidRDefault="00B54007" w:rsidP="005C1822">
            <w:pPr>
              <w:pStyle w:val="BodyText"/>
            </w:pPr>
            <w:r w:rsidRPr="00F760BD">
              <w:rPr>
                <w:color w:val="000000"/>
              </w:rPr>
              <w:tab/>
            </w:r>
            <w:r w:rsidRPr="00F760BD">
              <w:rPr>
                <w:color w:val="000000"/>
              </w:rPr>
              <w:tab/>
            </w:r>
            <w:r w:rsidRPr="00F760BD">
              <w:rPr>
                <w:color w:val="000000"/>
              </w:rPr>
              <w:tab/>
            </w:r>
            <w:r w:rsidRPr="00F760BD">
              <w:rPr>
                <w:color w:val="008080"/>
              </w:rPr>
              <w:t>&lt;</w:t>
            </w:r>
            <w:r w:rsidRPr="00F760BD">
              <w:rPr>
                <w:color w:val="3F7F7F"/>
              </w:rPr>
              <w:t>isloop</w:t>
            </w:r>
            <w:r w:rsidRPr="00F760BD">
              <w:t xml:space="preserve"> </w:t>
            </w:r>
            <w:r w:rsidRPr="00F760BD">
              <w:rPr>
                <w:color w:val="7F007F"/>
              </w:rPr>
              <w:t>items</w:t>
            </w:r>
            <w:r w:rsidRPr="00F760BD">
              <w:rPr>
                <w:color w:val="000000"/>
              </w:rPr>
              <w:t>=</w:t>
            </w:r>
            <w:r w:rsidRPr="00F760BD">
              <w:t>"${</w:t>
            </w:r>
            <w:r w:rsidRPr="00F760BD">
              <w:rPr>
                <w:highlight w:val="yellow"/>
              </w:rPr>
              <w:t>LineCntr</w:t>
            </w:r>
            <w:r w:rsidRPr="00F760BD">
              <w:t xml:space="preserve">.priceAdjustments}" </w:t>
            </w:r>
            <w:r w:rsidRPr="00F760BD">
              <w:rPr>
                <w:color w:val="7F007F"/>
              </w:rPr>
              <w:t>var</w:t>
            </w:r>
            <w:r w:rsidRPr="00F760BD">
              <w:rPr>
                <w:color w:val="000000"/>
              </w:rPr>
              <w:t>=</w:t>
            </w:r>
            <w:r w:rsidRPr="00F760BD">
              <w:t xml:space="preserve">"priceAdjustment" </w:t>
            </w:r>
            <w:r w:rsidRPr="00F760BD">
              <w:rPr>
                <w:color w:val="7F007F"/>
              </w:rPr>
              <w:t>status</w:t>
            </w:r>
            <w:r w:rsidRPr="00F760BD">
              <w:rPr>
                <w:color w:val="000000"/>
              </w:rPr>
              <w:t>=</w:t>
            </w:r>
            <w:r w:rsidRPr="00F760BD">
              <w:t>"cliloopstate"</w:t>
            </w:r>
            <w:r w:rsidRPr="00F760BD">
              <w:rPr>
                <w:color w:val="008080"/>
              </w:rPr>
              <w:t>&gt;</w:t>
            </w:r>
          </w:p>
        </w:tc>
      </w:tr>
    </w:tbl>
    <w:p w:rsidR="00B54007" w:rsidRDefault="00B54007" w:rsidP="005C1822">
      <w:pPr>
        <w:pStyle w:val="BodyText"/>
        <w:numPr>
          <w:ilvl w:val="0"/>
          <w:numId w:val="93"/>
        </w:numPr>
      </w:pPr>
      <w:r>
        <w:lastRenderedPageBreak/>
        <w:t xml:space="preserve">Update with  below section for  Klarna/Secure acceptance Iframe and device fingerprint related changes </w:t>
      </w:r>
    </w:p>
    <w:tbl>
      <w:tblPr>
        <w:tblStyle w:val="TableGrid"/>
        <w:tblW w:w="0" w:type="auto"/>
        <w:tblLook w:val="04A0" w:firstRow="1" w:lastRow="0" w:firstColumn="1" w:lastColumn="0" w:noHBand="0" w:noVBand="1"/>
      </w:tblPr>
      <w:tblGrid>
        <w:gridCol w:w="10296"/>
      </w:tblGrid>
      <w:tr w:rsidR="00B54007" w:rsidTr="00E57B51">
        <w:tc>
          <w:tcPr>
            <w:tcW w:w="10296" w:type="dxa"/>
          </w:tcPr>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"order-summary-footer"</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"place-order-totals"</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isordertotals</w:t>
            </w:r>
            <w:r w:rsidRPr="00F760BD">
              <w:rPr>
                <w:rFonts w:eastAsia="Times New Roman" w:cs="Consolas"/>
                <w:sz w:val="20"/>
                <w:szCs w:val="20"/>
              </w:rPr>
              <w:t xml:space="preserve"> </w:t>
            </w:r>
            <w:r w:rsidRPr="00F760BD">
              <w:rPr>
                <w:rFonts w:eastAsia="Times New Roman" w:cs="Consolas"/>
                <w:color w:val="7F007F"/>
                <w:sz w:val="20"/>
                <w:szCs w:val="20"/>
              </w:rPr>
              <w:t>p_lineitemctnr</w:t>
            </w:r>
            <w:r w:rsidRPr="00F760BD">
              <w:rPr>
                <w:rFonts w:eastAsia="Times New Roman" w:cs="Consolas"/>
                <w:color w:val="000000"/>
                <w:sz w:val="20"/>
                <w:szCs w:val="20"/>
              </w:rPr>
              <w:t>=</w:t>
            </w:r>
            <w:r w:rsidRPr="00F760BD">
              <w:rPr>
                <w:rFonts w:eastAsia="Times New Roman" w:cs="Consolas"/>
                <w:i/>
                <w:iCs/>
                <w:color w:val="2A00FF"/>
                <w:sz w:val="20"/>
                <w:szCs w:val="20"/>
              </w:rPr>
              <w:t>"${</w:t>
            </w:r>
            <w:r w:rsidRPr="00F760BD">
              <w:rPr>
                <w:rFonts w:eastAsia="Times New Roman" w:cs="Consolas"/>
                <w:i/>
                <w:iCs/>
                <w:color w:val="2A00FF"/>
                <w:sz w:val="20"/>
                <w:szCs w:val="20"/>
                <w:highlight w:val="yellow"/>
              </w:rPr>
              <w:t>LineCntr</w:t>
            </w:r>
            <w:r w:rsidRPr="00F760BD">
              <w:rPr>
                <w:rFonts w:eastAsia="Times New Roman" w:cs="Consolas"/>
                <w:i/>
                <w:iCs/>
                <w:color w:val="2A00FF"/>
                <w:sz w:val="20"/>
                <w:szCs w:val="20"/>
              </w:rPr>
              <w:t>}"</w:t>
            </w:r>
            <w:r w:rsidRPr="00F760BD">
              <w:rPr>
                <w:rFonts w:eastAsia="Times New Roman" w:cs="Consolas"/>
                <w:sz w:val="20"/>
                <w:szCs w:val="20"/>
              </w:rPr>
              <w:t xml:space="preserve"> </w:t>
            </w:r>
            <w:r w:rsidRPr="00F760BD">
              <w:rPr>
                <w:rFonts w:eastAsia="Times New Roman" w:cs="Consolas"/>
                <w:color w:val="7F007F"/>
                <w:sz w:val="20"/>
                <w:szCs w:val="20"/>
              </w:rPr>
              <w:t>p_showshipmentinfo</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p_shipmenteditable</w:t>
            </w:r>
            <w:r w:rsidRPr="00F760BD">
              <w:rPr>
                <w:rFonts w:eastAsia="Times New Roman" w:cs="Consolas"/>
                <w:color w:val="000000"/>
                <w:sz w:val="20"/>
                <w:szCs w:val="20"/>
              </w:rPr>
              <w:t>=</w:t>
            </w:r>
            <w:r w:rsidRPr="00F760BD">
              <w:rPr>
                <w:rFonts w:eastAsia="Times New Roman" w:cs="Consolas"/>
                <w:i/>
                <w:iCs/>
                <w:color w:val="2A00FF"/>
                <w:sz w:val="20"/>
                <w:szCs w:val="20"/>
              </w:rPr>
              <w:t>"${false}"</w:t>
            </w:r>
            <w:r w:rsidRPr="00F760BD">
              <w:rPr>
                <w:rFonts w:eastAsia="Times New Roman" w:cs="Consolas"/>
                <w:sz w:val="20"/>
                <w:szCs w:val="20"/>
              </w:rPr>
              <w:t xml:space="preserve"> </w:t>
            </w:r>
            <w:r w:rsidRPr="00F760BD">
              <w:rPr>
                <w:rFonts w:eastAsia="Times New Roman" w:cs="Consolas"/>
                <w:color w:val="7F007F"/>
                <w:sz w:val="20"/>
                <w:szCs w:val="20"/>
              </w:rPr>
              <w:t>p_totallabel</w:t>
            </w:r>
            <w:r w:rsidRPr="00F760BD">
              <w:rPr>
                <w:rFonts w:eastAsia="Times New Roman" w:cs="Consolas"/>
                <w:color w:val="000000"/>
                <w:sz w:val="20"/>
                <w:szCs w:val="20"/>
              </w:rPr>
              <w:t>=</w:t>
            </w:r>
            <w:r w:rsidRPr="00F760BD">
              <w:rPr>
                <w:rFonts w:eastAsia="Times New Roman" w:cs="Consolas"/>
                <w:i/>
                <w:iCs/>
                <w:color w:val="2A00FF"/>
                <w:sz w:val="20"/>
                <w:szCs w:val="20"/>
              </w:rPr>
              <w:t>"${Resource.msg('summary.ordertotal','checkout',null)}"</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"klarna_container"</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"auth_button"</w:t>
            </w:r>
            <w:r w:rsidRPr="00F760BD">
              <w:rPr>
                <w:rFonts w:eastAsia="Times New Roman" w:cs="Consolas"/>
                <w:color w:val="008080"/>
                <w:sz w:val="20"/>
                <w:szCs w:val="20"/>
                <w:highlight w:val="yellow"/>
              </w:rPr>
              <w:t>&gt;&lt;/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"processorToken"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value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${session.privacy.processorToken}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"${!empty(pdict.Basket)}"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form</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action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"${summaryaction}"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method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"post"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"submitOrder"</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sz w:val="20"/>
                <w:szCs w:val="20"/>
              </w:rPr>
              <w:t xml:space="preserve"> </w:t>
            </w:r>
            <w:r w:rsidRPr="00F760BD">
              <w:rPr>
                <w:rFonts w:eastAsia="Times New Roman" w:cs="Consolas"/>
                <w:color w:val="7F007F"/>
                <w:sz w:val="20"/>
                <w:szCs w:val="20"/>
              </w:rPr>
              <w:t>class</w:t>
            </w:r>
            <w:r w:rsidRPr="00F760BD">
              <w:rPr>
                <w:rFonts w:eastAsia="Times New Roman" w:cs="Consolas"/>
                <w:color w:val="000000"/>
                <w:sz w:val="20"/>
                <w:szCs w:val="20"/>
              </w:rPr>
              <w:t>=</w:t>
            </w:r>
            <w:r w:rsidRPr="00F760BD">
              <w:rPr>
                <w:rFonts w:eastAsia="Times New Roman" w:cs="Consolas"/>
                <w:i/>
                <w:iCs/>
                <w:color w:val="2A00FF"/>
                <w:sz w:val="20"/>
                <w:szCs w:val="20"/>
              </w:rPr>
              <w:t>"form-row"</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a</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"back-to-cart &lt;isif 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href="${URLUtils.url('Cart-Show')}"&gt;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isprint</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"${Resource.msg('summary.editcart','checkout',null)}"</w:t>
            </w:r>
            <w:r w:rsidRPr="00F760BD">
              <w:rPr>
                <w:rFonts w:eastAsia="Times New Roman" w:cs="Consolas"/>
                <w:sz w:val="20"/>
                <w:szCs w:val="20"/>
              </w:rPr>
              <w:t xml:space="preserve"> </w:t>
            </w:r>
            <w:r w:rsidRPr="00F760BD">
              <w:rPr>
                <w:rFonts w:eastAsia="Times New Roman" w:cs="Consolas"/>
                <w:color w:val="7F007F"/>
                <w:sz w:val="20"/>
                <w:szCs w:val="20"/>
              </w:rPr>
              <w:t>encoding</w:t>
            </w:r>
            <w:r w:rsidRPr="00F760BD">
              <w:rPr>
                <w:rFonts w:eastAsia="Times New Roman" w:cs="Consolas"/>
                <w:color w:val="000000"/>
                <w:sz w:val="20"/>
                <w:szCs w:val="20"/>
              </w:rPr>
              <w:t>=</w:t>
            </w:r>
            <w:r w:rsidRPr="00F760BD">
              <w:rPr>
                <w:rFonts w:eastAsia="Times New Roman" w:cs="Consolas"/>
                <w:i/>
                <w:iCs/>
                <w:color w:val="2A00FF"/>
                <w:sz w:val="20"/>
                <w:szCs w:val="20"/>
              </w:rPr>
              <w:t>"off"</w:t>
            </w:r>
            <w:r w:rsidRPr="00F760BD">
              <w:rPr>
                <w:rFonts w:eastAsia="Times New Roman" w:cs="Consolas"/>
                <w:sz w:val="20"/>
                <w:szCs w:val="20"/>
              </w:rPr>
              <w:t xml:space="preserve"> </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a</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"${!empty(klarnarequired) &amp;&amp; klarnarequired}"</w:t>
            </w:r>
            <w:r w:rsidRPr="00F760BD">
              <w:rPr>
                <w:rFonts w:eastAsia="Times New Roman" w:cs="Consolas"/>
                <w:sz w:val="20"/>
                <w:szCs w:val="20"/>
                <w:highlight w:val="yellow"/>
              </w:rPr>
              <w:t xml:space="preserve"> </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input</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type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"hidden"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id</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name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"klarnaAuthToken"</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button</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 xml:space="preserve">"button-fancy-large &lt;isif </w:t>
            </w:r>
            <w:r w:rsidRPr="00F760BD">
              <w:rPr>
                <w:rFonts w:eastAsia="Times New Roman" w:cs="Consolas"/>
                <w:i/>
                <w:iCs/>
                <w:color w:val="2A00FF"/>
                <w:sz w:val="20"/>
                <w:szCs w:val="20"/>
                <w:highlight w:val="yellow"/>
              </w:rPr>
              <w:lastRenderedPageBreak/>
              <w:t>condition="</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7F007F"/>
                <w:sz w:val="20"/>
                <w:szCs w:val="20"/>
                <w:highlight w:val="yellow"/>
              </w:rPr>
              <w:t>empty</w:t>
            </w:r>
            <w:r w:rsidRPr="00F760BD">
              <w:rPr>
                <w:rFonts w:eastAsia="Times New Roman" w:cs="Consolas"/>
                <w:color w:val="000000"/>
                <w:sz w:val="20"/>
                <w:szCs w:val="20"/>
                <w:highlight w:val="yellow"/>
              </w:rPr>
              <w:t>(</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 xml:space="preserve"> &amp;&amp; </w:t>
            </w:r>
            <w:r w:rsidRPr="00F760BD">
              <w:rPr>
                <w:rFonts w:eastAsia="Times New Roman" w:cs="Consolas"/>
                <w:color w:val="7F007F"/>
                <w:sz w:val="20"/>
                <w:szCs w:val="20"/>
                <w:highlight w:val="yellow"/>
              </w:rPr>
              <w:t>klarnarequired</w:t>
            </w:r>
            <w:r w:rsidRPr="00F760BD">
              <w:rPr>
                <w:rFonts w:eastAsia="Times New Roman" w:cs="Consolas"/>
                <w:color w:val="000000"/>
                <w:sz w:val="20"/>
                <w:szCs w:val="20"/>
                <w:highlight w:val="yellow"/>
              </w:rPr>
              <w:t>}</w:t>
            </w:r>
            <w:r w:rsidRPr="00F760BD">
              <w:rPr>
                <w:rFonts w:eastAsia="Times New Roman" w:cs="Consolas"/>
                <w:sz w:val="20"/>
                <w:szCs w:val="20"/>
                <w:highlight w:val="yellow"/>
              </w:rPr>
              <w:t>"</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xml:space="preserve"> hide</w:t>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 type="submit" name="submit" value="${Resource.msg('global.submitorder','locale',null)}"&gt;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t>${Resource.msg('global.submitorder','locale',null)}</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button</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highlight w:val="lightGray"/>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input</w:t>
            </w:r>
            <w:r w:rsidRPr="00F760BD">
              <w:rPr>
                <w:rFonts w:eastAsia="Times New Roman" w:cs="Consolas"/>
                <w:sz w:val="20"/>
                <w:szCs w:val="20"/>
              </w:rPr>
              <w:t xml:space="preserve"> </w:t>
            </w:r>
            <w:r w:rsidRPr="00F760BD">
              <w:rPr>
                <w:rFonts w:eastAsia="Times New Roman" w:cs="Consolas"/>
                <w:color w:val="7F007F"/>
                <w:sz w:val="20"/>
                <w:szCs w:val="20"/>
              </w:rPr>
              <w:t>type</w:t>
            </w:r>
            <w:r w:rsidRPr="00F760BD">
              <w:rPr>
                <w:rFonts w:eastAsia="Times New Roman" w:cs="Consolas"/>
                <w:color w:val="000000"/>
                <w:sz w:val="20"/>
                <w:szCs w:val="20"/>
              </w:rPr>
              <w:t>=</w:t>
            </w:r>
            <w:r w:rsidRPr="00F760BD">
              <w:rPr>
                <w:rFonts w:eastAsia="Times New Roman" w:cs="Consolas"/>
                <w:i/>
                <w:iCs/>
                <w:color w:val="2A00FF"/>
                <w:sz w:val="20"/>
                <w:szCs w:val="20"/>
              </w:rPr>
              <w:t>"hidden"</w:t>
            </w:r>
            <w:r w:rsidRPr="00F760BD">
              <w:rPr>
                <w:rFonts w:eastAsia="Times New Roman" w:cs="Consolas"/>
                <w:sz w:val="20"/>
                <w:szCs w:val="20"/>
              </w:rPr>
              <w:t xml:space="preserve"> </w:t>
            </w:r>
            <w:r w:rsidRPr="00F760BD">
              <w:rPr>
                <w:rFonts w:eastAsia="Times New Roman" w:cs="Consolas"/>
                <w:color w:val="7F007F"/>
                <w:sz w:val="20"/>
                <w:szCs w:val="20"/>
              </w:rPr>
              <w:t>name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"${dw.web.CSRFProtection.getTokenName()}"</w:t>
            </w:r>
            <w:r w:rsidRPr="00F760BD">
              <w:rPr>
                <w:rFonts w:eastAsia="Times New Roman" w:cs="Consolas"/>
                <w:sz w:val="20"/>
                <w:szCs w:val="20"/>
              </w:rPr>
              <w:t xml:space="preserve"> </w:t>
            </w:r>
            <w:r w:rsidRPr="00F760BD">
              <w:rPr>
                <w:rFonts w:eastAsia="Times New Roman" w:cs="Consolas"/>
                <w:color w:val="7F007F"/>
                <w:sz w:val="20"/>
                <w:szCs w:val="20"/>
              </w:rPr>
              <w:t>value</w:t>
            </w:r>
            <w:r w:rsidRPr="00F760BD">
              <w:rPr>
                <w:rFonts w:eastAsia="Times New Roman" w:cs="Consolas"/>
                <w:color w:val="000000"/>
                <w:sz w:val="20"/>
                <w:szCs w:val="20"/>
              </w:rPr>
              <w:t>=</w:t>
            </w:r>
            <w:r w:rsidRPr="00F760BD">
              <w:rPr>
                <w:rFonts w:eastAsia="Times New Roman" w:cs="Consolas"/>
                <w:i/>
                <w:iCs/>
                <w:color w:val="2A00FF"/>
                <w:sz w:val="20"/>
                <w:szCs w:val="20"/>
              </w:rPr>
              <w:t>"${dw.web.CSRFProtection.generateToken()}"</w:t>
            </w:r>
            <w:r w:rsidRPr="00F760BD">
              <w:rPr>
                <w:rFonts w:eastAsia="Times New Roman" w:cs="Consolas"/>
                <w:color w:val="008080"/>
                <w:sz w:val="20"/>
                <w:szCs w:val="20"/>
              </w:rPr>
              <w:t>/&gt;</w:t>
            </w:r>
            <w:r w:rsidRPr="00F760BD">
              <w:rPr>
                <w:rFonts w:eastAsia="Times New Roman" w:cs="Consolas"/>
                <w:color w:val="000000"/>
                <w:sz w:val="20"/>
                <w:szCs w:val="20"/>
              </w:rPr>
              <w:t xml:space="preserve"> </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fieldset</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form</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0000"/>
                <w:sz w:val="20"/>
                <w:szCs w:val="20"/>
              </w:rPr>
              <w:tab/>
            </w:r>
            <w:r w:rsidRPr="00F760BD">
              <w:rPr>
                <w:rFonts w:eastAsia="Times New Roman" w:cs="Consolas"/>
                <w:color w:val="000000"/>
                <w:sz w:val="20"/>
                <w:szCs w:val="20"/>
              </w:rPr>
              <w:tab/>
            </w:r>
            <w:r w:rsidRPr="00F760BD">
              <w:rPr>
                <w:rFonts w:eastAsia="Times New Roman" w:cs="Consolas"/>
                <w:color w:val="008080"/>
                <w:sz w:val="20"/>
                <w:szCs w:val="20"/>
              </w:rPr>
              <w:t>&lt;/</w:t>
            </w:r>
            <w:r w:rsidRPr="00F760BD">
              <w:rPr>
                <w:rFonts w:eastAsia="Times New Roman" w:cs="Consolas"/>
                <w:color w:val="3F7F7F"/>
                <w:sz w:val="20"/>
                <w:szCs w:val="20"/>
              </w:rPr>
              <w:t>div</w:t>
            </w:r>
            <w:r w:rsidRPr="00F760BD">
              <w:rPr>
                <w:rFonts w:eastAsia="Times New Roman" w:cs="Consolas"/>
                <w:color w:val="008080"/>
                <w:sz w:val="20"/>
                <w:szCs w:val="20"/>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"${isIFrame}"</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template</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"secureacceptance/secureAcceptanceIframeSummmary"</w:t>
            </w:r>
            <w:r w:rsidRPr="00F760BD">
              <w:rPr>
                <w:rFonts w:eastAsia="Times New Roman" w:cs="Consolas"/>
                <w:color w:val="008080"/>
                <w:sz w:val="20"/>
                <w:szCs w:val="20"/>
                <w:highlight w:val="yellow"/>
              </w:rPr>
              <w:t>/&gt;</w:t>
            </w:r>
          </w:p>
          <w:p w:rsidR="00B54007" w:rsidRPr="00F760BD" w:rsidRDefault="00B54007" w:rsidP="00E57B51">
            <w:pPr>
              <w:autoSpaceDE w:val="0"/>
              <w:autoSpaceDN w:val="0"/>
              <w:adjustRightInd w:val="0"/>
              <w:spacing w:after="0" w:line="240" w:lineRule="auto"/>
              <w:ind w:left="9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B54007" w:rsidRDefault="00B54007" w:rsidP="005C1822">
            <w:pPr>
              <w:pStyle w:val="BodyText"/>
            </w:pPr>
            <w:r w:rsidRPr="00F760BD">
              <w:rPr>
                <w:color w:val="008080"/>
              </w:rPr>
              <w:t>&lt;/</w:t>
            </w:r>
            <w:r w:rsidRPr="00F760BD">
              <w:t>isdecorate</w:t>
            </w:r>
            <w:r w:rsidRPr="00F760BD">
              <w:rPr>
                <w:color w:val="008080"/>
              </w:rPr>
              <w:t>&gt;</w:t>
            </w:r>
          </w:p>
        </w:tc>
      </w:tr>
    </w:tbl>
    <w:p w:rsidR="00B54007" w:rsidRDefault="00B54007" w:rsidP="005C1822">
      <w:pPr>
        <w:pStyle w:val="BodyText"/>
      </w:pPr>
    </w:p>
    <w:p w:rsidR="00127064" w:rsidRPr="00E33D85" w:rsidRDefault="00127064" w:rsidP="00127064">
      <w:pPr>
        <w:pStyle w:val="Heading4"/>
        <w:rPr>
          <w:rFonts w:asciiTheme="minorHAnsi" w:hAnsiTheme="minorHAnsi"/>
        </w:rPr>
      </w:pPr>
      <w:r w:rsidRPr="00E33D85">
        <w:rPr>
          <w:rFonts w:asciiTheme="minorHAnsi" w:hAnsiTheme="minorHAnsi"/>
        </w:rPr>
        <w:t xml:space="preserve">Template - </w:t>
      </w:r>
      <w:r>
        <w:rPr>
          <w:rFonts w:asciiTheme="minorHAnsi" w:hAnsiTheme="minorHAnsi"/>
        </w:rPr>
        <w:t>cart</w:t>
      </w:r>
      <w:r w:rsidRPr="00E33D85">
        <w:rPr>
          <w:rFonts w:asciiTheme="minorHAnsi" w:hAnsiTheme="minorHAnsi"/>
        </w:rPr>
        <w:t>.isml</w:t>
      </w:r>
    </w:p>
    <w:p w:rsidR="00411C89" w:rsidRPr="00127064" w:rsidRDefault="00127064" w:rsidP="005C1822">
      <w:pPr>
        <w:pStyle w:val="BodyText"/>
        <w:numPr>
          <w:ilvl w:val="0"/>
          <w:numId w:val="80"/>
        </w:numPr>
      </w:pPr>
      <w:r w:rsidRPr="00127064">
        <w:t>Add if condition to handle PlaceOrder error on cart page inside cart-banner</w:t>
      </w:r>
      <w:r w:rsidR="00411C89" w:rsidRPr="00127064">
        <w:t xml:space="preserve"> </w:t>
      </w:r>
    </w:p>
    <w:tbl>
      <w:tblPr>
        <w:tblStyle w:val="TableGrid"/>
        <w:tblW w:w="0" w:type="auto"/>
        <w:tblInd w:w="18" w:type="dxa"/>
        <w:tblLook w:val="04A0" w:firstRow="1" w:lastRow="0" w:firstColumn="1" w:lastColumn="0" w:noHBand="0" w:noVBand="1"/>
      </w:tblPr>
      <w:tblGrid>
        <w:gridCol w:w="10278"/>
      </w:tblGrid>
      <w:tr w:rsidR="00411C89" w:rsidRPr="00E33D85" w:rsidTr="00B7432F">
        <w:tc>
          <w:tcPr>
            <w:tcW w:w="10278" w:type="dxa"/>
          </w:tcPr>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8080"/>
                <w:sz w:val="20"/>
                <w:szCs w:val="20"/>
              </w:rPr>
              <w:t>&lt;</w:t>
            </w:r>
            <w:r w:rsidRPr="00411C89">
              <w:rPr>
                <w:rFonts w:eastAsia="Times New Roman" w:cs="Consolas"/>
                <w:color w:val="3F7F7F"/>
                <w:sz w:val="20"/>
                <w:szCs w:val="20"/>
              </w:rPr>
              <w:t>isslot</w:t>
            </w:r>
            <w:r w:rsidR="00B32948">
              <w:rPr>
                <w:rFonts w:eastAsia="Times New Roman" w:cs="Consolas"/>
                <w:color w:val="3F7F7F"/>
                <w:sz w:val="20"/>
                <w:szCs w:val="20"/>
              </w:rPr>
              <w:t xml:space="preserve"> </w:t>
            </w:r>
            <w:r w:rsidRPr="00411C89">
              <w:rPr>
                <w:rFonts w:eastAsia="Times New Roman" w:cs="Consolas"/>
                <w:color w:val="7F007F"/>
                <w:sz w:val="20"/>
                <w:szCs w:val="20"/>
              </w:rPr>
              <w:t>id</w:t>
            </w:r>
            <w:r w:rsidRPr="00411C89">
              <w:rPr>
                <w:rFonts w:eastAsia="Times New Roman" w:cs="Consolas"/>
                <w:color w:val="000000"/>
                <w:sz w:val="20"/>
                <w:szCs w:val="20"/>
              </w:rPr>
              <w:t>=</w:t>
            </w:r>
            <w:r w:rsidRPr="00411C89">
              <w:rPr>
                <w:rFonts w:eastAsia="Times New Roman" w:cs="Consolas"/>
                <w:i/>
                <w:iCs/>
                <w:color w:val="2A00FF"/>
                <w:sz w:val="20"/>
                <w:szCs w:val="20"/>
              </w:rPr>
              <w:t>"cart-banner"</w:t>
            </w:r>
            <w:r w:rsidRPr="00411C89">
              <w:rPr>
                <w:rFonts w:eastAsia="Times New Roman" w:cs="Consolas"/>
                <w:color w:val="7F007F"/>
                <w:sz w:val="20"/>
                <w:szCs w:val="20"/>
              </w:rPr>
              <w:t>description</w:t>
            </w:r>
            <w:r w:rsidRPr="00411C89">
              <w:rPr>
                <w:rFonts w:eastAsia="Times New Roman" w:cs="Consolas"/>
                <w:color w:val="000000"/>
                <w:sz w:val="20"/>
                <w:szCs w:val="20"/>
              </w:rPr>
              <w:t>=</w:t>
            </w:r>
            <w:r w:rsidRPr="00411C89">
              <w:rPr>
                <w:rFonts w:eastAsia="Times New Roman" w:cs="Consolas"/>
                <w:i/>
                <w:iCs/>
                <w:color w:val="2A00FF"/>
                <w:sz w:val="20"/>
                <w:szCs w:val="20"/>
              </w:rPr>
              <w:t>"Banner for Cart page"</w:t>
            </w:r>
            <w:r w:rsidR="00B32948">
              <w:rPr>
                <w:rFonts w:eastAsia="Times New Roman" w:cs="Consolas"/>
                <w:sz w:val="20"/>
                <w:szCs w:val="20"/>
              </w:rPr>
              <w:t xml:space="preserve"> </w:t>
            </w:r>
            <w:r w:rsidRPr="00411C89">
              <w:rPr>
                <w:rFonts w:eastAsia="Times New Roman" w:cs="Consolas"/>
                <w:color w:val="7F007F"/>
                <w:sz w:val="20"/>
                <w:szCs w:val="20"/>
              </w:rPr>
              <w:t>context</w:t>
            </w:r>
            <w:r w:rsidRPr="00411C89">
              <w:rPr>
                <w:rFonts w:eastAsia="Times New Roman" w:cs="Consolas"/>
                <w:color w:val="000000"/>
                <w:sz w:val="20"/>
                <w:szCs w:val="20"/>
              </w:rPr>
              <w:t>=</w:t>
            </w:r>
            <w:r w:rsidRPr="00411C89">
              <w:rPr>
                <w:rFonts w:eastAsia="Times New Roman" w:cs="Consolas"/>
                <w:i/>
                <w:iCs/>
                <w:color w:val="2A00FF"/>
                <w:sz w:val="20"/>
                <w:szCs w:val="20"/>
              </w:rPr>
              <w:t>"global"</w:t>
            </w:r>
            <w:r w:rsidRPr="00411C89">
              <w:rPr>
                <w:rFonts w:eastAsia="Times New Roman" w:cs="Consolas"/>
                <w:color w:val="008080"/>
                <w:sz w:val="20"/>
                <w:szCs w:val="20"/>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condition</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"${pdict.PlaceOrderError != null}"</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highlight w:val="yellow"/>
              </w:rPr>
            </w:pPr>
            <w:r w:rsidRPr="00411C89">
              <w:rPr>
                <w:rFonts w:eastAsia="Times New Roman" w:cs="Consolas"/>
                <w:color w:val="000000"/>
                <w:sz w:val="20"/>
                <w:szCs w:val="20"/>
                <w:highlight w:val="yellow"/>
              </w:rPr>
              <w:tab/>
            </w: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411C89">
              <w:rPr>
                <w:rFonts w:eastAsia="Times New Roman" w:cs="Consolas"/>
                <w:color w:val="7F007F"/>
                <w:sz w:val="20"/>
                <w:szCs w:val="20"/>
                <w:highlight w:val="yellow"/>
              </w:rPr>
              <w:t>class</w:t>
            </w:r>
            <w:r w:rsidRPr="00411C89">
              <w:rPr>
                <w:rFonts w:eastAsia="Times New Roman" w:cs="Consolas"/>
                <w:color w:val="000000"/>
                <w:sz w:val="20"/>
                <w:szCs w:val="20"/>
                <w:highlight w:val="yellow"/>
              </w:rPr>
              <w:t>=</w:t>
            </w:r>
            <w:r w:rsidRPr="00411C89">
              <w:rPr>
                <w:rFonts w:eastAsia="Times New Roman" w:cs="Consolas"/>
                <w:i/>
                <w:iCs/>
                <w:color w:val="2A00FF"/>
                <w:sz w:val="20"/>
                <w:szCs w:val="20"/>
                <w:highlight w:val="yellow"/>
              </w:rPr>
              <w:t>"error-form"</w:t>
            </w:r>
            <w:r w:rsidRPr="00411C89">
              <w:rPr>
                <w:rFonts w:eastAsia="Times New Roman" w:cs="Consolas"/>
                <w:color w:val="008080"/>
                <w:sz w:val="20"/>
                <w:szCs w:val="20"/>
                <w:highlight w:val="yellow"/>
              </w:rPr>
              <w:t>&gt;</w:t>
            </w:r>
            <w:r w:rsidRPr="00411C89">
              <w:rPr>
                <w:rFonts w:eastAsia="Times New Roman" w:cs="Consolas"/>
                <w:color w:val="000000"/>
                <w:sz w:val="20"/>
                <w:szCs w:val="20"/>
                <w:highlight w:val="yellow"/>
              </w:rPr>
              <w:t>${Resource.msg(pdict.PlaceOrderError.code,'checkout',null)}</w:t>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div</w:t>
            </w:r>
            <w:r w:rsidRPr="00411C89">
              <w:rPr>
                <w:rFonts w:eastAsia="Times New Roman" w:cs="Consolas"/>
                <w:color w:val="008080"/>
                <w:sz w:val="20"/>
                <w:szCs w:val="20"/>
                <w:highlight w:val="yellow"/>
              </w:rPr>
              <w:t>&gt;</w:t>
            </w:r>
          </w:p>
          <w:p w:rsidR="00411C89" w:rsidRPr="00411C89" w:rsidRDefault="00411C89" w:rsidP="00B7432F">
            <w:pPr>
              <w:autoSpaceDE w:val="0"/>
              <w:autoSpaceDN w:val="0"/>
              <w:adjustRightInd w:val="0"/>
              <w:spacing w:after="0" w:line="240" w:lineRule="auto"/>
              <w:ind w:left="360"/>
              <w:rPr>
                <w:rFonts w:eastAsia="Times New Roman" w:cs="Consolas"/>
                <w:sz w:val="20"/>
                <w:szCs w:val="20"/>
              </w:rPr>
            </w:pPr>
            <w:r w:rsidRPr="00411C89">
              <w:rPr>
                <w:rFonts w:eastAsia="Times New Roman" w:cs="Consolas"/>
                <w:color w:val="000000"/>
                <w:sz w:val="20"/>
                <w:szCs w:val="20"/>
                <w:highlight w:val="yellow"/>
              </w:rPr>
              <w:tab/>
            </w:r>
            <w:r w:rsidRPr="00411C89">
              <w:rPr>
                <w:rFonts w:eastAsia="Times New Roman" w:cs="Consolas"/>
                <w:color w:val="008080"/>
                <w:sz w:val="20"/>
                <w:szCs w:val="20"/>
                <w:highlight w:val="yellow"/>
              </w:rPr>
              <w:t>&lt;/</w:t>
            </w:r>
            <w:r w:rsidRPr="00411C89">
              <w:rPr>
                <w:rFonts w:eastAsia="Times New Roman" w:cs="Consolas"/>
                <w:color w:val="3F7F7F"/>
                <w:sz w:val="20"/>
                <w:szCs w:val="20"/>
                <w:highlight w:val="yellow"/>
              </w:rPr>
              <w:t>isif</w:t>
            </w:r>
            <w:r w:rsidRPr="00411C89">
              <w:rPr>
                <w:rFonts w:eastAsia="Times New Roman" w:cs="Consolas"/>
                <w:color w:val="008080"/>
                <w:sz w:val="20"/>
                <w:szCs w:val="20"/>
                <w:highlight w:val="yellow"/>
              </w:rPr>
              <w:t>&gt;</w:t>
            </w:r>
          </w:p>
        </w:tc>
      </w:tr>
    </w:tbl>
    <w:p w:rsidR="00BA0D07" w:rsidRPr="00A32CF1" w:rsidRDefault="00A32CF1" w:rsidP="005C1822">
      <w:pPr>
        <w:pStyle w:val="BodyText"/>
        <w:numPr>
          <w:ilvl w:val="0"/>
          <w:numId w:val="80"/>
        </w:numPr>
      </w:pPr>
      <w:r w:rsidRPr="00A32CF1">
        <w:t>Update below code to apply coupon on cart page inside &lt;div class="cart-footer"&gt;</w:t>
      </w:r>
      <w:r w:rsidRPr="00127064">
        <w:t xml:space="preserve"> </w:t>
      </w:r>
    </w:p>
    <w:tbl>
      <w:tblPr>
        <w:tblStyle w:val="TableGrid"/>
        <w:tblW w:w="0" w:type="auto"/>
        <w:tblInd w:w="18" w:type="dxa"/>
        <w:tblLook w:val="04A0" w:firstRow="1" w:lastRow="0" w:firstColumn="1" w:lastColumn="0" w:noHBand="0" w:noVBand="1"/>
      </w:tblPr>
      <w:tblGrid>
        <w:gridCol w:w="10278"/>
      </w:tblGrid>
      <w:tr w:rsidR="00BA0D07" w:rsidRPr="00E33D85" w:rsidTr="00B7432F">
        <w:tc>
          <w:tcPr>
            <w:tcW w:w="10278" w:type="dxa"/>
          </w:tcPr>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8080"/>
                <w:sz w:val="20"/>
                <w:szCs w:val="20"/>
              </w:rPr>
              <w:t>&lt;</w:t>
            </w:r>
            <w:r w:rsidRPr="00BA0D07">
              <w:rPr>
                <w:rFonts w:eastAsia="Times New Roman" w:cs="Consolas"/>
                <w:color w:val="3F7F7F"/>
                <w:sz w:val="20"/>
                <w:szCs w:val="20"/>
              </w:rPr>
              <w:t>iselseif</w:t>
            </w:r>
            <w:r w:rsidR="00B32948">
              <w:rPr>
                <w:rFonts w:eastAsia="Times New Roman" w:cs="Consolas"/>
                <w:color w:val="3F7F7F"/>
                <w:sz w:val="20"/>
                <w:szCs w:val="20"/>
              </w:rPr>
              <w:t xml:space="preserve"> </w:t>
            </w:r>
            <w:r w:rsidRPr="00BA0D07">
              <w:rPr>
                <w:rFonts w:eastAsia="Times New Roman" w:cs="Consolas"/>
                <w:color w:val="7F007F"/>
                <w:sz w:val="20"/>
                <w:szCs w:val="20"/>
              </w:rPr>
              <w:t>condition</w:t>
            </w:r>
            <w:r w:rsidRPr="00BA0D07">
              <w:rPr>
                <w:rFonts w:eastAsia="Times New Roman" w:cs="Consolas"/>
                <w:color w:val="000000"/>
                <w:sz w:val="20"/>
                <w:szCs w:val="20"/>
              </w:rPr>
              <w:t>=</w:t>
            </w:r>
            <w:r w:rsidRPr="00BA0D07">
              <w:rPr>
                <w:rFonts w:eastAsia="Times New Roman" w:cs="Consolas"/>
                <w:i/>
                <w:iCs/>
                <w:color w:val="2A00FF"/>
                <w:sz w:val="20"/>
                <w:szCs w:val="20"/>
              </w:rPr>
              <w:t>"${pdict.CouponStatus != null &amp;&amp; pdict.CouponStatus.error}"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00822CF0">
              <w:rPr>
                <w:rFonts w:eastAsia="Times New Roman" w:cs="Consolas"/>
                <w:color w:val="3F7F7F"/>
                <w:sz w:val="20"/>
                <w:szCs w:val="20"/>
              </w:rPr>
              <w:t xml:space="preserve"> </w:t>
            </w:r>
            <w:r w:rsidRPr="00BA0D07">
              <w:rPr>
                <w:rFonts w:eastAsia="Times New Roman" w:cs="Consolas"/>
                <w:color w:val="7F007F"/>
                <w:sz w:val="20"/>
                <w:szCs w:val="20"/>
              </w:rPr>
              <w:t>class</w:t>
            </w:r>
            <w:r w:rsidRPr="00BA0D07">
              <w:rPr>
                <w:rFonts w:eastAsia="Times New Roman" w:cs="Consolas"/>
                <w:color w:val="000000"/>
                <w:sz w:val="20"/>
                <w:szCs w:val="20"/>
              </w:rPr>
              <w:t>=</w:t>
            </w:r>
            <w:r w:rsidRPr="00BA0D07">
              <w:rPr>
                <w:rFonts w:eastAsia="Times New Roman" w:cs="Consolas"/>
                <w:i/>
                <w:iCs/>
                <w:color w:val="2A00FF"/>
                <w:sz w:val="20"/>
                <w:szCs w:val="20"/>
              </w:rPr>
              <w:t>"error"</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highlight w:val="yellow"/>
              </w:rPr>
              <w:t>${Resource.msgf("cart.APPLIED", "checkout", "", pdict.CurrentForms.cart.couponCode.htmlValue)}</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isif</w:t>
            </w:r>
            <w:r w:rsidRPr="00BA0D07">
              <w:rPr>
                <w:rFonts w:eastAsia="Times New Roman" w:cs="Consolas"/>
                <w:color w:val="008080"/>
                <w:sz w:val="20"/>
                <w:szCs w:val="20"/>
              </w:rPr>
              <w:t>&gt;</w:t>
            </w:r>
          </w:p>
          <w:p w:rsidR="00BA0D07" w:rsidRPr="00BA0D07" w:rsidRDefault="00BA0D07" w:rsidP="00BA0D07">
            <w:pPr>
              <w:autoSpaceDE w:val="0"/>
              <w:autoSpaceDN w:val="0"/>
              <w:adjustRightInd w:val="0"/>
              <w:spacing w:after="0" w:line="240" w:lineRule="auto"/>
              <w:ind w:left="360"/>
              <w:rPr>
                <w:rFonts w:eastAsia="Times New Roman" w:cs="Consolas"/>
                <w:sz w:val="20"/>
                <w:szCs w:val="20"/>
              </w:rPr>
            </w:pP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0000"/>
                <w:sz w:val="20"/>
                <w:szCs w:val="20"/>
              </w:rPr>
              <w:tab/>
            </w:r>
            <w:r w:rsidRPr="00BA0D07">
              <w:rPr>
                <w:rFonts w:eastAsia="Times New Roman" w:cs="Consolas"/>
                <w:color w:val="008080"/>
                <w:sz w:val="20"/>
                <w:szCs w:val="20"/>
              </w:rPr>
              <w:t>&lt;/</w:t>
            </w:r>
            <w:r w:rsidRPr="00BA0D07">
              <w:rPr>
                <w:rFonts w:eastAsia="Times New Roman" w:cs="Consolas"/>
                <w:color w:val="3F7F7F"/>
                <w:sz w:val="20"/>
                <w:szCs w:val="20"/>
              </w:rPr>
              <w:t>div</w:t>
            </w:r>
            <w:r w:rsidRPr="00BA0D07">
              <w:rPr>
                <w:rFonts w:eastAsia="Times New Roman" w:cs="Consolas"/>
                <w:color w:val="008080"/>
                <w:sz w:val="20"/>
                <w:szCs w:val="20"/>
              </w:rPr>
              <w:t>&gt;</w:t>
            </w:r>
          </w:p>
        </w:tc>
      </w:tr>
    </w:tbl>
    <w:p w:rsidR="00954CC1" w:rsidRPr="00E33D85" w:rsidRDefault="00954CC1" w:rsidP="00954CC1">
      <w:pPr>
        <w:pStyle w:val="Heading4"/>
      </w:pPr>
      <w:r w:rsidRPr="00E33D85">
        <w:t>Resources – form.properties</w:t>
      </w:r>
    </w:p>
    <w:p w:rsidR="00954CC1" w:rsidRPr="00E33D85" w:rsidRDefault="00954CC1" w:rsidP="005C1822">
      <w:pPr>
        <w:pStyle w:val="BodyText"/>
        <w:numPr>
          <w:ilvl w:val="0"/>
          <w:numId w:val="26"/>
        </w:numPr>
      </w:pPr>
      <w:r w:rsidRPr="00E33D85">
        <w:t>Add year values above year year.2022=2022</w:t>
      </w:r>
    </w:p>
    <w:tbl>
      <w:tblPr>
        <w:tblStyle w:val="TableGrid"/>
        <w:tblW w:w="0" w:type="auto"/>
        <w:tblLook w:val="04A0" w:firstRow="1" w:lastRow="0" w:firstColumn="1" w:lastColumn="0" w:noHBand="0" w:noVBand="1"/>
      </w:tblPr>
      <w:tblGrid>
        <w:gridCol w:w="10296"/>
      </w:tblGrid>
      <w:tr w:rsidR="00954CC1" w:rsidRPr="00E33D85" w:rsidTr="00634BE4">
        <w:tc>
          <w:tcPr>
            <w:tcW w:w="10296" w:type="dxa"/>
          </w:tcPr>
          <w:p w:rsidR="00954CC1" w:rsidRPr="00E33D85" w:rsidRDefault="00954CC1" w:rsidP="005C1822">
            <w:pPr>
              <w:pStyle w:val="BodyText"/>
              <w:rPr>
                <w:highlight w:val="yellow"/>
              </w:rPr>
            </w:pPr>
            <w:r w:rsidRPr="00E33D85">
              <w:rPr>
                <w:highlight w:val="yellow"/>
              </w:rPr>
              <w:t>year.2037=2037</w:t>
            </w:r>
          </w:p>
          <w:p w:rsidR="00954CC1" w:rsidRPr="00E33D85" w:rsidRDefault="00954CC1" w:rsidP="005C1822">
            <w:pPr>
              <w:pStyle w:val="BodyText"/>
              <w:rPr>
                <w:highlight w:val="yellow"/>
              </w:rPr>
            </w:pPr>
            <w:r w:rsidRPr="00E33D85">
              <w:rPr>
                <w:highlight w:val="yellow"/>
              </w:rPr>
              <w:t>year.2036=2036</w:t>
            </w:r>
          </w:p>
          <w:p w:rsidR="00954CC1" w:rsidRPr="00E33D85" w:rsidRDefault="00954CC1" w:rsidP="005C1822">
            <w:pPr>
              <w:pStyle w:val="BodyText"/>
              <w:rPr>
                <w:highlight w:val="yellow"/>
              </w:rPr>
            </w:pPr>
            <w:r w:rsidRPr="00E33D85">
              <w:rPr>
                <w:highlight w:val="yellow"/>
              </w:rPr>
              <w:t>year.2035=2035</w:t>
            </w:r>
          </w:p>
          <w:p w:rsidR="00954CC1" w:rsidRPr="00E33D85" w:rsidRDefault="00954CC1" w:rsidP="005C1822">
            <w:pPr>
              <w:pStyle w:val="BodyText"/>
              <w:rPr>
                <w:highlight w:val="yellow"/>
              </w:rPr>
            </w:pPr>
            <w:r w:rsidRPr="00E33D85">
              <w:rPr>
                <w:highlight w:val="yellow"/>
              </w:rPr>
              <w:t>year.2034=2034</w:t>
            </w:r>
          </w:p>
          <w:p w:rsidR="00954CC1" w:rsidRPr="00E33D85" w:rsidRDefault="00954CC1" w:rsidP="005C1822">
            <w:pPr>
              <w:pStyle w:val="BodyText"/>
              <w:rPr>
                <w:highlight w:val="yellow"/>
              </w:rPr>
            </w:pPr>
            <w:r w:rsidRPr="00E33D85">
              <w:rPr>
                <w:highlight w:val="yellow"/>
              </w:rPr>
              <w:t>year.2033=2033</w:t>
            </w:r>
          </w:p>
          <w:p w:rsidR="00954CC1" w:rsidRPr="00E33D85" w:rsidRDefault="00954CC1" w:rsidP="005C1822">
            <w:pPr>
              <w:pStyle w:val="BodyText"/>
              <w:rPr>
                <w:highlight w:val="yellow"/>
              </w:rPr>
            </w:pPr>
            <w:r w:rsidRPr="00E33D85">
              <w:rPr>
                <w:highlight w:val="yellow"/>
              </w:rPr>
              <w:t>year.2032=2032</w:t>
            </w:r>
          </w:p>
          <w:p w:rsidR="00954CC1" w:rsidRPr="00E33D85" w:rsidRDefault="00954CC1" w:rsidP="005C1822">
            <w:pPr>
              <w:pStyle w:val="BodyText"/>
              <w:rPr>
                <w:highlight w:val="yellow"/>
              </w:rPr>
            </w:pPr>
            <w:r w:rsidRPr="00E33D85">
              <w:rPr>
                <w:highlight w:val="yellow"/>
              </w:rPr>
              <w:t>year.2031=2031</w:t>
            </w:r>
          </w:p>
          <w:p w:rsidR="00954CC1" w:rsidRPr="00E33D85" w:rsidRDefault="00954CC1" w:rsidP="005C1822">
            <w:pPr>
              <w:pStyle w:val="BodyText"/>
              <w:rPr>
                <w:highlight w:val="yellow"/>
              </w:rPr>
            </w:pPr>
            <w:r w:rsidRPr="00E33D85">
              <w:rPr>
                <w:highlight w:val="yellow"/>
              </w:rPr>
              <w:t>year.2030=2030</w:t>
            </w:r>
          </w:p>
          <w:p w:rsidR="00954CC1" w:rsidRPr="00E33D85" w:rsidRDefault="00954CC1" w:rsidP="005C1822">
            <w:pPr>
              <w:pStyle w:val="BodyText"/>
              <w:rPr>
                <w:highlight w:val="yellow"/>
              </w:rPr>
            </w:pPr>
            <w:r w:rsidRPr="00E33D85">
              <w:rPr>
                <w:highlight w:val="yellow"/>
              </w:rPr>
              <w:t>year.2029=2029</w:t>
            </w:r>
          </w:p>
          <w:p w:rsidR="00954CC1" w:rsidRPr="00E33D85" w:rsidRDefault="00954CC1" w:rsidP="005C1822">
            <w:pPr>
              <w:pStyle w:val="BodyText"/>
              <w:rPr>
                <w:highlight w:val="yellow"/>
              </w:rPr>
            </w:pPr>
            <w:r w:rsidRPr="00E33D85">
              <w:rPr>
                <w:highlight w:val="yellow"/>
              </w:rPr>
              <w:lastRenderedPageBreak/>
              <w:t>year.2028=2028</w:t>
            </w:r>
          </w:p>
          <w:p w:rsidR="00954CC1" w:rsidRPr="00E33D85" w:rsidRDefault="00954CC1" w:rsidP="005C1822">
            <w:pPr>
              <w:pStyle w:val="BodyText"/>
              <w:rPr>
                <w:highlight w:val="yellow"/>
              </w:rPr>
            </w:pPr>
            <w:r w:rsidRPr="00E33D85">
              <w:rPr>
                <w:highlight w:val="yellow"/>
              </w:rPr>
              <w:t>year.2027=2027</w:t>
            </w:r>
          </w:p>
          <w:p w:rsidR="00954CC1" w:rsidRPr="00E33D85" w:rsidRDefault="00954CC1" w:rsidP="005C1822">
            <w:pPr>
              <w:pStyle w:val="BodyText"/>
              <w:rPr>
                <w:highlight w:val="yellow"/>
              </w:rPr>
            </w:pPr>
            <w:r w:rsidRPr="00E33D85">
              <w:rPr>
                <w:highlight w:val="yellow"/>
              </w:rPr>
              <w:t>year.2026=2026</w:t>
            </w:r>
          </w:p>
          <w:p w:rsidR="00954CC1" w:rsidRPr="00E33D85" w:rsidRDefault="00954CC1" w:rsidP="005C1822">
            <w:pPr>
              <w:pStyle w:val="BodyText"/>
              <w:rPr>
                <w:highlight w:val="yellow"/>
              </w:rPr>
            </w:pPr>
            <w:r w:rsidRPr="00E33D85">
              <w:rPr>
                <w:highlight w:val="yellow"/>
              </w:rPr>
              <w:t>year.2025=2025</w:t>
            </w:r>
          </w:p>
          <w:p w:rsidR="00954CC1" w:rsidRPr="00E33D85" w:rsidRDefault="00954CC1" w:rsidP="005C1822">
            <w:pPr>
              <w:pStyle w:val="BodyText"/>
              <w:rPr>
                <w:highlight w:val="yellow"/>
              </w:rPr>
            </w:pPr>
            <w:r w:rsidRPr="00E33D85">
              <w:rPr>
                <w:highlight w:val="yellow"/>
              </w:rPr>
              <w:t>year.2024=2024</w:t>
            </w:r>
          </w:p>
          <w:p w:rsidR="00954CC1" w:rsidRPr="00E33D85" w:rsidRDefault="00954CC1" w:rsidP="005C1822">
            <w:pPr>
              <w:pStyle w:val="BodyText"/>
            </w:pPr>
            <w:r w:rsidRPr="00E33D85">
              <w:rPr>
                <w:highlight w:val="yellow"/>
              </w:rPr>
              <w:t>year.2023=2023</w:t>
            </w:r>
          </w:p>
          <w:p w:rsidR="00954CC1" w:rsidRPr="00E33D85" w:rsidRDefault="00954CC1" w:rsidP="005C1822">
            <w:pPr>
              <w:pStyle w:val="BodyText"/>
            </w:pPr>
            <w:r w:rsidRPr="00E33D85">
              <w:t>year.2022=2022</w:t>
            </w:r>
          </w:p>
        </w:tc>
      </w:tr>
    </w:tbl>
    <w:p w:rsidR="004658E9" w:rsidRPr="00E33D85" w:rsidRDefault="004658E9" w:rsidP="004658E9">
      <w:pPr>
        <w:pStyle w:val="Heading4"/>
        <w:rPr>
          <w:rFonts w:asciiTheme="minorHAnsi" w:hAnsiTheme="minorHAnsi"/>
        </w:rPr>
      </w:pPr>
      <w:r w:rsidRPr="00E33D85">
        <w:rPr>
          <w:rFonts w:asciiTheme="minorHAnsi" w:hAnsiTheme="minorHAnsi"/>
        </w:rPr>
        <w:lastRenderedPageBreak/>
        <w:t xml:space="preserve">Controller- </w:t>
      </w:r>
      <w:r w:rsidR="00A17CF1" w:rsidRPr="00E33D85">
        <w:rPr>
          <w:rFonts w:asciiTheme="minorHAnsi" w:hAnsiTheme="minorHAnsi"/>
        </w:rPr>
        <w:t>common</w:t>
      </w:r>
      <w:r w:rsidRPr="00E33D85">
        <w:rPr>
          <w:rFonts w:asciiTheme="minorHAnsi" w:hAnsiTheme="minorHAnsi"/>
        </w:rPr>
        <w:t>.js</w:t>
      </w:r>
    </w:p>
    <w:p w:rsidR="004658E9" w:rsidRPr="00E33D85" w:rsidRDefault="004658E9" w:rsidP="004658E9">
      <w:pPr>
        <w:pStyle w:val="Heading5"/>
        <w:rPr>
          <w:rFonts w:asciiTheme="minorHAnsi" w:hAnsiTheme="minorHAnsi"/>
        </w:rPr>
      </w:pPr>
      <w:r w:rsidRPr="00E33D85">
        <w:rPr>
          <w:rFonts w:asciiTheme="minorHAnsi" w:hAnsiTheme="minorHAnsi"/>
        </w:rPr>
        <w:t xml:space="preserve">Update </w:t>
      </w:r>
      <w:r w:rsidR="00A17CF1" w:rsidRPr="00B54007">
        <w:rPr>
          <w:rFonts w:asciiTheme="minorHAnsi" w:hAnsiTheme="minorHAnsi" w:cs="Consolas"/>
          <w:color w:val="000000"/>
          <w:sz w:val="20"/>
          <w:highlight w:val="lightGray"/>
        </w:rPr>
        <w:t>validatePaymentInstruments</w:t>
      </w:r>
      <w:r w:rsidR="00B54007">
        <w:rPr>
          <w:rFonts w:asciiTheme="minorHAnsi" w:hAnsiTheme="minorHAnsi" w:cs="Consolas"/>
          <w:color w:val="000000"/>
          <w:sz w:val="20"/>
        </w:rPr>
        <w:t xml:space="preserve"> </w:t>
      </w:r>
      <w:r w:rsidRPr="00E33D85">
        <w:rPr>
          <w:rFonts w:asciiTheme="minorHAnsi" w:hAnsiTheme="minorHAnsi"/>
        </w:rPr>
        <w:t>function</w:t>
      </w:r>
    </w:p>
    <w:p w:rsidR="004658E9" w:rsidRDefault="004658E9" w:rsidP="00E764DC">
      <w:r w:rsidRPr="00E33D85">
        <w:t xml:space="preserve">Update </w:t>
      </w:r>
      <w:r w:rsidR="00821BFA" w:rsidRPr="00E33D85">
        <w:t>below if</w:t>
      </w:r>
      <w:r w:rsidR="00037DCC" w:rsidRPr="00E33D85">
        <w:t xml:space="preserve">condition so </w:t>
      </w:r>
      <w:r w:rsidR="00124CF6" w:rsidRPr="00E33D85">
        <w:t xml:space="preserve">that </w:t>
      </w:r>
      <w:r w:rsidR="00124CF6">
        <w:t>expired</w:t>
      </w:r>
      <w:r w:rsidR="00037DCC" w:rsidRPr="00E33D85">
        <w:t xml:space="preserve"> card is</w:t>
      </w:r>
      <w:r w:rsidRPr="00E33D85">
        <w:t xml:space="preserve"> not shown in saved credit card list</w:t>
      </w:r>
      <w:r w:rsidR="00000C22" w:rsidRPr="00E33D85">
        <w:t xml:space="preserve"> during checkout</w:t>
      </w:r>
      <w:r w:rsidRPr="00E33D85">
        <w:t>.</w:t>
      </w:r>
    </w:p>
    <w:tbl>
      <w:tblPr>
        <w:tblStyle w:val="TableGrid"/>
        <w:tblW w:w="0" w:type="auto"/>
        <w:tblLook w:val="04A0" w:firstRow="1" w:lastRow="0" w:firstColumn="1" w:lastColumn="0" w:noHBand="0" w:noVBand="1"/>
      </w:tblPr>
      <w:tblGrid>
        <w:gridCol w:w="10296"/>
      </w:tblGrid>
      <w:tr w:rsidR="00957292" w:rsidTr="00957292">
        <w:tc>
          <w:tcPr>
            <w:tcW w:w="10296" w:type="dxa"/>
          </w:tcPr>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In case of method CREDIT_CARD, check payment cards</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if</w:t>
            </w:r>
            <w:r w:rsidRPr="00957292">
              <w:rPr>
                <w:rFonts w:eastAsia="Times New Roman" w:cs="Consolas"/>
                <w:color w:val="000000"/>
                <w:sz w:val="20"/>
                <w:szCs w:val="20"/>
              </w:rPr>
              <w:t xml:space="preserve"> (PaymentInstrument.METHOD_CREDIT_CARD.equals(paymentInstrument.paymentMethod))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Gets payment card.</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var</w:t>
            </w:r>
            <w:r w:rsidRPr="00957292">
              <w:rPr>
                <w:rFonts w:eastAsia="Times New Roman" w:cs="Consolas"/>
                <w:color w:val="000000"/>
                <w:sz w:val="20"/>
                <w:szCs w:val="20"/>
              </w:rPr>
              <w:t xml:space="preserve"> card = PaymentMgr.getPaymentCard(paymentInstrument.creditCardType);</w:t>
            </w:r>
          </w:p>
          <w:p w:rsidR="00957292" w:rsidRPr="00957292" w:rsidRDefault="00957292" w:rsidP="00957292">
            <w:pPr>
              <w:autoSpaceDE w:val="0"/>
              <w:autoSpaceDN w:val="0"/>
              <w:adjustRightInd w:val="0"/>
              <w:spacing w:after="0" w:line="240" w:lineRule="auto"/>
              <w:rPr>
                <w:rFonts w:eastAsia="Times New Roman" w:cs="Consolas"/>
                <w:sz w:val="20"/>
                <w:szCs w:val="20"/>
              </w:rPr>
            </w:pP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3F7F5F"/>
                <w:sz w:val="20"/>
                <w:szCs w:val="20"/>
              </w:rPr>
              <w:t>// Checks whether payment card is still applicable.</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highlight w:val="yellow"/>
              </w:rPr>
              <w:t>if</w:t>
            </w:r>
            <w:r w:rsidRPr="00957292">
              <w:rPr>
                <w:rFonts w:eastAsia="Times New Roman" w:cs="Consolas"/>
                <w:color w:val="000000"/>
                <w:sz w:val="20"/>
                <w:szCs w:val="20"/>
                <w:highlight w:val="yellow"/>
              </w:rPr>
              <w:t xml:space="preserve"> (card &amp;&amp; cards.contains(card) &amp;&amp; !paymentInstrument.isCreditCardExpired()) {</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b/>
                <w:bCs/>
                <w:color w:val="7F0055"/>
                <w:sz w:val="20"/>
                <w:szCs w:val="20"/>
              </w:rPr>
              <w:t>continue</w:t>
            </w:r>
            <w:r w:rsidRPr="00957292">
              <w:rPr>
                <w:rFonts w:eastAsia="Times New Roman" w:cs="Consolas"/>
                <w:color w:val="000000"/>
                <w:sz w:val="20"/>
                <w:szCs w:val="20"/>
              </w:rPr>
              <w:t>;</w:t>
            </w:r>
          </w:p>
          <w:p w:rsidR="00957292" w:rsidRPr="00957292" w:rsidRDefault="00957292" w:rsidP="00957292">
            <w:pPr>
              <w:autoSpaceDE w:val="0"/>
              <w:autoSpaceDN w:val="0"/>
              <w:adjustRightInd w:val="0"/>
              <w:spacing w:after="0" w:line="240" w:lineRule="auto"/>
              <w:rPr>
                <w:rFonts w:eastAsia="Times New Roman" w:cs="Consolas"/>
                <w:sz w:val="20"/>
                <w:szCs w:val="20"/>
              </w:rPr>
            </w:pPr>
            <w:r w:rsidRPr="00957292">
              <w:rPr>
                <w:rFonts w:eastAsia="Times New Roman" w:cs="Consolas"/>
                <w:color w:val="000000"/>
                <w:sz w:val="20"/>
                <w:szCs w:val="20"/>
              </w:rPr>
              <w:t xml:space="preserve">                }</w:t>
            </w:r>
          </w:p>
          <w:p w:rsidR="00957292" w:rsidRDefault="00957292" w:rsidP="00957292">
            <w:r w:rsidRPr="00957292">
              <w:rPr>
                <w:rFonts w:eastAsia="Times New Roman" w:cs="Consolas"/>
                <w:color w:val="000000"/>
                <w:sz w:val="20"/>
                <w:szCs w:val="20"/>
              </w:rPr>
              <w:t xml:space="preserve">            }</w:t>
            </w:r>
          </w:p>
        </w:tc>
      </w:tr>
    </w:tbl>
    <w:p w:rsidR="00BD0A93" w:rsidRDefault="00BD0A93" w:rsidP="00E764DC"/>
    <w:p w:rsidR="007A50B8" w:rsidRDefault="007A50B8" w:rsidP="007A50B8">
      <w:pPr>
        <w:pStyle w:val="Heading4"/>
        <w:rPr>
          <w:rFonts w:asciiTheme="minorHAnsi" w:hAnsiTheme="minorHAnsi"/>
        </w:rPr>
      </w:pPr>
      <w:r>
        <w:rPr>
          <w:rFonts w:asciiTheme="minorHAnsi" w:hAnsiTheme="minorHAnsi"/>
        </w:rPr>
        <w:t>Merchant Defined Data (</w:t>
      </w:r>
      <w:r w:rsidRPr="007A50B8">
        <w:rPr>
          <w:rFonts w:asciiTheme="minorHAnsi" w:hAnsiTheme="minorHAnsi"/>
        </w:rPr>
        <w:t>MDD</w:t>
      </w:r>
      <w:r>
        <w:rPr>
          <w:rFonts w:asciiTheme="minorHAnsi" w:hAnsiTheme="minorHAnsi"/>
        </w:rPr>
        <w:t>) Changes</w:t>
      </w:r>
    </w:p>
    <w:p w:rsidR="007A50B8" w:rsidRDefault="007A50B8" w:rsidP="007A50B8">
      <w:pPr>
        <w:rPr>
          <w:color w:val="1F497D"/>
        </w:rPr>
      </w:pPr>
      <w:r w:rsidRPr="007A50B8">
        <w:t xml:space="preserve">In order to use Merchant defined data fields, merchant has to customize the below files to send </w:t>
      </w:r>
      <w:r>
        <w:t>m</w:t>
      </w:r>
      <w:r w:rsidRPr="007A50B8">
        <w:t>erchant</w:t>
      </w:r>
      <w:r>
        <w:t xml:space="preserve"> d</w:t>
      </w:r>
      <w:r w:rsidRPr="007A50B8">
        <w:t>efined</w:t>
      </w:r>
      <w:r>
        <w:t xml:space="preserve"> d</w:t>
      </w:r>
      <w:r w:rsidRPr="007A50B8">
        <w:t>ata in authorization request</w:t>
      </w:r>
      <w:r>
        <w:t xml:space="preserve">. </w:t>
      </w:r>
    </w:p>
    <w:p w:rsidR="007A50B8" w:rsidRPr="007A50B8" w:rsidRDefault="007A50B8" w:rsidP="007A50B8">
      <w:pPr>
        <w:pStyle w:val="ListParagraph"/>
        <w:numPr>
          <w:ilvl w:val="0"/>
          <w:numId w:val="26"/>
        </w:numPr>
        <w:rPr>
          <w:color w:val="000000" w:themeColor="text1"/>
        </w:rPr>
      </w:pPr>
      <w:r w:rsidRPr="007A50B8">
        <w:rPr>
          <w:color w:val="000000" w:themeColor="text1"/>
        </w:rPr>
        <w:t>CCAuthRequest() method of Cardfacade.ds file</w:t>
      </w:r>
    </w:p>
    <w:p w:rsidR="007A50B8" w:rsidRDefault="007A50B8" w:rsidP="007A50B8">
      <w:pPr>
        <w:pStyle w:val="ListParagraph"/>
        <w:numPr>
          <w:ilvl w:val="0"/>
          <w:numId w:val="26"/>
        </w:numPr>
        <w:rPr>
          <w:color w:val="000000" w:themeColor="text1"/>
        </w:rPr>
      </w:pPr>
      <w:r w:rsidRPr="007A50B8">
        <w:rPr>
          <w:color w:val="000000" w:themeColor="text1"/>
        </w:rPr>
        <w:t>addCCAuthRequestInfo() method of libCyberSource.ds file</w:t>
      </w:r>
    </w:p>
    <w:p w:rsidR="00610FEC" w:rsidRDefault="00610FEC" w:rsidP="00610FEC">
      <w:r w:rsidRPr="007A50B8">
        <w:t>Merchant has to create and populat</w:t>
      </w:r>
      <w:r>
        <w:t>e these objects and include in any of the au</w:t>
      </w:r>
      <w:r w:rsidRPr="007A50B8">
        <w:t>thorization request.</w:t>
      </w:r>
      <w:r>
        <w:t xml:space="preserve"> merchantDefinedData_mddField_1 to 100 request fields could be used to pass the information.</w:t>
      </w:r>
    </w:p>
    <w:p w:rsidR="00182BBF" w:rsidRPr="00E33D85" w:rsidRDefault="00182BBF" w:rsidP="00182BBF">
      <w:pPr>
        <w:pStyle w:val="Heading3"/>
        <w:spacing w:before="0" w:after="0"/>
        <w:rPr>
          <w:rFonts w:asciiTheme="minorHAnsi" w:hAnsiTheme="minorHAnsi"/>
        </w:rPr>
      </w:pPr>
      <w:bookmarkStart w:id="776" w:name="_Toc492911319"/>
      <w:r w:rsidRPr="00E33D85">
        <w:rPr>
          <w:rFonts w:asciiTheme="minorHAnsi" w:hAnsiTheme="minorHAnsi"/>
        </w:rPr>
        <w:t>Credit Card Auth</w:t>
      </w:r>
      <w:bookmarkEnd w:id="776"/>
    </w:p>
    <w:p w:rsidR="00A83ED0" w:rsidRPr="00E33D85" w:rsidRDefault="00A83ED0" w:rsidP="00A83ED0">
      <w:pPr>
        <w:pStyle w:val="Heading4"/>
        <w:spacing w:before="0" w:after="0"/>
        <w:rPr>
          <w:rFonts w:asciiTheme="minorHAnsi" w:hAnsiTheme="minorHAnsi"/>
        </w:rPr>
      </w:pPr>
      <w:r w:rsidRPr="00E33D85">
        <w:rPr>
          <w:rFonts w:asciiTheme="minorHAnsi" w:hAnsiTheme="minorHAnsi"/>
        </w:rPr>
        <w:t>Form - creditcard.xml</w:t>
      </w:r>
    </w:p>
    <w:p w:rsidR="00A83ED0" w:rsidRPr="00E33D85" w:rsidRDefault="00A83ED0" w:rsidP="005C1822">
      <w:pPr>
        <w:pStyle w:val="BodyText"/>
        <w:numPr>
          <w:ilvl w:val="0"/>
          <w:numId w:val="81"/>
        </w:numPr>
      </w:pPr>
      <w:r w:rsidRPr="00E33D85">
        <w:t>Include the following form field after saveCard field in the form:</w:t>
      </w:r>
    </w:p>
    <w:tbl>
      <w:tblPr>
        <w:tblStyle w:val="TableGrid"/>
        <w:tblW w:w="0" w:type="auto"/>
        <w:tblInd w:w="360" w:type="dxa"/>
        <w:tblLook w:val="04A0" w:firstRow="1" w:lastRow="0" w:firstColumn="1" w:lastColumn="0" w:noHBand="0" w:noVBand="1"/>
      </w:tblPr>
      <w:tblGrid>
        <w:gridCol w:w="9936"/>
      </w:tblGrid>
      <w:tr w:rsidR="00A83ED0" w:rsidRPr="00E33D85" w:rsidTr="00634BE4">
        <w:tc>
          <w:tcPr>
            <w:tcW w:w="10296" w:type="dxa"/>
          </w:tcPr>
          <w:p w:rsidR="00A83ED0" w:rsidRPr="00F336AE" w:rsidRDefault="00A83ED0" w:rsidP="00634BE4">
            <w:pPr>
              <w:autoSpaceDE w:val="0"/>
              <w:autoSpaceDN w:val="0"/>
              <w:adjustRightInd w:val="0"/>
              <w:spacing w:after="0" w:line="240" w:lineRule="auto"/>
              <w:rPr>
                <w:rFonts w:eastAsia="Times New Roman" w:cs="Consolas"/>
                <w:sz w:val="20"/>
                <w:szCs w:val="20"/>
                <w:highlight w:val="yellow"/>
              </w:rPr>
            </w:pPr>
            <w:r w:rsidRPr="00F336AE">
              <w:rPr>
                <w:rFonts w:eastAsia="Times New Roman" w:cs="Consolas"/>
                <w:color w:val="3F5FBF"/>
                <w:sz w:val="20"/>
                <w:szCs w:val="20"/>
                <w:highlight w:val="yellow"/>
              </w:rPr>
              <w:t>&lt;!-- field for credit card subscription --&gt;</w:t>
            </w:r>
          </w:p>
          <w:p w:rsidR="00A83ED0" w:rsidRPr="00E33D85" w:rsidRDefault="00A83ED0" w:rsidP="005C1822">
            <w:pPr>
              <w:pStyle w:val="BodyText"/>
            </w:pPr>
            <w:r w:rsidRPr="00F336AE">
              <w:rPr>
                <w:highlight w:val="yellow"/>
              </w:rPr>
              <w:t>&lt;field formid="selectedCardID" type="string" /&gt;</w:t>
            </w:r>
          </w:p>
        </w:tc>
      </w:tr>
    </w:tbl>
    <w:p w:rsidR="00A83ED0" w:rsidRPr="00E33D85" w:rsidRDefault="00A83ED0" w:rsidP="005C1822">
      <w:pPr>
        <w:pStyle w:val="BodyText"/>
        <w:numPr>
          <w:ilvl w:val="0"/>
          <w:numId w:val="81"/>
        </w:numPr>
      </w:pPr>
      <w:r w:rsidRPr="00E33D85">
        <w:t>Remove max-length="16" from credit card number field to allow cards numbers of varied length.</w:t>
      </w:r>
    </w:p>
    <w:p w:rsidR="00A83ED0" w:rsidRPr="00E33D85" w:rsidRDefault="00A83ED0" w:rsidP="00A83ED0">
      <w:pPr>
        <w:autoSpaceDE w:val="0"/>
        <w:autoSpaceDN w:val="0"/>
        <w:adjustRightInd w:val="0"/>
        <w:spacing w:after="0" w:line="240" w:lineRule="auto"/>
        <w:rPr>
          <w:rFonts w:eastAsia="Times New Roman" w:cs="Consolas"/>
          <w:color w:val="008080"/>
          <w:sz w:val="20"/>
          <w:szCs w:val="20"/>
        </w:rPr>
      </w:pP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83ED0" w:rsidRPr="00E33D85" w:rsidRDefault="00A83ED0" w:rsidP="00634BE4">
            <w:pPr>
              <w:autoSpaceDE w:val="0"/>
              <w:autoSpaceDN w:val="0"/>
              <w:adjustRightInd w:val="0"/>
              <w:spacing w:after="0" w:line="240" w:lineRule="auto"/>
            </w:pPr>
            <w:r w:rsidRPr="00E33D85">
              <w:rPr>
                <w:rFonts w:eastAsia="Times New Roman" w:cs="Consolas"/>
                <w:color w:val="008080"/>
                <w:sz w:val="20"/>
                <w:szCs w:val="20"/>
              </w:rPr>
              <w:t>&lt;</w:t>
            </w:r>
            <w:r w:rsidRPr="00E33D85">
              <w:rPr>
                <w:rFonts w:eastAsia="Times New Roman" w:cs="Consolas"/>
                <w:color w:val="3F7F7F"/>
                <w:sz w:val="20"/>
                <w:szCs w:val="20"/>
              </w:rPr>
              <w:t>field</w:t>
            </w:r>
            <w:r w:rsidR="00B32948">
              <w:rPr>
                <w:rFonts w:eastAsia="Times New Roman" w:cs="Consolas"/>
                <w:color w:val="3F7F7F"/>
                <w:sz w:val="20"/>
                <w:szCs w:val="20"/>
              </w:rPr>
              <w:t xml:space="preserve"> </w:t>
            </w:r>
            <w:r w:rsidRPr="00E33D85">
              <w:rPr>
                <w:rFonts w:eastAsia="Times New Roman" w:cs="Consolas"/>
                <w:color w:val="7F007F"/>
                <w:sz w:val="20"/>
                <w:szCs w:val="20"/>
              </w:rPr>
              <w:t>formid</w:t>
            </w:r>
            <w:r w:rsidRPr="00E33D85">
              <w:rPr>
                <w:rFonts w:eastAsia="Times New Roman" w:cs="Consolas"/>
                <w:color w:val="000000"/>
                <w:sz w:val="20"/>
                <w:szCs w:val="20"/>
              </w:rPr>
              <w:t>=</w:t>
            </w:r>
            <w:r w:rsidRPr="00E33D85">
              <w:rPr>
                <w:rFonts w:eastAsia="Times New Roman" w:cs="Consolas"/>
                <w:i/>
                <w:iCs/>
                <w:color w:val="2A00FF"/>
                <w:sz w:val="20"/>
                <w:szCs w:val="20"/>
              </w:rPr>
              <w:t>"number"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label</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type</w:t>
            </w:r>
            <w:r w:rsidRPr="00E33D85">
              <w:rPr>
                <w:rFonts w:eastAsia="Times New Roman" w:cs="Consolas"/>
                <w:color w:val="000000"/>
                <w:sz w:val="20"/>
                <w:szCs w:val="20"/>
              </w:rPr>
              <w:t>=</w:t>
            </w:r>
            <w:r w:rsidRPr="00E33D85">
              <w:rPr>
                <w:rFonts w:eastAsia="Times New Roman" w:cs="Consolas"/>
                <w:i/>
                <w:iCs/>
                <w:color w:val="2A00FF"/>
                <w:sz w:val="20"/>
                <w:szCs w:val="20"/>
              </w:rPr>
              <w:t>"string"</w:t>
            </w:r>
            <w:r w:rsidR="00B32948">
              <w:rPr>
                <w:rFonts w:eastAsia="Times New Roman" w:cs="Consolas"/>
                <w:i/>
                <w:iCs/>
                <w:color w:val="2A00FF"/>
                <w:sz w:val="20"/>
                <w:szCs w:val="20"/>
              </w:rPr>
              <w:t xml:space="preserve"> </w:t>
            </w:r>
            <w:r w:rsidRPr="00E33D85">
              <w:rPr>
                <w:rFonts w:eastAsia="Times New Roman" w:cs="Consolas"/>
                <w:color w:val="7F007F"/>
                <w:sz w:val="20"/>
                <w:szCs w:val="20"/>
              </w:rPr>
              <w:t>mandatory</w:t>
            </w:r>
            <w:r w:rsidRPr="00E33D85">
              <w:rPr>
                <w:rFonts w:eastAsia="Times New Roman" w:cs="Consolas"/>
                <w:color w:val="000000"/>
                <w:sz w:val="20"/>
                <w:szCs w:val="20"/>
              </w:rPr>
              <w:t>=</w:t>
            </w:r>
            <w:r w:rsidRPr="00E33D85">
              <w:rPr>
                <w:rFonts w:eastAsia="Times New Roman" w:cs="Consolas"/>
                <w:i/>
                <w:iCs/>
                <w:color w:val="2A00FF"/>
                <w:sz w:val="20"/>
                <w:szCs w:val="20"/>
              </w:rPr>
              <w:t>"true"</w:t>
            </w:r>
            <w:r w:rsidR="00B32948">
              <w:rPr>
                <w:rFonts w:eastAsia="Times New Roman" w:cs="Consolas"/>
                <w:i/>
                <w:iCs/>
                <w:color w:val="2A00FF"/>
                <w:sz w:val="20"/>
                <w:szCs w:val="20"/>
              </w:rPr>
              <w:t xml:space="preserve"> </w:t>
            </w:r>
            <w:r w:rsidRPr="00E33D85">
              <w:rPr>
                <w:rFonts w:eastAsia="Times New Roman" w:cs="Consolas"/>
                <w:color w:val="7F007F"/>
                <w:sz w:val="20"/>
                <w:szCs w:val="20"/>
              </w:rPr>
              <w:t>masked</w:t>
            </w:r>
            <w:r w:rsidRPr="00E33D85">
              <w:rPr>
                <w:rFonts w:eastAsia="Times New Roman" w:cs="Consolas"/>
                <w:color w:val="000000"/>
                <w:sz w:val="20"/>
                <w:szCs w:val="20"/>
              </w:rPr>
              <w:t>=</w:t>
            </w:r>
            <w:r w:rsidRPr="00E33D85">
              <w:rPr>
                <w:rFonts w:eastAsia="Times New Roman" w:cs="Consolas"/>
                <w:i/>
                <w:iCs/>
                <w:color w:val="2A00FF"/>
                <w:sz w:val="20"/>
                <w:szCs w:val="20"/>
              </w:rPr>
              <w:t>"4"</w:t>
            </w:r>
            <w:r w:rsidR="00B32948">
              <w:rPr>
                <w:rFonts w:eastAsia="Times New Roman" w:cs="Consolas"/>
                <w:i/>
                <w:iCs/>
                <w:color w:val="2A00FF"/>
                <w:sz w:val="20"/>
                <w:szCs w:val="20"/>
              </w:rPr>
              <w:t xml:space="preserve"> </w:t>
            </w:r>
            <w:r w:rsidRPr="00E33D85">
              <w:rPr>
                <w:rFonts w:eastAsia="Times New Roman" w:cs="Consolas"/>
                <w:color w:val="7F007F"/>
                <w:sz w:val="20"/>
                <w:szCs w:val="20"/>
                <w:highlight w:val="yellow"/>
              </w:rPr>
              <w:t>max-length</w:t>
            </w:r>
            <w:r w:rsidRPr="00E33D85">
              <w:rPr>
                <w:rFonts w:eastAsia="Times New Roman" w:cs="Consolas"/>
                <w:color w:val="000000"/>
                <w:sz w:val="20"/>
                <w:szCs w:val="20"/>
                <w:highlight w:val="yellow"/>
              </w:rPr>
              <w:t>=</w:t>
            </w:r>
            <w:r w:rsidRPr="00E33D85">
              <w:rPr>
                <w:rFonts w:eastAsia="Times New Roman" w:cs="Consolas"/>
                <w:i/>
                <w:iCs/>
                <w:color w:val="2A00FF"/>
                <w:sz w:val="20"/>
                <w:szCs w:val="20"/>
                <w:highlight w:val="yellow"/>
              </w:rPr>
              <w:t>"16"</w:t>
            </w:r>
            <w:r w:rsidR="00B32948">
              <w:rPr>
                <w:rFonts w:eastAsia="Times New Roman" w:cs="Consolas"/>
                <w:i/>
                <w:iCs/>
                <w:color w:val="2A00FF"/>
                <w:sz w:val="20"/>
                <w:szCs w:val="20"/>
              </w:rPr>
              <w:t xml:space="preserve"> </w:t>
            </w:r>
            <w:r w:rsidRPr="00E33D85">
              <w:rPr>
                <w:rFonts w:eastAsia="Times New Roman" w:cs="Consolas"/>
                <w:color w:val="7F007F"/>
                <w:sz w:val="20"/>
                <w:szCs w:val="20"/>
              </w:rPr>
              <w:t>description</w:t>
            </w:r>
            <w:r w:rsidRPr="00E33D85">
              <w:rPr>
                <w:rFonts w:eastAsia="Times New Roman" w:cs="Consolas"/>
                <w:color w:val="000000"/>
                <w:sz w:val="20"/>
                <w:szCs w:val="20"/>
              </w:rPr>
              <w:t>=</w:t>
            </w:r>
            <w:r w:rsidRPr="00E33D85">
              <w:rPr>
                <w:rFonts w:eastAsia="Times New Roman" w:cs="Consolas"/>
                <w:i/>
                <w:iCs/>
                <w:color w:val="2A00FF"/>
                <w:sz w:val="20"/>
                <w:szCs w:val="20"/>
              </w:rPr>
              <w:t>"creditcard.numberexample"</w:t>
            </w:r>
            <w:r w:rsidR="00B32948">
              <w:rPr>
                <w:rFonts w:eastAsia="Times New Roman" w:cs="Consolas"/>
                <w:i/>
                <w:iCs/>
                <w:color w:val="2A00FF"/>
                <w:sz w:val="20"/>
                <w:szCs w:val="20"/>
              </w:rPr>
              <w:t xml:space="preserve"> </w:t>
            </w:r>
            <w:r w:rsidRPr="00E33D85">
              <w:rPr>
                <w:rFonts w:eastAsia="Times New Roman" w:cs="Consolas"/>
                <w:color w:val="7F007F"/>
                <w:sz w:val="20"/>
                <w:szCs w:val="20"/>
              </w:rPr>
              <w:t>binding</w:t>
            </w:r>
            <w:r w:rsidRPr="00E33D85">
              <w:rPr>
                <w:rFonts w:eastAsia="Times New Roman" w:cs="Consolas"/>
                <w:color w:val="000000"/>
                <w:sz w:val="20"/>
                <w:szCs w:val="20"/>
              </w:rPr>
              <w:t>=</w:t>
            </w:r>
            <w:r w:rsidRPr="00E33D85">
              <w:rPr>
                <w:rFonts w:eastAsia="Times New Roman" w:cs="Consolas"/>
                <w:i/>
                <w:iCs/>
                <w:color w:val="2A00FF"/>
                <w:sz w:val="20"/>
                <w:szCs w:val="20"/>
              </w:rPr>
              <w:t>"creditCardNumber"</w:t>
            </w:r>
            <w:r w:rsidR="00B32948">
              <w:rPr>
                <w:rFonts w:eastAsia="Times New Roman" w:cs="Consolas"/>
                <w:i/>
                <w:iCs/>
                <w:color w:val="2A00FF"/>
                <w:sz w:val="20"/>
                <w:szCs w:val="20"/>
              </w:rPr>
              <w:t xml:space="preserve"> </w:t>
            </w:r>
            <w:r w:rsidRPr="00E33D85">
              <w:rPr>
                <w:rFonts w:eastAsia="Times New Roman" w:cs="Consolas"/>
                <w:color w:val="7F007F"/>
                <w:sz w:val="20"/>
                <w:szCs w:val="20"/>
              </w:rPr>
              <w:t>missing-error</w:t>
            </w:r>
            <w:r w:rsidRPr="00E33D85">
              <w:rPr>
                <w:rFonts w:eastAsia="Times New Roman" w:cs="Consolas"/>
                <w:color w:val="000000"/>
                <w:sz w:val="20"/>
                <w:szCs w:val="20"/>
              </w:rPr>
              <w:t>=</w:t>
            </w:r>
            <w:r w:rsidRPr="00E33D85">
              <w:rPr>
                <w:rFonts w:eastAsia="Times New Roman" w:cs="Consolas"/>
                <w:i/>
                <w:iCs/>
                <w:color w:val="2A00FF"/>
                <w:sz w:val="20"/>
                <w:szCs w:val="20"/>
              </w:rPr>
              <w:t>"creditcard.numbermissingerror"</w:t>
            </w:r>
            <w:r w:rsidR="00B32948">
              <w:rPr>
                <w:rFonts w:eastAsia="Times New Roman" w:cs="Consolas"/>
                <w:i/>
                <w:iCs/>
                <w:color w:val="2A00FF"/>
                <w:sz w:val="20"/>
                <w:szCs w:val="20"/>
              </w:rPr>
              <w:t xml:space="preserve"> </w:t>
            </w:r>
            <w:r w:rsidRPr="00E33D85">
              <w:rPr>
                <w:rFonts w:eastAsia="Times New Roman" w:cs="Consolas"/>
                <w:color w:val="7F007F"/>
                <w:sz w:val="20"/>
                <w:szCs w:val="20"/>
              </w:rPr>
              <w:t>value-error</w:t>
            </w:r>
            <w:r w:rsidRPr="00E33D85">
              <w:rPr>
                <w:rFonts w:eastAsia="Times New Roman" w:cs="Consolas"/>
                <w:color w:val="000000"/>
                <w:sz w:val="20"/>
                <w:szCs w:val="20"/>
              </w:rPr>
              <w:t>=</w:t>
            </w:r>
            <w:r w:rsidRPr="00E33D85">
              <w:rPr>
                <w:rFonts w:eastAsia="Times New Roman" w:cs="Consolas"/>
                <w:i/>
                <w:iCs/>
                <w:color w:val="2A00FF"/>
                <w:sz w:val="20"/>
                <w:szCs w:val="20"/>
              </w:rPr>
              <w:t>"creditcard.numbervalueerror"</w:t>
            </w:r>
            <w:r w:rsidRPr="00E33D85">
              <w:rPr>
                <w:rFonts w:eastAsia="Times New Roman" w:cs="Consolas"/>
                <w:color w:val="008080"/>
                <w:sz w:val="20"/>
                <w:szCs w:val="20"/>
              </w:rPr>
              <w:t>/&gt;</w:t>
            </w:r>
          </w:p>
          <w:p w:rsidR="00A83ED0" w:rsidRPr="00E33D85" w:rsidRDefault="00A83ED0" w:rsidP="00634BE4">
            <w:pPr>
              <w:autoSpaceDE w:val="0"/>
              <w:autoSpaceDN w:val="0"/>
              <w:adjustRightInd w:val="0"/>
              <w:spacing w:after="0" w:line="240" w:lineRule="auto"/>
              <w:rPr>
                <w:rFonts w:eastAsia="Times New Roman" w:cs="Consolas"/>
                <w:color w:val="008080"/>
                <w:sz w:val="20"/>
                <w:szCs w:val="20"/>
              </w:rPr>
            </w:pP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Template - creditcardjson.isml</w:t>
      </w:r>
    </w:p>
    <w:p w:rsidR="00A83ED0" w:rsidRDefault="00F120CA" w:rsidP="00F120CA">
      <w:r>
        <w:t>Update code to mask ccNumber inside if condition, also r</w:t>
      </w:r>
      <w:r w:rsidR="00A83ED0" w:rsidRPr="00E33D85">
        <w:t>etrieve subscription token of saved card to be used further</w:t>
      </w:r>
      <w:r>
        <w:t>:</w:t>
      </w:r>
    </w:p>
    <w:tbl>
      <w:tblPr>
        <w:tblStyle w:val="TableGrid"/>
        <w:tblW w:w="0" w:type="auto"/>
        <w:tblLook w:val="04A0" w:firstRow="1" w:lastRow="0" w:firstColumn="1" w:lastColumn="0" w:noHBand="0" w:noVBand="1"/>
      </w:tblPr>
      <w:tblGrid>
        <w:gridCol w:w="10296"/>
      </w:tblGrid>
      <w:tr w:rsidR="00F120CA" w:rsidTr="00F120CA">
        <w:tc>
          <w:tcPr>
            <w:tcW w:w="10296" w:type="dxa"/>
          </w:tcPr>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highlight w:val="yellow"/>
              </w:rPr>
              <w:t>var ccNumber;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if('maskedFourDigit' in pdict.SelectedCreditCard.custom &amp;</w:t>
            </w:r>
            <w:r w:rsidRPr="00F120CA">
              <w:rPr>
                <w:rFonts w:eastAsia="Times New Roman" w:cs="Consolas"/>
                <w:sz w:val="20"/>
                <w:szCs w:val="20"/>
                <w:highlight w:val="yellow"/>
              </w:rPr>
              <w:t>&amp;</w:t>
            </w:r>
            <w:r w:rsidRPr="00F120CA">
              <w:rPr>
                <w:rFonts w:eastAsia="Times New Roman" w:cs="Consolas"/>
                <w:color w:val="000000"/>
                <w:sz w:val="20"/>
                <w:szCs w:val="20"/>
                <w:highlight w:val="yellow"/>
              </w:rPr>
              <w:t xml:space="preserve"> !empty(pdict.SelectedCreditCard.custom.maskedFourDigit)){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pdict.SelectedCreditCard.custom.maskedFourDigit;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 else {</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ccNumber = pdict.SelectedCreditCard.maskedCreditCardNumber;</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highlight w:val="yellow"/>
              </w:rPr>
              <w:tab/>
              <w:t>var cc = {</w:t>
            </w:r>
            <w:r w:rsidRPr="00F120CA">
              <w:rPr>
                <w:rFonts w:eastAsia="Times New Roman" w:cs="Consolas"/>
                <w:color w:val="000000"/>
                <w:sz w:val="20"/>
                <w:szCs w:val="20"/>
                <w:highlight w:val="yellow"/>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maskedNumber:ccNumber,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holder:pdict.SelectedCreditCard.creditCardHolder,</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type:pdict.SelectedCreditCard.creditCardType,</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t>expirationMonth:pdict.SelectedCreditCard.creditCardExpirationMonth,</w:t>
            </w:r>
          </w:p>
          <w:p w:rsidR="00F120CA" w:rsidRPr="00F120CA" w:rsidRDefault="00F120CA" w:rsidP="00F120CA">
            <w:pPr>
              <w:autoSpaceDE w:val="0"/>
              <w:autoSpaceDN w:val="0"/>
              <w:adjustRightInd w:val="0"/>
              <w:spacing w:after="0" w:line="240" w:lineRule="auto"/>
              <w:rPr>
                <w:rFonts w:eastAsia="Times New Roman" w:cs="Consolas"/>
                <w:sz w:val="20"/>
                <w:szCs w:val="20"/>
                <w:highlight w:val="yellow"/>
              </w:rPr>
            </w:pPr>
            <w:r w:rsidRPr="00F120CA">
              <w:rPr>
                <w:rFonts w:eastAsia="Times New Roman" w:cs="Consolas"/>
                <w:color w:val="000000"/>
                <w:sz w:val="20"/>
                <w:szCs w:val="20"/>
              </w:rPr>
              <w:tab/>
            </w:r>
            <w:r w:rsidRPr="00F120CA">
              <w:rPr>
                <w:rFonts w:eastAsia="Times New Roman" w:cs="Consolas"/>
                <w:color w:val="000000"/>
                <w:sz w:val="20"/>
                <w:szCs w:val="20"/>
              </w:rPr>
              <w:tab/>
              <w:t>expirationYear:pdict.SelectedCreditCard.creditCardExpirationYear</w:t>
            </w:r>
            <w:r w:rsidRPr="00F120CA">
              <w:rPr>
                <w:rFonts w:eastAsia="Times New Roman" w:cs="Consolas"/>
                <w:color w:val="000000"/>
                <w:sz w:val="20"/>
                <w:szCs w:val="20"/>
                <w:highlight w:val="yellow"/>
              </w:rPr>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highlight w:val="yellow"/>
              </w:rPr>
              <w:tab/>
            </w:r>
            <w:r w:rsidRPr="00F120CA">
              <w:rPr>
                <w:rFonts w:eastAsia="Times New Roman" w:cs="Consolas"/>
                <w:color w:val="000000"/>
                <w:sz w:val="20"/>
                <w:szCs w:val="20"/>
                <w:highlight w:val="yellow"/>
              </w:rPr>
              <w:tab/>
              <w:t>selectedCardID:pdict.SelectedCreditCard.UUID</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r w:rsidRPr="00F120CA">
              <w:rPr>
                <w:rFonts w:eastAsia="Times New Roman" w:cs="Consolas"/>
                <w:color w:val="000000"/>
                <w:sz w:val="20"/>
                <w:szCs w:val="20"/>
              </w:rPr>
              <w:tab/>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w:t>
            </w:r>
          </w:p>
          <w:p w:rsidR="00F120CA" w:rsidRPr="00F120CA" w:rsidRDefault="00F120CA" w:rsidP="00F120CA">
            <w:pPr>
              <w:autoSpaceDE w:val="0"/>
              <w:autoSpaceDN w:val="0"/>
              <w:adjustRightInd w:val="0"/>
              <w:spacing w:after="0" w:line="240" w:lineRule="auto"/>
              <w:rPr>
                <w:rFonts w:eastAsia="Times New Roman" w:cs="Consolas"/>
                <w:sz w:val="20"/>
                <w:szCs w:val="20"/>
              </w:rPr>
            </w:pPr>
            <w:r w:rsidRPr="00F120CA">
              <w:rPr>
                <w:rFonts w:eastAsia="Times New Roman" w:cs="Consolas"/>
                <w:color w:val="000000"/>
                <w:sz w:val="20"/>
                <w:szCs w:val="20"/>
              </w:rPr>
              <w:tab/>
              <w:t>var json = JSON.stringify(cc);</w:t>
            </w:r>
            <w:r w:rsidRPr="00F120CA">
              <w:rPr>
                <w:rFonts w:eastAsia="Times New Roman" w:cs="Consolas"/>
                <w:color w:val="000000"/>
                <w:sz w:val="20"/>
                <w:szCs w:val="20"/>
              </w:rPr>
              <w:tab/>
            </w:r>
          </w:p>
          <w:p w:rsidR="00F120CA" w:rsidRDefault="00F120CA" w:rsidP="00F120CA">
            <w:r w:rsidRPr="00F120CA">
              <w:rPr>
                <w:rFonts w:eastAsia="Times New Roman" w:cs="Consolas"/>
                <w:color w:val="008080"/>
                <w:sz w:val="20"/>
                <w:szCs w:val="20"/>
              </w:rPr>
              <w:t>&lt;/</w:t>
            </w:r>
            <w:r w:rsidRPr="00F120CA">
              <w:rPr>
                <w:rFonts w:eastAsia="Times New Roman" w:cs="Consolas"/>
                <w:color w:val="3F7F7F"/>
                <w:sz w:val="20"/>
                <w:szCs w:val="20"/>
                <w:highlight w:val="lightGray"/>
              </w:rPr>
              <w:t>isscript</w:t>
            </w:r>
            <w:r w:rsidRPr="00F120CA">
              <w:rPr>
                <w:rFonts w:eastAsia="Times New Roman" w:cs="Consolas"/>
                <w:color w:val="008080"/>
                <w:sz w:val="20"/>
                <w:szCs w:val="20"/>
              </w:rPr>
              <w:t>&gt;</w:t>
            </w:r>
          </w:p>
        </w:tc>
      </w:tr>
    </w:tbl>
    <w:p w:rsidR="00FA3730" w:rsidRPr="00E33D85" w:rsidRDefault="00FA3730" w:rsidP="00FA3730">
      <w:pPr>
        <w:pStyle w:val="Heading4"/>
        <w:rPr>
          <w:rFonts w:asciiTheme="minorHAnsi" w:hAnsiTheme="minorHAnsi"/>
        </w:rPr>
      </w:pPr>
      <w:r w:rsidRPr="00E33D85">
        <w:rPr>
          <w:rFonts w:asciiTheme="minorHAnsi" w:hAnsiTheme="minorHAnsi"/>
        </w:rPr>
        <w:t xml:space="preserve">Template - </w:t>
      </w:r>
      <w:r>
        <w:rPr>
          <w:rFonts w:asciiTheme="minorHAnsi" w:hAnsiTheme="minorHAnsi"/>
        </w:rPr>
        <w:t>minicreditcard</w:t>
      </w:r>
      <w:r w:rsidRPr="00E33D85">
        <w:rPr>
          <w:rFonts w:asciiTheme="minorHAnsi" w:hAnsiTheme="minorHAnsi"/>
        </w:rPr>
        <w:t>.isml</w:t>
      </w:r>
    </w:p>
    <w:p w:rsidR="00FA3730" w:rsidRPr="00E33D85" w:rsidRDefault="00FA3730" w:rsidP="00FA3730">
      <w:pPr>
        <w:ind w:firstLine="360"/>
      </w:pPr>
      <w:r>
        <w:t xml:space="preserve">Add condition </w:t>
      </w:r>
      <w:r w:rsidR="00914AC3">
        <w:t>to map</w:t>
      </w:r>
      <w:r>
        <w:t xml:space="preserve"> credit card number with four digit mask </w:t>
      </w:r>
      <w:r w:rsidR="00413D18">
        <w:t>card number</w:t>
      </w:r>
    </w:p>
    <w:tbl>
      <w:tblPr>
        <w:tblStyle w:val="TableGrid"/>
        <w:tblW w:w="0" w:type="auto"/>
        <w:tblInd w:w="18" w:type="dxa"/>
        <w:tblLook w:val="04A0" w:firstRow="1" w:lastRow="0" w:firstColumn="1" w:lastColumn="0" w:noHBand="0" w:noVBand="1"/>
      </w:tblPr>
      <w:tblGrid>
        <w:gridCol w:w="10278"/>
      </w:tblGrid>
      <w:tr w:rsidR="00FA3730" w:rsidRPr="00E33D85" w:rsidTr="00634BE4">
        <w:tc>
          <w:tcPr>
            <w:tcW w:w="10278" w:type="dxa"/>
          </w:tcPr>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8080"/>
                <w:sz w:val="20"/>
                <w:szCs w:val="20"/>
              </w:rPr>
              <w:t>&lt;</w:t>
            </w:r>
            <w:r w:rsidRPr="00FA3730">
              <w:rPr>
                <w:rFonts w:eastAsia="Times New Roman" w:cs="Consolas"/>
                <w:color w:val="3F7F7F"/>
                <w:sz w:val="20"/>
                <w:szCs w:val="20"/>
                <w:highlight w:val="lightGray"/>
              </w:rPr>
              <w:t>isscript</w:t>
            </w:r>
            <w:r w:rsidRPr="00FA3730">
              <w:rPr>
                <w:rFonts w:eastAsia="Times New Roman" w:cs="Consolas"/>
                <w:color w:val="008080"/>
                <w:sz w:val="20"/>
                <w:szCs w:val="20"/>
              </w:rPr>
              <w:t>&gt;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var ccType, ccNumber, ccMonth, ccYear, ccOwner;</w:t>
            </w:r>
          </w:p>
          <w:p w:rsidR="00FA3730" w:rsidRPr="00FA3730" w:rsidRDefault="00FA3730" w:rsidP="00FA3730">
            <w:pPr>
              <w:autoSpaceDE w:val="0"/>
              <w:autoSpaceDN w:val="0"/>
              <w:adjustRightInd w:val="0"/>
              <w:spacing w:after="0" w:line="240" w:lineRule="auto"/>
              <w:rPr>
                <w:rFonts w:eastAsia="Times New Roman" w:cs="Consolas"/>
                <w:sz w:val="20"/>
                <w:szCs w:val="20"/>
              </w:rPr>
            </w:pP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if (pdict.card) {</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ccType = pdict.card.creditCardType;</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rPr>
              <w:tab/>
            </w:r>
            <w:r w:rsidRPr="00FA3730">
              <w:rPr>
                <w:rFonts w:eastAsia="Times New Roman" w:cs="Consolas"/>
                <w:color w:val="000000"/>
                <w:sz w:val="20"/>
                <w:szCs w:val="20"/>
              </w:rPr>
              <w:tab/>
            </w:r>
            <w:r w:rsidRPr="00FA3730">
              <w:rPr>
                <w:rFonts w:eastAsia="Times New Roman" w:cs="Consolas"/>
                <w:color w:val="000000"/>
                <w:sz w:val="20"/>
                <w:szCs w:val="20"/>
                <w:highlight w:val="yellow"/>
              </w:rPr>
              <w:t>if('maskedFourDigit' in pdict.card.custom &amp;</w:t>
            </w:r>
            <w:r w:rsidRPr="00FA3730">
              <w:rPr>
                <w:rFonts w:eastAsia="Times New Roman" w:cs="Consolas"/>
                <w:sz w:val="20"/>
                <w:szCs w:val="20"/>
                <w:highlight w:val="yellow"/>
              </w:rPr>
              <w:t>&amp;</w:t>
            </w:r>
            <w:r w:rsidRPr="00FA3730">
              <w:rPr>
                <w:rFonts w:eastAsia="Times New Roman" w:cs="Consolas"/>
                <w:color w:val="000000"/>
                <w:sz w:val="20"/>
                <w:szCs w:val="20"/>
                <w:highlight w:val="yellow"/>
              </w:rPr>
              <w:t xml:space="preserve"> !empty(pdict.card.custom.maskedFourDigit)){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pdict.card.custom.maskedFourDigit;</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 else {</w:t>
            </w:r>
          </w:p>
          <w:p w:rsidR="00FA3730" w:rsidRPr="00FA3730" w:rsidRDefault="00FA3730" w:rsidP="00FA3730">
            <w:pPr>
              <w:autoSpaceDE w:val="0"/>
              <w:autoSpaceDN w:val="0"/>
              <w:adjustRightInd w:val="0"/>
              <w:spacing w:after="0" w:line="240" w:lineRule="auto"/>
              <w:rPr>
                <w:rFonts w:eastAsia="Times New Roman" w:cs="Consolas"/>
                <w:sz w:val="20"/>
                <w:szCs w:val="20"/>
                <w:highlight w:val="yellow"/>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ccNumber = pdict.card.maskedCreditCardNumber;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highlight w:val="yellow"/>
              </w:rPr>
              <w:tab/>
            </w:r>
            <w:r w:rsidRPr="00FA3730">
              <w:rPr>
                <w:rFonts w:eastAsia="Times New Roman" w:cs="Consolas"/>
                <w:color w:val="000000"/>
                <w:sz w:val="20"/>
                <w:szCs w:val="20"/>
                <w:highlight w:val="yellow"/>
              </w:rPr>
              <w:tab/>
              <w:t>}</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ccMonth = pdict.card.creditCardExpirationMonth;</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ccYear = pdict.card.creditCardExpirationYear;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r>
            <w:r w:rsidRPr="00FA3730">
              <w:rPr>
                <w:rFonts w:eastAsia="Times New Roman" w:cs="Consolas"/>
                <w:color w:val="000000"/>
                <w:sz w:val="20"/>
                <w:szCs w:val="20"/>
              </w:rPr>
              <w:tab/>
              <w:t>ccOwner = pdict.card.creditCardHolder;</w:t>
            </w:r>
          </w:p>
          <w:p w:rsidR="00FA3730" w:rsidRPr="00FA3730" w:rsidRDefault="00FA3730" w:rsidP="00FA3730">
            <w:pPr>
              <w:autoSpaceDE w:val="0"/>
              <w:autoSpaceDN w:val="0"/>
              <w:adjustRightInd w:val="0"/>
              <w:spacing w:after="0" w:line="240" w:lineRule="auto"/>
              <w:rPr>
                <w:rFonts w:eastAsia="Times New Roman" w:cs="Consolas"/>
                <w:sz w:val="20"/>
                <w:szCs w:val="20"/>
              </w:rPr>
            </w:pPr>
            <w:r w:rsidRPr="00FA3730">
              <w:rPr>
                <w:rFonts w:eastAsia="Times New Roman" w:cs="Consolas"/>
                <w:color w:val="000000"/>
                <w:sz w:val="20"/>
                <w:szCs w:val="20"/>
              </w:rPr>
              <w:tab/>
              <w:t>}</w:t>
            </w:r>
          </w:p>
          <w:p w:rsidR="00FA3730" w:rsidRPr="00E33D85" w:rsidRDefault="00FA3730" w:rsidP="005C1822">
            <w:pPr>
              <w:pStyle w:val="BodyText"/>
            </w:pPr>
            <w:r w:rsidRPr="00FA3730">
              <w:rPr>
                <w:color w:val="008080"/>
              </w:rPr>
              <w:t>&lt;/</w:t>
            </w:r>
            <w:r w:rsidRPr="00FA3730">
              <w:rPr>
                <w:highlight w:val="lightGray"/>
              </w:rPr>
              <w:t>isscript</w:t>
            </w:r>
            <w:r w:rsidRPr="00FA3730">
              <w:rPr>
                <w:color w:val="008080"/>
              </w:rPr>
              <w:t>&gt;</w:t>
            </w:r>
          </w:p>
        </w:tc>
      </w:tr>
    </w:tbl>
    <w:p w:rsidR="00A83ED0" w:rsidRPr="00E33D85" w:rsidRDefault="00A83ED0" w:rsidP="00A83ED0">
      <w:pPr>
        <w:pStyle w:val="Heading4"/>
        <w:rPr>
          <w:rFonts w:asciiTheme="minorHAnsi" w:hAnsiTheme="minorHAnsi"/>
        </w:rPr>
      </w:pPr>
      <w:r w:rsidRPr="00E33D85">
        <w:rPr>
          <w:rFonts w:asciiTheme="minorHAnsi" w:hAnsiTheme="minorHAnsi"/>
        </w:rPr>
        <w:lastRenderedPageBreak/>
        <w:t>Script - Resource.ds</w:t>
      </w:r>
    </w:p>
    <w:p w:rsidR="00A83ED0" w:rsidRPr="00E33D85" w:rsidRDefault="00A83ED0" w:rsidP="00A83ED0">
      <w:pPr>
        <w:pStyle w:val="Heading5"/>
        <w:rPr>
          <w:rFonts w:asciiTheme="minorHAnsi" w:hAnsiTheme="minorHAnsi"/>
        </w:rPr>
      </w:pPr>
      <w:r w:rsidRPr="00E33D85">
        <w:rPr>
          <w:rFonts w:asciiTheme="minorHAnsi" w:hAnsiTheme="minorHAnsi"/>
        </w:rPr>
        <w:t>Update  ResourceHelper.getPreferences</w:t>
      </w:r>
    </w:p>
    <w:tbl>
      <w:tblPr>
        <w:tblStyle w:val="TableGrid"/>
        <w:tblW w:w="0" w:type="auto"/>
        <w:tblLook w:val="04A0" w:firstRow="1" w:lastRow="0" w:firstColumn="1" w:lastColumn="0" w:noHBand="0" w:noVBand="1"/>
      </w:tblPr>
      <w:tblGrid>
        <w:gridCol w:w="10296"/>
      </w:tblGrid>
      <w:tr w:rsidR="00A83ED0" w:rsidRPr="00E33D85" w:rsidTr="00634BE4">
        <w:tc>
          <w:tcPr>
            <w:tcW w:w="10296" w:type="dxa"/>
          </w:tcPr>
          <w:p w:rsidR="00A034AE" w:rsidRPr="00A034AE" w:rsidRDefault="00A034AE" w:rsidP="00A034AE">
            <w:pPr>
              <w:autoSpaceDE w:val="0"/>
              <w:autoSpaceDN w:val="0"/>
              <w:adjustRightInd w:val="0"/>
              <w:spacing w:after="0" w:line="240" w:lineRule="auto"/>
              <w:rPr>
                <w:rFonts w:eastAsia="Times New Roman" w:cs="Consolas"/>
                <w:sz w:val="20"/>
                <w:szCs w:val="20"/>
              </w:rPr>
            </w:pPr>
            <w:r w:rsidRPr="00A034AE">
              <w:rPr>
                <w:rFonts w:eastAsia="Times New Roman" w:cs="Consolas"/>
                <w:color w:val="000000"/>
                <w:sz w:val="20"/>
                <w:szCs w:val="20"/>
              </w:rPr>
              <w:t>COOKIE_HINT: (cookieHintAsset &amp;&amp; cookieHintAsset.</w:t>
            </w:r>
            <w:r w:rsidRPr="00A034AE">
              <w:rPr>
                <w:rFonts w:eastAsia="Times New Roman" w:cs="Consolas"/>
                <w:color w:val="000000"/>
                <w:sz w:val="20"/>
                <w:szCs w:val="20"/>
                <w:u w:val="single"/>
              </w:rPr>
              <w:t>online</w:t>
            </w:r>
            <w:r w:rsidRPr="00A034AE">
              <w:rPr>
                <w:rFonts w:eastAsia="Times New Roman" w:cs="Consolas"/>
                <w:color w:val="000000"/>
                <w:sz w:val="20"/>
                <w:szCs w:val="20"/>
              </w:rPr>
              <w:t>) || false,</w:t>
            </w:r>
          </w:p>
          <w:p w:rsidR="00A034AE" w:rsidRPr="00A034AE" w:rsidRDefault="00A034AE" w:rsidP="00A034AE">
            <w:pPr>
              <w:spacing w:after="0" w:line="240" w:lineRule="auto"/>
            </w:pPr>
            <w:r w:rsidRPr="00A034AE">
              <w:rPr>
                <w:rFonts w:eastAsia="Times New Roman" w:cs="Consolas"/>
                <w:color w:val="000000"/>
                <w:sz w:val="20"/>
                <w:szCs w:val="20"/>
              </w:rPr>
              <w:t>CHECK_TLS: Site.</w:t>
            </w:r>
            <w:r w:rsidRPr="00A034AE">
              <w:rPr>
                <w:rFonts w:eastAsia="Times New Roman" w:cs="Consolas"/>
                <w:color w:val="000000"/>
                <w:sz w:val="20"/>
                <w:szCs w:val="20"/>
                <w:u w:val="single"/>
              </w:rPr>
              <w:t>getCurrent</w:t>
            </w:r>
            <w:r w:rsidRPr="00A034AE">
              <w:rPr>
                <w:rFonts w:eastAsia="Times New Roman" w:cs="Consolas"/>
                <w:color w:val="000000"/>
                <w:sz w:val="20"/>
                <w:szCs w:val="20"/>
              </w:rPr>
              <w:t>().</w:t>
            </w:r>
            <w:r w:rsidRPr="00A034AE">
              <w:rPr>
                <w:rFonts w:eastAsia="Times New Roman" w:cs="Consolas"/>
                <w:color w:val="000000"/>
                <w:sz w:val="20"/>
                <w:szCs w:val="20"/>
                <w:u w:val="single"/>
              </w:rPr>
              <w:t>getCustomPreferenceValue</w:t>
            </w:r>
            <w:r w:rsidRPr="00A034AE">
              <w:rPr>
                <w:rFonts w:eastAsia="Times New Roman" w:cs="Consolas"/>
                <w:color w:val="000000"/>
                <w:sz w:val="20"/>
                <w:szCs w:val="20"/>
              </w:rPr>
              <w:t>(</w:t>
            </w:r>
            <w:r w:rsidRPr="00A034AE">
              <w:rPr>
                <w:rFonts w:eastAsia="Times New Roman" w:cs="Consolas"/>
                <w:color w:val="2A00FF"/>
                <w:sz w:val="20"/>
                <w:szCs w:val="20"/>
              </w:rPr>
              <w:t>'checkTLS'</w:t>
            </w:r>
            <w:r w:rsidRPr="00A034AE">
              <w:rPr>
                <w:rFonts w:eastAsia="Times New Roman" w:cs="Consolas"/>
                <w:color w:val="000000"/>
                <w:sz w:val="20"/>
                <w:szCs w:val="20"/>
              </w:rPr>
              <w:t>),</w:t>
            </w:r>
          </w:p>
          <w:p w:rsidR="00A83ED0" w:rsidRPr="00A034AE" w:rsidRDefault="00B54007" w:rsidP="00634BE4">
            <w:pPr>
              <w:spacing w:after="0" w:line="240" w:lineRule="auto"/>
              <w:rPr>
                <w:rFonts w:eastAsia="Times New Roman" w:cs="Times New Roman"/>
                <w:b/>
                <w:sz w:val="20"/>
                <w:szCs w:val="20"/>
              </w:rPr>
            </w:pPr>
            <w:r w:rsidRPr="00A034AE">
              <w:rPr>
                <w:sz w:val="20"/>
                <w:szCs w:val="20"/>
                <w:highlight w:val="yellow"/>
              </w:rPr>
              <w:t>TOKENIZATION_ENABLED: (Site.getCurrent().getCustomPreferenceValue('CsTokenizationEnable') == 'YES')? true : false</w:t>
            </w:r>
          </w:p>
        </w:tc>
      </w:tr>
    </w:tbl>
    <w:p w:rsidR="00080F6B" w:rsidRPr="00E33D85" w:rsidRDefault="00080F6B" w:rsidP="00080F6B">
      <w:pPr>
        <w:pStyle w:val="Heading4"/>
        <w:rPr>
          <w:rFonts w:asciiTheme="minorHAnsi" w:hAnsiTheme="minorHAnsi"/>
        </w:rPr>
      </w:pPr>
      <w:r>
        <w:rPr>
          <w:rFonts w:asciiTheme="minorHAnsi" w:hAnsiTheme="minorHAnsi"/>
        </w:rPr>
        <w:t>Controller–COBilling.js</w:t>
      </w:r>
    </w:p>
    <w:p w:rsidR="00080F6B" w:rsidRDefault="00080F6B" w:rsidP="00080F6B">
      <w:r>
        <w:t xml:space="preserve">Update </w:t>
      </w:r>
      <w:r w:rsidRPr="00080F6B">
        <w:t>initCreditCardList</w:t>
      </w:r>
      <w:r>
        <w:t xml:space="preserve"> function </w:t>
      </w:r>
    </w:p>
    <w:p w:rsidR="00080F6B" w:rsidRPr="00E33D85" w:rsidRDefault="00080F6B" w:rsidP="00080F6B">
      <w:r>
        <w:t>Update function to migrate old card based on current paymentIntstrument inside customer authenticated if condition</w:t>
      </w:r>
    </w:p>
    <w:tbl>
      <w:tblPr>
        <w:tblStyle w:val="TableGrid"/>
        <w:tblW w:w="0" w:type="auto"/>
        <w:tblInd w:w="18" w:type="dxa"/>
        <w:tblLook w:val="04A0" w:firstRow="1" w:lastRow="0" w:firstColumn="1" w:lastColumn="0" w:noHBand="0" w:noVBand="1"/>
      </w:tblPr>
      <w:tblGrid>
        <w:gridCol w:w="10278"/>
      </w:tblGrid>
      <w:tr w:rsidR="00080F6B" w:rsidRPr="00E33D85" w:rsidTr="00634BE4">
        <w:tc>
          <w:tcPr>
            <w:tcW w:w="10278" w:type="dxa"/>
          </w:tcPr>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(customer.authenticated)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var</w:t>
            </w:r>
            <w:r w:rsidRPr="00080F6B">
              <w:rPr>
                <w:rFonts w:eastAsia="Times New Roman" w:cs="Consolas"/>
                <w:color w:val="000000"/>
                <w:sz w:val="20"/>
                <w:szCs w:val="20"/>
              </w:rPr>
              <w:t xml:space="preserve"> profile = app.getModel(</w:t>
            </w:r>
            <w:r w:rsidRPr="00080F6B">
              <w:rPr>
                <w:rFonts w:eastAsia="Times New Roman" w:cs="Consolas"/>
                <w:color w:val="2A00FF"/>
                <w:sz w:val="20"/>
                <w:szCs w:val="20"/>
              </w:rPr>
              <w:t>'Profile'</w:t>
            </w:r>
            <w:r w:rsidRPr="00080F6B">
              <w:rPr>
                <w:rFonts w:eastAsia="Times New Roman" w:cs="Consolas"/>
                <w:color w:val="000000"/>
                <w:sz w:val="20"/>
                <w:szCs w:val="20"/>
              </w:rPr>
              <w:t>).get();</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highlight w:val="yellow"/>
              </w:rPr>
            </w:pPr>
            <w:r w:rsidRPr="00080F6B">
              <w:rPr>
                <w:rFonts w:eastAsia="Times New Roman" w:cs="Consolas"/>
                <w:color w:val="000000"/>
                <w:sz w:val="20"/>
                <w:szCs w:val="20"/>
              </w:rPr>
              <w:tab/>
            </w:r>
            <w:r w:rsidRPr="00080F6B">
              <w:rPr>
                <w:rFonts w:eastAsia="Times New Roman" w:cs="Consolas"/>
                <w:b/>
                <w:bCs/>
                <w:color w:val="7F0055"/>
                <w:sz w:val="20"/>
                <w:szCs w:val="20"/>
                <w:highlight w:val="yellow"/>
              </w:rPr>
              <w:t>var</w:t>
            </w:r>
            <w:r w:rsidRPr="00080F6B">
              <w:rPr>
                <w:rFonts w:eastAsia="Times New Roman" w:cs="Consolas"/>
                <w:color w:val="000000"/>
                <w:sz w:val="20"/>
                <w:szCs w:val="20"/>
                <w:highlight w:val="yellow"/>
              </w:rPr>
              <w:t xml:space="preserve"> migrateCard = require(</w:t>
            </w:r>
            <w:r w:rsidRPr="00080F6B">
              <w:rPr>
                <w:rFonts w:eastAsia="Times New Roman" w:cs="Consolas"/>
                <w:color w:val="2A00FF"/>
                <w:sz w:val="20"/>
                <w:szCs w:val="20"/>
                <w:highlight w:val="yellow"/>
              </w:rPr>
              <w:t>'int_cybersource/cartridge/scripts/helper/migrateOldCardToken'</w:t>
            </w:r>
            <w:r w:rsidRPr="00080F6B">
              <w:rPr>
                <w:rFonts w:eastAsia="Times New Roman" w:cs="Consolas"/>
                <w:color w:val="000000"/>
                <w:sz w:val="20"/>
                <w:szCs w:val="20"/>
                <w:highlight w:val="yellow"/>
              </w:rPr>
              <w:t>);</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highlight w:val="yellow"/>
              </w:rPr>
              <w:tab/>
              <w:t>migrateCard.MigrateOldCardToken(customer.profile.wallet.paymentInstruments);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b/>
                <w:bCs/>
                <w:color w:val="7F0055"/>
                <w:sz w:val="20"/>
                <w:szCs w:val="20"/>
              </w:rPr>
              <w:t>if</w:t>
            </w:r>
            <w:r w:rsidRPr="00080F6B">
              <w:rPr>
                <w:rFonts w:eastAsia="Times New Roman" w:cs="Consolas"/>
                <w:color w:val="000000"/>
                <w:sz w:val="20"/>
                <w:szCs w:val="20"/>
              </w:rPr>
              <w:t xml:space="preserve"> (profile) {</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applicableCreditCards = profile.validateWalletPaymentInstruments(countryCode, paymentAmount.getValue()).ValidPaymentInstruments;</w:t>
            </w:r>
          </w:p>
          <w:p w:rsidR="00080F6B" w:rsidRPr="00080F6B" w:rsidRDefault="00080F6B" w:rsidP="00080F6B">
            <w:pPr>
              <w:autoSpaceDE w:val="0"/>
              <w:autoSpaceDN w:val="0"/>
              <w:adjustRightInd w:val="0"/>
              <w:spacing w:after="0" w:line="240" w:lineRule="auto"/>
              <w:rPr>
                <w:rFonts w:eastAsia="Times New Roman" w:cs="Consolas"/>
                <w:sz w:val="20"/>
                <w:szCs w:val="20"/>
              </w:rPr>
            </w:pPr>
            <w:r w:rsidRPr="00080F6B">
              <w:rPr>
                <w:rFonts w:eastAsia="Times New Roman" w:cs="Consolas"/>
                <w:color w:val="000000"/>
                <w:sz w:val="20"/>
                <w:szCs w:val="20"/>
              </w:rPr>
              <w:t xml:space="preserve">        }</w:t>
            </w:r>
          </w:p>
          <w:p w:rsidR="00080F6B" w:rsidRPr="00E33D85" w:rsidRDefault="00080F6B" w:rsidP="005C1822">
            <w:pPr>
              <w:pStyle w:val="BodyText"/>
            </w:pPr>
            <w:r w:rsidRPr="00080F6B">
              <w:t xml:space="preserve">    }</w:t>
            </w:r>
          </w:p>
        </w:tc>
      </w:tr>
    </w:tbl>
    <w:p w:rsidR="00747254" w:rsidRPr="00E33D85" w:rsidRDefault="00AD4779" w:rsidP="00747254">
      <w:pPr>
        <w:pStyle w:val="Heading4"/>
        <w:rPr>
          <w:rFonts w:asciiTheme="minorHAnsi" w:hAnsiTheme="minorHAnsi"/>
        </w:rPr>
      </w:pPr>
      <w:r>
        <w:rPr>
          <w:rFonts w:asciiTheme="minorHAnsi" w:hAnsiTheme="minorHAnsi"/>
        </w:rPr>
        <w:t>Controller - Hooks.json</w:t>
      </w:r>
    </w:p>
    <w:p w:rsidR="00720C6A" w:rsidRDefault="0006091C" w:rsidP="00EE0B6C">
      <w:r w:rsidRPr="00E33D85">
        <w:t>Replace hook entry for CYBERSOURCE_CREDIT</w:t>
      </w:r>
    </w:p>
    <w:p w:rsidR="00A52C61" w:rsidRPr="00A52C61" w:rsidRDefault="00A52C61" w:rsidP="00EE0B6C">
      <w:r w:rsidRPr="00A52C61">
        <w:rPr>
          <w:highlight w:val="yellow"/>
        </w:rPr>
        <w:t>[Note: Please delete CYBERSOURCE_CREDIT.js from &lt;storefront controller cartridge&gt;/cartridge/script/payment/processor to process the file present in CyberSource cartridge]</w:t>
      </w:r>
    </w:p>
    <w:tbl>
      <w:tblPr>
        <w:tblStyle w:val="TableGrid"/>
        <w:tblW w:w="0" w:type="auto"/>
        <w:tblLook w:val="04A0" w:firstRow="1" w:lastRow="0" w:firstColumn="1" w:lastColumn="0" w:noHBand="0" w:noVBand="1"/>
      </w:tblPr>
      <w:tblGrid>
        <w:gridCol w:w="10296"/>
      </w:tblGrid>
      <w:tr w:rsidR="00FE6932" w:rsidTr="00FE6932">
        <w:tc>
          <w:tcPr>
            <w:tcW w:w="10296" w:type="dxa"/>
          </w:tcPr>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"name"</w:t>
            </w:r>
            <w:r w:rsidRPr="00FE6932">
              <w:rPr>
                <w:rFonts w:ascii="Consolas" w:eastAsia="Times New Roman" w:hAnsi="Consolas" w:cs="Consolas"/>
                <w:color w:val="0000FF"/>
                <w:sz w:val="20"/>
                <w:szCs w:val="20"/>
                <w:highlight w:val="yellow"/>
              </w:rPr>
              <w:t>: "app.payment.processor.CYBERSOURCE_CREDIT"</w:t>
            </w:r>
            <w:r w:rsidRPr="00FE6932">
              <w:rPr>
                <w:rFonts w:ascii="Consolas" w:eastAsia="Times New Roman" w:hAnsi="Consolas" w:cs="Consolas"/>
                <w:color w:val="000000"/>
                <w:sz w:val="20"/>
                <w:szCs w:val="20"/>
                <w:highlight w:val="yellow"/>
              </w:rPr>
              <w:t>,</w:t>
            </w:r>
          </w:p>
          <w:p w:rsidR="00FE6932" w:rsidRPr="00FE6932" w:rsidRDefault="00FE6932" w:rsidP="00FE6932">
            <w:pPr>
              <w:autoSpaceDE w:val="0"/>
              <w:autoSpaceDN w:val="0"/>
              <w:adjustRightInd w:val="0"/>
              <w:spacing w:after="0" w:line="240" w:lineRule="auto"/>
              <w:rPr>
                <w:rFonts w:ascii="Consolas" w:eastAsia="Times New Roman" w:hAnsi="Consolas" w:cs="Consolas"/>
                <w:sz w:val="20"/>
                <w:szCs w:val="20"/>
                <w:highlight w:val="yellow"/>
              </w:rPr>
            </w:pP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sz w:val="20"/>
                <w:szCs w:val="20"/>
                <w:highlight w:val="yellow"/>
              </w:rPr>
              <w:tab/>
            </w:r>
            <w:r w:rsidRPr="00FE6932">
              <w:rPr>
                <w:rFonts w:ascii="Consolas" w:eastAsia="Times New Roman" w:hAnsi="Consolas" w:cs="Consolas"/>
                <w:color w:val="934B3C"/>
                <w:sz w:val="20"/>
                <w:szCs w:val="20"/>
                <w:highlight w:val="yellow"/>
              </w:rPr>
              <w:t>"script"</w:t>
            </w:r>
            <w:r w:rsidRPr="00FE6932">
              <w:rPr>
                <w:rFonts w:ascii="Consolas" w:eastAsia="Times New Roman" w:hAnsi="Consolas" w:cs="Consolas"/>
                <w:color w:val="0000FF"/>
                <w:sz w:val="20"/>
                <w:szCs w:val="20"/>
                <w:highlight w:val="yellow"/>
              </w:rPr>
              <w:t>: "./../../../int_cybersource_controllers/cartridge/scripts/payment/processor/CYBERSOURCE_CREDIT"</w:t>
            </w:r>
          </w:p>
          <w:p w:rsidR="00FE6932" w:rsidRDefault="00FE6932" w:rsidP="00FE6932">
            <w:r w:rsidRPr="00FE6932">
              <w:rPr>
                <w:rFonts w:ascii="Consolas" w:eastAsia="Times New Roman" w:hAnsi="Consolas" w:cs="Consolas"/>
                <w:color w:val="0000FF"/>
                <w:sz w:val="20"/>
                <w:szCs w:val="20"/>
                <w:highlight w:val="yellow"/>
              </w:rPr>
              <w:tab/>
            </w:r>
            <w:r w:rsidRPr="00FE6932">
              <w:rPr>
                <w:rFonts w:ascii="Consolas" w:eastAsia="Times New Roman" w:hAnsi="Consolas" w:cs="Consolas"/>
                <w:color w:val="0000FF"/>
                <w:sz w:val="20"/>
                <w:szCs w:val="20"/>
                <w:highlight w:val="yellow"/>
              </w:rPr>
              <w:tab/>
              <w:t>},</w:t>
            </w:r>
          </w:p>
        </w:tc>
      </w:tr>
    </w:tbl>
    <w:p w:rsidR="00747254" w:rsidRPr="00E33D85" w:rsidRDefault="00747254" w:rsidP="00747254">
      <w:pPr>
        <w:pStyle w:val="Heading3"/>
        <w:rPr>
          <w:rFonts w:asciiTheme="minorHAnsi" w:hAnsiTheme="minorHAnsi"/>
          <w:b w:val="0"/>
        </w:rPr>
      </w:pPr>
      <w:bookmarkStart w:id="777" w:name="_Toc368651147"/>
      <w:bookmarkStart w:id="778" w:name="_Toc492911320"/>
      <w:bookmarkEnd w:id="773"/>
      <w:r w:rsidRPr="00E33D85">
        <w:rPr>
          <w:rFonts w:asciiTheme="minorHAnsi" w:hAnsiTheme="minorHAnsi"/>
          <w:b w:val="0"/>
        </w:rPr>
        <w:t>Tax Service</w:t>
      </w:r>
      <w:bookmarkEnd w:id="777"/>
      <w:bookmarkEnd w:id="778"/>
    </w:p>
    <w:p w:rsidR="00747254" w:rsidRPr="00E33D85" w:rsidRDefault="00747254" w:rsidP="00747254">
      <w:pPr>
        <w:pStyle w:val="Heading4"/>
        <w:rPr>
          <w:rFonts w:asciiTheme="minorHAnsi" w:hAnsiTheme="minorHAnsi"/>
        </w:rPr>
      </w:pPr>
      <w:r w:rsidRPr="00E33D85">
        <w:rPr>
          <w:rFonts w:asciiTheme="minorHAnsi" w:hAnsiTheme="minorHAnsi"/>
        </w:rPr>
        <w:t xml:space="preserve">Script - calculate.js </w:t>
      </w:r>
    </w:p>
    <w:p w:rsidR="009C7B56" w:rsidRPr="009C7B56" w:rsidRDefault="009C7B56" w:rsidP="00E3695D">
      <w:pPr>
        <w:pStyle w:val="Heading5"/>
        <w:rPr>
          <w:rFonts w:asciiTheme="minorHAnsi" w:eastAsiaTheme="minorHAnsi" w:hAnsiTheme="minorHAnsi" w:cstheme="minorBidi"/>
          <w:b w:val="0"/>
          <w:bCs/>
          <w:color w:val="000000" w:themeColor="text1"/>
          <w:szCs w:val="22"/>
        </w:rPr>
      </w:pPr>
      <w:r w:rsidRPr="009C7B56">
        <w:rPr>
          <w:rFonts w:asciiTheme="minorHAnsi" w:eastAsiaTheme="minorHAnsi" w:hAnsiTheme="minorHAnsi" w:cstheme="minorBidi"/>
          <w:b w:val="0"/>
          <w:bCs/>
          <w:color w:val="000000" w:themeColor="text1"/>
          <w:szCs w:val="22"/>
        </w:rPr>
        <w:t>Call calculateTaxes function of cybersource by adding below line after basket.updateTotals()</w:t>
      </w:r>
    </w:p>
    <w:p w:rsidR="00E3695D" w:rsidRPr="00E33D85" w:rsidRDefault="00E3695D" w:rsidP="005C1822">
      <w:pPr>
        <w:pStyle w:val="BodyText"/>
      </w:pPr>
    </w:p>
    <w:tbl>
      <w:tblPr>
        <w:tblStyle w:val="TableGrid"/>
        <w:tblW w:w="0" w:type="auto"/>
        <w:tblLook w:val="04A0" w:firstRow="1" w:lastRow="0" w:firstColumn="1" w:lastColumn="0" w:noHBand="0" w:noVBand="1"/>
      </w:tblPr>
      <w:tblGrid>
        <w:gridCol w:w="10296"/>
      </w:tblGrid>
      <w:tr w:rsidR="00827779" w:rsidRPr="00E33D85" w:rsidTr="00827779">
        <w:tc>
          <w:tcPr>
            <w:tcW w:w="10296" w:type="dxa"/>
          </w:tcPr>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calculateProductPrices(basket);</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CALCULATE TAX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Pr>
                <w:rFonts w:ascii="Consolas" w:eastAsia="Times New Roman" w:hAnsi="Consolas" w:cs="Consolas"/>
                <w:color w:val="000000"/>
                <w:sz w:val="20"/>
                <w:szCs w:val="20"/>
              </w:rPr>
              <w:t xml:space="preserve">    </w:t>
            </w:r>
            <w:r w:rsidRPr="007F2944">
              <w:rPr>
                <w:rFonts w:ascii="Consolas" w:eastAsia="Times New Roman" w:hAnsi="Consolas" w:cs="Consolas"/>
                <w:b/>
                <w:bCs/>
                <w:color w:val="7F0055"/>
                <w:sz w:val="20"/>
                <w:szCs w:val="20"/>
                <w:highlight w:val="yellow"/>
              </w:rPr>
              <w:t>if</w:t>
            </w:r>
            <w:r w:rsidRPr="007F2944">
              <w:rPr>
                <w:rFonts w:ascii="Consolas" w:eastAsia="Times New Roman" w:hAnsi="Consolas" w:cs="Consolas"/>
                <w:color w:val="000000"/>
                <w:sz w:val="20"/>
                <w:szCs w:val="20"/>
                <w:highlight w:val="yellow"/>
              </w:rPr>
              <w:t xml:space="preserve"> (dw.order.TaxMgr.taxationPolicy == dw.order.TaxMgr.TAX_POLICY_NET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&amp;&amp; dw.system.Site.getCurrent().getCustomPreferenceValue(</w:t>
            </w:r>
            <w:r w:rsidRPr="007F2944">
              <w:rPr>
                <w:rFonts w:ascii="Consolas" w:eastAsia="Times New Roman" w:hAnsi="Consolas" w:cs="Consolas"/>
                <w:color w:val="2A00FF"/>
                <w:sz w:val="20"/>
                <w:szCs w:val="20"/>
                <w:highlight w:val="yellow"/>
              </w:rPr>
              <w:t>'CsEnableTaxation'</w:t>
            </w:r>
            <w:r w:rsidRPr="007F2944">
              <w:rPr>
                <w:rFonts w:ascii="Consolas" w:eastAsia="Times New Roman" w:hAnsi="Consolas" w:cs="Consolas"/>
                <w:color w:val="000000"/>
                <w:sz w:val="20"/>
                <w:szCs w:val="20"/>
                <w:highlight w:val="yellow"/>
              </w:rPr>
              <w:t>)) {</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require(</w:t>
            </w:r>
            <w:r w:rsidRPr="007F2944">
              <w:rPr>
                <w:rFonts w:ascii="Consolas" w:eastAsia="Times New Roman" w:hAnsi="Consolas" w:cs="Consolas"/>
                <w:color w:val="2A00FF"/>
                <w:sz w:val="20"/>
                <w:szCs w:val="20"/>
                <w:highlight w:val="yellow"/>
              </w:rPr>
              <w:t>'int_cybersource/cartridge/scripts/tax/adaptor/TaxAdaptor'</w:t>
            </w:r>
            <w:r w:rsidRPr="007F2944">
              <w:rPr>
                <w:rFonts w:ascii="Consolas" w:eastAsia="Times New Roman" w:hAnsi="Consolas" w:cs="Consolas"/>
                <w:color w:val="000000"/>
                <w:sz w:val="20"/>
                <w:szCs w:val="20"/>
                <w:highlight w:val="yellow"/>
              </w:rPr>
              <w:t>).CalculateTaxes(basket);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basket.updateTotals();</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b/>
                <w:bCs/>
                <w:color w:val="7F0055"/>
                <w:sz w:val="20"/>
                <w:szCs w:val="20"/>
                <w:highlight w:val="yellow"/>
              </w:rPr>
              <w:t>else</w:t>
            </w:r>
            <w:r w:rsidRPr="007F2944">
              <w:rPr>
                <w:rFonts w:ascii="Consolas" w:eastAsia="Times New Roman" w:hAnsi="Consolas" w:cs="Consolas"/>
                <w:color w:val="000000"/>
                <w:sz w:val="20"/>
                <w:szCs w:val="20"/>
                <w:highlight w:val="yellow"/>
              </w:rPr>
              <w: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w:t>
            </w:r>
            <w:r w:rsidRPr="007F2944">
              <w:rPr>
                <w:rFonts w:ascii="Consolas" w:eastAsia="Times New Roman" w:hAnsi="Consolas" w:cs="Consolas"/>
                <w:color w:val="000000"/>
                <w:sz w:val="20"/>
                <w:szCs w:val="20"/>
                <w:highlight w:val="yellow"/>
              </w:rPr>
              <w:tab/>
              <w:t>calculateTax(basket);</w:t>
            </w:r>
          </w:p>
          <w:p w:rsidR="007F2944" w:rsidRPr="007F2944" w:rsidRDefault="007F2944" w:rsidP="007F2944">
            <w:pPr>
              <w:autoSpaceDE w:val="0"/>
              <w:autoSpaceDN w:val="0"/>
              <w:adjustRightInd w:val="0"/>
              <w:spacing w:after="0" w:line="240" w:lineRule="auto"/>
              <w:rPr>
                <w:rFonts w:ascii="Consolas" w:eastAsia="Times New Roman" w:hAnsi="Consolas" w:cs="Consolas"/>
                <w:sz w:val="20"/>
                <w:szCs w:val="20"/>
                <w:highlight w:val="yellow"/>
              </w:rPr>
            </w:pPr>
            <w:r w:rsidRPr="007F2944">
              <w:rPr>
                <w:rFonts w:ascii="Consolas" w:eastAsia="Times New Roman" w:hAnsi="Consolas" w:cs="Consolas"/>
                <w:color w:val="000000"/>
                <w:sz w:val="20"/>
                <w:szCs w:val="20"/>
                <w:highlight w:val="yellow"/>
              </w:rPr>
              <w:t xml:space="preserve">        basket.updateTotals();</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sidRPr="007F2944">
              <w:rPr>
                <w:rFonts w:ascii="Consolas" w:eastAsia="Times New Roman" w:hAnsi="Consolas" w:cs="Consolas"/>
                <w:color w:val="000000"/>
                <w:sz w:val="20"/>
                <w:szCs w:val="20"/>
                <w:highlight w:val="yellow"/>
              </w:rPr>
              <w:t xml:space="preserve">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p w:rsidR="007F2944" w:rsidRDefault="007F2944" w:rsidP="007F2944">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            DONE                         =====</w:t>
            </w:r>
          </w:p>
          <w:p w:rsidR="00827779" w:rsidRPr="00E33D85" w:rsidRDefault="007F2944" w:rsidP="007F2944">
            <w:pPr>
              <w:autoSpaceDE w:val="0"/>
              <w:autoSpaceDN w:val="0"/>
              <w:adjustRightInd w:val="0"/>
              <w:spacing w:after="0" w:line="240" w:lineRule="auto"/>
              <w:rPr>
                <w:rFonts w:eastAsia="Times New Roman" w:cs="Consolas"/>
                <w:color w:val="000000"/>
                <w:sz w:val="20"/>
                <w:szCs w:val="20"/>
              </w:rPr>
            </w:pPr>
            <w:r>
              <w:rPr>
                <w:rFonts w:ascii="Consolas" w:eastAsia="Times New Roman" w:hAnsi="Consolas" w:cs="Consolas"/>
                <w:color w:val="000000"/>
                <w:sz w:val="20"/>
                <w:szCs w:val="20"/>
              </w:rPr>
              <w:t xml:space="preserve">    </w:t>
            </w:r>
            <w:r>
              <w:rPr>
                <w:rFonts w:ascii="Consolas" w:eastAsia="Times New Roman" w:hAnsi="Consolas" w:cs="Consolas"/>
                <w:color w:val="3F7F5F"/>
                <w:sz w:val="20"/>
                <w:szCs w:val="20"/>
              </w:rPr>
              <w:t>// ===================================================</w:t>
            </w:r>
          </w:p>
        </w:tc>
      </w:tr>
    </w:tbl>
    <w:p w:rsidR="00827779" w:rsidRPr="00E33D85" w:rsidRDefault="00827779" w:rsidP="00E3695D">
      <w:pPr>
        <w:autoSpaceDE w:val="0"/>
        <w:autoSpaceDN w:val="0"/>
        <w:adjustRightInd w:val="0"/>
        <w:spacing w:after="0" w:line="240" w:lineRule="auto"/>
        <w:rPr>
          <w:rFonts w:eastAsia="Times New Roman" w:cs="Consolas"/>
          <w:color w:val="000000"/>
          <w:sz w:val="20"/>
          <w:szCs w:val="20"/>
        </w:rPr>
      </w:pPr>
    </w:p>
    <w:p w:rsidR="003615C1" w:rsidRPr="00E33D85" w:rsidRDefault="003615C1" w:rsidP="003615C1">
      <w:pPr>
        <w:pStyle w:val="Heading4"/>
        <w:rPr>
          <w:rFonts w:asciiTheme="minorHAnsi" w:hAnsiTheme="minorHAnsi"/>
        </w:rPr>
      </w:pPr>
      <w:r w:rsidRPr="00E33D85">
        <w:rPr>
          <w:rFonts w:asciiTheme="minorHAnsi" w:hAnsiTheme="minorHAnsi"/>
        </w:rPr>
        <w:t>Controller Cartridge – Script OrderModel.js</w:t>
      </w:r>
    </w:p>
    <w:p w:rsidR="003615C1" w:rsidRPr="00E33D85" w:rsidRDefault="003615C1" w:rsidP="003615C1">
      <w:pPr>
        <w:pStyle w:val="Heading5"/>
        <w:rPr>
          <w:rFonts w:asciiTheme="minorHAnsi" w:hAnsiTheme="minorHAnsi"/>
        </w:rPr>
      </w:pPr>
      <w:r w:rsidRPr="00E33D85">
        <w:rPr>
          <w:rFonts w:asciiTheme="minorHAnsi" w:hAnsiTheme="minorHAnsi"/>
        </w:rPr>
        <w:t>Update placeOrder function</w:t>
      </w:r>
    </w:p>
    <w:p w:rsidR="003615C1" w:rsidRPr="00E33D85" w:rsidRDefault="003615C1" w:rsidP="005C1822">
      <w:pPr>
        <w:pStyle w:val="BodyText"/>
        <w:numPr>
          <w:ilvl w:val="0"/>
          <w:numId w:val="56"/>
        </w:numPr>
      </w:pPr>
      <w:r w:rsidRPr="00E33D85">
        <w:t xml:space="preserve">Set variable session.custom.SkipTaxCalculation=false; </w:t>
      </w:r>
      <w:r w:rsidRPr="00E33D85">
        <w:rPr>
          <w:rFonts w:eastAsia="Times New Roman" w:cs="Consolas"/>
          <w:color w:val="000000"/>
        </w:rPr>
        <w:t>before failOrder</w:t>
      </w:r>
    </w:p>
    <w:tbl>
      <w:tblPr>
        <w:tblStyle w:val="TableGrid"/>
        <w:tblW w:w="0" w:type="auto"/>
        <w:tblInd w:w="18" w:type="dxa"/>
        <w:tblLook w:val="04A0" w:firstRow="1" w:lastRow="0" w:firstColumn="1" w:lastColumn="0" w:noHBand="0" w:noVBand="1"/>
      </w:tblPr>
      <w:tblGrid>
        <w:gridCol w:w="10278"/>
      </w:tblGrid>
      <w:tr w:rsidR="00FA3C2C" w:rsidRPr="00E33D85" w:rsidTr="00636F6D">
        <w:tc>
          <w:tcPr>
            <w:tcW w:w="10278" w:type="dxa"/>
          </w:tcPr>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function</w:t>
            </w:r>
            <w:r w:rsidRPr="004801AB">
              <w:rPr>
                <w:rFonts w:eastAsia="Times New Roman" w:cs="Consolas"/>
                <w:color w:val="000000"/>
                <w:sz w:val="20"/>
                <w:szCs w:val="20"/>
              </w:rPr>
              <w:t xml:space="preserve"> placeOrder(order)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var</w:t>
            </w:r>
            <w:r w:rsidRPr="004801AB">
              <w:rPr>
                <w:rFonts w:eastAsia="Times New Roman" w:cs="Consolas"/>
                <w:color w:val="000000"/>
                <w:sz w:val="20"/>
                <w:szCs w:val="20"/>
              </w:rPr>
              <w:t xml:space="preserve"> placeOrderStatus = OrderMgr.placeOrder(order);</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b/>
                <w:bCs/>
                <w:color w:val="7F0055"/>
                <w:sz w:val="20"/>
                <w:szCs w:val="20"/>
              </w:rPr>
              <w:t>if</w:t>
            </w:r>
            <w:r w:rsidRPr="004801AB">
              <w:rPr>
                <w:rFonts w:eastAsia="Times New Roman" w:cs="Consolas"/>
                <w:color w:val="000000"/>
                <w:sz w:val="20"/>
                <w:szCs w:val="20"/>
              </w:rPr>
              <w:t xml:space="preserve"> (placeOrderStatus === Status.ERROR)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ab/>
            </w:r>
            <w:r w:rsidRPr="004801AB">
              <w:rPr>
                <w:rFonts w:eastAsia="Times New Roman" w:cs="Consolas"/>
                <w:color w:val="000000"/>
                <w:sz w:val="20"/>
                <w:szCs w:val="20"/>
                <w:highlight w:val="yellow"/>
              </w:rPr>
              <w:t>session.custom.SkipTaxCalculation=</w:t>
            </w:r>
            <w:r w:rsidRPr="004801AB">
              <w:rPr>
                <w:rFonts w:eastAsia="Times New Roman" w:cs="Consolas"/>
                <w:b/>
                <w:bCs/>
                <w:color w:val="7F0055"/>
                <w:sz w:val="20"/>
                <w:szCs w:val="20"/>
                <w:highlight w:val="yellow"/>
              </w:rPr>
              <w:t>false</w:t>
            </w:r>
            <w:r w:rsidRPr="004801AB">
              <w:rPr>
                <w:rFonts w:eastAsia="Times New Roman" w:cs="Consolas"/>
                <w:color w:val="000000"/>
                <w:sz w:val="20"/>
                <w:szCs w:val="20"/>
                <w:highlight w:val="yellow"/>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OrderMgr.failOrder(order);</w:t>
            </w:r>
          </w:p>
          <w:p w:rsidR="004801AB" w:rsidRPr="004801AB" w:rsidRDefault="00B32948" w:rsidP="004801AB">
            <w:pPr>
              <w:autoSpaceDE w:val="0"/>
              <w:autoSpaceDN w:val="0"/>
              <w:adjustRightInd w:val="0"/>
              <w:spacing w:after="0" w:line="240" w:lineRule="auto"/>
              <w:ind w:left="720"/>
              <w:rPr>
                <w:rFonts w:eastAsia="Times New Roman" w:cs="Consolas"/>
                <w:sz w:val="20"/>
                <w:szCs w:val="20"/>
              </w:rPr>
            </w:pPr>
            <w:r>
              <w:rPr>
                <w:rFonts w:eastAsia="Times New Roman" w:cs="Consolas"/>
                <w:b/>
                <w:bCs/>
                <w:color w:val="7F0055"/>
                <w:sz w:val="20"/>
                <w:szCs w:val="20"/>
              </w:rPr>
              <w:t>t</w:t>
            </w:r>
            <w:r w:rsidR="004801AB" w:rsidRPr="004801AB">
              <w:rPr>
                <w:rFonts w:eastAsia="Times New Roman" w:cs="Consolas"/>
                <w:b/>
                <w:bCs/>
                <w:color w:val="7F0055"/>
                <w:sz w:val="20"/>
                <w:szCs w:val="20"/>
              </w:rPr>
              <w:t>hrow</w:t>
            </w:r>
            <w:r>
              <w:rPr>
                <w:rFonts w:eastAsia="Times New Roman" w:cs="Consolas"/>
                <w:b/>
                <w:bCs/>
                <w:color w:val="7F0055"/>
                <w:sz w:val="20"/>
                <w:szCs w:val="20"/>
              </w:rPr>
              <w:t xml:space="preserve"> </w:t>
            </w:r>
            <w:r w:rsidR="004801AB" w:rsidRPr="004801AB">
              <w:rPr>
                <w:rFonts w:eastAsia="Times New Roman" w:cs="Consolas"/>
                <w:b/>
                <w:bCs/>
                <w:color w:val="7F0055"/>
                <w:sz w:val="20"/>
                <w:szCs w:val="20"/>
              </w:rPr>
              <w:t>new</w:t>
            </w:r>
            <w:r w:rsidR="004801AB" w:rsidRPr="004801AB">
              <w:rPr>
                <w:rFonts w:eastAsia="Times New Roman" w:cs="Consolas"/>
                <w:color w:val="000000"/>
                <w:sz w:val="20"/>
                <w:szCs w:val="20"/>
              </w:rPr>
              <w:t xml:space="preserve"> Error(</w:t>
            </w:r>
            <w:r w:rsidR="004801AB" w:rsidRPr="004801AB">
              <w:rPr>
                <w:rFonts w:eastAsia="Times New Roman" w:cs="Consolas"/>
                <w:color w:val="2A00FF"/>
                <w:sz w:val="20"/>
                <w:szCs w:val="20"/>
              </w:rPr>
              <w:t>'Failed to place order.'</w:t>
            </w:r>
            <w:r w:rsidR="004801AB" w:rsidRPr="004801AB">
              <w:rPr>
                <w:rFonts w:eastAsia="Times New Roman" w:cs="Consolas"/>
                <w:color w:val="000000"/>
                <w:sz w:val="20"/>
                <w:szCs w:val="20"/>
              </w:rPr>
              <w:t>);</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order.setConfirmationStatus(Order.CONFIRMATION_STATUS_CONFIRMED);</w:t>
            </w:r>
          </w:p>
          <w:p w:rsidR="004801AB" w:rsidRPr="004801AB" w:rsidRDefault="004801AB" w:rsidP="004801AB">
            <w:pPr>
              <w:autoSpaceDE w:val="0"/>
              <w:autoSpaceDN w:val="0"/>
              <w:adjustRightInd w:val="0"/>
              <w:spacing w:after="0" w:line="240" w:lineRule="auto"/>
              <w:ind w:left="720"/>
              <w:rPr>
                <w:rFonts w:eastAsia="Times New Roman" w:cs="Consolas"/>
                <w:sz w:val="20"/>
                <w:szCs w:val="20"/>
              </w:rPr>
            </w:pPr>
            <w:r w:rsidRPr="004801AB">
              <w:rPr>
                <w:rFonts w:eastAsia="Times New Roman" w:cs="Consolas"/>
                <w:color w:val="000000"/>
                <w:sz w:val="20"/>
                <w:szCs w:val="20"/>
              </w:rPr>
              <w:t xml:space="preserve">    order.setExportStatus(Order.EXPORT_STATUS_READY);</w:t>
            </w:r>
          </w:p>
          <w:p w:rsidR="00FA3C2C" w:rsidRPr="00E33D85" w:rsidRDefault="004801AB" w:rsidP="005C1822">
            <w:pPr>
              <w:pStyle w:val="BodyText"/>
            </w:pPr>
            <w:r w:rsidRPr="004801AB">
              <w:t>}</w:t>
            </w:r>
          </w:p>
        </w:tc>
      </w:tr>
    </w:tbl>
    <w:p w:rsidR="004F6E98" w:rsidRPr="00E33D85" w:rsidRDefault="004F6E98" w:rsidP="005C1822">
      <w:pPr>
        <w:pStyle w:val="BodyText"/>
      </w:pPr>
    </w:p>
    <w:p w:rsidR="00F40DD3" w:rsidRPr="00E33D85" w:rsidRDefault="00F40DD3" w:rsidP="00F40DD3">
      <w:pPr>
        <w:pStyle w:val="Heading4"/>
        <w:rPr>
          <w:rFonts w:asciiTheme="minorHAnsi" w:hAnsiTheme="minorHAnsi"/>
        </w:rPr>
      </w:pPr>
      <w:r w:rsidRPr="00E33D85">
        <w:rPr>
          <w:rFonts w:asciiTheme="minorHAnsi" w:hAnsiTheme="minorHAnsi"/>
        </w:rPr>
        <w:t>Controller -Cart.js</w:t>
      </w:r>
    </w:p>
    <w:p w:rsidR="00F40DD3" w:rsidRPr="00E33D85" w:rsidRDefault="00F40DD3" w:rsidP="00F40DD3">
      <w:pPr>
        <w:pStyle w:val="Heading5"/>
        <w:rPr>
          <w:rFonts w:asciiTheme="minorHAnsi" w:hAnsiTheme="minorHAnsi"/>
        </w:rPr>
      </w:pPr>
      <w:r w:rsidRPr="00E33D85">
        <w:rPr>
          <w:rFonts w:asciiTheme="minorHAnsi" w:hAnsiTheme="minorHAnsi"/>
        </w:rPr>
        <w:t>Update submitForm function</w:t>
      </w:r>
    </w:p>
    <w:p w:rsidR="00F40DD3" w:rsidRPr="00E33D85" w:rsidRDefault="00F40DD3" w:rsidP="005C1822">
      <w:pPr>
        <w:pStyle w:val="BodyText"/>
      </w:pPr>
      <w:r w:rsidRPr="00E33D85">
        <w:t>UpdatedeletePro</w:t>
      </w:r>
      <w:r w:rsidR="00D76170">
        <w:t>ducts</w:t>
      </w:r>
      <w:r w:rsidRPr="00E33D85">
        <w:t>ection by clear cartstatestring</w:t>
      </w:r>
    </w:p>
    <w:tbl>
      <w:tblPr>
        <w:tblStyle w:val="TableGrid"/>
        <w:tblW w:w="0" w:type="auto"/>
        <w:tblInd w:w="18" w:type="dxa"/>
        <w:tblLook w:val="04A0" w:firstRow="1" w:lastRow="0" w:firstColumn="1" w:lastColumn="0" w:noHBand="0" w:noVBand="1"/>
      </w:tblPr>
      <w:tblGrid>
        <w:gridCol w:w="10278"/>
      </w:tblGrid>
      <w:tr w:rsidR="00F40DD3" w:rsidRPr="00E33D85" w:rsidTr="00F40DD3">
        <w:tc>
          <w:tcPr>
            <w:tcW w:w="10278" w:type="dxa"/>
          </w:tcPr>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2A00FF"/>
                <w:sz w:val="20"/>
                <w:szCs w:val="20"/>
              </w:rPr>
              <w:t>'deleteProduct'</w:t>
            </w:r>
            <w:r w:rsidRPr="00E33D85">
              <w:rPr>
                <w:rFonts w:eastAsia="Times New Roman" w:cs="Consolas"/>
                <w:color w:val="000000"/>
                <w:sz w:val="20"/>
                <w:szCs w:val="20"/>
              </w:rPr>
              <w:t xml:space="preserv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(formgroup)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cart.removeProductLineItem(formgroup.getTriggeredAction().object);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session.custom.cartStateString = </w:t>
            </w:r>
            <w:r w:rsidRPr="00E33D85">
              <w:rPr>
                <w:rFonts w:eastAsia="Times New Roman" w:cs="Consolas"/>
                <w:b/>
                <w:bCs/>
                <w:color w:val="7F0055"/>
                <w:sz w:val="20"/>
                <w:szCs w:val="20"/>
                <w:highlight w:val="yellow"/>
              </w:rPr>
              <w:t>null</w:t>
            </w:r>
            <w:r w:rsidRPr="00E33D85">
              <w:rPr>
                <w:rFonts w:eastAsia="Times New Roman" w:cs="Consolas"/>
                <w:color w:val="000000"/>
                <w:sz w:val="20"/>
                <w:szCs w:val="20"/>
                <w:highlight w:val="yellow"/>
              </w:rPr>
              <w: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 cart</w:t>
            </w:r>
          </w:p>
          <w:p w:rsidR="00F40DD3" w:rsidRPr="00E33D85" w:rsidRDefault="00F40DD3" w:rsidP="00F40DD3">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F40DD3" w:rsidRPr="00E33D85" w:rsidRDefault="00F40DD3" w:rsidP="005C1822">
            <w:pPr>
              <w:pStyle w:val="BodyText"/>
            </w:pPr>
            <w:r w:rsidRPr="00E33D85">
              <w:t xml:space="preserve">        },</w:t>
            </w:r>
          </w:p>
        </w:tc>
      </w:tr>
    </w:tbl>
    <w:p w:rsidR="00747254" w:rsidRPr="001958A7" w:rsidRDefault="00747254" w:rsidP="001958A7">
      <w:pPr>
        <w:pStyle w:val="Heading4"/>
      </w:pPr>
      <w:r w:rsidRPr="001958A7">
        <w:lastRenderedPageBreak/>
        <w:t>Controller – COShipping.js</w:t>
      </w:r>
    </w:p>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updateShippingMethodList</w:t>
      </w:r>
      <w:r w:rsidR="00D76170" w:rsidRPr="00E33D85">
        <w:rPr>
          <w:rFonts w:asciiTheme="minorHAnsi" w:hAnsiTheme="minorHAnsi"/>
        </w:rPr>
        <w:t>“function</w:t>
      </w:r>
    </w:p>
    <w:p w:rsidR="00747254" w:rsidRPr="00E33D85" w:rsidRDefault="00747254" w:rsidP="005C1822">
      <w:pPr>
        <w:pStyle w:val="BodyText"/>
        <w:numPr>
          <w:ilvl w:val="0"/>
          <w:numId w:val="30"/>
        </w:numPr>
      </w:pPr>
      <w:r w:rsidRPr="00E33D85">
        <w:t>Set session variable session.custom.SkipTaxCalculation=true</w:t>
      </w:r>
      <w:r w:rsidR="00D76170">
        <w:t xml:space="preserve">; inside for loop and </w:t>
      </w:r>
      <w:r w:rsidRPr="00E33D85">
        <w:t>before cart</w:t>
      </w:r>
      <w:r w:rsidR="00D76170">
        <w:t>.</w:t>
      </w:r>
      <w:r w:rsidR="00D76170" w:rsidRPr="00E33D85">
        <w:t>C</w:t>
      </w:r>
      <w:r w:rsidRPr="00E33D85">
        <w:t>alculate</w:t>
      </w:r>
      <w:r w:rsidR="00D76170">
        <w:t>()</w:t>
      </w:r>
    </w:p>
    <w:tbl>
      <w:tblPr>
        <w:tblStyle w:val="TableGrid"/>
        <w:tblW w:w="0" w:type="auto"/>
        <w:tblLook w:val="04A0" w:firstRow="1" w:lastRow="0" w:firstColumn="1" w:lastColumn="0" w:noHBand="0" w:noVBand="1"/>
      </w:tblPr>
      <w:tblGrid>
        <w:gridCol w:w="10296"/>
      </w:tblGrid>
      <w:tr w:rsidR="00CB7D8F" w:rsidRPr="00E33D85" w:rsidTr="00CB7D8F">
        <w:tc>
          <w:tcPr>
            <w:tcW w:w="10296" w:type="dxa"/>
          </w:tcPr>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applicableShippingMethods = cart.getApplicableShippingMethods(address);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 = </w:t>
            </w:r>
            <w:r w:rsidRPr="00E33D85">
              <w:rPr>
                <w:rFonts w:eastAsia="Times New Roman" w:cs="Consolas"/>
                <w:b/>
                <w:bCs/>
                <w:color w:val="7F0055"/>
                <w:sz w:val="20"/>
                <w:szCs w:val="20"/>
              </w:rPr>
              <w:t>new</w:t>
            </w:r>
            <w:r w:rsidRPr="00E33D85">
              <w:rPr>
                <w:rFonts w:eastAsia="Times New Roman" w:cs="Consolas"/>
                <w:color w:val="000000"/>
                <w:sz w:val="20"/>
                <w:szCs w:val="20"/>
              </w:rPr>
              <w:t xml:space="preserve"> HashMap();</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currentShippingMethod = cart.getDefaultShipment().getShippingMethod() || ShippingMgr.getDefaultShippingMethod();</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3F7F5F"/>
                <w:sz w:val="20"/>
                <w:szCs w:val="20"/>
              </w:rPr>
              <w:t>// Transaction controls are for fine tuning the performance of the data base interactions when calculating shipping methods</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Transaction.begin();</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b/>
                <w:bCs/>
                <w:color w:val="7F0055"/>
                <w:sz w:val="20"/>
                <w:szCs w:val="20"/>
              </w:rPr>
              <w:t>for</w:t>
            </w:r>
            <w:r w:rsidRPr="00E33D85">
              <w:rPr>
                <w:rFonts w:eastAsia="Times New Roman" w:cs="Consolas"/>
                <w:color w:val="000000"/>
                <w:sz w:val="20"/>
                <w:szCs w:val="20"/>
              </w:rPr>
              <w:t xml:space="preserve"> (i = 0; i &lt; applicableShippingMethods.length; i++) {</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method = applicableShippingMethods[i];</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p>
          <w:p w:rsidR="00CB7D8F" w:rsidRPr="00E33D85" w:rsidRDefault="00CB7D8F" w:rsidP="00EE44B3">
            <w:pPr>
              <w:autoSpaceDE w:val="0"/>
              <w:autoSpaceDN w:val="0"/>
              <w:adjustRightInd w:val="0"/>
              <w:spacing w:after="0" w:line="240" w:lineRule="auto"/>
              <w:ind w:left="720"/>
              <w:rPr>
                <w:rFonts w:eastAsia="Times New Roman" w:cs="Consolas"/>
                <w:color w:val="000000"/>
                <w:sz w:val="20"/>
                <w:szCs w:val="20"/>
              </w:rPr>
            </w:pPr>
            <w:r w:rsidRPr="00E33D85">
              <w:rPr>
                <w:rFonts w:eastAsia="Times New Roman" w:cs="Consolas"/>
                <w:color w:val="000000"/>
                <w:sz w:val="20"/>
                <w:szCs w:val="20"/>
              </w:rPr>
              <w:t xml:space="preserve">        cart.updateShipmentShippingMethod(cart.getDefaultShipment().getID(), method.getID(), method, applicableShippingMethods);</w:t>
            </w:r>
          </w:p>
          <w:p w:rsidR="00B73E0C" w:rsidRPr="00E33D85" w:rsidRDefault="00B73E0C"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sz w:val="20"/>
                <w:szCs w:val="20"/>
                <w:highlight w:val="yellow"/>
              </w:rPr>
              <w:t>session.custom.SkipTaxCalculation=true</w:t>
            </w:r>
            <w:r w:rsidR="00FA02A9" w:rsidRPr="00E33D85">
              <w:rPr>
                <w:rFonts w:eastAsia="Times New Roman" w:cs="Consolas"/>
                <w:sz w:val="20"/>
                <w:szCs w:val="20"/>
                <w:highlight w:val="yellow"/>
              </w:rPr>
              <w:t>;</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cart.calculate();</w:t>
            </w:r>
          </w:p>
          <w:p w:rsidR="00CB7D8F" w:rsidRPr="00E33D85" w:rsidRDefault="00CB7D8F" w:rsidP="00EE44B3">
            <w:pPr>
              <w:autoSpaceDE w:val="0"/>
              <w:autoSpaceDN w:val="0"/>
              <w:adjustRightInd w:val="0"/>
              <w:spacing w:after="0" w:line="240" w:lineRule="auto"/>
              <w:ind w:left="720"/>
              <w:rPr>
                <w:rFonts w:eastAsia="Times New Roman" w:cs="Consolas"/>
                <w:sz w:val="20"/>
                <w:szCs w:val="20"/>
              </w:rPr>
            </w:pPr>
            <w:r w:rsidRPr="00E33D85">
              <w:rPr>
                <w:rFonts w:eastAsia="Times New Roman" w:cs="Consolas"/>
                <w:color w:val="000000"/>
                <w:sz w:val="20"/>
                <w:szCs w:val="20"/>
              </w:rPr>
              <w:t xml:space="preserve">        shippingCosts.put(method.getID(), cart.preCalculateShipping(method));</w:t>
            </w:r>
          </w:p>
          <w:p w:rsidR="00CB7D8F" w:rsidRPr="00E33D85" w:rsidRDefault="00CB7D8F" w:rsidP="005C1822">
            <w:pPr>
              <w:pStyle w:val="BodyText"/>
            </w:pPr>
            <w:r w:rsidRPr="00E33D85">
              <w:t xml:space="preserve">    }</w:t>
            </w:r>
          </w:p>
        </w:tc>
      </w:tr>
    </w:tbl>
    <w:p w:rsidR="00CB7D8F" w:rsidRPr="00E33D85" w:rsidRDefault="00CB7D8F" w:rsidP="005C1822">
      <w:pPr>
        <w:pStyle w:val="BodyText"/>
      </w:pPr>
    </w:p>
    <w:p w:rsidR="00747254" w:rsidRPr="00E33D85" w:rsidRDefault="00747254" w:rsidP="005C1822">
      <w:pPr>
        <w:pStyle w:val="BodyText"/>
      </w:pPr>
    </w:p>
    <w:p w:rsidR="00747254" w:rsidRPr="001958A7" w:rsidRDefault="00747254" w:rsidP="001958A7">
      <w:pPr>
        <w:pStyle w:val="Heading4"/>
      </w:pPr>
      <w:r w:rsidRPr="001958A7">
        <w:t>Controller – COPlaceOrder.js</w:t>
      </w:r>
    </w:p>
    <w:p w:rsidR="00BF2246" w:rsidRPr="00D93594" w:rsidRDefault="00BF2246" w:rsidP="00BF2246">
      <w:pPr>
        <w:pStyle w:val="Heading6"/>
        <w:ind w:left="0"/>
        <w:rPr>
          <w:rFonts w:asciiTheme="minorHAnsi" w:hAnsiTheme="minorHAnsi"/>
        </w:rPr>
      </w:pPr>
      <w:r w:rsidRPr="00D93594">
        <w:rPr>
          <w:rFonts w:asciiTheme="minorHAnsi" w:hAnsiTheme="minorHAnsi"/>
        </w:rPr>
        <w:t>Update “clearforms” function</w:t>
      </w:r>
    </w:p>
    <w:p w:rsidR="00BF2246" w:rsidRPr="00E33D85" w:rsidRDefault="00BF2246" w:rsidP="00BF2246">
      <w:r w:rsidRPr="00E33D85">
        <w:t>Add below snippet at end of function</w:t>
      </w:r>
    </w:p>
    <w:tbl>
      <w:tblPr>
        <w:tblStyle w:val="TableGrid"/>
        <w:tblW w:w="0" w:type="auto"/>
        <w:tblLook w:val="04A0" w:firstRow="1" w:lastRow="0" w:firstColumn="1" w:lastColumn="0" w:noHBand="0" w:noVBand="1"/>
      </w:tblPr>
      <w:tblGrid>
        <w:gridCol w:w="10296"/>
      </w:tblGrid>
      <w:tr w:rsidR="00BF2246" w:rsidRPr="00E33D85" w:rsidTr="00991425">
        <w:tc>
          <w:tcPr>
            <w:tcW w:w="10296" w:type="dxa"/>
          </w:tcPr>
          <w:p w:rsidR="00BF2246" w:rsidRPr="00E33D85" w:rsidRDefault="00BF2246" w:rsidP="00991425">
            <w:pPr>
              <w:autoSpaceDE w:val="0"/>
              <w:autoSpaceDN w:val="0"/>
              <w:adjustRightInd w:val="0"/>
              <w:spacing w:after="0" w:line="240" w:lineRule="auto"/>
              <w:rPr>
                <w:rFonts w:eastAsia="Times New Roman" w:cs="Consolas"/>
                <w:sz w:val="20"/>
                <w:szCs w:val="20"/>
              </w:rPr>
            </w:pPr>
            <w:r w:rsidRPr="00BF2246">
              <w:rPr>
                <w:rFonts w:ascii="Consolas" w:eastAsia="Times New Roman" w:hAnsi="Consolas" w:cs="Consolas"/>
                <w:color w:val="000000"/>
                <w:sz w:val="20"/>
                <w:szCs w:val="20"/>
                <w:highlight w:val="yellow"/>
              </w:rPr>
              <w:t>session.custom.cartStateString=</w:t>
            </w:r>
            <w:r w:rsidRPr="00BF2246">
              <w:rPr>
                <w:rFonts w:ascii="Consolas" w:eastAsia="Times New Roman" w:hAnsi="Consolas" w:cs="Consolas"/>
                <w:b/>
                <w:bCs/>
                <w:color w:val="7F0055"/>
                <w:sz w:val="20"/>
                <w:szCs w:val="20"/>
                <w:highlight w:val="yellow"/>
              </w:rPr>
              <w:t>null</w:t>
            </w:r>
            <w:r>
              <w:rPr>
                <w:rFonts w:ascii="Consolas" w:eastAsia="Times New Roman" w:hAnsi="Consolas" w:cs="Consolas"/>
                <w:b/>
                <w:bCs/>
                <w:color w:val="7F0055"/>
                <w:sz w:val="20"/>
                <w:szCs w:val="20"/>
              </w:rPr>
              <w:t>;</w:t>
            </w:r>
          </w:p>
        </w:tc>
      </w:tr>
    </w:tbl>
    <w:p w:rsidR="00747254" w:rsidRPr="00E33D85" w:rsidRDefault="00747254" w:rsidP="00747254">
      <w:pPr>
        <w:pStyle w:val="Heading6"/>
        <w:ind w:left="0"/>
        <w:rPr>
          <w:rFonts w:asciiTheme="minorHAnsi" w:hAnsiTheme="minorHAnsi"/>
        </w:rPr>
      </w:pPr>
      <w:r w:rsidRPr="00E33D85">
        <w:rPr>
          <w:rFonts w:asciiTheme="minorHAnsi" w:hAnsiTheme="minorHAnsi"/>
        </w:rPr>
        <w:t>Update “</w:t>
      </w:r>
      <w:r w:rsidRPr="00E33D85">
        <w:rPr>
          <w:rFonts w:asciiTheme="minorHAnsi" w:eastAsiaTheme="minorHAnsi" w:hAnsiTheme="minorHAnsi"/>
        </w:rPr>
        <w:t>start</w:t>
      </w:r>
      <w:r w:rsidR="00C83A72" w:rsidRPr="00E33D85">
        <w:rPr>
          <w:rFonts w:asciiTheme="minorHAnsi" w:hAnsiTheme="minorHAnsi"/>
        </w:rPr>
        <w:t xml:space="preserve">” </w:t>
      </w:r>
      <w:r w:rsidRPr="00E33D85">
        <w:rPr>
          <w:rFonts w:asciiTheme="minorHAnsi" w:hAnsiTheme="minorHAnsi"/>
        </w:rPr>
        <w:t>function</w:t>
      </w:r>
    </w:p>
    <w:p w:rsidR="00747254" w:rsidRPr="00E33D85" w:rsidRDefault="00747254" w:rsidP="005C1822">
      <w:pPr>
        <w:pStyle w:val="BodyText"/>
        <w:numPr>
          <w:ilvl w:val="0"/>
          <w:numId w:val="31"/>
        </w:numPr>
      </w:pPr>
      <w:r w:rsidRPr="00E33D85">
        <w:t>Set  session variable SkipTaxCalculation set as false in payment ERROR scenarios</w:t>
      </w:r>
    </w:p>
    <w:p w:rsidR="00DC7C30" w:rsidRPr="00AD0F4D" w:rsidRDefault="00DC7C30" w:rsidP="005C1822">
      <w:pPr>
        <w:pStyle w:val="BodyText"/>
      </w:pPr>
      <w:r w:rsidRPr="00AD0F4D">
        <w:t>session.custom.SkipTaxCalculation=false;</w:t>
      </w:r>
    </w:p>
    <w:p w:rsidR="002B228A" w:rsidRPr="00E33D85" w:rsidRDefault="002B228A" w:rsidP="005C1822">
      <w:pPr>
        <w:pStyle w:val="BodyText"/>
      </w:pPr>
      <w:r>
        <w:rPr>
          <w:noProof/>
        </w:rPr>
        <w:lastRenderedPageBreak/>
        <w:drawing>
          <wp:inline distT="0" distB="0" distL="0" distR="0" wp14:anchorId="39DC3A72" wp14:editId="50BAF0FE">
            <wp:extent cx="6029325" cy="6477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647700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779" w:name="_Toc368651148"/>
      <w:bookmarkStart w:id="780" w:name="_Toc492911321"/>
      <w:r w:rsidRPr="00E33D85">
        <w:rPr>
          <w:rFonts w:asciiTheme="minorHAnsi" w:hAnsiTheme="minorHAnsi"/>
        </w:rPr>
        <w:t>Address Verification Service</w:t>
      </w:r>
      <w:bookmarkEnd w:id="779"/>
      <w:bookmarkEnd w:id="780"/>
    </w:p>
    <w:p w:rsidR="00747254" w:rsidRPr="00E33D85" w:rsidRDefault="00747254" w:rsidP="005C1822">
      <w:pPr>
        <w:pStyle w:val="BodyText"/>
      </w:pPr>
      <w:r w:rsidRPr="00E33D85">
        <w:t>Provide Site Preference values for 2 AVS-related business rules:</w:t>
      </w:r>
    </w:p>
    <w:p w:rsidR="00747254" w:rsidRPr="00E33D85" w:rsidRDefault="00747254" w:rsidP="005C1822">
      <w:pPr>
        <w:pStyle w:val="BodyText"/>
      </w:pPr>
      <w:r w:rsidRPr="00E33D85">
        <w:t xml:space="preserve">User can change the site preference value by following </w:t>
      </w:r>
      <w:hyperlink r:id="rId29" w:history="1">
        <w:r w:rsidRPr="00E33D85">
          <w:t>Merchant Tools</w:t>
        </w:r>
      </w:hyperlink>
      <w:r w:rsidRPr="00E33D85">
        <w:t> &gt;  </w:t>
      </w:r>
      <w:hyperlink r:id="rId30" w:history="1">
        <w:r w:rsidRPr="00E33D85">
          <w:t>Site Preferences</w:t>
        </w:r>
      </w:hyperlink>
      <w:r w:rsidRPr="00E33D85">
        <w:t> &gt;  </w:t>
      </w:r>
      <w:hyperlink r:id="rId31"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lastRenderedPageBreak/>
        <w:t>CsAvsIgnoreResult – Determines whether AVS failures will force an auth failure.</w:t>
      </w:r>
    </w:p>
    <w:p w:rsidR="00747254" w:rsidRPr="00E33D85" w:rsidRDefault="00747254" w:rsidP="005C1822">
      <w:pPr>
        <w:pStyle w:val="BodyText"/>
      </w:pPr>
      <w:r w:rsidRPr="00E33D85">
        <w:t>Default value would be false and if user checks this checkbox then in case of address verification failure corresponding to AVS decline flags, order will be placed but considering the default value, in case of address verification failure corresponding to decline flags application will not allow user to place the order.</w:t>
      </w:r>
    </w:p>
    <w:p w:rsidR="00747254" w:rsidRPr="00E33D85" w:rsidRDefault="00747254" w:rsidP="005C1822">
      <w:pPr>
        <w:pStyle w:val="BodyText"/>
      </w:pPr>
      <w:r w:rsidRPr="00E33D85">
        <w:t>CsAvsDeclineFlags –Determines how “correct” an address must be to produce a failure result</w:t>
      </w:r>
    </w:p>
    <w:p w:rsidR="00747254" w:rsidRPr="00E33D85" w:rsidRDefault="00747254" w:rsidP="005C1822">
      <w:pPr>
        <w:pStyle w:val="BodyText"/>
      </w:pPr>
      <w:r w:rsidRPr="00E33D85">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Merchant can define the value of decline flags in the business manager Cybersource site preference and when address verification service is enabled and while placing the order if that service returns any of the flag mentioned in site preference, system will decline the order.</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2EBC285A" wp14:editId="0364C3A4">
            <wp:extent cx="6400800" cy="2520930"/>
            <wp:effectExtent l="0" t="0" r="0" b="0"/>
            <wp:docPr id="46" name="Picture 46" descr="C:\Users\pchug3\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hug3\Desktop\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2520930"/>
                    </a:xfrm>
                    <a:prstGeom prst="rect">
                      <a:avLst/>
                    </a:prstGeom>
                    <a:noFill/>
                    <a:ln>
                      <a:noFill/>
                    </a:ln>
                  </pic:spPr>
                </pic:pic>
              </a:graphicData>
            </a:graphic>
          </wp:inline>
        </w:drawing>
      </w:r>
    </w:p>
    <w:p w:rsidR="00747254" w:rsidRPr="00E33D85" w:rsidRDefault="00747254" w:rsidP="005C1822">
      <w:pPr>
        <w:pStyle w:val="BodyText"/>
      </w:pPr>
    </w:p>
    <w:p w:rsidR="00747254" w:rsidRPr="00E33D85" w:rsidRDefault="00747254" w:rsidP="00747254">
      <w:pPr>
        <w:pStyle w:val="Heading3"/>
        <w:rPr>
          <w:rFonts w:asciiTheme="minorHAnsi" w:hAnsiTheme="minorHAnsi"/>
        </w:rPr>
      </w:pPr>
      <w:bookmarkStart w:id="781" w:name="_Toc368651149"/>
      <w:bookmarkStart w:id="782" w:name="_Toc492911322"/>
      <w:r w:rsidRPr="00E33D85">
        <w:rPr>
          <w:rFonts w:asciiTheme="minorHAnsi" w:hAnsiTheme="minorHAnsi"/>
        </w:rPr>
        <w:t>Delivery Address Validation Service</w:t>
      </w:r>
      <w:bookmarkEnd w:id="781"/>
      <w:bookmarkEnd w:id="782"/>
    </w:p>
    <w:p w:rsidR="00747254" w:rsidRPr="00E33D85" w:rsidRDefault="00747254" w:rsidP="005C1822">
      <w:pPr>
        <w:pStyle w:val="BodyText"/>
      </w:pPr>
      <w:r w:rsidRPr="00E33D85">
        <w:t>Provide Site Preference values for 2 DAV-related business rules:</w:t>
      </w:r>
    </w:p>
    <w:p w:rsidR="00747254" w:rsidRPr="00E33D85" w:rsidRDefault="00747254" w:rsidP="005C1822">
      <w:pPr>
        <w:pStyle w:val="BodyText"/>
      </w:pPr>
      <w:r w:rsidRPr="00E33D85">
        <w:t xml:space="preserve">User can change the site preference value by following </w:t>
      </w:r>
      <w:hyperlink r:id="rId33" w:history="1">
        <w:r w:rsidRPr="00E33D85">
          <w:t>Merchant Tools</w:t>
        </w:r>
      </w:hyperlink>
      <w:r w:rsidRPr="00E33D85">
        <w:t> &gt;  </w:t>
      </w:r>
      <w:hyperlink r:id="rId34" w:history="1">
        <w:r w:rsidRPr="00E33D85">
          <w:t>Site Preferences</w:t>
        </w:r>
      </w:hyperlink>
      <w:r w:rsidRPr="00E33D85">
        <w:t> &gt;  </w:t>
      </w:r>
      <w:hyperlink r:id="rId35" w:history="1">
        <w:r w:rsidRPr="00E33D85">
          <w:t>Custom Site Preferences</w:t>
        </w:r>
      </w:hyperlink>
      <w:r w:rsidRPr="00E33D85">
        <w:t> &gt; Cybersource path for a selected site as shown below.</w:t>
      </w:r>
    </w:p>
    <w:p w:rsidR="00747254" w:rsidRPr="00E33D85" w:rsidRDefault="00747254" w:rsidP="005C1822">
      <w:pPr>
        <w:pStyle w:val="BodyText"/>
      </w:pPr>
      <w:r w:rsidRPr="00E33D85">
        <w:t>CsDavEnable – Determines whether DAV features are enabled for payment auth requests.</w:t>
      </w:r>
    </w:p>
    <w:p w:rsidR="00747254" w:rsidRPr="00E33D85" w:rsidRDefault="00747254" w:rsidP="005C1822">
      <w:pPr>
        <w:pStyle w:val="BodyText"/>
      </w:pPr>
      <w:r w:rsidRPr="00E33D85">
        <w:t>Default value would be DECLINE and if user selects APPROVE from dropdown then in case of shipping or delivery address validation failure corresponding to enable delivery address verification value mentioned below, order will be placed but considering the default value i.e. DECLINE, in case of shipping or delivery address validation failure corresponding to enable delivery address verification value, application will not allow user to place the order. This will Prevent/enable authorization of payment if the DeliveryAddressVerification results in an error or rejection response</w:t>
      </w:r>
      <w:r w:rsidRPr="00E33D85">
        <w:rPr>
          <w:color w:val="666666"/>
          <w:sz w:val="17"/>
          <w:szCs w:val="17"/>
          <w:shd w:val="clear" w:color="auto" w:fill="FFFFFF"/>
        </w:rPr>
        <w:t>.</w:t>
      </w:r>
    </w:p>
    <w:p w:rsidR="00747254" w:rsidRPr="00E33D85" w:rsidRDefault="00747254" w:rsidP="005C1822">
      <w:pPr>
        <w:pStyle w:val="BodyText"/>
      </w:pPr>
      <w:r w:rsidRPr="00E33D85">
        <w:rPr>
          <w:rFonts w:cs="Courier New"/>
          <w:iCs/>
        </w:rPr>
        <w:t>CsDavOnAddressVerificationFailure</w:t>
      </w:r>
      <w:r w:rsidRPr="00E33D85">
        <w:t xml:space="preserve"> –Determines whether a DAV failure will result in a payment auth failure</w:t>
      </w:r>
    </w:p>
    <w:p w:rsidR="00747254" w:rsidRPr="00E33D85" w:rsidRDefault="00747254" w:rsidP="005C1822">
      <w:pPr>
        <w:pStyle w:val="BodyText"/>
      </w:pPr>
      <w:r w:rsidRPr="00E33D85">
        <w:t>Merchant can set the value of this field in the business manager Cybersource site preference. This will enable Delivery Address Verification, to help minimize risk of undeliverable or returns orders, because of user data entry errors. When user selects YES from the drop down and corresponding CsDavEnable site preference value is DECLINE and in case of delivery address verification failure, system will not allow process the order.</w:t>
      </w:r>
    </w:p>
    <w:p w:rsidR="00747254" w:rsidRPr="00E33D85" w:rsidRDefault="00747254" w:rsidP="005C1822">
      <w:pPr>
        <w:pStyle w:val="BodyText"/>
      </w:pPr>
      <w:r w:rsidRPr="00E33D85">
        <w:lastRenderedPageBreak/>
        <w:t>Augment UI interaction nodes to deal with AVS failure or correction confirmation dialogs, wherever Payment Authorization takes place, typically within the COPlaceOrder-Start and COSummary-Submit.</w:t>
      </w:r>
    </w:p>
    <w:p w:rsidR="00747254" w:rsidRPr="00E33D85" w:rsidRDefault="00747254" w:rsidP="005C1822">
      <w:pPr>
        <w:pStyle w:val="BodyText"/>
      </w:pPr>
      <w:r w:rsidRPr="00E33D85">
        <w:t>Screen shot to change the site preference value:</w:t>
      </w:r>
    </w:p>
    <w:p w:rsidR="00747254" w:rsidRPr="00E33D85" w:rsidRDefault="00747254" w:rsidP="005C1822">
      <w:pPr>
        <w:pStyle w:val="BodyText"/>
      </w:pPr>
      <w:r w:rsidRPr="00E33D85">
        <w:rPr>
          <w:noProof/>
        </w:rPr>
        <w:drawing>
          <wp:inline distT="0" distB="0" distL="0" distR="0" wp14:anchorId="4BB20DDE" wp14:editId="08CAECB2">
            <wp:extent cx="6400800" cy="2876653"/>
            <wp:effectExtent l="0" t="0" r="0" b="0"/>
            <wp:docPr id="47" name="Picture 47" descr="C:\Users\pchug3\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hug3\Desktop\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876653"/>
                    </a:xfrm>
                    <a:prstGeom prst="rect">
                      <a:avLst/>
                    </a:prstGeom>
                    <a:noFill/>
                    <a:ln>
                      <a:noFill/>
                    </a:ln>
                  </pic:spPr>
                </pic:pic>
              </a:graphicData>
            </a:graphic>
          </wp:inline>
        </w:drawing>
      </w:r>
    </w:p>
    <w:p w:rsidR="00747254" w:rsidRDefault="00747254" w:rsidP="00747254">
      <w:pPr>
        <w:pStyle w:val="Heading3"/>
        <w:rPr>
          <w:rFonts w:asciiTheme="minorHAnsi" w:hAnsiTheme="minorHAnsi"/>
        </w:rPr>
      </w:pPr>
      <w:bookmarkStart w:id="783" w:name="_Toc368651152"/>
      <w:bookmarkStart w:id="784" w:name="_Toc492911323"/>
      <w:r w:rsidRPr="00E33D85">
        <w:rPr>
          <w:rFonts w:asciiTheme="minorHAnsi" w:hAnsiTheme="minorHAnsi"/>
        </w:rPr>
        <w:t>Payer Authentication Service</w:t>
      </w:r>
      <w:bookmarkEnd w:id="784"/>
    </w:p>
    <w:p w:rsidR="00B07583" w:rsidRPr="00E33D85" w:rsidRDefault="00B07583" w:rsidP="00B07583">
      <w:pPr>
        <w:pStyle w:val="Heading4"/>
        <w:rPr>
          <w:rFonts w:asciiTheme="minorHAnsi" w:hAnsiTheme="minorHAnsi"/>
        </w:rPr>
      </w:pPr>
      <w:r w:rsidRPr="00E33D85">
        <w:rPr>
          <w:rFonts w:asciiTheme="minorHAnsi" w:hAnsiTheme="minorHAnsi"/>
        </w:rPr>
        <w:t xml:space="preserve">Controller - </w:t>
      </w:r>
      <w:r>
        <w:rPr>
          <w:rFonts w:asciiTheme="minorHAnsi" w:hAnsiTheme="minorHAnsi"/>
        </w:rPr>
        <w:t>COSummary</w:t>
      </w:r>
      <w:r w:rsidRPr="00E33D85">
        <w:rPr>
          <w:rFonts w:asciiTheme="minorHAnsi" w:hAnsiTheme="minorHAnsi"/>
        </w:rPr>
        <w:t>.js</w:t>
      </w:r>
    </w:p>
    <w:p w:rsidR="00B07583" w:rsidRDefault="00B07583" w:rsidP="00B07583">
      <w:pPr>
        <w:pStyle w:val="Heading5"/>
        <w:rPr>
          <w:rFonts w:asciiTheme="minorHAnsi" w:hAnsiTheme="minorHAnsi"/>
        </w:rPr>
      </w:pPr>
      <w:r w:rsidRPr="00E33D85">
        <w:rPr>
          <w:rFonts w:asciiTheme="minorHAnsi" w:hAnsiTheme="minorHAnsi"/>
        </w:rPr>
        <w:t xml:space="preserve">Update </w:t>
      </w:r>
      <w:r>
        <w:rPr>
          <w:rFonts w:asciiTheme="minorHAnsi" w:hAnsiTheme="minorHAnsi"/>
        </w:rPr>
        <w:t>submit</w:t>
      </w:r>
      <w:r w:rsidRPr="00E33D85">
        <w:rPr>
          <w:rFonts w:asciiTheme="minorHAnsi" w:hAnsiTheme="minorHAnsi"/>
        </w:rPr>
        <w:t xml:space="preserve"> Function</w:t>
      </w:r>
    </w:p>
    <w:p w:rsidR="00B07583" w:rsidRPr="00B07583" w:rsidRDefault="00B07583" w:rsidP="00B07583">
      <w:r>
        <w:t xml:space="preserve">Updte function to handle Payer auth redirection </w:t>
      </w:r>
    </w:p>
    <w:tbl>
      <w:tblPr>
        <w:tblStyle w:val="TableGrid"/>
        <w:tblW w:w="0" w:type="auto"/>
        <w:tblLook w:val="04A0" w:firstRow="1" w:lastRow="0" w:firstColumn="1" w:lastColumn="0" w:noHBand="0" w:noVBand="1"/>
      </w:tblPr>
      <w:tblGrid>
        <w:gridCol w:w="10296"/>
      </w:tblGrid>
      <w:tr w:rsidR="00B07583" w:rsidRPr="00B54007" w:rsidTr="00634BE4">
        <w:tc>
          <w:tcPr>
            <w:tcW w:w="10296" w:type="dxa"/>
          </w:tcPr>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b/>
                <w:bCs/>
                <w:color w:val="7F0055"/>
                <w:sz w:val="20"/>
                <w:szCs w:val="20"/>
              </w:rPr>
              <w:t>function</w:t>
            </w:r>
            <w:r w:rsidRPr="00B54007">
              <w:rPr>
                <w:rFonts w:eastAsia="Times New Roman" w:cstheme="minorHAnsi"/>
                <w:color w:val="000000"/>
                <w:sz w:val="20"/>
                <w:szCs w:val="20"/>
              </w:rPr>
              <w:t xml:space="preserve"> submit()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Calls the COPlaceOrder controller that does the place order action and any payment authorization.</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COPlaceOrder returns a JSON object with an order_created key and a boolean value if the order was created successfully.</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color w:val="3F7F5F"/>
                <w:sz w:val="20"/>
                <w:szCs w:val="20"/>
              </w:rPr>
              <w:t>// If the order creation failed, it returns a JSON object with an error key and a boolean value.</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var</w:t>
            </w:r>
            <w:r w:rsidRPr="00B54007">
              <w:rPr>
                <w:rFonts w:eastAsia="Times New Roman" w:cstheme="minorHAnsi"/>
                <w:color w:val="000000"/>
                <w:sz w:val="20"/>
                <w:szCs w:val="20"/>
              </w:rPr>
              <w:t xml:space="preserve"> placeOrderResult = app.getController(</w:t>
            </w:r>
            <w:r w:rsidRPr="00B54007">
              <w:rPr>
                <w:rFonts w:eastAsia="Times New Roman" w:cstheme="minorHAnsi"/>
                <w:color w:val="2A00FF"/>
                <w:sz w:val="20"/>
                <w:szCs w:val="20"/>
              </w:rPr>
              <w:t>'COPlaceOrder'</w:t>
            </w:r>
            <w:r w:rsidRPr="00B54007">
              <w:rPr>
                <w:rFonts w:eastAsia="Times New Roman" w:cstheme="minorHAnsi"/>
                <w:color w:val="000000"/>
                <w:sz w:val="20"/>
                <w:szCs w:val="20"/>
              </w:rPr>
              <w:t>).Start();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(placeOrderResult.error)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start({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PlaceOrderError: placeOrderResult.PlaceOrderError</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 </w:t>
            </w:r>
            <w:r w:rsidRPr="00B54007">
              <w:rPr>
                <w:rFonts w:eastAsia="Times New Roman" w:cstheme="minorHAnsi"/>
                <w:b/>
                <w:bCs/>
                <w:color w:val="7F0055"/>
                <w:sz w:val="20"/>
                <w:szCs w:val="20"/>
              </w:rPr>
              <w:t>else</w:t>
            </w:r>
            <w:r w:rsidRPr="00B54007">
              <w:rPr>
                <w:rFonts w:eastAsia="Times New Roman" w:cstheme="minorHAnsi"/>
                <w:color w:val="000000"/>
                <w:sz w:val="20"/>
                <w:szCs w:val="20"/>
              </w:rPr>
              <w:t xml:space="preserve"> </w:t>
            </w:r>
            <w:r w:rsidRPr="00B54007">
              <w:rPr>
                <w:rFonts w:eastAsia="Times New Roman" w:cstheme="minorHAnsi"/>
                <w:b/>
                <w:bCs/>
                <w:color w:val="7F0055"/>
                <w:sz w:val="20"/>
                <w:szCs w:val="20"/>
              </w:rPr>
              <w:t>if</w:t>
            </w:r>
            <w:r w:rsidRPr="00B54007">
              <w:rPr>
                <w:rFonts w:eastAsia="Times New Roman" w:cstheme="minorHAnsi"/>
                <w:color w:val="000000"/>
                <w:sz w:val="20"/>
                <w:szCs w:val="20"/>
              </w:rPr>
              <w:t xml:space="preserve"> (placeOrderResult.order_created) {</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rPr>
              <w:t xml:space="preserve">        showConfirmation(placeOrderResult.Order);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rPr>
              <w:t xml:space="preserve">    </w:t>
            </w:r>
            <w:r w:rsidRPr="00B54007">
              <w:rPr>
                <w:rFonts w:eastAsia="Times New Roman" w:cstheme="minorHAnsi"/>
                <w:color w:val="000000"/>
                <w:sz w:val="20"/>
                <w:szCs w:val="20"/>
                <w:highlight w:val="yellow"/>
              </w:rPr>
              <w:t>}</w:t>
            </w:r>
            <w:r w:rsidRPr="00B54007">
              <w:rPr>
                <w:rFonts w:eastAsia="Times New Roman" w:cstheme="minorHAnsi"/>
                <w:b/>
                <w:bCs/>
                <w:color w:val="7F0055"/>
                <w:sz w:val="20"/>
                <w:szCs w:val="20"/>
                <w:highlight w:val="yellow"/>
              </w:rPr>
              <w:t>else</w:t>
            </w:r>
            <w:r w:rsidRPr="00B54007">
              <w:rPr>
                <w:rFonts w:eastAsia="Times New Roman" w:cstheme="minorHAnsi"/>
                <w:color w:val="000000"/>
                <w:sz w:val="20"/>
                <w:szCs w:val="20"/>
                <w:highlight w:val="yellow"/>
              </w:rPr>
              <w:t xml:space="preserve"> </w:t>
            </w:r>
            <w:r w:rsidRPr="00B54007">
              <w:rPr>
                <w:rFonts w:eastAsia="Times New Roman" w:cstheme="minorHAnsi"/>
                <w:b/>
                <w:bCs/>
                <w:color w:val="7F0055"/>
                <w:sz w:val="20"/>
                <w:szCs w:val="20"/>
                <w:highlight w:val="yellow"/>
              </w:rPr>
              <w:t>if</w:t>
            </w:r>
            <w:r w:rsidRPr="00B54007">
              <w:rPr>
                <w:rFonts w:eastAsia="Times New Roman" w:cstheme="minorHAnsi"/>
                <w:color w:val="000000"/>
                <w:sz w:val="20"/>
                <w:szCs w:val="20"/>
                <w:highlight w:val="yellow"/>
              </w:rPr>
              <w:t>(placeOrderResult.process3DRedirection){</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app.getView({Order: placeOrderResult.Order,</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AcsURL:placeOrderResult.AcsURL,</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PAReq:placeOrderResult.PAReq,</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r>
            <w:r w:rsidRPr="00B54007">
              <w:rPr>
                <w:rFonts w:eastAsia="Times New Roman" w:cstheme="minorHAnsi"/>
                <w:color w:val="000000"/>
                <w:sz w:val="20"/>
                <w:szCs w:val="20"/>
                <w:highlight w:val="yellow"/>
              </w:rPr>
              <w:tab/>
              <w:t>PAXID: placeOrderResult.PAXID</w:t>
            </w:r>
          </w:p>
          <w:p w:rsidR="00B54007" w:rsidRPr="00B54007" w:rsidRDefault="00B54007" w:rsidP="00B54007">
            <w:pPr>
              <w:autoSpaceDE w:val="0"/>
              <w:autoSpaceDN w:val="0"/>
              <w:adjustRightInd w:val="0"/>
              <w:spacing w:after="0" w:line="240" w:lineRule="auto"/>
              <w:rPr>
                <w:rFonts w:eastAsia="Times New Roman" w:cstheme="minorHAnsi"/>
                <w:sz w:val="20"/>
                <w:szCs w:val="20"/>
                <w:highlight w:val="yellow"/>
              </w:rPr>
            </w:pPr>
            <w:r w:rsidRPr="00B54007">
              <w:rPr>
                <w:rFonts w:eastAsia="Times New Roman" w:cstheme="minorHAnsi"/>
                <w:color w:val="000000"/>
                <w:sz w:val="20"/>
                <w:szCs w:val="20"/>
                <w:highlight w:val="yellow"/>
              </w:rPr>
              <w:t xml:space="preserve">    </w:t>
            </w:r>
            <w:r w:rsidRPr="00B54007">
              <w:rPr>
                <w:rFonts w:eastAsia="Times New Roman" w:cstheme="minorHAnsi"/>
                <w:color w:val="000000"/>
                <w:sz w:val="20"/>
                <w:szCs w:val="20"/>
                <w:highlight w:val="yellow"/>
              </w:rPr>
              <w:tab/>
              <w:t>}).render(</w:t>
            </w:r>
            <w:r w:rsidRPr="00B54007">
              <w:rPr>
                <w:rFonts w:eastAsia="Times New Roman" w:cstheme="minorHAnsi"/>
                <w:color w:val="2A00FF"/>
                <w:sz w:val="20"/>
                <w:szCs w:val="20"/>
                <w:highlight w:val="yellow"/>
              </w:rPr>
              <w:t>'cart/payerauthentication'</w:t>
            </w:r>
            <w:r w:rsidRPr="00B54007">
              <w:rPr>
                <w:rFonts w:eastAsia="Times New Roman" w:cstheme="minorHAnsi"/>
                <w:color w:val="000000"/>
                <w:sz w:val="20"/>
                <w:szCs w:val="20"/>
                <w:highlight w:val="yellow"/>
              </w:rPr>
              <w:t>);</w:t>
            </w:r>
          </w:p>
          <w:p w:rsidR="00B54007" w:rsidRPr="00B54007" w:rsidRDefault="00B54007" w:rsidP="00B54007">
            <w:pPr>
              <w:autoSpaceDE w:val="0"/>
              <w:autoSpaceDN w:val="0"/>
              <w:adjustRightInd w:val="0"/>
              <w:spacing w:after="0" w:line="240" w:lineRule="auto"/>
              <w:rPr>
                <w:rFonts w:eastAsia="Times New Roman" w:cstheme="minorHAnsi"/>
                <w:sz w:val="20"/>
                <w:szCs w:val="20"/>
              </w:rPr>
            </w:pPr>
            <w:r w:rsidRPr="00B54007">
              <w:rPr>
                <w:rFonts w:eastAsia="Times New Roman" w:cstheme="minorHAnsi"/>
                <w:color w:val="000000"/>
                <w:sz w:val="20"/>
                <w:szCs w:val="20"/>
                <w:highlight w:val="yellow"/>
              </w:rPr>
              <w:t xml:space="preserve">    }</w:t>
            </w:r>
          </w:p>
          <w:p w:rsidR="00B07583" w:rsidRPr="00B54007" w:rsidRDefault="00B54007" w:rsidP="00B54007">
            <w:pPr>
              <w:rPr>
                <w:rFonts w:cstheme="minorHAnsi"/>
                <w:sz w:val="20"/>
                <w:szCs w:val="20"/>
              </w:rPr>
            </w:pPr>
            <w:r w:rsidRPr="00B54007">
              <w:rPr>
                <w:rFonts w:eastAsia="Times New Roman" w:cstheme="minorHAnsi"/>
                <w:color w:val="000000"/>
                <w:sz w:val="20"/>
                <w:szCs w:val="20"/>
              </w:rPr>
              <w:lastRenderedPageBreak/>
              <w:t>}</w:t>
            </w:r>
          </w:p>
        </w:tc>
      </w:tr>
    </w:tbl>
    <w:p w:rsidR="00B07583" w:rsidRPr="00B07583" w:rsidRDefault="00B07583" w:rsidP="005C1822">
      <w:pPr>
        <w:pStyle w:val="BodyText"/>
      </w:pPr>
    </w:p>
    <w:p w:rsidR="00747254" w:rsidRPr="00E33D85" w:rsidRDefault="00747254" w:rsidP="00747254">
      <w:pPr>
        <w:pStyle w:val="Heading3"/>
        <w:rPr>
          <w:rFonts w:asciiTheme="minorHAnsi" w:hAnsiTheme="minorHAnsi"/>
        </w:rPr>
      </w:pPr>
      <w:bookmarkStart w:id="785" w:name="_Toc492911324"/>
      <w:bookmarkEnd w:id="783"/>
      <w:r w:rsidRPr="00E33D85">
        <w:rPr>
          <w:rFonts w:asciiTheme="minorHAnsi" w:hAnsiTheme="minorHAnsi"/>
        </w:rPr>
        <w:t>Payment Tokenization Service</w:t>
      </w:r>
      <w:bookmarkEnd w:id="785"/>
    </w:p>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paymentinstrumentdetails.isml</w:t>
      </w:r>
    </w:p>
    <w:p w:rsidR="00747254" w:rsidRPr="00E33D85" w:rsidRDefault="00747254" w:rsidP="005C1822">
      <w:pPr>
        <w:pStyle w:val="BodyText"/>
        <w:numPr>
          <w:ilvl w:val="0"/>
          <w:numId w:val="82"/>
        </w:numPr>
      </w:pPr>
      <w:r w:rsidRPr="00E33D85">
        <w:t xml:space="preserve">Include the following code block just after the &lt;h1&gt; tag to display the </w:t>
      </w:r>
      <w:r w:rsidR="003A245C" w:rsidRPr="003A245C">
        <w:t>Subscription Error Message</w:t>
      </w:r>
      <w:r w:rsidR="003A245C" w:rsidRPr="00E33D85">
        <w:t xml:space="preserve"> </w:t>
      </w:r>
      <w:r w:rsidRPr="00E33D85">
        <w:t>message</w:t>
      </w:r>
    </w:p>
    <w:tbl>
      <w:tblPr>
        <w:tblStyle w:val="TableGrid"/>
        <w:tblW w:w="0" w:type="auto"/>
        <w:tblInd w:w="-72" w:type="dxa"/>
        <w:tblLook w:val="04A0" w:firstRow="1" w:lastRow="0" w:firstColumn="1" w:lastColumn="0" w:noHBand="0" w:noVBand="1"/>
      </w:tblPr>
      <w:tblGrid>
        <w:gridCol w:w="10368"/>
      </w:tblGrid>
      <w:tr w:rsidR="00747254" w:rsidRPr="00E33D85" w:rsidTr="00636F6D">
        <w:tc>
          <w:tcPr>
            <w:tcW w:w="10368" w:type="dxa"/>
          </w:tcPr>
          <w:p w:rsidR="00B54007" w:rsidRPr="0031060B" w:rsidRDefault="00B54007" w:rsidP="00B54007">
            <w:pPr>
              <w:autoSpaceDE w:val="0"/>
              <w:autoSpaceDN w:val="0"/>
              <w:adjustRightInd w:val="0"/>
              <w:spacing w:after="0" w:line="240" w:lineRule="auto"/>
              <w:rPr>
                <w:rFonts w:eastAsia="Times New Roman" w:cs="Consolas"/>
                <w:color w:val="000000"/>
                <w:sz w:val="20"/>
                <w:szCs w:val="20"/>
              </w:rPr>
            </w:pP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${Resource.msg('account.paymentinstrumentlist.addcard', 'account', null)}</w:t>
            </w:r>
            <w:r w:rsidRPr="0031060B">
              <w:rPr>
                <w:rFonts w:eastAsia="Times New Roman" w:cs="Consolas"/>
                <w:color w:val="008080"/>
                <w:sz w:val="20"/>
                <w:szCs w:val="20"/>
              </w:rPr>
              <w:t>&lt;/</w:t>
            </w:r>
            <w:r w:rsidRPr="0031060B">
              <w:rPr>
                <w:rFonts w:eastAsia="Times New Roman" w:cs="Consolas"/>
                <w:color w:val="3F7F7F"/>
                <w:sz w:val="20"/>
                <w:szCs w:val="20"/>
              </w:rPr>
              <w:t>h1</w:t>
            </w:r>
            <w:r w:rsidRPr="0031060B">
              <w:rPr>
                <w:rFonts w:eastAsia="Times New Roman" w:cs="Consolas"/>
                <w:color w:val="008080"/>
                <w:sz w:val="20"/>
                <w:szCs w:val="20"/>
              </w:rPr>
              <w:t>&gt;</w:t>
            </w:r>
            <w:r w:rsidRPr="0031060B">
              <w:rPr>
                <w:rFonts w:eastAsia="Times New Roman" w:cs="Consolas"/>
                <w:color w:val="000000"/>
                <w:sz w:val="20"/>
                <w:szCs w:val="20"/>
              </w:rPr>
              <w:tab/>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"${pdict.SubscriptionError != null}"</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class</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"error-form"</w:t>
            </w:r>
            <w:r w:rsidRPr="00F760BD">
              <w:rPr>
                <w:rFonts w:eastAsia="Times New Roman" w:cs="Consolas"/>
                <w:color w:val="008080"/>
                <w:sz w:val="20"/>
                <w:szCs w:val="20"/>
                <w:highlight w:val="yellow"/>
              </w:rPr>
              <w:t>&gt;</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t>${Resource.msg('account.subscription','</w:t>
            </w:r>
            <w:r w:rsidRPr="00F760BD">
              <w:rPr>
                <w:rFonts w:eastAsia="Times New Roman" w:cs="Consolas"/>
                <w:color w:val="000000"/>
                <w:sz w:val="20"/>
                <w:szCs w:val="20"/>
                <w:highlight w:val="yellow"/>
                <w:u w:val="single"/>
              </w:rPr>
              <w:t>cybersource</w:t>
            </w:r>
            <w:r w:rsidRPr="00F760BD">
              <w:rPr>
                <w:rFonts w:eastAsia="Times New Roman" w:cs="Consolas"/>
                <w:color w:val="000000"/>
                <w:sz w:val="20"/>
                <w:szCs w:val="20"/>
                <w:highlight w:val="yellow"/>
              </w:rPr>
              <w:t>',null)}</w:t>
            </w:r>
          </w:p>
          <w:p w:rsidR="00B54007" w:rsidRPr="00F760BD" w:rsidRDefault="00B54007" w:rsidP="00B54007">
            <w:pPr>
              <w:autoSpaceDE w:val="0"/>
              <w:autoSpaceDN w:val="0"/>
              <w:adjustRightInd w:val="0"/>
              <w:spacing w:after="0" w:line="240" w:lineRule="auto"/>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div</w:t>
            </w:r>
            <w:r w:rsidRPr="00F760BD">
              <w:rPr>
                <w:rFonts w:eastAsia="Times New Roman" w:cs="Consolas"/>
                <w:color w:val="008080"/>
                <w:sz w:val="20"/>
                <w:szCs w:val="20"/>
                <w:highlight w:val="yellow"/>
              </w:rPr>
              <w:t>&gt;</w:t>
            </w:r>
          </w:p>
          <w:p w:rsidR="00747254" w:rsidRPr="00E33D85" w:rsidRDefault="00B54007" w:rsidP="005C1822">
            <w:pPr>
              <w:pStyle w:val="BodyText"/>
            </w:pPr>
            <w:r w:rsidRPr="00F760BD">
              <w:rPr>
                <w:color w:val="000000"/>
                <w:highlight w:val="yellow"/>
              </w:rPr>
              <w:tab/>
            </w:r>
            <w:r w:rsidRPr="00F760BD">
              <w:rPr>
                <w:color w:val="000000"/>
                <w:highlight w:val="yellow"/>
              </w:rPr>
              <w:tab/>
            </w:r>
            <w:r w:rsidRPr="00F760BD">
              <w:rPr>
                <w:color w:val="008080"/>
                <w:highlight w:val="yellow"/>
              </w:rPr>
              <w:t>&lt;/</w:t>
            </w:r>
            <w:r w:rsidRPr="00F760BD">
              <w:rPr>
                <w:color w:val="3F7F7F"/>
                <w:highlight w:val="yellow"/>
              </w:rPr>
              <w:t>isif</w:t>
            </w:r>
            <w:r w:rsidRPr="00F760BD">
              <w:rPr>
                <w:color w:val="008080"/>
                <w:highlight w:val="yellow"/>
              </w:rPr>
              <w:t>&gt;</w:t>
            </w:r>
          </w:p>
        </w:tc>
      </w:tr>
    </w:tbl>
    <w:p w:rsidR="003A245C" w:rsidRDefault="003A245C" w:rsidP="005C1822">
      <w:pPr>
        <w:pStyle w:val="BodyText"/>
      </w:pPr>
    </w:p>
    <w:p w:rsidR="00747254" w:rsidRPr="00E33D85" w:rsidRDefault="00747254" w:rsidP="005C1822">
      <w:pPr>
        <w:pStyle w:val="BodyText"/>
        <w:numPr>
          <w:ilvl w:val="0"/>
          <w:numId w:val="82"/>
        </w:numPr>
      </w:pPr>
      <w:r w:rsidRPr="00E33D85">
        <w:t>Incl</w:t>
      </w:r>
      <w:r w:rsidR="007D17FB" w:rsidRPr="00E33D85">
        <w:t xml:space="preserve">ude the below code right after </w:t>
      </w:r>
      <w:r w:rsidRPr="00E33D85">
        <w:t>&lt;isdynamicform&gt; form object</w:t>
      </w:r>
      <w:r w:rsidR="003A245C">
        <w:t xml:space="preserve"> to add Billing Address Fields</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8080"/>
                <w:sz w:val="20"/>
                <w:szCs w:val="20"/>
              </w:rPr>
              <w:t>&lt;</w:t>
            </w:r>
            <w:r w:rsidRPr="00760DA0">
              <w:rPr>
                <w:rFonts w:eastAsia="Times New Roman" w:cs="Consolas"/>
                <w:color w:val="3F7F7F"/>
                <w:sz w:val="20"/>
                <w:szCs w:val="20"/>
              </w:rPr>
              <w:t>isdynamicform</w:t>
            </w:r>
            <w:r w:rsidR="00B32948">
              <w:rPr>
                <w:rFonts w:eastAsia="Times New Roman" w:cs="Consolas"/>
                <w:color w:val="3F7F7F"/>
                <w:sz w:val="20"/>
                <w:szCs w:val="20"/>
              </w:rPr>
              <w:t xml:space="preserve"> </w:t>
            </w:r>
            <w:r w:rsidRPr="00760DA0">
              <w:rPr>
                <w:rFonts w:eastAsia="Times New Roman" w:cs="Consolas"/>
                <w:color w:val="7F007F"/>
                <w:sz w:val="20"/>
                <w:szCs w:val="20"/>
              </w:rPr>
              <w:t>formobject</w:t>
            </w:r>
            <w:r w:rsidRPr="00760DA0">
              <w:rPr>
                <w:rFonts w:eastAsia="Times New Roman" w:cs="Consolas"/>
                <w:color w:val="000000"/>
                <w:sz w:val="20"/>
                <w:szCs w:val="20"/>
              </w:rPr>
              <w:t>=</w:t>
            </w:r>
            <w:r w:rsidRPr="00760DA0">
              <w:rPr>
                <w:rFonts w:eastAsia="Times New Roman" w:cs="Consolas"/>
                <w:i/>
                <w:iCs/>
                <w:color w:val="2A00FF"/>
                <w:sz w:val="20"/>
                <w:szCs w:val="20"/>
              </w:rPr>
              <w:t>"${pdict.CurrentForms.paymentinstruments.creditcards.newcreditcard.expiration}"</w:t>
            </w:r>
            <w:r w:rsidR="00B32948">
              <w:rPr>
                <w:rFonts w:eastAsia="Times New Roman" w:cs="Consolas"/>
                <w:i/>
                <w:iCs/>
                <w:color w:val="2A00FF"/>
                <w:sz w:val="20"/>
                <w:szCs w:val="20"/>
              </w:rPr>
              <w:t xml:space="preserve"> </w:t>
            </w:r>
            <w:r w:rsidRPr="00760DA0">
              <w:rPr>
                <w:rFonts w:eastAsia="Times New Roman" w:cs="Consolas"/>
                <w:color w:val="7F007F"/>
                <w:sz w:val="20"/>
                <w:szCs w:val="20"/>
              </w:rPr>
              <w:t>formdata</w:t>
            </w:r>
            <w:r w:rsidRPr="00760DA0">
              <w:rPr>
                <w:rFonts w:eastAsia="Times New Roman" w:cs="Consolas"/>
                <w:color w:val="000000"/>
                <w:sz w:val="20"/>
                <w:szCs w:val="20"/>
              </w:rPr>
              <w:t>=</w:t>
            </w:r>
            <w:r w:rsidRPr="00760DA0">
              <w:rPr>
                <w:rFonts w:eastAsia="Times New Roman" w:cs="Consolas"/>
                <w:i/>
                <w:iCs/>
                <w:color w:val="2A00FF"/>
                <w:sz w:val="20"/>
                <w:szCs w:val="20"/>
              </w:rPr>
              <w:t>"${currentCountry.dynamicForms.expirationInfo}"</w:t>
            </w:r>
            <w:r w:rsidRPr="00760DA0">
              <w:rPr>
                <w:rFonts w:eastAsia="Times New Roman" w:cs="Consolas"/>
                <w:color w:val="008080"/>
                <w:sz w:val="20"/>
                <w:szCs w:val="20"/>
              </w:rPr>
              <w:t>/&gt;</w:t>
            </w:r>
          </w:p>
          <w:p w:rsidR="003C07FC" w:rsidRPr="00760DA0" w:rsidRDefault="003C07FC" w:rsidP="003C07FC">
            <w:pPr>
              <w:autoSpaceDE w:val="0"/>
              <w:autoSpaceDN w:val="0"/>
              <w:adjustRightInd w:val="0"/>
              <w:spacing w:after="0" w:line="240" w:lineRule="auto"/>
              <w:rPr>
                <w:rFonts w:eastAsia="Times New Roman" w:cs="Consolas"/>
                <w:sz w:val="20"/>
                <w:szCs w:val="20"/>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p>
          <w:p w:rsidR="005C1822" w:rsidRPr="00760DA0" w:rsidRDefault="003C07FC"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rPr>
              <w:tab/>
            </w:r>
            <w:r w:rsidRPr="00760DA0">
              <w:rPr>
                <w:rFonts w:eastAsia="Times New Roman" w:cs="Consolas"/>
                <w:color w:val="000000"/>
                <w:sz w:val="20"/>
                <w:szCs w:val="20"/>
              </w:rPr>
              <w:tab/>
            </w:r>
            <w:r w:rsidRPr="00760DA0">
              <w:rPr>
                <w:rFonts w:eastAsia="Times New Roman" w:cs="Consolas"/>
                <w:color w:val="000000"/>
                <w:sz w:val="20"/>
                <w:szCs w:val="20"/>
              </w:rPr>
              <w:tab/>
            </w:r>
            <w:r w:rsidR="005C1822" w:rsidRPr="00760DA0">
              <w:rPr>
                <w:rFonts w:eastAsia="Times New Roman" w:cs="Consolas"/>
                <w:color w:val="008080"/>
                <w:sz w:val="20"/>
                <w:szCs w:val="20"/>
                <w:highlight w:val="yellow"/>
              </w:rPr>
              <w:t>&lt;</w:t>
            </w:r>
            <w:r w:rsidR="005C1822" w:rsidRPr="00760DA0">
              <w:rPr>
                <w:rFonts w:eastAsia="Times New Roman" w:cs="Consolas"/>
                <w:color w:val="3F7F7F"/>
                <w:sz w:val="20"/>
                <w:szCs w:val="20"/>
                <w:highlight w:val="yellow"/>
              </w:rPr>
              <w:t>isinputfield</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formfield</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"${pdict.CurrentForms.paymentinstruments.creditcards.address.firstname}"</w:t>
            </w:r>
            <w:r w:rsidR="005C1822" w:rsidRPr="00760DA0">
              <w:rPr>
                <w:rFonts w:eastAsia="Times New Roman" w:cs="Consolas"/>
                <w:sz w:val="20"/>
                <w:szCs w:val="20"/>
                <w:highlight w:val="yellow"/>
              </w:rPr>
              <w:t xml:space="preserve"> </w:t>
            </w:r>
            <w:r w:rsidR="005C1822" w:rsidRPr="00760DA0">
              <w:rPr>
                <w:rFonts w:eastAsia="Times New Roman" w:cs="Consolas"/>
                <w:color w:val="7F007F"/>
                <w:sz w:val="20"/>
                <w:szCs w:val="20"/>
                <w:highlight w:val="yellow"/>
              </w:rPr>
              <w:t>type</w:t>
            </w:r>
            <w:r w:rsidR="005C1822" w:rsidRPr="00760DA0">
              <w:rPr>
                <w:rFonts w:eastAsia="Times New Roman" w:cs="Consolas"/>
                <w:color w:val="000000"/>
                <w:sz w:val="20"/>
                <w:szCs w:val="20"/>
                <w:highlight w:val="yellow"/>
              </w:rPr>
              <w:t>=</w:t>
            </w:r>
            <w:r w:rsidR="005C1822" w:rsidRPr="00760DA0">
              <w:rPr>
                <w:rFonts w:eastAsia="Times New Roman" w:cs="Consolas"/>
                <w:i/>
                <w:iCs/>
                <w:color w:val="2A00FF"/>
                <w:sz w:val="20"/>
                <w:szCs w:val="20"/>
                <w:highlight w:val="yellow"/>
              </w:rPr>
              <w:t>"input"</w:t>
            </w:r>
            <w:r w:rsidR="005C1822"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"${pdict.CurrentForms.paymentinstruments.creditcards.address.lastname}"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"${pdict.CurrentForms.paymentinstruments.creditcards.address.address1}"</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"${pdict.CurrentForms.paymentinstruments.creditcards.address.address2}"</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"${pdict.CurrentForms.paymentinstruments.creditcards.address.country}"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"${pdict.CurrentForms.paymentinstruments.creditcards.address.states.state}"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"select"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"${pdict.CurrentForms.paymentinstruments.creditcards.address.city}"</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"${pdict.CurrentForms.paymentinstruments.creditcards.address.postal}"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"${pdict.CurrentForms.paymentinstruments.creditcards.address.phone}"</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5C1822" w:rsidRPr="00760DA0" w:rsidRDefault="005C1822" w:rsidP="005C1822">
            <w:pPr>
              <w:autoSpaceDE w:val="0"/>
              <w:autoSpaceDN w:val="0"/>
              <w:adjustRightInd w:val="0"/>
              <w:spacing w:after="0" w:line="240" w:lineRule="auto"/>
              <w:rPr>
                <w:rFonts w:eastAsia="Times New Roman" w:cs="Consolas"/>
                <w:sz w:val="20"/>
                <w:szCs w:val="20"/>
                <w:highlight w:val="yellow"/>
              </w:rPr>
            </w:pP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0000"/>
                <w:sz w:val="20"/>
                <w:szCs w:val="20"/>
                <w:highlight w:val="yellow"/>
              </w:rPr>
              <w:tab/>
            </w:r>
            <w:r w:rsidRPr="00760DA0">
              <w:rPr>
                <w:rFonts w:eastAsia="Times New Roman" w:cs="Consolas"/>
                <w:color w:val="008080"/>
                <w:sz w:val="20"/>
                <w:szCs w:val="20"/>
                <w:highlight w:val="yellow"/>
              </w:rPr>
              <w:t>&lt;</w:t>
            </w:r>
            <w:r w:rsidRPr="00760DA0">
              <w:rPr>
                <w:rFonts w:eastAsia="Times New Roman" w:cs="Consolas"/>
                <w:color w:val="3F7F7F"/>
                <w:sz w:val="20"/>
                <w:szCs w:val="20"/>
                <w:highlight w:val="yellow"/>
              </w:rPr>
              <w:t>isinputfield</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formfield</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"${pdict.CurrentForms.paymentinstruments.creditcards.address.email.emailAddress}"</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xhtmlclass</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"email"</w:t>
            </w:r>
            <w:r w:rsidRPr="00760DA0">
              <w:rPr>
                <w:rFonts w:eastAsia="Times New Roman" w:cs="Consolas"/>
                <w:sz w:val="20"/>
                <w:szCs w:val="20"/>
                <w:highlight w:val="yellow"/>
              </w:rPr>
              <w:t xml:space="preserve"> </w:t>
            </w:r>
            <w:r w:rsidRPr="00760DA0">
              <w:rPr>
                <w:rFonts w:eastAsia="Times New Roman" w:cs="Consolas"/>
                <w:color w:val="7F007F"/>
                <w:sz w:val="20"/>
                <w:szCs w:val="20"/>
                <w:highlight w:val="yellow"/>
              </w:rPr>
              <w:t>type</w:t>
            </w:r>
            <w:r w:rsidRPr="00760DA0">
              <w:rPr>
                <w:rFonts w:eastAsia="Times New Roman" w:cs="Consolas"/>
                <w:color w:val="000000"/>
                <w:sz w:val="20"/>
                <w:szCs w:val="20"/>
                <w:highlight w:val="yellow"/>
              </w:rPr>
              <w:t>=</w:t>
            </w:r>
            <w:r w:rsidRPr="00760DA0">
              <w:rPr>
                <w:rFonts w:eastAsia="Times New Roman" w:cs="Consolas"/>
                <w:i/>
                <w:iCs/>
                <w:color w:val="2A00FF"/>
                <w:sz w:val="20"/>
                <w:szCs w:val="20"/>
                <w:highlight w:val="yellow"/>
              </w:rPr>
              <w:t>"input"</w:t>
            </w:r>
            <w:r w:rsidRPr="00760DA0">
              <w:rPr>
                <w:rFonts w:eastAsia="Times New Roman" w:cs="Consolas"/>
                <w:color w:val="008080"/>
                <w:sz w:val="20"/>
                <w:szCs w:val="20"/>
                <w:highlight w:val="yellow"/>
              </w:rPr>
              <w:t>/&gt;</w:t>
            </w:r>
          </w:p>
          <w:p w:rsidR="00747254" w:rsidRPr="00E33D85" w:rsidRDefault="005C1822" w:rsidP="005C1822">
            <w:pPr>
              <w:pStyle w:val="BodyText"/>
            </w:pPr>
            <w:r w:rsidRPr="00760DA0">
              <w:rPr>
                <w:color w:val="000000"/>
                <w:highlight w:val="yellow"/>
              </w:rPr>
              <w:tab/>
            </w:r>
            <w:r w:rsidRPr="00760DA0">
              <w:rPr>
                <w:color w:val="000000"/>
                <w:highlight w:val="yellow"/>
              </w:rPr>
              <w:tab/>
            </w:r>
            <w:r w:rsidRPr="00760DA0">
              <w:rPr>
                <w:color w:val="000000"/>
                <w:highlight w:val="yellow"/>
              </w:rPr>
              <w:tab/>
            </w:r>
            <w:r w:rsidRPr="00760DA0">
              <w:rPr>
                <w:highlight w:val="yellow"/>
              </w:rPr>
              <w:t>&lt;!-- end code changes for billing fields. --&gt;</w:t>
            </w:r>
          </w:p>
        </w:tc>
      </w:tr>
    </w:tbl>
    <w:p w:rsidR="00747254" w:rsidRPr="00E33D85" w:rsidRDefault="00747254" w:rsidP="00747254">
      <w:pPr>
        <w:pStyle w:val="Heading4"/>
        <w:rPr>
          <w:rFonts w:asciiTheme="minorHAnsi" w:hAnsiTheme="minorHAnsi"/>
        </w:rPr>
      </w:pPr>
      <w:r w:rsidRPr="00E33D85">
        <w:rPr>
          <w:rFonts w:asciiTheme="minorHAnsi" w:hAnsiTheme="minorHAnsi"/>
        </w:rPr>
        <w:t>My Account - Template - paymentinstrumentlist.isml</w:t>
      </w:r>
    </w:p>
    <w:p w:rsidR="00747254" w:rsidRPr="00E33D85" w:rsidRDefault="00747254" w:rsidP="005C1822">
      <w:pPr>
        <w:pStyle w:val="BodyText"/>
        <w:numPr>
          <w:ilvl w:val="0"/>
          <w:numId w:val="83"/>
        </w:numPr>
      </w:pPr>
      <w:r w:rsidRPr="00E33D85">
        <w:t>Add below code just after &lt;h1&gt; tag to show delete subscription message</w:t>
      </w:r>
    </w:p>
    <w:tbl>
      <w:tblPr>
        <w:tblStyle w:val="TableGrid"/>
        <w:tblW w:w="0" w:type="auto"/>
        <w:tblInd w:w="360" w:type="dxa"/>
        <w:tblLook w:val="04A0" w:firstRow="1" w:lastRow="0" w:firstColumn="1" w:lastColumn="0" w:noHBand="0" w:noVBand="1"/>
      </w:tblPr>
      <w:tblGrid>
        <w:gridCol w:w="9936"/>
      </w:tblGrid>
      <w:tr w:rsidR="00747254" w:rsidRPr="00E33D85" w:rsidTr="005E5459">
        <w:tc>
          <w:tcPr>
            <w:tcW w:w="10296" w:type="dxa"/>
          </w:tcPr>
          <w:p w:rsidR="005C1822" w:rsidRPr="000624E0" w:rsidRDefault="005C1822" w:rsidP="005C1822">
            <w:pPr>
              <w:autoSpaceDE w:val="0"/>
              <w:autoSpaceDN w:val="0"/>
              <w:adjustRightInd w:val="0"/>
              <w:spacing w:after="0" w:line="240" w:lineRule="auto"/>
              <w:rPr>
                <w:rFonts w:eastAsia="Times New Roman" w:cs="Consolas"/>
                <w:color w:val="008080"/>
                <w:sz w:val="20"/>
                <w:szCs w:val="20"/>
                <w:highlight w:val="yellow"/>
              </w:rPr>
            </w:pPr>
            <w:r>
              <w:rPr>
                <w:color w:val="008080"/>
                <w:highlight w:val="yellow"/>
              </w:rPr>
              <w:t xml:space="preserve"> </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r w:rsidRPr="00AD0F4D">
              <w:rPr>
                <w:rFonts w:eastAsia="Times New Roman" w:cs="Consolas"/>
                <w:color w:val="000000"/>
                <w:sz w:val="20"/>
                <w:szCs w:val="20"/>
              </w:rPr>
              <w:t>${Resource.msg('account.paymentinstrumentlist.header','account',null)}</w:t>
            </w:r>
            <w:r w:rsidRPr="00AD0F4D">
              <w:rPr>
                <w:rFonts w:eastAsia="Times New Roman" w:cs="Consolas"/>
                <w:color w:val="008080"/>
                <w:sz w:val="20"/>
                <w:szCs w:val="20"/>
              </w:rPr>
              <w:t>&lt;/</w:t>
            </w:r>
            <w:r w:rsidRPr="00AD0F4D">
              <w:rPr>
                <w:rFonts w:eastAsia="Times New Roman" w:cs="Consolas"/>
                <w:color w:val="3F7F7F"/>
                <w:sz w:val="20"/>
                <w:szCs w:val="20"/>
              </w:rPr>
              <w:t>h1</w:t>
            </w:r>
            <w:r w:rsidRPr="00AD0F4D">
              <w:rPr>
                <w:rFonts w:eastAsia="Times New Roman" w:cs="Consolas"/>
                <w:color w:val="008080"/>
                <w:sz w:val="20"/>
                <w:szCs w:val="20"/>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8080"/>
                <w:sz w:val="20"/>
                <w:szCs w:val="20"/>
                <w:highlight w:val="yellow"/>
              </w:rPr>
              <w:lastRenderedPageBreak/>
              <w:t>&lt;</w:t>
            </w:r>
            <w:r w:rsidRPr="005C1822">
              <w:rPr>
                <w:rFonts w:eastAsia="Times New Roman" w:cs="Consolas"/>
                <w:color w:val="3F7F7F"/>
                <w:sz w:val="20"/>
                <w:szCs w:val="20"/>
                <w:highlight w:val="yellow"/>
              </w:rPr>
              <w:t>isif</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condition</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"${pdict.SubscriptionError != null}"</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sz w:val="20"/>
                <w:szCs w:val="20"/>
                <w:highlight w:val="yellow"/>
              </w:rPr>
              <w:t xml:space="preserve"> </w:t>
            </w:r>
            <w:r w:rsidRPr="005C1822">
              <w:rPr>
                <w:rFonts w:eastAsia="Times New Roman" w:cs="Consolas"/>
                <w:color w:val="7F007F"/>
                <w:sz w:val="20"/>
                <w:szCs w:val="20"/>
                <w:highlight w:val="yellow"/>
              </w:rPr>
              <w:t>class</w:t>
            </w:r>
            <w:r w:rsidRPr="005C1822">
              <w:rPr>
                <w:rFonts w:eastAsia="Times New Roman" w:cs="Consolas"/>
                <w:color w:val="000000"/>
                <w:sz w:val="20"/>
                <w:szCs w:val="20"/>
                <w:highlight w:val="yellow"/>
              </w:rPr>
              <w:t>=</w:t>
            </w:r>
            <w:r w:rsidRPr="005C1822">
              <w:rPr>
                <w:rFonts w:eastAsia="Times New Roman" w:cs="Consolas"/>
                <w:i/>
                <w:iCs/>
                <w:color w:val="2A00FF"/>
                <w:sz w:val="20"/>
                <w:szCs w:val="20"/>
                <w:highlight w:val="yellow"/>
              </w:rPr>
              <w:t>"error-form"</w:t>
            </w:r>
            <w:r w:rsidRPr="005C1822">
              <w:rPr>
                <w:rFonts w:eastAsia="Times New Roman" w:cs="Consolas"/>
                <w:color w:val="008080"/>
                <w:sz w:val="20"/>
                <w:szCs w:val="20"/>
                <w:highlight w:val="yellow"/>
              </w:rPr>
              <w:t>&gt;</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 xml:space="preserve">                    ${Resource.msg('paymentinstrumentlist.deletesubscription','cybersource',null)}</w:t>
            </w:r>
          </w:p>
          <w:p w:rsidR="005C1822" w:rsidRPr="005C1822" w:rsidRDefault="005C1822" w:rsidP="005C1822">
            <w:pPr>
              <w:autoSpaceDE w:val="0"/>
              <w:autoSpaceDN w:val="0"/>
              <w:adjustRightInd w:val="0"/>
              <w:spacing w:after="0" w:line="240" w:lineRule="auto"/>
              <w:rPr>
                <w:rFonts w:eastAsia="Times New Roman" w:cs="Consolas"/>
                <w:sz w:val="20"/>
                <w:szCs w:val="20"/>
                <w:highlight w:val="yellow"/>
              </w:rPr>
            </w:pPr>
            <w:r w:rsidRPr="005C1822">
              <w:rPr>
                <w:rFonts w:eastAsia="Times New Roman" w:cs="Consolas"/>
                <w:color w:val="000000"/>
                <w:sz w:val="20"/>
                <w:szCs w:val="20"/>
                <w:highlight w:val="yellow"/>
              </w:rPr>
              <w:tab/>
            </w:r>
            <w:r w:rsidRPr="005C1822">
              <w:rPr>
                <w:rFonts w:eastAsia="Times New Roman" w:cs="Consolas"/>
                <w:color w:val="008080"/>
                <w:sz w:val="20"/>
                <w:szCs w:val="20"/>
                <w:highlight w:val="yellow"/>
              </w:rPr>
              <w:t>&lt;/</w:t>
            </w:r>
            <w:r w:rsidRPr="005C1822">
              <w:rPr>
                <w:rFonts w:eastAsia="Times New Roman" w:cs="Consolas"/>
                <w:color w:val="3F7F7F"/>
                <w:sz w:val="20"/>
                <w:szCs w:val="20"/>
                <w:highlight w:val="yellow"/>
              </w:rPr>
              <w:t>div</w:t>
            </w:r>
            <w:r w:rsidRPr="005C1822">
              <w:rPr>
                <w:rFonts w:eastAsia="Times New Roman" w:cs="Consolas"/>
                <w:color w:val="008080"/>
                <w:sz w:val="20"/>
                <w:szCs w:val="20"/>
                <w:highlight w:val="yellow"/>
              </w:rPr>
              <w:t>&gt;</w:t>
            </w:r>
          </w:p>
          <w:p w:rsidR="00747254" w:rsidRPr="00E33D85" w:rsidRDefault="005C1822" w:rsidP="005C1822">
            <w:pPr>
              <w:pStyle w:val="BodyText"/>
            </w:pPr>
            <w:r w:rsidRPr="005C1822">
              <w:rPr>
                <w:color w:val="008080"/>
                <w:highlight w:val="yellow"/>
              </w:rPr>
              <w:t>&lt;/</w:t>
            </w:r>
            <w:r w:rsidRPr="005C1822">
              <w:rPr>
                <w:highlight w:val="yellow"/>
              </w:rPr>
              <w:t>isif</w:t>
            </w:r>
            <w:r w:rsidRPr="005C1822">
              <w:rPr>
                <w:color w:val="008080"/>
                <w:highlight w:val="yellow"/>
              </w:rPr>
              <w:t>&gt;</w:t>
            </w:r>
          </w:p>
        </w:tc>
      </w:tr>
    </w:tbl>
    <w:p w:rsidR="00747254" w:rsidRPr="00E33D85" w:rsidRDefault="00747254" w:rsidP="00747254">
      <w:pPr>
        <w:pStyle w:val="Heading4"/>
        <w:rPr>
          <w:rFonts w:asciiTheme="minorHAnsi" w:hAnsiTheme="minorHAnsi"/>
        </w:rPr>
      </w:pPr>
      <w:r w:rsidRPr="00E33D85">
        <w:rPr>
          <w:rFonts w:asciiTheme="minorHAnsi" w:hAnsiTheme="minorHAnsi"/>
        </w:rPr>
        <w:lastRenderedPageBreak/>
        <w:t>My Account</w:t>
      </w:r>
      <w:r w:rsidR="00CD579C" w:rsidRPr="00E33D85">
        <w:rPr>
          <w:rFonts w:asciiTheme="minorHAnsi" w:hAnsiTheme="minorHAnsi"/>
        </w:rPr>
        <w:t xml:space="preserve"> - Controller -</w:t>
      </w:r>
      <w:r w:rsidRPr="00E33D85">
        <w:rPr>
          <w:rFonts w:asciiTheme="minorHAnsi" w:hAnsiTheme="minorHAnsi"/>
        </w:rPr>
        <w:t xml:space="preserve"> PaymentInstruments.js</w:t>
      </w:r>
    </w:p>
    <w:p w:rsidR="00747254" w:rsidRPr="00E33D85" w:rsidRDefault="00747254" w:rsidP="00747254">
      <w:pPr>
        <w:pStyle w:val="Heading5"/>
        <w:rPr>
          <w:rFonts w:asciiTheme="minorHAnsi" w:hAnsiTheme="minorHAnsi"/>
        </w:rPr>
      </w:pPr>
      <w:r w:rsidRPr="00E33D85">
        <w:rPr>
          <w:rFonts w:asciiTheme="minorHAnsi" w:hAnsiTheme="minorHAnsi"/>
        </w:rPr>
        <w:t>Update “list” function</w:t>
      </w:r>
    </w:p>
    <w:p w:rsidR="00747254" w:rsidRDefault="00747254" w:rsidP="00747254">
      <w:r w:rsidRPr="00E33D85">
        <w:t>Update as below to handle Subscription</w:t>
      </w:r>
      <w:r w:rsidR="00E57B51">
        <w:t xml:space="preserve"> </w:t>
      </w:r>
      <w:r w:rsidRPr="00E33D85">
        <w:t>Error</w:t>
      </w:r>
      <w:r w:rsidR="00AE6E2E">
        <w:t>and</w:t>
      </w:r>
      <w:r w:rsidR="00123DE4">
        <w:t xml:space="preserve"> migrate card token</w:t>
      </w:r>
    </w:p>
    <w:tbl>
      <w:tblPr>
        <w:tblStyle w:val="TableGrid"/>
        <w:tblW w:w="0" w:type="auto"/>
        <w:tblLook w:val="04A0" w:firstRow="1" w:lastRow="0" w:firstColumn="1" w:lastColumn="0" w:noHBand="0" w:noVBand="1"/>
      </w:tblPr>
      <w:tblGrid>
        <w:gridCol w:w="10296"/>
      </w:tblGrid>
      <w:tr w:rsidR="00123DE4" w:rsidTr="00123DE4">
        <w:tc>
          <w:tcPr>
            <w:tcW w:w="10296" w:type="dxa"/>
          </w:tcPr>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function</w:t>
            </w:r>
            <w:r w:rsidRPr="00123DE4">
              <w:rPr>
                <w:rFonts w:eastAsia="Times New Roman" w:cs="Consolas"/>
                <w:color w:val="000000"/>
                <w:sz w:val="20"/>
                <w:szCs w:val="20"/>
              </w:rPr>
              <w:t xml:space="preserve"> list() {</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ab/>
            </w: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SubscriptionError=</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wallet = customer.getProfile().getWallet();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paymentInstruments = wallet.getPaymentInstruments(dw.order.PaymentInstrument.METHOD_CREDIT_CARD);</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pageMeta = require(</w:t>
            </w:r>
            <w:r w:rsidRPr="00123DE4">
              <w:rPr>
                <w:rFonts w:eastAsia="Times New Roman" w:cs="Consolas"/>
                <w:color w:val="2A00FF"/>
                <w:sz w:val="20"/>
                <w:szCs w:val="20"/>
              </w:rPr>
              <w:t>'~/cartridge/scripts/meta'</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rPr>
              <w:t>var</w:t>
            </w:r>
            <w:r w:rsidRPr="00123DE4">
              <w:rPr>
                <w:rFonts w:eastAsia="Times New Roman" w:cs="Consolas"/>
                <w:color w:val="000000"/>
                <w:sz w:val="20"/>
                <w:szCs w:val="20"/>
              </w:rPr>
              <w:t xml:space="preserve"> paymentForm = app.getForm(</w:t>
            </w:r>
            <w:r w:rsidRPr="00123DE4">
              <w:rPr>
                <w:rFonts w:eastAsia="Times New Roman" w:cs="Consolas"/>
                <w:color w:val="2A00FF"/>
                <w:sz w:val="20"/>
                <w:szCs w:val="20"/>
              </w:rPr>
              <w:t>'paymentinstruments'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paymentForm.clear();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paymentForm.get(</w:t>
            </w:r>
            <w:r w:rsidRPr="00123DE4">
              <w:rPr>
                <w:rFonts w:eastAsia="Times New Roman" w:cs="Consolas"/>
                <w:color w:val="2A00FF"/>
                <w:sz w:val="20"/>
                <w:szCs w:val="20"/>
              </w:rPr>
              <w:t>'creditcards.storedcards'</w:t>
            </w:r>
            <w:r w:rsidRPr="00123DE4">
              <w:rPr>
                <w:rFonts w:eastAsia="Times New Roman" w:cs="Consolas"/>
                <w:color w:val="000000"/>
                <w:sz w:val="20"/>
                <w:szCs w:val="20"/>
              </w:rPr>
              <w:t>).copyFrom(paymentInstruments);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pageMeta.update(dw.content.ContentMgr.getContent(</w:t>
            </w:r>
            <w:r w:rsidRPr="00123DE4">
              <w:rPr>
                <w:rFonts w:eastAsia="Times New Roman" w:cs="Consolas"/>
                <w:color w:val="2A00FF"/>
                <w:sz w:val="20"/>
                <w:szCs w:val="20"/>
              </w:rPr>
              <w:t>'myaccount-paymentsettings'</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if</w:t>
            </w:r>
            <w:r w:rsidRPr="00123DE4">
              <w:rPr>
                <w:rFonts w:eastAsia="Times New Roman" w:cs="Consolas"/>
                <w:color w:val="000000"/>
                <w:sz w:val="20"/>
                <w:szCs w:val="20"/>
                <w:highlight w:val="yellow"/>
              </w:rPr>
              <w:t xml:space="preserve"> ((</w:t>
            </w:r>
            <w:r w:rsidRPr="00123DE4">
              <w:rPr>
                <w:rFonts w:eastAsia="Times New Roman" w:cs="Consolas"/>
                <w:color w:val="2A00FF"/>
                <w:sz w:val="20"/>
                <w:szCs w:val="20"/>
                <w:highlight w:val="yellow"/>
              </w:rPr>
              <w:t>'SubscriptionError'</w:t>
            </w:r>
            <w:r w:rsidR="00B32948">
              <w:rPr>
                <w:rFonts w:eastAsia="Times New Roman" w:cs="Consolas"/>
                <w:color w:val="2A00FF"/>
                <w:sz w:val="20"/>
                <w:szCs w:val="20"/>
                <w:highlight w:val="yellow"/>
              </w:rPr>
              <w:t xml:space="preserve"> </w:t>
            </w:r>
            <w:r w:rsidRPr="00123DE4">
              <w:rPr>
                <w:rFonts w:eastAsia="Times New Roman" w:cs="Consolas"/>
                <w:b/>
                <w:bCs/>
                <w:color w:val="7F0055"/>
                <w:sz w:val="20"/>
                <w:szCs w:val="20"/>
                <w:highlight w:val="yellow"/>
              </w:rPr>
              <w:t>in</w:t>
            </w:r>
            <w:r w:rsidRPr="00123DE4">
              <w:rPr>
                <w:rFonts w:eastAsia="Times New Roman" w:cs="Consolas"/>
                <w:color w:val="000000"/>
                <w:sz w:val="20"/>
                <w:szCs w:val="20"/>
                <w:highlight w:val="yellow"/>
              </w:rPr>
              <w:t xml:space="preserve"> session.custom) &amp;&amp; !empty(session.custom.SubscriptionError))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SubscriptionError = session.custom.SubscriptionError;</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ab/>
              <w:t xml:space="preserve">session.custom.SubscriptionError = </w:t>
            </w:r>
            <w:r w:rsidRPr="00123DE4">
              <w:rPr>
                <w:rFonts w:eastAsia="Times New Roman" w:cs="Consolas"/>
                <w:b/>
                <w:bCs/>
                <w:color w:val="7F0055"/>
                <w:sz w:val="20"/>
                <w:szCs w:val="20"/>
                <w:highlight w:val="yellow"/>
              </w:rPr>
              <w:t>null</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color w:val="000000"/>
                <w:sz w:val="20"/>
                <w:szCs w:val="20"/>
                <w:highlight w:val="yellow"/>
              </w:rPr>
              <w:t xml:space="preserve">    }</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123DE4">
              <w:rPr>
                <w:rFonts w:eastAsia="Times New Roman" w:cs="Consolas"/>
                <w:b/>
                <w:bCs/>
                <w:color w:val="7F0055"/>
                <w:sz w:val="20"/>
                <w:szCs w:val="20"/>
                <w:highlight w:val="yellow"/>
              </w:rPr>
              <w:t>var</w:t>
            </w:r>
            <w:r w:rsidRPr="00123DE4">
              <w:rPr>
                <w:rFonts w:eastAsia="Times New Roman" w:cs="Consolas"/>
                <w:color w:val="000000"/>
                <w:sz w:val="20"/>
                <w:szCs w:val="20"/>
                <w:highlight w:val="yellow"/>
              </w:rPr>
              <w:t xml:space="preserve"> migrateCard = require(</w:t>
            </w:r>
            <w:r w:rsidRPr="00123DE4">
              <w:rPr>
                <w:rFonts w:eastAsia="Times New Roman" w:cs="Consolas"/>
                <w:color w:val="2A00FF"/>
                <w:sz w:val="20"/>
                <w:szCs w:val="20"/>
                <w:highlight w:val="yellow"/>
              </w:rPr>
              <w:t>'int_cybersource/cartridge/scripts/helper/migrateOldCardToken'</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migrateCard.MigrateOldCardToken(paymentInstruments);</w:t>
            </w:r>
          </w:p>
          <w:p w:rsidR="00123DE4" w:rsidRPr="00123DE4" w:rsidRDefault="00123DE4" w:rsidP="00123DE4">
            <w:pPr>
              <w:autoSpaceDE w:val="0"/>
              <w:autoSpaceDN w:val="0"/>
              <w:adjustRightInd w:val="0"/>
              <w:spacing w:after="0" w:line="240" w:lineRule="auto"/>
              <w:rPr>
                <w:rFonts w:eastAsia="Times New Roman" w:cs="Consolas"/>
                <w:sz w:val="20"/>
                <w:szCs w:val="20"/>
              </w:rPr>
            </w:pP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app.getView({</w:t>
            </w:r>
          </w:p>
          <w:p w:rsidR="00123DE4" w:rsidRPr="00123DE4" w:rsidRDefault="00123DE4" w:rsidP="00123DE4">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PaymentInstruments: paymentInstruments</w:t>
            </w:r>
            <w:r w:rsidRPr="00123DE4">
              <w:rPr>
                <w:rFonts w:eastAsia="Times New Roman" w:cs="Consolas"/>
                <w:color w:val="000000"/>
                <w:sz w:val="20"/>
                <w:szCs w:val="20"/>
                <w:highlight w:val="yellow"/>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highlight w:val="yellow"/>
              </w:rPr>
              <w:t xml:space="preserve">        SubscriptionError : SubscriptionError</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color w:val="000000"/>
                <w:sz w:val="20"/>
                <w:szCs w:val="20"/>
              </w:rPr>
              <w:t xml:space="preserve">    }).render(</w:t>
            </w:r>
            <w:r w:rsidRPr="00123DE4">
              <w:rPr>
                <w:rFonts w:eastAsia="Times New Roman" w:cs="Consolas"/>
                <w:color w:val="2A00FF"/>
                <w:sz w:val="20"/>
                <w:szCs w:val="20"/>
              </w:rPr>
              <w:t>'account/payment/paymentinstrumentlist'</w:t>
            </w:r>
            <w:r w:rsidRPr="00123DE4">
              <w:rPr>
                <w:rFonts w:eastAsia="Times New Roman" w:cs="Consolas"/>
                <w:color w:val="000000"/>
                <w:sz w:val="20"/>
                <w:szCs w:val="20"/>
              </w:rPr>
              <w:t>);</w:t>
            </w:r>
          </w:p>
          <w:p w:rsidR="00123DE4" w:rsidRPr="00123DE4" w:rsidRDefault="00123DE4" w:rsidP="00123DE4">
            <w:pPr>
              <w:autoSpaceDE w:val="0"/>
              <w:autoSpaceDN w:val="0"/>
              <w:adjustRightInd w:val="0"/>
              <w:spacing w:after="0" w:line="240" w:lineRule="auto"/>
              <w:rPr>
                <w:rFonts w:eastAsia="Times New Roman" w:cs="Consolas"/>
                <w:sz w:val="20"/>
                <w:szCs w:val="20"/>
              </w:rPr>
            </w:pPr>
            <w:r w:rsidRPr="00123DE4">
              <w:rPr>
                <w:rFonts w:eastAsia="Times New Roman" w:cs="Consolas"/>
                <w:b/>
                <w:bCs/>
                <w:color w:val="7F0055"/>
                <w:sz w:val="20"/>
                <w:szCs w:val="20"/>
                <w:highlight w:val="yellow"/>
              </w:rPr>
              <w:t>return</w:t>
            </w:r>
            <w:r w:rsidRPr="00123DE4">
              <w:rPr>
                <w:rFonts w:eastAsia="Times New Roman" w:cs="Consolas"/>
                <w:color w:val="000000"/>
                <w:sz w:val="20"/>
                <w:szCs w:val="20"/>
                <w:highlight w:val="yellow"/>
              </w:rPr>
              <w:t>;</w:t>
            </w:r>
          </w:p>
          <w:p w:rsidR="00123DE4" w:rsidRDefault="00123DE4" w:rsidP="00123DE4">
            <w:r w:rsidRPr="00123DE4">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“Add” function</w:t>
      </w:r>
    </w:p>
    <w:p w:rsidR="00747254" w:rsidRPr="00E33D85" w:rsidRDefault="00747254" w:rsidP="00747254">
      <w:r w:rsidRPr="00E33D85">
        <w:t>Update as below to handle SubscriptionError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add(clearForm, subscriptionError)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if</w:t>
            </w:r>
            <w:r w:rsidRPr="00E33D85">
              <w:rPr>
                <w:rFonts w:eastAsia="Times New Roman" w:cs="Consolas"/>
                <w:color w:val="000000"/>
                <w:sz w:val="20"/>
                <w:szCs w:val="20"/>
              </w:rPr>
              <w:t xml:space="preserve"> (clearForm !== </w:t>
            </w:r>
            <w:r w:rsidRPr="00E33D85">
              <w:rPr>
                <w:rFonts w:eastAsia="Times New Roman" w:cs="Consolas"/>
                <w:b/>
                <w:bCs/>
                <w:color w:val="7F0055"/>
                <w:sz w:val="20"/>
                <w:szCs w:val="20"/>
              </w:rPr>
              <w:t>false</w:t>
            </w:r>
            <w:r w:rsidRPr="00E33D85">
              <w:rPr>
                <w:rFonts w:eastAsia="Times New Roman" w:cs="Consolas"/>
                <w:color w:val="000000"/>
                <w:sz w:val="20"/>
                <w:szCs w:val="20"/>
              </w:rPr>
              <w:t>)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paymentForm.clear();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paymentForm.get(</w:t>
            </w:r>
            <w:r w:rsidRPr="00E33D85">
              <w:rPr>
                <w:rFonts w:eastAsia="Times New Roman" w:cs="Consolas"/>
                <w:color w:val="2A00FF"/>
                <w:sz w:val="20"/>
                <w:szCs w:val="20"/>
              </w:rPr>
              <w:t>'creditcards.newcreditcard.type'</w:t>
            </w:r>
            <w:r w:rsidRPr="00E33D85">
              <w:rPr>
                <w:rFonts w:eastAsia="Times New Roman" w:cs="Consolas"/>
                <w:color w:val="000000"/>
                <w:sz w:val="20"/>
                <w:szCs w:val="20"/>
              </w:rPr>
              <w:t>).setOptions(dw.order.PaymentMgr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.getPaymentMethod(dw.order.PaymentInstrument.METHOD_CREDIT_CARD).activePaymentCards.iterator());</w:t>
            </w:r>
          </w:p>
          <w:p w:rsidR="00747254" w:rsidRPr="00E33D85" w:rsidRDefault="00747254" w:rsidP="005E5459">
            <w:pPr>
              <w:autoSpaceDE w:val="0"/>
              <w:autoSpaceDN w:val="0"/>
              <w:adjustRightInd w:val="0"/>
              <w:spacing w:after="0" w:line="240" w:lineRule="auto"/>
              <w:rPr>
                <w:rFonts w:eastAsia="Times New Roman" w:cs="Consolas"/>
                <w:sz w:val="20"/>
                <w:szCs w:val="20"/>
              </w:rPr>
            </w:pP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app.getView({</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rPr>
              <w:t>ContinueURL: URLUtils.https(</w:t>
            </w:r>
            <w:r w:rsidRPr="00AE6E2E">
              <w:rPr>
                <w:rFonts w:eastAsia="Times New Roman" w:cs="Consolas"/>
                <w:color w:val="2A00FF"/>
                <w:sz w:val="20"/>
                <w:szCs w:val="20"/>
              </w:rPr>
              <w:t>'PaymentInstruments-PaymentForm'</w:t>
            </w:r>
            <w:r w:rsidRPr="00AE6E2E">
              <w:rPr>
                <w:rFonts w:eastAsia="Times New Roman" w:cs="Consolas"/>
                <w:color w:val="000000"/>
                <w:sz w:val="20"/>
                <w:szCs w:val="20"/>
              </w:rPr>
              <w:t>)</w:t>
            </w:r>
            <w:r w:rsidRPr="00AE6E2E">
              <w:rPr>
                <w:rFonts w:eastAsia="Times New Roman" w:cs="Consolas"/>
                <w:color w:val="000000"/>
                <w:sz w:val="20"/>
                <w:szCs w:val="20"/>
                <w:highlight w:val="yellow"/>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SubscriptionError: 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}).render(</w:t>
            </w:r>
            <w:r w:rsidRPr="00E33D85">
              <w:rPr>
                <w:rFonts w:eastAsia="Times New Roman" w:cs="Consolas"/>
                <w:color w:val="2A00FF"/>
                <w:sz w:val="20"/>
                <w:szCs w:val="20"/>
              </w:rPr>
              <w:t>'account/payment/paymentinstrumentdetails'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747254" w:rsidRPr="00E33D85" w:rsidRDefault="00747254" w:rsidP="005E5459"/>
        </w:tc>
      </w:tr>
    </w:tbl>
    <w:p w:rsidR="00747254" w:rsidRPr="00E33D85" w:rsidRDefault="00747254" w:rsidP="00747254">
      <w:pPr>
        <w:pStyle w:val="Body"/>
        <w:rPr>
          <w:rFonts w:asciiTheme="minorHAnsi" w:hAnsiTheme="minorHAnsi"/>
        </w:rPr>
      </w:pPr>
    </w:p>
    <w:p w:rsidR="00747254" w:rsidRPr="00E33D85" w:rsidRDefault="00747254" w:rsidP="00747254">
      <w:pPr>
        <w:pStyle w:val="Heading5"/>
        <w:rPr>
          <w:rFonts w:asciiTheme="minorHAnsi" w:hAnsiTheme="minorHAnsi"/>
        </w:rPr>
      </w:pPr>
      <w:r w:rsidRPr="00E33D85">
        <w:rPr>
          <w:rFonts w:asciiTheme="minorHAnsi" w:hAnsiTheme="minorHAnsi"/>
        </w:rPr>
        <w:t>Update “handlePaymentForm” function</w:t>
      </w:r>
    </w:p>
    <w:p w:rsidR="00747254" w:rsidRPr="00E33D85" w:rsidRDefault="00E57B51" w:rsidP="005D17BF">
      <w:pPr>
        <w:autoSpaceDE w:val="0"/>
        <w:autoSpaceDN w:val="0"/>
        <w:adjustRightInd w:val="0"/>
        <w:spacing w:after="0" w:line="240" w:lineRule="auto"/>
        <w:rPr>
          <w:rFonts w:eastAsia="Times New Roman" w:cs="Consolas"/>
          <w:sz w:val="20"/>
          <w:szCs w:val="20"/>
        </w:rPr>
      </w:pPr>
      <w:r w:rsidRPr="00E33D85">
        <w:t xml:space="preserve">Update this code </w:t>
      </w:r>
      <w:r w:rsidRPr="00E33D85">
        <w:rPr>
          <w:rFonts w:eastAsia="Times New Roman" w:cs="Consolas"/>
          <w:b/>
          <w:bCs/>
          <w:color w:val="7F0055"/>
          <w:sz w:val="20"/>
          <w:szCs w:val="20"/>
        </w:rPr>
        <w:t>if</w:t>
      </w:r>
      <w:r w:rsidRPr="00E33D85">
        <w:rPr>
          <w:rFonts w:eastAsia="Times New Roman" w:cs="Consolas"/>
          <w:color w:val="000000"/>
          <w:sz w:val="20"/>
          <w:szCs w:val="20"/>
        </w:rPr>
        <w:t xml:space="preserve"> (!create()) {add(</w:t>
      </w:r>
      <w:r w:rsidRPr="00E33D85">
        <w:rPr>
          <w:rFonts w:eastAsia="Times New Roman" w:cs="Consolas"/>
          <w:b/>
          <w:bCs/>
          <w:color w:val="7F0055"/>
          <w:sz w:val="20"/>
          <w:szCs w:val="20"/>
        </w:rPr>
        <w:t>false</w:t>
      </w:r>
      <w:r w:rsidRPr="00E33D85">
        <w:rPr>
          <w:rFonts w:eastAsia="Times New Roman" w:cs="Consolas"/>
          <w:color w:val="000000"/>
          <w:sz w:val="20"/>
          <w:szCs w:val="20"/>
        </w:rPr>
        <w:t>);</w:t>
      </w:r>
      <w:r w:rsidRPr="00E33D85">
        <w:t>with below code to handle Subscription</w:t>
      </w:r>
      <w:r>
        <w:t xml:space="preserve"> </w:t>
      </w:r>
      <w:r w:rsidRPr="00E33D85">
        <w:t>Error</w:t>
      </w:r>
    </w:p>
    <w:tbl>
      <w:tblPr>
        <w:tblStyle w:val="TableGrid"/>
        <w:tblW w:w="0" w:type="auto"/>
        <w:tblLook w:val="04A0" w:firstRow="1" w:lastRow="0" w:firstColumn="1" w:lastColumn="0" w:noHBand="0" w:noVBand="1"/>
      </w:tblPr>
      <w:tblGrid>
        <w:gridCol w:w="10296"/>
      </w:tblGrid>
      <w:tr w:rsidR="00747254" w:rsidRPr="00E33D85" w:rsidTr="005E5459">
        <w:tc>
          <w:tcPr>
            <w:tcW w:w="10296" w:type="dxa"/>
          </w:tcPr>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handlePaymentForm()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paymentForm = app.getForm(</w:t>
            </w:r>
            <w:r w:rsidRPr="00E33D85">
              <w:rPr>
                <w:rFonts w:eastAsia="Times New Roman" w:cs="Consolas"/>
                <w:color w:val="2A00FF"/>
                <w:sz w:val="20"/>
                <w:szCs w:val="20"/>
              </w:rPr>
              <w:t>'paymentinstruments'</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paymentForm.handleAction({</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create: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createResult = create();</w:t>
            </w:r>
          </w:p>
          <w:p w:rsidR="00747254" w:rsidRPr="00E33D85" w:rsidRDefault="00747254" w:rsidP="005E5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(createResult.error)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add(</w:t>
            </w:r>
            <w:r w:rsidRPr="00E33D85">
              <w:rPr>
                <w:rFonts w:eastAsia="Times New Roman" w:cs="Consolas"/>
                <w:b/>
                <w:bCs/>
                <w:color w:val="7F0055"/>
                <w:sz w:val="20"/>
                <w:szCs w:val="20"/>
                <w:highlight w:val="yellow"/>
              </w:rPr>
              <w:t>false</w:t>
            </w:r>
            <w:r w:rsidRPr="00E33D85">
              <w:rPr>
                <w:rFonts w:eastAsia="Times New Roman" w:cs="Consolas"/>
                <w:color w:val="000000"/>
                <w:sz w:val="20"/>
                <w:szCs w:val="20"/>
                <w:highlight w:val="yellow"/>
              </w:rPr>
              <w:t>, createResult.SubscriptionError);</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 </w:t>
            </w:r>
            <w:r w:rsidRPr="00E33D85">
              <w:rPr>
                <w:rFonts w:eastAsia="Times New Roman" w:cs="Consolas"/>
                <w:b/>
                <w:bCs/>
                <w:color w:val="7F0055"/>
                <w:sz w:val="20"/>
                <w:szCs w:val="20"/>
              </w:rPr>
              <w:t>else</w:t>
            </w: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response.redirect(URLUtils.https(</w:t>
            </w:r>
            <w:r w:rsidRPr="00E33D85">
              <w:rPr>
                <w:rFonts w:eastAsia="Times New Roman" w:cs="Consolas"/>
                <w:color w:val="2A00FF"/>
                <w:sz w:val="20"/>
                <w:szCs w:val="20"/>
              </w:rPr>
              <w:t>'PaymentInstruments-List'</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error: </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add(</w:t>
            </w:r>
            <w:r w:rsidRPr="00E33D85">
              <w:rPr>
                <w:rFonts w:eastAsia="Times New Roman" w:cs="Consolas"/>
                <w:b/>
                <w:bCs/>
                <w:color w:val="7F0055"/>
                <w:sz w:val="20"/>
                <w:szCs w:val="20"/>
              </w:rPr>
              <w:t>false</w:t>
            </w:r>
            <w:r w:rsidRPr="00E33D85">
              <w:rPr>
                <w:rFonts w:eastAsia="Times New Roman" w:cs="Consolas"/>
                <w:color w:val="000000"/>
                <w:sz w:val="20"/>
                <w:szCs w:val="20"/>
              </w:rPr>
              <w:t>);</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747254" w:rsidRPr="00E33D85" w:rsidRDefault="00747254" w:rsidP="005E5459">
            <w:r w:rsidRPr="00E33D85">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 xml:space="preserve">Update “create” function </w:t>
      </w:r>
    </w:p>
    <w:p w:rsidR="00747254" w:rsidRDefault="00625D7D" w:rsidP="00747254">
      <w:r>
        <w:t>Update</w:t>
      </w:r>
      <w:r w:rsidR="00B32948">
        <w:t xml:space="preserve"> </w:t>
      </w:r>
      <w:r w:rsidR="00747254" w:rsidRPr="00E33D85">
        <w:t>create function with below changes done for subscription and error handling</w:t>
      </w:r>
    </w:p>
    <w:tbl>
      <w:tblPr>
        <w:tblStyle w:val="TableGrid"/>
        <w:tblW w:w="0" w:type="auto"/>
        <w:tblLook w:val="04A0" w:firstRow="1" w:lastRow="0" w:firstColumn="1" w:lastColumn="0" w:noHBand="0" w:noVBand="1"/>
      </w:tblPr>
      <w:tblGrid>
        <w:gridCol w:w="10296"/>
      </w:tblGrid>
      <w:tr w:rsidR="00890598" w:rsidTr="00890598">
        <w:tc>
          <w:tcPr>
            <w:tcW w:w="10296" w:type="dxa"/>
          </w:tcPr>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function</w:t>
            </w:r>
            <w:r w:rsidRPr="00890598">
              <w:rPr>
                <w:rFonts w:eastAsia="Times New Roman" w:cs="Consolas"/>
                <w:color w:val="000000"/>
                <w:sz w:val="20"/>
                <w:szCs w:val="20"/>
              </w:rPr>
              <w:t xml:space="preserve"> create()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if</w:t>
            </w:r>
            <w:r w:rsidRPr="00890598">
              <w:rPr>
                <w:rFonts w:eastAsia="Times New Roman" w:cs="Consolas"/>
                <w:color w:val="000000"/>
                <w:sz w:val="20"/>
                <w:szCs w:val="20"/>
              </w:rPr>
              <w:t xml:space="preserve"> (!verifyCreditCard())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enableTokenization : String = dw.system.Site.getCurrent().getCustomPreferenceValue(</w:t>
            </w:r>
            <w:r w:rsidRPr="00890598">
              <w:rPr>
                <w:rFonts w:eastAsia="Times New Roman" w:cs="Consolas"/>
                <w:color w:val="2A00FF"/>
                <w:sz w:val="20"/>
                <w:szCs w:val="20"/>
                <w:highlight w:val="yellow"/>
              </w:rPr>
              <w:t>"CsTokenizationEnable"</w:t>
            </w:r>
            <w:r w:rsidRPr="00890598">
              <w:rPr>
                <w:rFonts w:eastAsia="Times New Roman" w:cs="Consolas"/>
                <w:color w:val="000000"/>
                <w:sz w:val="20"/>
                <w:szCs w:val="20"/>
                <w:highlight w:val="yellow"/>
              </w:rPr>
              <w:t>).value;</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(enableTokenization.equals(</w:t>
            </w:r>
            <w:r w:rsidRPr="00890598">
              <w:rPr>
                <w:rFonts w:eastAsia="Times New Roman" w:cs="Consolas"/>
                <w:color w:val="2A00FF"/>
                <w:sz w:val="20"/>
                <w:szCs w:val="20"/>
                <w:highlight w:val="yellow"/>
              </w:rPr>
              <w:t>'YES'</w:t>
            </w:r>
            <w:r w:rsidRPr="00890598">
              <w:rPr>
                <w:rFonts w:eastAsia="Times New Roman" w:cs="Consolas"/>
                <w:color w:val="000000"/>
                <w:sz w:val="20"/>
                <w:szCs w:val="20"/>
                <w:highlight w:val="yellow"/>
              </w:rPr>
              <w:t xml:space="preserve">)) {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Cybersource_Subscription = require(</w:t>
            </w:r>
            <w:r w:rsidRPr="00890598">
              <w:rPr>
                <w:rFonts w:eastAsia="Times New Roman" w:cs="Consolas"/>
                <w:color w:val="2A00FF"/>
                <w:sz w:val="20"/>
                <w:szCs w:val="20"/>
                <w:highlight w:val="yellow"/>
              </w:rPr>
              <w:t>'int_cybersource_controllers/cartridge/scripts/Cybersource'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var</w:t>
            </w:r>
            <w:r w:rsidRPr="00890598">
              <w:rPr>
                <w:rFonts w:eastAsia="Times New Roman" w:cs="Consolas"/>
                <w:color w:val="000000"/>
                <w:sz w:val="20"/>
                <w:szCs w:val="20"/>
                <w:highlight w:val="yellow"/>
              </w:rPr>
              <w:t xml:space="preserve"> createSubscriptionMyAccountResult = Cybersource_Subscription.CreateSubscriptionMyAccount();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(createSubscriptionMyAccountResult.error)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 xml:space="preserve">SubscriptionError = createSubscriptionMyAccountResult.reasonCode + </w:t>
            </w:r>
            <w:r w:rsidRPr="00890598">
              <w:rPr>
                <w:rFonts w:eastAsia="Times New Roman" w:cs="Consolas"/>
                <w:color w:val="2A00FF"/>
                <w:sz w:val="20"/>
                <w:szCs w:val="20"/>
                <w:highlight w:val="yellow"/>
              </w:rPr>
              <w:t>"-"</w:t>
            </w:r>
            <w:r w:rsidRPr="00890598">
              <w:rPr>
                <w:rFonts w:eastAsia="Times New Roman" w:cs="Consolas"/>
                <w:color w:val="000000"/>
                <w:sz w:val="20"/>
                <w:szCs w:val="20"/>
                <w:highlight w:val="yellow"/>
              </w:rPr>
              <w:t xml:space="preserve"> + </w:t>
            </w:r>
            <w:r w:rsidRPr="00890598">
              <w:rPr>
                <w:rFonts w:eastAsia="Times New Roman" w:cs="Consolas"/>
                <w:color w:val="000000"/>
                <w:sz w:val="20"/>
                <w:szCs w:val="20"/>
                <w:highlight w:val="yellow"/>
              </w:rPr>
              <w:lastRenderedPageBreak/>
              <w:t>createSubscriptionMyAccountResult.decision;</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subscriptionID = createSubscriptionMyAccountResult.subscriptionID;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paymentForm = app.getForm(</w:t>
            </w:r>
            <w:r w:rsidRPr="00890598">
              <w:rPr>
                <w:rFonts w:eastAsia="Times New Roman" w:cs="Consolas"/>
                <w:color w:val="2A00FF"/>
                <w:sz w:val="20"/>
                <w:szCs w:val="20"/>
              </w:rPr>
              <w:t>'paymentinstruments'</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newCreditCardForm = paymentForm.get(</w:t>
            </w:r>
            <w:r w:rsidRPr="00890598">
              <w:rPr>
                <w:rFonts w:eastAsia="Times New Roman" w:cs="Consolas"/>
                <w:color w:val="2A00FF"/>
                <w:sz w:val="20"/>
                <w:szCs w:val="20"/>
              </w:rPr>
              <w:t>'creditcards.newcreditcard'</w:t>
            </w:r>
            <w:r w:rsidRPr="00890598">
              <w:rPr>
                <w:rFonts w:eastAsia="Times New Roman" w:cs="Consolas"/>
                <w:color w:val="000000"/>
                <w:sz w:val="20"/>
                <w:szCs w:val="20"/>
              </w:rPr>
              <w: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ccNumber = newCreditCardForm.get(</w:t>
            </w:r>
            <w:r w:rsidRPr="00890598">
              <w:rPr>
                <w:rFonts w:eastAsia="Times New Roman" w:cs="Consolas"/>
                <w:color w:val="2A00FF"/>
                <w:sz w:val="20"/>
                <w:szCs w:val="20"/>
              </w:rPr>
              <w:t>'number'</w:t>
            </w:r>
            <w:r w:rsidRPr="00890598">
              <w:rPr>
                <w:rFonts w:eastAsia="Times New Roman" w:cs="Consolas"/>
                <w:color w:val="000000"/>
                <w:sz w:val="20"/>
                <w:szCs w:val="20"/>
              </w:rPr>
              <w:t>).value();</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wallet = customer.getProfile().getWallet();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paymentInstruments = wallet.getPaymentInstruments(dw.order.PaymentInstrument.METHOD_CREDIT_CARD);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Transaction.begin();</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var</w:t>
            </w:r>
            <w:r w:rsidRPr="00890598">
              <w:rPr>
                <w:rFonts w:eastAsia="Times New Roman" w:cs="Consolas"/>
                <w:color w:val="000000"/>
                <w:sz w:val="20"/>
                <w:szCs w:val="20"/>
              </w:rPr>
              <w:t xml:space="preserve"> paymentInstrument = wallet.createPaymentInstrument(dw.order.PaymentInstrument.METHOD_CREDIT_CARD);</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t>try</w:t>
            </w: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save({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PaymentInstrument: paymentInstrument,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CreditCardFormFields: newCreditCardForm.object</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 </w:t>
            </w:r>
            <w:r w:rsidRPr="00890598">
              <w:rPr>
                <w:rFonts w:eastAsia="Times New Roman" w:cs="Consolas"/>
                <w:b/>
                <w:bCs/>
                <w:color w:val="7F0055"/>
                <w:sz w:val="20"/>
                <w:szCs w:val="20"/>
              </w:rPr>
              <w:t>catch</w:t>
            </w:r>
            <w:r w:rsidRPr="00890598">
              <w:rPr>
                <w:rFonts w:eastAsia="Times New Roman" w:cs="Consolas"/>
                <w:color w:val="000000"/>
                <w:sz w:val="20"/>
                <w:szCs w:val="20"/>
              </w:rPr>
              <w:t xml:space="preserve"> (err)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Transaction.rollback();</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error: </w:t>
            </w:r>
            <w:r w:rsidRPr="00890598">
              <w:rPr>
                <w:rFonts w:eastAsia="Times New Roman" w:cs="Consolas"/>
                <w:b/>
                <w:bCs/>
                <w:color w:val="7F0055"/>
                <w:sz w:val="20"/>
                <w:szCs w:val="20"/>
                <w:highlight w:val="yellow"/>
              </w:rPr>
              <w:t>true</w:t>
            </w:r>
            <w:r w:rsidRPr="00890598">
              <w:rPr>
                <w:rFonts w:eastAsia="Times New Roman" w:cs="Consolas"/>
                <w:color w:val="000000"/>
                <w:sz w:val="20"/>
                <w:szCs w:val="20"/>
                <w:highlight w:val="yellow"/>
              </w:rPr>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SubscriptionError: SubscriptionError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b/>
                <w:bCs/>
                <w:color w:val="7F0055"/>
                <w:sz w:val="20"/>
                <w:szCs w:val="20"/>
                <w:highlight w:val="yellow"/>
              </w:rPr>
              <w:t>if</w:t>
            </w:r>
            <w:r w:rsidRPr="00890598">
              <w:rPr>
                <w:rFonts w:eastAsia="Times New Roman" w:cs="Consolas"/>
                <w:color w:val="000000"/>
                <w:sz w:val="20"/>
                <w:szCs w:val="20"/>
                <w:highlight w:val="yellow"/>
              </w:rPr>
              <w:t xml:space="preserve"> (!empty(subscriptionID))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paymentInstrument.setCreditCardToken(subscriptionID);</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false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oldCard;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for</w:t>
            </w:r>
            <w:r w:rsidRPr="00AE6E2E">
              <w:rPr>
                <w:rFonts w:eastAsia="Times New Roman" w:cs="Consolas"/>
                <w:color w:val="000000"/>
                <w:sz w:val="20"/>
                <w:szCs w:val="20"/>
                <w:highlight w:val="yellow"/>
              </w:rPr>
              <w:t xml:space="preserve"> (</w:t>
            </w: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i = 0; i &lt; paymentInstruments.length; i++)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var</w:t>
            </w:r>
            <w:r w:rsidRPr="00AE6E2E">
              <w:rPr>
                <w:rFonts w:eastAsia="Times New Roman" w:cs="Consolas"/>
                <w:color w:val="000000"/>
                <w:sz w:val="20"/>
                <w:szCs w:val="20"/>
                <w:highlight w:val="yellow"/>
              </w:rPr>
              <w:t xml:space="preserve"> card = paymentInstruments[i];</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if</w:t>
            </w:r>
            <w:r w:rsidRPr="00AE6E2E">
              <w:rPr>
                <w:rFonts w:eastAsia="Times New Roman" w:cs="Consolas"/>
                <w:color w:val="000000"/>
                <w:sz w:val="20"/>
                <w:szCs w:val="20"/>
                <w:highlight w:val="yellow"/>
              </w:rPr>
              <w:t xml:space="preserve"> (card.creditCardExpirationMonth === newCreditCardForm.get(</w:t>
            </w:r>
            <w:r w:rsidRPr="00AE6E2E">
              <w:rPr>
                <w:rFonts w:eastAsia="Times New Roman" w:cs="Consolas"/>
                <w:color w:val="2A00FF"/>
                <w:sz w:val="20"/>
                <w:szCs w:val="20"/>
                <w:highlight w:val="yellow"/>
              </w:rPr>
              <w:t>'expiration.month'</w:t>
            </w:r>
            <w:r w:rsidRPr="00AE6E2E">
              <w:rPr>
                <w:rFonts w:eastAsia="Times New Roman" w:cs="Consolas"/>
                <w:color w:val="000000"/>
                <w:sz w:val="20"/>
                <w:szCs w:val="20"/>
                <w:highlight w:val="yellow"/>
              </w:rPr>
              <w:t>).value() &amp;&amp; card.creditCardExpirationYear === newCreditCardForm.get(</w:t>
            </w:r>
            <w:r w:rsidRPr="00AE6E2E">
              <w:rPr>
                <w:rFonts w:eastAsia="Times New Roman" w:cs="Consolas"/>
                <w:color w:val="2A00FF"/>
                <w:sz w:val="20"/>
                <w:szCs w:val="20"/>
                <w:highlight w:val="yellow"/>
              </w:rPr>
              <w:t>'expiration.year'</w:t>
            </w:r>
            <w:r w:rsidRPr="00AE6E2E">
              <w:rPr>
                <w:rFonts w:eastAsia="Times New Roman" w:cs="Consolas"/>
                <w:color w:val="000000"/>
                <w:sz w:val="20"/>
                <w:szCs w:val="20"/>
                <w:highlight w:val="yellow"/>
              </w:rPr>
              <w:t>).value()</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ab/>
            </w:r>
            <w:r w:rsidRPr="00AE6E2E">
              <w:rPr>
                <w:rFonts w:eastAsia="Times New Roman" w:cs="Consolas"/>
                <w:color w:val="000000"/>
                <w:sz w:val="20"/>
                <w:szCs w:val="20"/>
                <w:highlight w:val="yellow"/>
              </w:rPr>
              <w:tab/>
              <w:t>&amp;&amp; card.creditCardType === newCreditCardForm.get(</w:t>
            </w:r>
            <w:r w:rsidRPr="00AE6E2E">
              <w:rPr>
                <w:rFonts w:eastAsia="Times New Roman" w:cs="Consolas"/>
                <w:color w:val="2A00FF"/>
                <w:sz w:val="20"/>
                <w:szCs w:val="20"/>
                <w:highlight w:val="yellow"/>
              </w:rPr>
              <w:t>'type'</w:t>
            </w:r>
            <w:r w:rsidRPr="00AE6E2E">
              <w:rPr>
                <w:rFonts w:eastAsia="Times New Roman" w:cs="Consolas"/>
                <w:color w:val="000000"/>
                <w:sz w:val="20"/>
                <w:szCs w:val="20"/>
                <w:highlight w:val="yellow"/>
              </w:rPr>
              <w:t>).value() &amp;&amp; card.getCreditCardNumber().indexOf(ccNumber.substring(ccNumber.length-4))) {</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isDuplicateCard = </w:t>
            </w:r>
            <w:r w:rsidRPr="00AE6E2E">
              <w:rPr>
                <w:rFonts w:eastAsia="Times New Roman" w:cs="Consolas"/>
                <w:b/>
                <w:bCs/>
                <w:color w:val="7F0055"/>
                <w:sz w:val="20"/>
                <w:szCs w:val="20"/>
                <w:highlight w:val="yellow"/>
              </w:rPr>
              <w:t>true</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oldCard = card;</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b/>
                <w:bCs/>
                <w:color w:val="7F0055"/>
                <w:sz w:val="20"/>
                <w:szCs w:val="20"/>
                <w:highlight w:val="yellow"/>
              </w:rPr>
              <w:t>break</w:t>
            </w:r>
            <w:r w:rsidRPr="00AE6E2E">
              <w:rPr>
                <w:rFonts w:eastAsia="Times New Roman" w:cs="Consolas"/>
                <w:color w:val="000000"/>
                <w:sz w:val="20"/>
                <w:szCs w:val="20"/>
                <w:highlight w:val="yellow"/>
              </w:rPr>
              <w:t>;</w:t>
            </w:r>
          </w:p>
          <w:p w:rsidR="00890598" w:rsidRPr="00AE6E2E" w:rsidRDefault="00890598" w:rsidP="00890598">
            <w:pPr>
              <w:autoSpaceDE w:val="0"/>
              <w:autoSpaceDN w:val="0"/>
              <w:adjustRightInd w:val="0"/>
              <w:spacing w:after="0" w:line="240" w:lineRule="auto"/>
              <w:rPr>
                <w:rFonts w:eastAsia="Times New Roman" w:cs="Consolas"/>
                <w:sz w:val="20"/>
                <w:szCs w:val="20"/>
                <w:highlight w:val="yellow"/>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rPr>
            </w:pP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b/>
                <w:bCs/>
                <w:color w:val="7F0055"/>
                <w:sz w:val="20"/>
                <w:szCs w:val="20"/>
              </w:rPr>
              <w:lastRenderedPageBreak/>
              <w:t>if</w:t>
            </w:r>
            <w:r w:rsidRPr="00890598">
              <w:rPr>
                <w:rFonts w:eastAsia="Times New Roman" w:cs="Consolas"/>
                <w:color w:val="000000"/>
                <w:sz w:val="20"/>
                <w:szCs w:val="20"/>
              </w:rPr>
              <w:t xml:space="preserve"> (isDuplicateCard) {</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wallet.removePaymentInstrument(oldCard);</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 xml:space="preserve">    }</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rPr>
              <w:tab/>
            </w:r>
            <w:r w:rsidRPr="00AE6E2E">
              <w:rPr>
                <w:rFonts w:eastAsia="Times New Roman" w:cs="Consolas"/>
                <w:color w:val="000000"/>
                <w:sz w:val="20"/>
                <w:szCs w:val="20"/>
              </w:rPr>
              <w:t>Transaction.commit();</w:t>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r>
          </w:p>
          <w:p w:rsidR="00890598" w:rsidRPr="00AE6E2E" w:rsidRDefault="00890598" w:rsidP="00890598">
            <w:pPr>
              <w:autoSpaceDE w:val="0"/>
              <w:autoSpaceDN w:val="0"/>
              <w:adjustRightInd w:val="0"/>
              <w:spacing w:after="0" w:line="240" w:lineRule="auto"/>
              <w:rPr>
                <w:rFonts w:eastAsia="Times New Roman" w:cs="Consolas"/>
                <w:sz w:val="20"/>
                <w:szCs w:val="20"/>
              </w:rPr>
            </w:pPr>
            <w:r w:rsidRPr="00AE6E2E">
              <w:rPr>
                <w:rFonts w:eastAsia="Times New Roman" w:cs="Consolas"/>
                <w:color w:val="000000"/>
                <w:sz w:val="20"/>
                <w:szCs w:val="20"/>
              </w:rPr>
              <w:tab/>
              <w:t>paymentForm.clear();</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r>
            <w:r w:rsidRPr="00890598">
              <w:rPr>
                <w:rFonts w:eastAsia="Times New Roman" w:cs="Consolas"/>
                <w:b/>
                <w:bCs/>
                <w:color w:val="7F0055"/>
                <w:sz w:val="20"/>
                <w:szCs w:val="20"/>
                <w:highlight w:val="yellow"/>
              </w:rPr>
              <w:t>return</w:t>
            </w:r>
            <w:r w:rsidRPr="00890598">
              <w:rPr>
                <w:rFonts w:eastAsia="Times New Roman" w:cs="Consolas"/>
                <w:color w:val="000000"/>
                <w:sz w:val="20"/>
                <w:szCs w:val="20"/>
                <w:highlight w:val="yellow"/>
              </w:rPr>
              <w:t xml:space="preserve"> {</w:t>
            </w:r>
          </w:p>
          <w:p w:rsidR="00890598" w:rsidRPr="00890598" w:rsidRDefault="00890598" w:rsidP="00890598">
            <w:pPr>
              <w:autoSpaceDE w:val="0"/>
              <w:autoSpaceDN w:val="0"/>
              <w:adjustRightInd w:val="0"/>
              <w:spacing w:after="0" w:line="240" w:lineRule="auto"/>
              <w:rPr>
                <w:rFonts w:eastAsia="Times New Roman" w:cs="Consolas"/>
                <w:sz w:val="20"/>
                <w:szCs w:val="20"/>
                <w:highlight w:val="yellow"/>
              </w:rPr>
            </w:pPr>
            <w:r w:rsidRPr="00890598">
              <w:rPr>
                <w:rFonts w:eastAsia="Times New Roman" w:cs="Consolas"/>
                <w:color w:val="000000"/>
                <w:sz w:val="20"/>
                <w:szCs w:val="20"/>
                <w:highlight w:val="yellow"/>
              </w:rPr>
              <w:tab/>
              <w:t xml:space="preserve">    success: </w:t>
            </w:r>
            <w:r w:rsidRPr="00890598">
              <w:rPr>
                <w:rFonts w:eastAsia="Times New Roman" w:cs="Consolas"/>
                <w:b/>
                <w:bCs/>
                <w:color w:val="7F0055"/>
                <w:sz w:val="20"/>
                <w:szCs w:val="20"/>
                <w:highlight w:val="yellow"/>
              </w:rPr>
              <w:t>true</w:t>
            </w:r>
          </w:p>
          <w:p w:rsidR="00890598" w:rsidRPr="00890598" w:rsidRDefault="00890598" w:rsidP="00890598">
            <w:pPr>
              <w:autoSpaceDE w:val="0"/>
              <w:autoSpaceDN w:val="0"/>
              <w:adjustRightInd w:val="0"/>
              <w:spacing w:after="0" w:line="240" w:lineRule="auto"/>
              <w:rPr>
                <w:rFonts w:eastAsia="Times New Roman" w:cs="Consolas"/>
                <w:sz w:val="20"/>
                <w:szCs w:val="20"/>
              </w:rPr>
            </w:pPr>
            <w:r w:rsidRPr="00890598">
              <w:rPr>
                <w:rFonts w:eastAsia="Times New Roman" w:cs="Consolas"/>
                <w:color w:val="000000"/>
                <w:sz w:val="20"/>
                <w:szCs w:val="20"/>
                <w:highlight w:val="yellow"/>
              </w:rPr>
              <w:tab/>
              <w:t>};</w:t>
            </w:r>
          </w:p>
          <w:p w:rsidR="00890598" w:rsidRDefault="00890598" w:rsidP="00890598">
            <w:r w:rsidRPr="00890598">
              <w:rPr>
                <w:rFonts w:eastAsia="Times New Roman" w:cs="Consolas"/>
                <w:color w:val="000000"/>
                <w:sz w:val="20"/>
                <w:szCs w:val="20"/>
              </w:rPr>
              <w:t>}</w:t>
            </w:r>
          </w:p>
        </w:tc>
      </w:tr>
    </w:tbl>
    <w:p w:rsidR="00747254" w:rsidRPr="00E33D85" w:rsidRDefault="00747254" w:rsidP="00747254"/>
    <w:p w:rsidR="00747254" w:rsidRPr="00E33D85" w:rsidRDefault="00747254" w:rsidP="00747254">
      <w:pPr>
        <w:pStyle w:val="Heading5"/>
        <w:rPr>
          <w:rFonts w:asciiTheme="minorHAnsi" w:hAnsiTheme="minorHAnsi"/>
        </w:rPr>
      </w:pPr>
      <w:r w:rsidRPr="00E33D85">
        <w:rPr>
          <w:rFonts w:asciiTheme="minorHAnsi" w:hAnsiTheme="minorHAnsi"/>
        </w:rPr>
        <w:t>Update “Delete” function</w:t>
      </w:r>
    </w:p>
    <w:p w:rsidR="00747254" w:rsidRDefault="00747254" w:rsidP="00747254">
      <w:r w:rsidRPr="00E33D85">
        <w:t>Update remove action handling to have deletion of subscription handling as per code snippet below</w:t>
      </w:r>
    </w:p>
    <w:tbl>
      <w:tblPr>
        <w:tblStyle w:val="TableGrid"/>
        <w:tblW w:w="0" w:type="auto"/>
        <w:tblLook w:val="04A0" w:firstRow="1" w:lastRow="0" w:firstColumn="1" w:lastColumn="0" w:noHBand="0" w:noVBand="1"/>
      </w:tblPr>
      <w:tblGrid>
        <w:gridCol w:w="10296"/>
      </w:tblGrid>
      <w:tr w:rsidR="00625D7D" w:rsidTr="00625D7D">
        <w:tc>
          <w:tcPr>
            <w:tcW w:w="10296" w:type="dxa"/>
          </w:tcPr>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Delete()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paymentForm = app.getForm(</w:t>
            </w:r>
            <w:r w:rsidRPr="00625D7D">
              <w:rPr>
                <w:rFonts w:eastAsia="Times New Roman" w:cs="Consolas"/>
                <w:color w:val="2A00FF"/>
                <w:sz w:val="20"/>
                <w:szCs w:val="20"/>
              </w:rPr>
              <w:t>'paymentinstruments'</w:t>
            </w:r>
            <w:r w:rsidRPr="00625D7D">
              <w:rPr>
                <w:rFonts w:eastAsia="Times New Roman" w:cs="Consolas"/>
                <w:color w:val="000000"/>
                <w:sz w:val="20"/>
                <w:szCs w:val="20"/>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SubscriptionError;</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paymentForm.handleAction({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remove: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(formGroup, action)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enableTokenization : String = dw.system.Site.getCurrent().getCustomPreferenceValue(</w:t>
            </w:r>
            <w:r w:rsidRPr="00625D7D">
              <w:rPr>
                <w:rFonts w:eastAsia="Times New Roman" w:cs="Consolas"/>
                <w:color w:val="2A00FF"/>
                <w:sz w:val="20"/>
                <w:szCs w:val="20"/>
                <w:highlight w:val="yellow"/>
              </w:rPr>
              <w:t>"CsTokenizationEnable"</w:t>
            </w:r>
            <w:r w:rsidRPr="00625D7D">
              <w:rPr>
                <w:rFonts w:eastAsia="Times New Roman" w:cs="Consolas"/>
                <w:color w:val="000000"/>
                <w:sz w:val="20"/>
                <w:szCs w:val="20"/>
                <w:highlight w:val="yellow"/>
              </w:rPr>
              <w:t>).value;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(enableTokenization.equals(</w:t>
            </w:r>
            <w:r w:rsidRPr="00625D7D">
              <w:rPr>
                <w:rFonts w:eastAsia="Times New Roman" w:cs="Consolas"/>
                <w:color w:val="2A00FF"/>
                <w:sz w:val="20"/>
                <w:szCs w:val="20"/>
                <w:highlight w:val="yellow"/>
              </w:rPr>
              <w:t>'YES'</w:t>
            </w:r>
            <w:r w:rsidRPr="00625D7D">
              <w:rPr>
                <w:rFonts w:eastAsia="Times New Roman" w:cs="Consolas"/>
                <w:color w:val="000000"/>
                <w:sz w:val="20"/>
                <w:szCs w:val="20"/>
                <w:highlight w:val="yellow"/>
              </w:rPr>
              <w:t xml:space="preserve">) &amp;&amp; !empty(action.object.UUID)) {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Cybersource_Subscription = require(</w:t>
            </w:r>
            <w:r w:rsidRPr="00625D7D">
              <w:rPr>
                <w:rFonts w:eastAsia="Times New Roman" w:cs="Consolas"/>
                <w:color w:val="2A00FF"/>
                <w:sz w:val="20"/>
                <w:szCs w:val="20"/>
                <w:highlight w:val="yellow"/>
              </w:rPr>
              <w:t>'int_cybersource_controllers/cartridge/scripts/Cybersource'</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var</w:t>
            </w:r>
            <w:r w:rsidRPr="00625D7D">
              <w:rPr>
                <w:rFonts w:eastAsia="Times New Roman" w:cs="Consolas"/>
                <w:color w:val="000000"/>
                <w:sz w:val="20"/>
                <w:szCs w:val="20"/>
                <w:highlight w:val="yellow"/>
              </w:rPr>
              <w:t xml:space="preserve"> deleteSubscriptionBillingResult = Cybersource_Subscription.DeleteSubscriptionAccount();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(deleteSubscriptionBillingResult.error)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 xml:space="preserve">SubscriptionError = deleteSubscriptionBillingResult.reasonCode + </w:t>
            </w:r>
            <w:r w:rsidRPr="00625D7D">
              <w:rPr>
                <w:rFonts w:eastAsia="Times New Roman" w:cs="Consolas"/>
                <w:color w:val="2A00FF"/>
                <w:sz w:val="20"/>
                <w:szCs w:val="20"/>
                <w:highlight w:val="yellow"/>
              </w:rPr>
              <w:t>"-"</w:t>
            </w:r>
            <w:r w:rsidRPr="00625D7D">
              <w:rPr>
                <w:rFonts w:eastAsia="Times New Roman" w:cs="Consolas"/>
                <w:color w:val="000000"/>
                <w:sz w:val="20"/>
                <w:szCs w:val="20"/>
                <w:highlight w:val="yellow"/>
              </w:rPr>
              <w:t xml:space="preserve"> + deleteSubscriptionBillingResult.decision;</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session.custom.SubscriptionError = SubscriptionError;</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r>
            <w:r w:rsidRPr="00625D7D">
              <w:rPr>
                <w:rFonts w:eastAsia="Times New Roman" w:cs="Consolas"/>
                <w:b/>
                <w:bCs/>
                <w:color w:val="7F0055"/>
                <w:sz w:val="20"/>
                <w:szCs w:val="20"/>
                <w:highlight w:val="yellow"/>
              </w:rPr>
              <w:t>return</w:t>
            </w:r>
            <w:r w:rsidRPr="00625D7D">
              <w:rPr>
                <w:rFonts w:eastAsia="Times New Roman" w:cs="Consolas"/>
                <w:color w:val="000000"/>
                <w:sz w:val="20"/>
                <w:szCs w:val="20"/>
                <w:highlight w:val="yellow"/>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error: </w:t>
            </w:r>
            <w:r w:rsidRPr="00625D7D">
              <w:rPr>
                <w:rFonts w:eastAsia="Times New Roman" w:cs="Consolas"/>
                <w:b/>
                <w:bCs/>
                <w:color w:val="7F0055"/>
                <w:sz w:val="20"/>
                <w:szCs w:val="20"/>
                <w:highlight w:val="yellow"/>
              </w:rPr>
              <w:t>true</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ab/>
            </w:r>
            <w:r w:rsidRPr="00625D7D">
              <w:rPr>
                <w:rFonts w:eastAsia="Times New Roman" w:cs="Consolas"/>
                <w:color w:val="000000"/>
                <w:sz w:val="20"/>
                <w:szCs w:val="20"/>
                <w:highlight w:val="yellow"/>
              </w:rPr>
              <w:tab/>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Transaction.wrap(</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b/>
                <w:bCs/>
                <w:color w:val="7F0055"/>
                <w:sz w:val="20"/>
                <w:szCs w:val="20"/>
              </w:rPr>
              <w:t>var</w:t>
            </w:r>
            <w:r w:rsidRPr="00625D7D">
              <w:rPr>
                <w:rFonts w:eastAsia="Times New Roman" w:cs="Consolas"/>
                <w:color w:val="000000"/>
                <w:sz w:val="20"/>
                <w:szCs w:val="20"/>
              </w:rPr>
              <w:t xml:space="preserve"> wallet = customer.getProfile().getWallet();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wallet.removePaymentInstrument(action.object);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error: </w:t>
            </w:r>
            <w:r w:rsidRPr="00625D7D">
              <w:rPr>
                <w:rFonts w:eastAsia="Times New Roman" w:cs="Consolas"/>
                <w:b/>
                <w:bCs/>
                <w:color w:val="7F0055"/>
                <w:sz w:val="20"/>
                <w:szCs w:val="20"/>
              </w:rPr>
              <w:t>function</w:t>
            </w:r>
            <w:r w:rsidRPr="00625D7D">
              <w:rPr>
                <w:rFonts w:eastAsia="Times New Roman" w:cs="Consolas"/>
                <w:color w:val="000000"/>
                <w:sz w:val="20"/>
                <w:szCs w:val="20"/>
              </w:rPr>
              <w:t xml:space="preserve"> ()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3F7F5F"/>
                <w:sz w:val="20"/>
                <w:szCs w:val="20"/>
              </w:rPr>
              <w:t>// @TODO When could this happen</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rPr>
              <w:t xml:space="preserve">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b/>
                <w:bCs/>
                <w:color w:val="7F0055"/>
                <w:sz w:val="20"/>
                <w:szCs w:val="20"/>
                <w:highlight w:val="yellow"/>
              </w:rPr>
              <w:t>if</w:t>
            </w:r>
            <w:r w:rsidRPr="00625D7D">
              <w:rPr>
                <w:rFonts w:eastAsia="Times New Roman" w:cs="Consolas"/>
                <w:color w:val="000000"/>
                <w:sz w:val="20"/>
                <w:szCs w:val="20"/>
                <w:highlight w:val="yellow"/>
              </w:rPr>
              <w:t xml:space="preserve"> (empty(SubscriptionError)) {</w:t>
            </w:r>
          </w:p>
          <w:p w:rsidR="00625D7D" w:rsidRPr="00625D7D" w:rsidRDefault="00625D7D" w:rsidP="00625D7D">
            <w:pPr>
              <w:autoSpaceDE w:val="0"/>
              <w:autoSpaceDN w:val="0"/>
              <w:adjustRightInd w:val="0"/>
              <w:spacing w:after="0" w:line="240" w:lineRule="auto"/>
              <w:rPr>
                <w:rFonts w:eastAsia="Times New Roman" w:cs="Consolas"/>
                <w:sz w:val="20"/>
                <w:szCs w:val="20"/>
                <w:highlight w:val="yellow"/>
              </w:rPr>
            </w:pPr>
            <w:r w:rsidRPr="00625D7D">
              <w:rPr>
                <w:rFonts w:eastAsia="Times New Roman" w:cs="Consolas"/>
                <w:color w:val="000000"/>
                <w:sz w:val="20"/>
                <w:szCs w:val="20"/>
                <w:highlight w:val="yellow"/>
              </w:rPr>
              <w:tab/>
              <w:t>response.redirect(URLUtils.https(</w:t>
            </w:r>
            <w:r w:rsidRPr="00625D7D">
              <w:rPr>
                <w:rFonts w:eastAsia="Times New Roman" w:cs="Consolas"/>
                <w:color w:val="2A00FF"/>
                <w:sz w:val="20"/>
                <w:szCs w:val="20"/>
                <w:highlight w:val="yellow"/>
              </w:rPr>
              <w:t>'PaymentInstruments-List'</w:t>
            </w:r>
            <w:r w:rsidRPr="00625D7D">
              <w:rPr>
                <w:rFonts w:eastAsia="Times New Roman" w:cs="Consolas"/>
                <w:color w:val="000000"/>
                <w:sz w:val="20"/>
                <w:szCs w:val="20"/>
                <w:highlight w:val="yellow"/>
              </w:rPr>
              <w:t>));</w:t>
            </w:r>
          </w:p>
          <w:p w:rsidR="00625D7D" w:rsidRPr="00625D7D" w:rsidRDefault="00625D7D" w:rsidP="00625D7D">
            <w:pPr>
              <w:autoSpaceDE w:val="0"/>
              <w:autoSpaceDN w:val="0"/>
              <w:adjustRightInd w:val="0"/>
              <w:spacing w:after="0" w:line="240" w:lineRule="auto"/>
              <w:rPr>
                <w:rFonts w:eastAsia="Times New Roman" w:cs="Consolas"/>
                <w:sz w:val="20"/>
                <w:szCs w:val="20"/>
              </w:rPr>
            </w:pPr>
            <w:r w:rsidRPr="00625D7D">
              <w:rPr>
                <w:rFonts w:eastAsia="Times New Roman" w:cs="Consolas"/>
                <w:color w:val="000000"/>
                <w:sz w:val="20"/>
                <w:szCs w:val="20"/>
                <w:highlight w:val="yellow"/>
              </w:rPr>
              <w:t xml:space="preserve">    }</w:t>
            </w:r>
          </w:p>
          <w:p w:rsidR="00625D7D" w:rsidRDefault="00625D7D" w:rsidP="00625D7D">
            <w:r w:rsidRPr="00625D7D">
              <w:rPr>
                <w:rFonts w:eastAsia="Times New Roman" w:cs="Consolas"/>
                <w:color w:val="000000"/>
                <w:sz w:val="20"/>
                <w:szCs w:val="20"/>
              </w:rPr>
              <w:lastRenderedPageBreak/>
              <w:t>}</w:t>
            </w:r>
          </w:p>
        </w:tc>
      </w:tr>
    </w:tbl>
    <w:p w:rsidR="00747254" w:rsidRPr="00E33D85" w:rsidRDefault="00747254" w:rsidP="005C1822">
      <w:pPr>
        <w:pStyle w:val="BodyText"/>
      </w:pPr>
    </w:p>
    <w:p w:rsidR="00025B82" w:rsidRDefault="00025B82" w:rsidP="00025B82">
      <w:pPr>
        <w:pStyle w:val="Heading3"/>
        <w:spacing w:before="0" w:after="0"/>
        <w:rPr>
          <w:rFonts w:asciiTheme="minorHAnsi" w:hAnsiTheme="minorHAnsi"/>
        </w:rPr>
      </w:pPr>
      <w:bookmarkStart w:id="786" w:name="_Toc492911325"/>
      <w:r>
        <w:rPr>
          <w:rFonts w:asciiTheme="minorHAnsi" w:hAnsiTheme="minorHAnsi"/>
        </w:rPr>
        <w:t>Klarna</w:t>
      </w:r>
      <w:bookmarkEnd w:id="786"/>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025B82" w:rsidRPr="00E33D85" w:rsidTr="009E5FC4">
        <w:tc>
          <w:tcPr>
            <w:tcW w:w="10278"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"app.payment.processor.KLARNA_CREDIT"</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"./../../../int_cybersource_controllers/cartridge/scripts/payment/processor/KLARNA_CREDIT"</w:t>
            </w:r>
          </w:p>
          <w:p w:rsidR="00025B82" w:rsidRPr="008A4D31" w:rsidRDefault="00025B82" w:rsidP="00B7432F">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025B82" w:rsidRDefault="00025B82" w:rsidP="00025B82">
      <w:pPr>
        <w:pStyle w:val="Heading5"/>
        <w:rPr>
          <w:rFonts w:asciiTheme="minorHAnsi" w:hAnsiTheme="minorHAnsi"/>
        </w:rPr>
      </w:pPr>
      <w:r>
        <w:rPr>
          <w:rFonts w:asciiTheme="minorHAnsi" w:hAnsiTheme="minorHAnsi"/>
        </w:rPr>
        <w:t>COBilling.js</w:t>
      </w:r>
    </w:p>
    <w:p w:rsidR="00025B82" w:rsidRDefault="00E57B51"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Update save function inside billing function  to handle the error returned by Klarna session service</w:t>
      </w:r>
      <w:r w:rsidR="00025B82">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save: </w:t>
            </w:r>
            <w:r w:rsidRPr="003A245C">
              <w:rPr>
                <w:rFonts w:eastAsia="Times New Roman" w:cs="Consolas"/>
                <w:b/>
                <w:bCs/>
                <w:color w:val="7F0055"/>
                <w:sz w:val="20"/>
                <w:szCs w:val="20"/>
              </w:rPr>
              <w:t>function</w:t>
            </w:r>
            <w:r w:rsidRPr="003A245C">
              <w:rPr>
                <w:rFonts w:eastAsia="Times New Roman" w:cs="Consolas"/>
                <w:color w:val="000000"/>
                <w:sz w:val="20"/>
                <w:szCs w:val="20"/>
              </w:rPr>
              <w:t xml:space="preserve"> ()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var</w:t>
            </w:r>
            <w:r w:rsidRPr="003A245C">
              <w:rPr>
                <w:rFonts w:eastAsia="Times New Roman" w:cs="Consolas"/>
                <w:color w:val="000000"/>
                <w:sz w:val="20"/>
                <w:szCs w:val="20"/>
              </w:rPr>
              <w:t xml:space="preserve"> cart = app.getModel(</w:t>
            </w:r>
            <w:r w:rsidRPr="003A245C">
              <w:rPr>
                <w:rFonts w:eastAsia="Times New Roman" w:cs="Consolas"/>
                <w:color w:val="2A00FF"/>
                <w:sz w:val="20"/>
                <w:szCs w:val="20"/>
              </w:rPr>
              <w:t>'Cart'</w:t>
            </w:r>
            <w:r w:rsidRPr="003A245C">
              <w:rPr>
                <w:rFonts w:eastAsia="Times New Roman" w:cs="Consolas"/>
                <w:color w:val="000000"/>
                <w:sz w:val="20"/>
                <w:szCs w:val="20"/>
              </w:rPr>
              <w:t>).get();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0D1E79">
              <w:rPr>
                <w:rFonts w:eastAsia="Times New Roman" w:cs="Consolas"/>
                <w:b/>
                <w:bCs/>
                <w:color w:val="7F0055"/>
                <w:sz w:val="20"/>
                <w:szCs w:val="20"/>
                <w:highlight w:val="yellow"/>
              </w:rPr>
              <w:t>var</w:t>
            </w:r>
            <w:r w:rsidRPr="000D1E79">
              <w:rPr>
                <w:rFonts w:eastAsia="Times New Roman" w:cs="Consolas"/>
                <w:color w:val="000000"/>
                <w:sz w:val="20"/>
                <w:szCs w:val="20"/>
                <w:highlight w:val="yellow"/>
              </w:rPr>
              <w:t xml:space="preserve"> CybersourceConstants = require(</w:t>
            </w:r>
            <w:r w:rsidRPr="000D1E79">
              <w:rPr>
                <w:rFonts w:eastAsia="Times New Roman" w:cs="Consolas"/>
                <w:color w:val="2A00FF"/>
                <w:sz w:val="20"/>
                <w:szCs w:val="20"/>
                <w:highlight w:val="yellow"/>
              </w:rPr>
              <w:t>'int_cybersource/cartridge/scripts/utils/CybersourceConstants'</w:t>
            </w:r>
            <w:r w:rsidRPr="000D1E79">
              <w:rPr>
                <w:rFonts w:eastAsia="Times New Roman" w:cs="Consolas"/>
                <w:color w:val="000000"/>
                <w:sz w:val="20"/>
                <w:szCs w:val="20"/>
                <w:highlight w:val="yellow"/>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(!resetPaymentForms() || !validateBilling() || !handleBillingAddress(cart) || </w:t>
            </w:r>
            <w:r w:rsidRPr="003A245C">
              <w:rPr>
                <w:rFonts w:eastAsia="Times New Roman" w:cs="Consolas"/>
                <w:color w:val="3F7F5F"/>
                <w:sz w:val="20"/>
                <w:szCs w:val="20"/>
              </w:rPr>
              <w:t>// Performs validation steps, based upon the entered billing 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and address options.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handlePaymentSelection(cart).error) {</w:t>
            </w:r>
            <w:r w:rsidRPr="003A245C">
              <w:rPr>
                <w:rFonts w:eastAsia="Times New Roman" w:cs="Consolas"/>
                <w:color w:val="3F7F5F"/>
                <w:sz w:val="20"/>
                <w:szCs w:val="20"/>
              </w:rPr>
              <w:t>// Performs payment method specific checks, such as credit card verification.</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b/>
                <w:bCs/>
                <w:color w:val="7F0055"/>
                <w:sz w:val="20"/>
                <w:szCs w:val="20"/>
                <w:highlight w:val="yellow"/>
              </w:rPr>
              <w:t>if</w:t>
            </w:r>
            <w:r w:rsidRPr="003A245C">
              <w:rPr>
                <w:rFonts w:eastAsia="Times New Roman" w:cs="Consolas"/>
                <w:color w:val="000000"/>
                <w:sz w:val="20"/>
                <w:szCs w:val="20"/>
                <w:highlight w:val="yellow"/>
              </w:rPr>
              <w:t>(app.getForm(</w:t>
            </w:r>
            <w:r w:rsidRPr="003A245C">
              <w:rPr>
                <w:rFonts w:eastAsia="Times New Roman" w:cs="Consolas"/>
                <w:color w:val="2A00FF"/>
                <w:sz w:val="20"/>
                <w:szCs w:val="20"/>
                <w:highlight w:val="yellow"/>
              </w:rPr>
              <w:t>'billing'</w:t>
            </w:r>
            <w:r w:rsidRPr="003A245C">
              <w:rPr>
                <w:rFonts w:eastAsia="Times New Roman" w:cs="Consolas"/>
                <w:color w:val="000000"/>
                <w:sz w:val="20"/>
                <w:szCs w:val="20"/>
                <w:highlight w:val="yellow"/>
              </w:rPr>
              <w:t>).object.paymentMethods.selectedPaymentMethodID.value.equals(CybersourceConstants.KLARNA_PAYMENT_METHOD)){</w:t>
            </w:r>
          </w:p>
          <w:p w:rsidR="00025B82" w:rsidRPr="003A245C" w:rsidRDefault="00025B82" w:rsidP="00B7432F">
            <w:pPr>
              <w:autoSpaceDE w:val="0"/>
              <w:autoSpaceDN w:val="0"/>
              <w:adjustRightInd w:val="0"/>
              <w:spacing w:after="0" w:line="240" w:lineRule="auto"/>
              <w:rPr>
                <w:rFonts w:eastAsia="Times New Roman" w:cs="Consolas"/>
                <w:sz w:val="20"/>
                <w:szCs w:val="20"/>
                <w:highlight w:val="yellow"/>
              </w:rPr>
            </w:pPr>
            <w:r w:rsidRPr="003A245C">
              <w:rPr>
                <w:rFonts w:eastAsia="Times New Roman" w:cs="Consolas"/>
                <w:color w:val="000000"/>
                <w:sz w:val="20"/>
                <w:szCs w:val="20"/>
                <w:highlight w:val="yellow"/>
              </w:rPr>
              <w:tab/>
              <w:t>returnToForm(cart,{KlarnaSessionError: handlePaymentSelection(cart).KlarnaSessionError});</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yellow"/>
              </w:rPr>
              <w:t xml:space="preserve">                } </w:t>
            </w:r>
            <w:r w:rsidRPr="003A245C">
              <w:rPr>
                <w:rFonts w:eastAsia="Times New Roman" w:cs="Consolas"/>
                <w:b/>
                <w:bCs/>
                <w:color w:val="7F0055"/>
                <w:sz w:val="20"/>
                <w:szCs w:val="20"/>
                <w:highlight w:val="yellow"/>
              </w:rPr>
              <w:t>else</w:t>
            </w:r>
            <w:r w:rsidRPr="003A245C">
              <w:rPr>
                <w:rFonts w:eastAsia="Times New Roman" w:cs="Consolas"/>
                <w:color w:val="000000"/>
                <w:sz w:val="20"/>
                <w:szCs w:val="20"/>
                <w:highlight w:val="yellow"/>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ab/>
              <w:t>returnToForm(cart);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 </w:t>
            </w:r>
            <w:r w:rsidRPr="003A245C">
              <w:rPr>
                <w:rFonts w:eastAsia="Times New Roman" w:cs="Consolas"/>
                <w:b/>
                <w:bCs/>
                <w:color w:val="7F0055"/>
                <w:sz w:val="20"/>
                <w:szCs w:val="20"/>
              </w:rPr>
              <w:t>else</w:t>
            </w: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if</w:t>
            </w:r>
            <w:r w:rsidRPr="003A245C">
              <w:rPr>
                <w:rFonts w:eastAsia="Times New Roman" w:cs="Consolas"/>
                <w:color w:val="000000"/>
                <w:sz w:val="20"/>
                <w:szCs w:val="20"/>
              </w:rPr>
              <w:t xml:space="preserve"> (customer.authenticated &amp;&amp; app.getForm(</w:t>
            </w:r>
            <w:r w:rsidRPr="003A245C">
              <w:rPr>
                <w:rFonts w:eastAsia="Times New Roman" w:cs="Consolas"/>
                <w:color w:val="2A00FF"/>
                <w:sz w:val="20"/>
                <w:szCs w:val="20"/>
              </w:rPr>
              <w:t>'billing'</w:t>
            </w:r>
            <w:r w:rsidRPr="003A245C">
              <w:rPr>
                <w:rFonts w:eastAsia="Times New Roman" w:cs="Consolas"/>
                <w:color w:val="000000"/>
                <w:sz w:val="20"/>
                <w:szCs w:val="20"/>
              </w:rPr>
              <w:t>).object.billingAddress.addToAddressBook.value) {</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app.getModel(</w:t>
            </w:r>
            <w:r w:rsidRPr="003A245C">
              <w:rPr>
                <w:rFonts w:eastAsia="Times New Roman" w:cs="Consolas"/>
                <w:color w:val="2A00FF"/>
                <w:sz w:val="20"/>
                <w:szCs w:val="20"/>
              </w:rPr>
              <w:t>'Profile'</w:t>
            </w:r>
            <w:r w:rsidRPr="003A245C">
              <w:rPr>
                <w:rFonts w:eastAsia="Times New Roman" w:cs="Consolas"/>
                <w:color w:val="000000"/>
                <w:sz w:val="20"/>
                <w:szCs w:val="20"/>
              </w:rPr>
              <w:t>).get(customer.profile).addAddressToAddressBook(cart.getBillingAddress());</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Mark step as fulfilled</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app.getForm(</w:t>
            </w:r>
            <w:r w:rsidRPr="003A245C">
              <w:rPr>
                <w:rFonts w:eastAsia="Times New Roman" w:cs="Consolas"/>
                <w:color w:val="2A00FF"/>
                <w:sz w:val="20"/>
                <w:szCs w:val="20"/>
              </w:rPr>
              <w:t>'billing'</w:t>
            </w:r>
            <w:r w:rsidRPr="003A245C">
              <w:rPr>
                <w:rFonts w:eastAsia="Times New Roman" w:cs="Consolas"/>
                <w:color w:val="000000"/>
                <w:sz w:val="20"/>
                <w:szCs w:val="20"/>
              </w:rPr>
              <w:t xml:space="preserve">).object.fulfilled.value = </w:t>
            </w:r>
            <w:r w:rsidRPr="003A245C">
              <w:rPr>
                <w:rFonts w:eastAsia="Times New Roman" w:cs="Consolas"/>
                <w:b/>
                <w:bCs/>
                <w:color w:val="7F0055"/>
                <w:sz w:val="20"/>
                <w:szCs w:val="20"/>
              </w:rPr>
              <w:t>true</w:t>
            </w:r>
            <w:r w:rsidRPr="003A245C">
              <w:rPr>
                <w:rFonts w:eastAsia="Times New Roman" w:cs="Consolas"/>
                <w:color w:val="000000"/>
                <w:sz w:val="20"/>
                <w:szCs w:val="20"/>
              </w:rPr>
              <w:t>;</w:t>
            </w:r>
          </w:p>
          <w:p w:rsidR="00025B82" w:rsidRPr="003A245C" w:rsidRDefault="00025B82" w:rsidP="00B7432F">
            <w:pPr>
              <w:autoSpaceDE w:val="0"/>
              <w:autoSpaceDN w:val="0"/>
              <w:adjustRightInd w:val="0"/>
              <w:spacing w:after="0" w:line="240" w:lineRule="auto"/>
              <w:rPr>
                <w:rFonts w:eastAsia="Times New Roman" w:cs="Consolas"/>
                <w:sz w:val="20"/>
                <w:szCs w:val="20"/>
              </w:rPr>
            </w:pP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3F7F5F"/>
                <w:sz w:val="20"/>
                <w:szCs w:val="20"/>
              </w:rPr>
              <w:t>// A successful billing page will jump to the next checkout step.</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rPr>
              <w:t xml:space="preserve">                app.getController(</w:t>
            </w:r>
            <w:r w:rsidRPr="003A245C">
              <w:rPr>
                <w:rFonts w:eastAsia="Times New Roman" w:cs="Consolas"/>
                <w:color w:val="2A00FF"/>
                <w:sz w:val="20"/>
                <w:szCs w:val="20"/>
              </w:rPr>
              <w:t>'COSummary'</w:t>
            </w:r>
            <w:r w:rsidRPr="003A245C">
              <w:rPr>
                <w:rFonts w:eastAsia="Times New Roman" w:cs="Consolas"/>
                <w:color w:val="000000"/>
                <w:sz w:val="20"/>
                <w:szCs w:val="20"/>
              </w:rPr>
              <w:t>).Start();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b/>
                <w:bCs/>
                <w:color w:val="7F0055"/>
                <w:sz w:val="20"/>
                <w:szCs w:val="20"/>
              </w:rPr>
              <w:t>return</w:t>
            </w:r>
            <w:r w:rsidRPr="003A245C">
              <w:rPr>
                <w:rFonts w:eastAsia="Times New Roman" w:cs="Consolas"/>
                <w:color w:val="000000"/>
                <w:sz w:val="20"/>
                <w:szCs w:val="20"/>
              </w:rPr>
              <w:t>;</w:t>
            </w:r>
          </w:p>
          <w:p w:rsidR="00025B82" w:rsidRDefault="00025B82" w:rsidP="00B7432F">
            <w:pPr>
              <w:pStyle w:val="Body"/>
              <w:rPr>
                <w:rFonts w:asciiTheme="minorHAnsi" w:hAnsiTheme="minorHAnsi" w:cstheme="minorBidi"/>
                <w:bCs/>
                <w:color w:val="000000" w:themeColor="text1"/>
                <w:sz w:val="22"/>
                <w:szCs w:val="22"/>
              </w:rPr>
            </w:pPr>
            <w:r w:rsidRPr="003A245C">
              <w:rPr>
                <w:rFonts w:asciiTheme="minorHAnsi" w:eastAsia="Times New Roman" w:hAnsiTheme="minorHAnsi" w:cs="Consolas"/>
                <w:color w:val="000000"/>
                <w:sz w:val="20"/>
                <w:szCs w:val="20"/>
              </w:rPr>
              <w:t xml:space="preserve">            }</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billing.isml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condition to handle error returned by session service</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lastRenderedPageBreak/>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This template visualizes the billing step of both checkout scenarios.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It provides selecting a payment method, entering gift certificates and</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specifying a separate billing address.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Depending on the checkout scenario (single or multi shipping) it is</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either the second or third checkout step.</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E57B51" w:rsidRPr="00F760BD" w:rsidRDefault="00025B82" w:rsidP="00E57B51">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rPr>
              <w:tab/>
            </w:r>
            <w:r w:rsidR="00E57B51" w:rsidRPr="00F760BD">
              <w:rPr>
                <w:rFonts w:eastAsia="Times New Roman" w:cstheme="minorHAnsi"/>
                <w:color w:val="008080"/>
                <w:sz w:val="20"/>
                <w:szCs w:val="20"/>
                <w:highlight w:val="yellow"/>
              </w:rPr>
              <w:t>&lt;</w:t>
            </w:r>
            <w:r w:rsidR="00E57B51" w:rsidRPr="00F760BD">
              <w:rPr>
                <w:rFonts w:eastAsia="Times New Roman" w:cstheme="minorHAnsi"/>
                <w:color w:val="3F7F7F"/>
                <w:sz w:val="20"/>
                <w:szCs w:val="20"/>
                <w:highlight w:val="yellow"/>
              </w:rPr>
              <w:t>isif</w:t>
            </w:r>
            <w:r w:rsidR="00E57B51" w:rsidRPr="00F760BD">
              <w:rPr>
                <w:rFonts w:eastAsia="Times New Roman" w:cstheme="minorHAnsi"/>
                <w:sz w:val="20"/>
                <w:szCs w:val="20"/>
                <w:highlight w:val="yellow"/>
              </w:rPr>
              <w:t xml:space="preserve"> </w:t>
            </w:r>
            <w:r w:rsidR="00E57B51" w:rsidRPr="00F760BD">
              <w:rPr>
                <w:rFonts w:eastAsia="Times New Roman" w:cstheme="minorHAnsi"/>
                <w:color w:val="7F007F"/>
                <w:sz w:val="20"/>
                <w:szCs w:val="20"/>
                <w:highlight w:val="yellow"/>
              </w:rPr>
              <w:t>condition</w:t>
            </w:r>
            <w:r w:rsidR="00E57B51" w:rsidRPr="00F760BD">
              <w:rPr>
                <w:rFonts w:eastAsia="Times New Roman" w:cstheme="minorHAnsi"/>
                <w:color w:val="000000"/>
                <w:sz w:val="20"/>
                <w:szCs w:val="20"/>
                <w:highlight w:val="yellow"/>
              </w:rPr>
              <w:t>=</w:t>
            </w:r>
            <w:r w:rsidR="00E57B51" w:rsidRPr="00F760BD">
              <w:rPr>
                <w:rFonts w:eastAsia="Times New Roman" w:cstheme="minorHAnsi"/>
                <w:i/>
                <w:iCs/>
                <w:color w:val="2A00FF"/>
                <w:sz w:val="20"/>
                <w:szCs w:val="20"/>
                <w:highlight w:val="yellow"/>
              </w:rPr>
              <w:t>"${!empty(pdict.KlarnaSessionError)}"</w:t>
            </w:r>
            <w:r w:rsidR="00E57B51" w:rsidRPr="00F760BD">
              <w:rPr>
                <w:rFonts w:eastAsia="Times New Roman" w:cstheme="minorHAnsi"/>
                <w:color w:val="008080"/>
                <w:sz w:val="20"/>
                <w:szCs w:val="20"/>
                <w:highlight w:val="yellow"/>
              </w:rPr>
              <w:t>&gt;</w:t>
            </w:r>
          </w:p>
          <w:p w:rsidR="00E57B51" w:rsidRPr="00F760BD" w:rsidRDefault="00E57B51" w:rsidP="00E57B51">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class</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"error-form"</w:t>
            </w:r>
            <w:r w:rsidRPr="00F760BD">
              <w:rPr>
                <w:rFonts w:eastAsia="Times New Roman" w:cstheme="minorHAnsi"/>
                <w:color w:val="008080"/>
                <w:sz w:val="20"/>
                <w:szCs w:val="20"/>
                <w:highlight w:val="yellow"/>
              </w:rPr>
              <w:t>&gt;</w:t>
            </w:r>
            <w:r w:rsidRPr="00F760BD">
              <w:rPr>
                <w:rFonts w:eastAsia="Times New Roman" w:cstheme="minorHAnsi"/>
                <w:color w:val="000000"/>
                <w:sz w:val="20"/>
                <w:szCs w:val="20"/>
                <w:highlight w:val="yellow"/>
              </w:rPr>
              <w:t>${Resource.msg(pdict.KlarnaSessionError.code,'checkout',null)}</w:t>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div</w:t>
            </w:r>
            <w:r w:rsidRPr="00F760BD">
              <w:rPr>
                <w:rFonts w:eastAsia="Times New Roman" w:cstheme="minorHAnsi"/>
                <w:color w:val="008080"/>
                <w:sz w:val="20"/>
                <w:szCs w:val="20"/>
                <w:highlight w:val="yellow"/>
              </w:rPr>
              <w:t>&gt;</w:t>
            </w:r>
          </w:p>
          <w:p w:rsidR="00E57B51" w:rsidRPr="00E57B51" w:rsidRDefault="00E57B51" w:rsidP="00B7432F">
            <w:pPr>
              <w:autoSpaceDE w:val="0"/>
              <w:autoSpaceDN w:val="0"/>
              <w:adjustRightInd w:val="0"/>
              <w:spacing w:after="0" w:line="240" w:lineRule="auto"/>
              <w:rPr>
                <w:rFonts w:eastAsia="Times New Roman" w:cstheme="minorHAnsi"/>
                <w:color w:val="008080"/>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025B82" w:rsidRPr="00E57B51" w:rsidRDefault="00025B82" w:rsidP="00B7432F">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Report this checkout step</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025B82" w:rsidRPr="00E57B51" w:rsidRDefault="00025B82" w:rsidP="00B7432F">
            <w:pPr>
              <w:pStyle w:val="Body"/>
              <w:rPr>
                <w:rFonts w:asciiTheme="minorHAnsi" w:hAnsiTheme="minorHAnsi" w:cstheme="minorHAnsi"/>
                <w:bCs/>
                <w:color w:val="000000" w:themeColor="text1"/>
                <w:sz w:val="22"/>
                <w:szCs w:val="22"/>
              </w:rPr>
            </w:pPr>
            <w:r w:rsidRPr="00E57B51">
              <w:rPr>
                <w:rFonts w:asciiTheme="minorHAnsi" w:eastAsia="Times New Roman" w:hAnsiTheme="minorHAnsi" w:cstheme="minorHAnsi"/>
                <w:color w:val="008080"/>
                <w:sz w:val="20"/>
                <w:szCs w:val="20"/>
              </w:rPr>
              <w:t>&lt;</w:t>
            </w:r>
            <w:r w:rsidRPr="00E57B51">
              <w:rPr>
                <w:rFonts w:asciiTheme="minorHAnsi" w:eastAsia="Times New Roman" w:hAnsiTheme="minorHAnsi" w:cstheme="minorHAnsi"/>
                <w:color w:val="3F7F7F"/>
                <w:sz w:val="20"/>
                <w:szCs w:val="20"/>
              </w:rPr>
              <w:t>isreportcheckout</w:t>
            </w:r>
            <w:r w:rsidRPr="00E57B51">
              <w:rPr>
                <w:rFonts w:asciiTheme="minorHAnsi" w:eastAsia="Times New Roman" w:hAnsiTheme="minorHAnsi" w:cstheme="minorHAnsi"/>
                <w:color w:val="7F007F"/>
                <w:sz w:val="20"/>
                <w:szCs w:val="20"/>
              </w:rPr>
              <w:t>checkoutstep</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"4"</w:t>
            </w:r>
            <w:r w:rsidRPr="00E57B51">
              <w:rPr>
                <w:rFonts w:asciiTheme="minorHAnsi" w:eastAsia="Times New Roman" w:hAnsiTheme="minorHAnsi" w:cstheme="minorHAnsi"/>
                <w:color w:val="7F007F"/>
                <w:sz w:val="20"/>
                <w:szCs w:val="20"/>
              </w:rPr>
              <w:t>checkoutname</w:t>
            </w:r>
            <w:r w:rsidRPr="00E57B51">
              <w:rPr>
                <w:rFonts w:asciiTheme="minorHAnsi" w:eastAsia="Times New Roman" w:hAnsiTheme="minorHAnsi" w:cstheme="minorHAnsi"/>
                <w:color w:val="000000"/>
                <w:sz w:val="20"/>
                <w:szCs w:val="20"/>
              </w:rPr>
              <w:t>=</w:t>
            </w:r>
            <w:r w:rsidRPr="00E57B51">
              <w:rPr>
                <w:rFonts w:asciiTheme="minorHAnsi" w:eastAsia="Times New Roman" w:hAnsiTheme="minorHAnsi" w:cstheme="minorHAnsi"/>
                <w:i/>
                <w:iCs/>
                <w:color w:val="2A00FF"/>
                <w:sz w:val="20"/>
                <w:szCs w:val="20"/>
              </w:rPr>
              <w:t>"${'Billing'}"</w:t>
            </w:r>
            <w:r w:rsidRPr="00E57B51">
              <w:rPr>
                <w:rFonts w:asciiTheme="minorHAnsi" w:eastAsia="Times New Roman" w:hAnsiTheme="minorHAnsi" w:cstheme="minorHAnsi"/>
                <w:color w:val="008080"/>
                <w:sz w:val="20"/>
                <w:szCs w:val="20"/>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htmlhead.isml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a place holder to load Klarna JS</w:t>
      </w:r>
    </w:p>
    <w:tbl>
      <w:tblPr>
        <w:tblStyle w:val="TableGrid"/>
        <w:tblW w:w="0" w:type="auto"/>
        <w:tblLook w:val="04A0" w:firstRow="1" w:lastRow="0" w:firstColumn="1" w:lastColumn="0" w:noHBand="0" w:noVBand="1"/>
      </w:tblPr>
      <w:tblGrid>
        <w:gridCol w:w="10296"/>
      </w:tblGrid>
      <w:tr w:rsidR="00025B82" w:rsidRPr="00E57B51" w:rsidTr="00B7432F">
        <w:tc>
          <w:tcPr>
            <w:tcW w:w="10296" w:type="dxa"/>
          </w:tcPr>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r w:rsidRPr="00E57B51">
              <w:rPr>
                <w:rFonts w:eastAsia="Times New Roman" w:cstheme="minorHAnsi"/>
                <w:color w:val="008080"/>
                <w:sz w:val="20"/>
                <w:szCs w:val="20"/>
              </w:rPr>
              <w:t xml:space="preserve"> </w:t>
            </w:r>
            <w:r w:rsidRPr="00E57B51">
              <w:rPr>
                <w:rFonts w:eastAsia="Times New Roman" w:cstheme="minorHAnsi"/>
                <w:b/>
                <w:color w:val="008080"/>
                <w:sz w:val="20"/>
                <w:szCs w:val="20"/>
              </w:rPr>
              <w:t>Line 9 - Line 20</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https://github.com/h5bp/html5-boilerplate/blob/5.2.0/dist/doc/html.md#x-ua-compatible</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http-equiv</w:t>
            </w:r>
            <w:r w:rsidRPr="00E57B51">
              <w:rPr>
                <w:rFonts w:eastAsia="Times New Roman" w:cstheme="minorHAnsi"/>
                <w:color w:val="000000"/>
                <w:sz w:val="20"/>
                <w:szCs w:val="20"/>
              </w:rPr>
              <w:t>=</w:t>
            </w:r>
            <w:r w:rsidRPr="00E57B51">
              <w:rPr>
                <w:rFonts w:eastAsia="Times New Roman" w:cstheme="minorHAnsi"/>
                <w:i/>
                <w:iCs/>
                <w:color w:val="2A00FF"/>
                <w:sz w:val="20"/>
                <w:szCs w:val="20"/>
              </w:rPr>
              <w:t>"x-ua-compatible"</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"ie=edge"</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See https://github.com/h5bp/html5-boilerplate/blob/5.2.0/dist/doc/html.md#mobile-viewport</w:t>
            </w:r>
            <w:r w:rsidRPr="00E57B51">
              <w:rPr>
                <w:rFonts w:eastAsia="Times New Roman" w:cstheme="minorHAnsi"/>
                <w:color w:val="008080"/>
                <w:sz w:val="20"/>
                <w:szCs w:val="20"/>
              </w:rPr>
              <w:t>&lt;/</w:t>
            </w:r>
            <w:r w:rsidRPr="00E57B51">
              <w:rPr>
                <w:rFonts w:eastAsia="Times New Roman" w:cstheme="minorHAnsi"/>
                <w:color w:val="3F7F7F"/>
                <w:sz w:val="20"/>
                <w:szCs w:val="20"/>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meta</w:t>
            </w:r>
            <w:r w:rsidRPr="00E57B51">
              <w:rPr>
                <w:rFonts w:eastAsia="Times New Roman" w:cstheme="minorHAnsi"/>
                <w:sz w:val="20"/>
                <w:szCs w:val="20"/>
              </w:rPr>
              <w:t xml:space="preserve"> </w:t>
            </w:r>
            <w:r w:rsidRPr="00E57B51">
              <w:rPr>
                <w:rFonts w:eastAsia="Times New Roman" w:cstheme="minorHAnsi"/>
                <w:color w:val="7F007F"/>
                <w:sz w:val="20"/>
                <w:szCs w:val="20"/>
              </w:rPr>
              <w:t>name</w:t>
            </w:r>
            <w:r w:rsidRPr="00E57B51">
              <w:rPr>
                <w:rFonts w:eastAsia="Times New Roman" w:cstheme="minorHAnsi"/>
                <w:color w:val="000000"/>
                <w:sz w:val="20"/>
                <w:szCs w:val="20"/>
              </w:rPr>
              <w:t>=</w:t>
            </w:r>
            <w:r w:rsidRPr="00E57B51">
              <w:rPr>
                <w:rFonts w:eastAsia="Times New Roman" w:cstheme="minorHAnsi"/>
                <w:i/>
                <w:iCs/>
                <w:color w:val="2A00FF"/>
                <w:sz w:val="20"/>
                <w:szCs w:val="20"/>
              </w:rPr>
              <w:t>"viewport"</w:t>
            </w:r>
            <w:r w:rsidRPr="00E57B51">
              <w:rPr>
                <w:rFonts w:eastAsia="Times New Roman" w:cstheme="minorHAnsi"/>
                <w:sz w:val="20"/>
                <w:szCs w:val="20"/>
              </w:rPr>
              <w:t xml:space="preserve"> </w:t>
            </w:r>
            <w:r w:rsidRPr="00E57B51">
              <w:rPr>
                <w:rFonts w:eastAsia="Times New Roman" w:cstheme="minorHAnsi"/>
                <w:color w:val="7F007F"/>
                <w:sz w:val="20"/>
                <w:szCs w:val="20"/>
              </w:rPr>
              <w:t>content</w:t>
            </w:r>
            <w:r w:rsidRPr="00E57B51">
              <w:rPr>
                <w:rFonts w:eastAsia="Times New Roman" w:cstheme="minorHAnsi"/>
                <w:color w:val="000000"/>
                <w:sz w:val="20"/>
                <w:szCs w:val="20"/>
              </w:rPr>
              <w:t>=</w:t>
            </w:r>
            <w:r w:rsidRPr="00E57B51">
              <w:rPr>
                <w:rFonts w:eastAsia="Times New Roman" w:cstheme="minorHAnsi"/>
                <w:i/>
                <w:iCs/>
                <w:color w:val="2A00FF"/>
                <w:sz w:val="20"/>
                <w:szCs w:val="20"/>
              </w:rPr>
              <w:t>"width=device-width, initial-scale=1"</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t>var CybersourceConstants = require('int_cybersource/cartridge/scripts/utils/CybersourceConstants');</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isscript</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script</w:t>
            </w:r>
            <w:r w:rsidRPr="00E57B51">
              <w:rPr>
                <w:rFonts w:eastAsia="Times New Roman" w:cstheme="minorHAnsi"/>
                <w:sz w:val="20"/>
                <w:szCs w:val="20"/>
              </w:rPr>
              <w:t xml:space="preserve"> </w:t>
            </w:r>
            <w:r w:rsidRPr="00E57B51">
              <w:rPr>
                <w:rFonts w:eastAsia="Times New Roman" w:cstheme="minorHAnsi"/>
                <w:color w:val="7F007F"/>
                <w:sz w:val="20"/>
                <w:szCs w:val="20"/>
              </w:rPr>
              <w:t>type</w:t>
            </w:r>
            <w:r w:rsidRPr="00E57B51">
              <w:rPr>
                <w:rFonts w:eastAsia="Times New Roman" w:cstheme="minorHAnsi"/>
                <w:color w:val="000000"/>
                <w:sz w:val="20"/>
                <w:szCs w:val="20"/>
              </w:rPr>
              <w:t>=</w:t>
            </w:r>
            <w:r w:rsidRPr="00E57B51">
              <w:rPr>
                <w:rFonts w:eastAsia="Times New Roman" w:cstheme="minorHAnsi"/>
                <w:i/>
                <w:iCs/>
                <w:color w:val="2A00FF"/>
                <w:sz w:val="20"/>
                <w:szCs w:val="20"/>
              </w:rPr>
              <w:t>"text/javascript"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WebFontConfig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google: { families: [ </w:t>
            </w:r>
            <w:r w:rsidRPr="00E57B51">
              <w:rPr>
                <w:rFonts w:eastAsia="Times New Roman" w:cstheme="minorHAnsi"/>
                <w:color w:val="2A00FF"/>
                <w:sz w:val="20"/>
                <w:szCs w:val="20"/>
              </w:rPr>
              <w:t>'Lato:100,300,700,100italic,300italic:latin'</w:t>
            </w:r>
            <w:r w:rsidRPr="00E57B51">
              <w:rPr>
                <w:rFonts w:eastAsia="Times New Roman" w:cstheme="minorHAnsi"/>
                <w:color w:val="000000"/>
                <w:sz w:val="20"/>
                <w:szCs w:val="20"/>
              </w:rPr>
              <w:t xml:space="preserve">, </w:t>
            </w:r>
            <w:r w:rsidRPr="00E57B51">
              <w:rPr>
                <w:rFonts w:eastAsia="Times New Roman" w:cstheme="minorHAnsi"/>
                <w:color w:val="2A00FF"/>
                <w:sz w:val="20"/>
                <w:szCs w:val="20"/>
              </w:rPr>
              <w:t>'Crete+Round:400,400italic:latin'</w:t>
            </w:r>
            <w:r w:rsidRPr="00E57B51">
              <w:rPr>
                <w:rFonts w:eastAsia="Times New Roman" w:cstheme="minorHAnsi"/>
                <w:color w:val="000000"/>
                <w:sz w:val="20"/>
                <w:szCs w:val="20"/>
              </w:rPr>
              <w:t xml:space="preserve"> ] }</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0000"/>
                <w:sz w:val="20"/>
                <w:szCs w:val="20"/>
              </w:rPr>
              <w:t xml:space="preserve">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r w:rsidRPr="00E57B51">
              <w:rPr>
                <w:rFonts w:eastAsia="Times New Roman" w:cstheme="minorHAnsi"/>
                <w:color w:val="000000"/>
                <w:sz w:val="20"/>
                <w:szCs w:val="20"/>
              </w:rPr>
              <w:t xml:space="preserve">  (</w:t>
            </w:r>
            <w:r w:rsidRPr="00E57B51">
              <w:rPr>
                <w:rFonts w:eastAsia="Times New Roman" w:cstheme="minorHAnsi"/>
                <w:b/>
                <w:bCs/>
                <w:color w:val="7F0055"/>
                <w:sz w:val="20"/>
                <w:szCs w:val="20"/>
              </w:rPr>
              <w:t>function</w:t>
            </w:r>
            <w:r w:rsidRPr="00E57B51">
              <w:rPr>
                <w:rFonts w:eastAsia="Times New Roman" w:cstheme="minorHAnsi"/>
                <w:color w:val="000000"/>
                <w:sz w:val="20"/>
                <w:szCs w:val="20"/>
              </w:rPr>
              <w:t>() {</w:t>
            </w:r>
          </w:p>
          <w:p w:rsidR="001A2524" w:rsidRPr="00E57B51" w:rsidRDefault="001A2524" w:rsidP="001A2524">
            <w:pPr>
              <w:autoSpaceDE w:val="0"/>
              <w:autoSpaceDN w:val="0"/>
              <w:adjustRightInd w:val="0"/>
              <w:spacing w:after="0" w:line="240" w:lineRule="auto"/>
              <w:rPr>
                <w:rFonts w:eastAsia="Times New Roman" w:cstheme="minorHAnsi"/>
                <w:color w:val="000000"/>
                <w:sz w:val="20"/>
                <w:szCs w:val="20"/>
              </w:rPr>
            </w:pPr>
          </w:p>
          <w:p w:rsidR="001A2524" w:rsidRPr="00E57B51" w:rsidRDefault="001A2524" w:rsidP="001A2524">
            <w:pPr>
              <w:autoSpaceDE w:val="0"/>
              <w:autoSpaceDN w:val="0"/>
              <w:adjustRightInd w:val="0"/>
              <w:spacing w:after="0" w:line="240" w:lineRule="auto"/>
              <w:rPr>
                <w:rFonts w:eastAsia="Times New Roman" w:cstheme="minorHAnsi"/>
                <w:b/>
                <w:color w:val="000000"/>
                <w:sz w:val="20"/>
                <w:szCs w:val="20"/>
              </w:rPr>
            </w:pPr>
            <w:r w:rsidRPr="00E57B51">
              <w:rPr>
                <w:rFonts w:eastAsia="Times New Roman" w:cstheme="minorHAnsi"/>
                <w:b/>
                <w:color w:val="000000"/>
                <w:sz w:val="20"/>
                <w:szCs w:val="20"/>
              </w:rPr>
              <w:t>Line 78 – Line 83</w:t>
            </w:r>
          </w:p>
          <w:p w:rsidR="001A2524" w:rsidRPr="00E57B51" w:rsidRDefault="001A2524" w:rsidP="001A2524">
            <w:pPr>
              <w:autoSpaceDE w:val="0"/>
              <w:autoSpaceDN w:val="0"/>
              <w:adjustRightInd w:val="0"/>
              <w:spacing w:after="0" w:line="240" w:lineRule="auto"/>
              <w:rPr>
                <w:rFonts w:eastAsia="Times New Roman" w:cstheme="minorHAnsi"/>
                <w:b/>
                <w:color w:val="008080"/>
                <w:sz w:val="20"/>
                <w:szCs w:val="20"/>
              </w:rPr>
            </w:pP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r w:rsidRPr="00E57B51">
              <w:rPr>
                <w:rFonts w:eastAsia="Times New Roman" w:cstheme="minorHAnsi"/>
                <w:color w:val="000000"/>
                <w:sz w:val="20"/>
                <w:szCs w:val="20"/>
              </w:rPr>
              <w:t>Visa Checkout clickjacking prevention</w:t>
            </w:r>
            <w:r w:rsidRPr="00E57B51">
              <w:rPr>
                <w:rFonts w:eastAsia="Times New Roman" w:cstheme="minorHAnsi"/>
                <w:color w:val="008080"/>
                <w:sz w:val="20"/>
                <w:szCs w:val="20"/>
              </w:rPr>
              <w:t>&lt;/</w:t>
            </w:r>
            <w:r w:rsidRPr="00E57B51">
              <w:rPr>
                <w:rFonts w:eastAsia="Times New Roman" w:cstheme="minorHAnsi"/>
                <w:color w:val="3F7F7F"/>
                <w:sz w:val="20"/>
                <w:szCs w:val="20"/>
                <w:highlight w:val="lightGray"/>
              </w:rPr>
              <w:t>iscomment</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rPr>
            </w:pPr>
            <w:r w:rsidRPr="00E57B51">
              <w:rPr>
                <w:rFonts w:eastAsia="Times New Roman" w:cstheme="minorHAnsi"/>
                <w:color w:val="008080"/>
                <w:sz w:val="20"/>
                <w:szCs w:val="20"/>
              </w:rPr>
              <w:t>&lt;</w:t>
            </w:r>
            <w:r w:rsidRPr="00E57B51">
              <w:rPr>
                <w:rFonts w:eastAsia="Times New Roman" w:cstheme="minorHAnsi"/>
                <w:color w:val="3F7F7F"/>
                <w:sz w:val="20"/>
                <w:szCs w:val="20"/>
              </w:rPr>
              <w:t>isinclude</w:t>
            </w:r>
            <w:r w:rsidRPr="00E57B51">
              <w:rPr>
                <w:rFonts w:eastAsia="Times New Roman" w:cstheme="minorHAnsi"/>
                <w:sz w:val="20"/>
                <w:szCs w:val="20"/>
              </w:rPr>
              <w:t xml:space="preserve"> </w:t>
            </w:r>
            <w:r w:rsidRPr="00E57B51">
              <w:rPr>
                <w:rFonts w:eastAsia="Times New Roman" w:cstheme="minorHAnsi"/>
                <w:color w:val="7F007F"/>
                <w:sz w:val="20"/>
                <w:szCs w:val="20"/>
              </w:rPr>
              <w:t>template</w:t>
            </w:r>
            <w:r w:rsidRPr="00E57B51">
              <w:rPr>
                <w:rFonts w:eastAsia="Times New Roman" w:cstheme="minorHAnsi"/>
                <w:color w:val="000000"/>
                <w:sz w:val="20"/>
                <w:szCs w:val="20"/>
              </w:rPr>
              <w:t>=</w:t>
            </w:r>
            <w:r w:rsidRPr="00E57B51">
              <w:rPr>
                <w:rFonts w:eastAsia="Times New Roman" w:cstheme="minorHAnsi"/>
                <w:i/>
                <w:iCs/>
                <w:color w:val="2A00FF"/>
                <w:sz w:val="20"/>
                <w:szCs w:val="20"/>
              </w:rPr>
              <w:t>"visacheckout/clickjackingPrevent.isml"</w:t>
            </w:r>
            <w:r w:rsidRPr="00E57B51">
              <w:rPr>
                <w:rFonts w:eastAsia="Times New Roman" w:cstheme="minorHAnsi"/>
                <w:sz w:val="20"/>
                <w:szCs w:val="20"/>
              </w:rPr>
              <w:t xml:space="preserve"> </w:t>
            </w:r>
            <w:r w:rsidRPr="00E57B51">
              <w:rPr>
                <w:rFonts w:eastAsia="Times New Roman" w:cstheme="minorHAnsi"/>
                <w:color w:val="008080"/>
                <w:sz w:val="20"/>
                <w:szCs w:val="20"/>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condition</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"${'klarnaJSAPIPath' in dw.system.Site.current.preferences.custom &amp;&amp; !empty(dw.system.Site.current.preferences.custom.klarnaJSAPIPath)</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r>
            <w:r w:rsidRPr="00E57B51">
              <w:rPr>
                <w:rFonts w:eastAsia="Times New Roman" w:cstheme="minorHAnsi"/>
                <w:i/>
                <w:iCs/>
                <w:color w:val="2A00FF"/>
                <w:sz w:val="20"/>
                <w:szCs w:val="20"/>
                <w:highlight w:val="yellow"/>
              </w:rPr>
              <w:tab/>
              <w:t>&amp;&amp; dw.order.PaymentMgr.getPaymentMethod(CybersourceConstants.KLARNA_PAYMENT_METHOD).isActive()}"</w:t>
            </w:r>
            <w:r w:rsidRPr="00E57B51">
              <w:rPr>
                <w:rFonts w:eastAsia="Times New Roman" w:cstheme="minorHAnsi"/>
                <w:color w:val="008080"/>
                <w:sz w:val="20"/>
                <w:szCs w:val="20"/>
                <w:highlight w:val="yellow"/>
              </w:rPr>
              <w:t>&gt;</w:t>
            </w:r>
          </w:p>
          <w:p w:rsidR="001A2524" w:rsidRPr="00E57B51" w:rsidRDefault="001A2524" w:rsidP="001A2524">
            <w:pPr>
              <w:autoSpaceDE w:val="0"/>
              <w:autoSpaceDN w:val="0"/>
              <w:adjustRightInd w:val="0"/>
              <w:spacing w:after="0" w:line="240" w:lineRule="auto"/>
              <w:rPr>
                <w:rFonts w:eastAsia="Times New Roman" w:cstheme="minorHAnsi"/>
                <w:sz w:val="20"/>
                <w:szCs w:val="20"/>
                <w:highlight w:val="yellow"/>
              </w:rPr>
            </w:pPr>
            <w:r w:rsidRPr="00E57B51">
              <w:rPr>
                <w:rFonts w:eastAsia="Times New Roman" w:cstheme="minorHAnsi"/>
                <w:color w:val="000000"/>
                <w:sz w:val="20"/>
                <w:szCs w:val="20"/>
                <w:highlight w:val="yellow"/>
              </w:rPr>
              <w:tab/>
            </w: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script</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src</w:t>
            </w:r>
            <w:r w:rsidRPr="00E57B51">
              <w:rPr>
                <w:rFonts w:eastAsia="Times New Roman" w:cstheme="minorHAnsi"/>
                <w:color w:val="000000"/>
                <w:sz w:val="20"/>
                <w:szCs w:val="20"/>
                <w:highlight w:val="yellow"/>
              </w:rPr>
              <w:t>=</w:t>
            </w:r>
            <w:r w:rsidRPr="00E57B51">
              <w:rPr>
                <w:rFonts w:eastAsia="Times New Roman" w:cstheme="minorHAnsi"/>
                <w:i/>
                <w:iCs/>
                <w:color w:val="2A00FF"/>
                <w:sz w:val="20"/>
                <w:szCs w:val="20"/>
                <w:highlight w:val="yellow"/>
              </w:rPr>
              <w:t>"${dw.system.Site.current.preferences.custom.klarnaJSAPIPath}"</w:t>
            </w:r>
            <w:r w:rsidRPr="00E57B51">
              <w:rPr>
                <w:rFonts w:eastAsia="Times New Roman" w:cstheme="minorHAnsi"/>
                <w:sz w:val="20"/>
                <w:szCs w:val="20"/>
                <w:highlight w:val="yellow"/>
              </w:rPr>
              <w:t xml:space="preserve"> </w:t>
            </w:r>
            <w:r w:rsidRPr="00E57B51">
              <w:rPr>
                <w:rFonts w:eastAsia="Times New Roman" w:cstheme="minorHAnsi"/>
                <w:color w:val="7F007F"/>
                <w:sz w:val="20"/>
                <w:szCs w:val="20"/>
                <w:highlight w:val="yellow"/>
              </w:rPr>
              <w:t>async</w:t>
            </w:r>
            <w:r w:rsidRPr="00E57B51">
              <w:rPr>
                <w:rFonts w:eastAsia="Times New Roman" w:cstheme="minorHAnsi"/>
                <w:color w:val="008080"/>
                <w:sz w:val="20"/>
                <w:szCs w:val="20"/>
                <w:highlight w:val="yellow"/>
              </w:rPr>
              <w:t>&gt;&lt;/</w:t>
            </w:r>
            <w:r w:rsidRPr="00E57B51">
              <w:rPr>
                <w:rFonts w:eastAsia="Times New Roman" w:cstheme="minorHAnsi"/>
                <w:color w:val="3F7F7F"/>
                <w:sz w:val="20"/>
                <w:szCs w:val="20"/>
                <w:highlight w:val="yellow"/>
              </w:rPr>
              <w:t>script</w:t>
            </w:r>
            <w:r w:rsidRPr="00E57B51">
              <w:rPr>
                <w:rFonts w:eastAsia="Times New Roman" w:cstheme="minorHAnsi"/>
                <w:color w:val="008080"/>
                <w:sz w:val="20"/>
                <w:szCs w:val="20"/>
                <w:highlight w:val="yellow"/>
              </w:rPr>
              <w:t>&gt;</w:t>
            </w:r>
          </w:p>
          <w:p w:rsidR="00025B82" w:rsidRPr="00E57B51" w:rsidRDefault="001A2524" w:rsidP="001A2524">
            <w:pPr>
              <w:autoSpaceDE w:val="0"/>
              <w:autoSpaceDN w:val="0"/>
              <w:adjustRightInd w:val="0"/>
              <w:spacing w:after="0" w:line="240" w:lineRule="auto"/>
              <w:rPr>
                <w:rFonts w:cstheme="minorHAnsi"/>
                <w:bCs/>
                <w:color w:val="000000" w:themeColor="text1"/>
              </w:rPr>
            </w:pPr>
            <w:r w:rsidRPr="00E57B51">
              <w:rPr>
                <w:rFonts w:eastAsia="Times New Roman" w:cstheme="minorHAnsi"/>
                <w:color w:val="008080"/>
                <w:sz w:val="20"/>
                <w:szCs w:val="20"/>
                <w:highlight w:val="yellow"/>
              </w:rPr>
              <w:t>&lt;/</w:t>
            </w:r>
            <w:r w:rsidRPr="00E57B51">
              <w:rPr>
                <w:rFonts w:eastAsia="Times New Roman" w:cstheme="minorHAnsi"/>
                <w:color w:val="3F7F7F"/>
                <w:sz w:val="20"/>
                <w:szCs w:val="20"/>
                <w:highlight w:val="yellow"/>
              </w:rPr>
              <w:t>isif</w:t>
            </w:r>
            <w:r w:rsidRPr="00E57B51">
              <w:rPr>
                <w:rFonts w:eastAsia="Times New Roman" w:cstheme="minorHAnsi"/>
                <w:color w:val="008080"/>
                <w:sz w:val="20"/>
                <w:szCs w:val="20"/>
                <w:highlight w:val="yellow"/>
              </w:rPr>
              <w:t>&gt;</w:t>
            </w:r>
          </w:p>
        </w:tc>
      </w:tr>
    </w:tbl>
    <w:p w:rsidR="00025B82" w:rsidRDefault="00025B82"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summary.isml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Changes have been made in this file to load Klarna widget on summary page and other conditions to display Place Order and Edit button for other payment methods except Klarna.</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1A2524" w:rsidP="001A2524">
            <w:pPr>
              <w:pStyle w:val="Body"/>
              <w:rPr>
                <w:rFonts w:asciiTheme="minorHAnsi" w:hAnsiTheme="minorHAnsi" w:cstheme="minorBidi"/>
                <w:bCs/>
                <w:color w:val="000000" w:themeColor="text1"/>
                <w:sz w:val="22"/>
                <w:szCs w:val="22"/>
              </w:rPr>
            </w:pPr>
            <w:r>
              <w:rPr>
                <w:bCs/>
                <w:color w:val="000000" w:themeColor="text1"/>
              </w:rPr>
              <w:t xml:space="preserve"> </w:t>
            </w:r>
            <w:r w:rsidR="00E57B51" w:rsidRPr="00E22248">
              <w:rPr>
                <w:rFonts w:asciiTheme="minorHAnsi" w:hAnsiTheme="minorHAnsi" w:cstheme="minorBidi"/>
                <w:bCs/>
                <w:color w:val="000000" w:themeColor="text1"/>
                <w:sz w:val="22"/>
                <w:szCs w:val="22"/>
                <w:highlight w:val="yellow"/>
              </w:rPr>
              <w:t xml:space="preserve">Please refer to the changes mentioned </w:t>
            </w:r>
            <w:r w:rsidR="00E57B51">
              <w:rPr>
                <w:rFonts w:asciiTheme="minorHAnsi" w:hAnsiTheme="minorHAnsi" w:cstheme="minorBidi"/>
                <w:bCs/>
                <w:color w:val="000000" w:themeColor="text1"/>
                <w:sz w:val="22"/>
                <w:szCs w:val="22"/>
                <w:highlight w:val="yellow"/>
              </w:rPr>
              <w:t xml:space="preserve"> under custom code – generic section- &gt; summary.isml</w:t>
            </w:r>
          </w:p>
        </w:tc>
      </w:tr>
    </w:tbl>
    <w:p w:rsidR="00025B82" w:rsidRDefault="00025B82" w:rsidP="00025B82">
      <w:pPr>
        <w:pStyle w:val="Body"/>
        <w:rPr>
          <w:rFonts w:asciiTheme="minorHAnsi" w:hAnsiTheme="minorHAnsi" w:cstheme="minorBidi"/>
          <w:bCs/>
          <w:color w:val="000000" w:themeColor="text1"/>
          <w:sz w:val="22"/>
          <w:szCs w:val="22"/>
        </w:rPr>
      </w:pPr>
    </w:p>
    <w:p w:rsidR="00025B82" w:rsidRPr="008A4D31" w:rsidRDefault="00025B82" w:rsidP="00025B82">
      <w:pPr>
        <w:pStyle w:val="Heading3"/>
        <w:spacing w:before="0" w:after="0"/>
        <w:rPr>
          <w:rFonts w:asciiTheme="minorHAnsi" w:hAnsiTheme="minorHAnsi"/>
        </w:rPr>
      </w:pPr>
      <w:bookmarkStart w:id="787" w:name="_Toc492911326"/>
      <w:r>
        <w:rPr>
          <w:rFonts w:asciiTheme="minorHAnsi" w:hAnsiTheme="minorHAnsi"/>
        </w:rPr>
        <w:t>Bank Transfer</w:t>
      </w:r>
      <w:bookmarkEnd w:id="787"/>
    </w:p>
    <w:p w:rsidR="00025B82" w:rsidRDefault="00E57B51" w:rsidP="00025B82">
      <w:pPr>
        <w:pStyle w:val="Heading5"/>
        <w:rPr>
          <w:rFonts w:asciiTheme="minorHAnsi" w:hAnsiTheme="minorHAnsi"/>
        </w:rPr>
      </w:pPr>
      <w:r>
        <w:rPr>
          <w:rFonts w:asciiTheme="minorHAnsi" w:hAnsiTheme="minorHAnsi"/>
        </w:rPr>
        <w:t xml:space="preserve">Controller - </w:t>
      </w:r>
      <w:r w:rsidR="00025B82">
        <w:rPr>
          <w:rFonts w:asciiTheme="minorHAnsi" w:hAnsiTheme="minorHAnsi"/>
        </w:rPr>
        <w:t>hooks.json</w:t>
      </w:r>
    </w:p>
    <w:p w:rsidR="00025B82" w:rsidRPr="00E33D85" w:rsidRDefault="00025B82" w:rsidP="005C1822">
      <w:pPr>
        <w:pStyle w:val="BodyText"/>
        <w:numPr>
          <w:ilvl w:val="0"/>
          <w:numId w:val="67"/>
        </w:numPr>
      </w:pPr>
      <w:r w:rsidRPr="00E33D85">
        <w:t xml:space="preserve">Add a hook for payment processor as </w:t>
      </w:r>
      <w:r>
        <w:t>KLARNA_CREDIT</w:t>
      </w:r>
      <w:r w:rsidRPr="00E33D85">
        <w:t xml:space="preserve">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025B82" w:rsidRPr="00E33D85" w:rsidTr="00B7432F">
        <w:tc>
          <w:tcPr>
            <w:tcW w:w="9936" w:type="dxa"/>
          </w:tcPr>
          <w:p w:rsidR="00025B82" w:rsidRPr="003A245C" w:rsidRDefault="00025B82" w:rsidP="00B7432F">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"app.payment.processor.BANK_TRANSFER"</w:t>
            </w:r>
            <w:r w:rsidRPr="003A245C">
              <w:rPr>
                <w:rFonts w:eastAsia="Times New Roman" w:cs="Consolas"/>
                <w:color w:val="000000"/>
                <w:sz w:val="20"/>
                <w:szCs w:val="20"/>
                <w:highlight w:val="white"/>
              </w:rPr>
              <w:t>,</w:t>
            </w:r>
          </w:p>
          <w:p w:rsidR="00025B82" w:rsidRPr="003A245C" w:rsidRDefault="00025B82" w:rsidP="00B7432F">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"./../../../int_cybersource_controllers/cartridge/scripts/payment/processor/BANK_TRANSFER"</w:t>
            </w:r>
          </w:p>
          <w:p w:rsidR="00025B82" w:rsidRPr="008A4D31" w:rsidRDefault="00F278B7" w:rsidP="00B7432F">
            <w:pPr>
              <w:autoSpaceDE w:val="0"/>
              <w:autoSpaceDN w:val="0"/>
              <w:adjustRightInd w:val="0"/>
              <w:spacing w:after="0" w:line="240" w:lineRule="auto"/>
              <w:rPr>
                <w:rFonts w:ascii="Consolas" w:eastAsia="Times New Roman" w:hAnsi="Consolas" w:cs="Consolas"/>
                <w:sz w:val="20"/>
                <w:szCs w:val="20"/>
              </w:rPr>
            </w:pPr>
            <w:r>
              <w:rPr>
                <w:rFonts w:eastAsia="Times New Roman" w:cs="Consolas"/>
                <w:color w:val="0000FF"/>
                <w:sz w:val="20"/>
                <w:szCs w:val="20"/>
                <w:highlight w:val="white"/>
              </w:rPr>
              <w:tab/>
            </w:r>
            <w:r>
              <w:rPr>
                <w:rFonts w:eastAsia="Times New Roman" w:cs="Consolas"/>
                <w:color w:val="0000FF"/>
                <w:sz w:val="20"/>
                <w:szCs w:val="20"/>
                <w:highlight w:val="white"/>
              </w:rPr>
              <w:tab/>
              <w:t>}</w:t>
            </w:r>
          </w:p>
        </w:tc>
      </w:tr>
    </w:tbl>
    <w:p w:rsidR="00025B82" w:rsidRDefault="00025B82" w:rsidP="00025B82">
      <w:pPr>
        <w:pStyle w:val="Heading5"/>
        <w:rPr>
          <w:rFonts w:asciiTheme="minorHAnsi" w:hAnsiTheme="minorHAnsi"/>
        </w:rPr>
      </w:pPr>
      <w:r>
        <w:rPr>
          <w:rFonts w:asciiTheme="minorHAnsi" w:hAnsiTheme="minorHAnsi"/>
        </w:rPr>
        <w:t>billing.xml</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form fields for BIC and Bank List</w:t>
      </w:r>
    </w:p>
    <w:tbl>
      <w:tblPr>
        <w:tblStyle w:val="TableGrid"/>
        <w:tblW w:w="0" w:type="auto"/>
        <w:tblLook w:val="04A0" w:firstRow="1" w:lastRow="0" w:firstColumn="1" w:lastColumn="0" w:noHBand="0" w:noVBand="1"/>
      </w:tblPr>
      <w:tblGrid>
        <w:gridCol w:w="10296"/>
      </w:tblGrid>
      <w:tr w:rsidR="00025B82" w:rsidTr="00B7432F">
        <w:tc>
          <w:tcPr>
            <w:tcW w:w="10296" w:type="dxa"/>
          </w:tcPr>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Pr>
                <w:bCs/>
                <w:color w:val="000000" w:themeColor="text1"/>
              </w:rPr>
              <w:t xml:space="preserve"> </w:t>
            </w:r>
            <w:r w:rsidRPr="001254BD">
              <w:rPr>
                <w:rFonts w:eastAsia="Times New Roman" w:cs="Consolas"/>
                <w:color w:val="0000FF"/>
                <w:sz w:val="20"/>
                <w:szCs w:val="20"/>
              </w:rPr>
              <w:t>&lt;group formid="paymentMethods"&gt;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 xml:space="preserve">&lt;!--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the selected payment method, e.g. "CREDIT_CARD" or "PayPal", this field is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 xml:space="preserve">used to transport the payment method selection; validations then can be </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made on the proper form group which defines the actual payment method attributes</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--&gt;</w:t>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1254BD">
              <w:rPr>
                <w:rFonts w:eastAsia="Times New Roman" w:cs="Consolas"/>
                <w:color w:val="0000FF"/>
                <w:sz w:val="20"/>
                <w:szCs w:val="20"/>
              </w:rPr>
              <w:tab/>
            </w:r>
            <w:r w:rsidRPr="001254BD">
              <w:rPr>
                <w:rFonts w:eastAsia="Times New Roman" w:cs="Consolas"/>
                <w:color w:val="0000FF"/>
                <w:sz w:val="20"/>
                <w:szCs w:val="20"/>
              </w:rPr>
              <w:tab/>
            </w:r>
            <w:r w:rsidRPr="00F278B7">
              <w:rPr>
                <w:rFonts w:eastAsia="Times New Roman" w:cs="Consolas"/>
                <w:color w:val="0000FF"/>
                <w:sz w:val="20"/>
                <w:szCs w:val="20"/>
                <w:highlight w:val="yellow"/>
              </w:rPr>
              <w:t xml:space="preserve">&lt;field formid="bankListSelection" label="payment.bankselection"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missing-error="payment.bankselectionerorr" value-error="payment.bankselectionerorr" /&gt;</w:t>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p>
          <w:p w:rsidR="001A2524" w:rsidRPr="00F278B7" w:rsidRDefault="001A2524" w:rsidP="001A2524">
            <w:pPr>
              <w:autoSpaceDE w:val="0"/>
              <w:autoSpaceDN w:val="0"/>
              <w:adjustRightInd w:val="0"/>
              <w:spacing w:after="0" w:line="240" w:lineRule="auto"/>
              <w:rPr>
                <w:rFonts w:eastAsia="Times New Roman" w:cs="Consolas"/>
                <w:color w:val="0000FF"/>
                <w:sz w:val="20"/>
                <w:szCs w:val="20"/>
                <w:highlight w:val="yellow"/>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 xml:space="preserve">&lt;field formid="bicNumber" label="payment.bicnumber" type="string" mandatory="false" </w:t>
            </w:r>
          </w:p>
          <w:p w:rsidR="001A2524" w:rsidRPr="00F278B7" w:rsidRDefault="001A2524" w:rsidP="001A2524">
            <w:pPr>
              <w:autoSpaceDE w:val="0"/>
              <w:autoSpaceDN w:val="0"/>
              <w:adjustRightInd w:val="0"/>
              <w:spacing w:after="0" w:line="240" w:lineRule="auto"/>
              <w:rPr>
                <w:rFonts w:eastAsia="Times New Roman" w:cs="Consolas"/>
                <w:color w:val="0000FF"/>
                <w:sz w:val="20"/>
                <w:szCs w:val="20"/>
              </w:rPr>
            </w:pP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r>
            <w:r w:rsidRPr="00F278B7">
              <w:rPr>
                <w:rFonts w:eastAsia="Times New Roman" w:cs="Consolas"/>
                <w:color w:val="0000FF"/>
                <w:sz w:val="20"/>
                <w:szCs w:val="20"/>
                <w:highlight w:val="yellow"/>
              </w:rPr>
              <w:tab/>
              <w:t>missing-error="payment.bicnumbererror" value-error="payment.bicnumbererror"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 formid="selectedPaymentMethodID" type="string" default-value="CREDIT_CARD"&gt;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&lt;options optionid-binding="ID" value-binding="ID" label-binding="name"/&gt;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&lt;/field&gt;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list of available credit cards to select from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 formid="creditCardList"&gt;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 action for actually selecting the credit card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t>&lt;action formid="useThisCreditCard" valid-form="false"/&gt;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&lt;/list&gt;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CreditCard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&lt;include formid="creditCard" name="creditcard"/&gt;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r w:rsidRPr="001254BD">
              <w:rPr>
                <w:rFonts w:eastAsia="Times New Roman" w:cs="Consolas"/>
                <w:color w:val="0000FF"/>
                <w:sz w:val="20"/>
                <w:szCs w:val="20"/>
              </w:rPr>
              <w:tab/>
              <w:t>&lt;!-- fields for BML selection --&gt;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lastRenderedPageBreak/>
              <w:tab/>
            </w:r>
            <w:r w:rsidRPr="001254BD">
              <w:rPr>
                <w:rFonts w:eastAsia="Times New Roman" w:cs="Consolas"/>
                <w:color w:val="0000FF"/>
                <w:sz w:val="20"/>
                <w:szCs w:val="20"/>
              </w:rPr>
              <w:tab/>
              <w:t>&lt;include formid="bml" name="bml"/&gt;</w:t>
            </w:r>
          </w:p>
          <w:p w:rsidR="001A2524" w:rsidRPr="001254BD" w:rsidRDefault="001A2524" w:rsidP="001A2524">
            <w:pPr>
              <w:autoSpaceDE w:val="0"/>
              <w:autoSpaceDN w:val="0"/>
              <w:adjustRightInd w:val="0"/>
              <w:spacing w:after="0" w:line="240" w:lineRule="auto"/>
              <w:rPr>
                <w:rFonts w:eastAsia="Times New Roman" w:cs="Consolas"/>
                <w:color w:val="0000FF"/>
                <w:sz w:val="20"/>
                <w:szCs w:val="20"/>
              </w:rPr>
            </w:pPr>
            <w:r w:rsidRPr="001254BD">
              <w:rPr>
                <w:rFonts w:eastAsia="Times New Roman" w:cs="Consolas"/>
                <w:color w:val="0000FF"/>
                <w:sz w:val="20"/>
                <w:szCs w:val="20"/>
              </w:rPr>
              <w:tab/>
            </w:r>
          </w:p>
          <w:p w:rsidR="00025B82" w:rsidRDefault="001A2524" w:rsidP="001A2524">
            <w:pPr>
              <w:autoSpaceDE w:val="0"/>
              <w:autoSpaceDN w:val="0"/>
              <w:adjustRightInd w:val="0"/>
              <w:spacing w:after="0" w:line="240" w:lineRule="auto"/>
              <w:rPr>
                <w:bCs/>
                <w:color w:val="000000" w:themeColor="text1"/>
              </w:rPr>
            </w:pPr>
            <w:r w:rsidRPr="001254BD">
              <w:rPr>
                <w:rFonts w:eastAsia="Times New Roman" w:cs="Consolas"/>
                <w:color w:val="0000FF"/>
                <w:sz w:val="20"/>
                <w:szCs w:val="20"/>
              </w:rPr>
              <w:tab/>
              <w:t>&lt;/group&gt;</w:t>
            </w:r>
          </w:p>
        </w:tc>
      </w:tr>
    </w:tbl>
    <w:p w:rsidR="00025B82" w:rsidRDefault="00025B82" w:rsidP="00025B82">
      <w:pPr>
        <w:pStyle w:val="Body"/>
        <w:rPr>
          <w:rFonts w:asciiTheme="minorHAnsi" w:hAnsiTheme="minorHAnsi" w:cstheme="minorBidi"/>
          <w:bCs/>
          <w:color w:val="000000" w:themeColor="text1"/>
          <w:sz w:val="22"/>
          <w:szCs w:val="22"/>
        </w:rPr>
      </w:pPr>
    </w:p>
    <w:p w:rsidR="006900F6" w:rsidRDefault="004B25DD" w:rsidP="006900F6">
      <w:pPr>
        <w:pStyle w:val="Heading5"/>
        <w:rPr>
          <w:rFonts w:asciiTheme="minorHAnsi" w:hAnsiTheme="minorHAnsi"/>
        </w:rPr>
      </w:pPr>
      <w:r>
        <w:rPr>
          <w:rFonts w:asciiTheme="minorHAnsi" w:hAnsiTheme="minorHAnsi"/>
        </w:rPr>
        <w:t>p</w:t>
      </w:r>
      <w:r w:rsidR="00EC78A1">
        <w:rPr>
          <w:rFonts w:asciiTheme="minorHAnsi" w:hAnsiTheme="minorHAnsi"/>
        </w:rPr>
        <w:t>aymentmethods.isml</w:t>
      </w:r>
    </w:p>
    <w:p w:rsidR="006900F6" w:rsidRDefault="006900F6"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 xml:space="preserve">Add </w:t>
      </w:r>
      <w:r w:rsidR="00EC78A1">
        <w:rPr>
          <w:rFonts w:asciiTheme="minorHAnsi" w:hAnsiTheme="minorHAnsi" w:cstheme="minorBidi"/>
          <w:bCs/>
          <w:color w:val="000000" w:themeColor="text1"/>
          <w:sz w:val="22"/>
          <w:szCs w:val="22"/>
        </w:rPr>
        <w:t>condition to handle bank transfer payment method on billing page</w:t>
      </w:r>
      <w:r w:rsidR="004B25DD">
        <w:rPr>
          <w:rFonts w:asciiTheme="minorHAnsi" w:hAnsiTheme="minorHAnsi" w:cstheme="minorBidi"/>
          <w:bCs/>
          <w:color w:val="000000" w:themeColor="text1"/>
          <w:sz w:val="22"/>
          <w:szCs w:val="22"/>
        </w:rPr>
        <w:t xml:space="preserve"> present at </w:t>
      </w:r>
      <w:r w:rsidR="004B25DD" w:rsidRPr="004B25DD">
        <w:rPr>
          <w:rFonts w:asciiTheme="minorHAnsi" w:hAnsiTheme="minorHAnsi" w:cstheme="minorBidi"/>
          <w:bCs/>
          <w:color w:val="000000" w:themeColor="text1"/>
          <w:sz w:val="22"/>
          <w:szCs w:val="22"/>
        </w:rPr>
        <w:t>checkout\billing\ path</w:t>
      </w:r>
    </w:p>
    <w:tbl>
      <w:tblPr>
        <w:tblStyle w:val="TableGrid"/>
        <w:tblW w:w="0" w:type="auto"/>
        <w:tblLook w:val="04A0" w:firstRow="1" w:lastRow="0" w:firstColumn="1" w:lastColumn="0" w:noHBand="0" w:noVBand="1"/>
      </w:tblPr>
      <w:tblGrid>
        <w:gridCol w:w="10296"/>
      </w:tblGrid>
      <w:tr w:rsidR="006900F6" w:rsidRPr="00D96F63" w:rsidTr="00B7432F">
        <w:tc>
          <w:tcPr>
            <w:tcW w:w="10296" w:type="dxa"/>
          </w:tcPr>
          <w:p w:rsidR="006900F6" w:rsidRPr="00D96F63" w:rsidRDefault="00D96F63" w:rsidP="00EC78A1">
            <w:pPr>
              <w:pStyle w:val="Body"/>
              <w:rPr>
                <w:rFonts w:asciiTheme="minorHAnsi" w:hAnsiTheme="minorHAnsi" w:cstheme="minorHAnsi"/>
                <w:bCs/>
                <w:color w:val="000000" w:themeColor="text1"/>
                <w:sz w:val="22"/>
                <w:szCs w:val="22"/>
              </w:rPr>
            </w:pPr>
            <w:r w:rsidRPr="00D96F63">
              <w:rPr>
                <w:rFonts w:asciiTheme="minorHAnsi" w:hAnsiTheme="minorHAnsi" w:cstheme="minorHAnsi"/>
                <w:sz w:val="22"/>
                <w:szCs w:val="22"/>
                <w:highlight w:val="yellow"/>
              </w:rPr>
              <w:t>Changes are aleady covered  under custom code &gt; generic section-&gt; paymentmethods.isml</w:t>
            </w:r>
          </w:p>
        </w:tc>
      </w:tr>
    </w:tbl>
    <w:p w:rsidR="006900F6" w:rsidRDefault="006900F6" w:rsidP="00025B82">
      <w:pPr>
        <w:pStyle w:val="Body"/>
        <w:rPr>
          <w:rFonts w:asciiTheme="minorHAnsi" w:hAnsiTheme="minorHAnsi" w:cstheme="minorBidi"/>
          <w:bCs/>
          <w:color w:val="000000" w:themeColor="text1"/>
          <w:sz w:val="22"/>
          <w:szCs w:val="22"/>
        </w:rPr>
      </w:pPr>
    </w:p>
    <w:p w:rsidR="00025B82" w:rsidRDefault="00025B82" w:rsidP="00025B82">
      <w:pPr>
        <w:pStyle w:val="Heading5"/>
        <w:rPr>
          <w:rFonts w:asciiTheme="minorHAnsi" w:hAnsiTheme="minorHAnsi"/>
        </w:rPr>
      </w:pPr>
      <w:r>
        <w:rPr>
          <w:rFonts w:asciiTheme="minorHAnsi" w:hAnsiTheme="minorHAnsi"/>
        </w:rPr>
        <w:t>forms.properties</w:t>
      </w:r>
    </w:p>
    <w:p w:rsidR="00025B82" w:rsidRDefault="00025B82" w:rsidP="00231B25">
      <w:pPr>
        <w:pStyle w:val="Body"/>
        <w:numPr>
          <w:ilvl w:val="0"/>
          <w:numId w:val="68"/>
        </w:numPr>
        <w:rPr>
          <w:rFonts w:asciiTheme="minorHAnsi" w:hAnsiTheme="minorHAnsi" w:cstheme="minorBidi"/>
          <w:bCs/>
          <w:color w:val="000000" w:themeColor="text1"/>
          <w:sz w:val="22"/>
          <w:szCs w:val="22"/>
        </w:rPr>
      </w:pPr>
      <w:r>
        <w:rPr>
          <w:rFonts w:asciiTheme="minorHAnsi" w:hAnsiTheme="minorHAnsi" w:cstheme="minorBidi"/>
          <w:bCs/>
          <w:color w:val="000000" w:themeColor="text1"/>
          <w:sz w:val="22"/>
          <w:szCs w:val="22"/>
        </w:rPr>
        <w:t>Add resource bundle value</w:t>
      </w:r>
    </w:p>
    <w:tbl>
      <w:tblPr>
        <w:tblStyle w:val="TableGrid"/>
        <w:tblW w:w="0" w:type="auto"/>
        <w:tblLook w:val="04A0" w:firstRow="1" w:lastRow="0" w:firstColumn="1" w:lastColumn="0" w:noHBand="0" w:noVBand="1"/>
      </w:tblPr>
      <w:tblGrid>
        <w:gridCol w:w="10296"/>
      </w:tblGrid>
      <w:tr w:rsidR="00025B82" w:rsidTr="00B7432F">
        <w:tc>
          <w:tcPr>
            <w:tcW w:w="10296" w:type="dxa"/>
          </w:tcPr>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payment.bankselectionerorr=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Select</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Bank</w:t>
            </w:r>
          </w:p>
          <w:p w:rsidR="00025B82" w:rsidRDefault="00025B82" w:rsidP="00B7432F">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u w:val="single"/>
              </w:rPr>
              <w:t>payment.</w:t>
            </w:r>
            <w:r>
              <w:rPr>
                <w:rFonts w:ascii="Consolas" w:eastAsia="Times New Roman" w:hAnsi="Consolas" w:cs="Consolas"/>
                <w:color w:val="000000"/>
                <w:sz w:val="20"/>
                <w:szCs w:val="20"/>
                <w:highlight w:val="lightGray"/>
                <w:u w:val="single"/>
              </w:rPr>
              <w:t>bic</w:t>
            </w:r>
            <w:r>
              <w:rPr>
                <w:rFonts w:ascii="Consolas" w:eastAsia="Times New Roman" w:hAnsi="Consolas" w:cs="Consolas"/>
                <w:color w:val="000000"/>
                <w:sz w:val="20"/>
                <w:szCs w:val="20"/>
                <w:u w:val="single"/>
              </w:rPr>
              <w:t>number</w:t>
            </w:r>
            <w:r>
              <w:rPr>
                <w:rFonts w:ascii="Consolas" w:eastAsia="Times New Roman" w:hAnsi="Consolas" w:cs="Consolas"/>
                <w:color w:val="000000"/>
                <w:sz w:val="20"/>
                <w:szCs w:val="20"/>
              </w:rPr>
              <w:t>=</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p w:rsidR="00025B82" w:rsidRDefault="00025B82" w:rsidP="00B7432F">
            <w:pPr>
              <w:pStyle w:val="Body"/>
              <w:rPr>
                <w:rFonts w:asciiTheme="minorHAnsi" w:hAnsiTheme="minorHAnsi" w:cstheme="minorBidi"/>
                <w:bCs/>
                <w:color w:val="000000" w:themeColor="text1"/>
                <w:sz w:val="22"/>
                <w:szCs w:val="22"/>
              </w:rPr>
            </w:pPr>
            <w:r>
              <w:rPr>
                <w:rFonts w:ascii="Consolas" w:eastAsia="Times New Roman" w:hAnsi="Consolas" w:cs="Consolas"/>
                <w:color w:val="000000"/>
                <w:sz w:val="20"/>
                <w:szCs w:val="20"/>
              </w:rPr>
              <w:t>payment.</w:t>
            </w:r>
            <w:r>
              <w:rPr>
                <w:rFonts w:ascii="Consolas" w:eastAsia="Times New Roman" w:hAnsi="Consolas" w:cs="Consolas"/>
                <w:color w:val="000000"/>
                <w:sz w:val="20"/>
                <w:szCs w:val="20"/>
                <w:highlight w:val="lightGray"/>
              </w:rPr>
              <w:t>bic</w:t>
            </w:r>
            <w:r>
              <w:rPr>
                <w:rFonts w:ascii="Consolas" w:eastAsia="Times New Roman" w:hAnsi="Consolas" w:cs="Consolas"/>
                <w:color w:val="000000"/>
                <w:sz w:val="20"/>
                <w:szCs w:val="20"/>
              </w:rPr>
              <w:t>numbererror=</w:t>
            </w:r>
            <w:r>
              <w:rPr>
                <w:rFonts w:ascii="Consolas" w:eastAsia="Times New Roman" w:hAnsi="Consolas" w:cs="Consolas"/>
                <w:color w:val="2A00FF"/>
                <w:sz w:val="20"/>
                <w:szCs w:val="20"/>
              </w:rPr>
              <w:t>Please</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Enter</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highlight w:val="lightGray"/>
              </w:rPr>
              <w:t>BIC</w:t>
            </w:r>
            <w:r w:rsidR="00EA613F">
              <w:rPr>
                <w:rFonts w:ascii="Consolas" w:eastAsia="Times New Roman" w:hAnsi="Consolas" w:cs="Consolas"/>
                <w:color w:val="2A00FF"/>
                <w:sz w:val="20"/>
                <w:szCs w:val="20"/>
              </w:rPr>
              <w:t xml:space="preserve"> </w:t>
            </w:r>
            <w:r>
              <w:rPr>
                <w:rFonts w:ascii="Consolas" w:eastAsia="Times New Roman" w:hAnsi="Consolas" w:cs="Consolas"/>
                <w:color w:val="2A00FF"/>
                <w:sz w:val="20"/>
                <w:szCs w:val="20"/>
              </w:rPr>
              <w:t>number</w:t>
            </w:r>
          </w:p>
        </w:tc>
      </w:tr>
    </w:tbl>
    <w:p w:rsidR="00747254" w:rsidRPr="00E33D85" w:rsidRDefault="00747254" w:rsidP="00747254">
      <w:pPr>
        <w:pStyle w:val="Heading3"/>
        <w:spacing w:before="0" w:after="0"/>
        <w:rPr>
          <w:rFonts w:asciiTheme="minorHAnsi" w:hAnsiTheme="minorHAnsi"/>
        </w:rPr>
      </w:pPr>
      <w:bookmarkStart w:id="788" w:name="_Toc492911327"/>
      <w:r w:rsidRPr="00E33D85">
        <w:rPr>
          <w:rFonts w:asciiTheme="minorHAnsi" w:hAnsiTheme="minorHAnsi"/>
        </w:rPr>
        <w:t>Alipay Authorization</w:t>
      </w:r>
      <w:bookmarkEnd w:id="788"/>
    </w:p>
    <w:p w:rsidR="00747254" w:rsidRPr="00E33D85" w:rsidRDefault="00747254" w:rsidP="003F4C2A">
      <w:pPr>
        <w:pStyle w:val="Heading4"/>
        <w:tabs>
          <w:tab w:val="left" w:pos="6480"/>
        </w:tabs>
        <w:rPr>
          <w:rFonts w:asciiTheme="minorHAnsi" w:hAnsiTheme="minorHAnsi"/>
        </w:rPr>
      </w:pPr>
      <w:r w:rsidRPr="00E33D85">
        <w:rPr>
          <w:rFonts w:asciiTheme="minorHAnsi" w:hAnsiTheme="minorHAnsi"/>
        </w:rPr>
        <w:t>ValidatePaymentInstruments.ds</w:t>
      </w:r>
      <w:r w:rsidR="003F4C2A" w:rsidRPr="00E33D85">
        <w:rPr>
          <w:rFonts w:asciiTheme="minorHAnsi" w:hAnsiTheme="minorHAnsi"/>
        </w:rPr>
        <w:tab/>
      </w:r>
    </w:p>
    <w:p w:rsidR="00F00529" w:rsidRDefault="00F00529" w:rsidP="005C1822">
      <w:pPr>
        <w:pStyle w:val="BodyText"/>
        <w:numPr>
          <w:ilvl w:val="0"/>
          <w:numId w:val="26"/>
        </w:numPr>
      </w:pPr>
      <w:r w:rsidRPr="00E33D85">
        <w:t xml:space="preserve">Replace the GIFT_CERTIFICATE payment instrument check </w:t>
      </w:r>
    </w:p>
    <w:tbl>
      <w:tblPr>
        <w:tblStyle w:val="TableGrid"/>
        <w:tblW w:w="0" w:type="auto"/>
        <w:tblLook w:val="04A0" w:firstRow="1" w:lastRow="0" w:firstColumn="1" w:lastColumn="0" w:noHBand="0" w:noVBand="1"/>
      </w:tblPr>
      <w:tblGrid>
        <w:gridCol w:w="10296"/>
      </w:tblGrid>
      <w:tr w:rsidR="009103E7" w:rsidTr="009103E7">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color w:val="3F7F5F"/>
                <w:sz w:val="20"/>
                <w:szCs w:val="20"/>
              </w:rPr>
              <w:t xml:space="preserve"> </w:t>
            </w:r>
            <w:r>
              <w:rPr>
                <w:rFonts w:eastAsia="Times New Roman" w:cs="Consolas"/>
                <w:b/>
                <w:bCs/>
                <w:color w:val="7F0055"/>
                <w:sz w:val="20"/>
                <w:szCs w:val="20"/>
              </w:rPr>
              <w:t>Add import</w:t>
            </w:r>
          </w:p>
          <w:p w:rsidR="004B7506" w:rsidRDefault="004B7506" w:rsidP="009103E7">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Pr="004B7506" w:rsidRDefault="004B7506" w:rsidP="009103E7">
            <w:pPr>
              <w:autoSpaceDE w:val="0"/>
              <w:autoSpaceDN w:val="0"/>
              <w:adjustRightInd w:val="0"/>
              <w:spacing w:after="0" w:line="240" w:lineRule="auto"/>
              <w:rPr>
                <w:rFonts w:eastAsia="Times New Roman" w:cs="Consolas"/>
                <w:color w:val="2A00FF"/>
                <w:sz w:val="20"/>
                <w:szCs w:val="20"/>
                <w:highlight w:val="yellow"/>
              </w:rPr>
            </w:pP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color w:val="3F7F5F"/>
                <w:sz w:val="20"/>
                <w:szCs w:val="20"/>
              </w:rPr>
              <w:t>// ignore gift certificate payment instruments</w:t>
            </w:r>
          </w:p>
          <w:p w:rsidR="009103E7" w:rsidRPr="009103E7" w:rsidRDefault="009103E7" w:rsidP="009103E7">
            <w:pPr>
              <w:autoSpaceDE w:val="0"/>
              <w:autoSpaceDN w:val="0"/>
              <w:adjustRightInd w:val="0"/>
              <w:spacing w:after="0" w:line="240" w:lineRule="auto"/>
              <w:rPr>
                <w:rFonts w:eastAsia="Times New Roman" w:cs="Consolas"/>
                <w:sz w:val="20"/>
                <w:szCs w:val="20"/>
              </w:rPr>
            </w:pPr>
            <w:r w:rsidRPr="009103E7">
              <w:rPr>
                <w:rFonts w:eastAsia="Times New Roman" w:cs="Consolas"/>
                <w:b/>
                <w:bCs/>
                <w:color w:val="7F0055"/>
                <w:sz w:val="20"/>
                <w:szCs w:val="20"/>
              </w:rPr>
              <w:t>if</w:t>
            </w:r>
            <w:r w:rsidRPr="009103E7">
              <w:rPr>
                <w:rFonts w:eastAsia="Times New Roman" w:cs="Consolas"/>
                <w:color w:val="000000"/>
                <w:sz w:val="20"/>
                <w:szCs w:val="20"/>
              </w:rPr>
              <w:t xml:space="preserve">(PaymentInstrument.METHOD_GIFT_CERTIFICATE.equals(pi.paymentMethod) </w:t>
            </w:r>
            <w:r w:rsidRPr="003606BA">
              <w:rPr>
                <w:rFonts w:eastAsia="Times New Roman" w:cs="Consolas"/>
                <w:color w:val="000000"/>
                <w:sz w:val="20"/>
                <w:szCs w:val="20"/>
                <w:highlight w:val="yellow"/>
              </w:rPr>
              <w:t>|| Resource.msg(</w:t>
            </w:r>
            <w:r w:rsidRPr="003606BA">
              <w:rPr>
                <w:rFonts w:eastAsia="Times New Roman" w:cs="Consolas"/>
                <w:color w:val="2A00FF"/>
                <w:sz w:val="20"/>
                <w:szCs w:val="20"/>
                <w:highlight w:val="yellow"/>
              </w:rPr>
              <w:t>"paymentmethodname.alipay"</w:t>
            </w:r>
            <w:r w:rsidRPr="003606BA">
              <w:rPr>
                <w:rFonts w:eastAsia="Times New Roman" w:cs="Consolas"/>
                <w:color w:val="000000"/>
                <w:sz w:val="20"/>
                <w:szCs w:val="20"/>
                <w:highlight w:val="yellow"/>
              </w:rPr>
              <w:t xml:space="preserve">, </w:t>
            </w:r>
            <w:r w:rsidRPr="003606BA">
              <w:rPr>
                <w:rFonts w:eastAsia="Times New Roman" w:cs="Consolas"/>
                <w:color w:val="2A00FF"/>
                <w:sz w:val="20"/>
                <w:szCs w:val="20"/>
                <w:highlight w:val="yellow"/>
              </w:rPr>
              <w:t>"cybersource"</w:t>
            </w:r>
            <w:r w:rsidRPr="003606BA">
              <w:rPr>
                <w:rFonts w:eastAsia="Times New Roman" w:cs="Consolas"/>
                <w:color w:val="000000"/>
                <w:sz w:val="20"/>
                <w:szCs w:val="20"/>
                <w:highlight w:val="yellow"/>
              </w:rPr>
              <w:t>, null).equals(pi.paymentMethod)</w:t>
            </w:r>
            <w:r w:rsidRPr="009103E7">
              <w:rPr>
                <w:rFonts w:eastAsia="Times New Roman" w:cs="Consolas"/>
                <w:color w:val="000000"/>
                <w:sz w:val="20"/>
                <w:szCs w:val="20"/>
              </w:rPr>
              <w:t>)</w:t>
            </w:r>
          </w:p>
          <w:p w:rsidR="009103E7" w:rsidRDefault="009103E7" w:rsidP="005C1822">
            <w:pPr>
              <w:pStyle w:val="BodyText"/>
            </w:pPr>
            <w:r w:rsidRPr="009103E7">
              <w:t xml:space="preserve">        {</w:t>
            </w:r>
          </w:p>
        </w:tc>
      </w:tr>
    </w:tbl>
    <w:p w:rsidR="009103E7" w:rsidRPr="00E33D85" w:rsidRDefault="009103E7" w:rsidP="005C1822">
      <w:pPr>
        <w:pStyle w:val="BodyText"/>
      </w:pPr>
    </w:p>
    <w:p w:rsidR="00292AAE" w:rsidRDefault="003A245C" w:rsidP="003A245C">
      <w:pPr>
        <w:pStyle w:val="Heading4"/>
        <w:rPr>
          <w:rFonts w:asciiTheme="minorHAnsi" w:hAnsiTheme="minorHAnsi"/>
        </w:rPr>
      </w:pPr>
      <w:r>
        <w:rPr>
          <w:rFonts w:asciiTheme="minorHAnsi" w:hAnsiTheme="minorHAnsi"/>
        </w:rPr>
        <w:t xml:space="preserve"> Hooks.json</w:t>
      </w:r>
    </w:p>
    <w:p w:rsidR="00747254" w:rsidRPr="00E33D85" w:rsidRDefault="00747254" w:rsidP="005C1822">
      <w:pPr>
        <w:pStyle w:val="BodyText"/>
        <w:numPr>
          <w:ilvl w:val="0"/>
          <w:numId w:val="67"/>
        </w:numPr>
      </w:pPr>
      <w:r w:rsidRPr="00E33D85">
        <w:t>Add a hook for payment processor as CYBERSOURCE_ALIPAY at the end  of hooks.json in cartridge app_storefront_controllers</w:t>
      </w:r>
    </w:p>
    <w:tbl>
      <w:tblPr>
        <w:tblStyle w:val="TableGrid"/>
        <w:tblW w:w="0" w:type="auto"/>
        <w:tblInd w:w="360" w:type="dxa"/>
        <w:tblLook w:val="04A0" w:firstRow="1" w:lastRow="0" w:firstColumn="1" w:lastColumn="0" w:noHBand="0" w:noVBand="1"/>
      </w:tblPr>
      <w:tblGrid>
        <w:gridCol w:w="9936"/>
      </w:tblGrid>
      <w:tr w:rsidR="00747254" w:rsidRPr="00E33D85" w:rsidTr="00292AAE">
        <w:tc>
          <w:tcPr>
            <w:tcW w:w="9936" w:type="dxa"/>
          </w:tcPr>
          <w:p w:rsidR="00E50646" w:rsidRPr="00E50646" w:rsidRDefault="00E50646" w:rsidP="00E50646">
            <w:pPr>
              <w:autoSpaceDE w:val="0"/>
              <w:autoSpaceDN w:val="0"/>
              <w:adjustRightInd w:val="0"/>
              <w:spacing w:after="0" w:line="240" w:lineRule="auto"/>
              <w:ind w:left="720"/>
              <w:rPr>
                <w:rFonts w:ascii="Consolas" w:eastAsia="Times New Roman" w:hAnsi="Consolas" w:cs="Consolas"/>
                <w:sz w:val="20"/>
                <w:szCs w:val="20"/>
              </w:rPr>
            </w:pPr>
            <w:r w:rsidRPr="00E50646">
              <w:rPr>
                <w:rFonts w:ascii="Consolas" w:eastAsia="Times New Roman" w:hAnsi="Consolas"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"app.payment.processor.CYBERSOURCE_ALIPAY"</w:t>
            </w:r>
            <w:r w:rsidRPr="003A245C">
              <w:rPr>
                <w:rFonts w:eastAsia="Times New Roman" w:cs="Consolas"/>
                <w:color w:val="000000"/>
                <w:sz w:val="20"/>
                <w:szCs w:val="20"/>
                <w:highlight w:val="white"/>
              </w:rPr>
              <w:t>,</w:t>
            </w:r>
          </w:p>
          <w:p w:rsidR="00E50646" w:rsidRPr="003A245C" w:rsidRDefault="00E50646" w:rsidP="00E50646">
            <w:pPr>
              <w:autoSpaceDE w:val="0"/>
              <w:autoSpaceDN w:val="0"/>
              <w:adjustRightInd w:val="0"/>
              <w:spacing w:after="0" w:line="240" w:lineRule="auto"/>
              <w:ind w:left="720"/>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"./../../../int_cybersource_controllers/cartridge/scripts/payment/processor/CYBERSOURCE_ALIPAY"</w:t>
            </w:r>
          </w:p>
          <w:p w:rsidR="00747254" w:rsidRPr="00E33D85" w:rsidRDefault="00E50646" w:rsidP="005C1822">
            <w:pPr>
              <w:pStyle w:val="BodyText"/>
            </w:pPr>
            <w:r w:rsidRPr="003A245C">
              <w:rPr>
                <w:highlight w:val="white"/>
              </w:rPr>
              <w:t>}</w:t>
            </w:r>
          </w:p>
        </w:tc>
      </w:tr>
    </w:tbl>
    <w:p w:rsidR="00292AAE" w:rsidRDefault="00292AAE" w:rsidP="003A245C">
      <w:pPr>
        <w:pStyle w:val="Heading4"/>
        <w:rPr>
          <w:rFonts w:asciiTheme="minorHAnsi" w:hAnsiTheme="minorHAnsi"/>
        </w:rPr>
      </w:pPr>
      <w:r>
        <w:rPr>
          <w:rFonts w:asciiTheme="minorHAnsi" w:hAnsiTheme="minorHAnsi"/>
        </w:rPr>
        <w:t>COPlaceOrder.js</w:t>
      </w:r>
    </w:p>
    <w:p w:rsidR="004428E2" w:rsidRDefault="00F278B7" w:rsidP="00231B25">
      <w:pPr>
        <w:pStyle w:val="Body"/>
        <w:numPr>
          <w:ilvl w:val="0"/>
          <w:numId w:val="68"/>
        </w:numPr>
        <w:rPr>
          <w:rFonts w:asciiTheme="minorHAnsi" w:hAnsiTheme="minorHAnsi" w:cstheme="minorBidi"/>
          <w:bCs/>
          <w:color w:val="000000" w:themeColor="text1"/>
          <w:sz w:val="22"/>
          <w:szCs w:val="22"/>
        </w:rPr>
      </w:pPr>
      <w:r w:rsidRPr="00250FBB">
        <w:rPr>
          <w:rFonts w:asciiTheme="minorHAnsi" w:hAnsiTheme="minorHAnsi" w:cstheme="minorBidi"/>
          <w:bCs/>
          <w:color w:val="000000" w:themeColor="text1"/>
          <w:sz w:val="22"/>
          <w:szCs w:val="22"/>
        </w:rPr>
        <w:t>[Note: Below snipped is for reference purpose only, changes are al</w:t>
      </w:r>
      <w:r w:rsidR="004F45AB">
        <w:rPr>
          <w:rFonts w:asciiTheme="minorHAnsi" w:hAnsiTheme="minorHAnsi" w:cstheme="minorBidi"/>
          <w:bCs/>
          <w:color w:val="000000" w:themeColor="text1"/>
          <w:sz w:val="22"/>
          <w:szCs w:val="22"/>
        </w:rPr>
        <w:t>r</w:t>
      </w:r>
      <w:r w:rsidRPr="00250FBB">
        <w:rPr>
          <w:rFonts w:asciiTheme="minorHAnsi" w:hAnsiTheme="minorHAnsi" w:cstheme="minorBidi"/>
          <w:bCs/>
          <w:color w:val="000000" w:themeColor="text1"/>
          <w:sz w:val="22"/>
          <w:szCs w:val="22"/>
        </w:rPr>
        <w:t>eady covered under custom code &gt; generic section -&gt;</w:t>
      </w:r>
      <w:r>
        <w:rPr>
          <w:rFonts w:asciiTheme="minorHAnsi" w:hAnsiTheme="minorHAnsi" w:cstheme="minorBidi"/>
          <w:bCs/>
          <w:color w:val="000000" w:themeColor="text1"/>
          <w:sz w:val="22"/>
          <w:szCs w:val="22"/>
        </w:rPr>
        <w:t>C</w:t>
      </w:r>
      <w:r w:rsidRPr="00250FBB">
        <w:rPr>
          <w:rFonts w:asciiTheme="minorHAnsi" w:hAnsiTheme="minorHAnsi" w:cstheme="minorBidi"/>
          <w:bCs/>
          <w:color w:val="000000" w:themeColor="text1"/>
          <w:sz w:val="22"/>
          <w:szCs w:val="22"/>
        </w:rPr>
        <w:t>OPlaceOrder.js]</w:t>
      </w:r>
      <w:r>
        <w:rPr>
          <w:rFonts w:asciiTheme="minorHAnsi" w:hAnsiTheme="minorHAnsi" w:cstheme="minorBidi"/>
          <w:bCs/>
          <w:color w:val="000000" w:themeColor="text1"/>
          <w:sz w:val="22"/>
          <w:szCs w:val="22"/>
        </w:rPr>
        <w:t>.</w:t>
      </w:r>
    </w:p>
    <w:tbl>
      <w:tblPr>
        <w:tblStyle w:val="TableGrid"/>
        <w:tblW w:w="0" w:type="auto"/>
        <w:tblLook w:val="04A0" w:firstRow="1" w:lastRow="0" w:firstColumn="1" w:lastColumn="0" w:noHBand="0" w:noVBand="1"/>
      </w:tblPr>
      <w:tblGrid>
        <w:gridCol w:w="10296"/>
      </w:tblGrid>
      <w:tr w:rsidR="00292AAE" w:rsidTr="00292AAE">
        <w:tc>
          <w:tcPr>
            <w:tcW w:w="10296" w:type="dxa"/>
          </w:tcPr>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lastRenderedPageBreak/>
              <w:t>var</w:t>
            </w:r>
            <w:r w:rsidRPr="00961E2E">
              <w:rPr>
                <w:rFonts w:eastAsia="Times New Roman" w:cs="Consolas"/>
                <w:color w:val="000000"/>
                <w:sz w:val="20"/>
                <w:szCs w:val="20"/>
              </w:rPr>
              <w:t xml:space="preserve"> handlePaymentsResult = handlePayments(order);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 (handlePaymentsResult.error)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t>session.custom.SkipTaxCalculation=</w:t>
            </w:r>
            <w:r w:rsidRPr="00961E2E">
              <w:rPr>
                <w:rFonts w:eastAsia="Times New Roman" w:cs="Consolas"/>
                <w:b/>
                <w:bCs/>
                <w:color w:val="7F0055"/>
                <w:sz w:val="20"/>
                <w:szCs w:val="20"/>
              </w:rPr>
              <w:t>false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return</w:t>
            </w:r>
            <w:r w:rsidRPr="00961E2E">
              <w:rPr>
                <w:rFonts w:eastAsia="Times New Roman" w:cs="Consolas"/>
                <w:color w:val="000000"/>
                <w:sz w:val="20"/>
                <w:szCs w:val="20"/>
              </w:rPr>
              <w:t xml:space="preserve"> Transaction.wrap(</w:t>
            </w:r>
            <w:r w:rsidRPr="00961E2E">
              <w:rPr>
                <w:rFonts w:eastAsia="Times New Roman" w:cs="Consolas"/>
                <w:b/>
                <w:bCs/>
                <w:color w:val="7F0055"/>
                <w:sz w:val="20"/>
                <w:szCs w:val="20"/>
              </w:rPr>
              <w:t>function</w:t>
            </w:r>
            <w:r w:rsidRPr="00961E2E">
              <w:rPr>
                <w:rFonts w:eastAsia="Times New Roman" w:cs="Consolas"/>
                <w:color w:val="000000"/>
                <w:sz w:val="20"/>
                <w:szCs w:val="20"/>
              </w:rPr>
              <w:t xml:space="preserve"> ()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OrderMgr.failOrder(order);</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return</w:t>
            </w: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error: </w:t>
            </w:r>
            <w:r w:rsidRPr="00961E2E">
              <w:rPr>
                <w:rFonts w:eastAsia="Times New Roman" w:cs="Consolas"/>
                <w:b/>
                <w:bCs/>
                <w:color w:val="7F0055"/>
                <w:sz w:val="20"/>
                <w:szCs w:val="20"/>
              </w:rPr>
              <w:t>true</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PlaceOrderError: </w:t>
            </w:r>
            <w:r w:rsidRPr="00961E2E">
              <w:rPr>
                <w:rFonts w:eastAsia="Times New Roman" w:cs="Consolas"/>
                <w:b/>
                <w:bCs/>
                <w:color w:val="7F0055"/>
                <w:sz w:val="20"/>
                <w:szCs w:val="20"/>
              </w:rPr>
              <w:t>new</w:t>
            </w:r>
            <w:r w:rsidRPr="00961E2E">
              <w:rPr>
                <w:rFonts w:eastAsia="Times New Roman" w:cs="Consolas"/>
                <w:color w:val="000000"/>
                <w:sz w:val="20"/>
                <w:szCs w:val="20"/>
              </w:rPr>
              <w:t xml:space="preserve"> Status(Status.ERROR, </w:t>
            </w:r>
            <w:r w:rsidRPr="00961E2E">
              <w:rPr>
                <w:rFonts w:eastAsia="Times New Roman" w:cs="Consolas"/>
                <w:color w:val="2A00FF"/>
                <w:sz w:val="20"/>
                <w:szCs w:val="20"/>
              </w:rPr>
              <w:t>'confirm.error.technical'</w:t>
            </w:r>
            <w:r w:rsidRPr="00961E2E">
              <w:rPr>
                <w:rFonts w:eastAsia="Times New Roman" w:cs="Consolas"/>
                <w:color w:val="000000"/>
                <w:sz w:val="20"/>
                <w:szCs w:val="20"/>
              </w:rPr>
              <w:t>)</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 xml:space="preserve">        });</w:t>
            </w:r>
          </w:p>
          <w:p w:rsidR="00292AAE" w:rsidRPr="00961E2E" w:rsidRDefault="00292AAE" w:rsidP="00292AAE">
            <w:pPr>
              <w:autoSpaceDE w:val="0"/>
              <w:autoSpaceDN w:val="0"/>
              <w:adjustRightInd w:val="0"/>
              <w:spacing w:after="0" w:line="240" w:lineRule="auto"/>
              <w:rPr>
                <w:rFonts w:eastAsia="Times New Roman" w:cs="Consolas"/>
                <w:sz w:val="20"/>
                <w:szCs w:val="20"/>
              </w:rPr>
            </w:pPr>
          </w:p>
          <w:p w:rsidR="00292AAE" w:rsidRPr="00961E2E" w:rsidRDefault="00292AAE" w:rsidP="00292AAE">
            <w:pPr>
              <w:autoSpaceDE w:val="0"/>
              <w:autoSpaceDN w:val="0"/>
              <w:adjustRightInd w:val="0"/>
              <w:spacing w:after="0" w:line="240" w:lineRule="auto"/>
              <w:rPr>
                <w:rFonts w:eastAsia="Times New Roman" w:cs="Consolas"/>
                <w:b/>
                <w:bCs/>
                <w:color w:val="7F0055"/>
                <w:sz w:val="20"/>
                <w:szCs w:val="20"/>
                <w:highlight w:val="yellow"/>
              </w:rPr>
            </w:pPr>
            <w:r w:rsidRPr="00961E2E">
              <w:rPr>
                <w:rFonts w:eastAsia="Times New Roman" w:cs="Consolas"/>
                <w:color w:val="000000"/>
                <w:sz w:val="20"/>
                <w:szCs w:val="20"/>
                <w:highlight w:val="yellow"/>
              </w:rPr>
              <w:t>}</w:t>
            </w:r>
            <w:r w:rsidRPr="00961E2E">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961E2E">
              <w:rPr>
                <w:rFonts w:eastAsia="Times New Roman" w:cs="Consolas"/>
                <w:b/>
                <w:bCs/>
                <w:color w:val="7F0055"/>
                <w:sz w:val="20"/>
                <w:szCs w:val="20"/>
                <w:highlight w:val="yellow"/>
              </w:rPr>
              <w:t>if</w:t>
            </w:r>
            <w:r w:rsidRPr="00961E2E">
              <w:rPr>
                <w:rFonts w:eastAsia="Times New Roman" w:cs="Consolas"/>
                <w:color w:val="000000"/>
                <w:sz w:val="20"/>
                <w:szCs w:val="20"/>
                <w:highlight w:val="yellow"/>
              </w:rPr>
              <w:t>(handlePaymentsResult.redirection){</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response.redirect(handlePaymentsResult.redirectionURL);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B16364" w:rsidRPr="00961E2E" w:rsidRDefault="00292AAE" w:rsidP="00B16364">
            <w:pPr>
              <w:autoSpaceDE w:val="0"/>
              <w:autoSpaceDN w:val="0"/>
              <w:adjustRightInd w:val="0"/>
              <w:spacing w:after="0" w:line="240" w:lineRule="auto"/>
              <w:rPr>
                <w:rFonts w:eastAsia="Times New Roman" w:cs="Consolas"/>
                <w:b/>
                <w:bCs/>
                <w:color w:val="7F0055"/>
                <w:sz w:val="20"/>
                <w:szCs w:val="20"/>
              </w:rPr>
            </w:pPr>
            <w:r w:rsidRPr="00961E2E">
              <w:rPr>
                <w:rFonts w:eastAsia="Times New Roman" w:cs="Consolas"/>
                <w:color w:val="000000"/>
                <w:sz w:val="20"/>
                <w:szCs w:val="20"/>
                <w:highlight w:val="yellow"/>
              </w:rPr>
              <w:t xml:space="preserve">     }</w:t>
            </w:r>
          </w:p>
          <w:p w:rsidR="00292AAE" w:rsidRPr="00961E2E" w:rsidRDefault="00B32948" w:rsidP="00292AAE">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e</w:t>
            </w:r>
            <w:r w:rsidR="00292AAE" w:rsidRPr="00961E2E">
              <w:rPr>
                <w:rFonts w:eastAsia="Times New Roman" w:cs="Consolas"/>
                <w:b/>
                <w:bCs/>
                <w:color w:val="7F0055"/>
                <w:sz w:val="20"/>
                <w:szCs w:val="20"/>
                <w:highlight w:val="yellow"/>
              </w:rPr>
              <w:t>lse</w:t>
            </w:r>
            <w:r w:rsidR="00F26E7A">
              <w:rPr>
                <w:rFonts w:eastAsia="Times New Roman" w:cs="Consolas"/>
                <w:b/>
                <w:bCs/>
                <w:color w:val="7F0055"/>
                <w:sz w:val="20"/>
                <w:szCs w:val="20"/>
                <w:highlight w:val="yellow"/>
              </w:rPr>
              <w:t xml:space="preserve"> </w:t>
            </w:r>
            <w:r w:rsidR="00292AAE" w:rsidRPr="00961E2E">
              <w:rPr>
                <w:rFonts w:eastAsia="Times New Roman" w:cs="Consolas"/>
                <w:b/>
                <w:bCs/>
                <w:color w:val="7F0055"/>
                <w:sz w:val="20"/>
                <w:szCs w:val="20"/>
                <w:highlight w:val="yellow"/>
              </w:rPr>
              <w:t>if</w:t>
            </w:r>
            <w:r w:rsidR="00292AAE" w:rsidRPr="00961E2E">
              <w:rPr>
                <w:rFonts w:eastAsia="Times New Roman" w:cs="Consolas"/>
                <w:color w:val="000000"/>
                <w:sz w:val="20"/>
                <w:szCs w:val="20"/>
                <w:highlight w:val="yellow"/>
              </w:rPr>
              <w:t>(handlePaymentsResult.intermediate){</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 xml:space="preserve">         app.getView({</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alipayReturnUrl : handlePaymentsResult.alipayReturnUrl</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t xml:space="preserve">        }).render(handlePaymentsResult.renderViewPath);</w:t>
            </w:r>
          </w:p>
          <w:p w:rsidR="00292AAE" w:rsidRPr="00961E2E" w:rsidRDefault="00292AAE" w:rsidP="00292AAE">
            <w:pPr>
              <w:autoSpaceDE w:val="0"/>
              <w:autoSpaceDN w:val="0"/>
              <w:adjustRightInd w:val="0"/>
              <w:spacing w:after="0" w:line="240" w:lineRule="auto"/>
              <w:rPr>
                <w:rFonts w:eastAsia="Times New Roman" w:cs="Consolas"/>
                <w:sz w:val="20"/>
                <w:szCs w:val="20"/>
                <w:highlight w:val="yellow"/>
              </w:rPr>
            </w:pPr>
            <w:r w:rsidRPr="00961E2E">
              <w:rPr>
                <w:rFonts w:eastAsia="Times New Roman" w:cs="Consolas"/>
                <w:color w:val="000000"/>
                <w:sz w:val="20"/>
                <w:szCs w:val="20"/>
                <w:highlight w:val="yellow"/>
              </w:rPr>
              <w:tab/>
            </w:r>
            <w:r w:rsidRPr="00961E2E">
              <w:rPr>
                <w:rFonts w:eastAsia="Times New Roman" w:cs="Consolas"/>
                <w:color w:val="000000"/>
                <w:sz w:val="20"/>
                <w:szCs w:val="20"/>
                <w:highlight w:val="yellow"/>
              </w:rPr>
              <w:tab/>
            </w:r>
            <w:r w:rsidRPr="00961E2E">
              <w:rPr>
                <w:rFonts w:eastAsia="Times New Roman" w:cs="Consolas"/>
                <w:b/>
                <w:bCs/>
                <w:color w:val="7F0055"/>
                <w:sz w:val="20"/>
                <w:szCs w:val="20"/>
                <w:highlight w:val="yellow"/>
              </w:rPr>
              <w:t>return</w:t>
            </w:r>
            <w:r w:rsidRPr="00961E2E">
              <w:rPr>
                <w:rFonts w:eastAsia="Times New Roman" w:cs="Consolas"/>
                <w:color w:val="000000"/>
                <w:sz w:val="20"/>
                <w:szCs w:val="20"/>
                <w:highlight w:val="yellow"/>
              </w:rPr>
              <w:t xml:space="preserve"> {};</w:t>
            </w:r>
          </w:p>
          <w:p w:rsidR="00292AAE" w:rsidRDefault="00292AAE" w:rsidP="00292AAE">
            <w:pPr>
              <w:pStyle w:val="Body"/>
              <w:rPr>
                <w:rFonts w:asciiTheme="minorHAnsi" w:hAnsiTheme="minorHAnsi" w:cstheme="minorBidi"/>
                <w:bCs/>
                <w:color w:val="000000" w:themeColor="text1"/>
                <w:sz w:val="22"/>
                <w:szCs w:val="22"/>
              </w:rPr>
            </w:pPr>
            <w:r w:rsidRPr="00961E2E">
              <w:rPr>
                <w:rFonts w:asciiTheme="minorHAnsi" w:eastAsia="Times New Roman" w:hAnsiTheme="minorHAnsi" w:cs="Consolas"/>
                <w:color w:val="000000"/>
                <w:sz w:val="20"/>
                <w:szCs w:val="20"/>
                <w:highlight w:val="yellow"/>
              </w:rPr>
              <w:t xml:space="preserve">     }</w:t>
            </w:r>
          </w:p>
        </w:tc>
      </w:tr>
    </w:tbl>
    <w:p w:rsidR="00292AAE" w:rsidRDefault="00292AAE" w:rsidP="00292AAE">
      <w:pPr>
        <w:pStyle w:val="Body"/>
        <w:rPr>
          <w:rFonts w:asciiTheme="minorHAnsi" w:hAnsiTheme="minorHAnsi" w:cstheme="minorBidi"/>
          <w:bCs/>
          <w:color w:val="000000" w:themeColor="text1"/>
          <w:sz w:val="22"/>
          <w:szCs w:val="22"/>
        </w:rPr>
      </w:pPr>
    </w:p>
    <w:p w:rsidR="00B16364" w:rsidRDefault="00B16364" w:rsidP="00B16364">
      <w:pPr>
        <w:pStyle w:val="Heading3"/>
      </w:pPr>
      <w:bookmarkStart w:id="789" w:name="_Toc492911328"/>
      <w:r>
        <w:t>PayPal Express &amp; PayPal Billing Agreement</w:t>
      </w:r>
      <w:bookmarkEnd w:id="789"/>
    </w:p>
    <w:p w:rsidR="002B595F" w:rsidRDefault="002B595F" w:rsidP="002B595F">
      <w:pPr>
        <w:pStyle w:val="Heading5"/>
        <w:rPr>
          <w:rFonts w:asciiTheme="minorHAnsi" w:hAnsiTheme="minorHAnsi"/>
        </w:rPr>
      </w:pPr>
      <w:r>
        <w:rPr>
          <w:rFonts w:asciiTheme="minorHAnsi" w:hAnsiTheme="minorHAnsi"/>
        </w:rPr>
        <w:t>Controller - hooks.json</w:t>
      </w:r>
    </w:p>
    <w:p w:rsidR="002B595F" w:rsidRPr="00E33D85" w:rsidRDefault="002B595F" w:rsidP="002B595F">
      <w:pPr>
        <w:pStyle w:val="BodyText"/>
        <w:numPr>
          <w:ilvl w:val="0"/>
          <w:numId w:val="67"/>
        </w:numPr>
      </w:pPr>
      <w:r w:rsidRPr="00E33D85">
        <w:t xml:space="preserve">Add a hook for payment processor as </w:t>
      </w:r>
      <w:r>
        <w:t>PAYPAL_EXPRESS</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2B595F" w:rsidRPr="00E33D85" w:rsidTr="001F46A6">
        <w:tc>
          <w:tcPr>
            <w:tcW w:w="10278" w:type="dxa"/>
          </w:tcPr>
          <w:p w:rsidR="002B595F" w:rsidRPr="003A245C" w:rsidRDefault="002B595F" w:rsidP="001F46A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w:t>
            </w:r>
            <w:r>
              <w:rPr>
                <w:rFonts w:eastAsia="Times New Roman" w:cs="Consolas"/>
                <w:color w:val="0000FF"/>
                <w:sz w:val="20"/>
                <w:szCs w:val="20"/>
                <w:highlight w:val="white"/>
              </w:rPr>
              <w:t>PAYPAL_EXPRESS</w:t>
            </w:r>
            <w:r w:rsidRPr="003A245C">
              <w:rPr>
                <w:rFonts w:eastAsia="Times New Roman" w:cs="Consolas"/>
                <w:color w:val="0000FF"/>
                <w:sz w:val="20"/>
                <w:szCs w:val="20"/>
                <w:highlight w:val="white"/>
              </w:rPr>
              <w:t>"</w:t>
            </w:r>
            <w:r w:rsidRPr="003A245C">
              <w:rPr>
                <w:rFonts w:eastAsia="Times New Roman" w:cs="Consolas"/>
                <w:color w:val="000000"/>
                <w:sz w:val="20"/>
                <w:szCs w:val="20"/>
                <w:highlight w:val="white"/>
              </w:rPr>
              <w:t>,</w:t>
            </w:r>
          </w:p>
          <w:p w:rsidR="002B595F" w:rsidRPr="003A245C" w:rsidRDefault="002B595F" w:rsidP="001F46A6">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w:t>
            </w:r>
            <w:r>
              <w:rPr>
                <w:rFonts w:eastAsia="Times New Roman" w:cs="Consolas"/>
                <w:color w:val="0000FF"/>
                <w:sz w:val="20"/>
                <w:szCs w:val="20"/>
                <w:highlight w:val="white"/>
              </w:rPr>
              <w:t>PAYPAL_EXPRESS</w:t>
            </w:r>
            <w:r w:rsidRPr="003A245C">
              <w:rPr>
                <w:rFonts w:eastAsia="Times New Roman" w:cs="Consolas"/>
                <w:color w:val="0000FF"/>
                <w:sz w:val="20"/>
                <w:szCs w:val="20"/>
                <w:highlight w:val="white"/>
              </w:rPr>
              <w:t>"</w:t>
            </w:r>
          </w:p>
          <w:p w:rsidR="002B595F" w:rsidRPr="008A4D31" w:rsidRDefault="002B595F" w:rsidP="001F46A6">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B16364" w:rsidRPr="002D7FAA" w:rsidRDefault="00B16364" w:rsidP="00B16364">
      <w:pPr>
        <w:pStyle w:val="Heading4"/>
        <w:rPr>
          <w:rFonts w:asciiTheme="minorHAnsi" w:hAnsiTheme="minorHAnsi"/>
        </w:rPr>
      </w:pPr>
      <w:r w:rsidRPr="002D7FAA">
        <w:rPr>
          <w:rFonts w:asciiTheme="minorHAnsi" w:hAnsiTheme="minorHAnsi"/>
        </w:rPr>
        <w:t>footer_ui.isml</w:t>
      </w:r>
    </w:p>
    <w:p w:rsidR="00B16364" w:rsidRPr="002B25F2" w:rsidRDefault="00B16364" w:rsidP="005C1822">
      <w:pPr>
        <w:pStyle w:val="BodyText"/>
      </w:pPr>
      <w:r>
        <w:t>Place below lines of code in footer_ui.isml at end of file</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RPr="00F278B7" w:rsidTr="00634BE4">
        <w:tc>
          <w:tcPr>
            <w:tcW w:w="10296" w:type="dxa"/>
          </w:tcPr>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7B058A" w:rsidRDefault="00F278B7" w:rsidP="00F278B7">
            <w:pPr>
              <w:autoSpaceDE w:val="0"/>
              <w:autoSpaceDN w:val="0"/>
              <w:adjustRightInd w:val="0"/>
              <w:spacing w:after="0" w:line="240" w:lineRule="auto"/>
              <w:rPr>
                <w:rFonts w:eastAsia="Times New Roman" w:cs="Consolas"/>
                <w:sz w:val="20"/>
                <w:szCs w:val="20"/>
                <w:highlight w:val="yellow"/>
              </w:rPr>
            </w:pPr>
            <w:r w:rsidRPr="007B058A">
              <w:rPr>
                <w:rFonts w:eastAsia="Times New Roman" w:cs="Consolas"/>
                <w:color w:val="000000"/>
                <w:sz w:val="20"/>
                <w:szCs w:val="20"/>
                <w:highlight w:val="yellow"/>
              </w:rPr>
              <w:tab/>
              <w:t>var CybersourceConstants = require('int_cybersource/cartridge/scripts/utils/CybersourceConstants');</w:t>
            </w:r>
          </w:p>
          <w:p w:rsidR="00F278B7" w:rsidRDefault="00F278B7" w:rsidP="00F278B7">
            <w:pPr>
              <w:autoSpaceDE w:val="0"/>
              <w:autoSpaceDN w:val="0"/>
              <w:adjustRightInd w:val="0"/>
              <w:spacing w:after="0" w:line="240" w:lineRule="auto"/>
              <w:rPr>
                <w:rFonts w:eastAsia="Times New Roman" w:cstheme="minorHAnsi"/>
                <w:color w:val="008080"/>
                <w:sz w:val="20"/>
                <w:szCs w:val="20"/>
                <w:highlight w:val="yellow"/>
              </w:rPr>
            </w:pPr>
            <w:r w:rsidRPr="007B058A">
              <w:rPr>
                <w:rFonts w:eastAsia="Times New Roman" w:cs="Consolas"/>
                <w:color w:val="000000"/>
                <w:sz w:val="20"/>
                <w:szCs w:val="20"/>
                <w:highlight w:val="yellow"/>
              </w:rPr>
              <w:t xml:space="preserve"> </w:t>
            </w:r>
            <w:r w:rsidRPr="007B058A">
              <w:rPr>
                <w:rFonts w:eastAsia="Times New Roman" w:cs="Consolas"/>
                <w:color w:val="008080"/>
                <w:sz w:val="20"/>
                <w:szCs w:val="20"/>
                <w:highlight w:val="yellow"/>
              </w:rPr>
              <w:t>&lt;/</w:t>
            </w:r>
            <w:r w:rsidRPr="007B058A">
              <w:rPr>
                <w:rFonts w:eastAsia="Times New Roman" w:cs="Consolas"/>
                <w:color w:val="3F7F7F"/>
                <w:sz w:val="20"/>
                <w:szCs w:val="20"/>
                <w:highlight w:val="yellow"/>
              </w:rPr>
              <w:t>isscript</w:t>
            </w:r>
            <w:r w:rsidRPr="007B058A">
              <w:rPr>
                <w:rFonts w:eastAsia="Times New Roman" w:cs="Consolas"/>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sz w:val="20"/>
                <w:szCs w:val="20"/>
                <w:highlight w:val="yellow"/>
              </w:rPr>
              <w:t xml:space="preserve"> </w:t>
            </w:r>
            <w:r w:rsidRPr="00F760BD">
              <w:rPr>
                <w:rFonts w:eastAsia="Times New Roman" w:cstheme="minorHAnsi"/>
                <w:color w:val="7F007F"/>
                <w:sz w:val="20"/>
                <w:szCs w:val="20"/>
                <w:highlight w:val="yellow"/>
              </w:rPr>
              <w:t>condition</w:t>
            </w:r>
            <w:r w:rsidRPr="00F760BD">
              <w:rPr>
                <w:rFonts w:eastAsia="Times New Roman" w:cstheme="minorHAnsi"/>
                <w:color w:val="000000"/>
                <w:sz w:val="20"/>
                <w:szCs w:val="20"/>
                <w:highlight w:val="yellow"/>
              </w:rPr>
              <w:t>=</w:t>
            </w:r>
            <w:r w:rsidRPr="00F760BD">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0000"/>
                <w:sz w:val="20"/>
                <w:szCs w:val="20"/>
                <w:highlight w:val="yellow"/>
              </w:rPr>
              <w:tab/>
            </w: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scriptsrc</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https:</w:t>
            </w:r>
            <w:r w:rsidRPr="00F760BD">
              <w:rPr>
                <w:rFonts w:eastAsia="Times New Roman" w:cstheme="minorHAnsi"/>
                <w:color w:val="000000"/>
                <w:sz w:val="20"/>
                <w:szCs w:val="20"/>
                <w:highlight w:val="yellow"/>
              </w:rPr>
              <w:t>/</w:t>
            </w:r>
            <w:r w:rsidRPr="00F760BD">
              <w:rPr>
                <w:rFonts w:eastAsia="Times New Roman" w:cstheme="minorHAnsi"/>
                <w:sz w:val="20"/>
                <w:szCs w:val="20"/>
                <w:highlight w:val="yellow"/>
              </w:rPr>
              <w:t>/</w:t>
            </w:r>
            <w:r w:rsidRPr="00F760BD">
              <w:rPr>
                <w:rFonts w:eastAsia="Times New Roman" w:cstheme="minorHAnsi"/>
                <w:color w:val="7F007F"/>
                <w:sz w:val="20"/>
                <w:szCs w:val="20"/>
                <w:highlight w:val="yellow"/>
              </w:rPr>
              <w:t>www.paypalobjects.com</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api</w:t>
            </w:r>
            <w:r w:rsidRPr="00F760BD">
              <w:rPr>
                <w:rFonts w:eastAsia="Times New Roman" w:cstheme="minorHAnsi"/>
                <w:color w:val="000000"/>
                <w:sz w:val="20"/>
                <w:szCs w:val="20"/>
                <w:highlight w:val="yellow"/>
              </w:rPr>
              <w:t>/</w:t>
            </w:r>
            <w:r w:rsidRPr="00F760BD">
              <w:rPr>
                <w:rFonts w:eastAsia="Times New Roman" w:cstheme="minorHAnsi"/>
                <w:color w:val="7F007F"/>
                <w:sz w:val="20"/>
                <w:szCs w:val="20"/>
                <w:highlight w:val="yellow"/>
              </w:rPr>
              <w:t>checkout.js</w:t>
            </w:r>
            <w:r w:rsidRPr="00F760BD">
              <w:rPr>
                <w:rFonts w:eastAsia="Times New Roman" w:cstheme="minorHAnsi"/>
                <w:color w:val="000000"/>
                <w:sz w:val="20"/>
                <w:szCs w:val="20"/>
                <w:highlight w:val="yellow"/>
              </w:rPr>
              <w:t>"</w:t>
            </w:r>
            <w:r w:rsidRPr="00F760BD">
              <w:rPr>
                <w:rFonts w:eastAsia="Times New Roman" w:cstheme="minorHAnsi"/>
                <w:color w:val="008080"/>
                <w:sz w:val="20"/>
                <w:szCs w:val="20"/>
                <w:highlight w:val="yellow"/>
              </w:rPr>
              <w:t>&gt;&lt;/</w:t>
            </w:r>
            <w:r w:rsidRPr="00F760BD">
              <w:rPr>
                <w:rFonts w:eastAsia="Times New Roman" w:cstheme="minorHAnsi"/>
                <w:color w:val="3F7F7F"/>
                <w:sz w:val="20"/>
                <w:szCs w:val="20"/>
                <w:highlight w:val="yellow"/>
              </w:rPr>
              <w:t>script</w:t>
            </w:r>
            <w:r w:rsidRPr="00F760BD">
              <w:rPr>
                <w:rFonts w:eastAsia="Times New Roman" w:cstheme="minorHAnsi"/>
                <w:color w:val="008080"/>
                <w:sz w:val="20"/>
                <w:szCs w:val="20"/>
                <w:highlight w:val="yellow"/>
              </w:rPr>
              <w:t>&gt;</w:t>
            </w:r>
          </w:p>
          <w:p w:rsidR="00F278B7" w:rsidRPr="00F760BD" w:rsidRDefault="00F278B7" w:rsidP="00F278B7">
            <w:pPr>
              <w:autoSpaceDE w:val="0"/>
              <w:autoSpaceDN w:val="0"/>
              <w:adjustRightInd w:val="0"/>
              <w:spacing w:after="0" w:line="240" w:lineRule="auto"/>
              <w:rPr>
                <w:rFonts w:eastAsia="Times New Roman" w:cstheme="minorHAnsi"/>
                <w:sz w:val="20"/>
                <w:szCs w:val="20"/>
                <w:highlight w:val="yellow"/>
              </w:rPr>
            </w:pPr>
            <w:r w:rsidRPr="00F760BD">
              <w:rPr>
                <w:rFonts w:eastAsia="Times New Roman" w:cstheme="minorHAnsi"/>
                <w:color w:val="008080"/>
                <w:sz w:val="20"/>
                <w:szCs w:val="20"/>
                <w:highlight w:val="yellow"/>
              </w:rPr>
              <w:t>&lt;/</w:t>
            </w:r>
            <w:r w:rsidRPr="00F760BD">
              <w:rPr>
                <w:rFonts w:eastAsia="Times New Roman" w:cstheme="minorHAnsi"/>
                <w:color w:val="3F7F7F"/>
                <w:sz w:val="20"/>
                <w:szCs w:val="20"/>
                <w:highlight w:val="yellow"/>
              </w:rPr>
              <w:t>isif</w:t>
            </w:r>
            <w:r w:rsidRPr="00F760BD">
              <w:rPr>
                <w:rFonts w:eastAsia="Times New Roman" w:cstheme="minorHAnsi"/>
                <w:color w:val="008080"/>
                <w:sz w:val="20"/>
                <w:szCs w:val="20"/>
                <w:highlight w:val="yellow"/>
              </w:rPr>
              <w:t>&gt;</w:t>
            </w:r>
          </w:p>
          <w:p w:rsidR="00B16364" w:rsidRPr="00F278B7" w:rsidRDefault="00F278B7" w:rsidP="005C1822">
            <w:pPr>
              <w:pStyle w:val="BodyText"/>
            </w:pPr>
            <w:r w:rsidRPr="00F760BD">
              <w:rPr>
                <w:color w:val="008080"/>
                <w:highlight w:val="yellow"/>
              </w:rPr>
              <w:t>&lt;</w:t>
            </w:r>
            <w:r w:rsidRPr="00F760BD">
              <w:rPr>
                <w:color w:val="3F7F7F"/>
                <w:highlight w:val="yellow"/>
              </w:rPr>
              <w:t>scriptsrc</w:t>
            </w:r>
            <w:r w:rsidRPr="00F760BD">
              <w:rPr>
                <w:color w:val="000000"/>
                <w:highlight w:val="yellow"/>
              </w:rPr>
              <w:t>=</w:t>
            </w:r>
            <w:r w:rsidRPr="00F760BD">
              <w:rPr>
                <w:highlight w:val="yellow"/>
              </w:rPr>
              <w:t>"${URLUtils.staticURL</w:t>
            </w:r>
            <w:r w:rsidRPr="00F760BD">
              <w:rPr>
                <w:color w:val="000000"/>
                <w:highlight w:val="yellow"/>
              </w:rPr>
              <w:t>(</w:t>
            </w:r>
            <w:r w:rsidRPr="00F760BD">
              <w:rPr>
                <w:highlight w:val="yellow"/>
              </w:rPr>
              <w:t>'/js</w:t>
            </w:r>
            <w:r w:rsidRPr="00F760BD">
              <w:rPr>
                <w:color w:val="000000"/>
                <w:highlight w:val="yellow"/>
              </w:rPr>
              <w:t>/</w:t>
            </w:r>
            <w:r w:rsidRPr="00F760BD">
              <w:rPr>
                <w:highlight w:val="yellow"/>
              </w:rPr>
              <w:t>cybersource-custom.js</w:t>
            </w:r>
            <w:r w:rsidRPr="00F760BD">
              <w:rPr>
                <w:color w:val="000000"/>
                <w:highlight w:val="yellow"/>
              </w:rPr>
              <w:t>'</w:t>
            </w:r>
            <w:r w:rsidRPr="00F760BD">
              <w:rPr>
                <w:highlight w:val="yellow"/>
              </w:rPr>
              <w:t>)}"</w:t>
            </w:r>
            <w:r w:rsidRPr="00F760BD">
              <w:rPr>
                <w:color w:val="008080"/>
                <w:highlight w:val="yellow"/>
              </w:rPr>
              <w:t>&gt;&lt;/</w:t>
            </w:r>
            <w:r w:rsidRPr="00F760BD">
              <w:rPr>
                <w:color w:val="3F7F7F"/>
                <w:highlight w:val="yellow"/>
              </w:rPr>
              <w:t>script</w:t>
            </w:r>
            <w:r w:rsidRPr="00F760BD">
              <w:rPr>
                <w:color w:val="008080"/>
                <w:highlight w:val="yellow"/>
              </w:rPr>
              <w:t>&gt;</w:t>
            </w:r>
          </w:p>
        </w:tc>
      </w:tr>
    </w:tbl>
    <w:p w:rsidR="00B16364" w:rsidRDefault="00B16364" w:rsidP="005C1822">
      <w:pPr>
        <w:pStyle w:val="BodyText"/>
      </w:pPr>
    </w:p>
    <w:p w:rsidR="00B16364" w:rsidRPr="00EB350B" w:rsidRDefault="00B16364" w:rsidP="00B16364">
      <w:pPr>
        <w:pStyle w:val="Heading4"/>
        <w:rPr>
          <w:rFonts w:asciiTheme="minorHAnsi" w:hAnsiTheme="minorHAnsi"/>
        </w:rPr>
      </w:pPr>
      <w:r w:rsidRPr="00EB350B">
        <w:rPr>
          <w:rFonts w:asciiTheme="minorHAnsi" w:hAnsiTheme="minorHAnsi"/>
        </w:rPr>
        <w:lastRenderedPageBreak/>
        <w:t>Minicart.isml</w:t>
      </w:r>
    </w:p>
    <w:p w:rsidR="00634BE4" w:rsidRDefault="00634BE4" w:rsidP="005C1822">
      <w:pPr>
        <w:pStyle w:val="BodyText"/>
      </w:pPr>
      <w:r>
        <w:t>Include script module after util/module</w:t>
      </w:r>
    </w:p>
    <w:tbl>
      <w:tblPr>
        <w:tblStyle w:val="TableGrid"/>
        <w:tblW w:w="0" w:type="auto"/>
        <w:tblLook w:val="04A0" w:firstRow="1" w:lastRow="0" w:firstColumn="1" w:lastColumn="0" w:noHBand="0" w:noVBand="1"/>
      </w:tblPr>
      <w:tblGrid>
        <w:gridCol w:w="10296"/>
      </w:tblGrid>
      <w:tr w:rsidR="00634BE4" w:rsidTr="00634BE4">
        <w:tc>
          <w:tcPr>
            <w:tcW w:w="10296" w:type="dxa"/>
          </w:tcPr>
          <w:p w:rsidR="00E1487D" w:rsidRPr="00E1487D" w:rsidRDefault="00E1487D" w:rsidP="00E1487D">
            <w:pPr>
              <w:autoSpaceDE w:val="0"/>
              <w:autoSpaceDN w:val="0"/>
              <w:adjustRightInd w:val="0"/>
              <w:spacing w:after="0" w:line="240" w:lineRule="auto"/>
              <w:rPr>
                <w:rFonts w:eastAsia="Times New Roman" w:cs="Consolas"/>
                <w:sz w:val="20"/>
                <w:szCs w:val="20"/>
              </w:rPr>
            </w:pPr>
            <w:r w:rsidRPr="00E1487D">
              <w:rPr>
                <w:rFonts w:eastAsia="Times New Roman" w:cs="Consolas"/>
                <w:color w:val="008080"/>
                <w:sz w:val="20"/>
                <w:szCs w:val="20"/>
              </w:rPr>
              <w:t>&lt;</w:t>
            </w:r>
            <w:r w:rsidRPr="00E1487D">
              <w:rPr>
                <w:rFonts w:eastAsia="Times New Roman" w:cs="Consolas"/>
                <w:color w:val="3F7F7F"/>
                <w:sz w:val="20"/>
                <w:szCs w:val="20"/>
              </w:rPr>
              <w:t>isinclude</w:t>
            </w:r>
            <w:r w:rsidRPr="00E1487D">
              <w:rPr>
                <w:rFonts w:eastAsia="Times New Roman" w:cs="Consolas"/>
                <w:color w:val="7F007F"/>
                <w:sz w:val="20"/>
                <w:szCs w:val="20"/>
              </w:rPr>
              <w:t>template</w:t>
            </w:r>
            <w:r w:rsidRPr="00E1487D">
              <w:rPr>
                <w:rFonts w:eastAsia="Times New Roman" w:cs="Consolas"/>
                <w:color w:val="000000"/>
                <w:sz w:val="20"/>
                <w:szCs w:val="20"/>
              </w:rPr>
              <w:t>=</w:t>
            </w:r>
            <w:r w:rsidRPr="00E1487D">
              <w:rPr>
                <w:rFonts w:eastAsia="Times New Roman" w:cs="Consolas"/>
                <w:i/>
                <w:iCs/>
                <w:color w:val="2A00FF"/>
                <w:sz w:val="20"/>
                <w:szCs w:val="20"/>
              </w:rPr>
              <w:t>"util/modules"</w:t>
            </w:r>
            <w:r w:rsidRPr="00E1487D">
              <w:rPr>
                <w:rFonts w:eastAsia="Times New Roman" w:cs="Consolas"/>
                <w:color w:val="008080"/>
                <w:sz w:val="20"/>
                <w:szCs w:val="20"/>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8080"/>
                <w:sz w:val="20"/>
                <w:szCs w:val="20"/>
                <w:highlight w:val="yellow"/>
              </w:rPr>
              <w:t>&lt;</w:t>
            </w:r>
            <w:r w:rsidRPr="00E1487D">
              <w:rPr>
                <w:rFonts w:eastAsia="Times New Roman" w:cs="Consolas"/>
                <w:color w:val="3F7F7F"/>
                <w:sz w:val="20"/>
                <w:szCs w:val="20"/>
                <w:highlight w:val="yellow"/>
              </w:rPr>
              <w:t>isscript</w:t>
            </w:r>
            <w:r w:rsidRPr="00E1487D">
              <w:rPr>
                <w:rFonts w:eastAsia="Times New Roman" w:cs="Consolas"/>
                <w:color w:val="008080"/>
                <w:sz w:val="20"/>
                <w:szCs w:val="20"/>
                <w:highlight w:val="yellow"/>
              </w:rPr>
              <w:t>&gt;</w:t>
            </w:r>
          </w:p>
          <w:p w:rsidR="00E1487D" w:rsidRPr="00E1487D" w:rsidRDefault="00E1487D" w:rsidP="00E1487D">
            <w:pPr>
              <w:autoSpaceDE w:val="0"/>
              <w:autoSpaceDN w:val="0"/>
              <w:adjustRightInd w:val="0"/>
              <w:spacing w:after="0" w:line="240" w:lineRule="auto"/>
              <w:rPr>
                <w:rFonts w:eastAsia="Times New Roman" w:cs="Consolas"/>
                <w:sz w:val="20"/>
                <w:szCs w:val="20"/>
                <w:highlight w:val="yellow"/>
              </w:rPr>
            </w:pPr>
            <w:r w:rsidRPr="00E1487D">
              <w:rPr>
                <w:rFonts w:eastAsia="Times New Roman" w:cs="Consolas"/>
                <w:color w:val="000000"/>
                <w:sz w:val="20"/>
                <w:szCs w:val="20"/>
                <w:highlight w:val="yellow"/>
              </w:rPr>
              <w:tab/>
              <w:t>var CybersourceConstants = require('int_cybersource/cartridge/scripts/utils/CybersourceConstants');</w:t>
            </w:r>
          </w:p>
          <w:p w:rsidR="00634BE4" w:rsidRDefault="00E1487D" w:rsidP="005C1822">
            <w:pPr>
              <w:pStyle w:val="BodyText"/>
            </w:pPr>
            <w:r w:rsidRPr="00E1487D">
              <w:rPr>
                <w:color w:val="008080"/>
                <w:highlight w:val="yellow"/>
              </w:rPr>
              <w:t>&lt;/</w:t>
            </w:r>
            <w:r w:rsidRPr="00E1487D">
              <w:rPr>
                <w:highlight w:val="yellow"/>
              </w:rPr>
              <w:t>isscript</w:t>
            </w:r>
            <w:r w:rsidRPr="00E1487D">
              <w:rPr>
                <w:color w:val="008080"/>
                <w:highlight w:val="yellow"/>
              </w:rPr>
              <w:t>&gt;</w:t>
            </w:r>
          </w:p>
        </w:tc>
      </w:tr>
    </w:tbl>
    <w:p w:rsidR="00634BE4" w:rsidRDefault="00634BE4" w:rsidP="005C1822">
      <w:pPr>
        <w:pStyle w:val="BodyText"/>
      </w:pPr>
    </w:p>
    <w:p w:rsidR="00B16364" w:rsidRDefault="00B16364" w:rsidP="005C1822">
      <w:pPr>
        <w:pStyle w:val="BodyText"/>
      </w:pPr>
      <w:r>
        <w:t xml:space="preserve">Add below code after </w:t>
      </w:r>
      <w:r w:rsidR="007A1042" w:rsidRPr="007A1042">
        <w:t>class="button mini-cart-link-cart"</w:t>
      </w:r>
      <w:r w:rsidR="007A1042">
        <w:t xml:space="preserve">  anchor tag</w:t>
      </w:r>
    </w:p>
    <w:tbl>
      <w:tblPr>
        <w:tblStyle w:val="TableGrid"/>
        <w:tblW w:w="0" w:type="auto"/>
        <w:tblLook w:val="04A0" w:firstRow="1" w:lastRow="0" w:firstColumn="1" w:lastColumn="0" w:noHBand="0" w:noVBand="1"/>
      </w:tblPr>
      <w:tblGrid>
        <w:gridCol w:w="10296"/>
      </w:tblGrid>
      <w:tr w:rsidR="007A1042" w:rsidRPr="00FC1A82" w:rsidTr="007A1042">
        <w:tc>
          <w:tcPr>
            <w:tcW w:w="10296" w:type="dxa"/>
          </w:tcPr>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sz w:val="20"/>
                <w:szCs w:val="20"/>
              </w:rPr>
              <w:t xml:space="preserve"> </w:t>
            </w:r>
            <w:r w:rsidRPr="00FC1A82">
              <w:rPr>
                <w:rFonts w:eastAsia="Times New Roman" w:cstheme="minorHAnsi"/>
                <w:color w:val="7F007F"/>
                <w:sz w:val="20"/>
                <w:szCs w:val="20"/>
              </w:rPr>
              <w:t>class</w:t>
            </w:r>
            <w:r w:rsidRPr="00FC1A82">
              <w:rPr>
                <w:rFonts w:eastAsia="Times New Roman" w:cstheme="minorHAnsi"/>
                <w:color w:val="000000"/>
                <w:sz w:val="20"/>
                <w:szCs w:val="20"/>
              </w:rPr>
              <w:t>=</w:t>
            </w:r>
            <w:r w:rsidRPr="00FC1A82">
              <w:rPr>
                <w:rFonts w:eastAsia="Times New Roman" w:cstheme="minorHAnsi"/>
                <w:i/>
                <w:iCs/>
                <w:color w:val="2A00FF"/>
                <w:sz w:val="20"/>
                <w:szCs w:val="20"/>
              </w:rPr>
              <w:t>"button mini-cart-link-cart"</w:t>
            </w:r>
            <w:r w:rsidRPr="00FC1A82">
              <w:rPr>
                <w:rFonts w:eastAsia="Times New Roman" w:cstheme="minorHAnsi"/>
                <w:sz w:val="20"/>
                <w:szCs w:val="20"/>
              </w:rPr>
              <w:t xml:space="preserve"> </w:t>
            </w:r>
            <w:r w:rsidRPr="00FC1A82">
              <w:rPr>
                <w:rFonts w:eastAsia="Times New Roman" w:cstheme="minorHAnsi"/>
                <w:color w:val="7F007F"/>
                <w:sz w:val="20"/>
                <w:szCs w:val="20"/>
              </w:rPr>
              <w:t>href</w:t>
            </w:r>
            <w:r w:rsidRPr="00FC1A82">
              <w:rPr>
                <w:rFonts w:eastAsia="Times New Roman" w:cstheme="minorHAnsi"/>
                <w:color w:val="000000"/>
                <w:sz w:val="20"/>
                <w:szCs w:val="20"/>
              </w:rPr>
              <w:t>=</w:t>
            </w:r>
            <w:r w:rsidRPr="00FC1A82">
              <w:rPr>
                <w:rFonts w:eastAsia="Times New Roman" w:cstheme="minorHAnsi"/>
                <w:i/>
                <w:iCs/>
                <w:color w:val="2A00FF"/>
                <w:sz w:val="20"/>
                <w:szCs w:val="20"/>
              </w:rPr>
              <w:t>"${URLUtils.https('Cart-Show')}"</w:t>
            </w:r>
            <w:r w:rsidRPr="00FC1A82">
              <w:rPr>
                <w:rFonts w:eastAsia="Times New Roman" w:cstheme="minorHAnsi"/>
                <w:sz w:val="20"/>
                <w:szCs w:val="20"/>
              </w:rPr>
              <w:t xml:space="preserve"> </w:t>
            </w:r>
            <w:r w:rsidRPr="00FC1A82">
              <w:rPr>
                <w:rFonts w:eastAsia="Times New Roman" w:cstheme="minorHAnsi"/>
                <w:color w:val="7F007F"/>
                <w:sz w:val="20"/>
                <w:szCs w:val="20"/>
              </w:rPr>
              <w:t>title</w:t>
            </w:r>
            <w:r w:rsidRPr="00FC1A82">
              <w:rPr>
                <w:rFonts w:eastAsia="Times New Roman" w:cstheme="minorHAnsi"/>
                <w:color w:val="000000"/>
                <w:sz w:val="20"/>
                <w:szCs w:val="20"/>
              </w:rPr>
              <w:t>=</w:t>
            </w:r>
            <w:r w:rsidRPr="00FC1A82">
              <w:rPr>
                <w:rFonts w:eastAsia="Times New Roman" w:cstheme="minorHAnsi"/>
                <w:i/>
                <w:iCs/>
                <w:color w:val="2A00FF"/>
                <w:sz w:val="20"/>
                <w:szCs w:val="20"/>
              </w:rPr>
              <w:t>"${Resource.msg('minicart.viewcart.label','checkout',null)}"</w:t>
            </w:r>
            <w:r w:rsidRPr="00FC1A82">
              <w:rPr>
                <w:rFonts w:eastAsia="Times New Roman" w:cstheme="minorHAnsi"/>
                <w:color w:val="008080"/>
                <w:sz w:val="20"/>
                <w:szCs w:val="20"/>
              </w:rPr>
              <w:t>&gt;</w:t>
            </w:r>
            <w:r w:rsidRPr="00FC1A82">
              <w:rPr>
                <w:rFonts w:eastAsia="Times New Roman" w:cstheme="minorHAnsi"/>
                <w:color w:val="000000"/>
                <w:sz w:val="20"/>
                <w:szCs w:val="20"/>
              </w:rPr>
              <w:t>${Resource.msg('minicart.viewcart','checkout',null)}</w:t>
            </w:r>
            <w:r w:rsidRPr="00FC1A82">
              <w:rPr>
                <w:rFonts w:eastAsia="Times New Roman" w:cstheme="minorHAnsi"/>
                <w:color w:val="008080"/>
                <w:sz w:val="20"/>
                <w:szCs w:val="20"/>
              </w:rPr>
              <w:t>&lt;/</w:t>
            </w:r>
            <w:r w:rsidRPr="00FC1A82">
              <w:rPr>
                <w:rFonts w:eastAsia="Times New Roman" w:cstheme="minorHAnsi"/>
                <w:color w:val="3F7F7F"/>
                <w:sz w:val="20"/>
                <w:szCs w:val="20"/>
                <w:highlight w:val="lightGray"/>
              </w:rPr>
              <w:t>a</w:t>
            </w:r>
            <w:r w:rsidRPr="00FC1A82">
              <w:rPr>
                <w:rFonts w:eastAsia="Times New Roman" w:cstheme="minorHAnsi"/>
                <w:color w:val="008080"/>
                <w:sz w:val="20"/>
                <w:szCs w:val="20"/>
              </w:rPr>
              <w:t>&gt;</w:t>
            </w:r>
          </w:p>
          <w:p w:rsidR="00FC1A82" w:rsidRPr="00FC1A82" w:rsidRDefault="00FC1A82" w:rsidP="00FC1A82">
            <w:pPr>
              <w:autoSpaceDE w:val="0"/>
              <w:autoSpaceDN w:val="0"/>
              <w:adjustRightInd w:val="0"/>
              <w:spacing w:after="0" w:line="240" w:lineRule="auto"/>
              <w:rPr>
                <w:rFonts w:eastAsia="Times New Roman" w:cstheme="minorHAnsi"/>
                <w:sz w:val="20"/>
                <w:szCs w:val="20"/>
              </w:rPr>
            </w:pPr>
            <w:r w:rsidRPr="00FC1A82">
              <w:rPr>
                <w:rFonts w:eastAsia="Times New Roman" w:cstheme="minorHAnsi"/>
                <w:color w:val="000000"/>
                <w:sz w:val="20"/>
                <w:szCs w:val="20"/>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0000"/>
                <w:sz w:val="20"/>
                <w:szCs w:val="20"/>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form</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"minicart-action-expresscheckout"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action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"${URLUtils.https('CYBPaypal-SessionCallback')}"</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method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"post"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name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"${pdict.CurrentForms.cart.dynamicHtmlName}"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id</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"checkout-form"</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condition</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C1A82">
              <w:rPr>
                <w:rFonts w:eastAsia="Times New Roman" w:cstheme="minorHAnsi"/>
                <w:color w:val="008080"/>
                <w:sz w:val="20"/>
                <w:szCs w:val="20"/>
                <w:highlight w:val="yellow"/>
              </w:rPr>
              <w:t>&gt;</w:t>
            </w:r>
            <w:r w:rsidRPr="00FC1A82">
              <w:rPr>
                <w:rFonts w:eastAsia="Times New Roman" w:cstheme="minorHAnsi"/>
                <w:color w:val="000000"/>
                <w:sz w:val="20"/>
                <w:szCs w:val="20"/>
                <w:highlight w:val="yellow"/>
              </w:rPr>
              <w:t xml:space="preserve"> </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input</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type</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"image"</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src</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"https://www.paypal.com/en_US/i/btn/btn_xpressCheckout.gif"</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alt</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 Express"</w:t>
            </w:r>
            <w:r w:rsidRPr="00FC1A82">
              <w:rPr>
                <w:rFonts w:eastAsia="Times New Roman" w:cstheme="minorHAnsi"/>
                <w:sz w:val="20"/>
                <w:szCs w:val="20"/>
                <w:highlight w:val="yellow"/>
              </w:rPr>
              <w:t xml:space="preserve"> </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iselse</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div</w:t>
            </w:r>
            <w:r w:rsidRPr="00FC1A82">
              <w:rPr>
                <w:rFonts w:eastAsia="Times New Roman" w:cstheme="minorHAnsi"/>
                <w:sz w:val="20"/>
                <w:szCs w:val="20"/>
                <w:highlight w:val="yellow"/>
              </w:rPr>
              <w:t xml:space="preserve"> </w:t>
            </w:r>
            <w:r w:rsidRPr="00FC1A82">
              <w:rPr>
                <w:rFonts w:eastAsia="Times New Roman" w:cstheme="minorHAnsi"/>
                <w:color w:val="7F007F"/>
                <w:sz w:val="20"/>
                <w:szCs w:val="20"/>
                <w:highlight w:val="yellow"/>
              </w:rPr>
              <w:t>class</w:t>
            </w:r>
            <w:r w:rsidRPr="00FC1A82">
              <w:rPr>
                <w:rFonts w:eastAsia="Times New Roman" w:cstheme="minorHAnsi"/>
                <w:color w:val="000000"/>
                <w:sz w:val="20"/>
                <w:szCs w:val="20"/>
                <w:highlight w:val="yellow"/>
              </w:rPr>
              <w:t>=</w:t>
            </w:r>
            <w:r w:rsidRPr="00FC1A82">
              <w:rPr>
                <w:rFonts w:eastAsia="Times New Roman" w:cstheme="minorHAnsi"/>
                <w:i/>
                <w:iCs/>
                <w:color w:val="2A00FF"/>
                <w:sz w:val="20"/>
                <w:szCs w:val="20"/>
                <w:highlight w:val="yellow"/>
              </w:rPr>
              <w:t>"paypal-button-container-mini"</w:t>
            </w:r>
            <w:r w:rsidRPr="00FC1A82">
              <w:rPr>
                <w:rFonts w:eastAsia="Times New Roman" w:cstheme="minorHAnsi"/>
                <w:color w:val="008080"/>
                <w:sz w:val="20"/>
                <w:szCs w:val="20"/>
                <w:highlight w:val="yellow"/>
              </w:rPr>
              <w:t>&gt;&lt;/</w:t>
            </w:r>
            <w:r w:rsidRPr="00FC1A82">
              <w:rPr>
                <w:rFonts w:eastAsia="Times New Roman" w:cstheme="minorHAnsi"/>
                <w:color w:val="3F7F7F"/>
                <w:sz w:val="20"/>
                <w:szCs w:val="20"/>
                <w:highlight w:val="yellow"/>
              </w:rPr>
              <w:t>div</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isif</w:t>
            </w:r>
            <w:r w:rsidRPr="00FC1A82">
              <w:rPr>
                <w:rFonts w:eastAsia="Times New Roman" w:cstheme="minorHAnsi"/>
                <w:color w:val="008080"/>
                <w:sz w:val="20"/>
                <w:szCs w:val="20"/>
                <w:highlight w:val="yellow"/>
              </w:rPr>
              <w:t>&gt;</w:t>
            </w:r>
          </w:p>
          <w:p w:rsidR="00FC1A82" w:rsidRPr="00FC1A82" w:rsidRDefault="00FC1A82" w:rsidP="00FC1A82">
            <w:pPr>
              <w:autoSpaceDE w:val="0"/>
              <w:autoSpaceDN w:val="0"/>
              <w:adjustRightInd w:val="0"/>
              <w:spacing w:after="0" w:line="240" w:lineRule="auto"/>
              <w:rPr>
                <w:rFonts w:eastAsia="Times New Roman" w:cstheme="minorHAnsi"/>
                <w:sz w:val="20"/>
                <w:szCs w:val="20"/>
                <w:highlight w:val="yellow"/>
              </w:rPr>
            </w:pP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0000"/>
                <w:sz w:val="20"/>
                <w:szCs w:val="20"/>
                <w:highlight w:val="yellow"/>
              </w:rPr>
              <w:tab/>
            </w:r>
            <w:r w:rsidRPr="00FC1A82">
              <w:rPr>
                <w:rFonts w:eastAsia="Times New Roman" w:cstheme="minorHAnsi"/>
                <w:color w:val="008080"/>
                <w:sz w:val="20"/>
                <w:szCs w:val="20"/>
                <w:highlight w:val="yellow"/>
              </w:rPr>
              <w:t>&lt;/</w:t>
            </w:r>
            <w:r w:rsidRPr="00FC1A82">
              <w:rPr>
                <w:rFonts w:eastAsia="Times New Roman" w:cstheme="minorHAnsi"/>
                <w:color w:val="3F7F7F"/>
                <w:sz w:val="20"/>
                <w:szCs w:val="20"/>
                <w:highlight w:val="yellow"/>
              </w:rPr>
              <w:t>fieldset</w:t>
            </w:r>
            <w:r w:rsidRPr="00FC1A82">
              <w:rPr>
                <w:rFonts w:eastAsia="Times New Roman" w:cstheme="minorHAnsi"/>
                <w:color w:val="008080"/>
                <w:sz w:val="20"/>
                <w:szCs w:val="20"/>
                <w:highlight w:val="yellow"/>
              </w:rPr>
              <w:t>&gt;</w:t>
            </w:r>
          </w:p>
          <w:p w:rsidR="007A1042" w:rsidRPr="00FC1A82" w:rsidRDefault="00FC1A82" w:rsidP="005C1822">
            <w:pPr>
              <w:pStyle w:val="BodyText"/>
            </w:pPr>
            <w:r w:rsidRPr="00FC1A82">
              <w:rPr>
                <w:color w:val="000000"/>
                <w:highlight w:val="yellow"/>
              </w:rPr>
              <w:tab/>
            </w:r>
            <w:r w:rsidRPr="00FC1A82">
              <w:rPr>
                <w:color w:val="000000"/>
                <w:highlight w:val="yellow"/>
              </w:rPr>
              <w:tab/>
            </w:r>
            <w:r w:rsidRPr="00FC1A82">
              <w:rPr>
                <w:color w:val="000000"/>
                <w:highlight w:val="yellow"/>
              </w:rPr>
              <w:tab/>
            </w:r>
            <w:r w:rsidRPr="00FC1A82">
              <w:rPr>
                <w:color w:val="008080"/>
                <w:highlight w:val="yellow"/>
              </w:rPr>
              <w:t>&lt;/</w:t>
            </w:r>
            <w:r w:rsidRPr="00FC1A82">
              <w:rPr>
                <w:highlight w:val="yellow"/>
              </w:rPr>
              <w:t>form</w:t>
            </w:r>
            <w:r w:rsidRPr="00FC1A82">
              <w:rPr>
                <w:color w:val="008080"/>
                <w:highlight w:val="yellow"/>
              </w:rPr>
              <w:t>&gt;</w:t>
            </w:r>
          </w:p>
        </w:tc>
      </w:tr>
    </w:tbl>
    <w:p w:rsidR="007A1042" w:rsidRDefault="007A1042" w:rsidP="005C1822">
      <w:pPr>
        <w:pStyle w:val="BodyText"/>
      </w:pPr>
    </w:p>
    <w:p w:rsidR="00B16364" w:rsidRDefault="00B16364" w:rsidP="00B16364">
      <w:pPr>
        <w:pStyle w:val="Heading4"/>
        <w:rPr>
          <w:rFonts w:asciiTheme="minorHAnsi" w:hAnsiTheme="minorHAnsi"/>
        </w:rPr>
      </w:pPr>
      <w:r w:rsidRPr="001303BF">
        <w:rPr>
          <w:rFonts w:asciiTheme="minorHAnsi" w:hAnsiTheme="minorHAnsi"/>
        </w:rPr>
        <w:t>Cart.isml</w:t>
      </w:r>
    </w:p>
    <w:p w:rsidR="005F6FB9" w:rsidRDefault="005F6FB9" w:rsidP="005C1822">
      <w:pPr>
        <w:pStyle w:val="BodyText"/>
      </w:pPr>
      <w:r>
        <w:t>Add cubersource constants after API include section</w:t>
      </w:r>
    </w:p>
    <w:tbl>
      <w:tblPr>
        <w:tblStyle w:val="TableGrid"/>
        <w:tblW w:w="0" w:type="auto"/>
        <w:tblLook w:val="04A0" w:firstRow="1" w:lastRow="0" w:firstColumn="1" w:lastColumn="0" w:noHBand="0" w:noVBand="1"/>
      </w:tblPr>
      <w:tblGrid>
        <w:gridCol w:w="10296"/>
      </w:tblGrid>
      <w:tr w:rsidR="005F6FB9" w:rsidTr="005F6FB9">
        <w:tc>
          <w:tcPr>
            <w:tcW w:w="10296" w:type="dxa"/>
          </w:tcPr>
          <w:p w:rsidR="005F6FB9" w:rsidRPr="005F6FB9" w:rsidRDefault="005F6FB9" w:rsidP="005F6FB9">
            <w:pPr>
              <w:autoSpaceDE w:val="0"/>
              <w:autoSpaceDN w:val="0"/>
              <w:adjustRightInd w:val="0"/>
              <w:spacing w:after="0" w:line="240" w:lineRule="auto"/>
              <w:rPr>
                <w:rFonts w:eastAsia="Times New Roman" w:cs="Consolas"/>
                <w:sz w:val="20"/>
                <w:szCs w:val="20"/>
              </w:rPr>
            </w:pPr>
            <w:r w:rsidRPr="005F6FB9">
              <w:rPr>
                <w:rFonts w:eastAsia="Times New Roman" w:cs="Consolas"/>
                <w:color w:val="008080"/>
                <w:sz w:val="20"/>
                <w:szCs w:val="20"/>
              </w:rPr>
              <w:t>&lt;</w:t>
            </w:r>
            <w:r w:rsidRPr="005F6FB9">
              <w:rPr>
                <w:rFonts w:eastAsia="Times New Roman" w:cs="Consolas"/>
                <w:color w:val="3F7F7F"/>
                <w:sz w:val="20"/>
                <w:szCs w:val="20"/>
              </w:rPr>
              <w:t>isinclude</w:t>
            </w:r>
            <w:r w:rsidRPr="005F6FB9">
              <w:rPr>
                <w:rFonts w:eastAsia="Times New Roman" w:cs="Consolas"/>
                <w:color w:val="7F007F"/>
                <w:sz w:val="20"/>
                <w:szCs w:val="20"/>
              </w:rPr>
              <w:t>template</w:t>
            </w:r>
            <w:r w:rsidRPr="005F6FB9">
              <w:rPr>
                <w:rFonts w:eastAsia="Times New Roman" w:cs="Consolas"/>
                <w:color w:val="000000"/>
                <w:sz w:val="20"/>
                <w:szCs w:val="20"/>
              </w:rPr>
              <w:t>=</w:t>
            </w:r>
            <w:r w:rsidRPr="005F6FB9">
              <w:rPr>
                <w:rFonts w:eastAsia="Times New Roman" w:cs="Consolas"/>
                <w:i/>
                <w:iCs/>
                <w:color w:val="2A00FF"/>
                <w:sz w:val="20"/>
                <w:szCs w:val="20"/>
              </w:rPr>
              <w:t>"util/reporting/ReportBasket.isml"</w:t>
            </w:r>
            <w:r w:rsidRPr="005F6FB9">
              <w:rPr>
                <w:rFonts w:eastAsia="Times New Roman" w:cs="Consolas"/>
                <w:color w:val="008080"/>
                <w:sz w:val="20"/>
                <w:szCs w:val="20"/>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8080"/>
                <w:sz w:val="20"/>
                <w:szCs w:val="20"/>
                <w:highlight w:val="yellow"/>
              </w:rPr>
              <w:t>&lt;</w:t>
            </w:r>
            <w:r w:rsidRPr="005F6FB9">
              <w:rPr>
                <w:rFonts w:eastAsia="Times New Roman" w:cs="Consolas"/>
                <w:color w:val="3F7F7F"/>
                <w:sz w:val="20"/>
                <w:szCs w:val="20"/>
                <w:highlight w:val="yellow"/>
              </w:rPr>
              <w:t>isscript</w:t>
            </w:r>
            <w:r w:rsidRPr="005F6FB9">
              <w:rPr>
                <w:rFonts w:eastAsia="Times New Roman" w:cs="Consolas"/>
                <w:color w:val="008080"/>
                <w:sz w:val="20"/>
                <w:szCs w:val="20"/>
                <w:highlight w:val="yellow"/>
              </w:rPr>
              <w:t>&gt;</w:t>
            </w:r>
          </w:p>
          <w:p w:rsidR="005F6FB9" w:rsidRPr="005F6FB9" w:rsidRDefault="005F6FB9" w:rsidP="005F6FB9">
            <w:pPr>
              <w:autoSpaceDE w:val="0"/>
              <w:autoSpaceDN w:val="0"/>
              <w:adjustRightInd w:val="0"/>
              <w:spacing w:after="0" w:line="240" w:lineRule="auto"/>
              <w:rPr>
                <w:rFonts w:eastAsia="Times New Roman" w:cs="Consolas"/>
                <w:sz w:val="20"/>
                <w:szCs w:val="20"/>
                <w:highlight w:val="yellow"/>
              </w:rPr>
            </w:pPr>
            <w:r w:rsidRPr="005F6FB9">
              <w:rPr>
                <w:rFonts w:eastAsia="Times New Roman" w:cs="Consolas"/>
                <w:color w:val="000000"/>
                <w:sz w:val="20"/>
                <w:szCs w:val="20"/>
                <w:highlight w:val="yellow"/>
              </w:rPr>
              <w:tab/>
              <w:t>var CybersourceConstants = require('int_cybersource/cartridge/scripts/utils/CybersourceConstants');</w:t>
            </w:r>
          </w:p>
          <w:p w:rsidR="005F6FB9" w:rsidRDefault="005F6FB9" w:rsidP="005C1822">
            <w:pPr>
              <w:pStyle w:val="BodyText"/>
            </w:pPr>
            <w:r w:rsidRPr="005F6FB9">
              <w:rPr>
                <w:color w:val="008080"/>
                <w:highlight w:val="yellow"/>
              </w:rPr>
              <w:t>&lt;/</w:t>
            </w:r>
            <w:r w:rsidRPr="005F6FB9">
              <w:rPr>
                <w:highlight w:val="yellow"/>
              </w:rPr>
              <w:t>isscript</w:t>
            </w:r>
            <w:r w:rsidRPr="005F6FB9">
              <w:rPr>
                <w:color w:val="008080"/>
                <w:highlight w:val="yellow"/>
              </w:rPr>
              <w:t>&gt;</w:t>
            </w:r>
          </w:p>
        </w:tc>
      </w:tr>
    </w:tbl>
    <w:p w:rsidR="005F6FB9" w:rsidRPr="005F6FB9" w:rsidRDefault="005F6FB9" w:rsidP="005C1822">
      <w:pPr>
        <w:pStyle w:val="BodyText"/>
      </w:pPr>
    </w:p>
    <w:p w:rsidR="00585261" w:rsidRDefault="00B16364" w:rsidP="005C1822">
      <w:pPr>
        <w:pStyle w:val="BodyText"/>
      </w:pPr>
      <w:r>
        <w:t xml:space="preserve">Add below lines </w:t>
      </w:r>
      <w:r w:rsidR="00585261">
        <w:t xml:space="preserve">of inside </w:t>
      </w:r>
      <w:r w:rsidR="00585261" w:rsidRPr="00585261">
        <w:t xml:space="preserve">&lt;div class="cart-actions </w:t>
      </w:r>
      <w:r w:rsidR="00585261">
        <w:t xml:space="preserve">&gt; and </w:t>
      </w:r>
      <w:r w:rsidR="00585261" w:rsidRPr="00585261">
        <w:t>&lt;div class="cart-actions cart-actions-top"&gt;</w:t>
      </w:r>
    </w:p>
    <w:tbl>
      <w:tblPr>
        <w:tblStyle w:val="TableGrid"/>
        <w:tblW w:w="0" w:type="auto"/>
        <w:tblLook w:val="04A0" w:firstRow="1" w:lastRow="0" w:firstColumn="1" w:lastColumn="0" w:noHBand="0" w:noVBand="1"/>
      </w:tblPr>
      <w:tblGrid>
        <w:gridCol w:w="10296"/>
      </w:tblGrid>
      <w:tr w:rsidR="00585261" w:rsidRPr="00F278B7" w:rsidTr="00585261">
        <w:tc>
          <w:tcPr>
            <w:tcW w:w="10296" w:type="dxa"/>
          </w:tcPr>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 cart-actions-top"</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F760BD">
              <w:rPr>
                <w:rFonts w:eastAsia="Times New Roman" w:cstheme="minorHAnsi"/>
                <w:color w:val="008080"/>
                <w:sz w:val="20"/>
                <w:szCs w:val="20"/>
                <w:highlight w:val="yellow"/>
              </w:rPr>
              <w:t>&lt;</w:t>
            </w:r>
            <w:r w:rsidR="00F278B7" w:rsidRPr="00F760BD">
              <w:rPr>
                <w:rFonts w:eastAsia="Times New Roman" w:cstheme="minorHAnsi"/>
                <w:color w:val="3F7F7F"/>
                <w:sz w:val="20"/>
                <w:szCs w:val="20"/>
                <w:highlight w:val="yellow"/>
              </w:rPr>
              <w:t>form</w:t>
            </w:r>
            <w:r w:rsidR="00F278B7" w:rsidRPr="00F760BD">
              <w:rPr>
                <w:rFonts w:eastAsia="Times New Roman" w:cstheme="minorHAnsi"/>
                <w:sz w:val="20"/>
                <w:szCs w:val="20"/>
                <w:highlight w:val="yellow"/>
              </w:rPr>
              <w:t xml:space="preserve"> </w:t>
            </w:r>
            <w:r w:rsidR="00F278B7" w:rsidRPr="00F760BD">
              <w:rPr>
                <w:rFonts w:eastAsia="Times New Roman" w:cstheme="minorHAnsi"/>
                <w:color w:val="7F007F"/>
                <w:sz w:val="20"/>
                <w:szCs w:val="20"/>
                <w:highlight w:val="yellow"/>
              </w:rPr>
              <w:t>class</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"cart-action-checkout"</w:t>
            </w:r>
            <w:r w:rsidR="00F278B7" w:rsidRPr="00F760BD">
              <w:rPr>
                <w:rFonts w:eastAsia="Times New Roman" w:cstheme="minorHAnsi"/>
                <w:color w:val="7F007F"/>
                <w:sz w:val="20"/>
                <w:szCs w:val="20"/>
                <w:highlight w:val="yellow"/>
              </w:rPr>
              <w:t>action</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"${URLUtils.continueURL()}"</w:t>
            </w:r>
            <w:r w:rsidR="00F278B7" w:rsidRPr="00F760BD">
              <w:rPr>
                <w:rFonts w:eastAsia="Times New Roman" w:cstheme="minorHAnsi"/>
                <w:color w:val="7F007F"/>
                <w:sz w:val="20"/>
                <w:szCs w:val="20"/>
                <w:highlight w:val="yellow"/>
              </w:rPr>
              <w:t>method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"post"</w:t>
            </w:r>
            <w:r w:rsidR="00F278B7" w:rsidRPr="00F760BD">
              <w:rPr>
                <w:rFonts w:eastAsia="Times New Roman" w:cstheme="minorHAnsi"/>
                <w:color w:val="7F007F"/>
                <w:sz w:val="20"/>
                <w:szCs w:val="20"/>
                <w:highlight w:val="yellow"/>
              </w:rPr>
              <w:t>name</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"${pdict.CurrentForms.cart.dynamicHtmlName}"</w:t>
            </w:r>
            <w:r w:rsidR="00F278B7" w:rsidRPr="00F760BD">
              <w:rPr>
                <w:rFonts w:eastAsia="Times New Roman" w:cstheme="minorHAnsi"/>
                <w:color w:val="7F007F"/>
                <w:sz w:val="20"/>
                <w:szCs w:val="20"/>
                <w:highlight w:val="yellow"/>
              </w:rPr>
              <w:t>id</w:t>
            </w:r>
            <w:r w:rsidR="00F278B7" w:rsidRPr="00F760BD">
              <w:rPr>
                <w:rFonts w:eastAsia="Times New Roman" w:cstheme="minorHAnsi"/>
                <w:color w:val="000000"/>
                <w:sz w:val="20"/>
                <w:szCs w:val="20"/>
                <w:highlight w:val="yellow"/>
              </w:rPr>
              <w:t>=</w:t>
            </w:r>
            <w:r w:rsidR="00F278B7" w:rsidRPr="00F760BD">
              <w:rPr>
                <w:rFonts w:eastAsia="Times New Roman" w:cstheme="minorHAnsi"/>
                <w:i/>
                <w:iCs/>
                <w:color w:val="2A00FF"/>
                <w:sz w:val="20"/>
                <w:szCs w:val="20"/>
                <w:highlight w:val="yellow"/>
              </w:rPr>
              <w:t>"checkout-form"</w:t>
            </w:r>
            <w:r w:rsidR="00F278B7" w:rsidRPr="00F760BD">
              <w:rPr>
                <w:rFonts w:eastAsia="Times New Roman" w:cstheme="minorHAnsi"/>
                <w:color w:val="008080"/>
                <w:sz w:val="20"/>
                <w:szCs w:val="20"/>
                <w:highlight w:val="yellow"/>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lastRenderedPageBreak/>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00822CF0">
              <w:rPr>
                <w:rFonts w:eastAsia="Times New Roman" w:cstheme="minorHAnsi"/>
                <w:color w:val="3F7F7F"/>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00822CF0">
              <w:rPr>
                <w:rFonts w:eastAsia="Times New Roman" w:cstheme="minorHAnsi"/>
                <w:i/>
                <w:iCs/>
                <w:color w:val="2A00FF"/>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585261" w:rsidRPr="00F278B7" w:rsidRDefault="00585261" w:rsidP="00585261">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p>
          <w:p w:rsidR="00F278B7" w:rsidRPr="007F3647" w:rsidRDefault="00585261" w:rsidP="00F278B7">
            <w:pPr>
              <w:autoSpaceDE w:val="0"/>
              <w:autoSpaceDN w:val="0"/>
              <w:adjustRightInd w:val="0"/>
              <w:spacing w:after="0" w:line="240" w:lineRule="auto"/>
              <w:rPr>
                <w:rFonts w:eastAsia="Times New Roman" w:cs="Consolas"/>
                <w:sz w:val="20"/>
                <w:szCs w:val="20"/>
                <w:highlight w:val="yellow"/>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00F278B7" w:rsidRPr="007F3647">
              <w:rPr>
                <w:rFonts w:eastAsia="Times New Roman" w:cs="Consolas"/>
                <w:color w:val="008080"/>
                <w:sz w:val="20"/>
                <w:szCs w:val="20"/>
                <w:highlight w:val="yellow"/>
              </w:rPr>
              <w:t>&lt;</w:t>
            </w:r>
            <w:r w:rsidR="00F278B7" w:rsidRPr="007F3647">
              <w:rPr>
                <w:rFonts w:eastAsia="Times New Roman" w:cs="Consolas"/>
                <w:color w:val="3F7F7F"/>
                <w:sz w:val="20"/>
                <w:szCs w:val="20"/>
                <w:highlight w:val="yellow"/>
              </w:rPr>
              <w:t>isif</w:t>
            </w:r>
            <w:r w:rsidR="00F278B7" w:rsidRPr="007F3647">
              <w:rPr>
                <w:rFonts w:eastAsia="Times New Roman" w:cs="Consolas"/>
                <w:sz w:val="20"/>
                <w:szCs w:val="20"/>
                <w:highlight w:val="yellow"/>
              </w:rPr>
              <w:t xml:space="preserve"> </w:t>
            </w:r>
            <w:r w:rsidR="00F278B7" w:rsidRPr="007F3647">
              <w:rPr>
                <w:rFonts w:eastAsia="Times New Roman" w:cs="Consolas"/>
                <w:color w:val="7F007F"/>
                <w:sz w:val="20"/>
                <w:szCs w:val="20"/>
                <w:highlight w:val="yellow"/>
              </w:rPr>
              <w:t>condition</w:t>
            </w:r>
            <w:r w:rsidR="00F278B7" w:rsidRPr="007F3647">
              <w:rPr>
                <w:rFonts w:eastAsia="Times New Roman" w:cs="Consolas"/>
                <w:color w:val="000000"/>
                <w:sz w:val="20"/>
                <w:szCs w:val="20"/>
                <w:highlight w:val="yellow"/>
              </w:rPr>
              <w:t>=</w:t>
            </w:r>
            <w:r w:rsidR="00F278B7" w:rsidRPr="007F3647">
              <w:rPr>
                <w:rFonts w:eastAsia="Times New Roman" w:cs="Consolas"/>
                <w:i/>
                <w:iCs/>
                <w:color w:val="2A00FF"/>
                <w:sz w:val="20"/>
                <w:szCs w:val="20"/>
                <w:highlight w:val="yellow"/>
              </w:rPr>
              <w:t>"${dw.order.PaymentMgr.getPaymentMethod(CybersourceConstants.METHOD_PAYPAL).isActive() &amp;&amp;  dw.system.Site.current.getCustomPreferenceValue('CsEnableExpressPaypal')==true}"</w:t>
            </w:r>
            <w:r w:rsidR="00F278B7"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condition</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"${dw.system.Site.getCurrent().getCustomPreferenceValue('payPalBillingAgreements') &amp;&amp; !empty(pdict.CurrentCustomer.profile) &amp;&amp; !empty(pdict.CurrentCustomer.profile.custom.billingAgreementID)}"</w:t>
            </w:r>
            <w:r w:rsidRPr="007F3647">
              <w:rPr>
                <w:rFonts w:eastAsia="Times New Roman" w:cs="Consolas"/>
                <w:color w:val="008080"/>
                <w:sz w:val="20"/>
                <w:szCs w:val="20"/>
                <w:highlight w:val="yellow"/>
              </w:rPr>
              <w:t>&gt;</w:t>
            </w:r>
            <w:r w:rsidRPr="007F3647">
              <w:rPr>
                <w:rFonts w:eastAsia="Times New Roman" w:cs="Consolas"/>
                <w:color w:val="000000"/>
                <w:sz w:val="20"/>
                <w:szCs w:val="20"/>
                <w:highlight w:val="yellow"/>
              </w:rPr>
              <w:t xml:space="preserve"> </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input</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type</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"image"</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src</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"https://www.paypal.com/en_US/i/btn/btn_xpressCheckout.gif"</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alt</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 Express"</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"billingAgreementExpressCheckout"</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iselse</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div</w:t>
            </w:r>
            <w:r w:rsidRPr="007F3647">
              <w:rPr>
                <w:rFonts w:eastAsia="Times New Roman" w:cs="Consolas"/>
                <w:sz w:val="20"/>
                <w:szCs w:val="20"/>
                <w:highlight w:val="yellow"/>
              </w:rPr>
              <w:t xml:space="preserve"> </w:t>
            </w:r>
            <w:r w:rsidRPr="007F3647">
              <w:rPr>
                <w:rFonts w:eastAsia="Times New Roman" w:cs="Consolas"/>
                <w:color w:val="7F007F"/>
                <w:sz w:val="20"/>
                <w:szCs w:val="20"/>
                <w:highlight w:val="yellow"/>
              </w:rPr>
              <w:t>class</w:t>
            </w:r>
            <w:r w:rsidRPr="007F3647">
              <w:rPr>
                <w:rFonts w:eastAsia="Times New Roman" w:cs="Consolas"/>
                <w:color w:val="000000"/>
                <w:sz w:val="20"/>
                <w:szCs w:val="20"/>
                <w:highlight w:val="yellow"/>
              </w:rPr>
              <w:t>=</w:t>
            </w:r>
            <w:r w:rsidRPr="007F3647">
              <w:rPr>
                <w:rFonts w:eastAsia="Times New Roman" w:cs="Consolas"/>
                <w:i/>
                <w:iCs/>
                <w:color w:val="2A00FF"/>
                <w:sz w:val="20"/>
                <w:szCs w:val="20"/>
                <w:highlight w:val="yellow"/>
              </w:rPr>
              <w:t>"paypal-button-container-cart2"</w:t>
            </w:r>
            <w:r w:rsidRPr="007F3647">
              <w:rPr>
                <w:rFonts w:eastAsia="Times New Roman" w:cs="Consolas"/>
                <w:color w:val="008080"/>
                <w:sz w:val="20"/>
                <w:szCs w:val="20"/>
                <w:highlight w:val="yellow"/>
              </w:rPr>
              <w:t>&gt;&lt;/</w:t>
            </w:r>
            <w:r w:rsidRPr="007F3647">
              <w:rPr>
                <w:rFonts w:eastAsia="Times New Roman" w:cs="Consolas"/>
                <w:color w:val="3F7F7F"/>
                <w:sz w:val="20"/>
                <w:szCs w:val="20"/>
                <w:highlight w:val="yellow"/>
              </w:rPr>
              <w:t>div</w:t>
            </w:r>
            <w:r w:rsidRPr="007F3647">
              <w:rPr>
                <w:rFonts w:eastAsia="Times New Roman" w:cs="Consolas"/>
                <w:color w:val="008080"/>
                <w:sz w:val="20"/>
                <w:szCs w:val="20"/>
                <w:highlight w:val="yellow"/>
              </w:rPr>
              <w:t>&gt;</w:t>
            </w:r>
          </w:p>
          <w:p w:rsidR="00F278B7" w:rsidRPr="007F3647" w:rsidRDefault="00F278B7" w:rsidP="00F278B7">
            <w:pPr>
              <w:autoSpaceDE w:val="0"/>
              <w:autoSpaceDN w:val="0"/>
              <w:adjustRightInd w:val="0"/>
              <w:spacing w:after="0" w:line="240" w:lineRule="auto"/>
              <w:rPr>
                <w:rFonts w:eastAsia="Times New Roman" w:cs="Consolas"/>
                <w:sz w:val="20"/>
                <w:szCs w:val="20"/>
                <w:highlight w:val="yellow"/>
              </w:rPr>
            </w:pP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0000"/>
                <w:sz w:val="20"/>
                <w:szCs w:val="20"/>
                <w:highlight w:val="yellow"/>
              </w:rPr>
              <w:tab/>
            </w:r>
            <w:r w:rsidRPr="007F3647">
              <w:rPr>
                <w:rFonts w:eastAsia="Times New Roman" w:cs="Consolas"/>
                <w:color w:val="008080"/>
                <w:sz w:val="20"/>
                <w:szCs w:val="20"/>
                <w:highlight w:val="yellow"/>
              </w:rPr>
              <w:t>&lt;/</w:t>
            </w:r>
            <w:r w:rsidRPr="007F3647">
              <w:rPr>
                <w:rFonts w:eastAsia="Times New Roman" w:cs="Consolas"/>
                <w:color w:val="3F7F7F"/>
                <w:sz w:val="20"/>
                <w:szCs w:val="20"/>
                <w:highlight w:val="yellow"/>
              </w:rPr>
              <w:t>isif</w:t>
            </w:r>
            <w:r w:rsidRPr="007F3647">
              <w:rPr>
                <w:rFonts w:eastAsia="Times New Roman" w:cs="Consolas"/>
                <w:color w:val="008080"/>
                <w:sz w:val="20"/>
                <w:szCs w:val="20"/>
                <w:highlight w:val="yellow"/>
              </w:rPr>
              <w:t>&gt;</w:t>
            </w:r>
          </w:p>
          <w:p w:rsidR="00585261" w:rsidRPr="00F278B7" w:rsidRDefault="00F278B7" w:rsidP="005C1822">
            <w:pPr>
              <w:pStyle w:val="BodyText"/>
              <w:rPr>
                <w:rFonts w:cstheme="minorHAnsi"/>
              </w:rPr>
            </w:pP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highlight w:val="yellow"/>
              </w:rPr>
              <w:tab/>
            </w:r>
            <w:r w:rsidRPr="007F3647">
              <w:rPr>
                <w:color w:val="008080"/>
                <w:highlight w:val="yellow"/>
              </w:rPr>
              <w:t>&lt;/</w:t>
            </w:r>
            <w:r w:rsidRPr="007F3647">
              <w:rPr>
                <w:color w:val="3F7F7F"/>
                <w:highlight w:val="yellow"/>
              </w:rPr>
              <w:t>isif</w:t>
            </w:r>
            <w:r w:rsidRPr="007F3647">
              <w:rPr>
                <w:color w:val="008080"/>
                <w:highlight w:val="yellow"/>
              </w:rPr>
              <w:t>&gt;</w:t>
            </w:r>
          </w:p>
        </w:tc>
      </w:tr>
    </w:tbl>
    <w:p w:rsidR="00585261" w:rsidRPr="001303BF" w:rsidRDefault="00585261" w:rsidP="005C1822">
      <w:pPr>
        <w:pStyle w:val="BodyText"/>
      </w:pPr>
    </w:p>
    <w:tbl>
      <w:tblPr>
        <w:tblStyle w:val="TableGrid"/>
        <w:tblW w:w="0" w:type="auto"/>
        <w:tblLook w:val="04A0" w:firstRow="1" w:lastRow="0" w:firstColumn="1" w:lastColumn="0" w:noHBand="0" w:noVBand="1"/>
      </w:tblPr>
      <w:tblGrid>
        <w:gridCol w:w="10296"/>
      </w:tblGrid>
      <w:tr w:rsidR="00177B5B" w:rsidRPr="00F278B7" w:rsidTr="00177B5B">
        <w:tc>
          <w:tcPr>
            <w:tcW w:w="10296" w:type="dxa"/>
          </w:tcPr>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8080"/>
                <w:sz w:val="20"/>
                <w:szCs w:val="20"/>
              </w:rPr>
              <w:t>&lt;</w:t>
            </w:r>
            <w:r w:rsidRPr="00F278B7">
              <w:rPr>
                <w:rFonts w:eastAsia="Times New Roman" w:cstheme="minorHAnsi"/>
                <w:color w:val="3F7F7F"/>
                <w:sz w:val="20"/>
                <w:szCs w:val="20"/>
                <w:highlight w:val="lightGray"/>
              </w:rPr>
              <w:t>div</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"cart-actions"</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r w:rsidRPr="00F278B7">
              <w:rPr>
                <w:rFonts w:eastAsia="Times New Roman" w:cstheme="minorHAnsi"/>
                <w:color w:val="000000"/>
                <w:sz w:val="20"/>
                <w:szCs w:val="20"/>
              </w:rPr>
              <w:t>continue shop url is a non-secure but checkout needs a secure and that is why separate forms!</w:t>
            </w:r>
            <w:r w:rsidRPr="00F278B7">
              <w:rPr>
                <w:rFonts w:eastAsia="Times New Roman" w:cstheme="minorHAnsi"/>
                <w:color w:val="008080"/>
                <w:sz w:val="20"/>
                <w:szCs w:val="20"/>
              </w:rPr>
              <w:t>&lt;/</w:t>
            </w:r>
            <w:r w:rsidRPr="00F278B7">
              <w:rPr>
                <w:rFonts w:eastAsia="Times New Roman" w:cstheme="minorHAnsi"/>
                <w:color w:val="3F7F7F"/>
                <w:sz w:val="20"/>
                <w:szCs w:val="20"/>
              </w:rPr>
              <w:t>iscomment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form</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"cart-action-checkout"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action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"${URLUtils.continueURL()}"</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method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"post"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name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"${pdict.CurrentForms.cart.dynamicHtmlName}"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id</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"checkout-form"</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fieldset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isif</w:t>
            </w:r>
            <w:r w:rsidRPr="00F278B7">
              <w:rPr>
                <w:rFonts w:eastAsia="Times New Roman" w:cstheme="minorHAnsi"/>
                <w:sz w:val="20"/>
                <w:szCs w:val="20"/>
              </w:rPr>
              <w:t xml:space="preserve"> </w:t>
            </w:r>
            <w:r w:rsidRPr="00F278B7">
              <w:rPr>
                <w:rFonts w:eastAsia="Times New Roman" w:cstheme="minorHAnsi"/>
                <w:color w:val="7F007F"/>
                <w:sz w:val="20"/>
                <w:szCs w:val="20"/>
              </w:rPr>
              <w:t>condition</w:t>
            </w:r>
            <w:r w:rsidRPr="00F278B7">
              <w:rPr>
                <w:rFonts w:eastAsia="Times New Roman" w:cstheme="minorHAnsi"/>
                <w:color w:val="000000"/>
                <w:sz w:val="20"/>
                <w:szCs w:val="20"/>
              </w:rPr>
              <w:t>=</w:t>
            </w:r>
            <w:r w:rsidRPr="00F278B7">
              <w:rPr>
                <w:rFonts w:eastAsia="Times New Roman" w:cstheme="minorHAnsi"/>
                <w:i/>
                <w:iCs/>
                <w:color w:val="2A00FF"/>
                <w:sz w:val="20"/>
                <w:szCs w:val="20"/>
              </w:rPr>
              <w:t>"${enableCheckout}"</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sz w:val="20"/>
                <w:szCs w:val="20"/>
              </w:rPr>
              <w:t xml:space="preserve"> </w:t>
            </w:r>
            <w:r w:rsidRPr="00F278B7">
              <w:rPr>
                <w:rFonts w:eastAsia="Times New Roman" w:cstheme="minorHAnsi"/>
                <w:color w:val="7F007F"/>
                <w:sz w:val="20"/>
                <w:szCs w:val="20"/>
              </w:rPr>
              <w:t>class</w:t>
            </w:r>
            <w:r w:rsidRPr="00F278B7">
              <w:rPr>
                <w:rFonts w:eastAsia="Times New Roman" w:cstheme="minorHAnsi"/>
                <w:color w:val="000000"/>
                <w:sz w:val="20"/>
                <w:szCs w:val="20"/>
              </w:rPr>
              <w:t>=</w:t>
            </w:r>
            <w:r w:rsidRPr="00F278B7">
              <w:rPr>
                <w:rFonts w:eastAsia="Times New Roman" w:cstheme="minorHAnsi"/>
                <w:i/>
                <w:iCs/>
                <w:color w:val="2A00FF"/>
                <w:sz w:val="20"/>
                <w:szCs w:val="20"/>
              </w:rPr>
              <w:t>"button-fancy-large"</w:t>
            </w:r>
            <w:r w:rsidRPr="00F278B7">
              <w:rPr>
                <w:rFonts w:eastAsia="Times New Roman" w:cstheme="minorHAnsi"/>
                <w:sz w:val="20"/>
                <w:szCs w:val="20"/>
              </w:rPr>
              <w:t xml:space="preserve"> </w:t>
            </w:r>
            <w:r w:rsidRPr="00F278B7">
              <w:rPr>
                <w:rFonts w:eastAsia="Times New Roman" w:cstheme="minorHAnsi"/>
                <w:color w:val="7F007F"/>
                <w:sz w:val="20"/>
                <w:szCs w:val="20"/>
              </w:rPr>
              <w:t>type</w:t>
            </w:r>
            <w:r w:rsidRPr="00F278B7">
              <w:rPr>
                <w:rFonts w:eastAsia="Times New Roman" w:cstheme="minorHAnsi"/>
                <w:color w:val="000000"/>
                <w:sz w:val="20"/>
                <w:szCs w:val="20"/>
              </w:rPr>
              <w:t>=</w:t>
            </w:r>
            <w:r w:rsidRPr="00F278B7">
              <w:rPr>
                <w:rFonts w:eastAsia="Times New Roman" w:cstheme="minorHAnsi"/>
                <w:i/>
                <w:iCs/>
                <w:color w:val="2A00FF"/>
                <w:sz w:val="20"/>
                <w:szCs w:val="20"/>
              </w:rPr>
              <w:t>"submit"</w:t>
            </w:r>
            <w:r w:rsidRPr="00F278B7">
              <w:rPr>
                <w:rFonts w:eastAsia="Times New Roman" w:cstheme="minorHAnsi"/>
                <w:sz w:val="20"/>
                <w:szCs w:val="20"/>
              </w:rPr>
              <w:t xml:space="preserve"> </w:t>
            </w:r>
            <w:r w:rsidRPr="00F278B7">
              <w:rPr>
                <w:rFonts w:eastAsia="Times New Roman" w:cstheme="minorHAnsi"/>
                <w:color w:val="7F007F"/>
                <w:sz w:val="20"/>
                <w:szCs w:val="20"/>
              </w:rPr>
              <w:t>value</w:t>
            </w:r>
            <w:r w:rsidRPr="00F278B7">
              <w:rPr>
                <w:rFonts w:eastAsia="Times New Roman" w:cstheme="minorHAnsi"/>
                <w:color w:val="000000"/>
                <w:sz w:val="20"/>
                <w:szCs w:val="20"/>
              </w:rPr>
              <w:t>=</w:t>
            </w:r>
            <w:r w:rsidRPr="00F278B7">
              <w:rPr>
                <w:rFonts w:eastAsia="Times New Roman" w:cstheme="minorHAnsi"/>
                <w:i/>
                <w:iCs/>
                <w:color w:val="2A00FF"/>
                <w:sz w:val="20"/>
                <w:szCs w:val="20"/>
              </w:rPr>
              <w:t>"${Resource.msg('global.checkout','locale',null)}"</w:t>
            </w:r>
            <w:r w:rsidRPr="00F278B7">
              <w:rPr>
                <w:rFonts w:eastAsia="Times New Roman" w:cstheme="minorHAnsi"/>
                <w:sz w:val="20"/>
                <w:szCs w:val="20"/>
              </w:rPr>
              <w:t xml:space="preserve"> </w:t>
            </w:r>
            <w:r w:rsidRPr="00F278B7">
              <w:rPr>
                <w:rFonts w:eastAsia="Times New Roman" w:cstheme="minorHAnsi"/>
                <w:color w:val="7F007F"/>
                <w:sz w:val="20"/>
                <w:szCs w:val="20"/>
              </w:rPr>
              <w:t>name</w:t>
            </w:r>
            <w:r w:rsidRPr="00F278B7">
              <w:rPr>
                <w:rFonts w:eastAsia="Times New Roman" w:cstheme="minorHAnsi"/>
                <w:color w:val="000000"/>
                <w:sz w:val="20"/>
                <w:szCs w:val="20"/>
              </w:rPr>
              <w:t>=</w:t>
            </w:r>
            <w:r w:rsidRPr="00F278B7">
              <w:rPr>
                <w:rFonts w:eastAsia="Times New Roman" w:cstheme="minorHAnsi"/>
                <w:i/>
                <w:iCs/>
                <w:color w:val="2A00FF"/>
                <w:sz w:val="20"/>
                <w:szCs w:val="20"/>
              </w:rPr>
              <w:t>"${pdict.CurrentForms.cart.checkoutCart.htmlName}"</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t>${Resource.msg('global.checkout','locale',null)}</w:t>
            </w:r>
          </w:p>
          <w:p w:rsidR="00F278B7" w:rsidRPr="00F278B7" w:rsidRDefault="00F278B7" w:rsidP="00F278B7">
            <w:pPr>
              <w:autoSpaceDE w:val="0"/>
              <w:autoSpaceDN w:val="0"/>
              <w:adjustRightInd w:val="0"/>
              <w:spacing w:after="0" w:line="240" w:lineRule="auto"/>
              <w:rPr>
                <w:rFonts w:eastAsia="Times New Roman" w:cstheme="minorHAnsi"/>
                <w:sz w:val="20"/>
                <w:szCs w:val="20"/>
              </w:rPr>
            </w:pP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0000"/>
                <w:sz w:val="20"/>
                <w:szCs w:val="20"/>
              </w:rPr>
              <w:tab/>
            </w:r>
            <w:r w:rsidRPr="00F278B7">
              <w:rPr>
                <w:rFonts w:eastAsia="Times New Roman" w:cstheme="minorHAnsi"/>
                <w:color w:val="008080"/>
                <w:sz w:val="20"/>
                <w:szCs w:val="20"/>
              </w:rPr>
              <w:t>&lt;/</w:t>
            </w:r>
            <w:r w:rsidRPr="00F278B7">
              <w:rPr>
                <w:rFonts w:eastAsia="Times New Roman" w:cstheme="minorHAnsi"/>
                <w:color w:val="3F7F7F"/>
                <w:sz w:val="20"/>
                <w:szCs w:val="20"/>
              </w:rPr>
              <w:t>button</w:t>
            </w:r>
            <w:r w:rsidRPr="00F278B7">
              <w:rPr>
                <w:rFonts w:eastAsia="Times New Roman" w:cstheme="minorHAnsi"/>
                <w:color w:val="008080"/>
                <w:sz w:val="20"/>
                <w:szCs w:val="20"/>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t xml:space="preserve"> </w:t>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"${dw.order.PaymentMgr.getPaymentMethod(CybersourceConstants.METHOD_PAYPAL).isActive() &amp;&amp;  dw.system.Site.current.getCustomPreferenceValue('CsEnableExpressPaypal')==true}"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condition</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"${dw.system.Site.getCurrent().getCustomPreferenceValue('payPalBillingAgreements') &amp;&amp; !empty(pdict.CurrentCustomer.profile) &amp;&amp; !empty(pdict.CurrentCustomer.profile.custom.billingAgreementID)}"</w:t>
            </w:r>
            <w:r w:rsidRPr="00F278B7">
              <w:rPr>
                <w:rFonts w:eastAsia="Times New Roman" w:cstheme="minorHAnsi"/>
                <w:color w:val="008080"/>
                <w:sz w:val="20"/>
                <w:szCs w:val="20"/>
                <w:highlight w:val="yellow"/>
              </w:rPr>
              <w:t>&gt;</w:t>
            </w:r>
            <w:r w:rsidRPr="00F278B7">
              <w:rPr>
                <w:rFonts w:eastAsia="Times New Roman" w:cstheme="minorHAnsi"/>
                <w:color w:val="000000"/>
                <w:sz w:val="20"/>
                <w:szCs w:val="20"/>
                <w:highlight w:val="yellow"/>
              </w:rPr>
              <w:t xml:space="preserve"> </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input</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type</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"image"</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src</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"https://www.paypal.com/en_US/i/btn/btn_xpressCheckout.gif"</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alt</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 Express"</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"billingAgreementExpressCheckout"</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iselse</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div</w:t>
            </w:r>
            <w:r w:rsidRPr="00F278B7">
              <w:rPr>
                <w:rFonts w:eastAsia="Times New Roman" w:cstheme="minorHAnsi"/>
                <w:sz w:val="20"/>
                <w:szCs w:val="20"/>
                <w:highlight w:val="yellow"/>
              </w:rPr>
              <w:t xml:space="preserve"> </w:t>
            </w:r>
            <w:r w:rsidRPr="00F278B7">
              <w:rPr>
                <w:rFonts w:eastAsia="Times New Roman" w:cstheme="minorHAnsi"/>
                <w:color w:val="7F007F"/>
                <w:sz w:val="20"/>
                <w:szCs w:val="20"/>
                <w:highlight w:val="yellow"/>
              </w:rPr>
              <w:t>class</w:t>
            </w:r>
            <w:r w:rsidRPr="00F278B7">
              <w:rPr>
                <w:rFonts w:eastAsia="Times New Roman" w:cstheme="minorHAnsi"/>
                <w:color w:val="000000"/>
                <w:sz w:val="20"/>
                <w:szCs w:val="20"/>
                <w:highlight w:val="yellow"/>
              </w:rPr>
              <w:t>=</w:t>
            </w:r>
            <w:r w:rsidRPr="00F278B7">
              <w:rPr>
                <w:rFonts w:eastAsia="Times New Roman" w:cstheme="minorHAnsi"/>
                <w:i/>
                <w:iCs/>
                <w:color w:val="2A00FF"/>
                <w:sz w:val="20"/>
                <w:szCs w:val="20"/>
                <w:highlight w:val="yellow"/>
              </w:rPr>
              <w:t>"paypal-button-container-cart1"</w:t>
            </w:r>
            <w:r w:rsidRPr="00F278B7">
              <w:rPr>
                <w:rFonts w:eastAsia="Times New Roman" w:cstheme="minorHAnsi"/>
                <w:color w:val="008080"/>
                <w:sz w:val="20"/>
                <w:szCs w:val="20"/>
                <w:highlight w:val="yellow"/>
              </w:rPr>
              <w:t>&gt;&lt;/</w:t>
            </w:r>
            <w:r w:rsidRPr="00F278B7">
              <w:rPr>
                <w:rFonts w:eastAsia="Times New Roman" w:cstheme="minorHAnsi"/>
                <w:color w:val="3F7F7F"/>
                <w:sz w:val="20"/>
                <w:szCs w:val="20"/>
                <w:highlight w:val="yellow"/>
              </w:rPr>
              <w:t>div</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8080"/>
                <w:sz w:val="20"/>
                <w:szCs w:val="20"/>
                <w:highlight w:val="yellow"/>
              </w:rPr>
              <w:t>&lt;/</w:t>
            </w:r>
            <w:r w:rsidRPr="00F278B7">
              <w:rPr>
                <w:rFonts w:eastAsia="Times New Roman" w:cstheme="minorHAnsi"/>
                <w:color w:val="3F7F7F"/>
                <w:sz w:val="20"/>
                <w:szCs w:val="20"/>
                <w:highlight w:val="yellow"/>
              </w:rPr>
              <w:t>isif</w:t>
            </w:r>
            <w:r w:rsidRPr="00F278B7">
              <w:rPr>
                <w:rFonts w:eastAsia="Times New Roman" w:cstheme="minorHAnsi"/>
                <w:color w:val="008080"/>
                <w:sz w:val="20"/>
                <w:szCs w:val="20"/>
                <w:highlight w:val="yellow"/>
              </w:rPr>
              <w:t>&gt;</w:t>
            </w:r>
          </w:p>
          <w:p w:rsidR="00F278B7" w:rsidRPr="00F278B7" w:rsidRDefault="00F278B7" w:rsidP="00F278B7">
            <w:pPr>
              <w:autoSpaceDE w:val="0"/>
              <w:autoSpaceDN w:val="0"/>
              <w:adjustRightInd w:val="0"/>
              <w:spacing w:after="0" w:line="240" w:lineRule="auto"/>
              <w:rPr>
                <w:rFonts w:eastAsia="Times New Roman" w:cstheme="minorHAnsi"/>
                <w:sz w:val="20"/>
                <w:szCs w:val="20"/>
                <w:highlight w:val="yellow"/>
              </w:rPr>
            </w:pP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r w:rsidRPr="00F278B7">
              <w:rPr>
                <w:rFonts w:eastAsia="Times New Roman" w:cstheme="minorHAnsi"/>
                <w:color w:val="000000"/>
                <w:sz w:val="20"/>
                <w:szCs w:val="20"/>
                <w:highlight w:val="yellow"/>
              </w:rPr>
              <w:tab/>
            </w:r>
          </w:p>
          <w:p w:rsidR="00177B5B" w:rsidRPr="00F278B7" w:rsidRDefault="00F278B7" w:rsidP="005C1822">
            <w:pPr>
              <w:pStyle w:val="BodyText"/>
            </w:pP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highlight w:val="yellow"/>
              </w:rPr>
              <w:tab/>
            </w:r>
            <w:r w:rsidRPr="00F278B7">
              <w:rPr>
                <w:color w:val="008080"/>
                <w:highlight w:val="yellow"/>
              </w:rPr>
              <w:t>&lt;/</w:t>
            </w:r>
            <w:r w:rsidRPr="00F278B7">
              <w:rPr>
                <w:color w:val="3F7F7F"/>
                <w:highlight w:val="yellow"/>
              </w:rPr>
              <w:t>isif</w:t>
            </w:r>
            <w:r w:rsidRPr="00F278B7">
              <w:rPr>
                <w:color w:val="008080"/>
                <w:highlight w:val="yellow"/>
              </w:rPr>
              <w:t>&gt;</w:t>
            </w:r>
          </w:p>
        </w:tc>
      </w:tr>
    </w:tbl>
    <w:p w:rsidR="00B16364" w:rsidRDefault="00B16364" w:rsidP="005C1822">
      <w:pPr>
        <w:pStyle w:val="BodyText"/>
      </w:pPr>
    </w:p>
    <w:p w:rsidR="00B16364" w:rsidRPr="00E3342B" w:rsidRDefault="00B16364" w:rsidP="00B16364">
      <w:pPr>
        <w:pStyle w:val="Heading4"/>
        <w:rPr>
          <w:rFonts w:asciiTheme="minorHAnsi" w:hAnsiTheme="minorHAnsi"/>
        </w:rPr>
      </w:pPr>
      <w:r w:rsidRPr="00E3342B">
        <w:rPr>
          <w:rFonts w:asciiTheme="minorHAnsi" w:hAnsiTheme="minorHAnsi"/>
        </w:rPr>
        <w:lastRenderedPageBreak/>
        <w:t>Resources.ds</w:t>
      </w:r>
    </w:p>
    <w:p w:rsidR="00B16364" w:rsidRDefault="00B16364" w:rsidP="005C1822">
      <w:pPr>
        <w:pStyle w:val="BodyText"/>
      </w:pPr>
      <w:r>
        <w:t xml:space="preserve">Add below urls in urls json object under </w:t>
      </w:r>
      <w:r w:rsidRPr="00E3342B">
        <w:t>ResourceHelper.getUrls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634BE4">
            <w:pPr>
              <w:autoSpaceDE w:val="0"/>
              <w:autoSpaceDN w:val="0"/>
              <w:adjustRightInd w:val="0"/>
              <w:spacing w:after="0" w:line="240" w:lineRule="auto"/>
              <w:rPr>
                <w:rFonts w:eastAsia="Times New Roman" w:cs="Consolas"/>
                <w:color w:val="000000"/>
                <w:sz w:val="20"/>
                <w:szCs w:val="20"/>
              </w:rPr>
            </w:pPr>
            <w:r>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paypalinitsession</w:t>
            </w:r>
            <w:r w:rsidRPr="00961E2E">
              <w:rPr>
                <w:rFonts w:eastAsia="Times New Roman" w:cs="Consolas"/>
                <w:color w:val="000000"/>
                <w:sz w:val="20"/>
                <w:szCs w:val="20"/>
              </w:rPr>
              <w:tab/>
              <w:t>: URLUtils.url(</w:t>
            </w:r>
            <w:r w:rsidRPr="00961E2E">
              <w:rPr>
                <w:rFonts w:eastAsia="Times New Roman" w:cs="Consolas"/>
                <w:color w:val="2A00FF"/>
                <w:sz w:val="20"/>
                <w:szCs w:val="20"/>
              </w:rPr>
              <w:t>'CYBPaypal-InitiatePaypalExpress'</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paypalcallback</w:t>
            </w:r>
            <w:r w:rsidRPr="00961E2E">
              <w:rPr>
                <w:rFonts w:eastAsia="Times New Roman" w:cs="Consolas"/>
                <w:color w:val="000000"/>
                <w:sz w:val="20"/>
                <w:szCs w:val="20"/>
              </w:rPr>
              <w:tab/>
              <w:t>: URLUtils.https(</w:t>
            </w:r>
            <w:r w:rsidRPr="00961E2E">
              <w:rPr>
                <w:rFonts w:eastAsia="Times New Roman" w:cs="Consolas"/>
                <w:color w:val="2A00FF"/>
                <w:sz w:val="20"/>
                <w:szCs w:val="20"/>
              </w:rPr>
              <w:t>'CYBPaypal-SessionCallback'</w:t>
            </w:r>
            <w:r w:rsidRPr="00961E2E">
              <w:rPr>
                <w:rFonts w:eastAsia="Times New Roman" w:cs="Consolas"/>
                <w:color w:val="000000"/>
                <w:sz w:val="20"/>
                <w:szCs w:val="20"/>
              </w:rPr>
              <w:t>).toString(),</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billingagreement</w:t>
            </w:r>
            <w:r w:rsidRPr="00961E2E">
              <w:rPr>
                <w:rFonts w:eastAsia="Times New Roman" w:cs="Consolas"/>
                <w:color w:val="000000"/>
                <w:sz w:val="20"/>
                <w:szCs w:val="20"/>
              </w:rPr>
              <w:tab/>
              <w:t>:  URLUtils.https(</w:t>
            </w:r>
            <w:r w:rsidRPr="00961E2E">
              <w:rPr>
                <w:rFonts w:eastAsia="Times New Roman" w:cs="Consolas"/>
                <w:color w:val="2A00FF"/>
                <w:sz w:val="20"/>
                <w:szCs w:val="20"/>
              </w:rPr>
              <w:t>'CYBPaypal-BillingAgreement'</w:t>
            </w:r>
            <w:r w:rsidRPr="00961E2E">
              <w:rPr>
                <w:rFonts w:eastAsia="Times New Roman" w:cs="Consolas"/>
                <w:color w:val="000000"/>
                <w:sz w:val="20"/>
                <w:szCs w:val="20"/>
              </w:rPr>
              <w:t>).toString(),</w:t>
            </w:r>
          </w:p>
          <w:p w:rsidR="00B16364" w:rsidRDefault="00B16364" w:rsidP="005C1822">
            <w:pPr>
              <w:pStyle w:val="BodyText"/>
            </w:pPr>
            <w:r w:rsidRPr="00961E2E">
              <w:t>orderreview         : URLUtils.https(</w:t>
            </w:r>
            <w:r w:rsidRPr="00961E2E">
              <w:rPr>
                <w:color w:val="2A00FF"/>
              </w:rPr>
              <w:t>'COSummary-Start'</w:t>
            </w:r>
            <w:r w:rsidRPr="00961E2E">
              <w:t>).toString()</w:t>
            </w:r>
          </w:p>
        </w:tc>
      </w:tr>
    </w:tbl>
    <w:p w:rsidR="00B16364" w:rsidRDefault="00B16364" w:rsidP="005C1822">
      <w:pPr>
        <w:pStyle w:val="BodyText"/>
      </w:pPr>
    </w:p>
    <w:p w:rsidR="00B16364" w:rsidRDefault="00B16364" w:rsidP="005C1822">
      <w:pPr>
        <w:pStyle w:val="BodyText"/>
      </w:pPr>
      <w:r>
        <w:t xml:space="preserve">Add below preference in json object under </w:t>
      </w:r>
      <w:r w:rsidRPr="00E3342B">
        <w:t>ResourceHelper.getPreferences</w:t>
      </w:r>
      <w:r>
        <w:t xml:space="preserve"> method</w:t>
      </w:r>
    </w:p>
    <w:tbl>
      <w:tblPr>
        <w:tblStyle w:val="TableGrid"/>
        <w:tblW w:w="0" w:type="auto"/>
        <w:tblLook w:val="04A0" w:firstRow="1" w:lastRow="0" w:firstColumn="1" w:lastColumn="0" w:noHBand="0" w:noVBand="1"/>
      </w:tblPr>
      <w:tblGrid>
        <w:gridCol w:w="10296"/>
      </w:tblGrid>
      <w:tr w:rsidR="00B16364" w:rsidTr="00634BE4">
        <w:tc>
          <w:tcPr>
            <w:tcW w:w="10296" w:type="dxa"/>
          </w:tcPr>
          <w:p w:rsidR="00F278B7" w:rsidRDefault="00F278B7" w:rsidP="005C1822">
            <w:pPr>
              <w:pStyle w:val="BodyText"/>
            </w:pPr>
            <w:r>
              <w:t>,</w:t>
            </w:r>
          </w:p>
          <w:p w:rsidR="00B16364" w:rsidRPr="00961E2E" w:rsidRDefault="00B16364" w:rsidP="005C1822">
            <w:pPr>
              <w:pStyle w:val="BodyText"/>
            </w:pPr>
            <w:r w:rsidRPr="00961E2E">
              <w:t>ISPAYPALENABLED : (dw.order.PaymentMgr.getPaymentMethod('PAYPAL').isActive() &amp;&amp;Site.getCurrent().getCustomPreferenceValue(</w:t>
            </w:r>
            <w:r w:rsidRPr="00961E2E">
              <w:rPr>
                <w:color w:val="2A00FF"/>
              </w:rPr>
              <w:t>'CsEnableExpressPaypal'</w:t>
            </w:r>
            <w:r w:rsidRPr="00961E2E">
              <w:t>)?true:false)</w:t>
            </w:r>
          </w:p>
        </w:tc>
      </w:tr>
    </w:tbl>
    <w:p w:rsidR="00AE2BB9" w:rsidRPr="00E3342B" w:rsidRDefault="00AE2BB9" w:rsidP="00AE2BB9">
      <w:pPr>
        <w:pStyle w:val="Heading4"/>
        <w:rPr>
          <w:rFonts w:asciiTheme="minorHAnsi" w:hAnsiTheme="minorHAnsi"/>
        </w:rPr>
      </w:pPr>
      <w:r>
        <w:rPr>
          <w:rFonts w:asciiTheme="minorHAnsi" w:hAnsiTheme="minorHAnsi"/>
        </w:rPr>
        <w:t>Checkout.properties</w:t>
      </w:r>
    </w:p>
    <w:p w:rsidR="00AE2BB9" w:rsidRDefault="00AE2BB9" w:rsidP="005C1822">
      <w:pPr>
        <w:pStyle w:val="BodyText"/>
      </w:pPr>
      <w:r>
        <w:t xml:space="preserve">Add </w:t>
      </w:r>
      <w:r w:rsidRPr="00AE2BB9">
        <w:t xml:space="preserve">billingagreement message for </w:t>
      </w:r>
      <w:r w:rsidR="000B6A3D" w:rsidRPr="00AE2BB9">
        <w:t>PayPal</w:t>
      </w:r>
      <w:r>
        <w:t>.</w:t>
      </w:r>
    </w:p>
    <w:tbl>
      <w:tblPr>
        <w:tblStyle w:val="TableGrid"/>
        <w:tblW w:w="0" w:type="auto"/>
        <w:tblLook w:val="04A0" w:firstRow="1" w:lastRow="0" w:firstColumn="1" w:lastColumn="0" w:noHBand="0" w:noVBand="1"/>
      </w:tblPr>
      <w:tblGrid>
        <w:gridCol w:w="10296"/>
      </w:tblGrid>
      <w:tr w:rsidR="00AE2BB9" w:rsidTr="00B7432F">
        <w:tc>
          <w:tcPr>
            <w:tcW w:w="10296" w:type="dxa"/>
          </w:tcPr>
          <w:p w:rsidR="00AE2BB9" w:rsidRPr="00961E2E" w:rsidRDefault="00AE2BB9" w:rsidP="00AE2BB9">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billing.selectcreditcard=</w:t>
            </w:r>
            <w:r w:rsidRPr="00961E2E">
              <w:rPr>
                <w:rFonts w:eastAsia="Times New Roman" w:cs="Consolas"/>
                <w:color w:val="2A00FF"/>
                <w:sz w:val="20"/>
                <w:szCs w:val="20"/>
              </w:rPr>
              <w:t>SelectCreditCard</w:t>
            </w:r>
          </w:p>
          <w:p w:rsidR="00AE2BB9" w:rsidRDefault="00AE2BB9" w:rsidP="005C1822">
            <w:pPr>
              <w:pStyle w:val="BodyText"/>
            </w:pPr>
            <w:r w:rsidRPr="00961E2E">
              <w:rPr>
                <w:highlight w:val="yellow"/>
              </w:rPr>
              <w:t>billing.billingagreement=</w:t>
            </w:r>
            <w:r w:rsidRPr="00961E2E">
              <w:rPr>
                <w:color w:val="2A00FF"/>
                <w:highlight w:val="yellow"/>
              </w:rPr>
              <w:t>CreateBillingAgreement</w:t>
            </w:r>
          </w:p>
        </w:tc>
      </w:tr>
    </w:tbl>
    <w:p w:rsidR="00B16364" w:rsidRDefault="00B16364" w:rsidP="005C1822">
      <w:pPr>
        <w:pStyle w:val="BodyText"/>
      </w:pPr>
    </w:p>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Pr="000B3DE4" w:rsidRDefault="007A1042" w:rsidP="005C1822">
      <w:pPr>
        <w:pStyle w:val="BodyText"/>
      </w:pPr>
      <w:r>
        <w:t>Include cubersource constant at API include section</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Pr="00F278B7" w:rsidRDefault="00D96F63" w:rsidP="005C1822">
            <w:pPr>
              <w:pStyle w:val="BodyText"/>
              <w:rPr>
                <w:highlight w:val="yellow"/>
              </w:rPr>
            </w:pPr>
            <w:r w:rsidRPr="00D96F63">
              <w:rPr>
                <w:highlight w:val="yellow"/>
              </w:rPr>
              <w:t>Changes are aleady covered  under custom code &gt; generic section-&gt; paymentmethods.isml</w:t>
            </w:r>
          </w:p>
        </w:tc>
      </w:tr>
    </w:tbl>
    <w:p w:rsidR="00B16364" w:rsidRDefault="00B16364" w:rsidP="00B16364">
      <w:pPr>
        <w:pStyle w:val="Heading4"/>
        <w:rPr>
          <w:rFonts w:asciiTheme="minorHAnsi" w:hAnsiTheme="minorHAnsi"/>
        </w:rPr>
      </w:pPr>
      <w:r w:rsidRPr="00652B62">
        <w:rPr>
          <w:rFonts w:asciiTheme="minorHAnsi" w:hAnsiTheme="minorHAnsi"/>
        </w:rPr>
        <w:t>ValidatePaymentInstruments.ds</w:t>
      </w:r>
    </w:p>
    <w:p w:rsidR="00B16364" w:rsidRDefault="00B16364" w:rsidP="005C1822">
      <w:pPr>
        <w:pStyle w:val="BodyText"/>
      </w:pPr>
    </w:p>
    <w:p w:rsidR="00B16364" w:rsidRDefault="00B16364" w:rsidP="005C1822">
      <w:pPr>
        <w:pStyle w:val="BodyText"/>
      </w:pPr>
      <w:r>
        <w:t xml:space="preserve">Add another condition in if statement at line 51 </w:t>
      </w:r>
    </w:p>
    <w:p w:rsidR="00B16364" w:rsidRDefault="00B16364" w:rsidP="005C1822">
      <w:pPr>
        <w:pStyle w:val="BodyText"/>
      </w:pPr>
    </w:p>
    <w:tbl>
      <w:tblPr>
        <w:tblStyle w:val="TableGrid"/>
        <w:tblW w:w="0" w:type="auto"/>
        <w:tblLook w:val="04A0" w:firstRow="1" w:lastRow="0" w:firstColumn="1" w:lastColumn="0" w:noHBand="0" w:noVBand="1"/>
      </w:tblPr>
      <w:tblGrid>
        <w:gridCol w:w="10296"/>
      </w:tblGrid>
      <w:tr w:rsidR="00B16364" w:rsidTr="00634BE4">
        <w:tc>
          <w:tcPr>
            <w:tcW w:w="10296" w:type="dxa"/>
          </w:tcPr>
          <w:p w:rsidR="004B7506" w:rsidRDefault="004B7506" w:rsidP="004B7506">
            <w:pPr>
              <w:autoSpaceDE w:val="0"/>
              <w:autoSpaceDN w:val="0"/>
              <w:adjustRightInd w:val="0"/>
              <w:spacing w:after="0" w:line="240" w:lineRule="auto"/>
              <w:rPr>
                <w:rFonts w:eastAsia="Times New Roman" w:cs="Consolas"/>
                <w:b/>
                <w:bCs/>
                <w:color w:val="7F0055"/>
                <w:sz w:val="20"/>
                <w:szCs w:val="20"/>
              </w:rPr>
            </w:pPr>
            <w:r>
              <w:rPr>
                <w:rFonts w:eastAsia="Times New Roman" w:cs="Consolas"/>
                <w:b/>
                <w:bCs/>
                <w:color w:val="7F0055"/>
                <w:sz w:val="20"/>
                <w:szCs w:val="20"/>
              </w:rPr>
              <w:t>Add import</w:t>
            </w:r>
          </w:p>
          <w:p w:rsidR="004B7506" w:rsidRPr="004B7506" w:rsidRDefault="004B7506" w:rsidP="00634BE4">
            <w:pPr>
              <w:autoSpaceDE w:val="0"/>
              <w:autoSpaceDN w:val="0"/>
              <w:adjustRightInd w:val="0"/>
              <w:spacing w:after="0" w:line="240" w:lineRule="auto"/>
              <w:rPr>
                <w:rFonts w:eastAsia="Times New Roman" w:cs="Consolas"/>
                <w:color w:val="2A00FF"/>
                <w:sz w:val="20"/>
                <w:szCs w:val="20"/>
                <w:highlight w:val="yellow"/>
              </w:rPr>
            </w:pPr>
            <w:r w:rsidRPr="001554BC">
              <w:rPr>
                <w:rFonts w:eastAsia="Times New Roman" w:cs="Consolas"/>
                <w:color w:val="2A00FF"/>
                <w:sz w:val="20"/>
                <w:szCs w:val="20"/>
                <w:highlight w:val="yellow"/>
              </w:rPr>
              <w:t>importPackage( dw.web );</w:t>
            </w:r>
          </w:p>
          <w:p w:rsidR="004B7506" w:rsidRDefault="004B7506" w:rsidP="00634BE4">
            <w:pPr>
              <w:autoSpaceDE w:val="0"/>
              <w:autoSpaceDN w:val="0"/>
              <w:adjustRightInd w:val="0"/>
              <w:spacing w:after="0" w:line="240" w:lineRule="auto"/>
              <w:rPr>
                <w:rFonts w:eastAsia="Times New Roman" w:cs="Consolas"/>
                <w:b/>
                <w:bCs/>
                <w:color w:val="7F0055"/>
                <w:sz w:val="20"/>
                <w:szCs w:val="20"/>
              </w:rPr>
            </w:pP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b/>
                <w:bCs/>
                <w:color w:val="7F0055"/>
                <w:sz w:val="20"/>
                <w:szCs w:val="20"/>
              </w:rPr>
              <w:t>if</w:t>
            </w:r>
            <w:r w:rsidRPr="00961E2E">
              <w:rPr>
                <w:rFonts w:eastAsia="Times New Roman" w:cs="Consolas"/>
                <w:color w:val="000000"/>
                <w:sz w:val="20"/>
                <w:szCs w:val="20"/>
              </w:rPr>
              <w:t xml:space="preserve">(PaymentInstrument.METHOD_GIFT_CERTIFICATE.equals(pi.paymentMethod) </w:t>
            </w:r>
            <w:r w:rsidRPr="00961E2E">
              <w:rPr>
                <w:rFonts w:eastAsia="Times New Roman" w:cs="Consolas"/>
                <w:color w:val="000000"/>
                <w:sz w:val="20"/>
                <w:szCs w:val="20"/>
                <w:highlight w:val="yellow"/>
              </w:rPr>
              <w:t>|| Resource.msg(</w:t>
            </w:r>
            <w:r w:rsidRPr="00961E2E">
              <w:rPr>
                <w:rFonts w:eastAsia="Times New Roman" w:cs="Consolas"/>
                <w:color w:val="2A00FF"/>
                <w:sz w:val="20"/>
                <w:szCs w:val="20"/>
                <w:highlight w:val="yellow"/>
              </w:rPr>
              <w:t>"paymentmethodname.paypal"</w:t>
            </w:r>
            <w:r w:rsidRPr="00961E2E">
              <w:rPr>
                <w:rFonts w:eastAsia="Times New Roman" w:cs="Consolas"/>
                <w:color w:val="000000"/>
                <w:sz w:val="20"/>
                <w:szCs w:val="20"/>
                <w:highlight w:val="yellow"/>
              </w:rPr>
              <w:t xml:space="preserve">, </w:t>
            </w:r>
            <w:r w:rsidRPr="00961E2E">
              <w:rPr>
                <w:rFonts w:eastAsia="Times New Roman" w:cs="Consolas"/>
                <w:color w:val="2A00FF"/>
                <w:sz w:val="20"/>
                <w:szCs w:val="20"/>
                <w:highlight w:val="yellow"/>
              </w:rPr>
              <w:t>"cybersource"</w:t>
            </w:r>
            <w:r w:rsidRPr="00961E2E">
              <w:rPr>
                <w:rFonts w:eastAsia="Times New Roman" w:cs="Consolas"/>
                <w:color w:val="000000"/>
                <w:sz w:val="20"/>
                <w:szCs w:val="20"/>
                <w:highlight w:val="yellow"/>
              </w:rPr>
              <w:t>, null).equals(pi.paymentMethod)</w:t>
            </w: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w:t>
            </w:r>
          </w:p>
          <w:p w:rsidR="00B16364" w:rsidRPr="00961E2E" w:rsidRDefault="00B16364" w:rsidP="00634BE4">
            <w:pPr>
              <w:autoSpaceDE w:val="0"/>
              <w:autoSpaceDN w:val="0"/>
              <w:adjustRightInd w:val="0"/>
              <w:spacing w:after="0" w:line="240" w:lineRule="auto"/>
              <w:rPr>
                <w:rFonts w:eastAsia="Times New Roman" w:cs="Consolas"/>
                <w:sz w:val="20"/>
                <w:szCs w:val="20"/>
              </w:rPr>
            </w:pPr>
            <w:r w:rsidRPr="00961E2E">
              <w:rPr>
                <w:rFonts w:eastAsia="Times New Roman" w:cs="Consolas"/>
                <w:color w:val="000000"/>
                <w:sz w:val="20"/>
                <w:szCs w:val="20"/>
              </w:rPr>
              <w:tab/>
            </w:r>
            <w:r w:rsidRPr="00961E2E">
              <w:rPr>
                <w:rFonts w:eastAsia="Times New Roman" w:cs="Consolas"/>
                <w:b/>
                <w:bCs/>
                <w:color w:val="7F0055"/>
                <w:sz w:val="20"/>
                <w:szCs w:val="20"/>
              </w:rPr>
              <w:t>continue</w:t>
            </w:r>
            <w:r w:rsidRPr="00961E2E">
              <w:rPr>
                <w:rFonts w:eastAsia="Times New Roman" w:cs="Consolas"/>
                <w:color w:val="000000"/>
                <w:sz w:val="20"/>
                <w:szCs w:val="20"/>
              </w:rPr>
              <w:t>;</w:t>
            </w:r>
          </w:p>
          <w:p w:rsidR="00B16364" w:rsidRPr="00961E2E" w:rsidRDefault="00B16364" w:rsidP="005C1822">
            <w:pPr>
              <w:pStyle w:val="BodyText"/>
            </w:pPr>
            <w:r w:rsidRPr="00961E2E">
              <w:t>}</w:t>
            </w:r>
          </w:p>
        </w:tc>
      </w:tr>
    </w:tbl>
    <w:p w:rsidR="00B16364" w:rsidRPr="00652B62" w:rsidRDefault="00B16364" w:rsidP="005C1822">
      <w:pPr>
        <w:pStyle w:val="BodyText"/>
      </w:pPr>
    </w:p>
    <w:p w:rsidR="00B16364" w:rsidRDefault="00B16364" w:rsidP="00B16364">
      <w:pPr>
        <w:pStyle w:val="Heading3"/>
      </w:pPr>
      <w:bookmarkStart w:id="790" w:name="_Toc492911329"/>
      <w:r>
        <w:t>PayPal Credit</w:t>
      </w:r>
      <w:bookmarkEnd w:id="790"/>
    </w:p>
    <w:p w:rsidR="002B595F" w:rsidRDefault="002B595F" w:rsidP="002B595F">
      <w:pPr>
        <w:pStyle w:val="Heading5"/>
        <w:rPr>
          <w:rFonts w:asciiTheme="minorHAnsi" w:hAnsiTheme="minorHAnsi"/>
        </w:rPr>
      </w:pPr>
      <w:r>
        <w:rPr>
          <w:rFonts w:asciiTheme="minorHAnsi" w:hAnsiTheme="minorHAnsi"/>
        </w:rPr>
        <w:t>Controller - hooks.json</w:t>
      </w:r>
    </w:p>
    <w:p w:rsidR="002B595F" w:rsidRPr="00E33D85" w:rsidRDefault="002B595F" w:rsidP="002B595F">
      <w:pPr>
        <w:pStyle w:val="BodyText"/>
        <w:numPr>
          <w:ilvl w:val="0"/>
          <w:numId w:val="67"/>
        </w:numPr>
      </w:pPr>
      <w:r w:rsidRPr="00E33D85">
        <w:t xml:space="preserve">Add a hook for payment processor as </w:t>
      </w:r>
      <w:r>
        <w:t>PAYPAL_CREDIT</w:t>
      </w:r>
      <w:r w:rsidRPr="00E33D85">
        <w:t xml:space="preserve"> at the end  of hooks.json in cartridge app_storefront_controllers</w:t>
      </w:r>
    </w:p>
    <w:tbl>
      <w:tblPr>
        <w:tblStyle w:val="TableGrid"/>
        <w:tblW w:w="0" w:type="auto"/>
        <w:tblInd w:w="18" w:type="dxa"/>
        <w:tblLook w:val="04A0" w:firstRow="1" w:lastRow="0" w:firstColumn="1" w:lastColumn="0" w:noHBand="0" w:noVBand="1"/>
      </w:tblPr>
      <w:tblGrid>
        <w:gridCol w:w="10278"/>
      </w:tblGrid>
      <w:tr w:rsidR="002B595F" w:rsidRPr="00E33D85" w:rsidTr="001F46A6">
        <w:tc>
          <w:tcPr>
            <w:tcW w:w="10278" w:type="dxa"/>
          </w:tcPr>
          <w:p w:rsidR="002B595F" w:rsidRPr="003A245C" w:rsidRDefault="002B595F" w:rsidP="001F46A6">
            <w:pPr>
              <w:autoSpaceDE w:val="0"/>
              <w:autoSpaceDN w:val="0"/>
              <w:adjustRightInd w:val="0"/>
              <w:spacing w:after="0" w:line="240" w:lineRule="auto"/>
              <w:ind w:left="720"/>
              <w:rPr>
                <w:rFonts w:eastAsia="Times New Roman" w:cs="Consolas"/>
                <w:sz w:val="20"/>
                <w:szCs w:val="20"/>
              </w:rPr>
            </w:pPr>
            <w:r w:rsidRPr="003A245C">
              <w:rPr>
                <w:rFonts w:eastAsia="Times New Roman" w:cs="Consolas"/>
                <w:color w:val="000000"/>
                <w:sz w:val="20"/>
                <w:szCs w:val="20"/>
                <w:highlight w:val="white"/>
              </w:rPr>
              <w:lastRenderedPageBreak/>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color w:val="000000"/>
                <w:sz w:val="20"/>
                <w:szCs w:val="20"/>
                <w:highlight w:val="white"/>
              </w:rPr>
              <w:tab/>
            </w:r>
            <w:r w:rsidRPr="003A245C">
              <w:rPr>
                <w:rFonts w:eastAsia="Times New Roman" w:cs="Consolas"/>
                <w:color w:val="000000"/>
                <w:sz w:val="20"/>
                <w:szCs w:val="20"/>
                <w:highlight w:val="white"/>
              </w:rPr>
              <w:tab/>
              <w:t>{</w:t>
            </w:r>
          </w:p>
          <w:p w:rsidR="002B595F" w:rsidRPr="003A245C" w:rsidRDefault="002B595F" w:rsidP="001F46A6">
            <w:pPr>
              <w:autoSpaceDE w:val="0"/>
              <w:autoSpaceDN w:val="0"/>
              <w:adjustRightInd w:val="0"/>
              <w:spacing w:after="0" w:line="240" w:lineRule="auto"/>
              <w:rPr>
                <w:rFonts w:eastAsia="Times New Roman" w:cs="Consolas"/>
                <w:sz w:val="20"/>
                <w:szCs w:val="20"/>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"name"</w:t>
            </w:r>
            <w:r w:rsidRPr="003A245C">
              <w:rPr>
                <w:rFonts w:eastAsia="Times New Roman" w:cs="Consolas"/>
                <w:color w:val="0000FF"/>
                <w:sz w:val="20"/>
                <w:szCs w:val="20"/>
                <w:highlight w:val="white"/>
              </w:rPr>
              <w:t>: "app.payment.processor.</w:t>
            </w:r>
            <w:r>
              <w:rPr>
                <w:rFonts w:eastAsia="Times New Roman" w:cs="Consolas"/>
                <w:color w:val="0000FF"/>
                <w:sz w:val="20"/>
                <w:szCs w:val="20"/>
                <w:highlight w:val="white"/>
              </w:rPr>
              <w:t>PAYPAL_CREDIT</w:t>
            </w:r>
            <w:r w:rsidRPr="003A245C">
              <w:rPr>
                <w:rFonts w:eastAsia="Times New Roman" w:cs="Consolas"/>
                <w:color w:val="0000FF"/>
                <w:sz w:val="20"/>
                <w:szCs w:val="20"/>
                <w:highlight w:val="white"/>
              </w:rPr>
              <w:t>"</w:t>
            </w:r>
            <w:r w:rsidRPr="003A245C">
              <w:rPr>
                <w:rFonts w:eastAsia="Times New Roman" w:cs="Consolas"/>
                <w:color w:val="000000"/>
                <w:sz w:val="20"/>
                <w:szCs w:val="20"/>
                <w:highlight w:val="white"/>
              </w:rPr>
              <w:t>,</w:t>
            </w:r>
          </w:p>
          <w:p w:rsidR="002B595F" w:rsidRPr="003A245C" w:rsidRDefault="002B595F" w:rsidP="001F46A6">
            <w:pPr>
              <w:autoSpaceDE w:val="0"/>
              <w:autoSpaceDN w:val="0"/>
              <w:adjustRightInd w:val="0"/>
              <w:spacing w:after="0" w:line="240" w:lineRule="auto"/>
              <w:rPr>
                <w:rFonts w:eastAsia="Times New Roman" w:cs="Consolas"/>
                <w:color w:val="0000FF"/>
                <w:sz w:val="20"/>
                <w:szCs w:val="20"/>
                <w:highlight w:val="white"/>
              </w:rPr>
            </w:pP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sz w:val="20"/>
                <w:szCs w:val="20"/>
                <w:highlight w:val="white"/>
              </w:rPr>
              <w:tab/>
            </w:r>
            <w:r w:rsidRPr="003A245C">
              <w:rPr>
                <w:rFonts w:eastAsia="Times New Roman" w:cs="Consolas"/>
                <w:color w:val="934B3C"/>
                <w:sz w:val="20"/>
                <w:szCs w:val="20"/>
                <w:highlight w:val="white"/>
              </w:rPr>
              <w:t>"script"</w:t>
            </w:r>
            <w:r w:rsidRPr="003A245C">
              <w:rPr>
                <w:rFonts w:eastAsia="Times New Roman" w:cs="Consolas"/>
                <w:color w:val="0000FF"/>
                <w:sz w:val="20"/>
                <w:szCs w:val="20"/>
                <w:highlight w:val="white"/>
              </w:rPr>
              <w:t>: "./../../../int_cybersource_controllers/cartridge/scripts/payment/processor/</w:t>
            </w:r>
            <w:r>
              <w:rPr>
                <w:rFonts w:eastAsia="Times New Roman" w:cs="Consolas"/>
                <w:color w:val="0000FF"/>
                <w:sz w:val="20"/>
                <w:szCs w:val="20"/>
                <w:highlight w:val="white"/>
              </w:rPr>
              <w:t>PAYPAL_CREDIT</w:t>
            </w:r>
            <w:r w:rsidRPr="003A245C">
              <w:rPr>
                <w:rFonts w:eastAsia="Times New Roman" w:cs="Consolas"/>
                <w:color w:val="0000FF"/>
                <w:sz w:val="20"/>
                <w:szCs w:val="20"/>
                <w:highlight w:val="white"/>
              </w:rPr>
              <w:t>"</w:t>
            </w:r>
          </w:p>
          <w:p w:rsidR="002B595F" w:rsidRPr="008A4D31" w:rsidRDefault="002B595F" w:rsidP="001F46A6">
            <w:pPr>
              <w:autoSpaceDE w:val="0"/>
              <w:autoSpaceDN w:val="0"/>
              <w:adjustRightInd w:val="0"/>
              <w:spacing w:after="0" w:line="240" w:lineRule="auto"/>
              <w:rPr>
                <w:rFonts w:ascii="Consolas" w:eastAsia="Times New Roman" w:hAnsi="Consolas" w:cs="Consolas"/>
                <w:sz w:val="20"/>
                <w:szCs w:val="20"/>
              </w:rPr>
            </w:pPr>
            <w:r w:rsidRPr="003A245C">
              <w:rPr>
                <w:rFonts w:eastAsia="Times New Roman" w:cs="Consolas"/>
                <w:color w:val="0000FF"/>
                <w:sz w:val="20"/>
                <w:szCs w:val="20"/>
                <w:highlight w:val="white"/>
              </w:rPr>
              <w:t>}</w:t>
            </w:r>
          </w:p>
        </w:tc>
      </w:tr>
    </w:tbl>
    <w:p w:rsidR="00B16364" w:rsidRDefault="00B16364" w:rsidP="00B16364">
      <w:pPr>
        <w:pStyle w:val="Heading4"/>
        <w:rPr>
          <w:rFonts w:asciiTheme="minorHAnsi" w:hAnsiTheme="minorHAnsi"/>
        </w:rPr>
      </w:pPr>
      <w:r w:rsidRPr="000B3DE4">
        <w:rPr>
          <w:rFonts w:asciiTheme="minorHAnsi" w:hAnsiTheme="minorHAnsi"/>
        </w:rPr>
        <w:t>Paymentmethod</w:t>
      </w:r>
      <w:r w:rsidR="00FE574B">
        <w:rPr>
          <w:rFonts w:asciiTheme="minorHAnsi" w:hAnsiTheme="minorHAnsi"/>
        </w:rPr>
        <w:t>s</w:t>
      </w:r>
      <w:r w:rsidRPr="000B3DE4">
        <w:rPr>
          <w:rFonts w:asciiTheme="minorHAnsi" w:hAnsiTheme="minorHAnsi"/>
        </w:rPr>
        <w:t>.isml</w:t>
      </w:r>
    </w:p>
    <w:p w:rsidR="00B16364" w:rsidRDefault="00B16364" w:rsidP="005C1822">
      <w:pPr>
        <w:pStyle w:val="BodyText"/>
      </w:pPr>
      <w:r>
        <w:t>Above mentioned steps for PayPal Express is also required for PayPal credit except minicart.isml and cart.isml. Only additional div for payment-method need to add in paymentmethods.isml</w:t>
      </w:r>
    </w:p>
    <w:tbl>
      <w:tblPr>
        <w:tblStyle w:val="TableGrid"/>
        <w:tblW w:w="0" w:type="auto"/>
        <w:tblLook w:val="04A0" w:firstRow="1" w:lastRow="0" w:firstColumn="1" w:lastColumn="0" w:noHBand="0" w:noVBand="1"/>
      </w:tblPr>
      <w:tblGrid>
        <w:gridCol w:w="10296"/>
      </w:tblGrid>
      <w:tr w:rsidR="00B16364" w:rsidTr="00634BE4">
        <w:tc>
          <w:tcPr>
            <w:tcW w:w="10296" w:type="dxa"/>
          </w:tcPr>
          <w:p w:rsidR="00B16364" w:rsidRDefault="00D96F63" w:rsidP="005C1822">
            <w:pPr>
              <w:pStyle w:val="BodyText"/>
            </w:pPr>
            <w:r w:rsidRPr="00D96F63">
              <w:rPr>
                <w:highlight w:val="yellow"/>
              </w:rPr>
              <w:t>Changes are aleady covered  under custom code &gt; generic section-&gt; paymentmethods.isml</w:t>
            </w:r>
          </w:p>
        </w:tc>
      </w:tr>
    </w:tbl>
    <w:p w:rsidR="00B16364" w:rsidRPr="008F30EA" w:rsidRDefault="00B16364" w:rsidP="005C1822">
      <w:pPr>
        <w:pStyle w:val="BodyText"/>
      </w:pPr>
    </w:p>
    <w:p w:rsidR="009F04FE" w:rsidRPr="00D602FC" w:rsidRDefault="009F04FE" w:rsidP="009F04FE">
      <w:pPr>
        <w:pStyle w:val="Heading3"/>
        <w:rPr>
          <w:rFonts w:asciiTheme="minorHAnsi" w:hAnsiTheme="minorHAnsi"/>
        </w:rPr>
      </w:pPr>
      <w:bookmarkStart w:id="791" w:name="_Toc471208448"/>
      <w:bookmarkStart w:id="792" w:name="_Toc491698638"/>
      <w:bookmarkStart w:id="793" w:name="_Toc492911330"/>
      <w:r w:rsidRPr="00D602FC">
        <w:rPr>
          <w:rFonts w:asciiTheme="minorHAnsi" w:hAnsiTheme="minorHAnsi"/>
        </w:rPr>
        <w:t>Retail POS</w:t>
      </w:r>
      <w:bookmarkEnd w:id="791"/>
      <w:bookmarkEnd w:id="792"/>
      <w:bookmarkEnd w:id="793"/>
    </w:p>
    <w:p w:rsidR="009F04FE" w:rsidRDefault="009F04FE" w:rsidP="005C1822">
      <w:pPr>
        <w:pStyle w:val="BodyText"/>
      </w:pPr>
      <w:r w:rsidRPr="007D2E14">
        <w:t>This integration requires only one sub-</w:t>
      </w:r>
      <w:r w:rsidR="00F30914">
        <w:t xml:space="preserve">controller </w:t>
      </w:r>
      <w:r w:rsidRPr="007D2E14">
        <w:t xml:space="preserve"> to be integrated to your project. </w:t>
      </w:r>
      <w:r w:rsidR="006E144C" w:rsidRPr="007D2E14">
        <w:t xml:space="preserve">The </w:t>
      </w:r>
      <w:r w:rsidR="006E144C">
        <w:t>CYBPos</w:t>
      </w:r>
      <w:r w:rsidR="00054F1F">
        <w:t xml:space="preserve"> .js </w:t>
      </w:r>
      <w:r w:rsidR="00F30914">
        <w:t>controller</w:t>
      </w:r>
      <w:r w:rsidRPr="007D2E14">
        <w:t xml:space="preserve"> screenshot is shown below which needs to be called in your project as required:</w:t>
      </w:r>
    </w:p>
    <w:p w:rsidR="00C035C5" w:rsidRDefault="00C035C5" w:rsidP="005C1822">
      <w:pPr>
        <w:pStyle w:val="BodyText"/>
      </w:pPr>
      <w:r>
        <w:rPr>
          <w:noProof/>
        </w:rPr>
        <w:drawing>
          <wp:inline distT="0" distB="0" distL="0" distR="0" wp14:anchorId="558600EF" wp14:editId="10DEAD70">
            <wp:extent cx="6400800" cy="2181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2181225"/>
                    </a:xfrm>
                    <a:prstGeom prst="rect">
                      <a:avLst/>
                    </a:prstGeom>
                    <a:noFill/>
                    <a:ln>
                      <a:noFill/>
                    </a:ln>
                  </pic:spPr>
                </pic:pic>
              </a:graphicData>
            </a:graphic>
          </wp:inline>
        </w:drawing>
      </w:r>
    </w:p>
    <w:p w:rsidR="00C035C5" w:rsidRDefault="00C035C5" w:rsidP="005C1822">
      <w:pPr>
        <w:pStyle w:val="BodyText"/>
      </w:pPr>
    </w:p>
    <w:p w:rsidR="00C035C5" w:rsidRPr="007D2E14" w:rsidRDefault="00C035C5" w:rsidP="005C1822">
      <w:pPr>
        <w:pStyle w:val="BodyText"/>
      </w:pPr>
      <w:r>
        <w:t>The</w:t>
      </w:r>
      <w:r w:rsidRPr="007D2E14">
        <w:t xml:space="preserve"> </w:t>
      </w:r>
      <w:r>
        <w:t xml:space="preserve">above controller method </w:t>
      </w:r>
      <w:r w:rsidRPr="00D525C0">
        <w:rPr>
          <w:b/>
        </w:rPr>
        <w:t xml:space="preserve">AuthorizePOS </w:t>
      </w:r>
      <w:r w:rsidRPr="007D2E14">
        <w:t xml:space="preserve">should be integrated at EACreditCard-Authorize </w:t>
      </w:r>
      <w:r>
        <w:t>controller</w:t>
      </w:r>
      <w:r w:rsidRPr="007D2E14">
        <w:t xml:space="preserve"> of DSS app.  The track data, expiration date or account number should not be encrypted and may need to be decrypted prior to calling </w:t>
      </w:r>
      <w:r>
        <w:t>CYBPos</w:t>
      </w:r>
      <w:r w:rsidRPr="007D2E14">
        <w:t xml:space="preserve"> -AuthorizePOS </w:t>
      </w:r>
      <w:r>
        <w:t>depending</w:t>
      </w:r>
      <w:r w:rsidRPr="007D2E14">
        <w:t xml:space="preserve"> on the payment terminal used.</w:t>
      </w:r>
    </w:p>
    <w:p w:rsidR="00C035C5" w:rsidRDefault="00C035C5" w:rsidP="005C1822">
      <w:pPr>
        <w:pStyle w:val="BodyText"/>
      </w:pPr>
    </w:p>
    <w:p w:rsidR="00C035C5" w:rsidRDefault="00C035C5" w:rsidP="005C1822">
      <w:pPr>
        <w:pStyle w:val="BodyText"/>
      </w:pPr>
      <w:r>
        <w:t xml:space="preserve">To make call for POS authentication, </w:t>
      </w:r>
      <w:r w:rsidRPr="00D525C0">
        <w:rPr>
          <w:b/>
        </w:rPr>
        <w:t>InitiatePOSAuthRequest</w:t>
      </w:r>
      <w:r>
        <w:t xml:space="preserve"> method is defined where  POS related data are being passed as input parameters.</w:t>
      </w:r>
      <w:r w:rsidRPr="007935DE">
        <w:t xml:space="preserve">. </w:t>
      </w:r>
    </w:p>
    <w:p w:rsidR="00C035C5" w:rsidRDefault="00C035C5" w:rsidP="005C1822">
      <w:pPr>
        <w:pStyle w:val="BodyText"/>
      </w:pPr>
      <w:r>
        <w:t xml:space="preserve">The args contains </w:t>
      </w:r>
      <w:r w:rsidRPr="007935DE">
        <w:t xml:space="preserve">variables based on POS terminal entry mode. Below </w:t>
      </w:r>
      <w:r>
        <w:t xml:space="preserve">are the use and description of </w:t>
      </w:r>
      <w:r w:rsidRPr="007935DE">
        <w:t xml:space="preserve">variables. Assuming that </w:t>
      </w:r>
      <w:r>
        <w:t>args object contains the required values as follows:</w:t>
      </w:r>
    </w:p>
    <w:p w:rsidR="00C035C5" w:rsidRDefault="00C035C5" w:rsidP="005C1822">
      <w:pPr>
        <w:pStyle w:val="BodyText"/>
      </w:pPr>
    </w:p>
    <w:p w:rsidR="008A1F07" w:rsidRPr="007935DE" w:rsidRDefault="008A1F07" w:rsidP="005C1822">
      <w:pPr>
        <w:pStyle w:val="BodyText"/>
      </w:pPr>
      <w:r w:rsidRPr="007935DE">
        <w:t>POS terminal entry mode can be set in int_ocapi_ext/cartridge/scripts/actions/CaptureCreditCardDetails.ds as Shown below.</w:t>
      </w:r>
    </w:p>
    <w:p w:rsidR="008A1F07" w:rsidRDefault="008A1F07" w:rsidP="005C1822">
      <w:pPr>
        <w:pStyle w:val="BodyText"/>
      </w:pPr>
    </w:p>
    <w:p w:rsidR="008A1F07" w:rsidRDefault="008A1F07" w:rsidP="005C1822">
      <w:pPr>
        <w:pStyle w:val="BodyText"/>
      </w:pPr>
      <w:r w:rsidRPr="00D602FC">
        <w:rPr>
          <w:noProof/>
        </w:rPr>
        <w:lastRenderedPageBreak/>
        <w:drawing>
          <wp:inline distT="0" distB="0" distL="0" distR="0" wp14:anchorId="49B068A5" wp14:editId="0FAB5C4F">
            <wp:extent cx="5603109" cy="6156960"/>
            <wp:effectExtent l="0" t="0" r="0" b="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301" cy="6157171"/>
                    </a:xfrm>
                    <a:prstGeom prst="rect">
                      <a:avLst/>
                    </a:prstGeom>
                    <a:noFill/>
                    <a:ln>
                      <a:noFill/>
                    </a:ln>
                  </pic:spPr>
                </pic:pic>
              </a:graphicData>
            </a:graphic>
          </wp:inline>
        </w:drawing>
      </w:r>
    </w:p>
    <w:p w:rsidR="008A1F07" w:rsidRDefault="008A1F07" w:rsidP="005C1822">
      <w:pPr>
        <w:pStyle w:val="BodyText"/>
      </w:pPr>
    </w:p>
    <w:p w:rsidR="008A1F07" w:rsidRDefault="008A1F07" w:rsidP="005C1822">
      <w:pPr>
        <w:pStyle w:val="BodyText"/>
      </w:pPr>
    </w:p>
    <w:p w:rsidR="00C035C5" w:rsidRDefault="00107B6C" w:rsidP="005C1822">
      <w:pPr>
        <w:pStyle w:val="BodyText"/>
      </w:pPr>
      <w:r>
        <w:t xml:space="preserve">Below input fields </w:t>
      </w:r>
      <w:r w:rsidRPr="005F7EA2">
        <w:t xml:space="preserve">will set the common variables for the transaction irrespective of entry mode used. </w:t>
      </w:r>
    </w:p>
    <w:p w:rsidR="00107B6C" w:rsidRDefault="00107B6C" w:rsidP="005C1822">
      <w:pPr>
        <w:pStyle w:val="BodyText"/>
        <w:numPr>
          <w:ilvl w:val="0"/>
          <w:numId w:val="68"/>
        </w:numPr>
      </w:pPr>
      <w:r w:rsidRPr="0033074F">
        <w:t>args.cardPresent</w:t>
      </w:r>
    </w:p>
    <w:p w:rsidR="00107B6C" w:rsidRDefault="00107B6C" w:rsidP="005C1822">
      <w:pPr>
        <w:pStyle w:val="BodyText"/>
        <w:numPr>
          <w:ilvl w:val="0"/>
          <w:numId w:val="68"/>
        </w:numPr>
      </w:pPr>
      <w:r w:rsidRPr="0033074F">
        <w:t xml:space="preserve"> args.entryMode</w:t>
      </w:r>
    </w:p>
    <w:p w:rsidR="00107B6C" w:rsidRDefault="00107B6C" w:rsidP="005C1822">
      <w:pPr>
        <w:pStyle w:val="BodyText"/>
        <w:numPr>
          <w:ilvl w:val="0"/>
          <w:numId w:val="68"/>
        </w:numPr>
      </w:pPr>
      <w:r w:rsidRPr="0033074F">
        <w:t>args.catLevel</w:t>
      </w:r>
    </w:p>
    <w:p w:rsidR="00107B6C" w:rsidRDefault="00107B6C" w:rsidP="005C1822">
      <w:pPr>
        <w:pStyle w:val="BodyText"/>
        <w:numPr>
          <w:ilvl w:val="0"/>
          <w:numId w:val="68"/>
        </w:numPr>
      </w:pPr>
      <w:r w:rsidRPr="0033074F">
        <w:t>args.terminalCapability</w:t>
      </w:r>
    </w:p>
    <w:p w:rsidR="00107B6C" w:rsidRDefault="00107B6C" w:rsidP="005C1822">
      <w:pPr>
        <w:pStyle w:val="BodyText"/>
        <w:numPr>
          <w:ilvl w:val="0"/>
          <w:numId w:val="68"/>
        </w:numPr>
      </w:pPr>
      <w:r w:rsidRPr="00C035C5">
        <w:t>args.terminalID</w:t>
      </w:r>
    </w:p>
    <w:p w:rsidR="00107B6C" w:rsidRDefault="00107B6C" w:rsidP="005C1822">
      <w:pPr>
        <w:pStyle w:val="BodyText"/>
        <w:numPr>
          <w:ilvl w:val="0"/>
          <w:numId w:val="68"/>
        </w:numPr>
      </w:pPr>
      <w:r w:rsidRPr="0033074F">
        <w:lastRenderedPageBreak/>
        <w:t>args.amount</w:t>
      </w:r>
    </w:p>
    <w:p w:rsidR="00107B6C" w:rsidRDefault="00107B6C" w:rsidP="005C1822">
      <w:pPr>
        <w:pStyle w:val="BodyText"/>
        <w:numPr>
          <w:ilvl w:val="0"/>
          <w:numId w:val="68"/>
        </w:numPr>
      </w:pPr>
      <w:r w:rsidRPr="0033074F">
        <w:t>args.currency</w:t>
      </w:r>
    </w:p>
    <w:p w:rsidR="00107B6C" w:rsidRDefault="00107B6C" w:rsidP="005C1822">
      <w:pPr>
        <w:pStyle w:val="BodyText"/>
        <w:numPr>
          <w:ilvl w:val="0"/>
          <w:numId w:val="68"/>
        </w:numPr>
      </w:pPr>
      <w:r w:rsidRPr="0033074F">
        <w:t>args.storeLocation</w:t>
      </w:r>
    </w:p>
    <w:p w:rsidR="00107B6C" w:rsidRPr="007935DE" w:rsidRDefault="00107B6C" w:rsidP="005C1822">
      <w:pPr>
        <w:pStyle w:val="BodyText"/>
        <w:numPr>
          <w:ilvl w:val="0"/>
          <w:numId w:val="68"/>
        </w:numPr>
      </w:pPr>
      <w:r w:rsidRPr="0033074F">
        <w:t>pos_ordernumber</w:t>
      </w:r>
    </w:p>
    <w:p w:rsidR="00107B6C" w:rsidRDefault="00107B6C" w:rsidP="005C1822">
      <w:pPr>
        <w:pStyle w:val="BodyText"/>
      </w:pPr>
    </w:p>
    <w:p w:rsidR="008A1F07" w:rsidRDefault="008A1F07" w:rsidP="005C1822">
      <w:pPr>
        <w:pStyle w:val="BodyText"/>
      </w:pPr>
      <w:r w:rsidRPr="005F7EA2">
        <w:t>Example input variables from DSS:</w:t>
      </w:r>
    </w:p>
    <w:p w:rsidR="008A1F07" w:rsidRPr="005F7EA2" w:rsidRDefault="008A1F07" w:rsidP="005C1822">
      <w:pPr>
        <w:pStyle w:val="BodyText"/>
      </w:pPr>
      <w:r w:rsidRPr="00D602FC">
        <w:rPr>
          <w:noProof/>
        </w:rPr>
        <w:drawing>
          <wp:inline distT="0" distB="0" distL="0" distR="0" wp14:anchorId="3C00F86C" wp14:editId="0C472A25">
            <wp:extent cx="5657215" cy="3112979"/>
            <wp:effectExtent l="0" t="0" r="635" b="0"/>
            <wp:docPr id="70" name="Picture 70" descr="Macintosh HD:Users:cthomas:Screenshots:Screen Shot 2014-07-01 at 10.56.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thomas:Screenshots:Screen Shot 2014-07-01 at 10.56.45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2210" cy="3115728"/>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 xml:space="preserve">If </w:t>
      </w:r>
      <w:r w:rsidR="00107B6C">
        <w:t>“</w:t>
      </w:r>
      <w:r w:rsidR="00107B6C" w:rsidRPr="005F7EA2">
        <w:t>keyed entry</w:t>
      </w:r>
      <w:r w:rsidR="00107B6C">
        <w:t>”</w:t>
      </w:r>
      <w:r w:rsidR="00107B6C" w:rsidRPr="005F7EA2">
        <w:t xml:space="preserve"> mode is used on the POS terminal device.</w:t>
      </w:r>
      <w:r w:rsidR="00107B6C">
        <w:t>Below Input variable need to set</w:t>
      </w:r>
      <w:r w:rsidR="00107B6C" w:rsidRPr="005F7EA2">
        <w:t>:</w:t>
      </w:r>
    </w:p>
    <w:p w:rsidR="00C035C5" w:rsidRDefault="00C035C5" w:rsidP="005C1822">
      <w:pPr>
        <w:pStyle w:val="BodyText"/>
        <w:numPr>
          <w:ilvl w:val="0"/>
          <w:numId w:val="68"/>
        </w:numPr>
      </w:pPr>
      <w:r w:rsidRPr="00D525C0">
        <w:t>args.accountNumber</w:t>
      </w:r>
    </w:p>
    <w:p w:rsidR="00C035C5" w:rsidRDefault="00C035C5" w:rsidP="005C1822">
      <w:pPr>
        <w:pStyle w:val="BodyText"/>
        <w:numPr>
          <w:ilvl w:val="0"/>
          <w:numId w:val="68"/>
        </w:numPr>
      </w:pPr>
      <w:r w:rsidRPr="00D525C0">
        <w:t>args.cardType</w:t>
      </w:r>
    </w:p>
    <w:p w:rsidR="00C035C5" w:rsidRDefault="00C035C5" w:rsidP="005C1822">
      <w:pPr>
        <w:pStyle w:val="BodyText"/>
        <w:numPr>
          <w:ilvl w:val="0"/>
          <w:numId w:val="68"/>
        </w:numPr>
      </w:pPr>
      <w:r w:rsidRPr="00D525C0">
        <w:t>args.cvnNumber</w:t>
      </w:r>
    </w:p>
    <w:p w:rsidR="00C035C5" w:rsidRDefault="00C035C5" w:rsidP="005C1822">
      <w:pPr>
        <w:pStyle w:val="BodyText"/>
        <w:numPr>
          <w:ilvl w:val="0"/>
          <w:numId w:val="68"/>
        </w:numPr>
      </w:pPr>
      <w:r w:rsidRPr="00C035C5">
        <w:t>args.expiryMonth</w:t>
      </w:r>
    </w:p>
    <w:p w:rsidR="00C035C5" w:rsidRDefault="00C035C5" w:rsidP="005C1822">
      <w:pPr>
        <w:pStyle w:val="BodyText"/>
        <w:numPr>
          <w:ilvl w:val="0"/>
          <w:numId w:val="68"/>
        </w:numPr>
      </w:pPr>
      <w:r w:rsidRPr="00D525C0">
        <w:t>args.expiryYear</w:t>
      </w:r>
    </w:p>
    <w:p w:rsidR="00107B6C" w:rsidRDefault="00107B6C" w:rsidP="005C1822">
      <w:pPr>
        <w:pStyle w:val="BodyText"/>
      </w:pPr>
    </w:p>
    <w:p w:rsidR="008A1F07" w:rsidRPr="005F7EA2" w:rsidRDefault="008A1F07" w:rsidP="005C1822">
      <w:pPr>
        <w:pStyle w:val="BodyText"/>
      </w:pPr>
      <w:r w:rsidRPr="008A1F07">
        <w:t xml:space="preserve"> </w:t>
      </w:r>
      <w:r w:rsidRPr="005F7EA2">
        <w:t>Example input variables from DSS:</w:t>
      </w:r>
    </w:p>
    <w:p w:rsidR="008A1F07" w:rsidRDefault="008A1F07" w:rsidP="005C1822">
      <w:pPr>
        <w:pStyle w:val="BodyText"/>
      </w:pPr>
      <w:r w:rsidRPr="00D602FC">
        <w:rPr>
          <w:noProof/>
        </w:rPr>
        <w:lastRenderedPageBreak/>
        <w:drawing>
          <wp:inline distT="0" distB="0" distL="0" distR="0" wp14:anchorId="212877EE" wp14:editId="288D9890">
            <wp:extent cx="4775305" cy="5611495"/>
            <wp:effectExtent l="0" t="0" r="0" b="0"/>
            <wp:docPr id="79" name="Picture 79" descr="Macintosh HD:Users:cthomas:Screenshots:Screen Shot 2014-07-01 at 11.00.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thomas:Screenshots:Screen Shot 2014-07-01 at 11.00.10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5305" cy="5611495"/>
                    </a:xfrm>
                    <a:prstGeom prst="rect">
                      <a:avLst/>
                    </a:prstGeom>
                    <a:noFill/>
                    <a:ln>
                      <a:noFill/>
                    </a:ln>
                  </pic:spPr>
                </pic:pic>
              </a:graphicData>
            </a:graphic>
          </wp:inline>
        </w:drawing>
      </w:r>
    </w:p>
    <w:p w:rsidR="008A1F07" w:rsidRDefault="008A1F07" w:rsidP="005C1822">
      <w:pPr>
        <w:pStyle w:val="BodyText"/>
      </w:pPr>
    </w:p>
    <w:p w:rsidR="00107B6C" w:rsidRDefault="008A1F07" w:rsidP="005C1822">
      <w:pPr>
        <w:pStyle w:val="BodyText"/>
      </w:pPr>
      <w:r>
        <w:t>If “swiped</w:t>
      </w:r>
      <w:r w:rsidRPr="005F7EA2">
        <w:t xml:space="preserve"> entry</w:t>
      </w:r>
      <w:r>
        <w:t>”</w:t>
      </w:r>
      <w:r w:rsidRPr="005F7EA2">
        <w:t xml:space="preserve"> mode is used on the POS terminal device.</w:t>
      </w:r>
      <w:r>
        <w:t>Below Input variable need to set:</w:t>
      </w:r>
    </w:p>
    <w:p w:rsidR="008A1F07" w:rsidRDefault="008A1F07" w:rsidP="005C1822">
      <w:pPr>
        <w:pStyle w:val="BodyText"/>
        <w:numPr>
          <w:ilvl w:val="0"/>
          <w:numId w:val="68"/>
        </w:numPr>
      </w:pPr>
      <w:r w:rsidRPr="0033074F">
        <w:t>args.trackData</w:t>
      </w:r>
      <w:r w:rsidRPr="00D602FC">
        <w:t>:</w:t>
      </w:r>
    </w:p>
    <w:p w:rsidR="008A1F07" w:rsidRDefault="008A1F07" w:rsidP="005C1822">
      <w:pPr>
        <w:pStyle w:val="BodyText"/>
      </w:pPr>
      <w:r w:rsidRPr="00D602FC">
        <w:rPr>
          <w:noProof/>
        </w:rPr>
        <w:lastRenderedPageBreak/>
        <w:drawing>
          <wp:inline distT="0" distB="0" distL="0" distR="0" wp14:anchorId="5B22A181" wp14:editId="5A9ABFDB">
            <wp:extent cx="5305678" cy="5353050"/>
            <wp:effectExtent l="0" t="0" r="0" b="0"/>
            <wp:docPr id="80" name="Picture 80" descr="Macintosh HD:Users:cthomas:Screenshots:Screen Shot 2014-07-01 at 11.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thomas:Screenshots:Screen Shot 2014-07-01 at 11.01.16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5678" cy="5353050"/>
                    </a:xfrm>
                    <a:prstGeom prst="rect">
                      <a:avLst/>
                    </a:prstGeom>
                    <a:noFill/>
                    <a:ln>
                      <a:noFill/>
                    </a:ln>
                  </pic:spPr>
                </pic:pic>
              </a:graphicData>
            </a:graphic>
          </wp:inline>
        </w:drawing>
      </w:r>
    </w:p>
    <w:p w:rsidR="00107B6C" w:rsidRDefault="00107B6C" w:rsidP="005C1822">
      <w:pPr>
        <w:pStyle w:val="BodyText"/>
      </w:pPr>
    </w:p>
    <w:p w:rsidR="00C035C5" w:rsidRPr="007D2E14" w:rsidRDefault="00C035C5"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D602FC" w:rsidRDefault="009F04FE" w:rsidP="005C1822">
      <w:pPr>
        <w:pStyle w:val="BodyText"/>
      </w:pPr>
    </w:p>
    <w:p w:rsidR="009F04FE" w:rsidRPr="00A83479" w:rsidRDefault="009F04FE" w:rsidP="005C1822">
      <w:pPr>
        <w:pStyle w:val="BodyText"/>
      </w:pPr>
      <w:r w:rsidRPr="00A83479">
        <w:t>Below is the list of variables with description. One or two variables become mandatory depending upon other variables and few are optional:</w:t>
      </w:r>
    </w:p>
    <w:tbl>
      <w:tblPr>
        <w:tblStyle w:val="TableGrid"/>
        <w:tblW w:w="10008" w:type="dxa"/>
        <w:tblLayout w:type="fixed"/>
        <w:tblLook w:val="04A0" w:firstRow="1" w:lastRow="0" w:firstColumn="1" w:lastColumn="0" w:noHBand="0" w:noVBand="1"/>
      </w:tblPr>
      <w:tblGrid>
        <w:gridCol w:w="828"/>
        <w:gridCol w:w="1890"/>
        <w:gridCol w:w="5670"/>
        <w:gridCol w:w="1620"/>
      </w:tblGrid>
      <w:tr w:rsidR="009F04FE" w:rsidRPr="00A83479" w:rsidTr="00C035C5">
        <w:tc>
          <w:tcPr>
            <w:tcW w:w="828" w:type="dxa"/>
            <w:shd w:val="clear" w:color="auto" w:fill="BFBFBF" w:themeFill="background1" w:themeFillShade="BF"/>
          </w:tcPr>
          <w:p w:rsidR="009F04FE" w:rsidRPr="00A83479" w:rsidRDefault="009F04FE" w:rsidP="005C1822">
            <w:pPr>
              <w:pStyle w:val="BodyText"/>
            </w:pPr>
            <w:r w:rsidRPr="00A83479">
              <w:t>S. No.</w:t>
            </w:r>
          </w:p>
        </w:tc>
        <w:tc>
          <w:tcPr>
            <w:tcW w:w="1890" w:type="dxa"/>
            <w:shd w:val="clear" w:color="auto" w:fill="BFBFBF" w:themeFill="background1" w:themeFillShade="BF"/>
          </w:tcPr>
          <w:p w:rsidR="009F04FE" w:rsidRPr="00A83479" w:rsidRDefault="009F04FE" w:rsidP="005C1822">
            <w:pPr>
              <w:pStyle w:val="BodyText"/>
            </w:pPr>
            <w:r w:rsidRPr="00A83479">
              <w:t>Variable name</w:t>
            </w:r>
          </w:p>
        </w:tc>
        <w:tc>
          <w:tcPr>
            <w:tcW w:w="5670" w:type="dxa"/>
            <w:shd w:val="clear" w:color="auto" w:fill="BFBFBF" w:themeFill="background1" w:themeFillShade="BF"/>
          </w:tcPr>
          <w:p w:rsidR="009F04FE" w:rsidRPr="00A83479" w:rsidRDefault="009F04FE" w:rsidP="005C1822">
            <w:pPr>
              <w:pStyle w:val="BodyText"/>
            </w:pPr>
            <w:r w:rsidRPr="00A83479">
              <w:t>Description</w:t>
            </w:r>
          </w:p>
        </w:tc>
        <w:tc>
          <w:tcPr>
            <w:tcW w:w="1620" w:type="dxa"/>
            <w:shd w:val="clear" w:color="auto" w:fill="BFBFBF" w:themeFill="background1" w:themeFillShade="BF"/>
          </w:tcPr>
          <w:p w:rsidR="009F04FE" w:rsidRPr="00A83479" w:rsidRDefault="009F04FE" w:rsidP="005C1822">
            <w:pPr>
              <w:pStyle w:val="BodyText"/>
            </w:pPr>
            <w:r w:rsidRPr="00A83479">
              <w:t>Note</w:t>
            </w:r>
          </w:p>
        </w:tc>
      </w:tr>
      <w:tr w:rsidR="009F04FE" w:rsidRPr="00A83479" w:rsidTr="00C035C5">
        <w:tc>
          <w:tcPr>
            <w:tcW w:w="828" w:type="dxa"/>
          </w:tcPr>
          <w:p w:rsidR="009F04FE" w:rsidRPr="00A83479" w:rsidRDefault="009F04FE" w:rsidP="005C1822">
            <w:pPr>
              <w:pStyle w:val="BodyText"/>
            </w:pPr>
            <w:r w:rsidRPr="00A83479">
              <w:t>1</w:t>
            </w:r>
          </w:p>
        </w:tc>
        <w:tc>
          <w:tcPr>
            <w:tcW w:w="1890" w:type="dxa"/>
          </w:tcPr>
          <w:p w:rsidR="009F04FE" w:rsidRPr="00A83479" w:rsidRDefault="009F04FE" w:rsidP="005C1822">
            <w:pPr>
              <w:pStyle w:val="BodyText"/>
            </w:pPr>
            <w:r w:rsidRPr="00A83479">
              <w:t>cardPresent</w:t>
            </w:r>
          </w:p>
        </w:tc>
        <w:tc>
          <w:tcPr>
            <w:tcW w:w="5670" w:type="dxa"/>
          </w:tcPr>
          <w:p w:rsidR="009F04FE" w:rsidRPr="00A83479" w:rsidRDefault="009F04FE" w:rsidP="005C1822">
            <w:pPr>
              <w:pStyle w:val="BodyText"/>
            </w:pPr>
            <w:r w:rsidRPr="00A83479">
              <w:t>Indicates whether the card is present at the time of retail POS transaction. Possible values:</w:t>
            </w:r>
          </w:p>
          <w:p w:rsidR="009F04FE" w:rsidRPr="00A83479" w:rsidRDefault="009F04FE" w:rsidP="005C1822">
            <w:pPr>
              <w:pStyle w:val="BodyText"/>
            </w:pPr>
            <w:r w:rsidRPr="00A83479">
              <w:t>N – card not present</w:t>
            </w:r>
          </w:p>
          <w:p w:rsidR="009F04FE" w:rsidRPr="00A83479" w:rsidRDefault="009F04FE" w:rsidP="005C1822">
            <w:pPr>
              <w:pStyle w:val="BodyText"/>
            </w:pPr>
            <w:r w:rsidRPr="00A83479">
              <w:t>Y – card is present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2</w:t>
            </w:r>
          </w:p>
        </w:tc>
        <w:tc>
          <w:tcPr>
            <w:tcW w:w="1890" w:type="dxa"/>
          </w:tcPr>
          <w:p w:rsidR="009F04FE" w:rsidRPr="00A83479" w:rsidRDefault="009F04FE" w:rsidP="005C1822">
            <w:pPr>
              <w:pStyle w:val="BodyText"/>
            </w:pPr>
            <w:r w:rsidRPr="00A83479">
              <w:t>catLevel</w:t>
            </w:r>
          </w:p>
        </w:tc>
        <w:tc>
          <w:tcPr>
            <w:tcW w:w="5670" w:type="dxa"/>
          </w:tcPr>
          <w:p w:rsidR="009F04FE" w:rsidRPr="00A83479" w:rsidRDefault="009F04FE" w:rsidP="005C1822">
            <w:pPr>
              <w:pStyle w:val="BodyText"/>
            </w:pPr>
            <w:r w:rsidRPr="00A83479">
              <w:t>Type of cardholder activated terminal. Possible values:</w:t>
            </w:r>
          </w:p>
          <w:p w:rsidR="009F04FE" w:rsidRPr="00A83479" w:rsidRDefault="009F04FE" w:rsidP="005C1822">
            <w:pPr>
              <w:pStyle w:val="BodyText"/>
            </w:pPr>
            <w:r w:rsidRPr="00A83479">
              <w:t>1 – Automated dispensing machine</w:t>
            </w:r>
          </w:p>
          <w:p w:rsidR="009F04FE" w:rsidRPr="00A83479" w:rsidRDefault="009F04FE" w:rsidP="005C1822">
            <w:pPr>
              <w:pStyle w:val="BodyText"/>
            </w:pPr>
            <w:r w:rsidRPr="00A83479">
              <w:t>2 – Self-service terminal</w:t>
            </w:r>
          </w:p>
          <w:p w:rsidR="009F04FE" w:rsidRPr="00A83479" w:rsidRDefault="009F04FE" w:rsidP="005C1822">
            <w:pPr>
              <w:pStyle w:val="BodyText"/>
            </w:pPr>
            <w:r w:rsidRPr="00A83479">
              <w:t>3 – Limited amount terminal</w:t>
            </w:r>
          </w:p>
          <w:p w:rsidR="009F04FE" w:rsidRPr="00A83479" w:rsidRDefault="009F04FE" w:rsidP="005C1822">
            <w:pPr>
              <w:pStyle w:val="BodyText"/>
            </w:pPr>
            <w:r w:rsidRPr="00A83479">
              <w:t>4 – In-flight commerce (IFC) terminal</w:t>
            </w:r>
          </w:p>
          <w:p w:rsidR="009F04FE" w:rsidRPr="00A83479" w:rsidRDefault="009F04FE" w:rsidP="005C1822">
            <w:pPr>
              <w:pStyle w:val="BodyText"/>
            </w:pPr>
            <w:r w:rsidRPr="00A83479">
              <w:t>5 – Radio frequency device</w:t>
            </w:r>
          </w:p>
          <w:p w:rsidR="009F04FE" w:rsidRPr="00A83479" w:rsidRDefault="009F04FE" w:rsidP="005C1822">
            <w:pPr>
              <w:pStyle w:val="BodyText"/>
            </w:pPr>
            <w:r w:rsidRPr="00A83479">
              <w:t>6 – Mobile acceptance terminal</w:t>
            </w:r>
          </w:p>
        </w:tc>
        <w:tc>
          <w:tcPr>
            <w:tcW w:w="1620" w:type="dxa"/>
          </w:tcPr>
          <w:p w:rsidR="009F04FE" w:rsidRPr="00A83479" w:rsidRDefault="009F04FE" w:rsidP="005C1822">
            <w:pPr>
              <w:pStyle w:val="BodyText"/>
            </w:pPr>
            <w:r w:rsidRPr="00A83479">
              <w:t>Optional. This variable becomes required if terminalID variable is set to a value.</w:t>
            </w:r>
          </w:p>
        </w:tc>
      </w:tr>
      <w:tr w:rsidR="009F04FE" w:rsidRPr="00A83479" w:rsidTr="00C035C5">
        <w:tc>
          <w:tcPr>
            <w:tcW w:w="828" w:type="dxa"/>
          </w:tcPr>
          <w:p w:rsidR="009F04FE" w:rsidRPr="00A83479" w:rsidRDefault="009F04FE" w:rsidP="005C1822">
            <w:pPr>
              <w:pStyle w:val="BodyText"/>
            </w:pPr>
            <w:r w:rsidRPr="00A83479">
              <w:t>3</w:t>
            </w:r>
          </w:p>
        </w:tc>
        <w:tc>
          <w:tcPr>
            <w:tcW w:w="1890" w:type="dxa"/>
          </w:tcPr>
          <w:p w:rsidR="009F04FE" w:rsidRPr="00A83479" w:rsidRDefault="009F04FE" w:rsidP="005C1822">
            <w:pPr>
              <w:pStyle w:val="BodyText"/>
            </w:pPr>
            <w:r w:rsidRPr="00A83479">
              <w:t>entryMode</w:t>
            </w:r>
          </w:p>
        </w:tc>
        <w:tc>
          <w:tcPr>
            <w:tcW w:w="5670" w:type="dxa"/>
          </w:tcPr>
          <w:p w:rsidR="009F04FE" w:rsidRPr="00A83479" w:rsidRDefault="009F04FE" w:rsidP="005C1822">
            <w:pPr>
              <w:pStyle w:val="BodyText"/>
            </w:pPr>
            <w:r w:rsidRPr="00A83479">
              <w:t>Method of entering credit card information into the POS terminal. Possible values:</w:t>
            </w:r>
          </w:p>
          <w:p w:rsidR="009F04FE" w:rsidRPr="00A83479" w:rsidRDefault="009F04FE" w:rsidP="005C1822">
            <w:pPr>
              <w:pStyle w:val="BodyText"/>
            </w:pPr>
            <w:r w:rsidRPr="00A83479">
              <w:t>keyed – Manually keyed into POS terminal.</w:t>
            </w:r>
          </w:p>
          <w:p w:rsidR="009F04FE" w:rsidRPr="00A83479" w:rsidRDefault="009F04FE" w:rsidP="005C1822">
            <w:pPr>
              <w:pStyle w:val="BodyText"/>
            </w:pPr>
            <w:r w:rsidRPr="00A83479">
              <w:t>swiped – Read from credit card magnetic stripe.</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4</w:t>
            </w:r>
          </w:p>
        </w:tc>
        <w:tc>
          <w:tcPr>
            <w:tcW w:w="1890" w:type="dxa"/>
          </w:tcPr>
          <w:p w:rsidR="009F04FE" w:rsidRPr="00A83479" w:rsidRDefault="009F04FE" w:rsidP="005C1822">
            <w:pPr>
              <w:pStyle w:val="BodyText"/>
            </w:pPr>
            <w:r w:rsidRPr="00A83479">
              <w:t>terminalCapability</w:t>
            </w:r>
          </w:p>
        </w:tc>
        <w:tc>
          <w:tcPr>
            <w:tcW w:w="5670" w:type="dxa"/>
          </w:tcPr>
          <w:p w:rsidR="009F04FE" w:rsidRPr="00A83479" w:rsidRDefault="009F04FE" w:rsidP="005C1822">
            <w:pPr>
              <w:pStyle w:val="BodyText"/>
            </w:pPr>
            <w:r w:rsidRPr="00A83479">
              <w:t>POS terminal’s capability. Possible values:</w:t>
            </w:r>
          </w:p>
          <w:p w:rsidR="009F04FE" w:rsidRPr="00A83479" w:rsidRDefault="009F04FE" w:rsidP="005C1822">
            <w:pPr>
              <w:pStyle w:val="BodyText"/>
            </w:pPr>
            <w:r w:rsidRPr="00A83479">
              <w:t>1 – Terminal has a magnetic stripe reader only.</w:t>
            </w:r>
          </w:p>
          <w:p w:rsidR="009F04FE" w:rsidRPr="00A83479" w:rsidRDefault="009F04FE" w:rsidP="005C1822">
            <w:pPr>
              <w:pStyle w:val="BodyText"/>
            </w:pPr>
            <w:r w:rsidRPr="00A83479">
              <w:t>2 – Terminal has a magnetic stripe reader and manual entry capability.</w:t>
            </w:r>
          </w:p>
          <w:p w:rsidR="009F04FE" w:rsidRPr="00A83479" w:rsidRDefault="009F04FE" w:rsidP="005C1822">
            <w:pPr>
              <w:pStyle w:val="BodyText"/>
            </w:pPr>
            <w:r w:rsidRPr="00A83479">
              <w:t>3 – Terminal has manual entry capability only.</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Required.</w:t>
            </w:r>
          </w:p>
        </w:tc>
      </w:tr>
      <w:tr w:rsidR="009F04FE" w:rsidRPr="00A83479" w:rsidTr="00C035C5">
        <w:tc>
          <w:tcPr>
            <w:tcW w:w="828" w:type="dxa"/>
          </w:tcPr>
          <w:p w:rsidR="009F04FE" w:rsidRPr="00A83479" w:rsidRDefault="009F04FE" w:rsidP="005C1822">
            <w:pPr>
              <w:pStyle w:val="BodyText"/>
            </w:pPr>
            <w:r w:rsidRPr="00A83479">
              <w:t>5</w:t>
            </w:r>
          </w:p>
        </w:tc>
        <w:tc>
          <w:tcPr>
            <w:tcW w:w="1890" w:type="dxa"/>
          </w:tcPr>
          <w:p w:rsidR="009F04FE" w:rsidRPr="00A83479" w:rsidRDefault="009F04FE" w:rsidP="005C1822">
            <w:pPr>
              <w:pStyle w:val="BodyText"/>
            </w:pPr>
            <w:r w:rsidRPr="00A83479">
              <w:t>terminalID</w:t>
            </w:r>
          </w:p>
        </w:tc>
        <w:tc>
          <w:tcPr>
            <w:tcW w:w="5670" w:type="dxa"/>
          </w:tcPr>
          <w:p w:rsidR="009F04FE" w:rsidRPr="00A83479" w:rsidRDefault="009F04FE" w:rsidP="005C1822">
            <w:pPr>
              <w:pStyle w:val="BodyText"/>
            </w:pPr>
            <w:r w:rsidRPr="00A83479">
              <w:t>Identifier for the terminal at your retail location. You can define this value yourself, but consult with the processor for requirements. Terminal ID(s) are configurable in a custom object named ‘POS_TerminalMapping’ (Refer custom object definition XML to be imported). Here terminal device’s serial number will be mapped to a Terminal ID. This variable should be assigned device’s serial number. Code will pick configured Terminal ID if found and passed to CyberSource API in request.</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6</w:t>
            </w:r>
          </w:p>
        </w:tc>
        <w:tc>
          <w:tcPr>
            <w:tcW w:w="1890" w:type="dxa"/>
          </w:tcPr>
          <w:p w:rsidR="009F04FE" w:rsidRPr="00A83479" w:rsidRDefault="009F04FE" w:rsidP="005C1822">
            <w:pPr>
              <w:pStyle w:val="BodyText"/>
            </w:pPr>
            <w:r w:rsidRPr="00A83479">
              <w:t>trackData</w:t>
            </w:r>
          </w:p>
        </w:tc>
        <w:tc>
          <w:tcPr>
            <w:tcW w:w="5670" w:type="dxa"/>
          </w:tcPr>
          <w:p w:rsidR="009F04FE" w:rsidRPr="00A83479" w:rsidRDefault="009F04FE" w:rsidP="005C1822">
            <w:pPr>
              <w:pStyle w:val="BodyText"/>
            </w:pPr>
            <w:r w:rsidRPr="00A83479">
              <w:t xml:space="preserve">Card’s track 1 and 2 data. Some processors require track 1 data, some processors require track 2 data, and some processors require both track 1 data and track 2 data. To make sure that you provide the required information regardless of the processor that you use now or may use in the future, CyberSource recommends that you send both track 1 and track 2 data in your retail POS requests. </w:t>
            </w:r>
          </w:p>
          <w:p w:rsidR="009F04FE" w:rsidRPr="00A83479" w:rsidRDefault="009F04FE" w:rsidP="005C1822">
            <w:pPr>
              <w:pStyle w:val="BodyText"/>
            </w:pPr>
            <w:r w:rsidRPr="00A83479">
              <w:t xml:space="preserve">The sentinels are required. The start sentinel (%) indicates </w:t>
            </w:r>
            <w:r w:rsidRPr="00A83479">
              <w:lastRenderedPageBreak/>
              <w:t xml:space="preserve">the initial data position on the track. The end sentinel (?) follows the final character of data recorded on the track. Details of track 1 and track 2 data for the example </w:t>
            </w:r>
            <w:r w:rsidRPr="00FE53FB">
              <w:rPr>
                <w:b/>
              </w:rPr>
              <w:t>%B4111111111111111^SMITH/JOHN^2012101976110000868000000?;4111111111111111=20121019761186800000?</w:t>
            </w:r>
          </w:p>
          <w:p w:rsidR="009F04FE" w:rsidRPr="00A83479" w:rsidRDefault="009F04FE" w:rsidP="005C1822">
            <w:pPr>
              <w:pStyle w:val="BodyText"/>
            </w:pPr>
            <w:r w:rsidRPr="00A83479">
              <w:t>Track 1 – the track 1 data precedes the semicolon (;)</w:t>
            </w:r>
          </w:p>
          <w:p w:rsidR="009F04FE" w:rsidRPr="00A83479" w:rsidRDefault="009F04FE" w:rsidP="005C1822">
            <w:pPr>
              <w:pStyle w:val="BodyText"/>
            </w:pPr>
            <w:r w:rsidRPr="00A83479">
              <w:t>Track 2 – the track 2 data follows the semicolon (;)</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Required if entryMode=swiped.</w:t>
            </w:r>
          </w:p>
        </w:tc>
      </w:tr>
      <w:tr w:rsidR="009F04FE" w:rsidRPr="00A83479" w:rsidTr="00C035C5">
        <w:tc>
          <w:tcPr>
            <w:tcW w:w="828" w:type="dxa"/>
          </w:tcPr>
          <w:p w:rsidR="009F04FE" w:rsidRPr="00A83479" w:rsidRDefault="009F04FE" w:rsidP="005C1822">
            <w:pPr>
              <w:pStyle w:val="BodyText"/>
            </w:pPr>
            <w:r w:rsidRPr="00A83479">
              <w:t>7</w:t>
            </w:r>
          </w:p>
        </w:tc>
        <w:tc>
          <w:tcPr>
            <w:tcW w:w="1890" w:type="dxa"/>
          </w:tcPr>
          <w:p w:rsidR="009F04FE" w:rsidRPr="00A83479" w:rsidRDefault="009F04FE" w:rsidP="005C1822">
            <w:pPr>
              <w:pStyle w:val="BodyText"/>
            </w:pPr>
            <w:r w:rsidRPr="00A83479">
              <w:t>currency</w:t>
            </w:r>
          </w:p>
        </w:tc>
        <w:tc>
          <w:tcPr>
            <w:tcW w:w="5670" w:type="dxa"/>
          </w:tcPr>
          <w:p w:rsidR="009F04FE" w:rsidRPr="00A83479" w:rsidRDefault="009F04FE" w:rsidP="005C1822">
            <w:pPr>
              <w:pStyle w:val="BodyText"/>
            </w:pPr>
            <w:r w:rsidRPr="00A83479">
              <w:t xml:space="preserve">Currency used for order. For possible values refer </w:t>
            </w:r>
            <w:hyperlink r:id="rId42" w:history="1">
              <w:r w:rsidRPr="00A83479">
                <w:rPr>
                  <w:rStyle w:val="Hyperlink"/>
                </w:rPr>
                <w:t>ISO Standard Currency Codes</w:t>
              </w:r>
            </w:hyperlink>
          </w:p>
          <w:p w:rsidR="009F04FE" w:rsidRPr="00A83479" w:rsidRDefault="009F04FE" w:rsidP="005C1822">
            <w:pPr>
              <w:pStyle w:val="BodyText"/>
            </w:pPr>
          </w:p>
        </w:tc>
        <w:tc>
          <w:tcPr>
            <w:tcW w:w="1620" w:type="dxa"/>
          </w:tcPr>
          <w:p w:rsidR="009F04FE" w:rsidRPr="00A83479" w:rsidRDefault="009F04FE" w:rsidP="005C1822">
            <w:pPr>
              <w:pStyle w:val="BodyText"/>
            </w:pPr>
            <w:r w:rsidRPr="00A83479">
              <w:t>If this variable is not set with any currency code then default currency code is retrieved configured for web store in Business Manager.</w:t>
            </w:r>
          </w:p>
        </w:tc>
      </w:tr>
      <w:tr w:rsidR="009F04FE" w:rsidRPr="00A83479" w:rsidTr="00C035C5">
        <w:tc>
          <w:tcPr>
            <w:tcW w:w="828" w:type="dxa"/>
          </w:tcPr>
          <w:p w:rsidR="009F04FE" w:rsidRPr="00A83479" w:rsidRDefault="009F04FE" w:rsidP="005C1822">
            <w:pPr>
              <w:pStyle w:val="BodyText"/>
            </w:pPr>
            <w:r w:rsidRPr="00A83479">
              <w:t>8</w:t>
            </w:r>
          </w:p>
        </w:tc>
        <w:tc>
          <w:tcPr>
            <w:tcW w:w="1890" w:type="dxa"/>
          </w:tcPr>
          <w:p w:rsidR="009F04FE" w:rsidRPr="00A83479" w:rsidRDefault="009F04FE" w:rsidP="005C1822">
            <w:pPr>
              <w:pStyle w:val="BodyText"/>
            </w:pPr>
            <w:r w:rsidRPr="00A83479">
              <w:t>amount</w:t>
            </w:r>
          </w:p>
        </w:tc>
        <w:tc>
          <w:tcPr>
            <w:tcW w:w="5670" w:type="dxa"/>
          </w:tcPr>
          <w:p w:rsidR="009F04FE" w:rsidRPr="00A83479" w:rsidRDefault="009F04FE" w:rsidP="005C1822">
            <w:pPr>
              <w:pStyle w:val="BodyText"/>
            </w:pPr>
            <w:r w:rsidRPr="00A83479">
              <w:t>Grand total for the order.</w:t>
            </w:r>
          </w:p>
          <w:p w:rsidR="009F04FE" w:rsidRPr="00A83479" w:rsidRDefault="009F04FE" w:rsidP="005C1822">
            <w:pPr>
              <w:pStyle w:val="BodyText"/>
            </w:pPr>
          </w:p>
        </w:tc>
        <w:tc>
          <w:tcPr>
            <w:tcW w:w="1620" w:type="dxa"/>
          </w:tcPr>
          <w:p w:rsidR="009F04FE" w:rsidRPr="00A83479" w:rsidRDefault="009F04FE" w:rsidP="005C1822">
            <w:pPr>
              <w:pStyle w:val="BodyText"/>
            </w:pPr>
          </w:p>
        </w:tc>
      </w:tr>
      <w:tr w:rsidR="009F04FE" w:rsidRPr="00A83479" w:rsidTr="00C035C5">
        <w:tc>
          <w:tcPr>
            <w:tcW w:w="828" w:type="dxa"/>
          </w:tcPr>
          <w:p w:rsidR="009F04FE" w:rsidRPr="00A83479" w:rsidRDefault="009F04FE" w:rsidP="005C1822">
            <w:pPr>
              <w:pStyle w:val="BodyText"/>
            </w:pPr>
            <w:r w:rsidRPr="00A83479">
              <w:t>9</w:t>
            </w:r>
          </w:p>
        </w:tc>
        <w:tc>
          <w:tcPr>
            <w:tcW w:w="1890" w:type="dxa"/>
          </w:tcPr>
          <w:p w:rsidR="009F04FE" w:rsidRPr="00A83479" w:rsidRDefault="009F04FE" w:rsidP="005C1822">
            <w:pPr>
              <w:pStyle w:val="BodyText"/>
            </w:pPr>
            <w:r w:rsidRPr="00A83479">
              <w:t>accountNumber</w:t>
            </w:r>
          </w:p>
        </w:tc>
        <w:tc>
          <w:tcPr>
            <w:tcW w:w="5670" w:type="dxa"/>
          </w:tcPr>
          <w:p w:rsidR="009F04FE" w:rsidRPr="00A83479" w:rsidRDefault="009F04FE" w:rsidP="005C1822">
            <w:pPr>
              <w:pStyle w:val="BodyText"/>
            </w:pPr>
            <w:r w:rsidRPr="00A83479">
              <w:t>Customer’s credit card number.</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This variable becomes mandatory if entryMode=keyed.</w:t>
            </w:r>
          </w:p>
        </w:tc>
      </w:tr>
      <w:tr w:rsidR="009F04FE" w:rsidRPr="00A83479" w:rsidTr="00C035C5">
        <w:tc>
          <w:tcPr>
            <w:tcW w:w="828" w:type="dxa"/>
          </w:tcPr>
          <w:p w:rsidR="009F04FE" w:rsidRPr="00A83479" w:rsidRDefault="009F04FE" w:rsidP="005C1822">
            <w:pPr>
              <w:pStyle w:val="BodyText"/>
            </w:pPr>
            <w:r w:rsidRPr="00A83479">
              <w:t>10</w:t>
            </w:r>
          </w:p>
        </w:tc>
        <w:tc>
          <w:tcPr>
            <w:tcW w:w="1890" w:type="dxa"/>
          </w:tcPr>
          <w:p w:rsidR="009F04FE" w:rsidRPr="00A83479" w:rsidRDefault="009F04FE" w:rsidP="005C1822">
            <w:pPr>
              <w:pStyle w:val="BodyText"/>
            </w:pPr>
            <w:r w:rsidRPr="00A83479">
              <w:t>cardType</w:t>
            </w:r>
          </w:p>
        </w:tc>
        <w:tc>
          <w:tcPr>
            <w:tcW w:w="5670" w:type="dxa"/>
          </w:tcPr>
          <w:p w:rsidR="009F04FE" w:rsidRPr="00A83479" w:rsidRDefault="009F04FE" w:rsidP="005C1822">
            <w:pPr>
              <w:pStyle w:val="BodyText"/>
            </w:pPr>
            <w:r w:rsidRPr="00A83479">
              <w:t>Type of card to authorize. Possible values:</w:t>
            </w:r>
          </w:p>
          <w:p w:rsidR="009F04FE" w:rsidRPr="00A83479" w:rsidRDefault="009F04FE" w:rsidP="005C1822">
            <w:pPr>
              <w:pStyle w:val="BodyText"/>
            </w:pPr>
            <w:r w:rsidRPr="00A83479">
              <w:t>001 – Visa</w:t>
            </w:r>
          </w:p>
          <w:p w:rsidR="009F04FE" w:rsidRPr="00A83479" w:rsidRDefault="009F04FE" w:rsidP="005C1822">
            <w:pPr>
              <w:pStyle w:val="BodyText"/>
            </w:pPr>
            <w:r w:rsidRPr="00A83479">
              <w:t>002 – MasterCard</w:t>
            </w:r>
          </w:p>
          <w:p w:rsidR="009F04FE" w:rsidRPr="00A83479" w:rsidRDefault="009F04FE" w:rsidP="005C1822">
            <w:pPr>
              <w:pStyle w:val="BodyText"/>
            </w:pPr>
            <w:r w:rsidRPr="00A83479">
              <w:t>003 – American Express</w:t>
            </w:r>
          </w:p>
          <w:p w:rsidR="009F04FE" w:rsidRPr="00A83479" w:rsidRDefault="009F04FE" w:rsidP="005C1822">
            <w:pPr>
              <w:pStyle w:val="BodyText"/>
            </w:pPr>
            <w:r w:rsidRPr="00A83479">
              <w:t>004 – Discover</w:t>
            </w:r>
          </w:p>
          <w:p w:rsidR="009F04FE" w:rsidRPr="00A83479" w:rsidRDefault="009F04FE" w:rsidP="005C1822">
            <w:pPr>
              <w:pStyle w:val="BodyText"/>
            </w:pPr>
            <w:r w:rsidRPr="00A83479">
              <w:t>005 – Diners Club</w:t>
            </w:r>
          </w:p>
          <w:p w:rsidR="009F04FE" w:rsidRPr="00A83479" w:rsidRDefault="009F04FE" w:rsidP="005C1822">
            <w:pPr>
              <w:pStyle w:val="BodyText"/>
            </w:pPr>
            <w:r w:rsidRPr="00A83479">
              <w:t>006 – Carte Blanche</w:t>
            </w:r>
          </w:p>
          <w:p w:rsidR="009F04FE" w:rsidRPr="00A83479" w:rsidRDefault="009F04FE" w:rsidP="005C1822">
            <w:pPr>
              <w:pStyle w:val="BodyText"/>
            </w:pPr>
            <w:r w:rsidRPr="00A83479">
              <w:t>007 – JCB</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CyberSource strongly recommends that you send the card type even when it is optional for your processor and card type. Omitting the card type can cause the transaction to be processed with the wrong card type.</w:t>
            </w:r>
          </w:p>
        </w:tc>
      </w:tr>
      <w:tr w:rsidR="009F04FE" w:rsidRPr="00A83479" w:rsidTr="00C035C5">
        <w:tc>
          <w:tcPr>
            <w:tcW w:w="828" w:type="dxa"/>
          </w:tcPr>
          <w:p w:rsidR="009F04FE" w:rsidRPr="00A83479" w:rsidRDefault="009F04FE" w:rsidP="005C1822">
            <w:pPr>
              <w:pStyle w:val="BodyText"/>
            </w:pPr>
            <w:r w:rsidRPr="00A83479">
              <w:t>11</w:t>
            </w:r>
          </w:p>
        </w:tc>
        <w:tc>
          <w:tcPr>
            <w:tcW w:w="1890" w:type="dxa"/>
          </w:tcPr>
          <w:p w:rsidR="009F04FE" w:rsidRPr="00A83479" w:rsidRDefault="009F04FE" w:rsidP="005C1822">
            <w:pPr>
              <w:pStyle w:val="BodyText"/>
            </w:pPr>
            <w:r w:rsidRPr="00A83479">
              <w:t>cvnNumber</w:t>
            </w:r>
          </w:p>
        </w:tc>
        <w:tc>
          <w:tcPr>
            <w:tcW w:w="5670" w:type="dxa"/>
          </w:tcPr>
          <w:p w:rsidR="009F04FE" w:rsidRPr="00A83479" w:rsidRDefault="009F04FE" w:rsidP="005C1822">
            <w:pPr>
              <w:pStyle w:val="BodyText"/>
            </w:pPr>
            <w:r w:rsidRPr="00A83479">
              <w:t>This number is never transferred during card swipes.</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t>Optional.</w:t>
            </w:r>
          </w:p>
        </w:tc>
      </w:tr>
      <w:tr w:rsidR="009F04FE" w:rsidRPr="00A83479" w:rsidTr="00C035C5">
        <w:tc>
          <w:tcPr>
            <w:tcW w:w="828" w:type="dxa"/>
          </w:tcPr>
          <w:p w:rsidR="009F04FE" w:rsidRPr="00A83479" w:rsidRDefault="009F04FE" w:rsidP="005C1822">
            <w:pPr>
              <w:pStyle w:val="BodyText"/>
            </w:pPr>
            <w:r w:rsidRPr="00A83479">
              <w:t>12</w:t>
            </w:r>
          </w:p>
        </w:tc>
        <w:tc>
          <w:tcPr>
            <w:tcW w:w="1890" w:type="dxa"/>
          </w:tcPr>
          <w:p w:rsidR="009F04FE" w:rsidRPr="00A83479" w:rsidRDefault="009F04FE" w:rsidP="005C1822">
            <w:pPr>
              <w:pStyle w:val="BodyText"/>
            </w:pPr>
            <w:r w:rsidRPr="00A83479">
              <w:t>expiryMonth</w:t>
            </w:r>
          </w:p>
        </w:tc>
        <w:tc>
          <w:tcPr>
            <w:tcW w:w="5670" w:type="dxa"/>
          </w:tcPr>
          <w:p w:rsidR="009F04FE" w:rsidRPr="00A83479" w:rsidRDefault="009F04FE" w:rsidP="005C1822">
            <w:pPr>
              <w:pStyle w:val="BodyText"/>
            </w:pPr>
            <w:r w:rsidRPr="00A83479">
              <w:t xml:space="preserve">Two-digit month in which credit card expires. Format: MM. </w:t>
            </w:r>
            <w:r w:rsidRPr="00A83479">
              <w:lastRenderedPageBreak/>
              <w:t>Possible values: 01 through 12. Leading 0 is required.</w:t>
            </w:r>
          </w:p>
          <w:p w:rsidR="009F04FE" w:rsidRPr="00A83479" w:rsidRDefault="009F04FE" w:rsidP="005C1822">
            <w:pPr>
              <w:pStyle w:val="BodyText"/>
            </w:pPr>
          </w:p>
        </w:tc>
        <w:tc>
          <w:tcPr>
            <w:tcW w:w="1620" w:type="dxa"/>
          </w:tcPr>
          <w:p w:rsidR="009F04FE" w:rsidRPr="00A83479" w:rsidRDefault="009F04FE" w:rsidP="005C1822">
            <w:pPr>
              <w:pStyle w:val="BodyText"/>
            </w:pPr>
            <w:r w:rsidRPr="00A83479">
              <w:lastRenderedPageBreak/>
              <w:t xml:space="preserve">Required if </w:t>
            </w:r>
            <w:r w:rsidRPr="00A83479">
              <w:lastRenderedPageBreak/>
              <w:t>entryMode=keyed.</w:t>
            </w:r>
          </w:p>
        </w:tc>
      </w:tr>
      <w:tr w:rsidR="009F04FE" w:rsidRPr="00A83479" w:rsidTr="00C035C5">
        <w:tc>
          <w:tcPr>
            <w:tcW w:w="828" w:type="dxa"/>
          </w:tcPr>
          <w:p w:rsidR="009F04FE" w:rsidRPr="00A83479" w:rsidRDefault="009F04FE" w:rsidP="005C1822">
            <w:pPr>
              <w:pStyle w:val="BodyText"/>
            </w:pPr>
            <w:r w:rsidRPr="00A83479">
              <w:lastRenderedPageBreak/>
              <w:t>13</w:t>
            </w:r>
          </w:p>
        </w:tc>
        <w:tc>
          <w:tcPr>
            <w:tcW w:w="1890" w:type="dxa"/>
          </w:tcPr>
          <w:p w:rsidR="009F04FE" w:rsidRPr="00A83479" w:rsidRDefault="009F04FE" w:rsidP="005C1822">
            <w:pPr>
              <w:pStyle w:val="BodyText"/>
            </w:pPr>
            <w:r w:rsidRPr="00A83479">
              <w:t>expiryYear</w:t>
            </w:r>
          </w:p>
        </w:tc>
        <w:tc>
          <w:tcPr>
            <w:tcW w:w="5670" w:type="dxa"/>
          </w:tcPr>
          <w:p w:rsidR="009F04FE" w:rsidRPr="00A83479" w:rsidRDefault="009F04FE" w:rsidP="005C1822">
            <w:pPr>
              <w:pStyle w:val="BodyText"/>
            </w:pPr>
            <w:r w:rsidRPr="00A83479">
              <w:t>Four-digit year in which credit card expires. Format: YYYY.</w:t>
            </w:r>
          </w:p>
        </w:tc>
        <w:tc>
          <w:tcPr>
            <w:tcW w:w="1620" w:type="dxa"/>
          </w:tcPr>
          <w:p w:rsidR="009F04FE" w:rsidRPr="00A83479" w:rsidRDefault="009F04FE" w:rsidP="005C1822">
            <w:pPr>
              <w:pStyle w:val="BodyText"/>
            </w:pPr>
            <w:r w:rsidRPr="00A83479">
              <w:t>Required if entryMode=keyed.</w:t>
            </w:r>
          </w:p>
        </w:tc>
      </w:tr>
      <w:tr w:rsidR="009F04FE" w:rsidRPr="00A83479" w:rsidTr="00C035C5">
        <w:tc>
          <w:tcPr>
            <w:tcW w:w="828" w:type="dxa"/>
          </w:tcPr>
          <w:p w:rsidR="009F04FE" w:rsidRPr="00A83479" w:rsidRDefault="009F04FE" w:rsidP="005C1822">
            <w:pPr>
              <w:pStyle w:val="BodyText"/>
            </w:pPr>
            <w:r w:rsidRPr="00A83479">
              <w:t>14</w:t>
            </w:r>
          </w:p>
        </w:tc>
        <w:tc>
          <w:tcPr>
            <w:tcW w:w="1890" w:type="dxa"/>
          </w:tcPr>
          <w:p w:rsidR="009F04FE" w:rsidRPr="00A83479" w:rsidRDefault="009F04FE" w:rsidP="005C1822">
            <w:pPr>
              <w:pStyle w:val="BodyText"/>
            </w:pPr>
            <w:r w:rsidRPr="00A83479">
              <w:t>storeLocation</w:t>
            </w:r>
          </w:p>
        </w:tc>
        <w:tc>
          <w:tcPr>
            <w:tcW w:w="5670" w:type="dxa"/>
          </w:tcPr>
          <w:p w:rsidR="009F04FE" w:rsidRPr="00A83479" w:rsidRDefault="009F04FE" w:rsidP="005C1822">
            <w:pPr>
              <w:pStyle w:val="BodyText"/>
            </w:pPr>
            <w:r w:rsidRPr="00A83479">
              <w:t>Store’s physical location. This is use to configure merchant’s ID and security key in a custom object to call CyberSource API for the transaction. This is dependent upon merchant how they wanted to link store(s) to Merchant ID (MID). For e.g. if merchant has 3 separate CyberSource merchant ID and want to use one MID for store(s) in Massachusetts, 2</w:t>
            </w:r>
            <w:r w:rsidRPr="00A83479">
              <w:rPr>
                <w:vertAlign w:val="superscript"/>
              </w:rPr>
              <w:t>nd</w:t>
            </w:r>
            <w:r w:rsidRPr="00A83479">
              <w:t xml:space="preserve"> MID for store(s) in New York City, etc. then assign this variable as MA or Massachusetts or any string representing the location AND configure the same value as POS Location field for POS_MerchantIDs custom object in Business Manager after import.</w:t>
            </w:r>
          </w:p>
        </w:tc>
        <w:tc>
          <w:tcPr>
            <w:tcW w:w="1620" w:type="dxa"/>
          </w:tcPr>
          <w:p w:rsidR="009F04FE" w:rsidRPr="00A83479" w:rsidRDefault="009F04FE" w:rsidP="005C1822">
            <w:pPr>
              <w:pStyle w:val="BodyText"/>
            </w:pPr>
            <w:r w:rsidRPr="00A83479">
              <w:t>Location can be set as State code or Zip code or city etc. For e.g. MA (Massachusetts) or</w:t>
            </w:r>
          </w:p>
          <w:p w:rsidR="009F04FE" w:rsidRPr="00A83479" w:rsidRDefault="009F04FE" w:rsidP="005C1822">
            <w:pPr>
              <w:pStyle w:val="BodyText"/>
            </w:pPr>
            <w:r w:rsidRPr="00A83479">
              <w:t>01803 (Burlington, MA) or</w:t>
            </w:r>
          </w:p>
          <w:p w:rsidR="009F04FE" w:rsidRPr="00A83479" w:rsidRDefault="009F04FE" w:rsidP="005C1822">
            <w:pPr>
              <w:pStyle w:val="BodyText"/>
            </w:pPr>
            <w:r w:rsidRPr="00A83479">
              <w:t>Burlington</w:t>
            </w:r>
          </w:p>
        </w:tc>
      </w:tr>
      <w:tr w:rsidR="009F04FE" w:rsidRPr="00A83479" w:rsidTr="00C035C5">
        <w:tc>
          <w:tcPr>
            <w:tcW w:w="828" w:type="dxa"/>
            <w:hideMark/>
          </w:tcPr>
          <w:p w:rsidR="009F04FE" w:rsidRPr="00A83479" w:rsidRDefault="009F04FE" w:rsidP="00C035C5">
            <w:pPr>
              <w:spacing w:after="0" w:line="240" w:lineRule="auto"/>
              <w:jc w:val="right"/>
              <w:rPr>
                <w:rFonts w:eastAsia="Times New Roman" w:cs="Times New Roman"/>
                <w:color w:val="000000"/>
              </w:rPr>
            </w:pPr>
            <w:r w:rsidRPr="00A83479">
              <w:rPr>
                <w:rFonts w:eastAsia="Times New Roman" w:cs="Times New Roman"/>
                <w:color w:val="000000"/>
              </w:rPr>
              <w:t>15</w:t>
            </w:r>
          </w:p>
        </w:tc>
        <w:tc>
          <w:tcPr>
            <w:tcW w:w="189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pos_ordernumber</w:t>
            </w:r>
          </w:p>
        </w:tc>
        <w:tc>
          <w:tcPr>
            <w:tcW w:w="567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Order number for the transaction needs to be set to this variable</w:t>
            </w:r>
          </w:p>
        </w:tc>
        <w:tc>
          <w:tcPr>
            <w:tcW w:w="1620" w:type="dxa"/>
            <w:hideMark/>
          </w:tcPr>
          <w:p w:rsidR="009F04FE" w:rsidRPr="00A83479" w:rsidRDefault="009F04FE" w:rsidP="00C035C5">
            <w:pPr>
              <w:spacing w:after="0" w:line="240" w:lineRule="auto"/>
              <w:rPr>
                <w:rFonts w:eastAsia="Times New Roman" w:cs="Times New Roman"/>
                <w:color w:val="000000"/>
              </w:rPr>
            </w:pPr>
            <w:r w:rsidRPr="00A83479">
              <w:rPr>
                <w:rFonts w:eastAsia="Times New Roman" w:cs="Times New Roman"/>
                <w:color w:val="000000"/>
              </w:rPr>
              <w:t>Required</w:t>
            </w:r>
          </w:p>
        </w:tc>
      </w:tr>
    </w:tbl>
    <w:p w:rsidR="009F04FE" w:rsidRPr="00A83479" w:rsidRDefault="009F04FE" w:rsidP="005C1822">
      <w:pPr>
        <w:pStyle w:val="BodyText"/>
      </w:pPr>
    </w:p>
    <w:p w:rsidR="00B16364" w:rsidRPr="00292AAE" w:rsidRDefault="00B16364" w:rsidP="00292AAE">
      <w:pPr>
        <w:pStyle w:val="Body"/>
        <w:rPr>
          <w:rFonts w:asciiTheme="minorHAnsi" w:hAnsiTheme="minorHAnsi" w:cstheme="minorBidi"/>
          <w:bCs/>
          <w:color w:val="000000" w:themeColor="text1"/>
          <w:sz w:val="22"/>
          <w:szCs w:val="22"/>
        </w:rPr>
      </w:pPr>
    </w:p>
    <w:p w:rsidR="00615D7A" w:rsidRPr="00E33D85" w:rsidRDefault="000B6A3D" w:rsidP="00615D7A">
      <w:pPr>
        <w:pStyle w:val="Heading3"/>
        <w:rPr>
          <w:rFonts w:asciiTheme="minorHAnsi" w:hAnsiTheme="minorHAnsi"/>
          <w:b w:val="0"/>
        </w:rPr>
      </w:pPr>
      <w:bookmarkStart w:id="794" w:name="_Toc464049349"/>
      <w:bookmarkStart w:id="795" w:name="_Toc492911331"/>
      <w:r w:rsidRPr="00E33D85">
        <w:rPr>
          <w:rFonts w:asciiTheme="minorHAnsi" w:hAnsiTheme="minorHAnsi"/>
        </w:rPr>
        <w:t>Apple Pay</w:t>
      </w:r>
      <w:r w:rsidR="00615D7A" w:rsidRPr="00E33D85">
        <w:rPr>
          <w:rFonts w:asciiTheme="minorHAnsi" w:hAnsiTheme="minorHAnsi"/>
        </w:rPr>
        <w:t xml:space="preserve"> REST Interface Integration ways with Device/APP</w:t>
      </w:r>
      <w:bookmarkEnd w:id="794"/>
      <w:bookmarkEnd w:id="795"/>
    </w:p>
    <w:p w:rsidR="00615D7A" w:rsidRPr="00E33D85" w:rsidRDefault="00615D7A" w:rsidP="00615D7A">
      <w:r w:rsidRPr="00E33D85">
        <w:t xml:space="preserve">The Interface prepared as part of the document is for testing purpose, during real-time checkout journey of </w:t>
      </w:r>
      <w:r w:rsidR="000B6A3D" w:rsidRPr="00E33D85">
        <w:t>Apple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w:t>
      </w:r>
      <w:r>
        <w:t>h</w:t>
      </w:r>
      <w:r w:rsidRPr="00E33D85">
        <w:t xml:space="preserve">ave code written for checkout journey where user opted for </w:t>
      </w:r>
      <w:r w:rsidR="000B6A3D" w:rsidRPr="00E33D85">
        <w:t>Apple Pay</w:t>
      </w:r>
    </w:p>
    <w:p w:rsidR="00615D7A" w:rsidRPr="00E33D85" w:rsidRDefault="000B6A3D" w:rsidP="007D5AFD">
      <w:pPr>
        <w:pStyle w:val="ListParagraph"/>
        <w:numPr>
          <w:ilvl w:val="0"/>
          <w:numId w:val="49"/>
        </w:numPr>
      </w:pPr>
      <w:r w:rsidRPr="00E33D85">
        <w:t>Apple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bookmarkStart w:id="796" w:name="_Toc464049350"/>
      <w:r>
        <w:rPr>
          <w:rFonts w:asciiTheme="minorHAnsi" w:hAnsiTheme="minorHAnsi"/>
        </w:rPr>
        <w:t>Interface AS</w:t>
      </w:r>
      <w:r w:rsidRPr="00E33D85">
        <w:rPr>
          <w:rFonts w:asciiTheme="minorHAnsi" w:hAnsiTheme="minorHAnsi"/>
        </w:rPr>
        <w:t xml:space="preserve"> Service</w:t>
      </w:r>
      <w:bookmarkEnd w:id="796"/>
    </w:p>
    <w:p w:rsidR="00615D7A" w:rsidRPr="00E33D85" w:rsidRDefault="00615D7A" w:rsidP="007D5AFD">
      <w:pPr>
        <w:pStyle w:val="ListParagraph"/>
        <w:numPr>
          <w:ilvl w:val="0"/>
          <w:numId w:val="50"/>
        </w:numPr>
      </w:pPr>
      <w:r>
        <w:t>Using “Interface AS</w:t>
      </w:r>
      <w:r w:rsidRPr="00E33D85">
        <w:t xml:space="preserve"> Service” has limitation that merchant site MUST disable “Limit Storefront Order” setting</w:t>
      </w:r>
    </w:p>
    <w:p w:rsidR="00615D7A" w:rsidRPr="00E33D85" w:rsidRDefault="00615D7A" w:rsidP="007D5AFD">
      <w:pPr>
        <w:pStyle w:val="ListParagraph"/>
        <w:numPr>
          <w:ilvl w:val="0"/>
          <w:numId w:val="50"/>
        </w:numPr>
      </w:pPr>
      <w:r w:rsidRPr="00E33D85">
        <w:t>Register interface in service initialization script file say “SoapServiceInit.ds”</w:t>
      </w:r>
    </w:p>
    <w:p w:rsidR="00615D7A" w:rsidRPr="00E33D85" w:rsidRDefault="00615D7A" w:rsidP="007D5AFD">
      <w:pPr>
        <w:pStyle w:val="ListParagraph"/>
        <w:numPr>
          <w:ilvl w:val="0"/>
          <w:numId w:val="50"/>
        </w:numPr>
      </w:pPr>
      <w:r w:rsidRPr="00E33D85">
        <w:t>Define above service end point as merchant site URL for “</w:t>
      </w:r>
      <w:r>
        <w:t>CYB</w:t>
      </w:r>
      <w:r w:rsidRPr="00E33D85">
        <w:t>ApplePay-Authorize” in BM service configurations</w:t>
      </w:r>
    </w:p>
    <w:p w:rsidR="00615D7A" w:rsidRPr="00E33D85" w:rsidRDefault="00615D7A" w:rsidP="007D5AFD">
      <w:pPr>
        <w:pStyle w:val="ListParagraph"/>
        <w:numPr>
          <w:ilvl w:val="0"/>
          <w:numId w:val="50"/>
        </w:numPr>
      </w:pPr>
      <w:r w:rsidRPr="00E33D85">
        <w:t>Define user/password to be picked from site preferences “cybApplePayInterfaceUser”, “cybApplePayInterfacePassword” in service initialization script file say “SoapServiceInit.ds”</w:t>
      </w:r>
    </w:p>
    <w:p w:rsidR="00615D7A" w:rsidRPr="00E33D85" w:rsidRDefault="00615D7A" w:rsidP="007D5AFD">
      <w:pPr>
        <w:pStyle w:val="ListParagraph"/>
        <w:numPr>
          <w:ilvl w:val="0"/>
          <w:numId w:val="50"/>
        </w:numPr>
      </w:pPr>
      <w:r w:rsidRPr="00E33D85">
        <w:lastRenderedPageBreak/>
        <w:t>The Hook script file having OCAPI hook defined invoke service endpoint by passing required JSON input. (The JSON Input format defined in appropriate REST Interface section above in the document.)</w:t>
      </w:r>
    </w:p>
    <w:p w:rsidR="00615D7A" w:rsidRPr="00E33D85" w:rsidRDefault="00615D7A" w:rsidP="007D5AFD">
      <w:pPr>
        <w:pStyle w:val="ListParagraph"/>
        <w:numPr>
          <w:ilvl w:val="0"/>
          <w:numId w:val="50"/>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797" w:name="_Toc464049351"/>
      <w:r w:rsidRPr="00E33D85">
        <w:rPr>
          <w:rFonts w:asciiTheme="minorHAnsi" w:hAnsiTheme="minorHAnsi"/>
        </w:rPr>
        <w:t>Interface Direct Functions [when basket or order available]</w:t>
      </w:r>
      <w:bookmarkEnd w:id="797"/>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r w:rsidRPr="002C127E">
        <w:rPr>
          <w:b/>
        </w:rPr>
        <w:t>MobilePaymentFacade.MobilePaymentAuthRequest</w:t>
      </w:r>
      <w:r>
        <w:t>(jsonParam)</w:t>
      </w:r>
    </w:p>
    <w:p w:rsidR="00615D7A" w:rsidRPr="00E33D85" w:rsidRDefault="00615D7A" w:rsidP="00615D7A">
      <w:pPr>
        <w:pStyle w:val="ListParagraph"/>
      </w:pPr>
      <w:r w:rsidRPr="00361A79">
        <w:t>JsonParam will contain</w:t>
      </w:r>
      <w:r w:rsidRPr="00E33D85">
        <w:t>lineItemCtnr : dw.order.LineItemCtnr,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CE7380" w:rsidRDefault="00615D7A" w:rsidP="007D5AFD">
      <w:pPr>
        <w:pStyle w:val="ListParagraph"/>
        <w:numPr>
          <w:ilvl w:val="0"/>
          <w:numId w:val="52"/>
        </w:numPr>
      </w:pPr>
      <w:r w:rsidRPr="00E33D85">
        <w:t>The function “</w:t>
      </w:r>
      <w:r w:rsidRPr="002C127E">
        <w:rPr>
          <w:b/>
        </w:rPr>
        <w:t>MobilePaymentAuthRequest</w:t>
      </w:r>
      <w:r w:rsidRPr="00E33D85">
        <w:t xml:space="preserve">” is called when network token is available </w:t>
      </w:r>
      <w:r w:rsidRPr="002C127E">
        <w:rPr>
          <w:b/>
        </w:rPr>
        <w:t>MobilePaymentFacade.MobilePaymentAuthRequest</w:t>
      </w:r>
      <w:r>
        <w:rPr>
          <w:b/>
        </w:rPr>
        <w:t>(jsonParam)</w:t>
      </w:r>
    </w:p>
    <w:p w:rsidR="00615D7A" w:rsidRPr="00E33D85" w:rsidRDefault="00615D7A" w:rsidP="00615D7A">
      <w:pPr>
        <w:pStyle w:val="ListParagraph"/>
      </w:pPr>
      <w:r>
        <w:rPr>
          <w:b/>
        </w:rPr>
        <w:t xml:space="preserve">jsonParam will contain </w:t>
      </w:r>
      <w:r w:rsidRPr="00E33D85">
        <w:t>lineItemCtnr : dw.order.LineItemCtnr, orderNo : String, IPAddress : String, cryptogram, networkToken, tokenExpirationMonth, tokenExpi</w:t>
      </w:r>
      <w:r>
        <w:t>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bookmarkStart w:id="798" w:name="_Toc464049352"/>
      <w:r w:rsidRPr="00E33D85">
        <w:rPr>
          <w:rFonts w:asciiTheme="minorHAnsi" w:hAnsiTheme="minorHAnsi"/>
        </w:rPr>
        <w:t>Interface Functions [when required service request objects available]</w:t>
      </w:r>
      <w:bookmarkEnd w:id="798"/>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Payload is available</w:t>
      </w:r>
    </w:p>
    <w:p w:rsidR="00615D7A" w:rsidRDefault="00615D7A" w:rsidP="00615D7A">
      <w:pPr>
        <w:pStyle w:val="ListParagraph"/>
        <w:rPr>
          <w:b/>
        </w:rPr>
      </w:pPr>
      <w:r w:rsidRPr="002C127E">
        <w:rPr>
          <w:b/>
        </w:rPr>
        <w:t>MobilePaymentFacade.MobilePaymentAuthRequest</w:t>
      </w:r>
      <w:r>
        <w:rPr>
          <w:b/>
        </w:rPr>
        <w:t>(jsonParam)</w:t>
      </w:r>
    </w:p>
    <w:p w:rsidR="00615D7A" w:rsidRPr="00E33D85" w:rsidRDefault="00615D7A" w:rsidP="00615D7A">
      <w:pPr>
        <w:pStyle w:val="ListParagraph"/>
      </w:pPr>
      <w:r w:rsidRPr="00CE7380">
        <w:t>jsonParam will contain</w:t>
      </w:r>
      <w:r w:rsidRPr="00E33D85">
        <w:t>billTo, shipTo, purchaseObject, items, orderNo : String, IPAddress : String, encryptedPaymentData</w:t>
      </w:r>
      <w:r>
        <w:t>.</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MobilePaymentAuthRequest</w:t>
      </w:r>
      <w:r w:rsidRPr="00E33D85">
        <w:t>” is called when Network Token is available</w:t>
      </w:r>
    </w:p>
    <w:p w:rsidR="00615D7A" w:rsidRDefault="00615D7A" w:rsidP="00615D7A">
      <w:pPr>
        <w:pStyle w:val="ListParagraph"/>
      </w:pPr>
      <w:r w:rsidRPr="002C127E">
        <w:rPr>
          <w:b/>
        </w:rPr>
        <w:t>MobilePaymentFacade.MobilePaymentAuthRequest</w:t>
      </w:r>
      <w:r>
        <w:t>(jsonParam)</w:t>
      </w:r>
    </w:p>
    <w:p w:rsidR="00615D7A" w:rsidRPr="00E33D85" w:rsidRDefault="00615D7A" w:rsidP="00615D7A">
      <w:pPr>
        <w:pStyle w:val="ListParagraph"/>
      </w:pPr>
      <w:r w:rsidRPr="00CE7380">
        <w:lastRenderedPageBreak/>
        <w:t>jsonParam will contain</w:t>
      </w:r>
      <w:r w:rsidRPr="00E33D85">
        <w:t>billTo, shipTo, purchaseObject, items, orderNo : String, IPAddress : String, cryptogram, networkToken,</w:t>
      </w:r>
      <w:r>
        <w:t xml:space="preserve"> t</w:t>
      </w:r>
      <w:r w:rsidRPr="00E33D85">
        <w: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615D7A" w:rsidRPr="00E33D85" w:rsidRDefault="00615D7A" w:rsidP="005C1822">
      <w:pPr>
        <w:pStyle w:val="BodyText"/>
      </w:pPr>
    </w:p>
    <w:p w:rsidR="00615D7A" w:rsidRPr="00E33D85" w:rsidRDefault="000B6A3D" w:rsidP="00615D7A">
      <w:pPr>
        <w:pStyle w:val="Heading3"/>
        <w:rPr>
          <w:rFonts w:asciiTheme="minorHAnsi" w:hAnsiTheme="minorHAnsi"/>
          <w:b w:val="0"/>
        </w:rPr>
      </w:pPr>
      <w:bookmarkStart w:id="799" w:name="_Toc492911332"/>
      <w:r w:rsidRPr="00E33D85">
        <w:rPr>
          <w:rFonts w:asciiTheme="minorHAnsi" w:hAnsiTheme="minorHAnsi"/>
        </w:rPr>
        <w:lastRenderedPageBreak/>
        <w:t>A</w:t>
      </w:r>
      <w:r>
        <w:rPr>
          <w:rFonts w:asciiTheme="minorHAnsi" w:hAnsiTheme="minorHAnsi"/>
        </w:rPr>
        <w:t>ndroid</w:t>
      </w:r>
      <w:r w:rsidRPr="00E33D85">
        <w:rPr>
          <w:rFonts w:asciiTheme="minorHAnsi" w:hAnsiTheme="minorHAnsi"/>
        </w:rPr>
        <w:t xml:space="preserve"> Pay</w:t>
      </w:r>
      <w:r w:rsidR="00615D7A" w:rsidRPr="00E33D85">
        <w:rPr>
          <w:rFonts w:asciiTheme="minorHAnsi" w:hAnsiTheme="minorHAnsi"/>
        </w:rPr>
        <w:t xml:space="preserve"> REST Interface Integration ways with Device/APP</w:t>
      </w:r>
      <w:bookmarkEnd w:id="799"/>
    </w:p>
    <w:p w:rsidR="00615D7A" w:rsidRPr="00E33D85" w:rsidRDefault="00615D7A" w:rsidP="00615D7A">
      <w:r w:rsidRPr="00E33D85">
        <w:t>The Interface prepared as part of the document is for testing purpose, during rea</w:t>
      </w:r>
      <w:r>
        <w:t xml:space="preserve">l-time checkout journey of </w:t>
      </w:r>
      <w:r w:rsidR="000B6A3D">
        <w:t>Android</w:t>
      </w:r>
      <w:r w:rsidR="000B6A3D" w:rsidRPr="00E33D85">
        <w:t xml:space="preserve"> Pay</w:t>
      </w:r>
      <w:r w:rsidRPr="00E33D85">
        <w:t xml:space="preserve"> there can be multiple ways to utilize interface AS whole or its components. This section depicts anticipated three ways to utilize the interface in real-time, though these ways are not tested (not in scope). Also below steps are assumed to be developed in app/device before utilization of interface components.</w:t>
      </w:r>
    </w:p>
    <w:p w:rsidR="00615D7A" w:rsidRPr="00E33D85" w:rsidRDefault="00615D7A" w:rsidP="007D5AFD">
      <w:pPr>
        <w:pStyle w:val="ListParagraph"/>
        <w:numPr>
          <w:ilvl w:val="0"/>
          <w:numId w:val="49"/>
        </w:numPr>
      </w:pPr>
      <w:r w:rsidRPr="00E33D85">
        <w:t xml:space="preserve">Device or App have code written for checkout journey where user opted for </w:t>
      </w:r>
      <w:r w:rsidR="000B6A3D">
        <w:t>Android</w:t>
      </w:r>
      <w:r w:rsidR="000B6A3D" w:rsidRPr="00E33D85">
        <w:t xml:space="preserve"> Pay</w:t>
      </w:r>
    </w:p>
    <w:p w:rsidR="00615D7A" w:rsidRPr="00E33D85" w:rsidRDefault="000B6A3D" w:rsidP="007D5AFD">
      <w:pPr>
        <w:pStyle w:val="ListParagraph"/>
        <w:numPr>
          <w:ilvl w:val="0"/>
          <w:numId w:val="49"/>
        </w:numPr>
      </w:pPr>
      <w:r>
        <w:t>Android</w:t>
      </w:r>
      <w:r w:rsidRPr="00E33D85">
        <w:t xml:space="preserve"> Pay</w:t>
      </w:r>
      <w:r w:rsidR="00615D7A" w:rsidRPr="00E33D85">
        <w:t xml:space="preserve"> to provide response either Payload or NetworkToken related data</w:t>
      </w:r>
    </w:p>
    <w:p w:rsidR="00615D7A" w:rsidRPr="00E33D85" w:rsidRDefault="00615D7A" w:rsidP="007D5AFD">
      <w:pPr>
        <w:pStyle w:val="ListParagraph"/>
        <w:numPr>
          <w:ilvl w:val="0"/>
          <w:numId w:val="49"/>
        </w:numPr>
      </w:pPr>
      <w:r w:rsidRPr="00E33D85">
        <w:t>The above response must be available in script file defined in hook (say: hook script) where OCAPI hook function to be developed</w:t>
      </w:r>
    </w:p>
    <w:p w:rsidR="00615D7A" w:rsidRPr="00E33D85" w:rsidRDefault="00615D7A" w:rsidP="00615D7A">
      <w:pPr>
        <w:pStyle w:val="Heading4"/>
        <w:rPr>
          <w:rFonts w:asciiTheme="minorHAnsi" w:hAnsiTheme="minorHAnsi"/>
        </w:rPr>
      </w:pPr>
      <w:r>
        <w:rPr>
          <w:rFonts w:asciiTheme="minorHAnsi" w:hAnsiTheme="minorHAnsi"/>
        </w:rPr>
        <w:t xml:space="preserve">Interface AS </w:t>
      </w:r>
      <w:r w:rsidRPr="00E33D85">
        <w:rPr>
          <w:rFonts w:asciiTheme="minorHAnsi" w:hAnsiTheme="minorHAnsi"/>
        </w:rPr>
        <w:t>Service</w:t>
      </w:r>
    </w:p>
    <w:p w:rsidR="00615D7A" w:rsidRPr="00E33D85" w:rsidRDefault="00615D7A" w:rsidP="00231B25">
      <w:pPr>
        <w:pStyle w:val="ListParagraph"/>
        <w:numPr>
          <w:ilvl w:val="0"/>
          <w:numId w:val="65"/>
        </w:numPr>
      </w:pPr>
      <w:r>
        <w:t xml:space="preserve">Using “Interface AS </w:t>
      </w:r>
      <w:r w:rsidRPr="00E33D85">
        <w:t>Service” has limitation that merchant site MUST disable “Limit Storefront Order” setting</w:t>
      </w:r>
    </w:p>
    <w:p w:rsidR="00615D7A" w:rsidRPr="00E33D85" w:rsidRDefault="00615D7A" w:rsidP="00231B25">
      <w:pPr>
        <w:pStyle w:val="ListParagraph"/>
        <w:numPr>
          <w:ilvl w:val="0"/>
          <w:numId w:val="65"/>
        </w:numPr>
      </w:pPr>
      <w:r w:rsidRPr="00E33D85">
        <w:t>Register interface in service initialization script file say “SoapServiceInit.ds”</w:t>
      </w:r>
    </w:p>
    <w:p w:rsidR="00615D7A" w:rsidRPr="00E33D85" w:rsidRDefault="00615D7A" w:rsidP="00231B25">
      <w:pPr>
        <w:pStyle w:val="ListParagraph"/>
        <w:numPr>
          <w:ilvl w:val="0"/>
          <w:numId w:val="65"/>
        </w:numPr>
      </w:pPr>
      <w:r w:rsidRPr="00E33D85">
        <w:t>Define above service end point as merchant site URL for “C</w:t>
      </w:r>
      <w:r>
        <w:t>YBAndroid</w:t>
      </w:r>
      <w:r w:rsidRPr="00E33D85">
        <w:t>Pay -Authorize” in BM service configurations</w:t>
      </w:r>
    </w:p>
    <w:p w:rsidR="00615D7A" w:rsidRPr="00E33D85" w:rsidRDefault="00615D7A" w:rsidP="00231B25">
      <w:pPr>
        <w:pStyle w:val="ListParagraph"/>
        <w:numPr>
          <w:ilvl w:val="0"/>
          <w:numId w:val="65"/>
        </w:numPr>
      </w:pPr>
      <w:r w:rsidRPr="00E33D85">
        <w:t>Define user/password to be picked from site preferences “</w:t>
      </w:r>
      <w:r>
        <w:t>cybAndroidPayInterfaceUser</w:t>
      </w:r>
      <w:r w:rsidRPr="00E33D85">
        <w:t>”, “</w:t>
      </w:r>
      <w:r>
        <w:t>cybAndroidPayInterfacePassword</w:t>
      </w:r>
      <w:r w:rsidRPr="00E33D85">
        <w:t>” in service initialization script file say “SoapServiceInit.ds”</w:t>
      </w:r>
    </w:p>
    <w:p w:rsidR="00615D7A" w:rsidRPr="00E33D85" w:rsidRDefault="00615D7A" w:rsidP="00231B25">
      <w:pPr>
        <w:pStyle w:val="ListParagraph"/>
        <w:numPr>
          <w:ilvl w:val="0"/>
          <w:numId w:val="65"/>
        </w:numPr>
      </w:pPr>
      <w:r w:rsidRPr="00E33D85">
        <w:t>The Hook script file having OCAPI hook defined invoke service endpoint by passing required JSON input. (The JSON Input format defined in appropriate REST Interface section above in the document.)</w:t>
      </w:r>
    </w:p>
    <w:p w:rsidR="00615D7A" w:rsidRPr="00E33D85" w:rsidRDefault="00615D7A" w:rsidP="00231B25">
      <w:pPr>
        <w:pStyle w:val="ListParagraph"/>
        <w:numPr>
          <w:ilvl w:val="0"/>
          <w:numId w:val="65"/>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Direct Functions [when basket or order available]</w:t>
      </w:r>
    </w:p>
    <w:p w:rsidR="00615D7A" w:rsidRPr="00E33D85" w:rsidRDefault="00615D7A" w:rsidP="007D5AFD">
      <w:pPr>
        <w:pStyle w:val="ListParagraph"/>
        <w:numPr>
          <w:ilvl w:val="0"/>
          <w:numId w:val="52"/>
        </w:numPr>
      </w:pPr>
      <w:r w:rsidRPr="00E33D85">
        <w:t>This integration way is recommended when hook script has order or basket available along with other service required inputs. Also merchant site enabled “Limit Storefront Order” setting</w:t>
      </w:r>
    </w:p>
    <w:p w:rsidR="00615D7A" w:rsidRPr="00E33D85" w:rsidRDefault="00615D7A" w:rsidP="007D5AFD">
      <w:pPr>
        <w:pStyle w:val="ListParagraph"/>
        <w:numPr>
          <w:ilvl w:val="0"/>
          <w:numId w:val="52"/>
        </w:numPr>
      </w:pPr>
      <w:r w:rsidRPr="00E33D85">
        <w:t xml:space="preserve">The Hook script file having OCAPI hook defined call below functions directly and before calling also validate inputs are valid. </w:t>
      </w:r>
    </w:p>
    <w:p w:rsidR="00615D7A" w:rsidRPr="00E33D85" w:rsidRDefault="00615D7A" w:rsidP="007D5AFD">
      <w:pPr>
        <w:pStyle w:val="ListParagraph"/>
        <w:numPr>
          <w:ilvl w:val="0"/>
          <w:numId w:val="52"/>
        </w:numPr>
      </w:pPr>
      <w:r w:rsidRPr="00E33D85">
        <w:t>The function “</w:t>
      </w:r>
      <w:r w:rsidRPr="002C127E">
        <w:rPr>
          <w:b/>
        </w:rPr>
        <w:t>MobilePaymentAuthRequest</w:t>
      </w:r>
      <w:r w:rsidRPr="00E33D85">
        <w:t>” is called when Payload is available</w:t>
      </w:r>
    </w:p>
    <w:p w:rsidR="00615D7A" w:rsidRDefault="00615D7A" w:rsidP="00615D7A">
      <w:pPr>
        <w:pStyle w:val="ListParagraph"/>
      </w:pPr>
      <w:r w:rsidRPr="002C127E">
        <w:rPr>
          <w:b/>
        </w:rPr>
        <w:t>MobilePaymentFacade. MobilePaymentAuthRequest</w:t>
      </w:r>
      <w:r w:rsidRPr="00E33D85">
        <w:t xml:space="preserve"> (</w:t>
      </w:r>
      <w:r>
        <w:t>JSONParams</w:t>
      </w:r>
      <w:r w:rsidRPr="00E33D85">
        <w:t>)</w:t>
      </w:r>
      <w:r>
        <w:t xml:space="preserve">. </w:t>
      </w:r>
    </w:p>
    <w:p w:rsidR="00615D7A" w:rsidRPr="00E33D85" w:rsidRDefault="00615D7A" w:rsidP="00615D7A">
      <w:pPr>
        <w:pStyle w:val="ListParagraph"/>
      </w:pPr>
      <w:r>
        <w:t>JSONParam will contains dw.order.LineItemCtnr, orderNo , IPAddress</w:t>
      </w:r>
      <w:r w:rsidRPr="00E33D85">
        <w:t>, encryptedPaymentData</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encryptedPaymentData</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Default="00615D7A" w:rsidP="00615D7A">
      <w:pPr>
        <w:pStyle w:val="ListParagraph"/>
      </w:pPr>
      <w:r w:rsidRPr="00E33D85">
        <w:t>The function “</w:t>
      </w:r>
      <w:r w:rsidRPr="002C127E">
        <w:rPr>
          <w:b/>
        </w:rPr>
        <w:t>MobilePaymentAuthRequest</w:t>
      </w:r>
      <w:r w:rsidRPr="00E33D85">
        <w:t xml:space="preserve">” is called when network token is available </w:t>
      </w:r>
      <w:r w:rsidRPr="002C127E">
        <w:rPr>
          <w:b/>
        </w:rPr>
        <w:t>MobilePaymentFacade. MobilePaymentAuthRequest</w:t>
      </w:r>
      <w:r w:rsidRPr="00E33D85">
        <w:t xml:space="preserve"> (</w:t>
      </w:r>
      <w:r w:rsidRPr="002C127E">
        <w:rPr>
          <w:b/>
        </w:rPr>
        <w:t>MobilePaymentAuthRequest</w:t>
      </w:r>
      <w:r w:rsidRPr="00E33D85">
        <w:t xml:space="preserve"> (</w:t>
      </w:r>
      <w:r>
        <w:t>JSONParams</w:t>
      </w:r>
      <w:r w:rsidRPr="00E33D85">
        <w:t>)</w:t>
      </w:r>
      <w:r>
        <w:t xml:space="preserve">. </w:t>
      </w:r>
    </w:p>
    <w:p w:rsidR="00615D7A" w:rsidRPr="00E33D85" w:rsidRDefault="00615D7A" w:rsidP="007D5AFD">
      <w:pPr>
        <w:pStyle w:val="ListParagraph"/>
        <w:numPr>
          <w:ilvl w:val="0"/>
          <w:numId w:val="52"/>
        </w:numPr>
      </w:pPr>
      <w:r>
        <w:t xml:space="preserve">JSONParam will contains </w:t>
      </w:r>
      <w:r w:rsidRPr="00E33D85">
        <w:t>lineItemCtnr : dw.order.LineItemCtnr, orderNo : String, IPAddress : String, cryptogram, networkToken, tokenExpirationMonth, tokenExpirationYear, cardType</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lineItemCtnr</w:t>
            </w:r>
          </w:p>
        </w:tc>
        <w:tc>
          <w:tcPr>
            <w:tcW w:w="5580" w:type="dxa"/>
          </w:tcPr>
          <w:p w:rsidR="00615D7A" w:rsidRPr="00E33D85" w:rsidRDefault="00615D7A" w:rsidP="0041045A">
            <w:pPr>
              <w:jc w:val="both"/>
              <w:rPr>
                <w:color w:val="000000"/>
              </w:rPr>
            </w:pPr>
            <w:r w:rsidRPr="00E33D85">
              <w:t>dw.order.LineItemCtnr</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orderNo</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IPAddress</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Cryptogram</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networkToken</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tokenExpirationMonth</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tokenExpirationYear</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2610" w:type="dxa"/>
          </w:tcPr>
          <w:p w:rsidR="00615D7A" w:rsidRPr="00E33D85" w:rsidRDefault="00615D7A" w:rsidP="0041045A">
            <w:pPr>
              <w:rPr>
                <w:b/>
              </w:rPr>
            </w:pPr>
            <w:r w:rsidRPr="00E33D85">
              <w:rPr>
                <w:b/>
              </w:rPr>
              <w:t>cardType</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This function called to update the payment instrument with the service response</w:t>
      </w:r>
    </w:p>
    <w:p w:rsidR="00615D7A" w:rsidRPr="00E33D85" w:rsidRDefault="00615D7A" w:rsidP="00615D7A">
      <w:pPr>
        <w:pStyle w:val="ListParagraph"/>
      </w:pPr>
      <w:r w:rsidRPr="00E33D85">
        <w:t>PaymentInstrumentUtils.UpdatePaymentTransactionCardAuthorize(paymentInstrument, ServiceResponseObject: Object)</w:t>
      </w:r>
    </w:p>
    <w:tbl>
      <w:tblPr>
        <w:tblStyle w:val="TableGrid"/>
        <w:tblW w:w="0" w:type="auto"/>
        <w:tblInd w:w="828" w:type="dxa"/>
        <w:tblLayout w:type="fixed"/>
        <w:tblLook w:val="04A0" w:firstRow="1" w:lastRow="0" w:firstColumn="1" w:lastColumn="0" w:noHBand="0" w:noVBand="1"/>
      </w:tblPr>
      <w:tblGrid>
        <w:gridCol w:w="2610"/>
        <w:gridCol w:w="5580"/>
      </w:tblGrid>
      <w:tr w:rsidR="00615D7A" w:rsidRPr="00E33D85" w:rsidTr="0041045A">
        <w:tc>
          <w:tcPr>
            <w:tcW w:w="2610" w:type="dxa"/>
            <w:shd w:val="clear" w:color="auto" w:fill="BFBFBF" w:themeFill="background1" w:themeFillShade="BF"/>
          </w:tcPr>
          <w:p w:rsidR="00615D7A" w:rsidRPr="00E33D85" w:rsidRDefault="00615D7A" w:rsidP="0041045A">
            <w:pPr>
              <w:rPr>
                <w:b/>
              </w:rPr>
            </w:pPr>
            <w:r w:rsidRPr="00E33D85">
              <w:rPr>
                <w:b/>
              </w:rPr>
              <w:t>Parameter</w:t>
            </w:r>
          </w:p>
        </w:tc>
        <w:tc>
          <w:tcPr>
            <w:tcW w:w="558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2610" w:type="dxa"/>
          </w:tcPr>
          <w:p w:rsidR="00615D7A" w:rsidRPr="00E33D85" w:rsidRDefault="00615D7A" w:rsidP="0041045A">
            <w:pPr>
              <w:jc w:val="both"/>
              <w:rPr>
                <w:b/>
                <w:color w:val="000000"/>
              </w:rPr>
            </w:pPr>
            <w:r w:rsidRPr="00E33D85">
              <w:rPr>
                <w:b/>
              </w:rPr>
              <w:t>paymentInstrument</w:t>
            </w:r>
          </w:p>
        </w:tc>
        <w:tc>
          <w:tcPr>
            <w:tcW w:w="5580" w:type="dxa"/>
          </w:tcPr>
          <w:p w:rsidR="00615D7A" w:rsidRPr="00E33D85" w:rsidRDefault="00615D7A" w:rsidP="0041045A">
            <w:pPr>
              <w:jc w:val="both"/>
              <w:rPr>
                <w:color w:val="000000"/>
              </w:rPr>
            </w:pPr>
            <w:r w:rsidRPr="00E33D85">
              <w:t>dw.order.PaymentInstrument</w:t>
            </w:r>
          </w:p>
        </w:tc>
      </w:tr>
      <w:tr w:rsidR="00615D7A" w:rsidRPr="00E33D85" w:rsidTr="0041045A">
        <w:tc>
          <w:tcPr>
            <w:tcW w:w="2610" w:type="dxa"/>
          </w:tcPr>
          <w:p w:rsidR="00615D7A" w:rsidRPr="00E33D85" w:rsidRDefault="00615D7A" w:rsidP="0041045A">
            <w:pPr>
              <w:rPr>
                <w:rFonts w:eastAsia="Arial Unicode MS" w:cs="Arial Unicode MS"/>
                <w:b/>
                <w:color w:val="000000"/>
              </w:rPr>
            </w:pPr>
            <w:r w:rsidRPr="00E33D85">
              <w:rPr>
                <w:b/>
              </w:rPr>
              <w:t>ServiceResponseObject</w:t>
            </w:r>
          </w:p>
        </w:tc>
        <w:tc>
          <w:tcPr>
            <w:tcW w:w="558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2"/>
        </w:numPr>
      </w:pPr>
      <w:r w:rsidRPr="00E33D85">
        <w:t>Interpret the response received and display thank you page on success and order failure page on failure</w:t>
      </w:r>
    </w:p>
    <w:p w:rsidR="00615D7A" w:rsidRPr="00E33D85" w:rsidRDefault="00615D7A" w:rsidP="00615D7A">
      <w:pPr>
        <w:pStyle w:val="Heading4"/>
        <w:rPr>
          <w:rFonts w:asciiTheme="minorHAnsi" w:hAnsiTheme="minorHAnsi"/>
        </w:rPr>
      </w:pPr>
      <w:r w:rsidRPr="00E33D85">
        <w:rPr>
          <w:rFonts w:asciiTheme="minorHAnsi" w:hAnsiTheme="minorHAnsi"/>
        </w:rPr>
        <w:t>Interface Functions [when required service request objects available]</w:t>
      </w:r>
    </w:p>
    <w:p w:rsidR="00615D7A" w:rsidRPr="00E33D85" w:rsidRDefault="00615D7A" w:rsidP="007D5AFD">
      <w:pPr>
        <w:pStyle w:val="ListParagraph"/>
        <w:numPr>
          <w:ilvl w:val="0"/>
          <w:numId w:val="51"/>
        </w:numPr>
      </w:pPr>
      <w:r w:rsidRPr="00E33D85">
        <w:t>This integration way is recommended when hook script has order or basket available in for of JSON instead of object along with other service required inputs. Also merchant site enabled “Limit Storefront Order” setting</w:t>
      </w:r>
    </w:p>
    <w:p w:rsidR="00615D7A" w:rsidRPr="00E33D85" w:rsidRDefault="00615D7A" w:rsidP="007D5AFD">
      <w:pPr>
        <w:pStyle w:val="ListParagraph"/>
        <w:numPr>
          <w:ilvl w:val="0"/>
          <w:numId w:val="51"/>
        </w:numPr>
      </w:pPr>
      <w:r w:rsidRPr="00E33D85">
        <w:t>Hook script to prepare CyberSource service related objects like billto, shipto, purchaseTotal etc.</w:t>
      </w:r>
    </w:p>
    <w:p w:rsidR="00615D7A" w:rsidRPr="00E33D85" w:rsidRDefault="00615D7A" w:rsidP="007D5AFD">
      <w:pPr>
        <w:pStyle w:val="ListParagraph"/>
        <w:numPr>
          <w:ilvl w:val="0"/>
          <w:numId w:val="51"/>
        </w:numPr>
      </w:pPr>
      <w:r w:rsidRPr="00E33D85">
        <w:t>The Hook script file having OCAPI hook defined call below functions and before calling also validate inputs are valid.</w:t>
      </w:r>
    </w:p>
    <w:p w:rsidR="00615D7A" w:rsidRPr="00E33D85" w:rsidRDefault="00615D7A" w:rsidP="007D5AFD">
      <w:pPr>
        <w:pStyle w:val="ListParagraph"/>
        <w:numPr>
          <w:ilvl w:val="0"/>
          <w:numId w:val="51"/>
        </w:numPr>
      </w:pPr>
      <w:r w:rsidRPr="00E33D85">
        <w:t>The function “</w:t>
      </w:r>
      <w:r w:rsidRPr="002C127E">
        <w:rPr>
          <w:b/>
        </w:rPr>
        <w:t>MobilePaymentFacade.MobilePaymentAuthReques</w:t>
      </w:r>
      <w:r w:rsidRPr="002C127E">
        <w:t>t</w:t>
      </w:r>
      <w:r w:rsidRPr="00E33D85">
        <w:t>” is called when Payload is available</w:t>
      </w:r>
    </w:p>
    <w:p w:rsidR="00615D7A" w:rsidRDefault="00615D7A" w:rsidP="00615D7A">
      <w:pPr>
        <w:pStyle w:val="ListParagraph"/>
      </w:pPr>
      <w:r w:rsidRPr="002C127E">
        <w:rPr>
          <w:b/>
        </w:rPr>
        <w:t>MobilePaymentFacade.MobilePaymentAuthRequest</w:t>
      </w:r>
      <w:r w:rsidRPr="00E33D85">
        <w:t xml:space="preserve"> (</w:t>
      </w:r>
      <w:r w:rsidRPr="002C127E">
        <w:t>paymentAPIRequestParams</w:t>
      </w:r>
      <w:r>
        <w:t>)</w:t>
      </w:r>
    </w:p>
    <w:p w:rsidR="00615D7A" w:rsidRPr="00E33D85" w:rsidRDefault="00615D7A" w:rsidP="00615D7A">
      <w:pPr>
        <w:pStyle w:val="ListParagraph"/>
      </w:pPr>
      <w:r w:rsidRPr="002C127E">
        <w:lastRenderedPageBreak/>
        <w:t>paymentAPIRequestParams</w:t>
      </w:r>
      <w:r>
        <w:t xml:space="preserve">will contain </w:t>
      </w:r>
      <w:r w:rsidRPr="00E33D85">
        <w:t>billTo, shipTo, purchaseObject, items, orderNo : String, IPAddress</w:t>
      </w:r>
      <w:r>
        <w:t xml:space="preserve"> : String, encryptedPaymentData. </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encryptedPaymentData</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The function “</w:t>
      </w:r>
      <w:r w:rsidRPr="002C127E">
        <w:rPr>
          <w:b/>
        </w:rPr>
        <w:t>MobilePaymentAuthReques</w:t>
      </w:r>
      <w:r w:rsidRPr="002C127E">
        <w:t>t</w:t>
      </w:r>
      <w:r w:rsidRPr="00E33D85">
        <w:t>” is called when Network Token is available</w:t>
      </w:r>
    </w:p>
    <w:p w:rsidR="00615D7A" w:rsidRDefault="00615D7A" w:rsidP="00615D7A">
      <w:pPr>
        <w:pStyle w:val="ListParagraph"/>
      </w:pPr>
      <w:r w:rsidRPr="002C127E">
        <w:rPr>
          <w:b/>
        </w:rPr>
        <w:t>MobilePaymentFacade.MobilePaymentAuthRequest</w:t>
      </w:r>
      <w:r w:rsidRPr="00E33D85">
        <w:t>(</w:t>
      </w:r>
      <w:r w:rsidRPr="002C127E">
        <w:t>paymentAPIRequestParams</w:t>
      </w:r>
      <w:r>
        <w:t xml:space="preserve">) </w:t>
      </w:r>
    </w:p>
    <w:p w:rsidR="00615D7A" w:rsidRPr="00E33D85" w:rsidRDefault="00615D7A" w:rsidP="00615D7A">
      <w:pPr>
        <w:pStyle w:val="ListParagraph"/>
      </w:pPr>
      <w:r w:rsidRPr="002C127E">
        <w:t>paymentAPIRequestParams</w:t>
      </w:r>
      <w:r>
        <w:t xml:space="preserve">will contain  </w:t>
      </w:r>
      <w:r w:rsidRPr="00E33D85">
        <w:t>billTo, shipTo, purchaseObject, items, orderNo : String, IPAddress : String, cryptogram, networkToken,</w:t>
      </w:r>
      <w:r w:rsidRPr="00E33D85">
        <w:tab/>
        <w:t>tokenExpirationMonth</w:t>
      </w:r>
      <w:r>
        <w:t>, tokenExpirationYear, cardType.</w:t>
      </w:r>
    </w:p>
    <w:tbl>
      <w:tblPr>
        <w:tblStyle w:val="TableGrid"/>
        <w:tblW w:w="0" w:type="auto"/>
        <w:tblInd w:w="828" w:type="dxa"/>
        <w:tblLayout w:type="fixed"/>
        <w:tblLook w:val="04A0" w:firstRow="1" w:lastRow="0" w:firstColumn="1" w:lastColumn="0" w:noHBand="0" w:noVBand="1"/>
      </w:tblPr>
      <w:tblGrid>
        <w:gridCol w:w="1890"/>
        <w:gridCol w:w="639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39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billTo</w:t>
            </w:r>
          </w:p>
        </w:tc>
        <w:tc>
          <w:tcPr>
            <w:tcW w:w="6390" w:type="dxa"/>
          </w:tcPr>
          <w:p w:rsidR="00615D7A" w:rsidRPr="00E33D85" w:rsidRDefault="00615D7A" w:rsidP="0041045A">
            <w:pPr>
              <w:jc w:val="both"/>
              <w:rPr>
                <w:color w:val="000000"/>
              </w:rPr>
            </w:pPr>
            <w:r w:rsidRPr="00E33D85">
              <w:rPr>
                <w:color w:val="000000"/>
              </w:rPr>
              <w:t>Cybersource_BillTo_Object</w:t>
            </w:r>
          </w:p>
        </w:tc>
      </w:tr>
      <w:tr w:rsidR="00615D7A" w:rsidRPr="00E33D85" w:rsidTr="0041045A">
        <w:tc>
          <w:tcPr>
            <w:tcW w:w="1890" w:type="dxa"/>
          </w:tcPr>
          <w:p w:rsidR="00615D7A" w:rsidRPr="00E33D85" w:rsidRDefault="00615D7A" w:rsidP="0041045A">
            <w:pPr>
              <w:rPr>
                <w:b/>
              </w:rPr>
            </w:pPr>
            <w:r w:rsidRPr="00E33D85">
              <w:rPr>
                <w:b/>
              </w:rPr>
              <w:t>shipTo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Cybersource_ShipTo_Object</w:t>
            </w:r>
          </w:p>
        </w:tc>
      </w:tr>
      <w:tr w:rsidR="00615D7A" w:rsidRPr="00E33D85" w:rsidTr="0041045A">
        <w:tc>
          <w:tcPr>
            <w:tcW w:w="1890" w:type="dxa"/>
          </w:tcPr>
          <w:p w:rsidR="00615D7A" w:rsidRPr="00E33D85" w:rsidRDefault="00615D7A" w:rsidP="0041045A">
            <w:pPr>
              <w:rPr>
                <w:b/>
              </w:rPr>
            </w:pPr>
            <w:r w:rsidRPr="00E33D85">
              <w:rPr>
                <w:b/>
              </w:rPr>
              <w:t>purchaseObject</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Cybersource_PurchaseTotals_Object</w:t>
            </w:r>
          </w:p>
        </w:tc>
      </w:tr>
      <w:tr w:rsidR="00615D7A" w:rsidRPr="00E33D85" w:rsidTr="0041045A">
        <w:tc>
          <w:tcPr>
            <w:tcW w:w="1890" w:type="dxa"/>
          </w:tcPr>
          <w:p w:rsidR="00615D7A" w:rsidRPr="00E33D85" w:rsidRDefault="00615D7A" w:rsidP="0041045A">
            <w:pPr>
              <w:rPr>
                <w:b/>
              </w:rPr>
            </w:pPr>
            <w:r w:rsidRPr="00E33D85">
              <w:rPr>
                <w:b/>
              </w:rPr>
              <w:t>Items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Cybersource_Item_Object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orderNo</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IPAddress</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Cryptogram</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networkToken</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tokenExpirationMonth</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t>tokenExpirationYear</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r w:rsidR="00615D7A" w:rsidRPr="00E33D85" w:rsidTr="0041045A">
        <w:tc>
          <w:tcPr>
            <w:tcW w:w="1890" w:type="dxa"/>
          </w:tcPr>
          <w:p w:rsidR="00615D7A" w:rsidRPr="00E33D85" w:rsidRDefault="00615D7A" w:rsidP="0041045A">
            <w:pPr>
              <w:rPr>
                <w:b/>
              </w:rPr>
            </w:pPr>
            <w:r w:rsidRPr="00E33D85">
              <w:rPr>
                <w:b/>
              </w:rPr>
              <w:lastRenderedPageBreak/>
              <w:t>cardType</w:t>
            </w:r>
          </w:p>
        </w:tc>
        <w:tc>
          <w:tcPr>
            <w:tcW w:w="639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String</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This function called to update the payment instrument with the service response</w:t>
      </w:r>
    </w:p>
    <w:p w:rsidR="00615D7A" w:rsidRPr="00E33D85" w:rsidRDefault="00615D7A" w:rsidP="00615D7A">
      <w:pPr>
        <w:pStyle w:val="ListParagraph"/>
      </w:pPr>
      <w:r w:rsidRPr="002C127E">
        <w:rPr>
          <w:b/>
        </w:rPr>
        <w:t>PaymentInstrumentUtils.UpdatePaymentTransactionCardAuthorize</w:t>
      </w:r>
      <w:r w:rsidRPr="00E33D85">
        <w:t>(paymentInstrument, ServiceResponseObject: Object)</w:t>
      </w:r>
    </w:p>
    <w:tbl>
      <w:tblPr>
        <w:tblStyle w:val="TableGrid"/>
        <w:tblW w:w="0" w:type="auto"/>
        <w:tblInd w:w="828" w:type="dxa"/>
        <w:tblLayout w:type="fixed"/>
        <w:tblLook w:val="04A0" w:firstRow="1" w:lastRow="0" w:firstColumn="1" w:lastColumn="0" w:noHBand="0" w:noVBand="1"/>
      </w:tblPr>
      <w:tblGrid>
        <w:gridCol w:w="1890"/>
        <w:gridCol w:w="6030"/>
      </w:tblGrid>
      <w:tr w:rsidR="00615D7A" w:rsidRPr="00E33D85" w:rsidTr="0041045A">
        <w:tc>
          <w:tcPr>
            <w:tcW w:w="1890" w:type="dxa"/>
            <w:shd w:val="clear" w:color="auto" w:fill="BFBFBF" w:themeFill="background1" w:themeFillShade="BF"/>
          </w:tcPr>
          <w:p w:rsidR="00615D7A" w:rsidRPr="00E33D85" w:rsidRDefault="00615D7A" w:rsidP="0041045A">
            <w:pPr>
              <w:rPr>
                <w:b/>
              </w:rPr>
            </w:pPr>
            <w:r w:rsidRPr="00E33D85">
              <w:rPr>
                <w:b/>
              </w:rPr>
              <w:t>Parameter</w:t>
            </w:r>
          </w:p>
        </w:tc>
        <w:tc>
          <w:tcPr>
            <w:tcW w:w="6030" w:type="dxa"/>
            <w:shd w:val="clear" w:color="auto" w:fill="BFBFBF" w:themeFill="background1" w:themeFillShade="BF"/>
          </w:tcPr>
          <w:p w:rsidR="00615D7A" w:rsidRPr="00E33D85" w:rsidRDefault="00615D7A" w:rsidP="0041045A">
            <w:pPr>
              <w:rPr>
                <w:b/>
              </w:rPr>
            </w:pPr>
            <w:r w:rsidRPr="00E33D85">
              <w:rPr>
                <w:b/>
              </w:rPr>
              <w:t>Type</w:t>
            </w:r>
          </w:p>
        </w:tc>
      </w:tr>
      <w:tr w:rsidR="00615D7A" w:rsidRPr="00E33D85" w:rsidTr="0041045A">
        <w:tc>
          <w:tcPr>
            <w:tcW w:w="1890" w:type="dxa"/>
          </w:tcPr>
          <w:p w:rsidR="00615D7A" w:rsidRPr="00E33D85" w:rsidRDefault="00615D7A" w:rsidP="0041045A">
            <w:pPr>
              <w:jc w:val="both"/>
              <w:rPr>
                <w:b/>
                <w:color w:val="000000"/>
              </w:rPr>
            </w:pPr>
            <w:r w:rsidRPr="00E33D85">
              <w:rPr>
                <w:b/>
              </w:rPr>
              <w:t>paymentInstrument</w:t>
            </w:r>
          </w:p>
        </w:tc>
        <w:tc>
          <w:tcPr>
            <w:tcW w:w="6030" w:type="dxa"/>
          </w:tcPr>
          <w:p w:rsidR="00615D7A" w:rsidRPr="00E33D85" w:rsidRDefault="00615D7A" w:rsidP="0041045A">
            <w:pPr>
              <w:jc w:val="both"/>
              <w:rPr>
                <w:color w:val="000000"/>
              </w:rPr>
            </w:pPr>
            <w:r w:rsidRPr="00E33D85">
              <w:t>dw.order.PaymentInstrument</w:t>
            </w:r>
          </w:p>
        </w:tc>
      </w:tr>
      <w:tr w:rsidR="00615D7A" w:rsidRPr="00E33D85" w:rsidTr="0041045A">
        <w:tc>
          <w:tcPr>
            <w:tcW w:w="1890" w:type="dxa"/>
          </w:tcPr>
          <w:p w:rsidR="00615D7A" w:rsidRPr="00E33D85" w:rsidRDefault="00615D7A" w:rsidP="0041045A">
            <w:pPr>
              <w:rPr>
                <w:rFonts w:eastAsia="Arial Unicode MS" w:cs="Arial Unicode MS"/>
                <w:b/>
                <w:color w:val="000000"/>
              </w:rPr>
            </w:pPr>
            <w:r w:rsidRPr="00E33D85">
              <w:rPr>
                <w:b/>
              </w:rPr>
              <w:t>ServiceResponseObject</w:t>
            </w:r>
          </w:p>
        </w:tc>
        <w:tc>
          <w:tcPr>
            <w:tcW w:w="6030" w:type="dxa"/>
          </w:tcPr>
          <w:p w:rsidR="00615D7A" w:rsidRPr="00E33D85" w:rsidRDefault="00615D7A" w:rsidP="0041045A">
            <w:pPr>
              <w:rPr>
                <w:rFonts w:eastAsia="Arial Unicode MS" w:cs="Arial Unicode MS"/>
                <w:color w:val="000000"/>
              </w:rPr>
            </w:pPr>
            <w:r w:rsidRPr="00E33D85">
              <w:rPr>
                <w:rFonts w:eastAsia="Arial Unicode MS" w:cs="Arial Unicode MS"/>
                <w:color w:val="000000"/>
              </w:rPr>
              <w:t>Object</w:t>
            </w:r>
          </w:p>
        </w:tc>
      </w:tr>
    </w:tbl>
    <w:p w:rsidR="00615D7A" w:rsidRPr="00E33D85" w:rsidRDefault="00615D7A" w:rsidP="00615D7A">
      <w:pPr>
        <w:pStyle w:val="ListParagraph"/>
      </w:pPr>
    </w:p>
    <w:p w:rsidR="00615D7A" w:rsidRPr="00E33D85" w:rsidRDefault="00615D7A" w:rsidP="007D5AFD">
      <w:pPr>
        <w:pStyle w:val="ListParagraph"/>
        <w:numPr>
          <w:ilvl w:val="0"/>
          <w:numId w:val="51"/>
        </w:numPr>
      </w:pPr>
      <w:r w:rsidRPr="00E33D85">
        <w:t>Interpret the response received and display thank you page on success and order failure page on failure</w:t>
      </w:r>
    </w:p>
    <w:p w:rsidR="00FC3035" w:rsidRPr="00E33D85" w:rsidRDefault="00FC3035" w:rsidP="00FC3035">
      <w:pPr>
        <w:pStyle w:val="Heading3"/>
        <w:rPr>
          <w:rFonts w:asciiTheme="minorHAnsi" w:hAnsiTheme="minorHAnsi"/>
        </w:rPr>
      </w:pPr>
      <w:bookmarkStart w:id="800" w:name="_Toc492911333"/>
      <w:r w:rsidRPr="00E33D85">
        <w:rPr>
          <w:rFonts w:asciiTheme="minorHAnsi" w:hAnsiTheme="minorHAnsi"/>
        </w:rPr>
        <w:t>Visa Checkout</w:t>
      </w:r>
      <w:bookmarkEnd w:id="800"/>
    </w:p>
    <w:p w:rsidR="00FC3035" w:rsidRPr="00E33D85" w:rsidRDefault="00FC3035" w:rsidP="000C2ED1">
      <w:pPr>
        <w:pStyle w:val="Heading4"/>
        <w:rPr>
          <w:rFonts w:asciiTheme="minorHAnsi" w:hAnsiTheme="minorHAnsi"/>
        </w:rPr>
      </w:pPr>
      <w:r w:rsidRPr="00E33D85">
        <w:rPr>
          <w:rFonts w:asciiTheme="minorHAnsi" w:hAnsiTheme="minorHAnsi"/>
        </w:rPr>
        <w:t>billing.js</w:t>
      </w:r>
    </w:p>
    <w:p w:rsidR="00FC3035" w:rsidRPr="00E33D85" w:rsidRDefault="00FC3035" w:rsidP="005C1822">
      <w:pPr>
        <w:pStyle w:val="BodyText"/>
      </w:pPr>
    </w:p>
    <w:p w:rsidR="00C141F8" w:rsidRDefault="00C141F8" w:rsidP="005C1822">
      <w:pPr>
        <w:pStyle w:val="BodyText"/>
        <w:numPr>
          <w:ilvl w:val="0"/>
          <w:numId w:val="46"/>
        </w:numPr>
      </w:pPr>
      <w:r>
        <w:t xml:space="preserve">Update </w:t>
      </w:r>
      <w:r w:rsidRPr="00E33D85">
        <w:t xml:space="preserve">updatePaymentmethod </w:t>
      </w:r>
      <w:r>
        <w:t xml:space="preserve"> function</w:t>
      </w:r>
    </w:p>
    <w:p w:rsidR="00FC3035" w:rsidRPr="00E33D85" w:rsidRDefault="00FC3035" w:rsidP="005C1822">
      <w:pPr>
        <w:pStyle w:val="BodyText"/>
      </w:pPr>
      <w:r w:rsidRPr="00E33D85">
        <w:t xml:space="preserve">Add a condition </w:t>
      </w:r>
      <w:r w:rsidR="00C141F8">
        <w:t xml:space="preserve">just afte </w:t>
      </w:r>
      <w:r w:rsidR="00C141F8" w:rsidRPr="00C141F8">
        <w:t xml:space="preserve">selectedPaymentMethod </w:t>
      </w:r>
      <w:r w:rsidR="00C141F8">
        <w:t>condition to display or hide visa</w:t>
      </w:r>
      <w:r w:rsidRPr="00E33D85">
        <w:t xml:space="preserve"> checkout button on selected payment methods as ‘VISA_CHECKOUT’.</w:t>
      </w:r>
    </w:p>
    <w:p w:rsidR="00FC3035" w:rsidRDefault="00FC3035" w:rsidP="005C1822">
      <w:pPr>
        <w:pStyle w:val="BodyText"/>
      </w:pPr>
      <w:r w:rsidRPr="00E33D85">
        <w:t xml:space="preserve">Sample </w:t>
      </w:r>
      <w:r w:rsidR="000C2ED1" w:rsidRPr="00E33D85">
        <w:t>code:</w:t>
      </w:r>
    </w:p>
    <w:p w:rsidR="00D63D14" w:rsidRPr="00E33D85" w:rsidRDefault="00D63D14" w:rsidP="005C1822">
      <w:pPr>
        <w:pStyle w:val="BodyText"/>
      </w:pPr>
      <w:r w:rsidRPr="007755B9">
        <w:rPr>
          <w:highlight w:val="yellow"/>
        </w:rPr>
        <w:t>[Note: Below changes are covered in custom code &gt; Generic section &gt; billing.js, defined here for reference only]</w:t>
      </w:r>
    </w:p>
    <w:tbl>
      <w:tblPr>
        <w:tblStyle w:val="TableGrid"/>
        <w:tblW w:w="0" w:type="auto"/>
        <w:tblLook w:val="04A0" w:firstRow="1" w:lastRow="0" w:firstColumn="1" w:lastColumn="0" w:noHBand="0" w:noVBand="1"/>
      </w:tblPr>
      <w:tblGrid>
        <w:gridCol w:w="10296"/>
      </w:tblGrid>
      <w:tr w:rsidR="003B7D5E" w:rsidRPr="00E33D85" w:rsidTr="003B7D5E">
        <w:tc>
          <w:tcPr>
            <w:tcW w:w="10296" w:type="dxa"/>
          </w:tcPr>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b/>
                <w:bCs/>
                <w:color w:val="7F0055"/>
                <w:sz w:val="20"/>
                <w:szCs w:val="20"/>
              </w:rPr>
              <w:t>if</w:t>
            </w:r>
            <w:r>
              <w:rPr>
                <w:rFonts w:ascii="Consolas" w:eastAsia="Times New Roman" w:hAnsi="Consolas" w:cs="Consolas"/>
                <w:color w:val="000000"/>
                <w:sz w:val="20"/>
                <w:szCs w:val="20"/>
              </w:rPr>
              <w:t xml:space="preserve"> (</w:t>
            </w:r>
            <w:r>
              <w:rPr>
                <w:rFonts w:ascii="Consolas" w:eastAsia="Times New Roman" w:hAnsi="Consolas" w:cs="Consolas"/>
                <w:color w:val="000000"/>
                <w:sz w:val="20"/>
                <w:szCs w:val="20"/>
                <w:highlight w:val="lightGray"/>
              </w:rPr>
              <w:t>paymentMethodID</w:t>
            </w:r>
            <w:r>
              <w:rPr>
                <w:rFonts w:ascii="Consolas" w:eastAsia="Times New Roman" w:hAnsi="Consolas" w:cs="Consolas"/>
                <w:color w:val="000000"/>
                <w:sz w:val="20"/>
                <w:szCs w:val="20"/>
              </w:rPr>
              <w:t>==</w:t>
            </w:r>
            <w:r>
              <w:rPr>
                <w:rFonts w:ascii="Consolas" w:eastAsia="Times New Roman" w:hAnsi="Consolas" w:cs="Consolas"/>
                <w:color w:val="2A00FF"/>
                <w:sz w:val="20"/>
                <w:szCs w:val="20"/>
              </w:rPr>
              <w:t>"VISA_CHECKOUT"</w:t>
            </w:r>
            <w:r>
              <w:rPr>
                <w:rFonts w:ascii="Consolas" w:eastAsia="Times New Roman" w:hAnsi="Consolas" w:cs="Consolas"/>
                <w:color w:val="000000"/>
                <w:sz w:val="20"/>
                <w:szCs w:val="20"/>
              </w:rPr>
              <w:t>)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).hide();</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).show();</w:t>
            </w:r>
          </w:p>
          <w:p w:rsidR="003B7D5E" w:rsidRPr="00E33D85" w:rsidRDefault="00C141F8" w:rsidP="00C141F8">
            <w:pPr>
              <w:autoSpaceDE w:val="0"/>
              <w:autoSpaceDN w:val="0"/>
              <w:adjustRightInd w:val="0"/>
              <w:spacing w:after="0" w:line="240" w:lineRule="auto"/>
              <w:rPr>
                <w:rFonts w:eastAsia="Times New Roman" w:cs="Consolas"/>
                <w:sz w:val="20"/>
                <w:szCs w:val="20"/>
              </w:rPr>
            </w:pPr>
            <w:r>
              <w:rPr>
                <w:rFonts w:ascii="Consolas" w:eastAsia="Times New Roman" w:hAnsi="Consolas" w:cs="Consolas"/>
                <w:color w:val="000000"/>
                <w:sz w:val="20"/>
                <w:szCs w:val="20"/>
              </w:rPr>
              <w:tab/>
              <w:t>}</w:t>
            </w:r>
          </w:p>
          <w:p w:rsidR="00C141F8" w:rsidRDefault="003B7D5E" w:rsidP="00C141F8">
            <w:pPr>
              <w:autoSpaceDE w:val="0"/>
              <w:autoSpaceDN w:val="0"/>
              <w:adjustRightInd w:val="0"/>
              <w:spacing w:after="0" w:line="240" w:lineRule="auto"/>
              <w:rPr>
                <w:rFonts w:ascii="Consolas" w:eastAsia="Times New Roman" w:hAnsi="Consolas" w:cs="Consolas"/>
                <w:sz w:val="20"/>
                <w:szCs w:val="20"/>
              </w:rPr>
            </w:pPr>
            <w:r w:rsidRPr="00E33D85">
              <w:rPr>
                <w:rFonts w:eastAsia="Times New Roman" w:cs="Consolas"/>
                <w:color w:val="000000"/>
                <w:sz w:val="20"/>
                <w:szCs w:val="20"/>
              </w:rPr>
              <w:tab/>
            </w:r>
            <w:r w:rsidR="00C141F8">
              <w:rPr>
                <w:rFonts w:ascii="Consolas" w:eastAsia="Times New Roman" w:hAnsi="Consolas" w:cs="Consolas"/>
                <w:b/>
                <w:bCs/>
                <w:color w:val="7F0055"/>
                <w:sz w:val="20"/>
                <w:szCs w:val="20"/>
              </w:rPr>
              <w:t>else</w:t>
            </w:r>
            <w:r w:rsidR="00C141F8">
              <w:rPr>
                <w:rFonts w:ascii="Consolas" w:eastAsia="Times New Roman" w:hAnsi="Consolas" w:cs="Consolas"/>
                <w:color w:val="000000"/>
                <w:sz w:val="20"/>
                <w:szCs w:val="20"/>
              </w:rPr>
              <w:t xml:space="preserve"> {</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".continue-place-order"</w:t>
            </w:r>
            <w:r>
              <w:rPr>
                <w:rFonts w:ascii="Consolas" w:eastAsia="Times New Roman" w:hAnsi="Consolas" w:cs="Consolas"/>
                <w:color w:val="000000"/>
                <w:sz w:val="20"/>
                <w:szCs w:val="20"/>
              </w:rPr>
              <w:t>).show();</w:t>
            </w:r>
          </w:p>
          <w:p w:rsidR="00C141F8" w:rsidRDefault="00C141F8" w:rsidP="00C141F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0000"/>
                <w:sz w:val="20"/>
                <w:szCs w:val="20"/>
              </w:rPr>
              <w:tab/>
            </w:r>
            <w:r>
              <w:rPr>
                <w:rFonts w:ascii="Consolas" w:eastAsia="Times New Roman" w:hAnsi="Consolas" w:cs="Consolas"/>
                <w:color w:val="000000"/>
                <w:sz w:val="20"/>
                <w:szCs w:val="20"/>
              </w:rPr>
              <w:tab/>
              <w:t>$(</w:t>
            </w:r>
            <w:r>
              <w:rPr>
                <w:rFonts w:ascii="Consolas" w:eastAsia="Times New Roman" w:hAnsi="Consolas" w:cs="Consolas"/>
                <w:color w:val="2A00FF"/>
                <w:sz w:val="20"/>
                <w:szCs w:val="20"/>
              </w:rPr>
              <w:t>".visacheckoutbutton"</w:t>
            </w:r>
            <w:r>
              <w:rPr>
                <w:rFonts w:ascii="Consolas" w:eastAsia="Times New Roman" w:hAnsi="Consolas" w:cs="Consolas"/>
                <w:color w:val="000000"/>
                <w:sz w:val="20"/>
                <w:szCs w:val="20"/>
              </w:rPr>
              <w:t>).hide();</w:t>
            </w:r>
          </w:p>
          <w:p w:rsidR="003B7D5E" w:rsidRPr="00E33D85" w:rsidRDefault="00C141F8" w:rsidP="005C1822">
            <w:pPr>
              <w:pStyle w:val="BodyText"/>
            </w:pPr>
            <w:r>
              <w:t xml:space="preserve">            }</w:t>
            </w:r>
          </w:p>
        </w:tc>
      </w:tr>
    </w:tbl>
    <w:p w:rsidR="00FC3035" w:rsidRPr="00E33D85" w:rsidRDefault="002C427A" w:rsidP="007406C5">
      <w:pPr>
        <w:autoSpaceDE w:val="0"/>
        <w:autoSpaceDN w:val="0"/>
        <w:adjustRightInd w:val="0"/>
        <w:spacing w:after="0" w:line="240" w:lineRule="auto"/>
      </w:pPr>
      <w:r>
        <w:rPr>
          <w:bCs/>
          <w:color w:val="000000" w:themeColor="text1"/>
        </w:rPr>
        <w:t>[note: this section updated in custom code section as to reduce redundancy]</w:t>
      </w:r>
    </w:p>
    <w:p w:rsidR="00FC3035" w:rsidRPr="00E33D85" w:rsidRDefault="00FC3035" w:rsidP="005C1822">
      <w:pPr>
        <w:pStyle w:val="BodyText"/>
      </w:pPr>
    </w:p>
    <w:p w:rsidR="00FC3035" w:rsidRPr="00E33D85" w:rsidRDefault="00FC3035" w:rsidP="005C1822">
      <w:pPr>
        <w:pStyle w:val="BodyText"/>
      </w:pPr>
    </w:p>
    <w:p w:rsidR="00FC3035" w:rsidRPr="00E33D85" w:rsidRDefault="00FC3035" w:rsidP="005C1822">
      <w:pPr>
        <w:pStyle w:val="BodyText"/>
      </w:pPr>
      <w:r w:rsidRPr="00E33D85">
        <w:rPr>
          <w:noProof/>
        </w:rPr>
        <w:lastRenderedPageBreak/>
        <w:drawing>
          <wp:inline distT="0" distB="0" distL="0" distR="0" wp14:anchorId="7DBF2745" wp14:editId="295285CB">
            <wp:extent cx="6400800" cy="24688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468880"/>
                    </a:xfrm>
                    <a:prstGeom prst="rect">
                      <a:avLst/>
                    </a:prstGeom>
                    <a:noFill/>
                    <a:ln>
                      <a:noFill/>
                    </a:ln>
                  </pic:spPr>
                </pic:pic>
              </a:graphicData>
            </a:graphic>
          </wp:inline>
        </w:drawing>
      </w:r>
    </w:p>
    <w:p w:rsidR="00FC3035" w:rsidRPr="00E33D85" w:rsidRDefault="00FC3035" w:rsidP="005C1822">
      <w:pPr>
        <w:pStyle w:val="BodyText"/>
      </w:pPr>
    </w:p>
    <w:p w:rsidR="006E68E7" w:rsidRPr="00E33D85" w:rsidRDefault="006E68E7" w:rsidP="000C2ED1">
      <w:pPr>
        <w:pStyle w:val="Heading4"/>
        <w:rPr>
          <w:rFonts w:asciiTheme="minorHAnsi" w:hAnsiTheme="minorHAnsi"/>
        </w:rPr>
      </w:pPr>
      <w:r w:rsidRPr="00E33D85">
        <w:rPr>
          <w:rFonts w:asciiTheme="minorHAnsi" w:hAnsiTheme="minorHAnsi"/>
        </w:rPr>
        <w:t>paymentmethods.isml</w:t>
      </w:r>
    </w:p>
    <w:p w:rsidR="006E68E7" w:rsidRDefault="006E68E7" w:rsidP="005C1822">
      <w:pPr>
        <w:pStyle w:val="BodyText"/>
        <w:numPr>
          <w:ilvl w:val="0"/>
          <w:numId w:val="39"/>
        </w:numPr>
      </w:pPr>
      <w:r w:rsidRPr="00E33D85">
        <w:t xml:space="preserve"> Add </w:t>
      </w:r>
      <w:r w:rsidR="00FB5178" w:rsidRPr="00E33D85">
        <w:t>ondition for</w:t>
      </w:r>
      <w:r w:rsidRPr="00E33D85">
        <w:t xml:space="preserve"> Visa Checkout  error handling</w:t>
      </w:r>
      <w:r w:rsidR="00FB5178">
        <w:t xml:space="preserve"> just after closing of &lt;/legend&gt; block.</w:t>
      </w:r>
    </w:p>
    <w:tbl>
      <w:tblPr>
        <w:tblStyle w:val="TableGrid"/>
        <w:tblW w:w="0" w:type="auto"/>
        <w:tblLook w:val="04A0" w:firstRow="1" w:lastRow="0" w:firstColumn="1" w:lastColumn="0" w:noHBand="0" w:noVBand="1"/>
      </w:tblPr>
      <w:tblGrid>
        <w:gridCol w:w="10296"/>
      </w:tblGrid>
      <w:tr w:rsidR="00FB5178" w:rsidTr="00FB5178">
        <w:tc>
          <w:tcPr>
            <w:tcW w:w="10296" w:type="dxa"/>
          </w:tcPr>
          <w:p w:rsidR="00FB5178" w:rsidRDefault="00D96F63" w:rsidP="005C1822">
            <w:pPr>
              <w:pStyle w:val="BodyText"/>
            </w:pPr>
            <w:r w:rsidRPr="00D96F63">
              <w:rPr>
                <w:highlight w:val="yellow"/>
              </w:rPr>
              <w:t>[</w:t>
            </w:r>
            <w:r w:rsidRPr="00D96F63">
              <w:rPr>
                <w:b/>
                <w:highlight w:val="yellow"/>
              </w:rPr>
              <w:t>Note</w:t>
            </w:r>
            <w:r w:rsidRPr="00D96F63">
              <w:rPr>
                <w:highlight w:val="yellow"/>
              </w:rPr>
              <w:t>: Below snippet is for reference purpose only, changes are aleady covered  under custom code &gt; generic section -&gt;COPlaceOrder.js]</w:t>
            </w:r>
          </w:p>
        </w:tc>
      </w:tr>
    </w:tbl>
    <w:p w:rsidR="00FB5178" w:rsidRPr="00E33D85" w:rsidRDefault="00FB5178" w:rsidP="005C1822">
      <w:pPr>
        <w:pStyle w:val="BodyText"/>
      </w:pPr>
    </w:p>
    <w:p w:rsidR="006E68E7" w:rsidRPr="00E33D85" w:rsidRDefault="006E68E7" w:rsidP="005C1822">
      <w:pPr>
        <w:pStyle w:val="BodyText"/>
      </w:pPr>
      <w:r w:rsidRPr="00E33D85">
        <w:t>&lt;isif condition="${ pdict.VisaCheckoutError != null  || pdict.SecureAcceptanceError != null}"&gt;</w:t>
      </w:r>
    </w:p>
    <w:p w:rsidR="006E68E7" w:rsidRPr="00E33D85" w:rsidRDefault="006E68E7" w:rsidP="005C1822">
      <w:pPr>
        <w:pStyle w:val="BodyText"/>
      </w:pPr>
      <w:r w:rsidRPr="00E33D85">
        <w:rPr>
          <w:noProof/>
        </w:rPr>
        <w:drawing>
          <wp:inline distT="0" distB="0" distL="0" distR="0" wp14:anchorId="5DE37CA9" wp14:editId="7B3236E8">
            <wp:extent cx="6391275" cy="809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91275" cy="809625"/>
                    </a:xfrm>
                    <a:prstGeom prst="rect">
                      <a:avLst/>
                    </a:prstGeom>
                    <a:noFill/>
                    <a:ln>
                      <a:noFill/>
                    </a:ln>
                  </pic:spPr>
                </pic:pic>
              </a:graphicData>
            </a:graphic>
          </wp:inline>
        </w:drawing>
      </w:r>
    </w:p>
    <w:p w:rsidR="006E68E7" w:rsidRPr="000C2ED1" w:rsidRDefault="006E68E7" w:rsidP="000C2ED1">
      <w:pPr>
        <w:pStyle w:val="Heading4"/>
        <w:rPr>
          <w:rFonts w:asciiTheme="minorHAnsi" w:hAnsiTheme="minorHAnsi"/>
        </w:rPr>
      </w:pPr>
      <w:r w:rsidRPr="00E33D85">
        <w:rPr>
          <w:rFonts w:asciiTheme="minorHAnsi" w:hAnsiTheme="minorHAnsi"/>
        </w:rPr>
        <w:t>billing.isml</w:t>
      </w:r>
    </w:p>
    <w:p w:rsidR="006E68E7" w:rsidRPr="00E33D85" w:rsidRDefault="006E68E7" w:rsidP="005C1822">
      <w:pPr>
        <w:pStyle w:val="BodyText"/>
        <w:numPr>
          <w:ilvl w:val="0"/>
          <w:numId w:val="26"/>
        </w:numPr>
      </w:pPr>
      <w:r w:rsidRPr="00E33D85">
        <w:t>Add class on “continue to place order” button that would be used in billing.js to hide or show button based on payment method selection</w:t>
      </w:r>
      <w:r w:rsidR="00AC3184">
        <w:t xml:space="preserve">  below </w:t>
      </w:r>
      <w:r w:rsidR="00AC3184" w:rsidRPr="00AC3184">
        <w:t>isbonusdiscountlineitem tag</w:t>
      </w:r>
      <w:r w:rsidR="002C427A">
        <w:t xml:space="preserve"> and set type as button</w:t>
      </w:r>
    </w:p>
    <w:tbl>
      <w:tblPr>
        <w:tblStyle w:val="TableGrid"/>
        <w:tblW w:w="0" w:type="auto"/>
        <w:tblInd w:w="18" w:type="dxa"/>
        <w:tblLook w:val="04A0" w:firstRow="1" w:lastRow="0" w:firstColumn="1" w:lastColumn="0" w:noHBand="0" w:noVBand="1"/>
      </w:tblPr>
      <w:tblGrid>
        <w:gridCol w:w="10278"/>
      </w:tblGrid>
      <w:tr w:rsidR="006E68E7" w:rsidRPr="00E33D85" w:rsidTr="00A067F5">
        <w:tc>
          <w:tcPr>
            <w:tcW w:w="10278" w:type="dxa"/>
          </w:tcPr>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"form-row form-row-button"</w:t>
            </w:r>
            <w:r w:rsidRPr="0056253D">
              <w:rPr>
                <w:rFonts w:ascii="Consolas" w:eastAsia="Times New Roman" w:hAnsi="Consolas" w:cs="Consolas"/>
                <w:color w:val="008080"/>
                <w:sz w:val="20"/>
                <w:szCs w:val="20"/>
              </w:rPr>
              <w:t>&gt;</w:t>
            </w:r>
          </w:p>
          <w:p w:rsidR="0056253D" w:rsidRPr="0056253D" w:rsidRDefault="0056253D" w:rsidP="0056253D">
            <w:pPr>
              <w:autoSpaceDE w:val="0"/>
              <w:autoSpaceDN w:val="0"/>
              <w:adjustRightInd w:val="0"/>
              <w:spacing w:after="0" w:line="240" w:lineRule="auto"/>
              <w:rPr>
                <w:rFonts w:ascii="Consolas" w:eastAsia="Times New Roman" w:hAnsi="Consolas" w:cs="Consolas"/>
                <w:sz w:val="20"/>
                <w:szCs w:val="20"/>
              </w:rPr>
            </w:pP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button</w:t>
            </w:r>
            <w:r w:rsidR="00822CF0">
              <w:rPr>
                <w:rFonts w:ascii="Consolas" w:eastAsia="Times New Roman" w:hAnsi="Consolas" w:cs="Consolas"/>
                <w:color w:val="3F7F7F"/>
                <w:sz w:val="20"/>
                <w:szCs w:val="20"/>
              </w:rPr>
              <w:t xml:space="preserve"> </w:t>
            </w:r>
            <w:r w:rsidRPr="0056253D">
              <w:rPr>
                <w:rFonts w:ascii="Consolas" w:eastAsia="Times New Roman" w:hAnsi="Consolas" w:cs="Consolas"/>
                <w:color w:val="7F007F"/>
                <w:sz w:val="20"/>
                <w:szCs w:val="20"/>
              </w:rPr>
              <w:t>class</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 xml:space="preserve">"button-fancy-large secureacceptance </w:t>
            </w:r>
            <w:r w:rsidRPr="0056253D">
              <w:rPr>
                <w:rFonts w:ascii="Consolas" w:eastAsia="Times New Roman" w:hAnsi="Consolas" w:cs="Consolas"/>
                <w:i/>
                <w:iCs/>
                <w:color w:val="2A00FF"/>
                <w:sz w:val="20"/>
                <w:szCs w:val="20"/>
                <w:highlight w:val="yellow"/>
              </w:rPr>
              <w:t>continue-place-order</w:t>
            </w:r>
            <w:r w:rsidRPr="0056253D">
              <w:rPr>
                <w:rFonts w:ascii="Consolas" w:eastAsia="Times New Roman" w:hAnsi="Consolas" w:cs="Consolas"/>
                <w:i/>
                <w:iCs/>
                <w:color w:val="2A00FF"/>
                <w:sz w:val="20"/>
                <w:szCs w:val="20"/>
              </w:rPr>
              <w:t>"</w:t>
            </w:r>
            <w:r w:rsidRPr="00F120CA">
              <w:rPr>
                <w:rFonts w:ascii="Consolas" w:eastAsia="Times New Roman" w:hAnsi="Consolas" w:cs="Consolas"/>
                <w:color w:val="7F007F"/>
                <w:sz w:val="20"/>
                <w:szCs w:val="20"/>
                <w:highlight w:val="yellow"/>
              </w:rPr>
              <w:t>type</w:t>
            </w:r>
            <w:r w:rsidRPr="00F120CA">
              <w:rPr>
                <w:rFonts w:ascii="Consolas" w:eastAsia="Times New Roman" w:hAnsi="Consolas" w:cs="Consolas"/>
                <w:color w:val="000000"/>
                <w:sz w:val="20"/>
                <w:szCs w:val="20"/>
                <w:highlight w:val="yellow"/>
              </w:rPr>
              <w:t>=</w:t>
            </w:r>
            <w:r w:rsidRPr="00F120CA">
              <w:rPr>
                <w:rFonts w:ascii="Consolas" w:eastAsia="Times New Roman" w:hAnsi="Consolas" w:cs="Consolas"/>
                <w:i/>
                <w:iCs/>
                <w:color w:val="2A00FF"/>
                <w:sz w:val="20"/>
                <w:szCs w:val="20"/>
                <w:highlight w:val="yellow"/>
              </w:rPr>
              <w:t>"button"</w:t>
            </w:r>
            <w:r w:rsidRPr="0056253D">
              <w:rPr>
                <w:rFonts w:ascii="Consolas" w:eastAsia="Times New Roman" w:hAnsi="Consolas" w:cs="Consolas"/>
                <w:color w:val="7F007F"/>
                <w:sz w:val="20"/>
                <w:szCs w:val="20"/>
              </w:rPr>
              <w:t>name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"${pdict.CurrentForms.billing.save.htmlName}"</w:t>
            </w:r>
            <w:r w:rsidR="00822CF0">
              <w:rPr>
                <w:rFonts w:ascii="Consolas" w:eastAsia="Times New Roman" w:hAnsi="Consolas" w:cs="Consolas"/>
                <w:i/>
                <w:iCs/>
                <w:color w:val="2A00FF"/>
                <w:sz w:val="20"/>
                <w:szCs w:val="20"/>
              </w:rPr>
              <w:t xml:space="preserve"> </w:t>
            </w:r>
            <w:r w:rsidRPr="0056253D">
              <w:rPr>
                <w:rFonts w:ascii="Consolas" w:eastAsia="Times New Roman" w:hAnsi="Consolas" w:cs="Consolas"/>
                <w:color w:val="7F007F"/>
                <w:sz w:val="20"/>
                <w:szCs w:val="20"/>
              </w:rPr>
              <w:t>value</w:t>
            </w:r>
            <w:r w:rsidRPr="0056253D">
              <w:rPr>
                <w:rFonts w:ascii="Consolas" w:eastAsia="Times New Roman" w:hAnsi="Consolas" w:cs="Consolas"/>
                <w:color w:val="000000"/>
                <w:sz w:val="20"/>
                <w:szCs w:val="20"/>
              </w:rPr>
              <w:t>=</w:t>
            </w:r>
            <w:r w:rsidRPr="0056253D">
              <w:rPr>
                <w:rFonts w:ascii="Consolas" w:eastAsia="Times New Roman" w:hAnsi="Consolas" w:cs="Consolas"/>
                <w:i/>
                <w:iCs/>
                <w:color w:val="2A00FF"/>
                <w:sz w:val="20"/>
                <w:szCs w:val="20"/>
              </w:rPr>
              <w:t>"${Resource.msg('global.continueplaceorder','locale',null)}"</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w:t>
            </w:r>
            <w:r w:rsidRPr="0056253D">
              <w:rPr>
                <w:rFonts w:ascii="Consolas" w:eastAsia="Times New Roman" w:hAnsi="Consolas" w:cs="Consolas"/>
                <w:color w:val="000000"/>
                <w:sz w:val="20"/>
                <w:szCs w:val="20"/>
              </w:rPr>
              <w:t>${Resource.msg('global.continueplaceorder','locale',null)}</w:t>
            </w:r>
            <w:r w:rsidRPr="0056253D">
              <w:rPr>
                <w:rFonts w:ascii="Consolas" w:eastAsia="Times New Roman" w:hAnsi="Consolas" w:cs="Consolas"/>
                <w:color w:val="008080"/>
                <w:sz w:val="20"/>
                <w:szCs w:val="20"/>
              </w:rPr>
              <w:t>&lt;/</w:t>
            </w:r>
            <w:r w:rsidRPr="0056253D">
              <w:rPr>
                <w:rFonts w:ascii="Consolas" w:eastAsia="Times New Roman" w:hAnsi="Consolas" w:cs="Consolas"/>
                <w:color w:val="3F7F7F"/>
                <w:sz w:val="20"/>
                <w:szCs w:val="20"/>
              </w:rPr>
              <w:t>span</w:t>
            </w:r>
            <w:r w:rsidRPr="0056253D">
              <w:rPr>
                <w:rFonts w:ascii="Consolas" w:eastAsia="Times New Roman" w:hAnsi="Consolas" w:cs="Consolas"/>
                <w:color w:val="008080"/>
                <w:sz w:val="20"/>
                <w:szCs w:val="20"/>
              </w:rPr>
              <w:t>&gt;&lt;/</w:t>
            </w:r>
            <w:r w:rsidRPr="0056253D">
              <w:rPr>
                <w:rFonts w:ascii="Consolas" w:eastAsia="Times New Roman" w:hAnsi="Consolas" w:cs="Consolas"/>
                <w:color w:val="3F7F7F"/>
                <w:sz w:val="20"/>
                <w:szCs w:val="20"/>
              </w:rPr>
              <w:t>button</w:t>
            </w:r>
            <w:r w:rsidRPr="0056253D">
              <w:rPr>
                <w:rFonts w:ascii="Consolas" w:eastAsia="Times New Roman" w:hAnsi="Consolas" w:cs="Consolas"/>
                <w:color w:val="008080"/>
                <w:sz w:val="20"/>
                <w:szCs w:val="20"/>
              </w:rPr>
              <w:t>&gt;</w:t>
            </w:r>
          </w:p>
          <w:p w:rsidR="006E68E7" w:rsidRPr="00E33D85" w:rsidRDefault="0056253D" w:rsidP="005C1822">
            <w:pPr>
              <w:pStyle w:val="BodyText"/>
            </w:pPr>
            <w:r>
              <w:t>&lt;/</w:t>
            </w:r>
            <w:r>
              <w:rPr>
                <w:color w:val="3F7F7F"/>
                <w:highlight w:val="lightGray"/>
              </w:rPr>
              <w:t>div</w:t>
            </w:r>
            <w:r>
              <w:t>&gt;</w:t>
            </w:r>
          </w:p>
        </w:tc>
      </w:tr>
    </w:tbl>
    <w:p w:rsidR="006E68E7" w:rsidRPr="00E33D85" w:rsidRDefault="006E68E7" w:rsidP="005C1822">
      <w:pPr>
        <w:pStyle w:val="BodyText"/>
      </w:pPr>
    </w:p>
    <w:p w:rsidR="006E68E7" w:rsidRPr="00E33D85" w:rsidRDefault="006E68E7" w:rsidP="005C1822">
      <w:pPr>
        <w:pStyle w:val="BodyText"/>
        <w:numPr>
          <w:ilvl w:val="0"/>
          <w:numId w:val="26"/>
        </w:numPr>
      </w:pPr>
      <w:r w:rsidRPr="00E33D85">
        <w:t>Include Visa Checkout Button</w:t>
      </w:r>
    </w:p>
    <w:p w:rsidR="006E68E7" w:rsidRDefault="006E68E7" w:rsidP="005C1822">
      <w:pPr>
        <w:pStyle w:val="BodyText"/>
      </w:pPr>
      <w:r w:rsidRPr="00E33D85">
        <w:t xml:space="preserve">Add following div section after the form ends </w:t>
      </w:r>
    </w:p>
    <w:tbl>
      <w:tblPr>
        <w:tblStyle w:val="TableGrid"/>
        <w:tblW w:w="0" w:type="auto"/>
        <w:tblLook w:val="04A0" w:firstRow="1" w:lastRow="0" w:firstColumn="1" w:lastColumn="0" w:noHBand="0" w:noVBand="1"/>
      </w:tblPr>
      <w:tblGrid>
        <w:gridCol w:w="10296"/>
      </w:tblGrid>
      <w:tr w:rsidR="005B6A28" w:rsidTr="005B6A28">
        <w:tc>
          <w:tcPr>
            <w:tcW w:w="10296" w:type="dxa"/>
          </w:tcPr>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highlight w:val="lightGray"/>
              </w:rPr>
              <w:t>div</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class</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"visacheckoutbutton hide"</w:t>
            </w:r>
            <w:r w:rsidR="00822CF0">
              <w:rPr>
                <w:rFonts w:ascii="Consolas" w:eastAsia="Times New Roman" w:hAnsi="Consolas" w:cs="Consolas"/>
                <w:i/>
                <w:iCs/>
                <w:color w:val="2A00FF"/>
                <w:sz w:val="20"/>
                <w:szCs w:val="20"/>
              </w:rPr>
              <w:t xml:space="preserve"> </w:t>
            </w:r>
            <w:r>
              <w:rPr>
                <w:rFonts w:ascii="Consolas" w:eastAsia="Times New Roman" w:hAnsi="Consolas" w:cs="Consolas"/>
                <w:color w:val="7F007F"/>
                <w:sz w:val="20"/>
                <w:szCs w:val="20"/>
              </w:rPr>
              <w:t>style</w:t>
            </w:r>
            <w:r>
              <w:rPr>
                <w:rFonts w:ascii="Consolas" w:eastAsia="Times New Roman" w:hAnsi="Consolas" w:cs="Consolas"/>
                <w:color w:val="000000"/>
                <w:sz w:val="20"/>
                <w:szCs w:val="20"/>
              </w:rPr>
              <w:t>="</w:t>
            </w:r>
            <w:r>
              <w:rPr>
                <w:rFonts w:ascii="Consolas" w:eastAsia="Times New Roman" w:hAnsi="Consolas" w:cs="Consolas"/>
                <w:color w:val="7F007F"/>
                <w:sz w:val="20"/>
                <w:szCs w:val="20"/>
              </w:rPr>
              <w:t>text-align</w:t>
            </w:r>
            <w:r>
              <w:rPr>
                <w:rFonts w:ascii="Consolas" w:eastAsia="Times New Roman" w:hAnsi="Consolas" w:cs="Consolas"/>
                <w:color w:val="000000"/>
                <w:sz w:val="20"/>
                <w:szCs w:val="20"/>
              </w:rPr>
              <w:t xml:space="preserve">: </w:t>
            </w:r>
            <w:r>
              <w:rPr>
                <w:rFonts w:ascii="Consolas" w:eastAsia="Times New Roman" w:hAnsi="Consolas" w:cs="Consolas"/>
                <w:i/>
                <w:iCs/>
                <w:color w:val="2A00E1"/>
                <w:sz w:val="20"/>
                <w:szCs w:val="20"/>
              </w:rPr>
              <w:t>center</w:t>
            </w:r>
            <w:r>
              <w:rPr>
                <w:rFonts w:ascii="Consolas" w:eastAsia="Times New Roman" w:hAnsi="Consolas" w:cs="Consolas"/>
                <w:color w:val="000000"/>
                <w:sz w:val="20"/>
                <w:szCs w:val="20"/>
              </w:rPr>
              <w:t>;"</w:t>
            </w:r>
            <w:r>
              <w:rPr>
                <w:rFonts w:ascii="Consolas" w:eastAsia="Times New Roman" w:hAnsi="Consolas" w:cs="Consolas"/>
                <w:color w:val="008080"/>
                <w:sz w:val="20"/>
                <w:szCs w:val="20"/>
              </w:rPr>
              <w:t>&gt;</w:t>
            </w:r>
          </w:p>
          <w:p w:rsidR="005B6A28" w:rsidRDefault="005B6A28" w:rsidP="005B6A28">
            <w:pPr>
              <w:autoSpaceDE w:val="0"/>
              <w:autoSpaceDN w:val="0"/>
              <w:adjustRightInd w:val="0"/>
              <w:spacing w:after="0" w:line="240" w:lineRule="auto"/>
              <w:rPr>
                <w:rFonts w:ascii="Consolas" w:eastAsia="Times New Roman" w:hAnsi="Consolas" w:cs="Consolas"/>
                <w:sz w:val="20"/>
                <w:szCs w:val="20"/>
              </w:rPr>
            </w:pPr>
            <w:r>
              <w:rPr>
                <w:rFonts w:ascii="Consolas" w:eastAsia="Times New Roman" w:hAnsi="Consolas" w:cs="Consolas"/>
                <w:color w:val="008080"/>
                <w:sz w:val="20"/>
                <w:szCs w:val="20"/>
              </w:rPr>
              <w:t>&lt;</w:t>
            </w:r>
            <w:r>
              <w:rPr>
                <w:rFonts w:ascii="Consolas" w:eastAsia="Times New Roman" w:hAnsi="Consolas" w:cs="Consolas"/>
                <w:color w:val="3F7F7F"/>
                <w:sz w:val="20"/>
                <w:szCs w:val="20"/>
              </w:rPr>
              <w:t>isinclude</w:t>
            </w:r>
            <w:r w:rsidR="00822CF0">
              <w:rPr>
                <w:rFonts w:ascii="Consolas" w:eastAsia="Times New Roman" w:hAnsi="Consolas" w:cs="Consolas"/>
                <w:color w:val="3F7F7F"/>
                <w:sz w:val="20"/>
                <w:szCs w:val="20"/>
              </w:rPr>
              <w:t xml:space="preserve"> </w:t>
            </w:r>
            <w:r>
              <w:rPr>
                <w:rFonts w:ascii="Consolas" w:eastAsia="Times New Roman" w:hAnsi="Consolas" w:cs="Consolas"/>
                <w:color w:val="7F007F"/>
                <w:sz w:val="20"/>
                <w:szCs w:val="20"/>
              </w:rPr>
              <w:t>url</w:t>
            </w:r>
            <w:r>
              <w:rPr>
                <w:rFonts w:ascii="Consolas" w:eastAsia="Times New Roman" w:hAnsi="Consolas" w:cs="Consolas"/>
                <w:color w:val="000000"/>
                <w:sz w:val="20"/>
                <w:szCs w:val="20"/>
              </w:rPr>
              <w:t>=</w:t>
            </w:r>
            <w:r>
              <w:rPr>
                <w:rFonts w:ascii="Consolas" w:eastAsia="Times New Roman" w:hAnsi="Consolas" w:cs="Consolas"/>
                <w:i/>
                <w:iCs/>
                <w:color w:val="2A00FF"/>
                <w:sz w:val="20"/>
                <w:szCs w:val="20"/>
              </w:rPr>
              <w:t>"${URLUtils.url('CYBVisaCheckout-Button')}"</w:t>
            </w:r>
            <w:r>
              <w:rPr>
                <w:rFonts w:ascii="Consolas" w:eastAsia="Times New Roman" w:hAnsi="Consolas" w:cs="Consolas"/>
                <w:color w:val="008080"/>
                <w:sz w:val="20"/>
                <w:szCs w:val="20"/>
              </w:rPr>
              <w:t>/&gt;</w:t>
            </w:r>
          </w:p>
          <w:p w:rsidR="005B6A28" w:rsidRDefault="005B6A28" w:rsidP="005C1822">
            <w:pPr>
              <w:pStyle w:val="BodyText"/>
            </w:pPr>
            <w:r>
              <w:t>&lt;/</w:t>
            </w:r>
            <w:r>
              <w:rPr>
                <w:color w:val="3F7F7F"/>
                <w:highlight w:val="lightGray"/>
              </w:rPr>
              <w:t>div</w:t>
            </w:r>
            <w:r>
              <w:t>&gt;</w:t>
            </w:r>
          </w:p>
        </w:tc>
      </w:tr>
    </w:tbl>
    <w:p w:rsidR="006E68E7" w:rsidRPr="005B6A28" w:rsidRDefault="006E68E7" w:rsidP="005B6A2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lastRenderedPageBreak/>
        <w:t>cart.isml</w:t>
      </w:r>
    </w:p>
    <w:p w:rsidR="00FC3035" w:rsidRPr="00E33D85" w:rsidRDefault="00FC3035" w:rsidP="007D5AFD">
      <w:pPr>
        <w:pStyle w:val="ListParagraph"/>
        <w:numPr>
          <w:ilvl w:val="0"/>
          <w:numId w:val="40"/>
        </w:numPr>
      </w:pPr>
      <w:r w:rsidRPr="00E33D85">
        <w:t>Include Visa checkout button:</w:t>
      </w:r>
    </w:p>
    <w:p w:rsidR="00FC3035" w:rsidRPr="00E33D85" w:rsidRDefault="00FC3035" w:rsidP="00FC3035">
      <w:pPr>
        <w:pStyle w:val="ListParagraph"/>
      </w:pPr>
      <w:r w:rsidRPr="00E33D85">
        <w:t xml:space="preserve">Add following lines </w:t>
      </w:r>
      <w:r w:rsidR="002C427A">
        <w:t>above</w:t>
      </w:r>
      <w:r w:rsidRPr="00E33D85">
        <w:t xml:space="preserve"> cart-recommendations </w:t>
      </w:r>
      <w:r w:rsidR="0002592D" w:rsidRPr="00E33D85">
        <w:t>div</w:t>
      </w:r>
    </w:p>
    <w:tbl>
      <w:tblPr>
        <w:tblStyle w:val="TableGrid"/>
        <w:tblW w:w="0" w:type="auto"/>
        <w:tblLook w:val="04A0" w:firstRow="1" w:lastRow="0" w:firstColumn="1" w:lastColumn="0" w:noHBand="0" w:noVBand="1"/>
      </w:tblPr>
      <w:tblGrid>
        <w:gridCol w:w="10296"/>
      </w:tblGrid>
      <w:tr w:rsidR="0002592D" w:rsidRPr="00E33D85" w:rsidTr="0002592D">
        <w:tc>
          <w:tcPr>
            <w:tcW w:w="10296" w:type="dxa"/>
          </w:tcPr>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3F5FBF"/>
                <w:sz w:val="20"/>
                <w:szCs w:val="20"/>
                <w:highlight w:val="yellow"/>
              </w:rPr>
              <w:t>&lt;!--  BEGIN Visa Checkout code --&gt;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"${URLUtils.url('CYBVisaCheckout-Button','visacheckout','pdict.CurrentHttpParameterMap.visacheckout.value')}"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F25AE7" w:rsidRPr="000C2ED1" w:rsidRDefault="00F25AE7" w:rsidP="00F25AE7">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2592D" w:rsidRPr="00E33D85" w:rsidRDefault="00F25AE7" w:rsidP="00F25AE7">
            <w:r w:rsidRPr="000C2ED1">
              <w:rPr>
                <w:rFonts w:eastAsia="Times New Roman" w:cs="Consolas"/>
                <w:color w:val="3F5FBF"/>
                <w:sz w:val="20"/>
                <w:szCs w:val="20"/>
                <w:highlight w:val="yellow"/>
              </w:rPr>
              <w:t>&lt;!--  END Visa Checkout code --&gt;</w:t>
            </w:r>
          </w:p>
        </w:tc>
      </w:tr>
    </w:tbl>
    <w:p w:rsidR="00FC3035" w:rsidRPr="00E33D85" w:rsidRDefault="00FC3035" w:rsidP="000C2ED1">
      <w:pPr>
        <w:pStyle w:val="Heading4"/>
        <w:rPr>
          <w:rFonts w:asciiTheme="minorHAnsi" w:hAnsiTheme="minorHAnsi"/>
        </w:rPr>
      </w:pPr>
      <w:r w:rsidRPr="00E33D85">
        <w:rPr>
          <w:rFonts w:asciiTheme="minorHAnsi" w:hAnsiTheme="minorHAnsi"/>
        </w:rPr>
        <w:t>minicart.isml</w:t>
      </w:r>
    </w:p>
    <w:p w:rsidR="00FC3035" w:rsidRPr="00E33D85" w:rsidRDefault="00FC3035" w:rsidP="007D5AFD">
      <w:pPr>
        <w:pStyle w:val="ListParagraph"/>
        <w:numPr>
          <w:ilvl w:val="0"/>
          <w:numId w:val="41"/>
        </w:numPr>
      </w:pPr>
      <w:r w:rsidRPr="00E33D85">
        <w:t xml:space="preserve">Add following line in </w:t>
      </w:r>
      <w:r w:rsidR="002C427A">
        <w:t>after &lt;/</w:t>
      </w:r>
      <w:r w:rsidR="002C427A" w:rsidRPr="002C427A">
        <w:t>isapplepay</w:t>
      </w:r>
      <w:r w:rsidR="002C427A">
        <w:t>&gt;</w:t>
      </w:r>
      <w:r w:rsidR="002C427A" w:rsidRPr="002C427A">
        <w:t xml:space="preserve"> tag and</w:t>
      </w:r>
      <w:r w:rsidRPr="00E33D85">
        <w:t>div having id &lt;div class="mini-cart-totals"&gt; before checkout button</w:t>
      </w:r>
    </w:p>
    <w:tbl>
      <w:tblPr>
        <w:tblStyle w:val="TableGrid"/>
        <w:tblW w:w="0" w:type="auto"/>
        <w:tblInd w:w="-72" w:type="dxa"/>
        <w:tblLook w:val="04A0" w:firstRow="1" w:lastRow="0" w:firstColumn="1" w:lastColumn="0" w:noHBand="0" w:noVBand="1"/>
      </w:tblPr>
      <w:tblGrid>
        <w:gridCol w:w="10368"/>
      </w:tblGrid>
      <w:tr w:rsidR="00955E23" w:rsidRPr="00E33D85" w:rsidTr="00636F6D">
        <w:tc>
          <w:tcPr>
            <w:tcW w:w="10368" w:type="dxa"/>
          </w:tcPr>
          <w:p w:rsidR="00E8745C" w:rsidRPr="000C2ED1" w:rsidRDefault="00955E23" w:rsidP="00E8745C">
            <w:pPr>
              <w:autoSpaceDE w:val="0"/>
              <w:autoSpaceDN w:val="0"/>
              <w:adjustRightInd w:val="0"/>
              <w:spacing w:after="0" w:line="240" w:lineRule="auto"/>
              <w:rPr>
                <w:rFonts w:eastAsia="Times New Roman" w:cs="Consolas"/>
                <w:sz w:val="20"/>
                <w:szCs w:val="20"/>
                <w:highlight w:val="yellow"/>
              </w:rPr>
            </w:pPr>
            <w:r w:rsidRPr="000C2ED1">
              <w:tab/>
            </w:r>
            <w:r w:rsidR="00E8745C" w:rsidRPr="000C2ED1">
              <w:rPr>
                <w:rFonts w:eastAsia="Times New Roman" w:cs="Consolas"/>
                <w:color w:val="3F5FBF"/>
                <w:sz w:val="20"/>
                <w:szCs w:val="20"/>
                <w:highlight w:val="yellow"/>
              </w:rPr>
              <w:t>&lt;!--  BEGIN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"${dw.system.Site.getCurrent().getCustomPreferenceValue('cybVisaButtonOnCart')}"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 !pdict.CurrentHttpParameterMap.visacheckout.value}"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"${URLUtils.url('CYBVisaCheckout-Button','buttonsource','minicart')}"</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"${URLUtils.url('CYBVisaCheckout-Button')}"</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3F5FBF"/>
                <w:sz w:val="20"/>
                <w:szCs w:val="20"/>
                <w:highlight w:val="yellow"/>
              </w:rPr>
              <w:t>&lt;!--  END Visa Checkout code --&gt;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a</w:t>
            </w:r>
            <w:r w:rsidR="00822CF0">
              <w:rPr>
                <w:rFonts w:eastAsia="Times New Roman" w:cs="Consolas"/>
                <w:color w:val="3F7F7F"/>
                <w:sz w:val="20"/>
                <w:szCs w:val="20"/>
              </w:rPr>
              <w:t xml:space="preserve"> </w:t>
            </w:r>
            <w:r w:rsidRPr="000C2ED1">
              <w:rPr>
                <w:rFonts w:eastAsia="Times New Roman" w:cs="Consolas"/>
                <w:color w:val="7F007F"/>
                <w:sz w:val="20"/>
                <w:szCs w:val="20"/>
              </w:rPr>
              <w:t>class</w:t>
            </w:r>
            <w:r w:rsidRPr="000C2ED1">
              <w:rPr>
                <w:rFonts w:eastAsia="Times New Roman" w:cs="Consolas"/>
                <w:color w:val="000000"/>
                <w:sz w:val="20"/>
                <w:szCs w:val="20"/>
              </w:rPr>
              <w:t>=</w:t>
            </w:r>
            <w:r w:rsidRPr="000C2ED1">
              <w:rPr>
                <w:rFonts w:eastAsia="Times New Roman" w:cs="Consolas"/>
                <w:i/>
                <w:iCs/>
                <w:color w:val="2A00FF"/>
                <w:sz w:val="20"/>
                <w:szCs w:val="20"/>
              </w:rPr>
              <w:t>"mini-cart-link-checkout"</w:t>
            </w:r>
            <w:r w:rsidR="00822CF0">
              <w:rPr>
                <w:rFonts w:eastAsia="Times New Roman" w:cs="Consolas"/>
                <w:i/>
                <w:iCs/>
                <w:color w:val="2A00FF"/>
                <w:sz w:val="20"/>
                <w:szCs w:val="20"/>
              </w:rPr>
              <w:t xml:space="preserve"> </w:t>
            </w:r>
            <w:r w:rsidRPr="000C2ED1">
              <w:rPr>
                <w:rFonts w:eastAsia="Times New Roman" w:cs="Consolas"/>
                <w:color w:val="7F007F"/>
                <w:sz w:val="20"/>
                <w:szCs w:val="20"/>
              </w:rPr>
              <w:t>href</w:t>
            </w:r>
            <w:r w:rsidRPr="000C2ED1">
              <w:rPr>
                <w:rFonts w:eastAsia="Times New Roman" w:cs="Consolas"/>
                <w:color w:val="000000"/>
                <w:sz w:val="20"/>
                <w:szCs w:val="20"/>
              </w:rPr>
              <w:t>=</w:t>
            </w:r>
            <w:r w:rsidRPr="000C2ED1">
              <w:rPr>
                <w:rFonts w:eastAsia="Times New Roman" w:cs="Consolas"/>
                <w:i/>
                <w:iCs/>
                <w:color w:val="2A00FF"/>
                <w:sz w:val="20"/>
                <w:szCs w:val="20"/>
              </w:rPr>
              <w:t>"${URLUtils.https('COCustomer-Start')}"</w:t>
            </w:r>
            <w:r w:rsidR="00822CF0">
              <w:rPr>
                <w:rFonts w:eastAsia="Times New Roman" w:cs="Consolas"/>
                <w:i/>
                <w:iCs/>
                <w:color w:val="2A00FF"/>
                <w:sz w:val="20"/>
                <w:szCs w:val="20"/>
              </w:rPr>
              <w:t xml:space="preserve"> </w:t>
            </w:r>
            <w:r w:rsidRPr="000C2ED1">
              <w:rPr>
                <w:rFonts w:eastAsia="Times New Roman" w:cs="Consolas"/>
                <w:color w:val="7F007F"/>
                <w:sz w:val="20"/>
                <w:szCs w:val="20"/>
              </w:rPr>
              <w:t>title</w:t>
            </w:r>
            <w:r w:rsidRPr="000C2ED1">
              <w:rPr>
                <w:rFonts w:eastAsia="Times New Roman" w:cs="Consolas"/>
                <w:color w:val="000000"/>
                <w:sz w:val="20"/>
                <w:szCs w:val="20"/>
              </w:rPr>
              <w:t>=</w:t>
            </w:r>
            <w:r w:rsidRPr="000C2ED1">
              <w:rPr>
                <w:rFonts w:eastAsia="Times New Roman" w:cs="Consolas"/>
                <w:i/>
                <w:iCs/>
                <w:color w:val="2A00FF"/>
                <w:sz w:val="20"/>
                <w:szCs w:val="20"/>
              </w:rPr>
              <w:t>"${Resource.msg('minicart.directcheckout','checkout',null)}"</w:t>
            </w:r>
            <w:r w:rsidRPr="000C2ED1">
              <w:rPr>
                <w:rFonts w:eastAsia="Times New Roman" w:cs="Consolas"/>
                <w:color w:val="008080"/>
                <w:sz w:val="20"/>
                <w:szCs w:val="20"/>
              </w:rPr>
              <w:t>&gt;</w:t>
            </w:r>
            <w:r w:rsidRPr="000C2ED1">
              <w:rPr>
                <w:rFonts w:eastAsia="Times New Roman" w:cs="Consolas"/>
                <w:color w:val="000000"/>
                <w:sz w:val="20"/>
                <w:szCs w:val="20"/>
              </w:rPr>
              <w:t xml:space="preserve">${Resource.msg('minicart.directcheckout','checkout',null)} </w:t>
            </w:r>
            <w:r w:rsidRPr="000C2ED1">
              <w:rPr>
                <w:rFonts w:eastAsia="Times New Roman" w:cs="Consolas"/>
                <w:color w:val="2A00FF"/>
                <w:sz w:val="20"/>
                <w:szCs w:val="20"/>
              </w:rPr>
              <w:t>&amp;raquo;</w:t>
            </w:r>
            <w:r w:rsidRPr="000C2ED1">
              <w:rPr>
                <w:rFonts w:eastAsia="Times New Roman" w:cs="Consolas"/>
                <w:color w:val="008080"/>
                <w:sz w:val="20"/>
                <w:szCs w:val="20"/>
              </w:rPr>
              <w:t>&lt;/</w:t>
            </w:r>
            <w:r w:rsidRPr="000C2ED1">
              <w:rPr>
                <w:rFonts w:eastAsia="Times New Roman" w:cs="Consolas"/>
                <w:color w:val="3F7F7F"/>
                <w:sz w:val="20"/>
                <w:szCs w:val="20"/>
              </w:rPr>
              <w:t>a</w:t>
            </w:r>
            <w:r w:rsidRPr="000C2ED1">
              <w:rPr>
                <w:rFonts w:eastAsia="Times New Roman" w:cs="Consolas"/>
                <w:color w:val="008080"/>
                <w:sz w:val="20"/>
                <w:szCs w:val="20"/>
              </w:rPr>
              <w:t>&gt;</w:t>
            </w:r>
          </w:p>
          <w:p w:rsidR="00E8745C" w:rsidRPr="000C2ED1" w:rsidRDefault="00E8745C" w:rsidP="00E8745C">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p w:rsidR="00955E23" w:rsidRPr="00E33D85" w:rsidRDefault="00E8745C" w:rsidP="00E8745C">
            <w:pPr>
              <w:spacing w:after="0" w:line="240" w:lineRule="auto"/>
              <w:ind w:left="360"/>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0C2ED1" w:rsidRDefault="00FC3035" w:rsidP="000C2ED1">
      <w:pPr>
        <w:pStyle w:val="Heading4"/>
        <w:rPr>
          <w:rFonts w:asciiTheme="minorHAnsi" w:hAnsiTheme="minorHAnsi"/>
        </w:rPr>
      </w:pPr>
      <w:r w:rsidRPr="000C2ED1">
        <w:rPr>
          <w:rFonts w:asciiTheme="minorHAnsi" w:hAnsiTheme="minorHAnsi"/>
        </w:rPr>
        <w:t>footer_UI.isml</w:t>
      </w:r>
    </w:p>
    <w:p w:rsidR="00FC3035" w:rsidRDefault="00FC3035" w:rsidP="007D5AFD">
      <w:pPr>
        <w:pStyle w:val="ListParagraph"/>
        <w:numPr>
          <w:ilvl w:val="0"/>
          <w:numId w:val="42"/>
        </w:numPr>
      </w:pPr>
      <w:r w:rsidRPr="00E33D85">
        <w:t>Include the template visacheckout/launch.isml at the end of the file.</w:t>
      </w:r>
    </w:p>
    <w:tbl>
      <w:tblPr>
        <w:tblStyle w:val="TableGrid"/>
        <w:tblW w:w="0" w:type="auto"/>
        <w:tblLook w:val="04A0" w:firstRow="1" w:lastRow="0" w:firstColumn="1" w:lastColumn="0" w:noHBand="0" w:noVBand="1"/>
      </w:tblPr>
      <w:tblGrid>
        <w:gridCol w:w="10296"/>
      </w:tblGrid>
      <w:tr w:rsidR="008F4DA8" w:rsidTr="008F4DA8">
        <w:tc>
          <w:tcPr>
            <w:tcW w:w="10296" w:type="dxa"/>
          </w:tcPr>
          <w:p w:rsidR="008F4DA8" w:rsidRPr="000C2ED1" w:rsidRDefault="008F4DA8" w:rsidP="008F4DA8">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launch</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8F4DA8" w:rsidRDefault="008F4DA8" w:rsidP="008F4DA8">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"visacheckout/launch.isml"</w:t>
            </w:r>
            <w:r w:rsidRPr="000C2ED1">
              <w:rPr>
                <w:rFonts w:eastAsia="Times New Roman" w:cs="Consolas"/>
                <w:color w:val="008080"/>
                <w:sz w:val="20"/>
                <w:szCs w:val="20"/>
                <w:highlight w:val="yellow"/>
              </w:rPr>
              <w:t>/&gt;</w:t>
            </w:r>
          </w:p>
        </w:tc>
      </w:tr>
    </w:tbl>
    <w:p w:rsidR="00FC3035" w:rsidRPr="008F4DA8" w:rsidRDefault="00FC3035" w:rsidP="008F4DA8">
      <w:pPr>
        <w:autoSpaceDE w:val="0"/>
        <w:autoSpaceDN w:val="0"/>
        <w:adjustRightInd w:val="0"/>
        <w:spacing w:after="0" w:line="240" w:lineRule="auto"/>
        <w:rPr>
          <w:rFonts w:eastAsia="Times New Roman" w:cs="Consolas"/>
          <w:sz w:val="20"/>
          <w:szCs w:val="20"/>
        </w:rPr>
      </w:pPr>
    </w:p>
    <w:p w:rsidR="00FC3035" w:rsidRPr="00E33D85" w:rsidRDefault="00FC3035" w:rsidP="000C2ED1">
      <w:pPr>
        <w:pStyle w:val="Heading4"/>
        <w:rPr>
          <w:rFonts w:asciiTheme="minorHAnsi" w:hAnsiTheme="minorHAnsi"/>
        </w:rPr>
      </w:pPr>
      <w:r w:rsidRPr="00E33D85">
        <w:rPr>
          <w:rFonts w:asciiTheme="minorHAnsi" w:hAnsiTheme="minorHAnsi"/>
        </w:rPr>
        <w:lastRenderedPageBreak/>
        <w:t>header.isml</w:t>
      </w:r>
    </w:p>
    <w:p w:rsidR="00FC3035" w:rsidRPr="008F4DA8" w:rsidRDefault="00FC3035" w:rsidP="007D5AFD">
      <w:pPr>
        <w:pStyle w:val="ListParagraph"/>
        <w:numPr>
          <w:ilvl w:val="0"/>
          <w:numId w:val="43"/>
        </w:numPr>
      </w:pPr>
      <w:r w:rsidRPr="00E33D85">
        <w:t>In the header section replace mini-cart section with below snippet</w:t>
      </w:r>
    </w:p>
    <w:tbl>
      <w:tblPr>
        <w:tblStyle w:val="TableGrid"/>
        <w:tblW w:w="0" w:type="auto"/>
        <w:tblLook w:val="04A0" w:firstRow="1" w:lastRow="0" w:firstColumn="1" w:lastColumn="0" w:noHBand="0" w:noVBand="1"/>
      </w:tblPr>
      <w:tblGrid>
        <w:gridCol w:w="10296"/>
      </w:tblGrid>
      <w:tr w:rsidR="000B1BA4" w:rsidRPr="00E33D85" w:rsidTr="000B1BA4">
        <w:tc>
          <w:tcPr>
            <w:tcW w:w="10296" w:type="dxa"/>
          </w:tcPr>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r w:rsidRPr="000C2ED1">
              <w:rPr>
                <w:rFonts w:eastAsia="Times New Roman" w:cs="Consolas"/>
                <w:color w:val="000000"/>
                <w:sz w:val="20"/>
                <w:szCs w:val="20"/>
              </w:rPr>
              <w:t>INCLUDE: Mini-cart, do not cache</w:t>
            </w:r>
            <w:r w:rsidRPr="000C2ED1">
              <w:rPr>
                <w:rFonts w:eastAsia="Times New Roman" w:cs="Consolas"/>
                <w:color w:val="008080"/>
                <w:sz w:val="20"/>
                <w:szCs w:val="20"/>
              </w:rPr>
              <w:t>&lt;/</w:t>
            </w:r>
            <w:r w:rsidRPr="000C2ED1">
              <w:rPr>
                <w:rFonts w:eastAsia="Times New Roman" w:cs="Consolas"/>
                <w:color w:val="3F7F7F"/>
                <w:sz w:val="20"/>
                <w:szCs w:val="20"/>
                <w:highlight w:val="lightGray"/>
              </w:rPr>
              <w:t>iscomment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00822CF0">
              <w:rPr>
                <w:rFonts w:eastAsia="Times New Roman" w:cs="Consolas"/>
                <w:color w:val="3F7F7F"/>
                <w:sz w:val="20"/>
                <w:szCs w:val="20"/>
              </w:rPr>
              <w:t xml:space="preserve"> </w:t>
            </w:r>
            <w:r w:rsidRPr="000C2ED1">
              <w:rPr>
                <w:rFonts w:eastAsia="Times New Roman" w:cs="Consolas"/>
                <w:color w:val="7F007F"/>
                <w:sz w:val="20"/>
                <w:szCs w:val="20"/>
              </w:rPr>
              <w:t>id</w:t>
            </w:r>
            <w:r w:rsidRPr="000C2ED1">
              <w:rPr>
                <w:rFonts w:eastAsia="Times New Roman" w:cs="Consolas"/>
                <w:color w:val="000000"/>
                <w:sz w:val="20"/>
                <w:szCs w:val="20"/>
              </w:rPr>
              <w:t>=</w:t>
            </w:r>
            <w:r w:rsidRPr="000C2ED1">
              <w:rPr>
                <w:rFonts w:eastAsia="Times New Roman" w:cs="Consolas"/>
                <w:i/>
                <w:iCs/>
                <w:color w:val="2A00FF"/>
                <w:sz w:val="20"/>
                <w:szCs w:val="20"/>
              </w:rPr>
              <w:t>"mini-cart"</w:t>
            </w:r>
            <w:r w:rsidRPr="000C2ED1">
              <w:rPr>
                <w:rFonts w:eastAsia="Times New Roman" w:cs="Consolas"/>
                <w:color w:val="008080"/>
                <w:sz w:val="20"/>
                <w:szCs w:val="20"/>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"${!empty(pdict.CurrentHttpParameterMap.visacheckout.value) &amp;&amp; 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"${URLUtils.url('Cart-MiniCart','visacheckout',pdict.CurrentHttpParameterMap.visacheckout.value)}"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iselse</w:t>
            </w:r>
            <w:r w:rsidRPr="000C2ED1">
              <w:rPr>
                <w:rFonts w:eastAsia="Times New Roman" w:cs="Consolas"/>
                <w:color w:val="008080"/>
                <w:sz w:val="20"/>
                <w:szCs w:val="20"/>
                <w:highlight w:val="yellow"/>
              </w:rPr>
              <w:t>&gt;</w:t>
            </w:r>
          </w:p>
          <w:p w:rsidR="008F4DA8" w:rsidRPr="000C2ED1" w:rsidRDefault="008F4DA8" w:rsidP="008F4DA8">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url</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"${URLUtils.url('Cart-MiniCart')}"</w:t>
            </w:r>
            <w:r w:rsidRPr="000C2ED1">
              <w:rPr>
                <w:rFonts w:eastAsia="Times New Roman" w:cs="Consolas"/>
                <w:color w:val="008080"/>
                <w:sz w:val="20"/>
                <w:szCs w:val="20"/>
                <w:highlight w:val="yellow"/>
              </w:rPr>
              <w:t>/&gt;&lt;/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0B1BA4" w:rsidRPr="00E33D85" w:rsidRDefault="008F4DA8" w:rsidP="008F4DA8">
            <w:pPr>
              <w:pStyle w:val="ListParagraph"/>
              <w:rPr>
                <w:rFonts w:eastAsia="Times New Roman" w:cs="Consolas"/>
                <w:color w:val="008080"/>
                <w:sz w:val="20"/>
                <w:szCs w:val="20"/>
              </w:rPr>
            </w:pPr>
            <w:r w:rsidRPr="000C2ED1">
              <w:rPr>
                <w:rFonts w:eastAsia="Times New Roman" w:cs="Consolas"/>
                <w:color w:val="000000"/>
                <w:sz w:val="20"/>
                <w:szCs w:val="20"/>
              </w:rPr>
              <w:tab/>
            </w:r>
            <w:r w:rsidRPr="000C2ED1">
              <w:rPr>
                <w:rFonts w:eastAsia="Times New Roman" w:cs="Consolas"/>
                <w:color w:val="008080"/>
                <w:sz w:val="20"/>
                <w:szCs w:val="20"/>
              </w:rPr>
              <w:t>&lt;/</w:t>
            </w:r>
            <w:r w:rsidRPr="000C2ED1">
              <w:rPr>
                <w:rFonts w:eastAsia="Times New Roman" w:cs="Consolas"/>
                <w:color w:val="3F7F7F"/>
                <w:sz w:val="20"/>
                <w:szCs w:val="20"/>
              </w:rPr>
              <w:t>div</w:t>
            </w:r>
            <w:r w:rsidRPr="000C2ED1">
              <w:rPr>
                <w:rFonts w:eastAsia="Times New Roman" w:cs="Consolas"/>
                <w:color w:val="008080"/>
                <w:sz w:val="20"/>
                <w:szCs w:val="20"/>
              </w:rPr>
              <w:t>&gt;</w:t>
            </w:r>
          </w:p>
        </w:tc>
      </w:tr>
    </w:tbl>
    <w:p w:rsidR="00FC3035" w:rsidRPr="00E33D85" w:rsidRDefault="00FC3035" w:rsidP="000C2ED1">
      <w:pPr>
        <w:pStyle w:val="Heading4"/>
        <w:rPr>
          <w:rFonts w:asciiTheme="minorHAnsi" w:hAnsiTheme="minorHAnsi"/>
        </w:rPr>
      </w:pPr>
      <w:r w:rsidRPr="00E33D85">
        <w:rPr>
          <w:rFonts w:asciiTheme="minorHAnsi" w:hAnsiTheme="minorHAnsi"/>
        </w:rPr>
        <w:t>htmlhead.isml</w:t>
      </w:r>
    </w:p>
    <w:p w:rsidR="00FC3035" w:rsidRDefault="00FC3035" w:rsidP="007D5AFD">
      <w:pPr>
        <w:pStyle w:val="ListParagraph"/>
        <w:numPr>
          <w:ilvl w:val="0"/>
          <w:numId w:val="44"/>
        </w:numPr>
      </w:pPr>
      <w:r w:rsidRPr="00E33D85">
        <w:t>Add following line to prevent visa checkout clickjacking in the end</w:t>
      </w:r>
    </w:p>
    <w:tbl>
      <w:tblPr>
        <w:tblStyle w:val="TableGrid"/>
        <w:tblW w:w="0" w:type="auto"/>
        <w:tblLook w:val="04A0" w:firstRow="1" w:lastRow="0" w:firstColumn="1" w:lastColumn="0" w:noHBand="0" w:noVBand="1"/>
      </w:tblPr>
      <w:tblGrid>
        <w:gridCol w:w="10296"/>
      </w:tblGrid>
      <w:tr w:rsidR="0071291B" w:rsidTr="0071291B">
        <w:tc>
          <w:tcPr>
            <w:tcW w:w="10296" w:type="dxa"/>
          </w:tcPr>
          <w:p w:rsidR="0071291B" w:rsidRPr="000C2ED1" w:rsidRDefault="0071291B" w:rsidP="0071291B">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Visa Checkout clickjacking prevention</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iscomment</w:t>
            </w:r>
            <w:r w:rsidRPr="000C2ED1">
              <w:rPr>
                <w:rFonts w:eastAsia="Times New Roman" w:cs="Consolas"/>
                <w:color w:val="008080"/>
                <w:sz w:val="20"/>
                <w:szCs w:val="20"/>
                <w:highlight w:val="yellow"/>
              </w:rPr>
              <w:t>&gt;</w:t>
            </w:r>
          </w:p>
          <w:p w:rsidR="0071291B" w:rsidRDefault="0071291B" w:rsidP="0071291B">
            <w:pPr>
              <w:ind w:left="360"/>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isinclude</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template</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"visacheckout/clickjackingPrevent.isml"</w:t>
            </w:r>
            <w:r w:rsidRPr="000C2ED1">
              <w:rPr>
                <w:rFonts w:eastAsia="Times New Roman" w:cs="Consolas"/>
                <w:color w:val="008080"/>
                <w:sz w:val="20"/>
                <w:szCs w:val="20"/>
                <w:highlight w:val="yellow"/>
              </w:rPr>
              <w:t>/&gt;</w:t>
            </w:r>
          </w:p>
        </w:tc>
      </w:tr>
    </w:tbl>
    <w:p w:rsidR="00FC3035" w:rsidRPr="00E33D85" w:rsidRDefault="00FC3035" w:rsidP="00FC3035">
      <w:pPr>
        <w:pStyle w:val="Heading4"/>
        <w:rPr>
          <w:rFonts w:asciiTheme="minorHAnsi" w:hAnsiTheme="minorHAnsi"/>
        </w:rPr>
      </w:pPr>
      <w:r w:rsidRPr="00E33D85">
        <w:rPr>
          <w:rFonts w:asciiTheme="minorHAnsi" w:hAnsiTheme="minorHAnsi"/>
        </w:rPr>
        <w:t xml:space="preserve">Controller - </w:t>
      </w:r>
      <w:r w:rsidR="0010790C" w:rsidRPr="00E33D85">
        <w:rPr>
          <w:rFonts w:asciiTheme="minorHAnsi" w:hAnsiTheme="minorHAnsi"/>
        </w:rPr>
        <w:t>C</w:t>
      </w:r>
      <w:r w:rsidRPr="00E33D85">
        <w:rPr>
          <w:rFonts w:asciiTheme="minorHAnsi" w:hAnsiTheme="minorHAnsi"/>
        </w:rPr>
        <w:t>art.js</w:t>
      </w:r>
    </w:p>
    <w:p w:rsidR="00FC3035" w:rsidRPr="002C427A" w:rsidRDefault="00FC3035" w:rsidP="002C427A">
      <w:pPr>
        <w:pStyle w:val="Heading5"/>
        <w:rPr>
          <w:rFonts w:asciiTheme="minorHAnsi" w:hAnsiTheme="minorHAnsi"/>
          <w:b w:val="0"/>
        </w:rPr>
      </w:pPr>
      <w:r w:rsidRPr="00275822">
        <w:rPr>
          <w:rFonts w:asciiTheme="minorHAnsi" w:hAnsiTheme="minorHAnsi"/>
          <w:b w:val="0"/>
        </w:rPr>
        <w:t>Update the Show() method</w:t>
      </w:r>
      <w:r w:rsidR="00275822">
        <w:rPr>
          <w:rFonts w:asciiTheme="minorHAnsi" w:hAnsiTheme="minorHAnsi"/>
          <w:b w:val="0"/>
        </w:rPr>
        <w:t xml:space="preserve"> with Visa checkout changes.</w:t>
      </w:r>
    </w:p>
    <w:p w:rsidR="00FC3035" w:rsidRPr="00E33D85" w:rsidRDefault="00FC3035" w:rsidP="005C1822">
      <w:pPr>
        <w:pStyle w:val="BodyText"/>
        <w:numPr>
          <w:ilvl w:val="0"/>
          <w:numId w:val="45"/>
        </w:numPr>
      </w:pPr>
      <w:r w:rsidRPr="00E33D85">
        <w:t>Add following</w:t>
      </w:r>
      <w:r w:rsidR="00F20A89" w:rsidRPr="00E33D85">
        <w:t xml:space="preserve"> hightlighted </w:t>
      </w:r>
      <w:r w:rsidRPr="00E33D85">
        <w:t>line of code to show() function as shown in the snippet:</w:t>
      </w:r>
    </w:p>
    <w:tbl>
      <w:tblPr>
        <w:tblStyle w:val="TableGrid"/>
        <w:tblW w:w="0" w:type="auto"/>
        <w:tblInd w:w="-72" w:type="dxa"/>
        <w:tblLook w:val="04A0" w:firstRow="1" w:lastRow="0" w:firstColumn="1" w:lastColumn="0" w:noHBand="0" w:noVBand="1"/>
      </w:tblPr>
      <w:tblGrid>
        <w:gridCol w:w="10368"/>
      </w:tblGrid>
      <w:tr w:rsidR="00171E6F" w:rsidRPr="00E33D85" w:rsidTr="00636F6D">
        <w:tc>
          <w:tcPr>
            <w:tcW w:w="10368" w:type="dxa"/>
          </w:tcPr>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function</w:t>
            </w:r>
            <w:r w:rsidRPr="000C2ED1">
              <w:rPr>
                <w:rFonts w:eastAsia="Times New Roman" w:cs="Consolas"/>
                <w:color w:val="000000"/>
                <w:sz w:val="20"/>
                <w:szCs w:val="20"/>
              </w:rPr>
              <w:t xml:space="preserve"> show()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b/>
                <w:bCs/>
                <w:color w:val="7F0055"/>
                <w:sz w:val="20"/>
                <w:szCs w:val="20"/>
              </w:rPr>
              <w:t>var</w:t>
            </w:r>
            <w:r w:rsidRPr="000C2ED1">
              <w:rPr>
                <w:rFonts w:eastAsia="Times New Roman" w:cs="Consolas"/>
                <w:color w:val="000000"/>
                <w:sz w:val="20"/>
                <w:szCs w:val="20"/>
              </w:rPr>
              <w:t xml:space="preserve"> cartForm = app.getForm(</w:t>
            </w:r>
            <w:r w:rsidRPr="000C2ED1">
              <w:rPr>
                <w:rFonts w:eastAsia="Times New Roman" w:cs="Consolas"/>
                <w:color w:val="2A00FF"/>
                <w:sz w:val="20"/>
                <w:szCs w:val="20"/>
              </w:rPr>
              <w: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app.getForm(</w:t>
            </w:r>
            <w:r w:rsidRPr="000C2ED1">
              <w:rPr>
                <w:rFonts w:eastAsia="Times New Roman" w:cs="Consolas"/>
                <w:color w:val="2A00FF"/>
                <w:sz w:val="20"/>
                <w:szCs w:val="20"/>
              </w:rPr>
              <w:t>'login'</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cartForm.get(</w:t>
            </w:r>
            <w:r w:rsidRPr="000C2ED1">
              <w:rPr>
                <w:rFonts w:eastAsia="Times New Roman" w:cs="Consolas"/>
                <w:color w:val="2A00FF"/>
                <w:sz w:val="20"/>
                <w:szCs w:val="20"/>
              </w:rPr>
              <w:t>'shipments'</w:t>
            </w:r>
            <w:r w:rsidRPr="000C2ED1">
              <w:rPr>
                <w:rFonts w:eastAsia="Times New Roman" w:cs="Consolas"/>
                <w:color w:val="000000"/>
                <w:sz w:val="20"/>
                <w:szCs w:val="20"/>
              </w:rPr>
              <w:t>).invalidate();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VisaCheckout = require(</w:t>
            </w:r>
            <w:r w:rsidRPr="000C2ED1">
              <w:rPr>
                <w:rFonts w:eastAsia="Times New Roman" w:cs="Consolas"/>
                <w:color w:val="2A00FF"/>
                <w:sz w:val="20"/>
                <w:szCs w:val="20"/>
                <w:highlight w:val="yellow"/>
              </w:rPr>
              <w:t>'int_cybersource/cartridge/scripts/visacheckout/helper/VisaCheckoutHelper'</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VInitFormattedString=</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signature=</w:t>
            </w:r>
            <w:r w:rsidRPr="000C2ED1">
              <w:rPr>
                <w:rFonts w:eastAsia="Times New Roman" w:cs="Consolas"/>
                <w:color w:val="2A00FF"/>
                <w:sz w:val="20"/>
                <w:szCs w:val="20"/>
                <w:highlight w:val="yellow"/>
              </w:rPr>
              <w: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var</w:t>
            </w:r>
            <w:r w:rsidRPr="000C2ED1">
              <w:rPr>
                <w:rFonts w:eastAsia="Times New Roman" w:cs="Consolas"/>
                <w:color w:val="000000"/>
                <w:sz w:val="20"/>
                <w:szCs w:val="20"/>
                <w:highlight w:val="yellow"/>
              </w:rPr>
              <w:t xml:space="preserve"> result = VisaCheckout.Initialize();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 xml:space="preserve"> (result.success)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VInitFormattedString = result.VInitFormattedString;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ab/>
              <w:t>signature= result.signature;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3F7F5F"/>
                <w:sz w:val="20"/>
                <w:szCs w:val="20"/>
                <w:highlight w:val="yellow"/>
              </w:rPr>
              <w:t xml:space="preserve">// TO handle the visa checkout click even on cart and billing page from </w:t>
            </w:r>
            <w:r w:rsidRPr="000C2ED1">
              <w:rPr>
                <w:rFonts w:eastAsia="Times New Roman" w:cs="Consolas"/>
                <w:color w:val="3F7F5F"/>
                <w:sz w:val="20"/>
                <w:szCs w:val="20"/>
                <w:highlight w:val="yellow"/>
                <w:u w:val="single"/>
              </w:rPr>
              <w:t>mini</w:t>
            </w:r>
            <w:r w:rsidRPr="000C2ED1">
              <w:rPr>
                <w:rFonts w:eastAsia="Times New Roman" w:cs="Consolas"/>
                <w:color w:val="3F7F5F"/>
                <w:sz w:val="20"/>
                <w:szCs w:val="20"/>
                <w:highlight w:val="yellow"/>
              </w:rPr>
              <w:t xml:space="preserve"> cart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session.custom.cyb_CurrentPage = </w:t>
            </w:r>
            <w:r w:rsidRPr="000C2ED1">
              <w:rPr>
                <w:rFonts w:eastAsia="Times New Roman" w:cs="Consolas"/>
                <w:color w:val="2A00FF"/>
                <w:sz w:val="20"/>
                <w:szCs w:val="20"/>
                <w:highlight w:val="yellow"/>
              </w:rPr>
              <w:t>"CybCart"</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app.getView(</w:t>
            </w:r>
            <w:r w:rsidRPr="000C2ED1">
              <w:rPr>
                <w:rFonts w:eastAsia="Times New Roman" w:cs="Consolas"/>
                <w:color w:val="2A00FF"/>
                <w:sz w:val="20"/>
                <w:szCs w:val="20"/>
              </w:rPr>
              <w:t>'Cart'</w:t>
            </w:r>
            <w:r w:rsidRPr="000C2ED1">
              <w:rPr>
                <w:rFonts w:eastAsia="Times New Roman" w:cs="Consolas"/>
                <w:color w:val="000000"/>
                <w:sz w:val="20"/>
                <w:szCs w:val="20"/>
              </w:rPr>
              <w:t>, {</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t xml:space="preserve">        cart: app.getModel(</w:t>
            </w:r>
            <w:r w:rsidRPr="000C2ED1">
              <w:rPr>
                <w:rFonts w:eastAsia="Times New Roman" w:cs="Consolas"/>
                <w:color w:val="2A00FF"/>
                <w:sz w:val="20"/>
                <w:szCs w:val="20"/>
              </w:rPr>
              <w:t>'Cart'</w:t>
            </w:r>
            <w:r w:rsidRPr="000C2ED1">
              <w:rPr>
                <w:rFonts w:eastAsia="Times New Roman" w:cs="Consolas"/>
                <w:color w:val="000000"/>
                <w:sz w:val="20"/>
                <w:szCs w:val="20"/>
              </w:rPr>
              <w:t>).get(),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RegistrationStatus: </w:t>
            </w:r>
            <w:r w:rsidRPr="000C2ED1">
              <w:rPr>
                <w:rFonts w:eastAsia="Times New Roman" w:cs="Consolas"/>
                <w:b/>
                <w:bCs/>
                <w:color w:val="7F0055"/>
                <w:sz w:val="20"/>
                <w:szCs w:val="20"/>
                <w:highlight w:val="yellow"/>
              </w:rPr>
              <w:t>false</w:t>
            </w:r>
            <w:r w:rsidRPr="000C2ED1">
              <w:rPr>
                <w:rFonts w:eastAsia="Times New Roman" w:cs="Consolas"/>
                <w:color w:val="000000"/>
                <w:sz w:val="20"/>
                <w:szCs w:val="20"/>
                <w:highlight w:val="yellow"/>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highlight w:val="yellow"/>
              </w:rPr>
            </w:pPr>
            <w:r w:rsidRPr="000C2ED1">
              <w:rPr>
                <w:rFonts w:eastAsia="Times New Roman" w:cs="Consolas"/>
                <w:color w:val="000000"/>
                <w:sz w:val="20"/>
                <w:szCs w:val="20"/>
                <w:highlight w:val="yellow"/>
              </w:rPr>
              <w:t xml:space="preserve">        VInitFormattedString:VInitFormattedString,</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highlight w:val="yellow"/>
              </w:rPr>
              <w:t xml:space="preserve">        Signature:signature</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r w:rsidRPr="000C2ED1">
              <w:rPr>
                <w:rFonts w:eastAsia="Times New Roman" w:cs="Consolas"/>
                <w:color w:val="000000"/>
                <w:sz w:val="20"/>
                <w:szCs w:val="20"/>
              </w:rPr>
              <w:lastRenderedPageBreak/>
              <w:t xml:space="preserve">    }).render(</w:t>
            </w:r>
            <w:r w:rsidRPr="000C2ED1">
              <w:rPr>
                <w:rFonts w:eastAsia="Times New Roman" w:cs="Consolas"/>
                <w:color w:val="2A00FF"/>
                <w:sz w:val="20"/>
                <w:szCs w:val="20"/>
              </w:rPr>
              <w:t>'checkout/cart/cart'</w:t>
            </w:r>
            <w:r w:rsidRPr="000C2ED1">
              <w:rPr>
                <w:rFonts w:eastAsia="Times New Roman" w:cs="Consolas"/>
                <w:color w:val="000000"/>
                <w:sz w:val="20"/>
                <w:szCs w:val="20"/>
              </w:rPr>
              <w:t>);</w:t>
            </w:r>
          </w:p>
          <w:p w:rsidR="00275822" w:rsidRPr="000C2ED1" w:rsidRDefault="00275822" w:rsidP="00275822">
            <w:pPr>
              <w:autoSpaceDE w:val="0"/>
              <w:autoSpaceDN w:val="0"/>
              <w:adjustRightInd w:val="0"/>
              <w:spacing w:after="0" w:line="240" w:lineRule="auto"/>
              <w:ind w:left="360"/>
              <w:rPr>
                <w:rFonts w:eastAsia="Times New Roman" w:cs="Consolas"/>
                <w:sz w:val="20"/>
                <w:szCs w:val="20"/>
              </w:rPr>
            </w:pPr>
          </w:p>
          <w:p w:rsidR="00171E6F" w:rsidRPr="00E33D85" w:rsidRDefault="00275822" w:rsidP="005C1822">
            <w:pPr>
              <w:pStyle w:val="BodyText"/>
            </w:pPr>
            <w:r w:rsidRPr="000C2ED1">
              <w:t>}</w:t>
            </w:r>
          </w:p>
        </w:tc>
      </w:tr>
    </w:tbl>
    <w:p w:rsidR="00FC3035" w:rsidRPr="00E33D85" w:rsidRDefault="00FC3035" w:rsidP="005C1822">
      <w:pPr>
        <w:pStyle w:val="BodyText"/>
      </w:pPr>
    </w:p>
    <w:p w:rsidR="00FC3035" w:rsidRPr="00E33D85" w:rsidRDefault="00FC3035" w:rsidP="00FC3035">
      <w:pPr>
        <w:pStyle w:val="Heading4"/>
        <w:rPr>
          <w:rFonts w:asciiTheme="minorHAnsi" w:hAnsiTheme="minorHAnsi"/>
        </w:rPr>
      </w:pPr>
      <w:r w:rsidRPr="00E33D85">
        <w:rPr>
          <w:rFonts w:asciiTheme="minorHAnsi" w:hAnsiTheme="minorHAnsi"/>
        </w:rPr>
        <w:t>Controller - COBilling.js</w:t>
      </w:r>
    </w:p>
    <w:p w:rsidR="00A067F5" w:rsidRPr="00E000A5" w:rsidRDefault="00E000A5" w:rsidP="00A067F5">
      <w:pPr>
        <w:pStyle w:val="Heading5"/>
        <w:rPr>
          <w:rFonts w:asciiTheme="minorHAnsi" w:hAnsiTheme="minorHAnsi"/>
          <w:b w:val="0"/>
        </w:rPr>
      </w:pPr>
      <w:r>
        <w:rPr>
          <w:rFonts w:asciiTheme="minorHAnsi" w:hAnsiTheme="minorHAnsi"/>
          <w:b w:val="0"/>
        </w:rPr>
        <w:t xml:space="preserve">Update </w:t>
      </w:r>
      <w:r w:rsidR="000C2ED1">
        <w:rPr>
          <w:rFonts w:asciiTheme="minorHAnsi" w:hAnsiTheme="minorHAnsi"/>
          <w:b w:val="0"/>
        </w:rPr>
        <w:t xml:space="preserve">start </w:t>
      </w:r>
      <w:r w:rsidR="000C2ED1" w:rsidRPr="00E000A5">
        <w:rPr>
          <w:rFonts w:asciiTheme="minorHAnsi" w:hAnsiTheme="minorHAnsi"/>
          <w:b w:val="0"/>
        </w:rPr>
        <w:t>function</w:t>
      </w:r>
      <w:r w:rsidR="00A067F5" w:rsidRPr="00E000A5">
        <w:rPr>
          <w:rFonts w:asciiTheme="minorHAnsi" w:hAnsiTheme="minorHAnsi"/>
          <w:b w:val="0"/>
        </w:rPr>
        <w:t xml:space="preserve"> to </w:t>
      </w:r>
      <w:r w:rsidR="004E33B6" w:rsidRPr="00E000A5">
        <w:rPr>
          <w:rFonts w:asciiTheme="minorHAnsi" w:hAnsiTheme="minorHAnsi"/>
          <w:b w:val="0"/>
        </w:rPr>
        <w:t xml:space="preserve">make Visa checkout </w:t>
      </w:r>
      <w:r w:rsidRPr="00E000A5">
        <w:rPr>
          <w:rFonts w:asciiTheme="minorHAnsi" w:hAnsiTheme="minorHAnsi"/>
          <w:b w:val="0"/>
        </w:rPr>
        <w:t>button non</w:t>
      </w:r>
      <w:r w:rsidR="004E33B6" w:rsidRPr="00E000A5">
        <w:rPr>
          <w:rFonts w:asciiTheme="minorHAnsi" w:hAnsiTheme="minorHAnsi"/>
          <w:b w:val="0"/>
        </w:rPr>
        <w:t xml:space="preserve"> clickable on billing and cart page</w:t>
      </w:r>
    </w:p>
    <w:tbl>
      <w:tblPr>
        <w:tblStyle w:val="TableGrid"/>
        <w:tblW w:w="0" w:type="auto"/>
        <w:tblLook w:val="04A0" w:firstRow="1" w:lastRow="0" w:firstColumn="1" w:lastColumn="0" w:noHBand="0" w:noVBand="1"/>
      </w:tblPr>
      <w:tblGrid>
        <w:gridCol w:w="10296"/>
      </w:tblGrid>
      <w:tr w:rsidR="00A067F5" w:rsidRPr="00E33D85" w:rsidTr="00A067F5">
        <w:tc>
          <w:tcPr>
            <w:tcW w:w="10296" w:type="dxa"/>
          </w:tcPr>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*Updatescartcalculationandpageinformationandrendersthebillingpage.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u w:val="single"/>
              </w:rPr>
              <w:t>@transactional</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{module:models/CartModel~CartModel}cart</w:t>
            </w:r>
            <w:r w:rsidRPr="00E33D85">
              <w:rPr>
                <w:rFonts w:eastAsia="Times New Roman" w:cs="Consolas"/>
                <w:color w:val="7F7F9F"/>
                <w:sz w:val="20"/>
                <w:szCs w:val="20"/>
              </w:rPr>
              <w:t>-</w:t>
            </w:r>
            <w:r w:rsidRPr="00E33D85">
              <w:rPr>
                <w:rFonts w:eastAsia="Times New Roman" w:cs="Consolas"/>
                <w:color w:val="3F5FBF"/>
                <w:sz w:val="20"/>
                <w:szCs w:val="20"/>
              </w:rPr>
              <w:t>ACartModelwrappingthecurrentBasket.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r w:rsidRPr="00E33D85">
              <w:rPr>
                <w:rFonts w:eastAsia="Times New Roman" w:cs="Consolas"/>
                <w:b/>
                <w:bCs/>
                <w:color w:val="7F9FBF"/>
                <w:sz w:val="20"/>
                <w:szCs w:val="20"/>
              </w:rPr>
              <w:t>@param</w:t>
            </w:r>
            <w:r w:rsidRPr="00E33D85">
              <w:rPr>
                <w:rFonts w:eastAsia="Times New Roman" w:cs="Consolas"/>
                <w:color w:val="3F5FBF"/>
                <w:sz w:val="20"/>
                <w:szCs w:val="20"/>
              </w:rPr>
              <w:t>{object}</w:t>
            </w:r>
            <w:r w:rsidRPr="00E33D85">
              <w:rPr>
                <w:rFonts w:eastAsia="Times New Roman" w:cs="Consolas"/>
                <w:color w:val="3F5FBF"/>
                <w:sz w:val="20"/>
                <w:szCs w:val="20"/>
                <w:u w:val="single"/>
              </w:rPr>
              <w:t>params</w:t>
            </w:r>
            <w:r w:rsidRPr="00E33D85">
              <w:rPr>
                <w:rFonts w:eastAsia="Times New Roman" w:cs="Consolas"/>
                <w:color w:val="7F7F9F"/>
                <w:sz w:val="20"/>
                <w:szCs w:val="20"/>
              </w:rPr>
              <w:t>-</w:t>
            </w:r>
            <w:r w:rsidRPr="00E33D85">
              <w:rPr>
                <w:rFonts w:eastAsia="Times New Roman" w:cs="Consolas"/>
                <w:color w:val="3F5FBF"/>
                <w:sz w:val="20"/>
                <w:szCs w:val="20"/>
              </w:rPr>
              <w:t>(optional)ifpassed,addedtoviewpropertiessotheycanbeaccessedinthetemplate.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start(cart, params)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app.getController(</w:t>
            </w:r>
            <w:r w:rsidRPr="00E33D85">
              <w:rPr>
                <w:rFonts w:eastAsia="Times New Roman" w:cs="Consolas"/>
                <w:color w:val="2A00FF"/>
                <w:sz w:val="20"/>
                <w:szCs w:val="20"/>
              </w:rPr>
              <w:t>'COShipping'</w:t>
            </w:r>
            <w:r w:rsidRPr="00E33D85">
              <w:rPr>
                <w:rFonts w:eastAsia="Times New Roman" w:cs="Consolas"/>
                <w:color w:val="000000"/>
                <w:sz w:val="20"/>
                <w:szCs w:val="20"/>
              </w:rPr>
              <w:t>).PrepareShipments();</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xml:space="preserve">// TO handle the visa checkout click even on cart and billing page from </w:t>
            </w:r>
            <w:r w:rsidRPr="00E33D85">
              <w:rPr>
                <w:rFonts w:eastAsia="Times New Roman" w:cs="Consolas"/>
                <w:color w:val="3F7F5F"/>
                <w:sz w:val="20"/>
                <w:szCs w:val="20"/>
                <w:highlight w:val="yellow"/>
                <w:u w:val="single"/>
              </w:rPr>
              <w:t>mini</w:t>
            </w:r>
            <w:r w:rsidRPr="00E33D85">
              <w:rPr>
                <w:rFonts w:eastAsia="Times New Roman" w:cs="Consolas"/>
                <w:color w:val="3F7F5F"/>
                <w:sz w:val="20"/>
                <w:szCs w:val="20"/>
                <w:highlight w:val="yellow"/>
              </w:rPr>
              <w:t xml:space="preserve"> cart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 xml:space="preserve">    session.custom.cyb_CurrentPage = </w:t>
            </w:r>
            <w:r w:rsidRPr="00E33D85">
              <w:rPr>
                <w:rFonts w:eastAsia="Times New Roman" w:cs="Consolas"/>
                <w:color w:val="2A00FF"/>
                <w:sz w:val="20"/>
                <w:szCs w:val="20"/>
                <w:highlight w:val="yellow"/>
              </w:rPr>
              <w:t>"CybBilling"</w:t>
            </w:r>
            <w:r w:rsidRPr="00E33D85">
              <w:rPr>
                <w:rFonts w:eastAsia="Times New Roman" w:cs="Consolas"/>
                <w:color w:val="000000"/>
                <w:sz w:val="20"/>
                <w:szCs w:val="20"/>
                <w:highlight w:val="yellow"/>
              </w:rPr>
              <w:t>;</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cart.calculate();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pageMeta = require(</w:t>
            </w:r>
            <w:r w:rsidRPr="00E33D85">
              <w:rPr>
                <w:rFonts w:eastAsia="Times New Roman" w:cs="Consolas"/>
                <w:color w:val="2A00FF"/>
                <w:sz w:val="20"/>
                <w:szCs w:val="20"/>
              </w:rPr>
              <w:t>'~/cartridge/scripts/meta'</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pageMeta.update({</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pageTitle: Resource.msg(</w:t>
            </w:r>
            <w:r w:rsidRPr="00E33D85">
              <w:rPr>
                <w:rFonts w:eastAsia="Times New Roman" w:cs="Consolas"/>
                <w:color w:val="2A00FF"/>
                <w:sz w:val="20"/>
                <w:szCs w:val="20"/>
              </w:rPr>
              <w:t>'billing.meta.pagetitle'</w:t>
            </w:r>
            <w:r w:rsidRPr="00E33D85">
              <w:rPr>
                <w:rFonts w:eastAsia="Times New Roman" w:cs="Consolas"/>
                <w:color w:val="000000"/>
                <w:sz w:val="20"/>
                <w:szCs w:val="20"/>
              </w:rPr>
              <w:t xml:space="preserve">, </w:t>
            </w:r>
            <w:r w:rsidRPr="00E33D85">
              <w:rPr>
                <w:rFonts w:eastAsia="Times New Roman" w:cs="Consolas"/>
                <w:color w:val="2A00FF"/>
                <w:sz w:val="20"/>
                <w:szCs w:val="20"/>
              </w:rPr>
              <w:t>'checkout'</w:t>
            </w:r>
            <w:r w:rsidRPr="00E33D85">
              <w:rPr>
                <w:rFonts w:eastAsia="Times New Roman" w:cs="Consolas"/>
                <w:color w:val="000000"/>
                <w:sz w:val="20"/>
                <w:szCs w:val="20"/>
              </w:rPr>
              <w:t xml:space="preserve">, </w:t>
            </w:r>
            <w:r w:rsidRPr="00E33D85">
              <w:rPr>
                <w:rFonts w:eastAsia="Times New Roman" w:cs="Consolas"/>
                <w:color w:val="2A00FF"/>
                <w:sz w:val="20"/>
                <w:szCs w:val="20"/>
              </w:rPr>
              <w:t>'SiteGenesis Checkout'</w:t>
            </w:r>
            <w:r w:rsidRPr="00E33D85">
              <w:rPr>
                <w:rFonts w:eastAsia="Times New Roman" w:cs="Consolas"/>
                <w:color w:val="000000"/>
                <w:sz w:val="20"/>
                <w:szCs w:val="20"/>
              </w:rPr>
              <w:t>)</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returnToForm(cart, params);</w:t>
            </w:r>
          </w:p>
          <w:p w:rsidR="00A067F5" w:rsidRPr="00E33D85" w:rsidRDefault="00A067F5" w:rsidP="00A067F5">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w:t>
            </w:r>
          </w:p>
          <w:p w:rsidR="00A067F5" w:rsidRPr="00E33D85" w:rsidRDefault="00A067F5" w:rsidP="00A067F5"/>
        </w:tc>
      </w:tr>
    </w:tbl>
    <w:p w:rsidR="00A067F5" w:rsidRPr="00E33D85" w:rsidRDefault="00A067F5" w:rsidP="005C1822">
      <w:pPr>
        <w:pStyle w:val="BodyText"/>
      </w:pPr>
    </w:p>
    <w:p w:rsidR="00FC3035" w:rsidRPr="00E33D85" w:rsidRDefault="00FC3035" w:rsidP="00FC3035">
      <w:pPr>
        <w:pStyle w:val="Heading5"/>
        <w:rPr>
          <w:rFonts w:asciiTheme="minorHAnsi" w:hAnsiTheme="minorHAnsi"/>
        </w:rPr>
      </w:pPr>
      <w:r w:rsidRPr="00E33D85">
        <w:rPr>
          <w:rFonts w:asciiTheme="minorHAnsi" w:hAnsiTheme="minorHAnsi"/>
        </w:rPr>
        <w:t>Update the returnToForm() method</w:t>
      </w:r>
    </w:p>
    <w:tbl>
      <w:tblPr>
        <w:tblStyle w:val="TableGrid"/>
        <w:tblW w:w="0" w:type="auto"/>
        <w:tblLook w:val="04A0" w:firstRow="1" w:lastRow="0" w:firstColumn="1" w:lastColumn="0" w:noHBand="0" w:noVBand="1"/>
      </w:tblPr>
      <w:tblGrid>
        <w:gridCol w:w="10296"/>
      </w:tblGrid>
      <w:tr w:rsidR="00925C7B" w:rsidRPr="00E33D85" w:rsidTr="00925C7B">
        <w:tc>
          <w:tcPr>
            <w:tcW w:w="10296" w:type="dxa"/>
          </w:tcPr>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function</w:t>
            </w:r>
            <w:r w:rsidRPr="00696595">
              <w:rPr>
                <w:rFonts w:eastAsia="Times New Roman" w:cs="Consolas"/>
                <w:color w:val="000000"/>
                <w:sz w:val="20"/>
                <w:szCs w:val="20"/>
              </w:rPr>
              <w:t xml:space="preserve"> returnToForm(cart,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var</w:t>
            </w:r>
            <w:r w:rsidRPr="00696595">
              <w:rPr>
                <w:rFonts w:eastAsia="Times New Roman" w:cs="Consolas"/>
                <w:color w:val="000000"/>
                <w:sz w:val="20"/>
                <w:szCs w:val="20"/>
              </w:rPr>
              <w:t xml:space="preserve"> pageMeta = require(</w:t>
            </w:r>
            <w:r w:rsidRPr="00696595">
              <w:rPr>
                <w:rFonts w:eastAsia="Times New Roman" w:cs="Consolas"/>
                <w:color w:val="2A00FF"/>
                <w:sz w:val="20"/>
                <w:szCs w:val="20"/>
              </w:rPr>
              <w:t>'~/cartridge/scripts/meta'</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3F7F5F"/>
                <w:sz w:val="20"/>
                <w:szCs w:val="20"/>
              </w:rPr>
              <w:t>// if the payment method is set to gift certificate get the gift certificate code from the form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(!empty(cart.getPaymentInstrument()) &amp;&amp; cart.getPaymentInstrument().getPaymentMethod() === PaymentInstrument.METHOD_GIFT_CERTIFICATE)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app.getForm(</w:t>
            </w:r>
            <w:r w:rsidRPr="00696595">
              <w:rPr>
                <w:rFonts w:eastAsia="Times New Roman" w:cs="Consolas"/>
                <w:color w:val="2A00FF"/>
                <w:sz w:val="20"/>
                <w:szCs w:val="20"/>
              </w:rPr>
              <w:t>'billing'</w:t>
            </w:r>
            <w:r w:rsidRPr="00696595">
              <w:rPr>
                <w:rFonts w:eastAsia="Times New Roman" w:cs="Consolas"/>
                <w:color w:val="000000"/>
                <w:sz w:val="20"/>
                <w:szCs w:val="20"/>
              </w:rPr>
              <w:t>).copyFrom({</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giftCertCode: cart.getPaymentInstrument().getGiftCertificateCode()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VisaCheckout = require(</w:t>
            </w:r>
            <w:r w:rsidRPr="00696595">
              <w:rPr>
                <w:rFonts w:eastAsia="Times New Roman" w:cs="Consolas"/>
                <w:color w:val="2A00FF"/>
                <w:sz w:val="20"/>
                <w:szCs w:val="20"/>
                <w:highlight w:val="yellow"/>
              </w:rPr>
              <w:t>'int_cybersource/cartridge/scripts/visacheckout/helper/VisaCheckoutHelper'</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VInitFormattedString=</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,signature=</w:t>
            </w:r>
            <w:r w:rsidRPr="00696595">
              <w:rPr>
                <w:rFonts w:eastAsia="Times New Roman" w:cs="Consolas"/>
                <w:color w:val="2A00FF"/>
                <w:sz w:val="20"/>
                <w:szCs w:val="20"/>
                <w:highlight w:val="yellow"/>
              </w:rPr>
              <w:t>''</w:t>
            </w:r>
            <w:r w:rsidRPr="00696595">
              <w:rPr>
                <w:rFonts w:eastAsia="Times New Roman" w:cs="Consolas"/>
                <w:color w:val="000000"/>
                <w:sz w:val="20"/>
                <w:szCs w:val="20"/>
                <w:highlight w:val="yellow"/>
              </w:rPr>
              <w: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r>
            <w:r w:rsidRPr="00696595">
              <w:rPr>
                <w:rFonts w:eastAsia="Times New Roman" w:cs="Consolas"/>
                <w:b/>
                <w:bCs/>
                <w:color w:val="7F0055"/>
                <w:sz w:val="20"/>
                <w:szCs w:val="20"/>
                <w:highlight w:val="yellow"/>
              </w:rPr>
              <w:t>var</w:t>
            </w:r>
            <w:r w:rsidRPr="00696595">
              <w:rPr>
                <w:rFonts w:eastAsia="Times New Roman" w:cs="Consolas"/>
                <w:color w:val="000000"/>
                <w:sz w:val="20"/>
                <w:szCs w:val="20"/>
                <w:highlight w:val="yellow"/>
              </w:rPr>
              <w:t xml:space="preserve"> result = VisaCheckout.Initialize(</w:t>
            </w:r>
            <w:r w:rsidRPr="00696595">
              <w:rPr>
                <w:rFonts w:eastAsia="Times New Roman" w:cs="Consolas"/>
                <w:b/>
                <w:bCs/>
                <w:color w:val="7F0055"/>
                <w:sz w:val="20"/>
                <w:szCs w:val="20"/>
                <w:highlight w:val="yellow"/>
              </w:rPr>
              <w:t>false</w:t>
            </w:r>
            <w:r w:rsidRPr="00696595">
              <w:rPr>
                <w:rFonts w:eastAsia="Times New Roman" w:cs="Consolas"/>
                <w:color w:val="000000"/>
                <w:sz w:val="20"/>
                <w:szCs w:val="20"/>
                <w:highlight w:val="yellow"/>
              </w:rPr>
              <w:t>);</w:t>
            </w:r>
            <w:r w:rsidRPr="00696595">
              <w:rPr>
                <w:rFonts w:eastAsia="Times New Roman" w:cs="Consolas"/>
                <w:color w:val="3F7F5F"/>
                <w:sz w:val="20"/>
                <w:szCs w:val="20"/>
                <w:highlight w:val="yellow"/>
              </w:rPr>
              <w:t xml:space="preserve">//no delivery address in </w:t>
            </w:r>
            <w:r w:rsidRPr="00696595">
              <w:rPr>
                <w:rFonts w:eastAsia="Times New Roman" w:cs="Consolas"/>
                <w:color w:val="3F7F5F"/>
                <w:sz w:val="20"/>
                <w:szCs w:val="20"/>
                <w:highlight w:val="yellow"/>
                <w:u w:val="single"/>
              </w:rPr>
              <w:t>lightbox</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b/>
                <w:bCs/>
                <w:color w:val="7F0055"/>
                <w:sz w:val="20"/>
                <w:szCs w:val="20"/>
                <w:highlight w:val="yellow"/>
              </w:rPr>
              <w:lastRenderedPageBreak/>
              <w:t>if</w:t>
            </w:r>
            <w:r w:rsidRPr="00696595">
              <w:rPr>
                <w:rFonts w:eastAsia="Times New Roman" w:cs="Consolas"/>
                <w:color w:val="000000"/>
                <w:sz w:val="20"/>
                <w:szCs w:val="20"/>
                <w:highlight w:val="yellow"/>
              </w:rPr>
              <w:t xml:space="preserve"> (result.success) {</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VInitFormattedString = result.VInitFormattedString;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ab/>
              <w:t>signature = result.signature;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pageMeta.update({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pageTitle: Resource.msg(</w:t>
            </w:r>
            <w:r w:rsidRPr="00696595">
              <w:rPr>
                <w:rFonts w:eastAsia="Times New Roman" w:cs="Consolas"/>
                <w:color w:val="2A00FF"/>
                <w:sz w:val="20"/>
                <w:szCs w:val="20"/>
              </w:rPr>
              <w:t>'billing.meta.pagetitle'</w:t>
            </w:r>
            <w:r w:rsidRPr="00696595">
              <w:rPr>
                <w:rFonts w:eastAsia="Times New Roman" w:cs="Consolas"/>
                <w:color w:val="000000"/>
                <w:sz w:val="20"/>
                <w:szCs w:val="20"/>
              </w:rPr>
              <w:t xml:space="preserve">, </w:t>
            </w:r>
            <w:r w:rsidRPr="00696595">
              <w:rPr>
                <w:rFonts w:eastAsia="Times New Roman" w:cs="Consolas"/>
                <w:color w:val="2A00FF"/>
                <w:sz w:val="20"/>
                <w:szCs w:val="20"/>
              </w:rPr>
              <w:t>'checkout'</w:t>
            </w:r>
            <w:r w:rsidRPr="00696595">
              <w:rPr>
                <w:rFonts w:eastAsia="Times New Roman" w:cs="Consolas"/>
                <w:color w:val="000000"/>
                <w:sz w:val="20"/>
                <w:szCs w:val="20"/>
              </w:rPr>
              <w:t xml:space="preserve">, </w:t>
            </w:r>
            <w:r w:rsidRPr="00696595">
              <w:rPr>
                <w:rFonts w:eastAsia="Times New Roman" w:cs="Consolas"/>
                <w:color w:val="2A00FF"/>
                <w:sz w:val="20"/>
                <w:szCs w:val="20"/>
              </w:rPr>
              <w:t>'SiteGenesis Checkout'</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b/>
                <w:bCs/>
                <w:color w:val="7F0055"/>
                <w:sz w:val="20"/>
                <w:szCs w:val="20"/>
              </w:rPr>
              <w:t>if</w:t>
            </w:r>
            <w:r w:rsidRPr="00696595">
              <w:rPr>
                <w:rFonts w:eastAsia="Times New Roman" w:cs="Consolas"/>
                <w:color w:val="000000"/>
                <w:sz w:val="20"/>
                <w:szCs w:val="20"/>
              </w:rPr>
              <w:t xml:space="preserve"> (params)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app.getView(require(</w:t>
            </w:r>
            <w:r w:rsidRPr="00696595">
              <w:rPr>
                <w:rFonts w:eastAsia="Times New Roman" w:cs="Consolas"/>
                <w:color w:val="2A00FF"/>
                <w:sz w:val="20"/>
                <w:szCs w:val="20"/>
              </w:rPr>
              <w:t>'~/cartridge/scripts/object'</w:t>
            </w:r>
            <w:r w:rsidRPr="00696595">
              <w:rPr>
                <w:rFonts w:eastAsia="Times New Roman" w:cs="Consolas"/>
                <w:color w:val="000000"/>
                <w:sz w:val="20"/>
                <w:szCs w:val="20"/>
              </w:rPr>
              <w:t>).extend(params,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ab/>
            </w: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 </w:t>
            </w:r>
            <w:r w:rsidRPr="00696595">
              <w:rPr>
                <w:rFonts w:eastAsia="Times New Roman" w:cs="Consolas"/>
                <w:b/>
                <w:bCs/>
                <w:color w:val="7F0055"/>
                <w:sz w:val="20"/>
                <w:szCs w:val="20"/>
              </w:rPr>
              <w:t>else</w:t>
            </w:r>
            <w:r w:rsidRPr="00696595">
              <w:rPr>
                <w:rFonts w:eastAsia="Times New Roman" w:cs="Consolas"/>
                <w:color w:val="000000"/>
                <w:sz w:val="20"/>
                <w:szCs w:val="20"/>
              </w:rPr>
              <w:t xml:space="preserve"> {</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app.getView({</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Basket: cart.object,</w:t>
            </w:r>
          </w:p>
          <w:p w:rsidR="00696595" w:rsidRPr="00696595" w:rsidRDefault="00696595" w:rsidP="00696595">
            <w:pPr>
              <w:autoSpaceDE w:val="0"/>
              <w:autoSpaceDN w:val="0"/>
              <w:adjustRightInd w:val="0"/>
              <w:spacing w:after="0" w:line="240" w:lineRule="auto"/>
              <w:rPr>
                <w:rFonts w:eastAsia="Times New Roman" w:cs="Consolas"/>
                <w:sz w:val="20"/>
                <w:szCs w:val="20"/>
                <w:highlight w:val="yellow"/>
              </w:rPr>
            </w:pPr>
            <w:r w:rsidRPr="00696595">
              <w:rPr>
                <w:rFonts w:eastAsia="Times New Roman" w:cs="Consolas"/>
                <w:color w:val="000000"/>
                <w:sz w:val="20"/>
                <w:szCs w:val="20"/>
                <w:highlight w:val="yellow"/>
              </w:rPr>
              <w:t>VInitFormattedString:VInitFormattedString,</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highlight w:val="yellow"/>
              </w:rPr>
              <w:t xml:space="preserve">            Signature:signature,</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ContinueURL: URLUtils.https(</w:t>
            </w:r>
            <w:r w:rsidRPr="00696595">
              <w:rPr>
                <w:rFonts w:eastAsia="Times New Roman" w:cs="Consolas"/>
                <w:color w:val="2A00FF"/>
                <w:sz w:val="20"/>
                <w:szCs w:val="20"/>
              </w:rPr>
              <w:t>'COBilling-Billing'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}).render(</w:t>
            </w:r>
            <w:r w:rsidRPr="00696595">
              <w:rPr>
                <w:rFonts w:eastAsia="Times New Roman" w:cs="Consolas"/>
                <w:color w:val="2A00FF"/>
                <w:sz w:val="20"/>
                <w:szCs w:val="20"/>
              </w:rPr>
              <w:t>'checkout/billing/billing'</w:t>
            </w:r>
            <w:r w:rsidRPr="00696595">
              <w:rPr>
                <w:rFonts w:eastAsia="Times New Roman" w:cs="Consolas"/>
                <w:color w:val="000000"/>
                <w:sz w:val="20"/>
                <w:szCs w:val="20"/>
              </w:rPr>
              <w:t>);</w:t>
            </w:r>
          </w:p>
          <w:p w:rsidR="00696595" w:rsidRPr="00696595" w:rsidRDefault="00696595" w:rsidP="00696595">
            <w:pPr>
              <w:autoSpaceDE w:val="0"/>
              <w:autoSpaceDN w:val="0"/>
              <w:adjustRightInd w:val="0"/>
              <w:spacing w:after="0" w:line="240" w:lineRule="auto"/>
              <w:rPr>
                <w:rFonts w:eastAsia="Times New Roman" w:cs="Consolas"/>
                <w:sz w:val="20"/>
                <w:szCs w:val="20"/>
              </w:rPr>
            </w:pPr>
            <w:r w:rsidRPr="00696595">
              <w:rPr>
                <w:rFonts w:eastAsia="Times New Roman" w:cs="Consolas"/>
                <w:color w:val="000000"/>
                <w:sz w:val="20"/>
                <w:szCs w:val="20"/>
              </w:rPr>
              <w:t xml:space="preserve">    }</w:t>
            </w:r>
          </w:p>
          <w:p w:rsidR="00925C7B" w:rsidRPr="00E33D85" w:rsidRDefault="00696595" w:rsidP="00696595">
            <w:r w:rsidRPr="00696595">
              <w:rPr>
                <w:rFonts w:eastAsia="Times New Roman" w:cs="Consolas"/>
                <w:color w:val="000000"/>
                <w:sz w:val="20"/>
                <w:szCs w:val="20"/>
              </w:rPr>
              <w:t>}</w:t>
            </w:r>
          </w:p>
        </w:tc>
      </w:tr>
    </w:tbl>
    <w:p w:rsidR="00FC3035" w:rsidRPr="00E33D85" w:rsidRDefault="00FC3035" w:rsidP="002262D0"/>
    <w:p w:rsidR="00BB328D" w:rsidRPr="00E33D85" w:rsidRDefault="00BB328D" w:rsidP="00BB328D">
      <w:pPr>
        <w:pStyle w:val="Heading3"/>
        <w:spacing w:before="0" w:after="0"/>
        <w:rPr>
          <w:rFonts w:asciiTheme="minorHAnsi" w:hAnsiTheme="minorHAnsi"/>
        </w:rPr>
      </w:pPr>
      <w:bookmarkStart w:id="801" w:name="_Toc492911334"/>
      <w:r w:rsidRPr="00E33D85">
        <w:rPr>
          <w:rFonts w:asciiTheme="minorHAnsi" w:hAnsiTheme="minorHAnsi"/>
        </w:rPr>
        <w:t>Secure Acceptance</w:t>
      </w:r>
      <w:bookmarkEnd w:id="801"/>
    </w:p>
    <w:p w:rsidR="00BB328D" w:rsidRPr="00E33D85" w:rsidRDefault="00BB328D" w:rsidP="00F1407C">
      <w:pPr>
        <w:pStyle w:val="Heading4"/>
        <w:rPr>
          <w:rFonts w:asciiTheme="minorHAnsi" w:hAnsiTheme="minorHAnsi"/>
        </w:rPr>
      </w:pPr>
      <w:r w:rsidRPr="00E33D85">
        <w:rPr>
          <w:rFonts w:asciiTheme="minorHAnsi" w:hAnsiTheme="minorHAnsi"/>
        </w:rPr>
        <w:t>Generic Section</w:t>
      </w:r>
    </w:p>
    <w:p w:rsidR="00BB328D" w:rsidRPr="000C2ED1" w:rsidRDefault="00BB328D" w:rsidP="000C02F0">
      <w:pPr>
        <w:pStyle w:val="Heading5"/>
        <w:rPr>
          <w:rFonts w:asciiTheme="minorHAnsi" w:hAnsiTheme="minorHAnsi"/>
        </w:rPr>
      </w:pPr>
      <w:r w:rsidRPr="00E33D85">
        <w:rPr>
          <w:rFonts w:asciiTheme="minorHAnsi" w:hAnsiTheme="minorHAnsi"/>
        </w:rPr>
        <w:t>JS file – billing.js</w:t>
      </w:r>
      <w:r w:rsidRPr="000C2ED1">
        <w:rPr>
          <w:rFonts w:asciiTheme="minorHAnsi" w:hAnsiTheme="minorHAnsi"/>
          <w:b w:val="0"/>
          <w:sz w:val="20"/>
        </w:rPr>
        <w:t>[compiled to app.js</w:t>
      </w:r>
      <w:r w:rsidR="00DC2B28" w:rsidRPr="000C2ED1">
        <w:rPr>
          <w:rFonts w:asciiTheme="minorHAnsi" w:hAnsiTheme="minorHAnsi"/>
          <w:b w:val="0"/>
          <w:sz w:val="20"/>
        </w:rPr>
        <w:t>]</w:t>
      </w:r>
    </w:p>
    <w:p w:rsidR="008C2459" w:rsidRPr="00E33D85" w:rsidRDefault="008C2459" w:rsidP="008C2459">
      <w:pPr>
        <w:pStyle w:val="Heading5"/>
        <w:rPr>
          <w:rFonts w:asciiTheme="minorHAnsi" w:hAnsiTheme="minorHAnsi"/>
        </w:rPr>
      </w:pPr>
      <w:r w:rsidRPr="00E33D85">
        <w:rPr>
          <w:rFonts w:asciiTheme="minorHAnsi" w:hAnsiTheme="minorHAnsi"/>
        </w:rPr>
        <w:t xml:space="preserve">Update “export.init “function </w:t>
      </w:r>
    </w:p>
    <w:p w:rsidR="008C2459" w:rsidRDefault="008C2459" w:rsidP="005C1822">
      <w:pPr>
        <w:pStyle w:val="BodyText"/>
        <w:numPr>
          <w:ilvl w:val="0"/>
          <w:numId w:val="26"/>
        </w:numPr>
      </w:pPr>
      <w:r w:rsidRPr="00E33D85">
        <w:t>Add below code snippet after $('#creditCardList').on('change', function () {</w:t>
      </w:r>
    </w:p>
    <w:p w:rsidR="000C2ED1" w:rsidRPr="00D525C0" w:rsidRDefault="000C2ED1" w:rsidP="005C1822">
      <w:pPr>
        <w:pStyle w:val="BodyText"/>
      </w:pPr>
      <w:r w:rsidRPr="007755B9">
        <w:rPr>
          <w:highlight w:val="yellow"/>
        </w:rPr>
        <w:t xml:space="preserve">[Note: Below changes are covered in </w:t>
      </w:r>
      <w:r w:rsidR="007755B9" w:rsidRPr="007755B9">
        <w:rPr>
          <w:highlight w:val="yellow"/>
        </w:rPr>
        <w:t>custom code &gt; Generic section &gt; billing.js</w:t>
      </w:r>
      <w:r w:rsidRPr="007755B9">
        <w:rPr>
          <w:highlight w:val="yellow"/>
        </w:rPr>
        <w:t>, defined here for reference only]</w:t>
      </w:r>
    </w:p>
    <w:tbl>
      <w:tblPr>
        <w:tblStyle w:val="TableGrid"/>
        <w:tblW w:w="0" w:type="auto"/>
        <w:tblLook w:val="04A0" w:firstRow="1" w:lastRow="0" w:firstColumn="1" w:lastColumn="0" w:noHBand="0" w:noVBand="1"/>
      </w:tblPr>
      <w:tblGrid>
        <w:gridCol w:w="10296"/>
      </w:tblGrid>
      <w:tr w:rsidR="008C2459" w:rsidRPr="00E33D85" w:rsidTr="00E43A61">
        <w:tc>
          <w:tcPr>
            <w:tcW w:w="10296" w:type="dxa"/>
          </w:tcPr>
          <w:p w:rsidR="008C2459" w:rsidRPr="00E33D85" w:rsidRDefault="008C2459" w:rsidP="008C2459">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Pr>
                <w:rFonts w:eastAsia="Times New Roman" w:cs="Consolas"/>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3F7F5F"/>
                <w:sz w:val="20"/>
                <w:szCs w:val="20"/>
                <w:highlight w:val="yellow"/>
              </w:rPr>
              <w:t>// Secure Acceptance Redirect or iframe payment method : on selection change of saved credit card</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3F7F5F"/>
                <w:sz w:val="20"/>
                <w:szCs w:val="20"/>
              </w:rPr>
              <w:t>// select credit card from list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'#creditCardList'</w:t>
            </w:r>
            <w:r w:rsidRPr="00B92CBA">
              <w:rPr>
                <w:rFonts w:eastAsia="Times New Roman" w:cstheme="minorHAnsi"/>
                <w:color w:val="000000"/>
                <w:sz w:val="20"/>
                <w:szCs w:val="20"/>
              </w:rPr>
              <w:t>).on(</w:t>
            </w:r>
            <w:r w:rsidRPr="00B92CBA">
              <w:rPr>
                <w:rFonts w:eastAsia="Times New Roman" w:cstheme="minorHAnsi"/>
                <w:color w:val="2A00FF"/>
                <w:sz w:val="20"/>
                <w:szCs w:val="20"/>
              </w:rPr>
              <w:t>'change'</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function</w:t>
            </w:r>
            <w:r w:rsidRPr="00B92CBA">
              <w:rPr>
                <w:rFonts w:eastAsia="Times New Roman" w:cstheme="minorHAnsi"/>
                <w:color w:val="000000"/>
                <w:sz w:val="20"/>
                <w:szCs w:val="20"/>
              </w:rPr>
              <w:t xml:space="preserve"> () {</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var</w:t>
            </w:r>
            <w:r w:rsidRPr="00B92CBA">
              <w:rPr>
                <w:rFonts w:eastAsia="Times New Roman" w:cstheme="minorHAnsi"/>
                <w:color w:val="000000"/>
                <w:sz w:val="20"/>
                <w:szCs w:val="20"/>
              </w:rPr>
              <w:t xml:space="preserve"> cardUUID = $(</w:t>
            </w:r>
            <w:r w:rsidRPr="00B92CBA">
              <w:rPr>
                <w:rFonts w:eastAsia="Times New Roman" w:cstheme="minorHAnsi"/>
                <w:b/>
                <w:bCs/>
                <w:color w:val="7F0055"/>
                <w:sz w:val="20"/>
                <w:szCs w:val="20"/>
              </w:rPr>
              <w:t>this</w:t>
            </w:r>
            <w:r w:rsidRPr="00B92CBA">
              <w:rPr>
                <w:rFonts w:eastAsia="Times New Roman" w:cstheme="minorHAnsi"/>
                <w:color w:val="000000"/>
                <w:sz w:val="20"/>
                <w:szCs w:val="20"/>
              </w:rPr>
              <w:t>).val();</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if</w:t>
            </w:r>
            <w:r w:rsidRPr="00B92CBA">
              <w:rPr>
                <w:rFonts w:eastAsia="Times New Roman" w:cstheme="minorHAnsi"/>
                <w:color w:val="000000"/>
                <w:sz w:val="20"/>
                <w:szCs w:val="20"/>
              </w:rPr>
              <w:t xml:space="preserve"> (!cardUUID) {$($checkoutForm).find(</w:t>
            </w:r>
            <w:r w:rsidRPr="00B92CBA">
              <w:rPr>
                <w:rFonts w:eastAsia="Times New Roman" w:cstheme="minorHAnsi"/>
                <w:color w:val="2A00FF"/>
                <w:sz w:val="20"/>
                <w:szCs w:val="20"/>
              </w:rPr>
              <w:t>'input[name$="_selectedCardID"]'</w:t>
            </w:r>
            <w:r w:rsidRPr="00B92CBA">
              <w:rPr>
                <w:rFonts w:eastAsia="Times New Roman" w:cstheme="minorHAnsi"/>
                <w:color w:val="000000"/>
                <w:sz w:val="20"/>
                <w:szCs w:val="20"/>
              </w:rPr>
              <w:t>).val(</w:t>
            </w:r>
            <w:r w:rsidRPr="00B92CBA">
              <w:rPr>
                <w:rFonts w:eastAsia="Times New Roman" w:cstheme="minorHAnsi"/>
                <w:color w:val="2A00FF"/>
                <w:sz w:val="20"/>
                <w:szCs w:val="20"/>
              </w:rPr>
              <w:t>''</w:t>
            </w:r>
            <w:r w:rsidRPr="00B92CBA">
              <w:rPr>
                <w:rFonts w:eastAsia="Times New Roman" w:cstheme="minorHAnsi"/>
                <w:color w:val="000000"/>
                <w:sz w:val="20"/>
                <w:szCs w:val="20"/>
              </w:rPr>
              <w:t xml:space="preserve">); </w:t>
            </w:r>
            <w:r w:rsidRPr="00B92CBA">
              <w:rPr>
                <w:rFonts w:eastAsia="Times New Roman" w:cstheme="minorHAnsi"/>
                <w:b/>
                <w:bCs/>
                <w:color w:val="7F0055"/>
                <w:sz w:val="20"/>
                <w:szCs w:val="20"/>
              </w:rPr>
              <w:t>return</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ab/>
            </w:r>
            <w:r w:rsidRPr="00B92CBA">
              <w:rPr>
                <w:rFonts w:eastAsia="Times New Roman" w:cstheme="minorHAnsi"/>
                <w:color w:val="000000"/>
                <w:sz w:val="20"/>
                <w:szCs w:val="20"/>
              </w:rPr>
              <w:tab/>
              <w:t>populateCreditCardForm(cardUUID,</w:t>
            </w:r>
            <w:r w:rsidRPr="00E55B28">
              <w:rPr>
                <w:rFonts w:eastAsia="Times New Roman" w:cstheme="minorHAnsi"/>
                <w:color w:val="000000"/>
                <w:sz w:val="20"/>
                <w:szCs w:val="20"/>
                <w:highlight w:val="yellow"/>
              </w:rPr>
              <w:t>selectedPaymentMethod</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3F7F5F"/>
                <w:sz w:val="20"/>
                <w:szCs w:val="20"/>
              </w:rPr>
              <w:t>// remove server side error</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'.required.error'</w:t>
            </w:r>
            <w:r w:rsidRPr="00B92CBA">
              <w:rPr>
                <w:rFonts w:eastAsia="Times New Roman" w:cstheme="minorHAnsi"/>
                <w:color w:val="000000"/>
                <w:sz w:val="20"/>
                <w:szCs w:val="20"/>
              </w:rPr>
              <w:t>).removeClass(</w:t>
            </w:r>
            <w:r w:rsidRPr="00B92CBA">
              <w:rPr>
                <w:rFonts w:eastAsia="Times New Roman" w:cstheme="minorHAnsi"/>
                <w:color w:val="2A00FF"/>
                <w:sz w:val="20"/>
                <w:szCs w:val="20"/>
              </w:rPr>
              <w:t>'error'</w:t>
            </w:r>
            <w:r w:rsidRPr="00B92CBA">
              <w:rPr>
                <w:rFonts w:eastAsia="Times New Roman" w:cstheme="minorHAnsi"/>
                <w:color w:val="000000"/>
                <w:sz w:val="20"/>
                <w:szCs w:val="20"/>
              </w:rPr>
              <w:t>);</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t xml:space="preserve">        $(</w:t>
            </w:r>
            <w:r w:rsidRPr="00B92CBA">
              <w:rPr>
                <w:rFonts w:eastAsia="Times New Roman" w:cstheme="minorHAnsi"/>
                <w:color w:val="2A00FF"/>
                <w:sz w:val="20"/>
                <w:szCs w:val="20"/>
              </w:rPr>
              <w:t>'.error-message'</w:t>
            </w:r>
            <w:r w:rsidRPr="00B92CBA">
              <w:rPr>
                <w:rFonts w:eastAsia="Times New Roman" w:cstheme="minorHAnsi"/>
                <w:color w:val="000000"/>
                <w:sz w:val="20"/>
                <w:szCs w:val="20"/>
              </w:rPr>
              <w:t>).remove();</w:t>
            </w:r>
          </w:p>
          <w:p w:rsidR="001A2524" w:rsidRPr="00B92CBA" w:rsidRDefault="001A2524" w:rsidP="001A2524">
            <w:pPr>
              <w:autoSpaceDE w:val="0"/>
              <w:autoSpaceDN w:val="0"/>
              <w:adjustRightInd w:val="0"/>
              <w:spacing w:after="0" w:line="240" w:lineRule="auto"/>
              <w:rPr>
                <w:rFonts w:eastAsia="Times New Roman" w:cstheme="minorHAnsi"/>
                <w:sz w:val="20"/>
                <w:szCs w:val="20"/>
              </w:rPr>
            </w:pPr>
            <w:r w:rsidRPr="00B92CBA">
              <w:rPr>
                <w:rFonts w:eastAsia="Times New Roman" w:cstheme="minorHAnsi"/>
                <w:color w:val="000000"/>
                <w:sz w:val="20"/>
                <w:szCs w:val="20"/>
              </w:rPr>
              <w:lastRenderedPageBreak/>
              <w:t xml:space="preserve">    });</w:t>
            </w:r>
          </w:p>
          <w:p w:rsidR="001A2524" w:rsidRDefault="001A2524" w:rsidP="001A2524">
            <w:pPr>
              <w:autoSpaceDE w:val="0"/>
              <w:autoSpaceDN w:val="0"/>
              <w:adjustRightInd w:val="0"/>
              <w:spacing w:after="0" w:line="240" w:lineRule="auto"/>
              <w:rPr>
                <w:rFonts w:eastAsia="Times New Roman" w:cs="Consolas"/>
                <w:color w:val="000000"/>
                <w:sz w:val="20"/>
                <w:szCs w:val="20"/>
                <w:highlight w:val="yellow"/>
              </w:rPr>
            </w:pPr>
            <w:r>
              <w:rPr>
                <w:rFonts w:ascii="Consolas" w:eastAsia="Times New Roman" w:hAnsi="Consolas" w:cs="Consolas"/>
                <w:color w:val="000000"/>
                <w:sz w:val="20"/>
                <w:szCs w:val="20"/>
              </w:rPr>
              <w:t xml:space="preserve">    </w:t>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w:t>
            </w:r>
            <w:r w:rsidRPr="00E33D85">
              <w:rPr>
                <w:rFonts w:eastAsia="Times New Roman" w:cs="Consolas"/>
                <w:color w:val="2A00FF"/>
                <w:sz w:val="20"/>
                <w:szCs w:val="20"/>
                <w:highlight w:val="yellow"/>
              </w:rPr>
              <w:t>'.creditCardList'</w:t>
            </w:r>
            <w:r w:rsidRPr="00E33D85">
              <w:rPr>
                <w:rFonts w:eastAsia="Times New Roman" w:cs="Consolas"/>
                <w:color w:val="000000"/>
                <w:sz w:val="20"/>
                <w:szCs w:val="20"/>
                <w:highlight w:val="yellow"/>
              </w:rPr>
              <w:t>).on(</w:t>
            </w:r>
            <w:r w:rsidRPr="00E33D85">
              <w:rPr>
                <w:rFonts w:eastAsia="Times New Roman" w:cs="Consolas"/>
                <w:color w:val="2A00FF"/>
                <w:sz w:val="20"/>
                <w:szCs w:val="20"/>
                <w:highlight w:val="yellow"/>
              </w:rPr>
              <w:t>'change'</w:t>
            </w:r>
            <w:r w:rsidRPr="00E33D85">
              <w:rPr>
                <w:rFonts w:eastAsia="Times New Roman" w:cs="Consolas"/>
                <w:color w:val="000000"/>
                <w:sz w:val="20"/>
                <w:szCs w:val="20"/>
                <w:highlight w:val="yellow"/>
              </w:rPr>
              <w:t xml:space="preserve">,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 {</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cardUUID = $(</w:t>
            </w:r>
            <w:r w:rsidRPr="00E33D85">
              <w:rPr>
                <w:rFonts w:eastAsia="Times New Roman" w:cs="Consolas"/>
                <w:b/>
                <w:bCs/>
                <w:color w:val="7F0055"/>
                <w:sz w:val="20"/>
                <w:szCs w:val="20"/>
                <w:highlight w:val="yellow"/>
              </w:rPr>
              <w:t>this</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(!cardUUID) {</w:t>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selectedPaymentMethod = $selectPaymentMethod.find(</w:t>
            </w:r>
            <w:r w:rsidRPr="00E33D85">
              <w:rPr>
                <w:rFonts w:eastAsia="Times New Roman" w:cs="Consolas"/>
                <w:color w:val="2A00FF"/>
                <w:sz w:val="20"/>
                <w:szCs w:val="20"/>
                <w:highlight w:val="yellow"/>
              </w:rPr>
              <w:t>':checked'</w:t>
            </w:r>
            <w:r w:rsidRPr="00E33D85">
              <w:rPr>
                <w:rFonts w:eastAsia="Times New Roman" w:cs="Consolas"/>
                <w:color w:val="000000"/>
                <w:sz w:val="20"/>
                <w:szCs w:val="20"/>
                <w:highlight w:val="yellow"/>
              </w:rPr>
              <w:t>).val();</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populateCreditCardForm(cardUUID,selectedPaymentMethod);</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color w:val="000000"/>
                <w:sz w:val="20"/>
                <w:szCs w:val="20"/>
              </w:rPr>
              <w:tab/>
            </w:r>
            <w:r w:rsidRPr="00E33D85">
              <w:rPr>
                <w:rFonts w:eastAsia="Times New Roman" w:cs="Consolas"/>
                <w:color w:val="3F7F5F"/>
                <w:sz w:val="20"/>
                <w:szCs w:val="20"/>
                <w:highlight w:val="yellow"/>
              </w:rPr>
              <w:t>// remove server side error</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'.required.error'</w:t>
            </w:r>
            <w:r w:rsidRPr="00E33D85">
              <w:rPr>
                <w:rFonts w:eastAsia="Times New Roman" w:cs="Consolas"/>
                <w:color w:val="000000"/>
                <w:sz w:val="20"/>
                <w:szCs w:val="20"/>
                <w:highlight w:val="yellow"/>
              </w:rPr>
              <w:t>).removeClass(</w:t>
            </w:r>
            <w:r w:rsidRPr="00E33D85">
              <w:rPr>
                <w:rFonts w:eastAsia="Times New Roman" w:cs="Consolas"/>
                <w:color w:val="2A00FF"/>
                <w:sz w:val="20"/>
                <w:szCs w:val="20"/>
                <w:highlight w:val="yellow"/>
              </w:rPr>
              <w:t>'error'</w:t>
            </w:r>
            <w:r w:rsidRPr="00E33D85">
              <w:rPr>
                <w:rFonts w:eastAsia="Times New Roman" w:cs="Consolas"/>
                <w:color w:val="000000"/>
                <w:sz w:val="20"/>
                <w:szCs w:val="20"/>
                <w:highlight w:val="yellow"/>
              </w:rPr>
              <w:t>);</w:t>
            </w:r>
          </w:p>
          <w:p w:rsidR="001A2524" w:rsidRPr="00E33D85" w:rsidRDefault="001A2524" w:rsidP="001A252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t>$(</w:t>
            </w:r>
            <w:r w:rsidRPr="00E33D85">
              <w:rPr>
                <w:rFonts w:eastAsia="Times New Roman" w:cs="Consolas"/>
                <w:color w:val="2A00FF"/>
                <w:sz w:val="20"/>
                <w:szCs w:val="20"/>
                <w:highlight w:val="yellow"/>
              </w:rPr>
              <w:t>'.error-message'</w:t>
            </w:r>
            <w:r w:rsidRPr="00E33D85">
              <w:rPr>
                <w:rFonts w:eastAsia="Times New Roman" w:cs="Consolas"/>
                <w:color w:val="000000"/>
                <w:sz w:val="20"/>
                <w:szCs w:val="20"/>
                <w:highlight w:val="yellow"/>
              </w:rPr>
              <w:t>).remove();</w:t>
            </w:r>
          </w:p>
          <w:p w:rsidR="008C2459" w:rsidRPr="00E33D85" w:rsidRDefault="001A2524" w:rsidP="001A2524">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tc>
      </w:tr>
    </w:tbl>
    <w:p w:rsidR="008C2459" w:rsidRPr="00E33D85" w:rsidRDefault="008C2459" w:rsidP="0051232F"/>
    <w:p w:rsidR="00BB328D" w:rsidRPr="00E33D85" w:rsidRDefault="00BB328D" w:rsidP="00A71B8A">
      <w:pPr>
        <w:pStyle w:val="Heading6"/>
        <w:ind w:left="0"/>
        <w:rPr>
          <w:rFonts w:asciiTheme="minorHAnsi" w:hAnsiTheme="minorHAnsi"/>
        </w:rPr>
      </w:pPr>
      <w:r w:rsidRPr="00E33D85">
        <w:rPr>
          <w:rFonts w:asciiTheme="minorHAnsi" w:hAnsiTheme="minorHAnsi"/>
        </w:rPr>
        <w:t xml:space="preserve">Update “populateCreditCardForm” function </w:t>
      </w:r>
    </w:p>
    <w:tbl>
      <w:tblPr>
        <w:tblStyle w:val="TableGrid"/>
        <w:tblW w:w="10188" w:type="dxa"/>
        <w:tblLook w:val="04A0" w:firstRow="1" w:lastRow="0" w:firstColumn="1" w:lastColumn="0" w:noHBand="0" w:noVBand="1"/>
      </w:tblPr>
      <w:tblGrid>
        <w:gridCol w:w="10188"/>
      </w:tblGrid>
      <w:tr w:rsidR="00CA6B50" w:rsidRPr="007755B9" w:rsidTr="000134EC">
        <w:tc>
          <w:tcPr>
            <w:tcW w:w="10188" w:type="dxa"/>
          </w:tcPr>
          <w:p w:rsidR="007755B9" w:rsidRPr="00C86622" w:rsidRDefault="007755B9" w:rsidP="005C1822">
            <w:pPr>
              <w:pStyle w:val="BodyText"/>
            </w:pPr>
            <w:r w:rsidRPr="00C86622">
              <w:rPr>
                <w:b/>
                <w:color w:val="7F0055"/>
              </w:rPr>
              <w:t>function</w:t>
            </w:r>
            <w:r w:rsidRPr="00C86622">
              <w:t xml:space="preserve"> </w:t>
            </w:r>
            <w:r w:rsidRPr="007755B9">
              <w:rPr>
                <w:highlight w:val="lightGray"/>
              </w:rPr>
              <w:t>populateCreditCardForm</w:t>
            </w:r>
            <w:r w:rsidRPr="00C86622">
              <w:t>(cardID,</w:t>
            </w:r>
            <w:r w:rsidRPr="00E55B28">
              <w:rPr>
                <w:highlight w:val="yellow"/>
              </w:rPr>
              <w:t>selectedPaymentMethod</w:t>
            </w:r>
            <w:r w:rsidRPr="00C86622">
              <w:t>) {</w:t>
            </w:r>
          </w:p>
          <w:p w:rsidR="007755B9" w:rsidRPr="00C86622" w:rsidRDefault="007755B9" w:rsidP="005C1822">
            <w:pPr>
              <w:pStyle w:val="BodyText"/>
            </w:pPr>
            <w:r w:rsidRPr="00C86622">
              <w:t>// load card details</w:t>
            </w:r>
          </w:p>
          <w:p w:rsidR="007755B9" w:rsidRPr="00C86622" w:rsidRDefault="007755B9" w:rsidP="005C1822">
            <w:pPr>
              <w:pStyle w:val="BodyText"/>
            </w:pPr>
            <w:r w:rsidRPr="00C86622">
              <w:rPr>
                <w:b/>
                <w:color w:val="7F0055"/>
              </w:rPr>
              <w:t>var</w:t>
            </w:r>
            <w:r w:rsidRPr="00C86622">
              <w:t xml:space="preserve"> url = util.appendParamToURL(Urls.billingSelectCC, </w:t>
            </w:r>
            <w:r w:rsidRPr="00C86622">
              <w:rPr>
                <w:color w:val="2A00FF"/>
              </w:rPr>
              <w:t>'creditCardUUID'</w:t>
            </w:r>
            <w:r w:rsidRPr="00C86622">
              <w:t>, cardID);</w:t>
            </w:r>
          </w:p>
          <w:p w:rsidR="007755B9" w:rsidRPr="00C86622" w:rsidRDefault="007755B9" w:rsidP="005C1822">
            <w:pPr>
              <w:pStyle w:val="BodyText"/>
            </w:pPr>
            <w:r w:rsidRPr="00C86622">
              <w:t>ajax.getJson({</w:t>
            </w:r>
          </w:p>
          <w:p w:rsidR="007755B9" w:rsidRPr="00C86622" w:rsidRDefault="007755B9" w:rsidP="005C1822">
            <w:pPr>
              <w:pStyle w:val="BodyText"/>
            </w:pPr>
            <w:r w:rsidRPr="00C86622">
              <w:t>url: url,</w:t>
            </w:r>
          </w:p>
          <w:p w:rsidR="007755B9" w:rsidRPr="00C86622" w:rsidRDefault="007755B9" w:rsidP="005C1822">
            <w:pPr>
              <w:pStyle w:val="BodyText"/>
            </w:pPr>
            <w:r w:rsidRPr="00C86622">
              <w:t xml:space="preserve">callback: </w:t>
            </w:r>
            <w:r w:rsidRPr="00C86622">
              <w:rPr>
                <w:b/>
                <w:color w:val="7F0055"/>
              </w:rPr>
              <w:t>function</w:t>
            </w:r>
            <w:r w:rsidRPr="00C86622">
              <w:t xml:space="preserve"> (data) {</w:t>
            </w:r>
          </w:p>
          <w:p w:rsidR="007755B9" w:rsidRPr="00C86622" w:rsidRDefault="007755B9" w:rsidP="005C1822">
            <w:pPr>
              <w:pStyle w:val="BodyText"/>
            </w:pPr>
            <w:r w:rsidRPr="00C86622">
              <w:rPr>
                <w:b/>
                <w:color w:val="7F0055"/>
              </w:rPr>
              <w:t>if</w:t>
            </w:r>
            <w:r w:rsidRPr="00C86622">
              <w:t xml:space="preserve"> (!data) {</w:t>
            </w:r>
            <w:r w:rsidRPr="00C86622">
              <w:tab/>
            </w:r>
            <w:r w:rsidRPr="00C86622">
              <w:tab/>
            </w:r>
            <w:r w:rsidRPr="00C86622">
              <w:tab/>
            </w:r>
          </w:p>
          <w:p w:rsidR="007755B9" w:rsidRPr="00C86622" w:rsidRDefault="007755B9" w:rsidP="005C1822">
            <w:pPr>
              <w:pStyle w:val="BodyText"/>
            </w:pPr>
            <w:r w:rsidRPr="00C86622">
              <w:t>window.alert(Resources.CC_LOAD_ERROR);</w:t>
            </w:r>
          </w:p>
          <w:p w:rsidR="007755B9" w:rsidRPr="00C86622" w:rsidRDefault="007755B9" w:rsidP="005C1822">
            <w:pPr>
              <w:pStyle w:val="BodyText"/>
            </w:pPr>
            <w:r w:rsidRPr="00C86622">
              <w:t>return</w:t>
            </w:r>
            <w:r w:rsidRPr="00C86622">
              <w:rPr>
                <w:color w:val="000000"/>
              </w:rPr>
              <w:t xml:space="preserve"> </w:t>
            </w:r>
            <w:r w:rsidRPr="00C86622">
              <w:t>false</w:t>
            </w:r>
            <w:r w:rsidRPr="00C86622">
              <w:rPr>
                <w:color w:val="000000"/>
              </w:rPr>
              <w:t>;</w:t>
            </w:r>
          </w:p>
          <w:p w:rsidR="007755B9" w:rsidRPr="00C86622" w:rsidRDefault="007755B9" w:rsidP="005C1822">
            <w:pPr>
              <w:pStyle w:val="BodyText"/>
            </w:pPr>
            <w:r w:rsidRPr="00C86622">
              <w:t>}</w:t>
            </w:r>
            <w:r w:rsidRPr="00C86622">
              <w:tab/>
            </w:r>
            <w:r w:rsidRPr="00C86622">
              <w:tab/>
            </w:r>
          </w:p>
          <w:p w:rsidR="007755B9" w:rsidRPr="00C86622" w:rsidRDefault="007755B9" w:rsidP="005C1822">
            <w:pPr>
              <w:pStyle w:val="BodyText"/>
              <w:rPr>
                <w:highlight w:val="yellow"/>
              </w:rPr>
            </w:pPr>
            <w:r w:rsidRPr="00C86622">
              <w:rPr>
                <w:b/>
                <w:color w:val="7F0055"/>
                <w:highlight w:val="yellow"/>
              </w:rPr>
              <w:t>switch</w:t>
            </w:r>
            <w:r w:rsidRPr="00C86622">
              <w:rPr>
                <w:highlight w:val="yellow"/>
              </w:rPr>
              <w:t xml:space="preserve"> (selectedPaymentMethod) {</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"SA_REDIRECT"</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.saCCToken .field-wrapper'</w:t>
            </w:r>
            <w:r w:rsidRPr="00C86622">
              <w:rPr>
                <w:color w:val="000000"/>
                <w:highlight w:val="yellow"/>
              </w:rPr>
              <w:t>).val(data.selectedCardID);</w:t>
            </w:r>
            <w:r w:rsidRPr="00C86622">
              <w:rPr>
                <w:color w:val="000000"/>
                <w:highlight w:val="yellow"/>
              </w:rPr>
              <w:tab/>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"SA_IFRAME"</w:t>
            </w:r>
            <w:r w:rsidRPr="00C86622">
              <w:rPr>
                <w:color w:val="000000"/>
                <w:highlight w:val="yellow"/>
              </w:rPr>
              <w:t>:</w:t>
            </w:r>
          </w:p>
          <w:p w:rsidR="007755B9" w:rsidRPr="00C86622" w:rsidRDefault="007755B9" w:rsidP="005C1822">
            <w:pPr>
              <w:pStyle w:val="BodyText"/>
              <w:rPr>
                <w:highlight w:val="yellow"/>
              </w:rPr>
            </w:pPr>
            <w:r w:rsidRPr="00C86622">
              <w:rPr>
                <w:color w:val="000000"/>
                <w:highlight w:val="yellow"/>
              </w:rPr>
              <w:t>$(</w:t>
            </w:r>
            <w:r w:rsidRPr="00C86622">
              <w:rPr>
                <w:highlight w:val="yellow"/>
              </w:rPr>
              <w:t>'.payment-method-expanded .saIframeCCToken .field-wrapper'</w:t>
            </w:r>
            <w:r w:rsidRPr="00C86622">
              <w:rPr>
                <w:color w:val="000000"/>
                <w:highlight w:val="yellow"/>
              </w:rPr>
              <w:t>).val(data.selectedCardID);</w:t>
            </w:r>
            <w:r w:rsidRPr="00C86622">
              <w:rPr>
                <w:color w:val="000000"/>
                <w:highlight w:val="yellow"/>
              </w:rPr>
              <w:tab/>
            </w:r>
            <w:r w:rsidRPr="00C86622">
              <w:rPr>
                <w:color w:val="000000"/>
                <w:highlight w:val="yellow"/>
              </w:rPr>
              <w:tab/>
              <w:t xml:space="preserve"> $(</w:t>
            </w:r>
            <w:r w:rsidRPr="00C86622">
              <w:rPr>
                <w:highlight w:val="yellow"/>
              </w:rPr>
              <w:t>"#dwfrm_billing_paymentMethods_creditCard_selectedCardID"</w:t>
            </w:r>
            <w:r w:rsidRPr="00C86622">
              <w:rPr>
                <w:color w:val="000000"/>
                <w:highlight w:val="yellow"/>
              </w:rPr>
              <w:t>).val(data.selectedCardID);</w:t>
            </w:r>
            <w:r w:rsidRPr="00C86622">
              <w:rPr>
                <w:color w:val="000000"/>
                <w:highlight w:val="yellow"/>
              </w:rPr>
              <w:tab/>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b/>
                <w:color w:val="7F0055"/>
                <w:highlight w:val="yellow"/>
              </w:rPr>
              <w:t>case</w:t>
            </w:r>
            <w:r w:rsidRPr="00C86622">
              <w:rPr>
                <w:color w:val="000000"/>
                <w:highlight w:val="yellow"/>
              </w:rPr>
              <w:t xml:space="preserve"> </w:t>
            </w:r>
            <w:r w:rsidRPr="00C86622">
              <w:rPr>
                <w:highlight w:val="yellow"/>
              </w:rPr>
              <w:t>"CREDIT_CARD"</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rPr>
                <w:highlight w:val="yellow"/>
              </w:rPr>
            </w:pPr>
            <w:r w:rsidRPr="00C86622">
              <w:rPr>
                <w:highlight w:val="yellow"/>
              </w:rPr>
              <w:t>break;</w:t>
            </w:r>
          </w:p>
          <w:p w:rsidR="007755B9" w:rsidRPr="00C86622" w:rsidRDefault="007755B9" w:rsidP="005C1822">
            <w:pPr>
              <w:pStyle w:val="BodyText"/>
              <w:rPr>
                <w:highlight w:val="yellow"/>
              </w:rPr>
            </w:pPr>
            <w:r w:rsidRPr="00C86622">
              <w:rPr>
                <w:highlight w:val="yellow"/>
              </w:rPr>
              <w:t>default</w:t>
            </w:r>
            <w:r w:rsidRPr="00C86622">
              <w:rPr>
                <w:color w:val="000000"/>
                <w:highlight w:val="yellow"/>
              </w:rPr>
              <w:t>:</w:t>
            </w:r>
          </w:p>
          <w:p w:rsidR="007755B9" w:rsidRPr="00C86622" w:rsidRDefault="007755B9" w:rsidP="005C1822">
            <w:pPr>
              <w:pStyle w:val="BodyText"/>
              <w:rPr>
                <w:highlight w:val="yellow"/>
              </w:rPr>
            </w:pPr>
            <w:r w:rsidRPr="00C86622">
              <w:rPr>
                <w:highlight w:val="yellow"/>
              </w:rPr>
              <w:t>setCCFields(data);</w:t>
            </w:r>
          </w:p>
          <w:p w:rsidR="007755B9" w:rsidRPr="00C86622" w:rsidRDefault="007755B9" w:rsidP="005C1822">
            <w:pPr>
              <w:pStyle w:val="BodyText"/>
            </w:pPr>
            <w:r w:rsidRPr="00C86622">
              <w:rPr>
                <w:highlight w:val="yellow"/>
              </w:rPr>
              <w:t>}</w:t>
            </w:r>
            <w:r w:rsidRPr="00C86622">
              <w:tab/>
            </w:r>
            <w:r w:rsidRPr="00C86622">
              <w:tab/>
            </w:r>
            <w:r w:rsidRPr="00C86622">
              <w:tab/>
            </w:r>
          </w:p>
          <w:p w:rsidR="007755B9" w:rsidRPr="00C86622" w:rsidRDefault="007755B9" w:rsidP="005C1822">
            <w:pPr>
              <w:pStyle w:val="BodyText"/>
            </w:pPr>
            <w:r w:rsidRPr="00C86622">
              <w:t>}</w:t>
            </w:r>
          </w:p>
          <w:p w:rsidR="007755B9" w:rsidRPr="00C86622" w:rsidRDefault="007755B9" w:rsidP="005C1822">
            <w:pPr>
              <w:pStyle w:val="BodyText"/>
            </w:pPr>
            <w:r w:rsidRPr="00C86622">
              <w:t>});</w:t>
            </w:r>
          </w:p>
          <w:p w:rsidR="00CA6B50" w:rsidRPr="007755B9" w:rsidRDefault="007755B9" w:rsidP="005C1822">
            <w:pPr>
              <w:pStyle w:val="BodyText"/>
            </w:pPr>
            <w:r w:rsidRPr="00C86622">
              <w: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Cart.isml</w:t>
      </w:r>
    </w:p>
    <w:p w:rsidR="00BB328D" w:rsidRPr="00E33D85" w:rsidRDefault="00BB328D" w:rsidP="005C1822">
      <w:pPr>
        <w:pStyle w:val="BodyText"/>
        <w:numPr>
          <w:ilvl w:val="0"/>
          <w:numId w:val="26"/>
        </w:numPr>
      </w:pPr>
      <w:r w:rsidRPr="00E33D85">
        <w:t xml:space="preserve">Add below error condition just after </w:t>
      </w:r>
      <w:r w:rsidR="004C4A86" w:rsidRPr="00E33D85">
        <w:t>cart-banner</w:t>
      </w:r>
      <w:r w:rsidR="005969EE">
        <w:t xml:space="preserve"> slot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04B75" w:rsidRPr="000C2ED1" w:rsidRDefault="00604B75" w:rsidP="00604B75">
            <w:pPr>
              <w:autoSpaceDE w:val="0"/>
              <w:autoSpaceDN w:val="0"/>
              <w:adjustRightInd w:val="0"/>
              <w:spacing w:after="0" w:line="240" w:lineRule="auto"/>
              <w:rPr>
                <w:rFonts w:eastAsia="Times New Roman" w:cs="Consolas"/>
                <w:i/>
                <w:iCs/>
                <w:color w:val="2A00FF"/>
                <w:sz w:val="20"/>
                <w:szCs w:val="20"/>
              </w:rPr>
            </w:pPr>
            <w:r w:rsidRPr="000C2ED1">
              <w:rPr>
                <w:rFonts w:eastAsia="Times New Roman" w:cs="Consolas"/>
                <w:i/>
                <w:iCs/>
                <w:color w:val="2A00FF"/>
                <w:sz w:val="20"/>
                <w:szCs w:val="20"/>
              </w:rPr>
              <w:lastRenderedPageBreak/>
              <w:t>&lt;isslot id="cart-banner" description="Banner for Cart page"</w:t>
            </w:r>
            <w:r w:rsidRPr="000C2ED1">
              <w:rPr>
                <w:rFonts w:eastAsia="Times New Roman" w:cs="Consolas"/>
                <w:i/>
                <w:iCs/>
                <w:color w:val="2A00FF"/>
                <w:sz w:val="20"/>
                <w:szCs w:val="20"/>
              </w:rPr>
              <w:tab/>
              <w:t>context="global" /&gt;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04B75" w:rsidRPr="000C2ED1" w:rsidRDefault="00604B75" w:rsidP="00604B75">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${Resource.msg('sa.cart.payment.error.declined','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BB328D" w:rsidRPr="00E33D85" w:rsidRDefault="00604B75" w:rsidP="005C1822">
            <w:pPr>
              <w:pStyle w:val="BodyText"/>
            </w:pPr>
            <w:r w:rsidRPr="000C2ED1">
              <w:rPr>
                <w:color w:val="008080"/>
                <w:highlight w:val="yellow"/>
              </w:rPr>
              <w:t>&lt;/</w:t>
            </w:r>
            <w:r w:rsidRPr="000C2ED1">
              <w:rPr>
                <w:highlight w:val="yellow"/>
              </w:rPr>
              <w:t>isif</w:t>
            </w:r>
            <w:r w:rsidRPr="000C2ED1">
              <w:rPr>
                <w:color w:val="008080"/>
                <w:highlight w:val="yellow"/>
              </w:rPr>
              <w:t>&gt;</w:t>
            </w:r>
          </w:p>
        </w:tc>
      </w:tr>
    </w:tbl>
    <w:p w:rsidR="00F90198" w:rsidRPr="00E33D85" w:rsidRDefault="00F90198" w:rsidP="00F90198">
      <w:pPr>
        <w:pStyle w:val="Heading5"/>
        <w:rPr>
          <w:rFonts w:asciiTheme="minorHAnsi" w:hAnsiTheme="minorHAnsi"/>
        </w:rPr>
      </w:pPr>
      <w:r w:rsidRPr="00E33D85">
        <w:rPr>
          <w:rFonts w:asciiTheme="minorHAnsi" w:hAnsiTheme="minorHAnsi"/>
        </w:rPr>
        <w:t>Template – Summary.isml</w:t>
      </w:r>
    </w:p>
    <w:p w:rsidR="00F90198" w:rsidRPr="00E33D85" w:rsidRDefault="00A31053" w:rsidP="005C1822">
      <w:pPr>
        <w:pStyle w:val="BodyText"/>
        <w:numPr>
          <w:ilvl w:val="0"/>
          <w:numId w:val="26"/>
        </w:numPr>
      </w:pPr>
      <w:r>
        <w:t>Secure acceptance error handling changes are done in summay.isml</w:t>
      </w:r>
      <w:r w:rsidR="00F90198" w:rsidRPr="00E33D85">
        <w:t xml:space="preserve"> </w:t>
      </w:r>
    </w:p>
    <w:tbl>
      <w:tblPr>
        <w:tblStyle w:val="TableGrid"/>
        <w:tblW w:w="0" w:type="auto"/>
        <w:tblLook w:val="04A0" w:firstRow="1" w:lastRow="0" w:firstColumn="1" w:lastColumn="0" w:noHBand="0" w:noVBand="1"/>
      </w:tblPr>
      <w:tblGrid>
        <w:gridCol w:w="10296"/>
      </w:tblGrid>
      <w:tr w:rsidR="00F90198" w:rsidRPr="00E33D85" w:rsidTr="00802580">
        <w:tc>
          <w:tcPr>
            <w:tcW w:w="10296" w:type="dxa"/>
          </w:tcPr>
          <w:p w:rsidR="00F90198" w:rsidRPr="00A31053" w:rsidRDefault="00A31053" w:rsidP="005C1822">
            <w:pPr>
              <w:pStyle w:val="BodyText"/>
              <w:rPr>
                <w:highlight w:val="yellow"/>
              </w:rPr>
            </w:pPr>
            <w:r w:rsidRPr="00E22248">
              <w:rPr>
                <w:highlight w:val="yellow"/>
              </w:rPr>
              <w:t xml:space="preserve">Please refer to the changes mentioned </w:t>
            </w:r>
            <w:r>
              <w:rPr>
                <w:highlight w:val="yellow"/>
              </w:rPr>
              <w:t xml:space="preserve"> under custom code – generic section- &gt; summary.isml</w:t>
            </w:r>
            <w:r w:rsidRPr="000C2ED1" w:rsidDel="00C10230">
              <w:rPr>
                <w:color w:val="008080"/>
                <w:highlight w:val="yellow"/>
              </w:rPr>
              <w:t xml:space="preserve"> </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Billing.isml</w:t>
      </w:r>
    </w:p>
    <w:p w:rsidR="00BB328D" w:rsidRPr="00E33D85" w:rsidRDefault="00BB328D" w:rsidP="005C1822">
      <w:pPr>
        <w:pStyle w:val="BodyText"/>
        <w:numPr>
          <w:ilvl w:val="0"/>
          <w:numId w:val="26"/>
        </w:numPr>
      </w:pPr>
      <w:r w:rsidRPr="00E33D85">
        <w:t>Add below error condition just after checkout progress indicator</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00822CF0">
              <w:rPr>
                <w:rFonts w:eastAsia="Times New Roman" w:cs="Consolas"/>
                <w:color w:val="3F7F7F"/>
                <w:sz w:val="20"/>
                <w:szCs w:val="20"/>
              </w:rPr>
              <w:t xml:space="preserve"> </w:t>
            </w:r>
            <w:r w:rsidRPr="000C2ED1">
              <w:rPr>
                <w:rFonts w:eastAsia="Times New Roman" w:cs="Consolas"/>
                <w:color w:val="7F007F"/>
                <w:sz w:val="20"/>
                <w:szCs w:val="20"/>
              </w:rPr>
              <w:t>condition</w:t>
            </w:r>
            <w:r w:rsidRPr="000C2ED1">
              <w:rPr>
                <w:rFonts w:eastAsia="Times New Roman" w:cs="Consolas"/>
                <w:color w:val="000000"/>
                <w:sz w:val="20"/>
                <w:szCs w:val="20"/>
              </w:rPr>
              <w:t>=</w:t>
            </w:r>
            <w:r w:rsidRPr="000C2ED1">
              <w:rPr>
                <w:rFonts w:eastAsia="Times New Roman" w:cs="Consolas"/>
                <w:i/>
                <w:iCs/>
                <w:color w:val="2A00FF"/>
                <w:sz w:val="20"/>
                <w:szCs w:val="20"/>
              </w:rPr>
              <w:t>"${!pdict.CurrentForms.multishipping.entered.value}"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"2"</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"false"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iselse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rPr>
              <w:t>ischeckoutprogressindicator</w:t>
            </w:r>
            <w:r w:rsidR="00822CF0">
              <w:rPr>
                <w:rFonts w:eastAsia="Times New Roman" w:cs="Consolas"/>
                <w:color w:val="3F7F7F"/>
                <w:sz w:val="20"/>
                <w:szCs w:val="20"/>
              </w:rPr>
              <w:t xml:space="preserve"> </w:t>
            </w:r>
            <w:r w:rsidRPr="000C2ED1">
              <w:rPr>
                <w:rFonts w:eastAsia="Times New Roman" w:cs="Consolas"/>
                <w:color w:val="7F007F"/>
                <w:sz w:val="20"/>
                <w:szCs w:val="20"/>
              </w:rPr>
              <w:t>step</w:t>
            </w:r>
            <w:r w:rsidRPr="000C2ED1">
              <w:rPr>
                <w:rFonts w:eastAsia="Times New Roman" w:cs="Consolas"/>
                <w:color w:val="000000"/>
                <w:sz w:val="20"/>
                <w:szCs w:val="20"/>
              </w:rPr>
              <w:t>=</w:t>
            </w:r>
            <w:r w:rsidRPr="000C2ED1">
              <w:rPr>
                <w:rFonts w:eastAsia="Times New Roman" w:cs="Consolas"/>
                <w:i/>
                <w:iCs/>
                <w:color w:val="2A00FF"/>
                <w:sz w:val="20"/>
                <w:szCs w:val="20"/>
              </w:rPr>
              <w:t>"3"</w:t>
            </w:r>
            <w:r w:rsidR="00822CF0">
              <w:rPr>
                <w:rFonts w:eastAsia="Times New Roman" w:cs="Consolas"/>
                <w:i/>
                <w:iCs/>
                <w:color w:val="2A00FF"/>
                <w:sz w:val="20"/>
                <w:szCs w:val="20"/>
              </w:rPr>
              <w:t xml:space="preserve"> </w:t>
            </w:r>
            <w:r w:rsidRPr="000C2ED1">
              <w:rPr>
                <w:rFonts w:eastAsia="Times New Roman" w:cs="Consolas"/>
                <w:color w:val="7F007F"/>
                <w:sz w:val="20"/>
                <w:szCs w:val="20"/>
              </w:rPr>
              <w:t>multishipping</w:t>
            </w:r>
            <w:r w:rsidRPr="000C2ED1">
              <w:rPr>
                <w:rFonts w:eastAsia="Times New Roman" w:cs="Consolas"/>
                <w:color w:val="000000"/>
                <w:sz w:val="20"/>
                <w:szCs w:val="20"/>
              </w:rPr>
              <w:t>=</w:t>
            </w:r>
            <w:r w:rsidRPr="000C2ED1">
              <w:rPr>
                <w:rFonts w:eastAsia="Times New Roman" w:cs="Consolas"/>
                <w:i/>
                <w:iCs/>
                <w:color w:val="2A00FF"/>
                <w:sz w:val="20"/>
                <w:szCs w:val="20"/>
              </w:rPr>
              <w:t>"true"</w:t>
            </w:r>
            <w:r w:rsidR="00822CF0">
              <w:rPr>
                <w:rFonts w:eastAsia="Times New Roman" w:cs="Consolas"/>
                <w:i/>
                <w:iCs/>
                <w:color w:val="2A00FF"/>
                <w:sz w:val="20"/>
                <w:szCs w:val="20"/>
              </w:rPr>
              <w:t xml:space="preserve"> </w:t>
            </w:r>
            <w:r w:rsidRPr="000C2ED1">
              <w:rPr>
                <w:rFonts w:eastAsia="Times New Roman" w:cs="Consolas"/>
                <w:color w:val="7F007F"/>
                <w:sz w:val="20"/>
                <w:szCs w:val="20"/>
              </w:rPr>
              <w:t>rendershipping</w:t>
            </w:r>
            <w:r w:rsidRPr="000C2ED1">
              <w:rPr>
                <w:rFonts w:eastAsia="Times New Roman" w:cs="Consolas"/>
                <w:color w:val="000000"/>
                <w:sz w:val="20"/>
                <w:szCs w:val="20"/>
              </w:rPr>
              <w:t>=</w:t>
            </w:r>
            <w:r w:rsidRPr="000C2ED1">
              <w:rPr>
                <w:rFonts w:eastAsia="Times New Roman" w:cs="Consolas"/>
                <w:i/>
                <w:iCs/>
                <w:color w:val="2A00FF"/>
                <w:sz w:val="20"/>
                <w:szCs w:val="20"/>
              </w:rPr>
              <w:t>"${pdict.Basket.productLineItems.size() == 0 ? 'false' : 'true'}"</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8080"/>
                <w:sz w:val="20"/>
                <w:szCs w:val="20"/>
              </w:rPr>
              <w:t>&lt;/</w:t>
            </w:r>
            <w:r w:rsidRPr="000C2ED1">
              <w:rPr>
                <w:rFonts w:eastAsia="Times New Roman" w:cs="Consolas"/>
                <w:color w:val="3F7F7F"/>
                <w:sz w:val="20"/>
                <w:szCs w:val="20"/>
                <w:highlight w:val="lightGray"/>
              </w:rPr>
              <w:t>isif</w:t>
            </w:r>
            <w:r w:rsidRPr="000C2ED1">
              <w:rPr>
                <w:rFonts w:eastAsia="Times New Roman" w:cs="Consolas"/>
                <w:color w:val="008080"/>
                <w:sz w:val="20"/>
                <w:szCs w:val="20"/>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condition</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"${pdict.CurrentHttpParameterMap.SecureAcceptanceError != null &amp;&amp; !empty(pdict.CurrentHttpParameterMap.SecureAcceptanceError.stringValue)}"</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00822CF0">
              <w:rPr>
                <w:rFonts w:eastAsia="Times New Roman" w:cs="Consolas"/>
                <w:color w:val="3F7F7F"/>
                <w:sz w:val="20"/>
                <w:szCs w:val="20"/>
                <w:highlight w:val="yellow"/>
              </w:rPr>
              <w:t xml:space="preserve"> </w:t>
            </w:r>
            <w:r w:rsidRPr="000C2ED1">
              <w:rPr>
                <w:rFonts w:eastAsia="Times New Roman" w:cs="Consolas"/>
                <w:color w:val="7F007F"/>
                <w:sz w:val="20"/>
                <w:szCs w:val="20"/>
                <w:highlight w:val="yellow"/>
              </w:rPr>
              <w:t>class</w:t>
            </w:r>
            <w:r w:rsidRPr="000C2ED1">
              <w:rPr>
                <w:rFonts w:eastAsia="Times New Roman" w:cs="Consolas"/>
                <w:color w:val="000000"/>
                <w:sz w:val="20"/>
                <w:szCs w:val="20"/>
                <w:highlight w:val="yellow"/>
              </w:rPr>
              <w:t>=</w:t>
            </w:r>
            <w:r w:rsidRPr="000C2ED1">
              <w:rPr>
                <w:rFonts w:eastAsia="Times New Roman" w:cs="Consolas"/>
                <w:i/>
                <w:iCs/>
                <w:color w:val="2A00FF"/>
                <w:sz w:val="20"/>
                <w:szCs w:val="20"/>
                <w:highlight w:val="yellow"/>
              </w:rPr>
              <w:t>"error-form"</w:t>
            </w:r>
            <w:r w:rsidRPr="000C2ED1">
              <w:rPr>
                <w:rFonts w:eastAsia="Times New Roman" w:cs="Consolas"/>
                <w:color w:val="008080"/>
                <w:sz w:val="20"/>
                <w:szCs w:val="20"/>
                <w:highlight w:val="yellow"/>
              </w:rPr>
              <w:t>&gt;</w:t>
            </w:r>
            <w:r w:rsidRPr="000C2ED1">
              <w:rPr>
                <w:rFonts w:eastAsia="Times New Roman" w:cs="Consolas"/>
                <w:color w:val="000000"/>
                <w:sz w:val="20"/>
                <w:szCs w:val="20"/>
                <w:highlight w:val="yellow"/>
              </w:rPr>
              <w:t>${Resource.msg('sa.billing.payment.error.declined','</w:t>
            </w:r>
            <w:r w:rsidRPr="000C2ED1">
              <w:rPr>
                <w:rFonts w:eastAsia="Times New Roman" w:cs="Consolas"/>
                <w:color w:val="000000"/>
                <w:sz w:val="20"/>
                <w:szCs w:val="20"/>
                <w:highlight w:val="yellow"/>
                <w:u w:val="single"/>
              </w:rPr>
              <w:t>cybersource</w:t>
            </w:r>
            <w:r w:rsidRPr="000C2ED1">
              <w:rPr>
                <w:rFonts w:eastAsia="Times New Roman" w:cs="Consolas"/>
                <w:color w:val="000000"/>
                <w:sz w:val="20"/>
                <w:szCs w:val="20"/>
                <w:highlight w:val="yellow"/>
              </w:rPr>
              <w:t>',null)}</w:t>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div</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highlight w:val="yellow"/>
              </w:rPr>
              <w:tab/>
            </w:r>
            <w:r w:rsidRPr="000C2ED1">
              <w:rPr>
                <w:rFonts w:eastAsia="Times New Roman" w:cs="Consolas"/>
                <w:color w:val="008080"/>
                <w:sz w:val="20"/>
                <w:szCs w:val="20"/>
                <w:highlight w:val="yellow"/>
              </w:rPr>
              <w:t>&lt;/</w:t>
            </w:r>
            <w:r w:rsidRPr="000C2ED1">
              <w:rPr>
                <w:rFonts w:eastAsia="Times New Roman" w:cs="Consolas"/>
                <w:color w:val="3F7F7F"/>
                <w:sz w:val="20"/>
                <w:szCs w:val="20"/>
                <w:highlight w:val="yellow"/>
              </w:rPr>
              <w:t>isif</w:t>
            </w:r>
            <w:r w:rsidRPr="000C2ED1">
              <w:rPr>
                <w:rFonts w:eastAsia="Times New Roman" w:cs="Consolas"/>
                <w:color w:val="008080"/>
                <w:sz w:val="20"/>
                <w:szCs w:val="20"/>
                <w:highlight w:val="yellow"/>
              </w:rPr>
              <w:t>&gt;</w:t>
            </w:r>
          </w:p>
          <w:p w:rsidR="006F1334" w:rsidRPr="000C2ED1" w:rsidRDefault="006F1334" w:rsidP="006F1334">
            <w:pPr>
              <w:autoSpaceDE w:val="0"/>
              <w:autoSpaceDN w:val="0"/>
              <w:adjustRightInd w:val="0"/>
              <w:spacing w:after="0" w:line="240" w:lineRule="auto"/>
              <w:rPr>
                <w:rFonts w:eastAsia="Times New Roman" w:cs="Consolas"/>
                <w:sz w:val="20"/>
                <w:szCs w:val="20"/>
              </w:rPr>
            </w:pPr>
            <w:r w:rsidRPr="000C2ED1">
              <w:rPr>
                <w:rFonts w:eastAsia="Times New Roman" w:cs="Consolas"/>
                <w:color w:val="000000"/>
                <w:sz w:val="20"/>
                <w:szCs w:val="20"/>
              </w:rPr>
              <w:tab/>
            </w:r>
          </w:p>
          <w:p w:rsidR="00BB328D" w:rsidRPr="00E33D85" w:rsidRDefault="006F1334" w:rsidP="005C1822">
            <w:pPr>
              <w:pStyle w:val="BodyText"/>
            </w:pPr>
            <w:r w:rsidRPr="000C2ED1">
              <w:rPr>
                <w:color w:val="008080"/>
              </w:rPr>
              <w:t>&lt;</w:t>
            </w:r>
            <w:r w:rsidRPr="000C2ED1">
              <w:rPr>
                <w:color w:val="3F7F7F"/>
              </w:rPr>
              <w:t>form</w:t>
            </w:r>
            <w:r w:rsidR="00822CF0">
              <w:rPr>
                <w:color w:val="3F7F7F"/>
              </w:rPr>
              <w:t xml:space="preserve"> </w:t>
            </w:r>
            <w:r w:rsidRPr="000C2ED1">
              <w:rPr>
                <w:color w:val="7F007F"/>
              </w:rPr>
              <w:t>action</w:t>
            </w:r>
            <w:r w:rsidRPr="000C2ED1">
              <w:rPr>
                <w:color w:val="000000"/>
              </w:rPr>
              <w:t>=</w:t>
            </w:r>
            <w:r w:rsidRPr="000C2ED1">
              <w:t xml:space="preserve">"${URLUtils.continueURL()}" </w:t>
            </w:r>
            <w:r w:rsidRPr="000C2ED1">
              <w:rPr>
                <w:color w:val="7F007F"/>
              </w:rPr>
              <w:t>method</w:t>
            </w:r>
            <w:r w:rsidRPr="000C2ED1">
              <w:rPr>
                <w:color w:val="000000"/>
              </w:rPr>
              <w:t>=</w:t>
            </w:r>
            <w:r w:rsidRPr="000C2ED1">
              <w:t xml:space="preserve">"post" </w:t>
            </w:r>
            <w:r w:rsidRPr="000C2ED1">
              <w:rPr>
                <w:color w:val="7F007F"/>
              </w:rPr>
              <w:t>id</w:t>
            </w:r>
            <w:r w:rsidRPr="000C2ED1">
              <w:rPr>
                <w:color w:val="000000"/>
              </w:rPr>
              <w:t>=</w:t>
            </w:r>
            <w:r w:rsidRPr="000C2ED1">
              <w:t xml:space="preserve">"${pdict.CurrentForms.billing.htmlName}" </w:t>
            </w:r>
            <w:r w:rsidRPr="000C2ED1">
              <w:rPr>
                <w:color w:val="7F007F"/>
              </w:rPr>
              <w:t>class</w:t>
            </w:r>
            <w:r w:rsidRPr="000C2ED1">
              <w:rPr>
                <w:color w:val="000000"/>
              </w:rPr>
              <w:t>=</w:t>
            </w:r>
            <w:r w:rsidRPr="000C2ED1">
              <w:t>"checkout-billing address form-horizontal"</w:t>
            </w:r>
            <w:r w:rsidRPr="000C2ED1">
              <w:rPr>
                <w:color w:val="008080"/>
              </w:rPr>
              <w:t>&gt;</w:t>
            </w:r>
          </w:p>
        </w:tc>
      </w:tr>
    </w:tbl>
    <w:p w:rsidR="00BB328D" w:rsidRPr="00E33D85" w:rsidRDefault="00BB328D" w:rsidP="004F597D">
      <w:pPr>
        <w:pStyle w:val="Heading5"/>
        <w:rPr>
          <w:rFonts w:asciiTheme="minorHAnsi" w:hAnsiTheme="minorHAnsi"/>
        </w:rPr>
      </w:pPr>
      <w:r w:rsidRPr="00E33D85">
        <w:rPr>
          <w:rFonts w:asciiTheme="minorHAnsi" w:hAnsiTheme="minorHAnsi"/>
        </w:rPr>
        <w:t>Template – paymentmethod</w:t>
      </w:r>
      <w:r w:rsidR="00FE574B">
        <w:rPr>
          <w:rFonts w:asciiTheme="minorHAnsi" w:hAnsiTheme="minorHAnsi"/>
        </w:rPr>
        <w:t>s</w:t>
      </w:r>
      <w:r w:rsidRPr="00E33D85">
        <w:rPr>
          <w:rFonts w:asciiTheme="minorHAnsi" w:hAnsiTheme="minorHAnsi"/>
        </w:rPr>
        <w:t>.isml</w:t>
      </w:r>
    </w:p>
    <w:p w:rsidR="00BB328D" w:rsidRPr="00E33D85" w:rsidRDefault="00BB328D" w:rsidP="005C1822">
      <w:pPr>
        <w:pStyle w:val="BodyText"/>
        <w:numPr>
          <w:ilvl w:val="0"/>
          <w:numId w:val="26"/>
        </w:numPr>
      </w:pPr>
      <w:r w:rsidRPr="00E33D85">
        <w:t>Add below code snippet to handle secure acceptance error</w:t>
      </w:r>
      <w:r w:rsidR="006F1334">
        <w:t xml:space="preserve"> after closing on &lt;/legend&gt; tag</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D96F63" w:rsidP="005C1822">
            <w:pPr>
              <w:pStyle w:val="BodyText"/>
            </w:pPr>
            <w:r w:rsidRPr="00D96F63">
              <w:rPr>
                <w:highlight w:val="yellow"/>
              </w:rPr>
              <w:t>Changes are aleady covered  under custom code &gt; generic section-&gt; paymentmethods.isml</w:t>
            </w:r>
          </w:p>
        </w:tc>
      </w:tr>
    </w:tbl>
    <w:p w:rsidR="00BB328D" w:rsidRPr="00E33D85" w:rsidRDefault="00BB328D" w:rsidP="004F597D">
      <w:pPr>
        <w:pStyle w:val="Heading4"/>
        <w:rPr>
          <w:rFonts w:asciiTheme="minorHAnsi" w:hAnsiTheme="minorHAnsi"/>
        </w:rPr>
      </w:pPr>
      <w:r w:rsidRPr="00E33D85">
        <w:rPr>
          <w:rFonts w:asciiTheme="minorHAnsi" w:hAnsiTheme="minorHAnsi"/>
        </w:rPr>
        <w:t>Secure Acceptance Redirect Section</w:t>
      </w:r>
    </w:p>
    <w:p w:rsidR="00DD5D70" w:rsidRPr="00E33D85" w:rsidRDefault="00DD5D70" w:rsidP="00DD5D70">
      <w:pPr>
        <w:pStyle w:val="Heading5"/>
        <w:rPr>
          <w:rFonts w:asciiTheme="minorHAnsi" w:hAnsiTheme="minorHAnsi"/>
        </w:rPr>
      </w:pPr>
      <w:r w:rsidRPr="00E33D85">
        <w:rPr>
          <w:rFonts w:asciiTheme="minorHAnsi" w:hAnsiTheme="minorHAnsi"/>
        </w:rPr>
        <w:t>Controller - COPlaceOrder.js</w:t>
      </w:r>
    </w:p>
    <w:p w:rsidR="00DD5D70" w:rsidRPr="00E33D85" w:rsidRDefault="00DD5D70" w:rsidP="00DD5D70">
      <w:pPr>
        <w:pStyle w:val="Heading6"/>
        <w:ind w:left="0"/>
        <w:rPr>
          <w:rFonts w:asciiTheme="minorHAnsi" w:hAnsiTheme="minorHAnsi"/>
        </w:rPr>
      </w:pPr>
      <w:r w:rsidRPr="00E33D85">
        <w:rPr>
          <w:rFonts w:asciiTheme="minorHAnsi" w:hAnsiTheme="minorHAnsi"/>
        </w:rPr>
        <w:t>Update “Start” function</w:t>
      </w:r>
    </w:p>
    <w:p w:rsidR="00D96DCA" w:rsidRPr="00D525C0" w:rsidRDefault="00D96DCA" w:rsidP="005C1822">
      <w:pPr>
        <w:pStyle w:val="BodyText"/>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DD5D70" w:rsidRPr="00E33D85" w:rsidTr="00EA477C">
        <w:tc>
          <w:tcPr>
            <w:tcW w:w="10296" w:type="dxa"/>
          </w:tcPr>
          <w:p w:rsidR="00DD5D70" w:rsidRPr="000C2ED1" w:rsidRDefault="00DD5D70" w:rsidP="005C1822">
            <w:pPr>
              <w:pStyle w:val="BodyText"/>
            </w:pPr>
            <w:r w:rsidRPr="000C2ED1">
              <w:rPr>
                <w:b/>
                <w:color w:val="7F0055"/>
              </w:rPr>
              <w:t>var</w:t>
            </w:r>
            <w:r w:rsidRPr="000C2ED1">
              <w:t xml:space="preserve"> handlePaymentsResult = handlePayments(order);</w:t>
            </w:r>
          </w:p>
          <w:p w:rsidR="00DD5D70" w:rsidRPr="000C2ED1" w:rsidRDefault="00DD5D70" w:rsidP="005C1822">
            <w:pPr>
              <w:pStyle w:val="BodyText"/>
            </w:pPr>
            <w:r w:rsidRPr="000C2ED1">
              <w:rPr>
                <w:b/>
                <w:color w:val="7F0055"/>
              </w:rPr>
              <w:t>if</w:t>
            </w:r>
            <w:r w:rsidRPr="000C2ED1">
              <w:t xml:space="preserve"> (handlePaymentsResult.error) {</w:t>
            </w:r>
          </w:p>
          <w:p w:rsidR="00DD5D70" w:rsidRPr="000C2ED1" w:rsidRDefault="00DD5D70" w:rsidP="005C1822">
            <w:pPr>
              <w:pStyle w:val="BodyText"/>
            </w:pPr>
            <w:r w:rsidRPr="000C2ED1">
              <w:t xml:space="preserve">                session.custom.SkipTaxCalculation=</w:t>
            </w:r>
            <w:r w:rsidRPr="000C2ED1">
              <w:rPr>
                <w:b/>
                <w:color w:val="7F0055"/>
              </w:rPr>
              <w:t>false</w:t>
            </w:r>
            <w:r w:rsidRPr="000C2ED1">
              <w:t>;</w:t>
            </w:r>
          </w:p>
          <w:p w:rsidR="00DD5D70" w:rsidRPr="000C2ED1" w:rsidRDefault="00DD5D70" w:rsidP="005C1822">
            <w:pPr>
              <w:pStyle w:val="BodyText"/>
            </w:pPr>
            <w:r w:rsidRPr="000C2ED1">
              <w:rPr>
                <w:b/>
                <w:color w:val="7F0055"/>
              </w:rPr>
              <w:t>return</w:t>
            </w:r>
            <w:r w:rsidRPr="000C2ED1">
              <w:t xml:space="preserve"> Transaction.wrap(</w:t>
            </w:r>
            <w:r w:rsidRPr="000C2ED1">
              <w:rPr>
                <w:b/>
                <w:color w:val="7F0055"/>
              </w:rPr>
              <w:t>function</w:t>
            </w:r>
            <w:r w:rsidRPr="000C2ED1">
              <w:t xml:space="preserve"> () {</w:t>
            </w:r>
          </w:p>
          <w:p w:rsidR="00DD5D70" w:rsidRPr="000C2ED1" w:rsidRDefault="00DD5D70" w:rsidP="005C1822">
            <w:pPr>
              <w:pStyle w:val="BodyText"/>
            </w:pPr>
            <w:r w:rsidRPr="000C2ED1">
              <w:t xml:space="preserve">                    OrderMgr.failOrder(order);</w:t>
            </w:r>
          </w:p>
          <w:p w:rsidR="00DD5D70" w:rsidRPr="000C2ED1" w:rsidRDefault="00DD5D70" w:rsidP="005C1822">
            <w:pPr>
              <w:pStyle w:val="BodyText"/>
            </w:pPr>
            <w:r w:rsidRPr="000C2ED1">
              <w:t>return {</w:t>
            </w:r>
          </w:p>
          <w:p w:rsidR="00DD5D70" w:rsidRPr="000C2ED1" w:rsidRDefault="00DD5D70" w:rsidP="005C1822">
            <w:pPr>
              <w:pStyle w:val="BodyText"/>
            </w:pPr>
            <w:r w:rsidRPr="000C2ED1">
              <w:t xml:space="preserve">                        error: </w:t>
            </w:r>
            <w:r w:rsidRPr="000C2ED1">
              <w:rPr>
                <w:b/>
                <w:color w:val="7F0055"/>
              </w:rPr>
              <w:t>true</w:t>
            </w:r>
            <w:r w:rsidRPr="000C2ED1">
              <w:t>,</w:t>
            </w:r>
          </w:p>
          <w:p w:rsidR="00DD5D70" w:rsidRPr="000C2ED1" w:rsidRDefault="00DD5D70" w:rsidP="005C1822">
            <w:pPr>
              <w:pStyle w:val="BodyText"/>
            </w:pPr>
            <w:r w:rsidRPr="000C2ED1">
              <w:t xml:space="preserve">                        PlaceOrderError: </w:t>
            </w:r>
            <w:r w:rsidRPr="000C2ED1">
              <w:rPr>
                <w:b/>
                <w:color w:val="7F0055"/>
              </w:rPr>
              <w:t>new</w:t>
            </w:r>
            <w:r w:rsidRPr="000C2ED1">
              <w:t xml:space="preserve"> Status(Status.ERROR, </w:t>
            </w:r>
            <w:r w:rsidRPr="000C2ED1">
              <w:rPr>
                <w:color w:val="2A00FF"/>
              </w:rPr>
              <w:t>'confirm.error.declined'</w:t>
            </w:r>
            <w:r w:rsidRPr="000C2ED1">
              <w:t>)</w:t>
            </w:r>
          </w:p>
          <w:p w:rsidR="00DD5D70" w:rsidRPr="000C2ED1" w:rsidRDefault="00DD5D70" w:rsidP="005C1822">
            <w:pPr>
              <w:pStyle w:val="BodyText"/>
            </w:pPr>
            <w:r w:rsidRPr="000C2ED1">
              <w:t xml:space="preserve">                    };</w:t>
            </w:r>
          </w:p>
          <w:p w:rsidR="00DD5D70" w:rsidRPr="000C2ED1" w:rsidRDefault="00DD5D70" w:rsidP="005C1822">
            <w:pPr>
              <w:pStyle w:val="BodyText"/>
            </w:pPr>
            <w:r w:rsidRPr="000C2ED1">
              <w:t xml:space="preserve">                });</w:t>
            </w:r>
          </w:p>
          <w:p w:rsidR="00DD5D70" w:rsidRPr="000C2ED1" w:rsidRDefault="00DD5D70" w:rsidP="00EA477C">
            <w:pPr>
              <w:autoSpaceDE w:val="0"/>
              <w:autoSpaceDN w:val="0"/>
              <w:adjustRightInd w:val="0"/>
              <w:spacing w:after="0" w:line="240" w:lineRule="auto"/>
              <w:rPr>
                <w:rFonts w:eastAsia="Times New Roman" w:cs="Consolas"/>
                <w:b/>
                <w:bCs/>
                <w:color w:val="7F0055"/>
                <w:sz w:val="20"/>
                <w:szCs w:val="20"/>
              </w:rPr>
            </w:pPr>
            <w:r w:rsidRPr="000C2ED1">
              <w:lastRenderedPageBreak/>
              <w:t xml:space="preserve">            }</w:t>
            </w:r>
            <w:r w:rsidRPr="000C2ED1">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Pr="000C2ED1">
              <w:rPr>
                <w:rFonts w:eastAsia="Times New Roman" w:cs="Consolas"/>
                <w:b/>
                <w:bCs/>
                <w:color w:val="7F0055"/>
                <w:sz w:val="20"/>
                <w:szCs w:val="20"/>
                <w:highlight w:val="yellow"/>
              </w:rPr>
              <w:t>if</w:t>
            </w:r>
            <w:r w:rsidRPr="000C2ED1">
              <w:rPr>
                <w:rFonts w:eastAsia="Times New Roman" w:cs="Consolas"/>
                <w:color w:val="000000"/>
                <w:sz w:val="20"/>
                <w:szCs w:val="20"/>
                <w:highlight w:val="yellow"/>
              </w:rPr>
              <w:t>(handlePaymentsResult.intermediateSA){</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app.getView({</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t xml:space="preserve"> Data:handlePaymentsResult.data, FormAction:handlePaymentsResult.formAction</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t xml:space="preserve">        }).render(handlePaymentsResult.renderViewPath);</w:t>
            </w:r>
          </w:p>
          <w:p w:rsidR="00DD5D70" w:rsidRPr="000C2ED1" w:rsidRDefault="00DD5D70" w:rsidP="00EA477C">
            <w:pPr>
              <w:autoSpaceDE w:val="0"/>
              <w:autoSpaceDN w:val="0"/>
              <w:adjustRightInd w:val="0"/>
              <w:spacing w:after="0" w:line="240" w:lineRule="auto"/>
              <w:rPr>
                <w:rFonts w:eastAsia="Times New Roman" w:cs="Consolas"/>
                <w:sz w:val="20"/>
                <w:szCs w:val="20"/>
                <w:highlight w:val="yellow"/>
              </w:rPr>
            </w:pPr>
            <w:r w:rsidRPr="000C2ED1">
              <w:rPr>
                <w:rFonts w:eastAsia="Times New Roman" w:cs="Consolas"/>
                <w:color w:val="000000"/>
                <w:sz w:val="20"/>
                <w:szCs w:val="20"/>
                <w:highlight w:val="yellow"/>
              </w:rPr>
              <w:tab/>
            </w:r>
            <w:r w:rsidRPr="000C2ED1">
              <w:rPr>
                <w:rFonts w:eastAsia="Times New Roman" w:cs="Consolas"/>
                <w:color w:val="000000"/>
                <w:sz w:val="20"/>
                <w:szCs w:val="20"/>
                <w:highlight w:val="yellow"/>
              </w:rPr>
              <w:tab/>
            </w:r>
            <w:r w:rsidRPr="000C2ED1">
              <w:rPr>
                <w:rFonts w:eastAsia="Times New Roman" w:cs="Consolas"/>
                <w:b/>
                <w:bCs/>
                <w:color w:val="7F0055"/>
                <w:sz w:val="20"/>
                <w:szCs w:val="20"/>
                <w:highlight w:val="yellow"/>
              </w:rPr>
              <w:t>return</w:t>
            </w:r>
            <w:r w:rsidRPr="000C2ED1">
              <w:rPr>
                <w:rFonts w:eastAsia="Times New Roman" w:cs="Consolas"/>
                <w:color w:val="000000"/>
                <w:sz w:val="20"/>
                <w:szCs w:val="20"/>
                <w:highlight w:val="yellow"/>
              </w:rPr>
              <w:t xml:space="preserve"> {};</w:t>
            </w:r>
          </w:p>
          <w:p w:rsidR="00DD5D70" w:rsidRPr="00E33D85" w:rsidRDefault="00DD5D70" w:rsidP="005C1822">
            <w:pPr>
              <w:pStyle w:val="BodyText"/>
            </w:pPr>
            <w:r w:rsidRPr="000C2ED1">
              <w:rPr>
                <w:rFonts w:eastAsia="Times New Roman" w:cs="Consolas"/>
                <w:color w:val="000000"/>
                <w:highlight w:val="yellow"/>
              </w:rPr>
              <w:t xml:space="preserve">     }</w:t>
            </w:r>
            <w:r w:rsidRPr="000C2ED1">
              <w:rPr>
                <w:b/>
                <w:color w:val="7F0055"/>
              </w:rPr>
              <w:t xml:space="preserve"> else</w:t>
            </w:r>
            <w:r w:rsidR="00F26E7A">
              <w:rPr>
                <w:b/>
                <w:color w:val="7F0055"/>
              </w:rPr>
              <w:t xml:space="preserve"> </w:t>
            </w:r>
            <w:r w:rsidRPr="000C2ED1">
              <w:rPr>
                <w:b/>
                <w:color w:val="7F0055"/>
              </w:rPr>
              <w:t>if</w:t>
            </w:r>
            <w:r w:rsidRPr="000C2ED1">
              <w:t xml:space="preserve"> (handlePaymentsResult.missingPaymentInfo) {</w:t>
            </w:r>
          </w:p>
        </w:tc>
      </w:tr>
    </w:tbl>
    <w:p w:rsidR="00BB328D" w:rsidRPr="00E33D85" w:rsidRDefault="00BB328D" w:rsidP="004F597D">
      <w:pPr>
        <w:pStyle w:val="Heading4"/>
        <w:rPr>
          <w:rFonts w:asciiTheme="minorHAnsi" w:hAnsiTheme="minorHAnsi"/>
        </w:rPr>
      </w:pPr>
      <w:r w:rsidRPr="00E33D85">
        <w:rPr>
          <w:rFonts w:asciiTheme="minorHAnsi" w:hAnsiTheme="minorHAnsi"/>
        </w:rPr>
        <w:lastRenderedPageBreak/>
        <w:t>Secure Acceptance Iframe Section</w:t>
      </w:r>
    </w:p>
    <w:p w:rsidR="00BB328D" w:rsidRPr="00E33D85" w:rsidRDefault="00BB328D" w:rsidP="004F597D">
      <w:pPr>
        <w:pStyle w:val="Heading5"/>
        <w:rPr>
          <w:rFonts w:asciiTheme="minorHAnsi" w:hAnsiTheme="minorHAnsi"/>
        </w:rPr>
      </w:pPr>
      <w:r w:rsidRPr="00E33D85">
        <w:rPr>
          <w:rFonts w:asciiTheme="minorHAnsi" w:hAnsiTheme="minorHAnsi"/>
        </w:rPr>
        <w:t>Controller - COPlaceOrder.js</w:t>
      </w:r>
    </w:p>
    <w:p w:rsidR="00BB328D" w:rsidRPr="00E33D85" w:rsidRDefault="00BB328D" w:rsidP="004F597D">
      <w:pPr>
        <w:pStyle w:val="Heading6"/>
        <w:ind w:left="0"/>
        <w:rPr>
          <w:rFonts w:asciiTheme="minorHAnsi" w:hAnsiTheme="minorHAnsi"/>
        </w:rPr>
      </w:pPr>
      <w:r w:rsidRPr="00E33D85">
        <w:rPr>
          <w:rFonts w:asciiTheme="minorHAnsi" w:hAnsiTheme="minorHAnsi"/>
        </w:rPr>
        <w:t>Update “Start” function</w:t>
      </w:r>
    </w:p>
    <w:p w:rsidR="00BB328D" w:rsidRPr="000D6077" w:rsidRDefault="00D96DCA" w:rsidP="005C1822">
      <w:pPr>
        <w:pStyle w:val="BodyText"/>
        <w:rPr>
          <w:rFonts w:eastAsia="Times New Roman" w:cs="Times New Roman"/>
          <w:color w:val="auto"/>
        </w:rPr>
      </w:pPr>
      <w:r w:rsidRPr="007755B9">
        <w:rPr>
          <w:highlight w:val="yellow"/>
        </w:rPr>
        <w:t xml:space="preserve">[Note: Below changes are covered in custom code &gt; Generic section &gt; </w:t>
      </w:r>
      <w:r>
        <w:rPr>
          <w:highlight w:val="yellow"/>
        </w:rPr>
        <w:t>COPlaceOrder</w:t>
      </w:r>
      <w:r w:rsidRPr="007755B9">
        <w:rPr>
          <w:highlight w:val="yellow"/>
        </w:rPr>
        <w:t>.js, defined here for reference only]</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B9333D" w:rsidRDefault="00BB328D" w:rsidP="005C1822">
            <w:pPr>
              <w:pStyle w:val="BodyText"/>
            </w:pPr>
            <w:r w:rsidRPr="00B9333D">
              <w:rPr>
                <w:b/>
                <w:color w:val="7F0055"/>
              </w:rPr>
              <w:t>var</w:t>
            </w:r>
            <w:r w:rsidRPr="00B9333D">
              <w:t xml:space="preserve"> handlePayments</w:t>
            </w:r>
            <w:r w:rsidR="00100A85" w:rsidRPr="00B9333D">
              <w:t>Result = handlePayments(order);</w:t>
            </w:r>
          </w:p>
          <w:p w:rsidR="00BB328D" w:rsidRPr="00B9333D" w:rsidRDefault="00BB328D" w:rsidP="005C1822">
            <w:pPr>
              <w:pStyle w:val="BodyText"/>
            </w:pPr>
            <w:r w:rsidRPr="00B9333D">
              <w:rPr>
                <w:b/>
                <w:color w:val="7F0055"/>
              </w:rPr>
              <w:t>if</w:t>
            </w:r>
            <w:r w:rsidRPr="00B9333D">
              <w:t xml:space="preserve"> (handlePaymentsResult.error) {</w:t>
            </w:r>
          </w:p>
          <w:p w:rsidR="00BB328D" w:rsidRPr="00B9333D" w:rsidRDefault="00BB328D" w:rsidP="005C1822">
            <w:pPr>
              <w:pStyle w:val="BodyText"/>
            </w:pPr>
            <w:r w:rsidRPr="00B9333D">
              <w:t>session.custom.SkipTaxCalculation=</w:t>
            </w:r>
            <w:r w:rsidRPr="00B9333D">
              <w:rPr>
                <w:b/>
                <w:color w:val="7F0055"/>
              </w:rPr>
              <w:t>false</w:t>
            </w:r>
            <w:r w:rsidRPr="00B9333D">
              <w:t>;</w:t>
            </w:r>
          </w:p>
          <w:p w:rsidR="00BB328D" w:rsidRPr="00B9333D" w:rsidRDefault="00BB328D" w:rsidP="005C1822">
            <w:pPr>
              <w:pStyle w:val="BodyText"/>
            </w:pPr>
            <w:r w:rsidRPr="00B9333D">
              <w:rPr>
                <w:b/>
                <w:color w:val="7F0055"/>
              </w:rPr>
              <w:t>return</w:t>
            </w:r>
            <w:r w:rsidRPr="00B9333D">
              <w:t xml:space="preserve"> Transaction.wrap(</w:t>
            </w:r>
            <w:r w:rsidRPr="00B9333D">
              <w:rPr>
                <w:b/>
                <w:color w:val="7F0055"/>
              </w:rPr>
              <w:t>function</w:t>
            </w:r>
            <w:r w:rsidRPr="00B9333D">
              <w:t xml:space="preserve"> () {</w:t>
            </w:r>
          </w:p>
          <w:p w:rsidR="00BB328D" w:rsidRPr="00B9333D" w:rsidRDefault="00BB328D" w:rsidP="005C1822">
            <w:pPr>
              <w:pStyle w:val="BodyText"/>
            </w:pPr>
            <w:r w:rsidRPr="00B9333D">
              <w:t xml:space="preserve">                    OrderMgr.failOrder(order);</w:t>
            </w:r>
          </w:p>
          <w:p w:rsidR="00BB328D" w:rsidRPr="00B9333D" w:rsidRDefault="00BB328D" w:rsidP="005C1822">
            <w:pPr>
              <w:pStyle w:val="BodyText"/>
            </w:pPr>
            <w:r w:rsidRPr="00B9333D">
              <w:t>return {</w:t>
            </w:r>
          </w:p>
          <w:p w:rsidR="00BB328D" w:rsidRPr="00B9333D" w:rsidRDefault="00BB328D" w:rsidP="005C1822">
            <w:pPr>
              <w:pStyle w:val="BodyText"/>
            </w:pPr>
            <w:r w:rsidRPr="00B9333D">
              <w:t xml:space="preserve">                        error: </w:t>
            </w:r>
            <w:r w:rsidRPr="00B9333D">
              <w:rPr>
                <w:b/>
                <w:color w:val="7F0055"/>
              </w:rPr>
              <w:t>true</w:t>
            </w:r>
            <w:r w:rsidRPr="00B9333D">
              <w:t>,</w:t>
            </w:r>
          </w:p>
          <w:p w:rsidR="00BB328D" w:rsidRPr="00B9333D" w:rsidRDefault="00BB328D" w:rsidP="005C1822">
            <w:pPr>
              <w:pStyle w:val="BodyText"/>
            </w:pPr>
            <w:r w:rsidRPr="00B9333D">
              <w:t xml:space="preserve">                        PlaceOrderError: </w:t>
            </w:r>
            <w:r w:rsidRPr="00B9333D">
              <w:rPr>
                <w:b/>
                <w:color w:val="7F0055"/>
              </w:rPr>
              <w:t>new</w:t>
            </w:r>
            <w:r w:rsidRPr="00B9333D">
              <w:t xml:space="preserve"> Status(Status.ERROR, </w:t>
            </w:r>
            <w:r w:rsidRPr="00B9333D">
              <w:rPr>
                <w:color w:val="2A00FF"/>
              </w:rPr>
              <w:t>'confirm.error.declined'</w:t>
            </w:r>
            <w:r w:rsidRPr="00B9333D">
              <w:t>)</w:t>
            </w:r>
          </w:p>
          <w:p w:rsidR="00BB328D" w:rsidRPr="00B9333D" w:rsidRDefault="00BB328D" w:rsidP="005C1822">
            <w:pPr>
              <w:pStyle w:val="BodyText"/>
            </w:pPr>
            <w:r w:rsidRPr="00B9333D">
              <w:t xml:space="preserve">                    };</w:t>
            </w:r>
          </w:p>
          <w:p w:rsidR="00BB328D" w:rsidRPr="00B9333D" w:rsidRDefault="00100A85" w:rsidP="005C1822">
            <w:pPr>
              <w:pStyle w:val="BodyText"/>
            </w:pPr>
            <w:r w:rsidRPr="00B9333D">
              <w:t xml:space="preserve">                });</w:t>
            </w:r>
          </w:p>
          <w:p w:rsidR="00DD5D70" w:rsidRPr="00B9333D" w:rsidRDefault="00BB328D" w:rsidP="00DD5D70">
            <w:pPr>
              <w:autoSpaceDE w:val="0"/>
              <w:autoSpaceDN w:val="0"/>
              <w:adjustRightInd w:val="0"/>
              <w:spacing w:after="0" w:line="240" w:lineRule="auto"/>
              <w:rPr>
                <w:rFonts w:eastAsia="Times New Roman" w:cs="Consolas"/>
                <w:sz w:val="20"/>
                <w:szCs w:val="20"/>
                <w:highlight w:val="yellow"/>
              </w:rPr>
            </w:pPr>
            <w:r w:rsidRPr="00B9333D">
              <w:t xml:space="preserve">            }</w:t>
            </w:r>
            <w:r w:rsidR="00DD5D70" w:rsidRPr="00B9333D">
              <w:rPr>
                <w:rFonts w:eastAsia="Times New Roman" w:cs="Consolas"/>
                <w:b/>
                <w:bCs/>
                <w:color w:val="7F0055"/>
                <w:sz w:val="20"/>
                <w:szCs w:val="20"/>
                <w:highlight w:val="yellow"/>
              </w:rPr>
              <w:t>else</w:t>
            </w:r>
            <w:r w:rsidR="00F26E7A">
              <w:rPr>
                <w:rFonts w:eastAsia="Times New Roman" w:cs="Consolas"/>
                <w:b/>
                <w:bCs/>
                <w:color w:val="7F0055"/>
                <w:sz w:val="20"/>
                <w:szCs w:val="20"/>
                <w:highlight w:val="yellow"/>
              </w:rPr>
              <w:t xml:space="preserve"> </w:t>
            </w:r>
            <w:r w:rsidR="00DD5D70" w:rsidRPr="00B9333D">
              <w:rPr>
                <w:rFonts w:eastAsia="Times New Roman" w:cs="Consolas"/>
                <w:b/>
                <w:bCs/>
                <w:color w:val="7F0055"/>
                <w:sz w:val="20"/>
                <w:szCs w:val="20"/>
                <w:highlight w:val="yellow"/>
              </w:rPr>
              <w:t>if</w:t>
            </w:r>
            <w:r w:rsidR="00DD5D70" w:rsidRPr="00B9333D">
              <w:rPr>
                <w:rFonts w:eastAsia="Times New Roman" w:cs="Consolas"/>
                <w:color w:val="000000"/>
                <w:sz w:val="20"/>
                <w:szCs w:val="20"/>
                <w:highlight w:val="yellow"/>
              </w:rPr>
              <w:t>(handlePaymentsResult.returnToPage){</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Order : handlePaymentsResult.order</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t xml:space="preserve">        }).render(</w:t>
            </w:r>
            <w:r w:rsidRPr="00B9333D">
              <w:rPr>
                <w:rFonts w:eastAsia="Times New Roman" w:cs="Consolas"/>
                <w:color w:val="2A00FF"/>
                <w:sz w:val="20"/>
                <w:szCs w:val="20"/>
                <w:highlight w:val="yellow"/>
              </w:rPr>
              <w:t>'checkout/summary/summary'</w:t>
            </w:r>
            <w:r w:rsidRPr="00B9333D">
              <w:rPr>
                <w:rFonts w:eastAsia="Times New Roman" w:cs="Consolas"/>
                <w:color w:val="000000"/>
                <w:sz w:val="20"/>
                <w:szCs w:val="20"/>
                <w:highlight w:val="yellow"/>
              </w:rPr>
              <w:t>);</w:t>
            </w:r>
          </w:p>
          <w:p w:rsidR="00DD5D70" w:rsidRPr="00B9333D" w:rsidRDefault="00DD5D70" w:rsidP="00DD5D70">
            <w:pPr>
              <w:autoSpaceDE w:val="0"/>
              <w:autoSpaceDN w:val="0"/>
              <w:adjustRightInd w:val="0"/>
              <w:spacing w:after="0" w:line="240" w:lineRule="auto"/>
              <w:rPr>
                <w:rFonts w:eastAsia="Times New Roman" w:cs="Consolas"/>
                <w:sz w:val="20"/>
                <w:szCs w:val="20"/>
                <w:highlight w:val="yellow"/>
              </w:rPr>
            </w:pPr>
            <w:r w:rsidRPr="00B9333D">
              <w:rPr>
                <w:rFonts w:eastAsia="Times New Roman" w:cs="Consolas"/>
                <w:color w:val="000000"/>
                <w:sz w:val="20"/>
                <w:szCs w:val="20"/>
                <w:highlight w:val="yellow"/>
              </w:rPr>
              <w:tab/>
            </w:r>
            <w:r w:rsidRPr="00B9333D">
              <w:rPr>
                <w:rFonts w:eastAsia="Times New Roman" w:cs="Consolas"/>
                <w:color w:val="000000"/>
                <w:sz w:val="20"/>
                <w:szCs w:val="20"/>
                <w:highlight w:val="yellow"/>
              </w:rPr>
              <w:tab/>
            </w:r>
            <w:r w:rsidRPr="00B9333D">
              <w:rPr>
                <w:rFonts w:eastAsia="Times New Roman" w:cs="Consolas"/>
                <w:b/>
                <w:bCs/>
                <w:color w:val="7F0055"/>
                <w:sz w:val="20"/>
                <w:szCs w:val="20"/>
                <w:highlight w:val="yellow"/>
              </w:rPr>
              <w:t>return</w:t>
            </w:r>
            <w:r w:rsidRPr="00B9333D">
              <w:rPr>
                <w:rFonts w:eastAsia="Times New Roman" w:cs="Consolas"/>
                <w:color w:val="000000"/>
                <w:sz w:val="20"/>
                <w:szCs w:val="20"/>
                <w:highlight w:val="yellow"/>
              </w:rPr>
              <w:t xml:space="preserve"> {};</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highlight w:val="yellow"/>
              </w:rPr>
              <w:t xml:space="preserve">     }</w:t>
            </w:r>
            <w:r w:rsidRPr="00B9333D">
              <w:rPr>
                <w:rFonts w:eastAsia="Times New Roman" w:cs="Consolas"/>
                <w:b/>
                <w:bCs/>
                <w:color w:val="7F0055"/>
                <w:sz w:val="20"/>
                <w:szCs w:val="20"/>
              </w:rPr>
              <w:t>else</w:t>
            </w:r>
            <w:r w:rsidR="00F26E7A">
              <w:rPr>
                <w:rFonts w:eastAsia="Times New Roman" w:cs="Consolas"/>
                <w:b/>
                <w:bCs/>
                <w:color w:val="7F0055"/>
                <w:sz w:val="20"/>
                <w:szCs w:val="20"/>
              </w:rPr>
              <w:t xml:space="preserve"> </w:t>
            </w:r>
            <w:r w:rsidRPr="00B9333D">
              <w:rPr>
                <w:rFonts w:eastAsia="Times New Roman" w:cs="Consolas"/>
                <w:b/>
                <w:bCs/>
                <w:color w:val="7F0055"/>
                <w:sz w:val="20"/>
                <w:szCs w:val="20"/>
              </w:rPr>
              <w:t>if</w:t>
            </w:r>
            <w:r w:rsidRPr="00B9333D">
              <w:rPr>
                <w:rFonts w:eastAsia="Times New Roman" w:cs="Consolas"/>
                <w:color w:val="000000"/>
                <w:sz w:val="20"/>
                <w:szCs w:val="20"/>
              </w:rPr>
              <w:t>(handlePaymentsResult.intermediateSA){</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app.getView({</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t xml:space="preserve"> Data:handlePaymentsResult.data, FormAction:handlePaymentsResult.formAction</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t xml:space="preserve">        }).render(handlePaymentsResult.renderViewPath);</w:t>
            </w:r>
          </w:p>
          <w:p w:rsidR="00DD5D70" w:rsidRPr="00B9333D" w:rsidRDefault="00DD5D70" w:rsidP="00DD5D70">
            <w:pPr>
              <w:autoSpaceDE w:val="0"/>
              <w:autoSpaceDN w:val="0"/>
              <w:adjustRightInd w:val="0"/>
              <w:spacing w:after="0" w:line="240" w:lineRule="auto"/>
              <w:rPr>
                <w:rFonts w:eastAsia="Times New Roman" w:cs="Consolas"/>
                <w:sz w:val="20"/>
                <w:szCs w:val="20"/>
              </w:rPr>
            </w:pPr>
            <w:r w:rsidRPr="00B9333D">
              <w:rPr>
                <w:rFonts w:eastAsia="Times New Roman" w:cs="Consolas"/>
                <w:color w:val="000000"/>
                <w:sz w:val="20"/>
                <w:szCs w:val="20"/>
              </w:rPr>
              <w:tab/>
            </w:r>
            <w:r w:rsidRPr="00B9333D">
              <w:rPr>
                <w:rFonts w:eastAsia="Times New Roman" w:cs="Consolas"/>
                <w:color w:val="000000"/>
                <w:sz w:val="20"/>
                <w:szCs w:val="20"/>
              </w:rPr>
              <w:tab/>
            </w:r>
            <w:r w:rsidRPr="00B9333D">
              <w:rPr>
                <w:rFonts w:eastAsia="Times New Roman" w:cs="Consolas"/>
                <w:b/>
                <w:bCs/>
                <w:color w:val="7F0055"/>
                <w:sz w:val="20"/>
                <w:szCs w:val="20"/>
              </w:rPr>
              <w:t>return</w:t>
            </w:r>
            <w:r w:rsidRPr="00B9333D">
              <w:rPr>
                <w:rFonts w:eastAsia="Times New Roman" w:cs="Consolas"/>
                <w:color w:val="000000"/>
                <w:sz w:val="20"/>
                <w:szCs w:val="20"/>
              </w:rPr>
              <w:t xml:space="preserve"> {};</w:t>
            </w:r>
          </w:p>
          <w:p w:rsidR="00BB328D" w:rsidRPr="00E33D85" w:rsidRDefault="00DD5D70" w:rsidP="005C1822">
            <w:pPr>
              <w:pStyle w:val="BodyText"/>
            </w:pPr>
            <w:r w:rsidRPr="00B9333D">
              <w:rPr>
                <w:rFonts w:eastAsia="Times New Roman" w:cs="Consolas"/>
                <w:color w:val="000000"/>
              </w:rPr>
              <w:t xml:space="preserve">     }</w:t>
            </w:r>
            <w:r w:rsidR="00BB328D" w:rsidRPr="00B9333D">
              <w:rPr>
                <w:b/>
                <w:color w:val="7F0055"/>
              </w:rPr>
              <w:t>else</w:t>
            </w:r>
            <w:r w:rsidR="00F26E7A">
              <w:rPr>
                <w:b/>
                <w:color w:val="7F0055"/>
              </w:rPr>
              <w:t xml:space="preserve"> </w:t>
            </w:r>
            <w:r w:rsidR="00BB328D" w:rsidRPr="00B9333D">
              <w:rPr>
                <w:b/>
                <w:color w:val="7F0055"/>
              </w:rPr>
              <w:t>if</w:t>
            </w:r>
            <w:r w:rsidR="00BB328D" w:rsidRPr="00B9333D">
              <w:t xml:space="preserve"> (handlePaymentsResult.missingPaymentInfo) {</w:t>
            </w:r>
          </w:p>
        </w:tc>
      </w:tr>
    </w:tbl>
    <w:p w:rsidR="00BB328D" w:rsidRPr="00E33D85" w:rsidRDefault="00BB328D" w:rsidP="004F597D">
      <w:pPr>
        <w:pStyle w:val="Heading5"/>
        <w:rPr>
          <w:rFonts w:asciiTheme="minorHAnsi" w:hAnsiTheme="minorHAnsi"/>
        </w:rPr>
      </w:pPr>
      <w:r w:rsidRPr="00E33D85">
        <w:rPr>
          <w:rFonts w:asciiTheme="minorHAnsi" w:hAnsiTheme="minorHAnsi"/>
        </w:rPr>
        <w:t>Controller - COSummary.js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“SubmitOrder” function</w:t>
      </w:r>
    </w:p>
    <w:p w:rsidR="00BB328D" w:rsidRPr="00E33D85" w:rsidRDefault="00BB328D" w:rsidP="00BB328D">
      <w:r w:rsidRPr="00E33D85">
        <w:t>Add a new function as below and add the export of the function at the end of file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b/>
                <w:bCs/>
                <w:color w:val="7F0055"/>
                <w:sz w:val="20"/>
                <w:szCs w:val="20"/>
                <w:highlight w:val="yellow"/>
              </w:rPr>
              <w:t>function</w:t>
            </w:r>
            <w:r w:rsidRPr="000D6077">
              <w:rPr>
                <w:rFonts w:eastAsia="Times New Roman" w:cs="Consolas"/>
                <w:color w:val="000000"/>
                <w:sz w:val="20"/>
                <w:szCs w:val="20"/>
                <w:highlight w:val="yellow"/>
              </w:rPr>
              <w:t xml:space="preserve"> submitOrder()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cart = Cart.get();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(cart)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submit();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436966">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(!empty(session.privacy.order_id))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response.addHttpHeader(</w:t>
            </w:r>
            <w:r w:rsidRPr="000D6077">
              <w:rPr>
                <w:rFonts w:eastAsia="Times New Roman" w:cs="Consolas"/>
                <w:color w:val="2A00FF"/>
                <w:sz w:val="20"/>
                <w:szCs w:val="20"/>
                <w:highlight w:val="yellow"/>
              </w:rPr>
              <w:t>"X-FRAME-OPTIONS"</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"SAMEORIGIN"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var</w:t>
            </w:r>
            <w:r w:rsidRPr="000D6077">
              <w:rPr>
                <w:rFonts w:eastAsia="Times New Roman" w:cs="Consolas"/>
                <w:color w:val="000000"/>
                <w:sz w:val="20"/>
                <w:szCs w:val="20"/>
                <w:highlight w:val="yellow"/>
              </w:rPr>
              <w:t xml:space="preserve"> Order = app.getModel(</w:t>
            </w:r>
            <w:r w:rsidRPr="000D6077">
              <w:rPr>
                <w:rFonts w:eastAsia="Times New Roman" w:cs="Consolas"/>
                <w:color w:val="2A00FF"/>
                <w:sz w:val="20"/>
                <w:szCs w:val="20"/>
                <w:highlight w:val="yellow"/>
              </w:rPr>
              <w:t>'Order'</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app.getView({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lastRenderedPageBreak/>
              <w:tab/>
              <w:t xml:space="preserve">        Order : Order.get(session.privacy.order_id).object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}).render(</w:t>
            </w:r>
            <w:r w:rsidRPr="000D6077">
              <w:rPr>
                <w:rFonts w:eastAsia="Times New Roman" w:cs="Consolas"/>
                <w:color w:val="2A00FF"/>
                <w:sz w:val="20"/>
                <w:szCs w:val="20"/>
                <w:highlight w:val="yellow"/>
              </w:rPr>
              <w:t>'checkout/summary/summary'</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app.getController(</w:t>
            </w:r>
            <w:r w:rsidRPr="000D6077">
              <w:rPr>
                <w:rFonts w:eastAsia="Times New Roman" w:cs="Consolas"/>
                <w:color w:val="2A00FF"/>
                <w:sz w:val="20"/>
                <w:szCs w:val="20"/>
                <w:highlight w:val="yellow"/>
              </w:rPr>
              <w:t>'Cart'</w:t>
            </w:r>
            <w:r w:rsidRPr="000D6077">
              <w:rPr>
                <w:rFonts w:eastAsia="Times New Roman" w:cs="Consolas"/>
                <w:color w:val="000000"/>
                <w:sz w:val="20"/>
                <w:szCs w:val="20"/>
                <w:highlight w:val="yellow"/>
              </w:rPr>
              <w:t>).Show();</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return</w:t>
            </w:r>
            <w:r w:rsidRPr="000D6077">
              <w:rPr>
                <w:rFonts w:eastAsia="Times New Roman" w:cs="Consolas"/>
                <w:color w:val="000000"/>
                <w:sz w:val="20"/>
                <w:szCs w:val="20"/>
                <w:highlight w:val="yellow"/>
              </w:rPr>
              <w:t xml:space="preserve"> {};</w:t>
            </w:r>
          </w:p>
          <w:p w:rsidR="00700197" w:rsidRPr="000D6077" w:rsidRDefault="00700197" w:rsidP="00700197">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700197" w:rsidRPr="000D6077" w:rsidRDefault="00700197" w:rsidP="00700197">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w:t>
            </w:r>
          </w:p>
          <w:p w:rsidR="00BB328D" w:rsidRPr="00E33D85" w:rsidRDefault="00BB328D" w:rsidP="00700197"/>
        </w:tc>
      </w:tr>
    </w:tbl>
    <w:p w:rsidR="00BB328D" w:rsidRPr="00E33D85" w:rsidRDefault="00BB328D" w:rsidP="00BB328D"/>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F1407C">
            <w:r w:rsidRPr="00E33D85">
              <w:rPr>
                <w:rFonts w:eastAsia="Times New Roman" w:cs="Consolas"/>
                <w:color w:val="000000"/>
                <w:sz w:val="20"/>
                <w:szCs w:val="20"/>
                <w:highlight w:val="yellow"/>
              </w:rPr>
              <w:t>exports.SubmitOrder = guard.ensure(['https'], submitOrder);</w:t>
            </w:r>
          </w:p>
        </w:tc>
      </w:tr>
    </w:tbl>
    <w:p w:rsidR="00BB328D" w:rsidRPr="00E33D85" w:rsidRDefault="00BB328D" w:rsidP="005C1822">
      <w:pPr>
        <w:pStyle w:val="BodyText"/>
        <w:rPr>
          <w:noProof/>
        </w:rPr>
      </w:pPr>
    </w:p>
    <w:p w:rsidR="00BB328D" w:rsidRPr="00E33D85" w:rsidRDefault="00BB328D" w:rsidP="004F597D">
      <w:pPr>
        <w:pStyle w:val="Heading5"/>
        <w:rPr>
          <w:rFonts w:asciiTheme="minorHAnsi" w:hAnsiTheme="minorHAnsi"/>
        </w:rPr>
      </w:pPr>
      <w:r w:rsidRPr="00E33D85">
        <w:rPr>
          <w:rFonts w:asciiTheme="minorHAnsi" w:hAnsiTheme="minorHAnsi"/>
        </w:rPr>
        <w:t>Template changes</w:t>
      </w: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“summary.isml” </w:t>
      </w:r>
    </w:p>
    <w:p w:rsidR="00995FF0" w:rsidRPr="00E33D85" w:rsidRDefault="00A31053" w:rsidP="00E260B8">
      <w:r>
        <w:t>Secure acceptance Iframe related changes are done in summary.isml</w:t>
      </w:r>
    </w:p>
    <w:tbl>
      <w:tblPr>
        <w:tblStyle w:val="TableGrid"/>
        <w:tblW w:w="0" w:type="auto"/>
        <w:tblLook w:val="04A0" w:firstRow="1" w:lastRow="0" w:firstColumn="1" w:lastColumn="0" w:noHBand="0" w:noVBand="1"/>
      </w:tblPr>
      <w:tblGrid>
        <w:gridCol w:w="10296"/>
      </w:tblGrid>
      <w:tr w:rsidR="00995FF0" w:rsidRPr="00E33D85" w:rsidTr="00995FF0">
        <w:tc>
          <w:tcPr>
            <w:tcW w:w="10296" w:type="dxa"/>
          </w:tcPr>
          <w:p w:rsidR="00F40DD3" w:rsidRPr="000D6077" w:rsidRDefault="00A31053" w:rsidP="00EA477C">
            <w:pPr>
              <w:autoSpaceDE w:val="0"/>
              <w:autoSpaceDN w:val="0"/>
              <w:adjustRightInd w:val="0"/>
              <w:spacing w:after="0" w:line="240" w:lineRule="auto"/>
              <w:rPr>
                <w:rFonts w:eastAsia="Times New Roman" w:cs="Consolas"/>
                <w:sz w:val="20"/>
                <w:szCs w:val="20"/>
              </w:rPr>
            </w:pPr>
            <w:r w:rsidRPr="00E22248">
              <w:rPr>
                <w:bCs/>
                <w:highlight w:val="yellow"/>
              </w:rPr>
              <w:t xml:space="preserve">Please refer to the changes mentioned </w:t>
            </w:r>
            <w:r>
              <w:rPr>
                <w:bCs/>
                <w:highlight w:val="yellow"/>
              </w:rPr>
              <w:t xml:space="preserve"> under custom code – generic section- &gt; summary.isml</w:t>
            </w:r>
          </w:p>
        </w:tc>
      </w:tr>
    </w:tbl>
    <w:p w:rsidR="00BB328D" w:rsidRPr="00E33D85" w:rsidRDefault="00BB328D" w:rsidP="005C1822">
      <w:pPr>
        <w:pStyle w:val="BodyText"/>
      </w:pPr>
    </w:p>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“miniBillingInfo.isml” </w:t>
      </w:r>
    </w:p>
    <w:p w:rsidR="00F44E38" w:rsidRPr="00E33D85" w:rsidRDefault="00F44E38" w:rsidP="00F44E38">
      <w:pPr>
        <w:autoSpaceDE w:val="0"/>
        <w:autoSpaceDN w:val="0"/>
        <w:adjustRightInd w:val="0"/>
        <w:spacing w:after="0" w:line="240" w:lineRule="auto"/>
      </w:pPr>
      <w:r w:rsidRPr="00E33D85">
        <w:t xml:space="preserve">Replace the line </w:t>
      </w:r>
    </w:p>
    <w:p w:rsidR="00F44E38" w:rsidRPr="00E33D85" w:rsidRDefault="00F44E38" w:rsidP="004F597D">
      <w:pPr>
        <w:autoSpaceDE w:val="0"/>
        <w:autoSpaceDN w:val="0"/>
        <w:adjustRightInd w:val="0"/>
        <w:spacing w:after="0" w:line="240" w:lineRule="auto"/>
        <w:rPr>
          <w:rFonts w:eastAsia="Times New Roman" w:cs="Consolas"/>
          <w:color w:val="008080"/>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"${pdict.Basket.billingAddress}"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/&gt;</w:t>
      </w:r>
    </w:p>
    <w:p w:rsidR="00BB328D" w:rsidRPr="00E33D85" w:rsidRDefault="00F44E38" w:rsidP="004F597D">
      <w:pPr>
        <w:autoSpaceDE w:val="0"/>
        <w:autoSpaceDN w:val="0"/>
        <w:adjustRightInd w:val="0"/>
        <w:spacing w:after="0" w:line="240" w:lineRule="auto"/>
        <w:rPr>
          <w:rFonts w:eastAsia="Times New Roman" w:cs="Consolas"/>
          <w:sz w:val="20"/>
          <w:szCs w:val="20"/>
        </w:rPr>
      </w:pPr>
      <w:r w:rsidRPr="00E33D85">
        <w:rPr>
          <w:rFonts w:eastAsia="Times New Roman" w:cs="Consolas"/>
          <w:color w:val="008080"/>
          <w:sz w:val="20"/>
          <w:szCs w:val="20"/>
        </w:rPr>
        <w:t>&lt;</w:t>
      </w:r>
      <w:r w:rsidRPr="00E33D85">
        <w:rPr>
          <w:rFonts w:eastAsia="Times New Roman" w:cs="Consolas"/>
          <w:color w:val="3F7F7F"/>
          <w:sz w:val="20"/>
          <w:szCs w:val="20"/>
        </w:rPr>
        <w:t>isset</w:t>
      </w:r>
      <w:r w:rsidR="00822CF0">
        <w:rPr>
          <w:rFonts w:eastAsia="Times New Roman" w:cs="Consolas"/>
          <w:color w:val="3F7F7F"/>
          <w:sz w:val="20"/>
          <w:szCs w:val="20"/>
        </w:rPr>
        <w:t xml:space="preserve"> </w:t>
      </w:r>
      <w:r w:rsidRPr="00E33D85">
        <w:rPr>
          <w:rFonts w:eastAsia="Times New Roman" w:cs="Consolas"/>
          <w:color w:val="7F007F"/>
          <w:sz w:val="20"/>
          <w:szCs w:val="20"/>
        </w:rPr>
        <w:t>name</w:t>
      </w:r>
      <w:r w:rsidRPr="00E33D85">
        <w:rPr>
          <w:rFonts w:eastAsia="Times New Roman" w:cs="Consolas"/>
          <w:color w:val="000000"/>
          <w:sz w:val="20"/>
          <w:szCs w:val="20"/>
        </w:rPr>
        <w:t>=</w:t>
      </w:r>
      <w:r w:rsidRPr="00E33D85">
        <w:rPr>
          <w:rFonts w:eastAsia="Times New Roman" w:cs="Consolas"/>
          <w:i/>
          <w:iCs/>
          <w:color w:val="2A00FF"/>
          <w:sz w:val="20"/>
          <w:szCs w:val="20"/>
        </w:rPr>
        <w: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value</w:t>
      </w:r>
      <w:r w:rsidRPr="00E33D85">
        <w:rPr>
          <w:rFonts w:eastAsia="Times New Roman" w:cs="Consolas"/>
          <w:color w:val="000000"/>
          <w:sz w:val="20"/>
          <w:szCs w:val="20"/>
        </w:rPr>
        <w:t>=</w:t>
      </w:r>
      <w:r w:rsidRPr="00E33D85">
        <w:rPr>
          <w:rFonts w:eastAsia="Times New Roman" w:cs="Consolas"/>
          <w:i/>
          <w:iCs/>
          <w:color w:val="2A00FF"/>
          <w:sz w:val="20"/>
          <w:szCs w:val="20"/>
        </w:rPr>
        <w:t>"${pdict.Basket.paymentInstruments}"</w:t>
      </w:r>
      <w:r w:rsidR="00822CF0">
        <w:rPr>
          <w:rFonts w:eastAsia="Times New Roman" w:cs="Consolas"/>
          <w:i/>
          <w:iCs/>
          <w:color w:val="2A00FF"/>
          <w:sz w:val="20"/>
          <w:szCs w:val="20"/>
        </w:rPr>
        <w:t xml:space="preserve"> </w:t>
      </w:r>
      <w:r w:rsidRPr="00E33D85">
        <w:rPr>
          <w:rFonts w:eastAsia="Times New Roman" w:cs="Consolas"/>
          <w:color w:val="7F007F"/>
          <w:sz w:val="20"/>
          <w:szCs w:val="20"/>
        </w:rPr>
        <w:t>scope</w:t>
      </w:r>
      <w:r w:rsidRPr="00E33D85">
        <w:rPr>
          <w:rFonts w:eastAsia="Times New Roman" w:cs="Consolas"/>
          <w:color w:val="000000"/>
          <w:sz w:val="20"/>
          <w:szCs w:val="20"/>
        </w:rPr>
        <w:t>=</w:t>
      </w:r>
      <w:r w:rsidRPr="00E33D85">
        <w:rPr>
          <w:rFonts w:eastAsia="Times New Roman" w:cs="Consolas"/>
          <w:i/>
          <w:iCs/>
          <w:color w:val="2A00FF"/>
          <w:sz w:val="20"/>
          <w:szCs w:val="20"/>
        </w:rPr>
        <w:t>"page"</w:t>
      </w:r>
      <w:r w:rsidRPr="00E33D85">
        <w:rPr>
          <w:rFonts w:eastAsia="Times New Roman" w:cs="Consolas"/>
          <w:color w:val="008080"/>
          <w:sz w:val="20"/>
          <w:szCs w:val="20"/>
        </w:rPr>
        <w:t xml:space="preserve">/&gt; with the code </w:t>
      </w:r>
      <w:r w:rsidR="00F12382" w:rsidRPr="00E33D85">
        <w:rPr>
          <w:rFonts w:eastAsia="Times New Roman" w:cs="Consolas"/>
          <w:color w:val="008080"/>
          <w:sz w:val="20"/>
          <w:szCs w:val="20"/>
        </w:rPr>
        <w:t>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"${!empty(pdict.Basket)}"</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"${pdict.Basket}"</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iselseif</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condition</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"${!empty(pdict.Order)}"</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"lineCtnr"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"${pdict.Order.billingAddress}"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4D435D" w:rsidRPr="000D6077" w:rsidRDefault="004D435D" w:rsidP="004D435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isset</w:t>
            </w:r>
            <w:r w:rsidR="00822CF0">
              <w:rPr>
                <w:rFonts w:eastAsia="Times New Roman" w:cs="Consolas"/>
                <w:color w:val="3F7F7F"/>
                <w:sz w:val="20"/>
                <w:szCs w:val="20"/>
                <w:highlight w:val="yellow"/>
              </w:rPr>
              <w:t xml:space="preserve"> </w:t>
            </w:r>
            <w:r w:rsidRPr="000D6077">
              <w:rPr>
                <w:rFonts w:eastAsia="Times New Roman" w:cs="Consolas"/>
                <w:color w:val="7F007F"/>
                <w:sz w:val="20"/>
                <w:szCs w:val="20"/>
                <w:highlight w:val="yellow"/>
              </w:rPr>
              <w:t>name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value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"${pdict.Order.paymentInstruments}"</w:t>
            </w:r>
            <w:r w:rsidR="00822CF0">
              <w:rPr>
                <w:rFonts w:eastAsia="Times New Roman" w:cs="Consolas"/>
                <w:i/>
                <w:iCs/>
                <w:color w:val="2A00FF"/>
                <w:sz w:val="20"/>
                <w:szCs w:val="20"/>
                <w:highlight w:val="yellow"/>
              </w:rPr>
              <w:t xml:space="preserve"> </w:t>
            </w:r>
            <w:r w:rsidRPr="000D6077">
              <w:rPr>
                <w:rFonts w:eastAsia="Times New Roman" w:cs="Consolas"/>
                <w:color w:val="7F007F"/>
                <w:sz w:val="20"/>
                <w:szCs w:val="20"/>
                <w:highlight w:val="yellow"/>
              </w:rPr>
              <w:t>scope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"page"</w:t>
            </w:r>
            <w:r w:rsidRPr="000D6077">
              <w:rPr>
                <w:rFonts w:eastAsia="Times New Roman" w:cs="Consolas"/>
                <w:color w:val="008080"/>
                <w:sz w:val="20"/>
                <w:szCs w:val="20"/>
                <w:highlight w:val="yellow"/>
              </w:rPr>
              <w:t>/&gt;</w:t>
            </w:r>
          </w:p>
          <w:p w:rsidR="00BB328D" w:rsidRPr="000D6077" w:rsidRDefault="004D435D" w:rsidP="005C1822">
            <w:pPr>
              <w:pStyle w:val="BodyText"/>
            </w:pPr>
            <w:r w:rsidRPr="000D6077">
              <w:rPr>
                <w:color w:val="008080"/>
                <w:highlight w:val="yellow"/>
              </w:rPr>
              <w:t>&lt;/</w:t>
            </w:r>
            <w:r w:rsidRPr="000D6077">
              <w:rPr>
                <w:highlight w:val="yellow"/>
              </w:rPr>
              <w:t>isif</w:t>
            </w:r>
            <w:r w:rsidRPr="000D6077">
              <w:rPr>
                <w:color w:val="008080"/>
                <w:highlight w:val="yellow"/>
              </w:rPr>
              <w:t>&gt;</w:t>
            </w:r>
          </w:p>
          <w:p w:rsidR="00BB328D" w:rsidRPr="00E33D85" w:rsidRDefault="00BB328D" w:rsidP="005C1822">
            <w:pPr>
              <w:pStyle w:val="BodyText"/>
            </w:pPr>
            <w:r w:rsidRPr="000D6077">
              <w:rPr>
                <w:color w:val="008080"/>
              </w:rPr>
              <w:t>&lt;</w:t>
            </w:r>
            <w:r w:rsidRPr="000D6077">
              <w:rPr>
                <w:color w:val="3F7F7F"/>
              </w:rPr>
              <w:t>isif</w:t>
            </w:r>
            <w:r w:rsidR="00822CF0">
              <w:rPr>
                <w:color w:val="3F7F7F"/>
              </w:rPr>
              <w:t xml:space="preserve"> </w:t>
            </w:r>
            <w:r w:rsidRPr="000D6077">
              <w:rPr>
                <w:color w:val="7F007F"/>
              </w:rPr>
              <w:t>condition</w:t>
            </w:r>
            <w:r w:rsidRPr="000D6077">
              <w:rPr>
                <w:color w:val="000000"/>
              </w:rPr>
              <w:t>=</w:t>
            </w:r>
            <w:r w:rsidRPr="000D6077">
              <w:t>"${!empty(billingAddress)}"</w:t>
            </w:r>
            <w:r w:rsidRPr="000D6077">
              <w:rPr>
                <w:color w:val="008080"/>
              </w:rPr>
              <w:t>&gt;</w:t>
            </w:r>
          </w:p>
        </w:tc>
      </w:tr>
    </w:tbl>
    <w:p w:rsidR="00BB328D" w:rsidRPr="00E33D85" w:rsidRDefault="00BB328D" w:rsidP="005C1822">
      <w:pPr>
        <w:pStyle w:val="BodyText"/>
        <w:numPr>
          <w:ilvl w:val="0"/>
          <w:numId w:val="26"/>
        </w:numPr>
      </w:pPr>
      <w:r w:rsidRPr="00E33D85">
        <w:t>Replace</w:t>
      </w:r>
      <w:r w:rsidR="00B516A8" w:rsidRPr="00E33D85">
        <w:t xml:space="preserve">&lt;a tag </w:t>
      </w:r>
      <w:r w:rsidR="009C0D21" w:rsidRPr="00E33D85">
        <w:t xml:space="preserve"> in billingAddress if condition </w:t>
      </w:r>
      <w:r w:rsidR="00B516A8" w:rsidRPr="00E33D85">
        <w:t>with the line below</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1A009A" w:rsidRPr="00E33D85" w:rsidRDefault="001A009A" w:rsidP="005C1822">
            <w:pPr>
              <w:pStyle w:val="BodyText"/>
            </w:pPr>
            <w:r w:rsidRPr="00E33D85">
              <w:t>&lt;div class="mini-billing-address  order-component-block"&gt;</w:t>
            </w:r>
          </w:p>
          <w:p w:rsidR="001A009A" w:rsidRPr="00E33D85" w:rsidRDefault="001A009A" w:rsidP="005C1822">
            <w:pPr>
              <w:pStyle w:val="BodyText"/>
            </w:pPr>
          </w:p>
          <w:p w:rsidR="001A009A" w:rsidRPr="00E33D85" w:rsidRDefault="001A009A" w:rsidP="005C1822">
            <w:pPr>
              <w:pStyle w:val="BodyText"/>
            </w:pPr>
            <w:r w:rsidRPr="00E33D85">
              <w:t>&lt;h3 class="section-header"&gt;</w:t>
            </w:r>
          </w:p>
          <w:p w:rsidR="001A009A" w:rsidRPr="00E33D85" w:rsidRDefault="001A009A" w:rsidP="005C1822">
            <w:pPr>
              <w:pStyle w:val="BodyText"/>
              <w:rPr>
                <w:highlight w:val="yellow"/>
              </w:rPr>
            </w:pPr>
            <w:r w:rsidRPr="00E33D85">
              <w:rPr>
                <w:highlight w:val="yellow"/>
              </w:rPr>
              <w:t>&lt;isif condition="${!empty(pdict.Basket)}"&gt;&lt;a href="${URLUtils.https('COBilling-Start')}"  class="section-header-note"&gt;${Resource.msg('global.edit','locale',null)}&lt;/a&gt;&lt;/isif&gt;</w:t>
            </w:r>
          </w:p>
          <w:p w:rsidR="001A009A" w:rsidRPr="00E33D85" w:rsidRDefault="001A009A" w:rsidP="005C1822">
            <w:pPr>
              <w:pStyle w:val="BodyText"/>
            </w:pPr>
            <w:r w:rsidRPr="00E33D85">
              <w:t>${Resource.msg('minibillinginfo.billingaddress','checkout',null)}</w:t>
            </w:r>
          </w:p>
          <w:p w:rsidR="001A009A" w:rsidRPr="00E33D85" w:rsidRDefault="001A009A" w:rsidP="005C1822">
            <w:pPr>
              <w:pStyle w:val="BodyText"/>
            </w:pPr>
            <w:r w:rsidRPr="00E33D85">
              <w:t>&lt;/h3&gt;</w:t>
            </w:r>
          </w:p>
          <w:p w:rsidR="001A009A" w:rsidRPr="00E33D85" w:rsidRDefault="001A009A" w:rsidP="005C1822">
            <w:pPr>
              <w:pStyle w:val="BodyText"/>
            </w:pPr>
          </w:p>
          <w:p w:rsidR="001A009A" w:rsidRPr="00E33D85" w:rsidRDefault="001A009A" w:rsidP="005C1822">
            <w:pPr>
              <w:pStyle w:val="BodyText"/>
            </w:pPr>
            <w:r w:rsidRPr="00E33D85">
              <w:t>&lt;div class="details"&gt;</w:t>
            </w:r>
          </w:p>
          <w:p w:rsidR="001A009A" w:rsidRPr="00E33D85" w:rsidRDefault="001A009A" w:rsidP="005C1822">
            <w:pPr>
              <w:pStyle w:val="BodyText"/>
            </w:pPr>
            <w:r w:rsidRPr="00E33D85">
              <w:t>&lt;isminicheckout_address p_address="${billingAddress}"/&gt;</w:t>
            </w:r>
          </w:p>
          <w:p w:rsidR="001A009A" w:rsidRPr="00E33D85" w:rsidRDefault="001A009A" w:rsidP="005C1822">
            <w:pPr>
              <w:pStyle w:val="BodyText"/>
            </w:pPr>
            <w:r w:rsidRPr="00E33D85">
              <w:t>&lt;/div&gt;</w:t>
            </w:r>
          </w:p>
          <w:p w:rsidR="001A009A" w:rsidRPr="00E33D85" w:rsidRDefault="001A009A" w:rsidP="005C1822">
            <w:pPr>
              <w:pStyle w:val="BodyText"/>
            </w:pPr>
          </w:p>
          <w:p w:rsidR="00BB328D" w:rsidRPr="00E33D85" w:rsidRDefault="001A009A" w:rsidP="005C1822">
            <w:pPr>
              <w:pStyle w:val="BodyText"/>
            </w:pPr>
            <w:r w:rsidRPr="00E33D85">
              <w:t>&lt;/div&gt;</w:t>
            </w:r>
          </w:p>
        </w:tc>
      </w:tr>
    </w:tbl>
    <w:p w:rsidR="0016682E" w:rsidRPr="00E33D85" w:rsidRDefault="0016682E" w:rsidP="005C1822">
      <w:pPr>
        <w:pStyle w:val="BodyText"/>
        <w:numPr>
          <w:ilvl w:val="0"/>
          <w:numId w:val="26"/>
        </w:numPr>
      </w:pPr>
      <w:r w:rsidRPr="00E33D85">
        <w:lastRenderedPageBreak/>
        <w:t>Replace &lt;a tag  in paymentInstruments if condition with the line below</w:t>
      </w:r>
    </w:p>
    <w:tbl>
      <w:tblPr>
        <w:tblStyle w:val="TableGrid"/>
        <w:tblW w:w="0" w:type="auto"/>
        <w:tblLook w:val="04A0" w:firstRow="1" w:lastRow="0" w:firstColumn="1" w:lastColumn="0" w:noHBand="0" w:noVBand="1"/>
      </w:tblPr>
      <w:tblGrid>
        <w:gridCol w:w="10296"/>
      </w:tblGrid>
      <w:tr w:rsidR="0016682E" w:rsidRPr="00E33D85" w:rsidTr="00F40DD3">
        <w:tc>
          <w:tcPr>
            <w:tcW w:w="10296" w:type="dxa"/>
          </w:tcPr>
          <w:p w:rsidR="0016682E" w:rsidRPr="00E33D85" w:rsidRDefault="0016682E" w:rsidP="0077257E">
            <w:pPr>
              <w:autoSpaceDE w:val="0"/>
              <w:autoSpaceDN w:val="0"/>
              <w:spacing w:before="40" w:after="40" w:line="240" w:lineRule="auto"/>
              <w:rPr>
                <w:rFonts w:eastAsia="Times New Roman" w:cs="Times New Roman"/>
              </w:rPr>
            </w:pPr>
            <w:r w:rsidRPr="00E33D85">
              <w:rPr>
                <w:rFonts w:cs="Consolas"/>
                <w:color w:val="000000"/>
                <w:sz w:val="20"/>
                <w:szCs w:val="20"/>
              </w:rPr>
              <w:t> </w:t>
            </w:r>
            <w:r w:rsidRPr="00E33D85">
              <w:rPr>
                <w:rFonts w:cs="Consolas"/>
                <w:color w:val="008080"/>
                <w:sz w:val="20"/>
                <w:szCs w:val="20"/>
              </w:rPr>
              <w:t>&lt;</w:t>
            </w:r>
            <w:r w:rsidRPr="00E33D85">
              <w:rPr>
                <w:rFonts w:cs="Consolas"/>
                <w:color w:val="3F7F7F"/>
                <w:sz w:val="20"/>
                <w:szCs w:val="20"/>
              </w:rPr>
              <w:t>isloop</w:t>
            </w:r>
            <w:r w:rsidR="00822CF0">
              <w:rPr>
                <w:rFonts w:cs="Consolas"/>
                <w:color w:val="3F7F7F"/>
                <w:sz w:val="20"/>
                <w:szCs w:val="20"/>
              </w:rPr>
              <w:t xml:space="preserve"> </w:t>
            </w:r>
            <w:r w:rsidRPr="00E33D85">
              <w:rPr>
                <w:rFonts w:cs="Consolas"/>
                <w:color w:val="7F007F"/>
                <w:sz w:val="20"/>
                <w:szCs w:val="20"/>
              </w:rPr>
              <w:t>items</w:t>
            </w:r>
            <w:r w:rsidRPr="00E33D85">
              <w:rPr>
                <w:rFonts w:cs="Consolas"/>
                <w:color w:val="000000"/>
                <w:sz w:val="20"/>
                <w:szCs w:val="20"/>
              </w:rPr>
              <w:t>=</w:t>
            </w:r>
            <w:r w:rsidRPr="00E33D85">
              <w:rPr>
                <w:rFonts w:cs="Consolas"/>
                <w:i/>
                <w:iCs/>
                <w:color w:val="2A00FF"/>
                <w:sz w:val="20"/>
                <w:szCs w:val="20"/>
              </w:rPr>
              <w:t>"${paymentInstruments}"</w:t>
            </w:r>
            <w:r w:rsidR="00822CF0">
              <w:rPr>
                <w:rFonts w:cs="Consolas"/>
                <w:i/>
                <w:iCs/>
                <w:color w:val="2A00FF"/>
                <w:sz w:val="20"/>
                <w:szCs w:val="20"/>
              </w:rPr>
              <w:t xml:space="preserve"> </w:t>
            </w:r>
            <w:r w:rsidRPr="00E33D85">
              <w:rPr>
                <w:rFonts w:cs="Consolas"/>
                <w:color w:val="7F007F"/>
                <w:sz w:val="20"/>
                <w:szCs w:val="20"/>
              </w:rPr>
              <w:t>var</w:t>
            </w:r>
            <w:r w:rsidRPr="00E33D85">
              <w:rPr>
                <w:rFonts w:cs="Consolas"/>
                <w:color w:val="000000"/>
                <w:sz w:val="20"/>
                <w:szCs w:val="20"/>
              </w:rPr>
              <w:t>=</w:t>
            </w:r>
            <w:r w:rsidRPr="00E33D85">
              <w:rPr>
                <w:rFonts w:cs="Consolas"/>
                <w:i/>
                <w:iCs/>
                <w:color w:val="2A00FF"/>
                <w:sz w:val="20"/>
                <w:szCs w:val="20"/>
              </w:rPr>
              <w:t>"paymentInstr"</w:t>
            </w:r>
            <w:r w:rsidR="00822CF0">
              <w:rPr>
                <w:rFonts w:cs="Consolas"/>
                <w:i/>
                <w:iCs/>
                <w:color w:val="2A00FF"/>
                <w:sz w:val="20"/>
                <w:szCs w:val="20"/>
              </w:rPr>
              <w:t xml:space="preserve"> </w:t>
            </w:r>
            <w:r w:rsidRPr="00E33D85">
              <w:rPr>
                <w:rFonts w:cs="Consolas"/>
                <w:color w:val="7F007F"/>
                <w:sz w:val="20"/>
                <w:szCs w:val="20"/>
              </w:rPr>
              <w:t>status</w:t>
            </w:r>
            <w:r w:rsidRPr="00E33D85">
              <w:rPr>
                <w:rFonts w:cs="Consolas"/>
                <w:color w:val="000000"/>
                <w:sz w:val="20"/>
                <w:szCs w:val="20"/>
              </w:rPr>
              <w:t>=</w:t>
            </w:r>
            <w:r w:rsidRPr="00E33D85">
              <w:rPr>
                <w:rFonts w:cs="Consolas"/>
                <w:i/>
                <w:iCs/>
                <w:color w:val="2A00FF"/>
                <w:sz w:val="20"/>
                <w:szCs w:val="20"/>
              </w:rPr>
              <w:t>"loopstate"</w:t>
            </w:r>
            <w:r w:rsidRPr="00E33D85">
              <w:rPr>
                <w:rFonts w:cs="Consolas"/>
                <w:color w:val="008080"/>
                <w:sz w:val="20"/>
                <w:szCs w:val="20"/>
              </w:rPr>
              <w:t>&gt;</w:t>
            </w:r>
          </w:p>
          <w:p w:rsidR="0016682E" w:rsidRPr="00E33D85" w:rsidRDefault="0016682E" w:rsidP="0077257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div</w:t>
            </w:r>
            <w:r w:rsidR="00822CF0">
              <w:rPr>
                <w:rFonts w:cs="Consolas"/>
                <w:color w:val="3F7F7F"/>
                <w:sz w:val="20"/>
                <w:szCs w:val="2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w:t>
            </w:r>
            <w:r w:rsidRPr="00E33D85">
              <w:rPr>
                <w:rFonts w:cs="Consolas"/>
                <w:i/>
                <w:iCs/>
                <w:color w:val="2A00FF"/>
                <w:sz w:val="20"/>
                <w:szCs w:val="20"/>
                <w:shd w:val="clear" w:color="auto" w:fill="C0C0C0"/>
              </w:rPr>
              <w:t>mini-payment-instrument</w:t>
            </w:r>
            <w:r w:rsidRPr="00E33D85">
              <w:rPr>
                <w:rFonts w:cs="Consolas"/>
                <w:i/>
                <w:iCs/>
                <w:color w:val="2A00FF"/>
                <w:sz w:val="20"/>
                <w:szCs w:val="20"/>
              </w:rPr>
              <w:t>  order-component-block &lt;isif condition="</w:t>
            </w:r>
            <w:r w:rsidRPr="00E33D85">
              <w:rPr>
                <w:rFonts w:cs="Consolas"/>
                <w:color w:val="000000"/>
                <w:sz w:val="20"/>
                <w:szCs w:val="20"/>
              </w:rPr>
              <w:t>$</w:t>
            </w:r>
            <w:r w:rsidRPr="00E33D85">
              <w:rPr>
                <w:rFonts w:cs="Consolas"/>
                <w:sz w:val="20"/>
                <w:szCs w:val="20"/>
              </w:rPr>
              <w:t>{</w:t>
            </w:r>
            <w:r w:rsidRPr="00E33D85">
              <w:rPr>
                <w:rFonts w:cs="Consolas"/>
                <w:color w:val="7F007F"/>
                <w:sz w:val="20"/>
                <w:szCs w:val="20"/>
              </w:rPr>
              <w:t>loopstate.first</w:t>
            </w:r>
            <w:r w:rsidRPr="00E33D85">
              <w:rPr>
                <w:rFonts w:cs="Consolas"/>
                <w:color w:val="000000"/>
                <w:sz w:val="20"/>
                <w:szCs w:val="20"/>
              </w:rPr>
              <w:t>}</w:t>
            </w:r>
            <w:r w:rsidRPr="00E33D85">
              <w:rPr>
                <w:rFonts w:cs="Consolas"/>
                <w:sz w:val="20"/>
                <w:szCs w:val="20"/>
              </w:rPr>
              <w:t>"</w:t>
            </w:r>
            <w:r w:rsidRPr="00E33D85">
              <w:rPr>
                <w:rFonts w:cs="Consolas"/>
                <w:color w:val="008080"/>
                <w:sz w:val="20"/>
                <w:szCs w:val="20"/>
              </w:rPr>
              <w:t>&gt;</w:t>
            </w:r>
            <w:r w:rsidRPr="00E33D85">
              <w:rPr>
                <w:rFonts w:cs="Consolas"/>
                <w:color w:val="000000"/>
                <w:sz w:val="20"/>
                <w:szCs w:val="20"/>
              </w:rPr>
              <w:t xml:space="preserve"> first </w:t>
            </w:r>
            <w:r w:rsidRPr="00E33D85">
              <w:rPr>
                <w:rFonts w:cs="Consolas"/>
                <w:color w:val="008080"/>
                <w:sz w:val="20"/>
                <w:szCs w:val="20"/>
              </w:rPr>
              <w:t>&lt;</w:t>
            </w:r>
            <w:r w:rsidRPr="00E33D85">
              <w:rPr>
                <w:rFonts w:cs="Consolas"/>
                <w:color w:val="3F7F7F"/>
                <w:sz w:val="20"/>
                <w:szCs w:val="20"/>
              </w:rPr>
              <w:t>iselseif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"${loopstate.last}"</w:t>
            </w:r>
            <w:r w:rsidRPr="00E33D85">
              <w:rPr>
                <w:rFonts w:cs="Consolas"/>
                <w:color w:val="008080"/>
                <w:sz w:val="20"/>
                <w:szCs w:val="20"/>
              </w:rPr>
              <w:t>&gt;</w:t>
            </w:r>
            <w:r w:rsidRPr="00E33D85">
              <w:rPr>
                <w:rFonts w:cs="Consolas"/>
                <w:color w:val="000000"/>
                <w:sz w:val="20"/>
                <w:szCs w:val="20"/>
              </w:rPr>
              <w:t xml:space="preserve"> last</w:t>
            </w:r>
            <w:r w:rsidRPr="00E33D85">
              <w:rPr>
                <w:rFonts w:cs="Consolas"/>
                <w:color w:val="008080"/>
                <w:sz w:val="20"/>
                <w:szCs w:val="20"/>
              </w:rPr>
              <w:t>&lt;/</w:t>
            </w:r>
            <w:r w:rsidRPr="00E33D85">
              <w:rPr>
                <w:rFonts w:cs="Consolas"/>
                <w:color w:val="3F7F7F"/>
                <w:sz w:val="20"/>
                <w:szCs w:val="20"/>
              </w:rPr>
              <w:t>isif</w:t>
            </w:r>
            <w:r w:rsidRPr="00E33D85">
              <w:rPr>
                <w:rFonts w:cs="Consolas"/>
                <w:color w:val="008080"/>
                <w:sz w:val="20"/>
                <w:szCs w:val="20"/>
              </w:rPr>
              <w:t>&gt;</w:t>
            </w:r>
            <w:r w:rsidRPr="00E33D85">
              <w:rPr>
                <w:rFonts w:cs="Consolas"/>
                <w:color w:val="000000"/>
                <w:sz w:val="20"/>
                <w:szCs w:val="20"/>
              </w:rPr>
              <w:t>"&gt;</w:t>
            </w:r>
          </w:p>
          <w:p w:rsidR="0016682E" w:rsidRPr="00E33D85" w:rsidRDefault="0016682E" w:rsidP="0016682E">
            <w:pPr>
              <w:autoSpaceDE w:val="0"/>
              <w:autoSpaceDN w:val="0"/>
              <w:spacing w:before="40" w:after="40" w:line="240" w:lineRule="auto"/>
              <w:rPr>
                <w:rFonts w:eastAsia="Times New Roman" w:cs="Times New Roman"/>
              </w:rPr>
            </w:pPr>
            <w:r w:rsidRPr="00E33D85">
              <w:rPr>
                <w:rFonts w:cs="Consolas"/>
                <w:color w:val="008080"/>
                <w:sz w:val="20"/>
                <w:szCs w:val="20"/>
              </w:rPr>
              <w:t>&lt;</w:t>
            </w:r>
            <w:r w:rsidRPr="00E33D85">
              <w:rPr>
                <w:rFonts w:cs="Consolas"/>
                <w:color w:val="3F7F7F"/>
                <w:sz w:val="20"/>
                <w:szCs w:val="20"/>
                <w:shd w:val="clear" w:color="auto" w:fill="C0C0C0"/>
              </w:rPr>
              <w:t>h3</w:t>
            </w:r>
            <w:r w:rsidR="00822CF0">
              <w:rPr>
                <w:rFonts w:cs="Consolas"/>
                <w:color w:val="3F7F7F"/>
                <w:sz w:val="20"/>
                <w:szCs w:val="20"/>
                <w:shd w:val="clear" w:color="auto" w:fill="C0C0C0"/>
              </w:rPr>
              <w:t xml:space="preserve"> </w:t>
            </w:r>
            <w:r w:rsidRPr="00E33D85">
              <w:rPr>
                <w:rFonts w:cs="Consolas"/>
                <w:color w:val="7F007F"/>
                <w:sz w:val="20"/>
                <w:szCs w:val="20"/>
              </w:rPr>
              <w:t>class</w:t>
            </w:r>
            <w:r w:rsidRPr="00E33D85">
              <w:rPr>
                <w:rFonts w:cs="Consolas"/>
                <w:color w:val="000000"/>
                <w:sz w:val="20"/>
                <w:szCs w:val="20"/>
              </w:rPr>
              <w:t>=</w:t>
            </w:r>
            <w:r w:rsidRPr="00E33D85">
              <w:rPr>
                <w:rFonts w:cs="Consolas"/>
                <w:i/>
                <w:iCs/>
                <w:color w:val="2A00FF"/>
                <w:sz w:val="20"/>
                <w:szCs w:val="20"/>
              </w:rPr>
              <w:t>"section-header"</w:t>
            </w:r>
            <w:r w:rsidRPr="00E33D85">
              <w:rPr>
                <w:rFonts w:cs="Consolas"/>
                <w:color w:val="008080"/>
                <w:sz w:val="20"/>
                <w:szCs w:val="20"/>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highlight w:val="yellow"/>
              </w:rPr>
              <w:t>&lt;</w:t>
            </w:r>
            <w:r w:rsidRPr="00E33D85">
              <w:rPr>
                <w:rFonts w:cs="Consolas"/>
                <w:color w:val="3F7F7F"/>
                <w:sz w:val="20"/>
                <w:szCs w:val="20"/>
                <w:highlight w:val="yellow"/>
              </w:rPr>
              <w:t>isif</w:t>
            </w:r>
            <w:r w:rsidR="00822CF0">
              <w:rPr>
                <w:rFonts w:cs="Consolas"/>
                <w:color w:val="3F7F7F"/>
                <w:sz w:val="20"/>
                <w:szCs w:val="20"/>
                <w:highlight w:val="yellow"/>
              </w:rPr>
              <w:t xml:space="preserve"> </w:t>
            </w:r>
            <w:r w:rsidRPr="00E33D85">
              <w:rPr>
                <w:rFonts w:cs="Consolas"/>
                <w:color w:val="7F007F"/>
                <w:sz w:val="20"/>
                <w:szCs w:val="20"/>
                <w:highlight w:val="yellow"/>
              </w:rPr>
              <w:t>condition</w:t>
            </w:r>
            <w:r w:rsidRPr="00E33D85">
              <w:rPr>
                <w:rFonts w:cs="Consolas"/>
                <w:color w:val="000000"/>
                <w:sz w:val="20"/>
                <w:szCs w:val="20"/>
                <w:highlight w:val="yellow"/>
              </w:rPr>
              <w:t>=</w:t>
            </w:r>
            <w:r w:rsidRPr="00E33D85">
              <w:rPr>
                <w:rFonts w:cs="Consolas"/>
                <w:i/>
                <w:iCs/>
                <w:color w:val="2A00FF"/>
                <w:sz w:val="20"/>
                <w:szCs w:val="20"/>
                <w:highlight w:val="yellow"/>
              </w:rPr>
              <w:t>"${!empty(pdict.Basket)}"</w:t>
            </w:r>
            <w:r w:rsidRPr="00E33D85">
              <w:rPr>
                <w:rFonts w:cs="Consolas"/>
                <w:color w:val="008080"/>
                <w:sz w:val="20"/>
                <w:szCs w:val="20"/>
                <w:highlight w:val="yellow"/>
              </w:rPr>
              <w:t>&gt;&lt;</w:t>
            </w:r>
            <w:r w:rsidRPr="00E33D85">
              <w:rPr>
                <w:rFonts w:cs="Consolas"/>
                <w:color w:val="3F7F7F"/>
                <w:sz w:val="20"/>
                <w:szCs w:val="20"/>
                <w:highlight w:val="yellow"/>
              </w:rPr>
              <w:t>a</w:t>
            </w:r>
            <w:r w:rsidR="00822CF0">
              <w:rPr>
                <w:rFonts w:cs="Consolas"/>
                <w:color w:val="3F7F7F"/>
                <w:sz w:val="20"/>
                <w:szCs w:val="20"/>
                <w:highlight w:val="yellow"/>
              </w:rPr>
              <w:t xml:space="preserve"> </w:t>
            </w:r>
            <w:r w:rsidRPr="00E33D85">
              <w:rPr>
                <w:rFonts w:cs="Consolas"/>
                <w:color w:val="7F007F"/>
                <w:sz w:val="20"/>
                <w:szCs w:val="20"/>
                <w:highlight w:val="yellow"/>
              </w:rPr>
              <w:t>href</w:t>
            </w:r>
            <w:r w:rsidRPr="00E33D85">
              <w:rPr>
                <w:rFonts w:cs="Consolas"/>
                <w:color w:val="000000"/>
                <w:sz w:val="20"/>
                <w:szCs w:val="20"/>
                <w:highlight w:val="yellow"/>
              </w:rPr>
              <w:t>=</w:t>
            </w:r>
            <w:r w:rsidRPr="00E33D85">
              <w:rPr>
                <w:rFonts w:cs="Consolas"/>
                <w:i/>
                <w:iCs/>
                <w:color w:val="2A00FF"/>
                <w:sz w:val="20"/>
                <w:szCs w:val="20"/>
                <w:highlight w:val="yellow"/>
              </w:rPr>
              <w:t>"${URLUtils.https('COBilling-Start')}"</w:t>
            </w:r>
            <w:r w:rsidRPr="00E33D85">
              <w:rPr>
                <w:rFonts w:cs="Consolas"/>
                <w:sz w:val="20"/>
                <w:szCs w:val="20"/>
                <w:highlight w:val="yellow"/>
              </w:rPr>
              <w:t xml:space="preserve">  </w:t>
            </w:r>
            <w:r w:rsidRPr="00E33D85">
              <w:rPr>
                <w:rFonts w:cs="Consolas"/>
                <w:color w:val="7F007F"/>
                <w:sz w:val="20"/>
                <w:szCs w:val="20"/>
                <w:highlight w:val="yellow"/>
              </w:rPr>
              <w:t>class</w:t>
            </w:r>
            <w:r w:rsidRPr="00E33D85">
              <w:rPr>
                <w:rFonts w:cs="Consolas"/>
                <w:color w:val="000000"/>
                <w:sz w:val="20"/>
                <w:szCs w:val="20"/>
                <w:highlight w:val="yellow"/>
              </w:rPr>
              <w:t>=</w:t>
            </w:r>
            <w:r w:rsidRPr="00E33D85">
              <w:rPr>
                <w:rFonts w:cs="Consolas"/>
                <w:i/>
                <w:iCs/>
                <w:color w:val="2A00FF"/>
                <w:sz w:val="20"/>
                <w:szCs w:val="20"/>
                <w:highlight w:val="yellow"/>
              </w:rPr>
              <w:t>"section-header-note"</w:t>
            </w:r>
            <w:r w:rsidRPr="00E33D85">
              <w:rPr>
                <w:rFonts w:cs="Consolas"/>
                <w:color w:val="008080"/>
                <w:sz w:val="20"/>
                <w:szCs w:val="20"/>
                <w:highlight w:val="yellow"/>
              </w:rPr>
              <w:t>&gt;</w:t>
            </w:r>
            <w:r w:rsidRPr="00E33D85">
              <w:rPr>
                <w:rFonts w:cs="Consolas"/>
                <w:color w:val="000000"/>
                <w:sz w:val="20"/>
                <w:szCs w:val="20"/>
                <w:highlight w:val="yellow"/>
              </w:rPr>
              <w:t>${Resource.msg('global.edit','locale',null)}</w:t>
            </w:r>
            <w:r w:rsidRPr="00E33D85">
              <w:rPr>
                <w:rFonts w:cs="Consolas"/>
                <w:color w:val="008080"/>
                <w:sz w:val="20"/>
                <w:szCs w:val="20"/>
                <w:highlight w:val="yellow"/>
              </w:rPr>
              <w:t>&lt;/</w:t>
            </w:r>
            <w:r w:rsidRPr="00E33D85">
              <w:rPr>
                <w:rFonts w:cs="Consolas"/>
                <w:color w:val="3F7F7F"/>
                <w:sz w:val="20"/>
                <w:szCs w:val="20"/>
                <w:highlight w:val="yellow"/>
              </w:rPr>
              <w:t>a</w:t>
            </w:r>
            <w:r w:rsidRPr="00E33D85">
              <w:rPr>
                <w:rFonts w:cs="Consolas"/>
                <w:color w:val="008080"/>
                <w:sz w:val="20"/>
                <w:szCs w:val="20"/>
                <w:highlight w:val="yellow"/>
              </w:rPr>
              <w:t>&gt;&lt;/</w:t>
            </w:r>
            <w:r w:rsidRPr="00E33D85">
              <w:rPr>
                <w:rFonts w:cs="Consolas"/>
                <w:color w:val="3F7F7F"/>
                <w:sz w:val="20"/>
                <w:szCs w:val="20"/>
                <w:highlight w:val="yellow"/>
              </w:rPr>
              <w:t>isif</w:t>
            </w:r>
            <w:r w:rsidRPr="00E33D85">
              <w:rPr>
                <w:rFonts w:cs="Consolas"/>
                <w:color w:val="008080"/>
                <w:sz w:val="20"/>
                <w:szCs w:val="20"/>
                <w:highlight w:val="yellow"/>
              </w:rPr>
              <w:t>&gt;</w:t>
            </w:r>
          </w:p>
          <w:p w:rsidR="0016682E" w:rsidRPr="00E33D85" w:rsidRDefault="0016682E" w:rsidP="0016682E">
            <w:pPr>
              <w:autoSpaceDE w:val="0"/>
              <w:autoSpaceDN w:val="0"/>
              <w:spacing w:before="40" w:after="4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rPr>
              <w:t>isif</w:t>
            </w:r>
            <w:r w:rsidR="00822CF0">
              <w:rPr>
                <w:rFonts w:cs="Consolas"/>
                <w:color w:val="3F7F7F"/>
                <w:sz w:val="20"/>
                <w:szCs w:val="20"/>
              </w:rPr>
              <w:t xml:space="preserve"> </w:t>
            </w:r>
            <w:r w:rsidRPr="00E33D85">
              <w:rPr>
                <w:rFonts w:cs="Consolas"/>
                <w:color w:val="7F007F"/>
                <w:sz w:val="20"/>
                <w:szCs w:val="20"/>
              </w:rPr>
              <w:t>condition</w:t>
            </w:r>
            <w:r w:rsidRPr="00E33D85">
              <w:rPr>
                <w:rFonts w:cs="Consolas"/>
                <w:color w:val="000000"/>
                <w:sz w:val="20"/>
                <w:szCs w:val="20"/>
              </w:rPr>
              <w:t>=</w:t>
            </w:r>
            <w:r w:rsidRPr="00E33D85">
              <w:rPr>
                <w:rFonts w:cs="Consolas"/>
                <w:i/>
                <w:iCs/>
                <w:color w:val="2A00FF"/>
                <w:sz w:val="20"/>
                <w:szCs w:val="20"/>
              </w:rPr>
              <w:t>"${loopstate.first}"</w:t>
            </w:r>
            <w:r w:rsidRPr="00E33D85">
              <w:rPr>
                <w:rFonts w:cs="Consolas"/>
                <w:color w:val="008080"/>
                <w:sz w:val="20"/>
                <w:szCs w:val="20"/>
              </w:rPr>
              <w:t>&gt;&lt;</w:t>
            </w:r>
            <w:r w:rsidRPr="00E33D85">
              <w:rPr>
                <w:rFonts w:cs="Consolas"/>
                <w:color w:val="3F7F7F"/>
                <w:sz w:val="20"/>
                <w:szCs w:val="20"/>
              </w:rPr>
              <w:t>span</w:t>
            </w:r>
            <w:r w:rsidRPr="00E33D85">
              <w:rPr>
                <w:rFonts w:cs="Consolas"/>
                <w:color w:val="008080"/>
                <w:sz w:val="20"/>
                <w:szCs w:val="20"/>
              </w:rPr>
              <w:t>&gt;</w:t>
            </w:r>
            <w:r w:rsidRPr="00E33D85">
              <w:rPr>
                <w:rFonts w:cs="Consolas"/>
                <w:color w:val="000000"/>
                <w:sz w:val="20"/>
                <w:szCs w:val="20"/>
              </w:rPr>
              <w:t>${Resource.msg('minibillinginfo.paymentmethod','checkout',null)}</w:t>
            </w:r>
            <w:r w:rsidRPr="00E33D85">
              <w:rPr>
                <w:rFonts w:cs="Consolas"/>
                <w:color w:val="008080"/>
                <w:sz w:val="20"/>
                <w:szCs w:val="20"/>
              </w:rPr>
              <w:t>&lt;/</w:t>
            </w:r>
            <w:r w:rsidRPr="00E33D85">
              <w:rPr>
                <w:rFonts w:cs="Consolas"/>
                <w:color w:val="3F7F7F"/>
                <w:sz w:val="20"/>
                <w:szCs w:val="20"/>
              </w:rPr>
              <w:t>span</w:t>
            </w:r>
            <w:r w:rsidRPr="00E33D85">
              <w:rPr>
                <w:rFonts w:cs="Consolas"/>
                <w:color w:val="008080"/>
                <w:sz w:val="20"/>
                <w:szCs w:val="20"/>
              </w:rPr>
              <w:t>&gt;&lt;/</w:t>
            </w:r>
            <w:r w:rsidRPr="00E33D85">
              <w:rPr>
                <w:rFonts w:cs="Consolas"/>
                <w:color w:val="3F7F7F"/>
                <w:sz w:val="20"/>
                <w:szCs w:val="20"/>
              </w:rPr>
              <w:t>isif</w:t>
            </w:r>
            <w:r w:rsidRPr="00E33D85">
              <w:rPr>
                <w:rFonts w:cs="Consolas"/>
                <w:color w:val="008080"/>
                <w:sz w:val="20"/>
                <w:szCs w:val="20"/>
              </w:rPr>
              <w:t>&gt;</w:t>
            </w:r>
          </w:p>
          <w:p w:rsidR="0016682E" w:rsidRPr="00E33D85" w:rsidRDefault="0016682E" w:rsidP="0016682E">
            <w:pPr>
              <w:autoSpaceDE w:val="0"/>
              <w:autoSpaceDN w:val="0"/>
              <w:spacing w:after="0" w:line="240" w:lineRule="auto"/>
            </w:pPr>
            <w:r w:rsidRPr="00E33D85">
              <w:rPr>
                <w:rFonts w:cs="Consolas"/>
                <w:color w:val="000000"/>
                <w:sz w:val="20"/>
                <w:szCs w:val="20"/>
              </w:rPr>
              <w:t xml:space="preserve">            </w:t>
            </w:r>
            <w:r w:rsidRPr="00E33D85">
              <w:rPr>
                <w:rFonts w:cs="Consolas"/>
                <w:color w:val="008080"/>
                <w:sz w:val="20"/>
                <w:szCs w:val="20"/>
              </w:rPr>
              <w:t>&lt;/</w:t>
            </w:r>
            <w:r w:rsidRPr="00E33D85">
              <w:rPr>
                <w:rFonts w:cs="Consolas"/>
                <w:color w:val="3F7F7F"/>
                <w:sz w:val="20"/>
                <w:szCs w:val="20"/>
                <w:shd w:val="clear" w:color="auto" w:fill="C0C0C0"/>
              </w:rPr>
              <w:t>h3</w:t>
            </w:r>
            <w:r w:rsidRPr="00E33D85">
              <w:rPr>
                <w:rFonts w:cs="Consolas"/>
                <w:color w:val="008080"/>
                <w:sz w:val="20"/>
                <w:szCs w:val="20"/>
              </w:rPr>
              <w:t>&gt;</w:t>
            </w:r>
          </w:p>
          <w:p w:rsidR="0016682E" w:rsidRPr="00E33D85" w:rsidRDefault="0016682E" w:rsidP="005C1822">
            <w:pPr>
              <w:pStyle w:val="BodyText"/>
            </w:pPr>
          </w:p>
        </w:tc>
      </w:tr>
    </w:tbl>
    <w:p w:rsidR="00BB328D" w:rsidRPr="00E33D85" w:rsidRDefault="00BB328D" w:rsidP="004F597D">
      <w:pPr>
        <w:pStyle w:val="Heading6"/>
        <w:ind w:left="0"/>
        <w:rPr>
          <w:rFonts w:asciiTheme="minorHAnsi" w:hAnsiTheme="minorHAnsi"/>
        </w:rPr>
      </w:pPr>
      <w:r w:rsidRPr="00E33D85">
        <w:rPr>
          <w:rFonts w:asciiTheme="minorHAnsi" w:hAnsiTheme="minorHAnsi"/>
        </w:rPr>
        <w:t>Update “miniSum</w:t>
      </w:r>
      <w:r w:rsidR="001C6411" w:rsidRPr="00E33D85">
        <w:rPr>
          <w:rFonts w:asciiTheme="minorHAnsi" w:hAnsiTheme="minorHAnsi"/>
        </w:rPr>
        <w:t>m</w:t>
      </w:r>
      <w:r w:rsidRPr="00E33D85">
        <w:rPr>
          <w:rFonts w:asciiTheme="minorHAnsi" w:hAnsiTheme="minorHAnsi"/>
        </w:rPr>
        <w:t xml:space="preserve">ary.isml” </w:t>
      </w:r>
    </w:p>
    <w:p w:rsidR="00BB328D" w:rsidRPr="00E33D85" w:rsidRDefault="00BB328D" w:rsidP="005C1822">
      <w:pPr>
        <w:pStyle w:val="BodyText"/>
        <w:numPr>
          <w:ilvl w:val="0"/>
          <w:numId w:val="26"/>
        </w:numPr>
      </w:pPr>
      <w:r w:rsidRPr="00E33D85">
        <w:t>Add below code snippet just above this line &lt;isif condition="${!empty(pdict.checkoutstep)}"&gt;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pPr>
            <w:r w:rsidRPr="00E33D85">
              <w:rPr>
                <w:highlight w:val="yellow"/>
              </w:rPr>
              <w:t>&lt;/isif&gt;</w:t>
            </w:r>
          </w:p>
          <w:p w:rsidR="00BB328D" w:rsidRPr="00E33D85" w:rsidRDefault="00BB328D" w:rsidP="005C1822">
            <w:pPr>
              <w:pStyle w:val="BodyText"/>
            </w:pPr>
          </w:p>
          <w:p w:rsidR="00BB328D" w:rsidRPr="00E33D85" w:rsidRDefault="00BB328D" w:rsidP="005C1822">
            <w:pPr>
              <w:pStyle w:val="BodyText"/>
            </w:pPr>
            <w:r w:rsidRPr="00E33D85">
              <w:t>&lt;isif condition="${!empty(pdict.checkoutstep)}"&gt;</w:t>
            </w:r>
          </w:p>
        </w:tc>
      </w:tr>
    </w:tbl>
    <w:p w:rsidR="00BB328D" w:rsidRPr="00E33D85" w:rsidRDefault="00BB328D" w:rsidP="005C1822">
      <w:pPr>
        <w:pStyle w:val="BodyText"/>
        <w:numPr>
          <w:ilvl w:val="0"/>
          <w:numId w:val="26"/>
        </w:numPr>
      </w:pPr>
      <w:r w:rsidRPr="00E33D85">
        <w:t>Replace the line with below line &lt;isif condition="${checkoutstep &lt;= 5}"&gt;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&lt;isif condition="${checkoutstep &lt;= 6}"&gt;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w:t>
            </w:r>
            <w:r w:rsidRPr="00E33D85">
              <w:rPr>
                <w:highlight w:val="yellow"/>
              </w:rPr>
              <w:t>lineCtnr</w:t>
            </w:r>
            <w:r w:rsidRPr="00E33D85">
              <w:t>.productLineItems.size() == 0 &amp;&amp;</w:t>
            </w:r>
            <w:r w:rsidRPr="00E33D85">
              <w:rPr>
                <w:highlight w:val="yellow"/>
              </w:rPr>
              <w:t>lineCtnr</w:t>
            </w:r>
            <w:r w:rsidRPr="00E33D85">
              <w:t>.giftCertificateLineItems.size() == 1}"&gt;</w:t>
            </w:r>
          </w:p>
          <w:p w:rsidR="00BB328D" w:rsidRPr="00E33D85" w:rsidRDefault="00BB328D" w:rsidP="005C1822">
            <w:pPr>
              <w:pStyle w:val="BodyText"/>
            </w:pPr>
            <w:r w:rsidRPr="00E33D85">
              <w:t xml:space="preserve">&lt;isset name="editUrl" value="${URLUtils.url('GiftCert-Edit','GiftCertificateLineItemID', </w:t>
            </w:r>
            <w:r w:rsidRPr="00E33D85">
              <w:rPr>
                <w:highlight w:val="yellow"/>
              </w:rPr>
              <w:t>lineCtnr</w:t>
            </w:r>
            <w:r w:rsidRPr="00E33D85">
              <w:t>.giftCertificateLineItems[0].UUID)}" scope="page"/&gt;</w:t>
            </w:r>
          </w:p>
          <w:p w:rsidR="00BB328D" w:rsidRPr="00E33D85" w:rsidRDefault="00BB328D" w:rsidP="005C1822">
            <w:pPr>
              <w:pStyle w:val="BodyText"/>
            </w:pPr>
            <w:r w:rsidRPr="00E33D85">
              <w:t>&lt;/isif&gt;</w:t>
            </w:r>
          </w:p>
        </w:tc>
      </w:tr>
    </w:tbl>
    <w:p w:rsidR="00BB328D" w:rsidRPr="00E33D85" w:rsidRDefault="00BB328D" w:rsidP="005C1822">
      <w:pPr>
        <w:pStyle w:val="BodyText"/>
        <w:numPr>
          <w:ilvl w:val="0"/>
          <w:numId w:val="26"/>
        </w:numPr>
      </w:pPr>
      <w:r w:rsidRPr="00E33D85">
        <w:t>Replace the line with below  ${Resource.msg('summary.title','checkout',null)} &lt;a class="section-header-note" href="${editUrl}"&gt;${Resource.msg('global.edit','locale',null)}&lt;/a&gt;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rPr>
                <w:highlight w:val="yellow"/>
              </w:rPr>
              <w:t>${Resource.msg('summary.title','checkout',null)} &lt;isif condition="${!empty(pdict.Basket)}"&gt;&lt;a class="section-header-note" href="${editUrl}"&gt;${Resource.msg('global.edit','locale',null)}&lt;/a&gt;&lt;/isif&gt;</w:t>
            </w:r>
          </w:p>
        </w:tc>
      </w:tr>
    </w:tbl>
    <w:p w:rsidR="00BB328D" w:rsidRPr="00E33D85" w:rsidRDefault="00BB328D" w:rsidP="005C1822">
      <w:pPr>
        <w:pStyle w:val="BodyText"/>
        <w:numPr>
          <w:ilvl w:val="0"/>
          <w:numId w:val="26"/>
        </w:numPr>
      </w:pPr>
      <w:r w:rsidRPr="00E33D85">
        <w:t>Update the DIV “checkout-mini-cart”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class="checkout-mini-cart"&gt;</w:t>
            </w:r>
          </w:p>
          <w:p w:rsidR="00BB328D" w:rsidRPr="00E33D85" w:rsidRDefault="00BB328D" w:rsidP="005C1822">
            <w:pPr>
              <w:pStyle w:val="BodyText"/>
            </w:pPr>
            <w:r w:rsidRPr="00E33D85">
              <w:t xml:space="preserve">&lt;isif condition="${checkoutstep  != </w:t>
            </w:r>
            <w:r w:rsidRPr="00E33D85">
              <w:rPr>
                <w:highlight w:val="yellow"/>
              </w:rPr>
              <w:t>5 &amp;&amp; checkoutstep  != 6</w:t>
            </w:r>
            <w:r w:rsidRPr="00E33D85">
              <w:t>}"&gt;</w:t>
            </w:r>
          </w:p>
          <w:p w:rsidR="00BB328D" w:rsidRPr="00E33D85" w:rsidRDefault="00BB328D" w:rsidP="005C1822">
            <w:pPr>
              <w:pStyle w:val="BodyText"/>
            </w:pPr>
            <w:r w:rsidRPr="00E33D85">
              <w:t>&lt;isminilineitems p_lineitemctnr="${</w:t>
            </w:r>
            <w:r w:rsidRPr="00E33D85">
              <w:rPr>
                <w:highlight w:val="yellow"/>
              </w:rPr>
              <w:t>lineCtnr</w:t>
            </w:r>
            <w:r w:rsidRPr="00E33D85">
              <w:t>}"/&gt;</w:t>
            </w:r>
          </w:p>
          <w:p w:rsidR="00BB328D" w:rsidRPr="00E33D85" w:rsidRDefault="00BB328D" w:rsidP="005C1822">
            <w:pPr>
              <w:pStyle w:val="BodyText"/>
            </w:pPr>
            <w:r w:rsidRPr="00E33D85">
              <w:t>&lt;/isif&gt;</w:t>
            </w:r>
          </w:p>
          <w:p w:rsidR="00BB328D" w:rsidRPr="00E33D85" w:rsidRDefault="00BB328D" w:rsidP="005C1822">
            <w:pPr>
              <w:pStyle w:val="BodyText"/>
            </w:pPr>
            <w:r w:rsidRPr="00E33D85">
              <w:t>&lt;/div&gt;</w:t>
            </w:r>
          </w:p>
        </w:tc>
      </w:tr>
    </w:tbl>
    <w:p w:rsidR="00BB328D" w:rsidRPr="00E33D85" w:rsidRDefault="00BB328D" w:rsidP="005C1822">
      <w:pPr>
        <w:pStyle w:val="BodyText"/>
        <w:numPr>
          <w:ilvl w:val="0"/>
          <w:numId w:val="26"/>
        </w:numPr>
      </w:pPr>
      <w:r w:rsidRPr="00E33D85">
        <w:t>Update the DIV “</w:t>
      </w:r>
      <w:r w:rsidR="000E0FBE" w:rsidRPr="00E33D85">
        <w:t>checkout-order-totals</w:t>
      </w:r>
      <w:r w:rsidRPr="00E33D85">
        <w:t>” with below code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&lt;div class=" checkout-order-totals"&gt;</w:t>
            </w:r>
          </w:p>
          <w:p w:rsidR="00BB328D" w:rsidRPr="00E33D85" w:rsidRDefault="00BB328D" w:rsidP="005C1822">
            <w:pPr>
              <w:pStyle w:val="BodyText"/>
            </w:pPr>
            <w:r w:rsidRPr="00E33D85">
              <w:t>&lt;isif condition="${</w:t>
            </w:r>
            <w:r w:rsidRPr="00E33D85">
              <w:rPr>
                <w:highlight w:val="yellow"/>
              </w:rPr>
              <w:t>checkoutstep == 6</w:t>
            </w:r>
            <w:r w:rsidRPr="00E33D85">
              <w:t>}"&gt;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p_showshipmentinfo="${true}" p_shipmenteditable="${</w:t>
            </w:r>
            <w:r w:rsidRPr="00E33D85">
              <w:rPr>
                <w:highlight w:val="yellow"/>
              </w:rPr>
              <w:t>false</w:t>
            </w:r>
            <w:r w:rsidRPr="00E33D85">
              <w:t>}" p_totallabel="${Resource.msg('global.ordertotal','locale',null)}"/&gt;</w:t>
            </w:r>
          </w:p>
          <w:p w:rsidR="00BB328D" w:rsidRPr="00E33D85" w:rsidRDefault="00BB328D" w:rsidP="005C1822">
            <w:pPr>
              <w:pStyle w:val="BodyText"/>
              <w:rPr>
                <w:highlight w:val="yellow"/>
              </w:rPr>
            </w:pPr>
            <w:r w:rsidRPr="00E33D85">
              <w:rPr>
                <w:highlight w:val="yellow"/>
              </w:rPr>
              <w:lastRenderedPageBreak/>
              <w:t>&lt;iselseif condition="${checkoutstep &gt; 3}"&gt;</w:t>
            </w:r>
          </w:p>
          <w:p w:rsidR="00BB328D" w:rsidRPr="00E33D85" w:rsidRDefault="00BB328D" w:rsidP="005C1822">
            <w:pPr>
              <w:pStyle w:val="BodyText"/>
            </w:pPr>
            <w:r w:rsidRPr="00E33D85">
              <w:rPr>
                <w:highlight w:val="yellow"/>
              </w:rPr>
              <w:t>&lt;isordertotals p_lineitemctnr="${lineCtnr}" p_showshipmentinfo="${true}" p_shipmenteditable="${true}" p_totallabel="${Resource.msg('global.ordertotal','locale',null)}"/&gt;</w:t>
            </w:r>
          </w:p>
          <w:p w:rsidR="00BB328D" w:rsidRPr="00E33D85" w:rsidRDefault="00BB328D" w:rsidP="005C1822">
            <w:pPr>
              <w:pStyle w:val="BodyText"/>
            </w:pPr>
            <w:r w:rsidRPr="00E33D85">
              <w:t>&lt;iselse/&gt;</w:t>
            </w:r>
          </w:p>
          <w:p w:rsidR="00BB328D" w:rsidRPr="00E33D85" w:rsidRDefault="00BB328D" w:rsidP="005C1822">
            <w:pPr>
              <w:pStyle w:val="BodyText"/>
            </w:pPr>
            <w:r w:rsidRPr="00E33D85">
              <w:t>&lt;isordertotals p_lineitemctnr="${</w:t>
            </w:r>
            <w:r w:rsidRPr="00E33D85">
              <w:rPr>
                <w:highlight w:val="yellow"/>
              </w:rPr>
              <w:t>lineCtnr</w:t>
            </w:r>
            <w:r w:rsidRPr="00E33D85">
              <w:t>}" p_showshipmentinfo="${false}" p_shipmenteditable="${false}" p_totallabel="${Resource.msg('global.estimatedtotal','locale',null)}"/&gt;</w:t>
            </w:r>
          </w:p>
          <w:p w:rsidR="00BB328D" w:rsidRPr="00E33D85" w:rsidRDefault="00BB328D" w:rsidP="005C1822">
            <w:pPr>
              <w:pStyle w:val="BodyText"/>
            </w:pPr>
            <w:r w:rsidRPr="00E33D85">
              <w:tab/>
              <w:t>&lt;/isif&gt;</w:t>
            </w:r>
          </w:p>
          <w:p w:rsidR="00BB328D" w:rsidRPr="00E33D85" w:rsidRDefault="00BB328D" w:rsidP="005C1822">
            <w:pPr>
              <w:pStyle w:val="BodyText"/>
            </w:pPr>
            <w:r w:rsidRPr="00E33D85">
              <w:t>&lt;/div&gt;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 xml:space="preserve">Update “minshipments.isml” </w:t>
      </w:r>
    </w:p>
    <w:p w:rsidR="00BB328D" w:rsidRPr="00E33D85" w:rsidRDefault="00BB328D" w:rsidP="005C1822">
      <w:pPr>
        <w:pStyle w:val="BodyText"/>
        <w:numPr>
          <w:ilvl w:val="0"/>
          <w:numId w:val="26"/>
        </w:numPr>
      </w:pPr>
      <w:r w:rsidRPr="00E33D85">
        <w:t>Replace  this line  &lt;isset name="Shipments" value="${pdict.Basket.shipments}"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t>&lt;isset name="lineCtnr" value="${pdict.Basket}" scope="page"/&gt;</w:t>
            </w:r>
          </w:p>
          <w:p w:rsidR="00BB328D" w:rsidRPr="00E33D85" w:rsidRDefault="00BB328D" w:rsidP="005C1822">
            <w:pPr>
              <w:pStyle w:val="BodyText"/>
              <w:rPr>
                <w:highlight w:val="yellow"/>
              </w:rPr>
            </w:pPr>
            <w:r w:rsidRPr="00E33D85">
              <w:rPr>
                <w:highlight w:val="yellow"/>
              </w:rPr>
              <w:t>&lt;isset name="Shipments" value="${lineCtnr.shipments}"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name="lineCtnr" value="${pdict.Order}" scope="page"/&gt;</w:t>
            </w:r>
          </w:p>
          <w:p w:rsidR="00BB328D" w:rsidRPr="00E33D85" w:rsidRDefault="00BB328D" w:rsidP="005C1822">
            <w:pPr>
              <w:pStyle w:val="BodyText"/>
              <w:rPr>
                <w:highlight w:val="yellow"/>
              </w:rPr>
            </w:pPr>
            <w:r w:rsidRPr="00E33D85">
              <w:rPr>
                <w:highlight w:val="yellow"/>
              </w:rPr>
              <w:t>&lt;isset name="Shipments" value="${pdict.Order.shipments}"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t xml:space="preserve">Replace pdict.Basket with lineCtnr at below places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&lt;isif condition="${shipment.productLineItems.length &lt;= 0 || shipment.custom.shipmentType == null &amp;&amp; shipment.UUID==</w:t>
            </w:r>
            <w:r w:rsidRPr="00E33D85">
              <w:rPr>
                <w:highlight w:val="yellow"/>
              </w:rPr>
              <w:t>lineCtnr</w:t>
            </w:r>
            <w:r w:rsidRPr="00E33D85">
              <w:t>.defaultShipment.UUID &amp;&amp; !empty(shipment.shippingAddress) &amp;&amp; empty(shipment.shippingAddress.address1)}"&gt;</w:t>
            </w:r>
          </w:p>
        </w:tc>
      </w:tr>
      <w:tr w:rsidR="00BB328D" w:rsidRPr="00E33D85" w:rsidTr="00F1407C">
        <w:tc>
          <w:tcPr>
            <w:tcW w:w="10296" w:type="dxa"/>
          </w:tcPr>
          <w:p w:rsidR="00BB328D" w:rsidRPr="00E33D85" w:rsidRDefault="00BB328D" w:rsidP="005C1822">
            <w:pPr>
              <w:pStyle w:val="BodyText"/>
            </w:pPr>
            <w:r w:rsidRPr="00E33D85">
              <w:t>&lt;isif condition="${Shipments.size() &gt; 1 &amp;&amp;</w:t>
            </w:r>
            <w:r w:rsidRPr="00E33D85">
              <w:rPr>
                <w:highlight w:val="yellow"/>
              </w:rPr>
              <w:t>lineCtnr</w:t>
            </w:r>
            <w:r w:rsidRPr="00E33D85">
              <w:t>.productLineItems.size() &gt; 0}"&gt;&lt;div class="name"&gt;${Resource.msgf('multishippingshipments.shipment','checkout',null, shipmentCount)}&lt;/div&gt;&lt;/isif&gt;</w:t>
            </w:r>
          </w:p>
        </w:tc>
      </w:tr>
    </w:tbl>
    <w:p w:rsidR="00BB328D" w:rsidRPr="00E33D85" w:rsidRDefault="00BB328D" w:rsidP="005C1822">
      <w:pPr>
        <w:pStyle w:val="BodyText"/>
        <w:numPr>
          <w:ilvl w:val="0"/>
          <w:numId w:val="26"/>
        </w:numPr>
      </w:pPr>
      <w:r w:rsidRPr="00E33D85">
        <w:t xml:space="preserve">Replace the line with below  &lt;a href="${editUrl}"  class="section-header-note"&gt;${Resource.msg('global.edit','locale',null)}&lt;/a&gt; twice in a file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condition="${shipment.custom.shipmentType == 'instore'}"/&gt;</w:t>
            </w:r>
          </w:p>
          <w:p w:rsidR="00BB328D" w:rsidRPr="00E33D85" w:rsidRDefault="00BB328D" w:rsidP="005C1822">
            <w:pPr>
              <w:pStyle w:val="BodyText"/>
            </w:pPr>
            <w:r w:rsidRPr="00E33D85">
              <w:t>&lt;isset name="editUrl" value="${URLUtils.https('Cart-Show')}" scope="page"/&gt;</w:t>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${Resource.msg('cart.store.instorepickup','checkout',null)}</w:t>
            </w:r>
          </w:p>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r w:rsidRPr="00E33D85">
              <w:tab/>
            </w:r>
            <w:r w:rsidRPr="00E33D85">
              <w:tab/>
            </w:r>
          </w:p>
          <w:p w:rsidR="00BB328D" w:rsidRPr="00E33D85" w:rsidRDefault="00BB328D" w:rsidP="005C1822">
            <w:pPr>
              <w:pStyle w:val="BodyText"/>
            </w:pPr>
            <w:r w:rsidRPr="00E33D85">
              <w:rPr>
                <w:highlight w:val="yellow"/>
              </w:rPr>
              <w:t>&lt;isif condition="${!empty(pdict.Basket)}"&gt;&lt;a href="${editUrl}"  class="section-header-note"&gt;${Resource.msg('global.edit','locale',null)}&lt;/a&gt;&lt;/isif&gt;</w:t>
            </w:r>
          </w:p>
          <w:p w:rsidR="00BB328D" w:rsidRPr="00E33D85" w:rsidRDefault="00BB328D" w:rsidP="005C1822">
            <w:pPr>
              <w:pStyle w:val="BodyText"/>
            </w:pPr>
            <w:r w:rsidRPr="00E33D85">
              <w:t>${Resource.msg('minishipments.shippingaddress','checkout',null)}</w:t>
            </w:r>
          </w:p>
          <w:p w:rsidR="00BB328D" w:rsidRPr="00E33D85" w:rsidRDefault="00BB328D" w:rsidP="005C1822">
            <w:pPr>
              <w:pStyle w:val="BodyText"/>
            </w:pPr>
            <w:r w:rsidRPr="00E33D85">
              <w:tab/>
            </w:r>
            <w:r w:rsidRPr="00E33D85">
              <w:tab/>
            </w:r>
            <w:r w:rsidRPr="00E33D85">
              <w:tab/>
            </w:r>
            <w:r w:rsidRPr="00E33D85">
              <w:tab/>
            </w:r>
            <w:r w:rsidRPr="00E33D85">
              <w:tab/>
              <w:t>&lt;/isif&gt;</w:t>
            </w:r>
          </w:p>
        </w:tc>
      </w:tr>
    </w:tbl>
    <w:p w:rsidR="00BB328D" w:rsidRPr="00E33D85" w:rsidRDefault="00127BCB" w:rsidP="005C1822">
      <w:pPr>
        <w:pStyle w:val="BodyText"/>
        <w:numPr>
          <w:ilvl w:val="0"/>
          <w:numId w:val="26"/>
        </w:numPr>
      </w:pPr>
      <w:r w:rsidRPr="00E33D85">
        <w:t xml:space="preserve">Replace pdict.Basket with </w:t>
      </w:r>
      <w:r w:rsidRPr="00E33D85">
        <w:rPr>
          <w:highlight w:val="yellow"/>
        </w:rPr>
        <w:t>lineCtnr</w:t>
      </w:r>
      <w:r w:rsidRPr="00E33D85">
        <w:t xml:space="preserve"> at below line</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BB328D" w:rsidP="005C1822">
            <w:pPr>
              <w:pStyle w:val="BodyText"/>
            </w:pPr>
            <w:r w:rsidRPr="00E33D85">
              <w:t>&lt;iselseif condition="${shipment.shippingAddress != null &amp;&amp;</w:t>
            </w:r>
            <w:r w:rsidRPr="00E33D85">
              <w:rPr>
                <w:highlight w:val="yellow"/>
              </w:rPr>
              <w:t>lineCtnr</w:t>
            </w:r>
            <w:r w:rsidRPr="00E33D85">
              <w:t>.productLineItems.size() &gt; 0}"&gt;</w:t>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t xml:space="preserve">Update “ReportCheckout.isml” </w:t>
      </w:r>
    </w:p>
    <w:p w:rsidR="00BB328D" w:rsidRPr="00E33D85" w:rsidRDefault="00BB328D" w:rsidP="005C1822">
      <w:pPr>
        <w:pStyle w:val="BodyText"/>
        <w:numPr>
          <w:ilvl w:val="0"/>
          <w:numId w:val="26"/>
        </w:numPr>
      </w:pPr>
      <w:r w:rsidRPr="00E33D85">
        <w:t>Add a condition after  this &lt;isset name="checkoutname" value="${pdict.checkoutname}" scope="page"/&gt; with below code snippet</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6F6612" w:rsidRPr="00E33D85" w:rsidRDefault="006F6612" w:rsidP="005C1822">
            <w:pPr>
              <w:pStyle w:val="BodyText"/>
              <w:rPr>
                <w:highlight w:val="yellow"/>
              </w:rPr>
            </w:pPr>
            <w:r w:rsidRPr="00E33D85">
              <w:rPr>
                <w:highlight w:val="yellow"/>
              </w:rPr>
              <w:t>&lt;isset name="LineCntr" value="${pdict.Basket}" scope="page"/&gt;</w:t>
            </w:r>
          </w:p>
          <w:p w:rsidR="00BB328D" w:rsidRPr="00E33D85" w:rsidRDefault="00BB328D" w:rsidP="005C1822">
            <w:pPr>
              <w:pStyle w:val="BodyText"/>
              <w:rPr>
                <w:highlight w:val="yellow"/>
              </w:rPr>
            </w:pPr>
            <w:r w:rsidRPr="00E33D85">
              <w:rPr>
                <w:highlight w:val="yellow"/>
              </w:rPr>
              <w:t>&lt;isif condition="${!empty(pdict.Basket)}"&gt;</w:t>
            </w:r>
          </w:p>
          <w:p w:rsidR="00BB328D" w:rsidRPr="00E33D85" w:rsidRDefault="00BB328D" w:rsidP="005C1822">
            <w:pPr>
              <w:pStyle w:val="BodyText"/>
              <w:rPr>
                <w:highlight w:val="yellow"/>
              </w:rPr>
            </w:pPr>
            <w:r w:rsidRPr="00E33D85">
              <w:rPr>
                <w:highlight w:val="yellow"/>
              </w:rPr>
              <w:lastRenderedPageBreak/>
              <w:t>&lt;isset name="LineCntr" value="${pdict.Basket}" scope="page"/&gt;</w:t>
            </w:r>
          </w:p>
          <w:p w:rsidR="00BB328D" w:rsidRPr="00E33D85" w:rsidRDefault="00BB328D" w:rsidP="005C1822">
            <w:pPr>
              <w:pStyle w:val="BodyText"/>
              <w:rPr>
                <w:highlight w:val="yellow"/>
              </w:rPr>
            </w:pPr>
            <w:r w:rsidRPr="00E33D85">
              <w:rPr>
                <w:highlight w:val="yellow"/>
              </w:rPr>
              <w:t>&lt;iselseif condition="${!empty(pdict.Order)}"&gt;</w:t>
            </w:r>
          </w:p>
          <w:p w:rsidR="00BB328D" w:rsidRPr="00E33D85" w:rsidRDefault="00BB328D" w:rsidP="005C1822">
            <w:pPr>
              <w:pStyle w:val="BodyText"/>
              <w:rPr>
                <w:highlight w:val="yellow"/>
              </w:rPr>
            </w:pPr>
            <w:r w:rsidRPr="00E33D85">
              <w:rPr>
                <w:highlight w:val="yellow"/>
              </w:rPr>
              <w:t>&lt;isset name="LineCntr" value="${pdict.Order}" scope="page"/&gt;</w:t>
            </w:r>
          </w:p>
          <w:p w:rsidR="00BB328D" w:rsidRPr="00E33D85" w:rsidRDefault="00BB328D" w:rsidP="005C1822">
            <w:pPr>
              <w:pStyle w:val="BodyText"/>
            </w:pPr>
            <w:r w:rsidRPr="00E33D85">
              <w:rPr>
                <w:highlight w:val="yellow"/>
              </w:rPr>
              <w:t>&lt;/isif&gt;</w:t>
            </w:r>
          </w:p>
        </w:tc>
      </w:tr>
    </w:tbl>
    <w:p w:rsidR="00BB328D" w:rsidRPr="00E33D85" w:rsidRDefault="00BB328D" w:rsidP="005C1822">
      <w:pPr>
        <w:pStyle w:val="BodyText"/>
        <w:numPr>
          <w:ilvl w:val="0"/>
          <w:numId w:val="26"/>
        </w:numPr>
      </w:pPr>
      <w:r w:rsidRPr="00E33D85">
        <w:lastRenderedPageBreak/>
        <w:t>Replace</w:t>
      </w:r>
      <w:r w:rsidR="00127BCB" w:rsidRPr="00E33D85">
        <w:t xml:space="preserve"> pdict.Basket with LineCntr twice in file</w:t>
      </w:r>
      <w:r w:rsidR="0045779A" w:rsidRPr="00E33D85">
        <w:t xml:space="preserve"> along with null check</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BB328D" w:rsidRPr="00E33D85" w:rsidRDefault="0045779A" w:rsidP="005C1822">
            <w:pPr>
              <w:pStyle w:val="BodyText"/>
              <w:rPr>
                <w:highlight w:val="yellow"/>
              </w:rPr>
            </w:pPr>
            <w:r w:rsidRPr="00E33D85">
              <w:rPr>
                <w:highlight w:val="yellow"/>
              </w:rPr>
              <w:t>'BasketID', null != LineCntr ? LineCntr.UUID:null,</w:t>
            </w:r>
          </w:p>
        </w:tc>
      </w:tr>
    </w:tbl>
    <w:p w:rsidR="00BB328D" w:rsidRPr="00E33D85" w:rsidRDefault="00BB328D" w:rsidP="005C1822">
      <w:pPr>
        <w:pStyle w:val="BodyText"/>
      </w:pPr>
    </w:p>
    <w:p w:rsidR="00C52BA2" w:rsidRPr="00E33D85" w:rsidRDefault="00C52BA2" w:rsidP="00C52BA2">
      <w:pPr>
        <w:pStyle w:val="Heading5"/>
        <w:rPr>
          <w:rFonts w:asciiTheme="minorHAnsi" w:hAnsiTheme="minorHAnsi"/>
        </w:rPr>
      </w:pPr>
      <w:r w:rsidRPr="00E33D85">
        <w:rPr>
          <w:rFonts w:asciiTheme="minorHAnsi" w:hAnsiTheme="minorHAnsi"/>
        </w:rPr>
        <w:t>Core  - scss changes</w:t>
      </w:r>
    </w:p>
    <w:p w:rsidR="00C52BA2" w:rsidRPr="00E33D85" w:rsidRDefault="00C52BA2" w:rsidP="00C52BA2">
      <w:pPr>
        <w:pStyle w:val="Heading6"/>
        <w:ind w:left="0"/>
        <w:rPr>
          <w:rFonts w:asciiTheme="minorHAnsi" w:hAnsiTheme="minorHAnsi"/>
        </w:rPr>
      </w:pPr>
      <w:r w:rsidRPr="00E33D85">
        <w:rPr>
          <w:rFonts w:asciiTheme="minorHAnsi" w:hAnsiTheme="minorHAnsi"/>
        </w:rPr>
        <w:t xml:space="preserve">Update “_checkout.scss” </w:t>
      </w:r>
    </w:p>
    <w:p w:rsidR="00C52BA2" w:rsidRPr="00E33D85" w:rsidRDefault="00C52BA2" w:rsidP="005C1822">
      <w:pPr>
        <w:pStyle w:val="BodyText"/>
        <w:numPr>
          <w:ilvl w:val="0"/>
          <w:numId w:val="26"/>
        </w:numPr>
      </w:pPr>
      <w:r w:rsidRPr="00E33D85">
        <w:t>Add below code snippet at the end of file</w:t>
      </w:r>
    </w:p>
    <w:p w:rsidR="00AE2872" w:rsidRPr="00E33D85" w:rsidRDefault="00AE2872" w:rsidP="005C1822">
      <w:pPr>
        <w:pStyle w:val="BodyText"/>
      </w:pPr>
    </w:p>
    <w:tbl>
      <w:tblPr>
        <w:tblStyle w:val="TableGrid"/>
        <w:tblW w:w="0" w:type="auto"/>
        <w:tblInd w:w="360" w:type="dxa"/>
        <w:tblLook w:val="04A0" w:firstRow="1" w:lastRow="0" w:firstColumn="1" w:lastColumn="0" w:noHBand="0" w:noVBand="1"/>
      </w:tblPr>
      <w:tblGrid>
        <w:gridCol w:w="9936"/>
      </w:tblGrid>
      <w:tr w:rsidR="00AE2872" w:rsidRPr="00E33D85" w:rsidTr="00AE2872">
        <w:tc>
          <w:tcPr>
            <w:tcW w:w="10296" w:type="dxa"/>
          </w:tcPr>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600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1024</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650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FF"/>
                <w:sz w:val="20"/>
                <w:szCs w:val="20"/>
                <w:highlight w:val="yellow"/>
              </w:rPr>
              <w:t>@mediascreen</w:t>
            </w:r>
            <w:r w:rsidRPr="00F40DB3">
              <w:rPr>
                <w:rFonts w:ascii="Consolas" w:eastAsia="Times New Roman" w:hAnsi="Consolas" w:cs="Consolas"/>
                <w:color w:val="000000"/>
                <w:sz w:val="20"/>
                <w:szCs w:val="20"/>
                <w:highlight w:val="yellow"/>
              </w:rPr>
              <w:t xml:space="preserve"> and </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 xml:space="preserve"> max-width</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767</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FF0000"/>
                <w:sz w:val="20"/>
                <w:szCs w:val="20"/>
                <w:highlight w:val="yellow"/>
              </w:rPr>
              <w:t>.SecureAcceptance_IFRAME</w:t>
            </w:r>
            <w:r w:rsidRPr="00F40DB3">
              <w:rPr>
                <w:rFonts w:ascii="Consolas" w:eastAsia="Times New Roman" w:hAnsi="Consolas" w:cs="Consolas"/>
                <w:color w:val="A31515"/>
                <w:sz w:val="20"/>
                <w:szCs w:val="20"/>
                <w:highlight w:val="yellow"/>
              </w:rPr>
              <w:t>iframe</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color w:val="000000"/>
                <w:sz w:val="20"/>
                <w:szCs w:val="20"/>
                <w:highlight w:val="yellow"/>
              </w:rPr>
              <w:t xml:space="preserve">                height</w:t>
            </w:r>
            <w:r w:rsidRPr="00F40DB3">
              <w:rPr>
                <w:rFonts w:ascii="Consolas" w:eastAsia="Times New Roman" w:hAnsi="Consolas" w:cs="Consolas"/>
                <w:b/>
                <w:bCs/>
                <w:color w:val="000000"/>
                <w:sz w:val="20"/>
                <w:szCs w:val="20"/>
                <w:highlight w:val="yellow"/>
              </w:rPr>
              <w:t>:</w:t>
            </w:r>
            <w:r w:rsidRPr="00F40DB3">
              <w:rPr>
                <w:rFonts w:ascii="Consolas" w:eastAsia="Times New Roman" w:hAnsi="Consolas" w:cs="Consolas"/>
                <w:color w:val="000000"/>
                <w:sz w:val="20"/>
                <w:szCs w:val="20"/>
                <w:highlight w:val="yellow"/>
              </w:rPr>
              <w:t>670</w:t>
            </w:r>
            <w:r w:rsidRPr="00F40DB3">
              <w:rPr>
                <w:rFonts w:ascii="Consolas" w:eastAsia="Times New Roman" w:hAnsi="Consolas" w:cs="Consolas"/>
                <w:color w:val="0000FF"/>
                <w:sz w:val="20"/>
                <w:szCs w:val="20"/>
                <w:highlight w:val="yellow"/>
              </w:rPr>
              <w:t>px</w:t>
            </w:r>
            <w:r w:rsidRPr="00F40DB3">
              <w:rPr>
                <w:rFonts w:ascii="Consolas" w:eastAsia="Times New Roman" w:hAnsi="Consolas" w:cs="Consolas"/>
                <w:color w:val="000000"/>
                <w:sz w:val="20"/>
                <w:szCs w:val="20"/>
                <w:highlight w:val="yellow"/>
              </w:rPr>
              <w:t xml:space="preserve"> !important</w:t>
            </w:r>
            <w:r w:rsidRPr="00F40DB3">
              <w:rPr>
                <w:rFonts w:ascii="Consolas" w:eastAsia="Times New Roman" w:hAnsi="Consolas" w:cs="Consolas"/>
                <w:b/>
                <w:bCs/>
                <w:color w:val="000000"/>
                <w:sz w:val="20"/>
                <w:szCs w:val="20"/>
                <w:highlight w:val="yellow"/>
              </w:rPr>
              <w:t>;</w:t>
            </w:r>
          </w:p>
          <w:p w:rsidR="00F40DB3" w:rsidRPr="00F40DB3" w:rsidRDefault="00F40DB3" w:rsidP="00F40DB3">
            <w:pPr>
              <w:autoSpaceDE w:val="0"/>
              <w:autoSpaceDN w:val="0"/>
              <w:adjustRightInd w:val="0"/>
              <w:spacing w:after="0" w:line="240" w:lineRule="auto"/>
              <w:rPr>
                <w:rFonts w:ascii="Consolas" w:eastAsia="Times New Roman" w:hAnsi="Consolas" w:cs="Consolas"/>
                <w:sz w:val="20"/>
                <w:szCs w:val="20"/>
                <w:highlight w:val="yellow"/>
              </w:rPr>
            </w:pPr>
            <w:r w:rsidRPr="00F40DB3">
              <w:rPr>
                <w:rFonts w:ascii="Consolas" w:eastAsia="Times New Roman" w:hAnsi="Consolas" w:cs="Consolas"/>
                <w:b/>
                <w:bCs/>
                <w:color w:val="000000"/>
                <w:sz w:val="20"/>
                <w:szCs w:val="20"/>
                <w:highlight w:val="yellow"/>
              </w:rPr>
              <w:t>}</w:t>
            </w:r>
          </w:p>
          <w:p w:rsidR="00AE2872" w:rsidRPr="00E33D85" w:rsidRDefault="00F40DB3" w:rsidP="00F40DB3">
            <w:pPr>
              <w:autoSpaceDE w:val="0"/>
              <w:autoSpaceDN w:val="0"/>
              <w:adjustRightInd w:val="0"/>
              <w:spacing w:after="0" w:line="240" w:lineRule="auto"/>
            </w:pPr>
            <w:r w:rsidRPr="00F40DB3">
              <w:rPr>
                <w:rFonts w:ascii="Consolas" w:eastAsia="Times New Roman" w:hAnsi="Consolas" w:cs="Consolas"/>
                <w:b/>
                <w:bCs/>
                <w:color w:val="000000"/>
                <w:sz w:val="20"/>
                <w:szCs w:val="20"/>
                <w:highlight w:val="yellow"/>
              </w:rPr>
              <w:t>}</w:t>
            </w:r>
          </w:p>
        </w:tc>
      </w:tr>
    </w:tbl>
    <w:p w:rsidR="00C52BA2" w:rsidRPr="00E33D85" w:rsidRDefault="00C52BA2" w:rsidP="005C1822">
      <w:pPr>
        <w:pStyle w:val="BodyText"/>
      </w:pPr>
    </w:p>
    <w:p w:rsidR="00BB328D" w:rsidRPr="00E33D85" w:rsidRDefault="00BB328D" w:rsidP="004F597D">
      <w:pPr>
        <w:pStyle w:val="Heading4"/>
        <w:rPr>
          <w:rFonts w:asciiTheme="minorHAnsi" w:hAnsiTheme="minorHAnsi"/>
        </w:rPr>
      </w:pPr>
      <w:r w:rsidRPr="00E33D85">
        <w:rPr>
          <w:rFonts w:asciiTheme="minorHAnsi" w:hAnsiTheme="minorHAnsi"/>
        </w:rPr>
        <w:t>Secure Acceptance Silent Post Section</w:t>
      </w:r>
    </w:p>
    <w:p w:rsidR="008C5EDB" w:rsidRPr="00E33D85" w:rsidRDefault="00BB328D">
      <w:pPr>
        <w:pStyle w:val="Heading5"/>
        <w:rPr>
          <w:rFonts w:asciiTheme="minorHAnsi" w:hAnsiTheme="minorHAnsi"/>
        </w:rPr>
      </w:pPr>
      <w:r w:rsidRPr="00E33D85">
        <w:rPr>
          <w:rFonts w:asciiTheme="minorHAnsi" w:hAnsiTheme="minorHAnsi"/>
        </w:rPr>
        <w:t>Template - billing.isml</w:t>
      </w:r>
    </w:p>
    <w:p w:rsidR="00BB328D" w:rsidRPr="00E33D85" w:rsidRDefault="008C5EDB" w:rsidP="004F597D">
      <w:pPr>
        <w:rPr>
          <w:b/>
        </w:rPr>
      </w:pPr>
      <w:r w:rsidRPr="00E33D85">
        <w:t>Add a a div for secure acceptance silent post after the end of &lt;/form&gt; tag</w:t>
      </w:r>
    </w:p>
    <w:tbl>
      <w:tblPr>
        <w:tblStyle w:val="TableGrid"/>
        <w:tblW w:w="0" w:type="auto"/>
        <w:tblLook w:val="04A0" w:firstRow="1" w:lastRow="0" w:firstColumn="1" w:lastColumn="0" w:noHBand="0" w:noVBand="1"/>
      </w:tblPr>
      <w:tblGrid>
        <w:gridCol w:w="10296"/>
      </w:tblGrid>
      <w:tr w:rsidR="00BB328D" w:rsidRPr="00447FA0" w:rsidTr="00F1407C">
        <w:tc>
          <w:tcPr>
            <w:tcW w:w="10296" w:type="dxa"/>
          </w:tcPr>
          <w:p w:rsidR="00447FA0" w:rsidRPr="00447FA0" w:rsidRDefault="00447FA0" w:rsidP="00447FA0">
            <w:pPr>
              <w:autoSpaceDE w:val="0"/>
              <w:autoSpaceDN w:val="0"/>
              <w:adjustRightInd w:val="0"/>
              <w:spacing w:after="0" w:line="240" w:lineRule="auto"/>
              <w:rPr>
                <w:rFonts w:eastAsia="Times New Roman" w:cstheme="minorHAnsi"/>
                <w:sz w:val="20"/>
                <w:szCs w:val="20"/>
              </w:rPr>
            </w:pPr>
            <w:r w:rsidRPr="00447FA0">
              <w:rPr>
                <w:rFonts w:eastAsia="Times New Roman" w:cstheme="minorHAnsi"/>
                <w:color w:val="008080"/>
                <w:sz w:val="20"/>
                <w:szCs w:val="20"/>
              </w:rPr>
              <w:t>&lt;/</w:t>
            </w:r>
            <w:r w:rsidRPr="00447FA0">
              <w:rPr>
                <w:rFonts w:eastAsia="Times New Roman" w:cstheme="minorHAnsi"/>
                <w:color w:val="3F7F7F"/>
                <w:sz w:val="20"/>
                <w:szCs w:val="20"/>
              </w:rPr>
              <w:t>form</w:t>
            </w:r>
            <w:r w:rsidRPr="00447FA0">
              <w:rPr>
                <w:rFonts w:eastAsia="Times New Roman" w:cstheme="minorHAnsi"/>
                <w:color w:val="008080"/>
                <w:sz w:val="20"/>
                <w:szCs w:val="20"/>
              </w:rPr>
              <w:t>&gt;</w:t>
            </w:r>
          </w:p>
          <w:p w:rsidR="00447FA0" w:rsidRPr="00447FA0" w:rsidRDefault="00447FA0" w:rsidP="00447FA0">
            <w:pPr>
              <w:autoSpaceDE w:val="0"/>
              <w:autoSpaceDN w:val="0"/>
              <w:adjustRightInd w:val="0"/>
              <w:spacing w:after="0" w:line="240" w:lineRule="auto"/>
              <w:rPr>
                <w:rFonts w:eastAsia="Times New Roman" w:cstheme="minorHAnsi"/>
                <w:sz w:val="20"/>
                <w:szCs w:val="20"/>
                <w:highlight w:val="yellow"/>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sz w:val="20"/>
                <w:szCs w:val="20"/>
                <w:highlight w:val="yellow"/>
              </w:rPr>
              <w:t xml:space="preserve"> </w:t>
            </w:r>
            <w:r w:rsidRPr="00447FA0">
              <w:rPr>
                <w:rFonts w:eastAsia="Times New Roman" w:cstheme="minorHAnsi"/>
                <w:color w:val="7F007F"/>
                <w:sz w:val="20"/>
                <w:szCs w:val="20"/>
                <w:highlight w:val="yellow"/>
              </w:rPr>
              <w:t>id</w:t>
            </w:r>
            <w:r w:rsidRPr="00447FA0">
              <w:rPr>
                <w:rFonts w:eastAsia="Times New Roman" w:cstheme="minorHAnsi"/>
                <w:color w:val="000000"/>
                <w:sz w:val="20"/>
                <w:szCs w:val="20"/>
                <w:highlight w:val="yellow"/>
              </w:rPr>
              <w:t>=</w:t>
            </w:r>
            <w:r w:rsidRPr="00447FA0">
              <w:rPr>
                <w:rFonts w:eastAsia="Times New Roman" w:cstheme="minorHAnsi"/>
                <w:i/>
                <w:iCs/>
                <w:color w:val="2A00FF"/>
                <w:sz w:val="20"/>
                <w:szCs w:val="20"/>
                <w:highlight w:val="yellow"/>
              </w:rPr>
              <w:t>"secureAcceptancePost"</w:t>
            </w:r>
            <w:r w:rsidRPr="00447FA0">
              <w:rPr>
                <w:rFonts w:eastAsia="Times New Roman" w:cstheme="minorHAnsi"/>
                <w:color w:val="008080"/>
                <w:sz w:val="20"/>
                <w:szCs w:val="20"/>
                <w:highlight w:val="yellow"/>
              </w:rPr>
              <w:t>&gt;</w:t>
            </w:r>
          </w:p>
          <w:p w:rsidR="00BB328D" w:rsidRPr="00447FA0" w:rsidRDefault="00447FA0" w:rsidP="00447FA0">
            <w:pPr>
              <w:rPr>
                <w:rFonts w:cstheme="minorHAnsi"/>
              </w:rPr>
            </w:pPr>
            <w:r w:rsidRPr="00447FA0">
              <w:rPr>
                <w:rFonts w:eastAsia="Times New Roman" w:cstheme="minorHAnsi"/>
                <w:color w:val="008080"/>
                <w:sz w:val="20"/>
                <w:szCs w:val="20"/>
                <w:highlight w:val="yellow"/>
              </w:rPr>
              <w:t>&lt;/</w:t>
            </w:r>
            <w:r w:rsidRPr="00447FA0">
              <w:rPr>
                <w:rFonts w:eastAsia="Times New Roman" w:cstheme="minorHAnsi"/>
                <w:color w:val="3F7F7F"/>
                <w:sz w:val="20"/>
                <w:szCs w:val="20"/>
                <w:highlight w:val="yellow"/>
              </w:rPr>
              <w:t>div</w:t>
            </w:r>
            <w:r w:rsidRPr="00447FA0">
              <w:rPr>
                <w:rFonts w:eastAsia="Times New Roman" w:cstheme="minorHAnsi"/>
                <w:color w:val="008080"/>
                <w:sz w:val="20"/>
                <w:szCs w:val="20"/>
                <w:highlight w:val="yellow"/>
              </w:rPr>
              <w:t>&gt;</w:t>
            </w:r>
          </w:p>
        </w:tc>
      </w:tr>
    </w:tbl>
    <w:p w:rsidR="006B2CE2" w:rsidRPr="00E33D85" w:rsidRDefault="006B2CE2" w:rsidP="006B2CE2">
      <w:pPr>
        <w:rPr>
          <w:b/>
        </w:rPr>
      </w:pPr>
      <w:r w:rsidRPr="00E33D85">
        <w:t xml:space="preserve">Add a “secureacceptance” class inside button </w:t>
      </w:r>
      <w:r w:rsidR="002F5DEC" w:rsidRPr="00E33D85">
        <w:t>an</w:t>
      </w:r>
      <w:r w:rsidR="00E14BB9" w:rsidRPr="00E33D85">
        <w:t>d</w:t>
      </w:r>
      <w:r w:rsidR="002F5DEC" w:rsidRPr="00E33D85">
        <w:t xml:space="preserve"> specify type as”button”</w:t>
      </w:r>
      <w:r w:rsidRPr="00E33D85">
        <w:t>as below</w:t>
      </w:r>
    </w:p>
    <w:tbl>
      <w:tblPr>
        <w:tblStyle w:val="TableGrid"/>
        <w:tblW w:w="0" w:type="auto"/>
        <w:tblLook w:val="04A0" w:firstRow="1" w:lastRow="0" w:firstColumn="1" w:lastColumn="0" w:noHBand="0" w:noVBand="1"/>
      </w:tblPr>
      <w:tblGrid>
        <w:gridCol w:w="10296"/>
      </w:tblGrid>
      <w:tr w:rsidR="006B2CE2" w:rsidRPr="00E33D85" w:rsidTr="00C515B7">
        <w:tc>
          <w:tcPr>
            <w:tcW w:w="10296" w:type="dxa"/>
          </w:tcPr>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"form-row form-row-button"</w:t>
            </w:r>
            <w:r w:rsidRPr="00852E94">
              <w:rPr>
                <w:rFonts w:eastAsia="Times New Roman" w:cs="Consolas"/>
                <w:color w:val="008080"/>
                <w:sz w:val="20"/>
                <w:szCs w:val="20"/>
              </w:rPr>
              <w:t>&gt;</w:t>
            </w:r>
          </w:p>
          <w:p w:rsidR="00447FA0" w:rsidRPr="00852E94" w:rsidRDefault="00447FA0" w:rsidP="00447FA0">
            <w:pPr>
              <w:autoSpaceDE w:val="0"/>
              <w:autoSpaceDN w:val="0"/>
              <w:adjustRightInd w:val="0"/>
              <w:spacing w:after="0" w:line="240" w:lineRule="auto"/>
              <w:rPr>
                <w:rFonts w:eastAsia="Times New Roman" w:cs="Consolas"/>
                <w:sz w:val="20"/>
                <w:szCs w:val="20"/>
              </w:rPr>
            </w:pPr>
            <w:r w:rsidRPr="00852E94">
              <w:rPr>
                <w:rFonts w:eastAsia="Times New Roman" w:cs="Consolas"/>
                <w:color w:val="000000"/>
                <w:sz w:val="20"/>
                <w:szCs w:val="20"/>
              </w:rPr>
              <w:t xml:space="preserve">            </w:t>
            </w:r>
            <w:r w:rsidRPr="00852E94">
              <w:rPr>
                <w:rFonts w:eastAsia="Times New Roman" w:cs="Consolas"/>
                <w:color w:val="008080"/>
                <w:sz w:val="20"/>
                <w:szCs w:val="20"/>
              </w:rPr>
              <w:t>&lt;</w:t>
            </w:r>
            <w:r w:rsidRPr="00852E94">
              <w:rPr>
                <w:rFonts w:eastAsia="Times New Roman" w:cs="Consolas"/>
                <w:color w:val="3F7F7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class</w:t>
            </w:r>
            <w:r w:rsidRPr="00852E94">
              <w:rPr>
                <w:rFonts w:eastAsia="Times New Roman" w:cs="Consolas"/>
                <w:color w:val="000000"/>
                <w:sz w:val="20"/>
                <w:szCs w:val="20"/>
              </w:rPr>
              <w:t>=</w:t>
            </w:r>
            <w:r w:rsidRPr="00852E94">
              <w:rPr>
                <w:rFonts w:eastAsia="Times New Roman" w:cs="Consolas"/>
                <w:i/>
                <w:iCs/>
                <w:color w:val="2A00FF"/>
                <w:sz w:val="20"/>
                <w:szCs w:val="20"/>
              </w:rPr>
              <w:t xml:space="preserve">"button-fancy-large </w:t>
            </w:r>
            <w:r w:rsidRPr="00852E94">
              <w:rPr>
                <w:rFonts w:eastAsia="Times New Roman" w:cs="Consolas"/>
                <w:i/>
                <w:iCs/>
                <w:color w:val="2A00FF"/>
                <w:sz w:val="20"/>
                <w:szCs w:val="20"/>
                <w:highlight w:val="yellow"/>
              </w:rPr>
              <w:t>secureacceptance</w:t>
            </w:r>
            <w:r w:rsidRPr="00852E94">
              <w:rPr>
                <w:rFonts w:eastAsia="Times New Roman" w:cs="Consolas"/>
                <w:i/>
                <w:iCs/>
                <w:color w:val="2A00FF"/>
                <w:sz w:val="20"/>
                <w:szCs w:val="20"/>
              </w:rPr>
              <w:t xml:space="preserve"> continue-place-order"</w:t>
            </w:r>
            <w:r w:rsidRPr="00852E94">
              <w:rPr>
                <w:rFonts w:eastAsia="Times New Roman" w:cs="Consolas"/>
                <w:sz w:val="20"/>
                <w:szCs w:val="20"/>
              </w:rPr>
              <w:t xml:space="preserve"> </w:t>
            </w:r>
            <w:r w:rsidRPr="00852E94">
              <w:rPr>
                <w:rFonts w:eastAsia="Times New Roman" w:cs="Consolas"/>
                <w:color w:val="7F007F"/>
                <w:sz w:val="20"/>
                <w:szCs w:val="20"/>
              </w:rPr>
              <w:t>type</w:t>
            </w:r>
            <w:r w:rsidRPr="00852E94">
              <w:rPr>
                <w:rFonts w:eastAsia="Times New Roman" w:cs="Consolas"/>
                <w:color w:val="000000"/>
                <w:sz w:val="20"/>
                <w:szCs w:val="20"/>
              </w:rPr>
              <w:t>=</w:t>
            </w:r>
            <w:r w:rsidRPr="00852E94">
              <w:rPr>
                <w:rFonts w:eastAsia="Times New Roman" w:cs="Consolas"/>
                <w:i/>
                <w:iCs/>
                <w:color w:val="2A00FF"/>
                <w:sz w:val="20"/>
                <w:szCs w:val="20"/>
              </w:rPr>
              <w:t>"button"</w:t>
            </w:r>
            <w:r w:rsidRPr="00852E94">
              <w:rPr>
                <w:rFonts w:eastAsia="Times New Roman" w:cs="Consolas"/>
                <w:sz w:val="20"/>
                <w:szCs w:val="20"/>
              </w:rPr>
              <w:t xml:space="preserve"> </w:t>
            </w:r>
            <w:r w:rsidRPr="00852E94">
              <w:rPr>
                <w:rFonts w:eastAsia="Times New Roman" w:cs="Consolas"/>
                <w:color w:val="7F007F"/>
                <w:sz w:val="20"/>
                <w:szCs w:val="20"/>
              </w:rPr>
              <w:t>name</w:t>
            </w:r>
            <w:r w:rsidRPr="00852E94">
              <w:rPr>
                <w:rFonts w:eastAsia="Times New Roman" w:cs="Consolas"/>
                <w:color w:val="000000"/>
                <w:sz w:val="20"/>
                <w:szCs w:val="20"/>
              </w:rPr>
              <w:t>=</w:t>
            </w:r>
            <w:r w:rsidRPr="00852E94">
              <w:rPr>
                <w:rFonts w:eastAsia="Times New Roman" w:cs="Consolas"/>
                <w:i/>
                <w:iCs/>
                <w:color w:val="2A00FF"/>
                <w:sz w:val="20"/>
                <w:szCs w:val="20"/>
              </w:rPr>
              <w:t>"${pdict.CurrentForms.billing.save.htmlName}"</w:t>
            </w:r>
            <w:r w:rsidRPr="00852E94">
              <w:rPr>
                <w:rFonts w:eastAsia="Times New Roman" w:cs="Consolas"/>
                <w:sz w:val="20"/>
                <w:szCs w:val="20"/>
              </w:rPr>
              <w:t xml:space="preserve"> </w:t>
            </w:r>
            <w:r w:rsidRPr="00852E94">
              <w:rPr>
                <w:rFonts w:eastAsia="Times New Roman" w:cs="Consolas"/>
                <w:color w:val="7F007F"/>
                <w:sz w:val="20"/>
                <w:szCs w:val="20"/>
              </w:rPr>
              <w:t>value</w:t>
            </w:r>
            <w:r w:rsidRPr="00852E94">
              <w:rPr>
                <w:rFonts w:eastAsia="Times New Roman" w:cs="Consolas"/>
                <w:color w:val="000000"/>
                <w:sz w:val="20"/>
                <w:szCs w:val="20"/>
              </w:rPr>
              <w:t>=</w:t>
            </w:r>
            <w:r w:rsidRPr="00852E94">
              <w:rPr>
                <w:rFonts w:eastAsia="Times New Roman" w:cs="Consolas"/>
                <w:i/>
                <w:iCs/>
                <w:color w:val="2A00FF"/>
                <w:sz w:val="20"/>
                <w:szCs w:val="20"/>
              </w:rPr>
              <w:t>"${Resource.msg('global.continueplaceorder','locale',null)}"</w:t>
            </w:r>
            <w:r w:rsidRPr="00852E94">
              <w:rPr>
                <w:rFonts w:eastAsia="Times New Roman" w:cs="Consolas"/>
                <w:color w:val="008080"/>
                <w:sz w:val="20"/>
                <w:szCs w:val="20"/>
              </w:rPr>
              <w:t>&gt;&lt;</w:t>
            </w:r>
            <w:r w:rsidRPr="00852E94">
              <w:rPr>
                <w:rFonts w:eastAsia="Times New Roman" w:cs="Consolas"/>
                <w:color w:val="3F7F7F"/>
                <w:sz w:val="20"/>
                <w:szCs w:val="20"/>
              </w:rPr>
              <w:t>span</w:t>
            </w:r>
            <w:r w:rsidRPr="00852E94">
              <w:rPr>
                <w:rFonts w:eastAsia="Times New Roman" w:cs="Consolas"/>
                <w:color w:val="008080"/>
                <w:sz w:val="20"/>
                <w:szCs w:val="20"/>
              </w:rPr>
              <w:t>&gt;</w:t>
            </w:r>
            <w:r w:rsidRPr="00852E94">
              <w:rPr>
                <w:rFonts w:eastAsia="Times New Roman" w:cs="Consolas"/>
                <w:color w:val="000000"/>
                <w:sz w:val="20"/>
                <w:szCs w:val="20"/>
              </w:rPr>
              <w:t>${Resource.msg('global.continueplaceorder','locale',null)}</w:t>
            </w:r>
            <w:r w:rsidRPr="00852E94">
              <w:rPr>
                <w:rFonts w:eastAsia="Times New Roman" w:cs="Consolas"/>
                <w:color w:val="008080"/>
                <w:sz w:val="20"/>
                <w:szCs w:val="20"/>
              </w:rPr>
              <w:t>&lt;/</w:t>
            </w:r>
            <w:r w:rsidRPr="00852E94">
              <w:rPr>
                <w:rFonts w:eastAsia="Times New Roman" w:cs="Consolas"/>
                <w:color w:val="3F7F7F"/>
                <w:sz w:val="20"/>
                <w:szCs w:val="20"/>
              </w:rPr>
              <w:t>span</w:t>
            </w:r>
            <w:r w:rsidRPr="00852E94">
              <w:rPr>
                <w:rFonts w:eastAsia="Times New Roman" w:cs="Consolas"/>
                <w:color w:val="008080"/>
                <w:sz w:val="20"/>
                <w:szCs w:val="20"/>
              </w:rPr>
              <w:t>&gt;&lt;/</w:t>
            </w:r>
            <w:r w:rsidRPr="00852E94">
              <w:rPr>
                <w:rFonts w:eastAsia="Times New Roman" w:cs="Consolas"/>
                <w:color w:val="3F7F7F"/>
                <w:sz w:val="20"/>
                <w:szCs w:val="20"/>
              </w:rPr>
              <w:t>button</w:t>
            </w:r>
            <w:r w:rsidRPr="00852E94">
              <w:rPr>
                <w:rFonts w:eastAsia="Times New Roman" w:cs="Consolas"/>
                <w:color w:val="008080"/>
                <w:sz w:val="20"/>
                <w:szCs w:val="20"/>
              </w:rPr>
              <w:t>&gt;</w:t>
            </w:r>
          </w:p>
          <w:p w:rsidR="006B2CE2" w:rsidRPr="00E33D85" w:rsidRDefault="00447FA0" w:rsidP="00447FA0">
            <w:r>
              <w:rPr>
                <w:rFonts w:eastAsia="Times New Roman" w:cs="Consolas"/>
                <w:color w:val="000000"/>
                <w:sz w:val="20"/>
                <w:szCs w:val="20"/>
              </w:rPr>
              <w:t xml:space="preserve">       </w:t>
            </w:r>
            <w:r w:rsidRPr="00852E94">
              <w:rPr>
                <w:rFonts w:eastAsia="Times New Roman" w:cs="Consolas"/>
                <w:color w:val="008080"/>
                <w:sz w:val="20"/>
                <w:szCs w:val="20"/>
              </w:rPr>
              <w:t>&lt;/</w:t>
            </w:r>
            <w:r w:rsidRPr="00447FA0">
              <w:rPr>
                <w:rFonts w:eastAsia="Times New Roman" w:cs="Consolas"/>
                <w:color w:val="3F7F7F"/>
                <w:sz w:val="20"/>
                <w:szCs w:val="20"/>
                <w:highlight w:val="lightGray"/>
              </w:rPr>
              <w:t>div</w:t>
            </w:r>
            <w:r w:rsidRPr="00852E94">
              <w:rPr>
                <w:rFonts w:eastAsia="Times New Roman" w:cs="Consolas"/>
                <w:color w:val="008080"/>
                <w:sz w:val="20"/>
                <w:szCs w:val="20"/>
              </w:rPr>
              <w:t>&gt;</w:t>
            </w:r>
          </w:p>
        </w:tc>
      </w:tr>
    </w:tbl>
    <w:p w:rsidR="006B2CE2" w:rsidRPr="00E33D85" w:rsidRDefault="007E5402" w:rsidP="005762BE">
      <w:pPr>
        <w:pStyle w:val="Heading5"/>
        <w:rPr>
          <w:rFonts w:asciiTheme="minorHAnsi" w:hAnsiTheme="minorHAnsi"/>
        </w:rPr>
      </w:pPr>
      <w:r w:rsidRPr="00E33D85">
        <w:rPr>
          <w:rFonts w:asciiTheme="minorHAnsi" w:hAnsiTheme="minorHAnsi"/>
        </w:rPr>
        <w:lastRenderedPageBreak/>
        <w:t>Core – footer_UI.isml</w:t>
      </w:r>
    </w:p>
    <w:p w:rsidR="007E5402" w:rsidRPr="00E33D85" w:rsidRDefault="00E14BB9" w:rsidP="005C1822">
      <w:pPr>
        <w:pStyle w:val="BodyText"/>
        <w:rPr>
          <w:b/>
        </w:rPr>
      </w:pPr>
      <w:r w:rsidRPr="00E33D85">
        <w:t>Include script</w:t>
      </w:r>
      <w:r w:rsidR="00D954F3" w:rsidRPr="00E33D85">
        <w:t>jquery.payment.js  of cybersource cartridge</w:t>
      </w:r>
    </w:p>
    <w:tbl>
      <w:tblPr>
        <w:tblStyle w:val="TableGrid"/>
        <w:tblW w:w="0" w:type="auto"/>
        <w:tblLook w:val="04A0" w:firstRow="1" w:lastRow="0" w:firstColumn="1" w:lastColumn="0" w:noHBand="0" w:noVBand="1"/>
      </w:tblPr>
      <w:tblGrid>
        <w:gridCol w:w="10296"/>
      </w:tblGrid>
      <w:tr w:rsidR="007E5402" w:rsidRPr="00E33D85" w:rsidTr="00C515B7">
        <w:tc>
          <w:tcPr>
            <w:tcW w:w="10296" w:type="dxa"/>
          </w:tcPr>
          <w:p w:rsidR="003B52F6" w:rsidRPr="000D6077" w:rsidRDefault="003B52F6" w:rsidP="003B52F6">
            <w:pPr>
              <w:autoSpaceDE w:val="0"/>
              <w:autoSpaceDN w:val="0"/>
              <w:adjustRightInd w:val="0"/>
              <w:spacing w:after="0" w:line="240" w:lineRule="auto"/>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7F007F"/>
                <w:sz w:val="20"/>
                <w:szCs w:val="20"/>
              </w:rPr>
              <w:t>src</w:t>
            </w:r>
            <w:r w:rsidRPr="000D6077">
              <w:rPr>
                <w:rFonts w:eastAsia="Times New Roman" w:cs="Consolas"/>
                <w:color w:val="000000"/>
                <w:sz w:val="20"/>
                <w:szCs w:val="20"/>
              </w:rPr>
              <w:t>=</w:t>
            </w:r>
            <w:r w:rsidRPr="000D6077">
              <w:rPr>
                <w:rFonts w:eastAsia="Times New Roman" w:cs="Consolas"/>
                <w:i/>
                <w:iCs/>
                <w:color w:val="2A00FF"/>
                <w:sz w:val="20"/>
                <w:szCs w:val="20"/>
              </w:rPr>
              <w:t>"${URLUtils.staticURL('/lib/jquery/jquery.validate.min.js')}"</w:t>
            </w:r>
            <w:r w:rsidRPr="000D6077">
              <w:rPr>
                <w:rFonts w:eastAsia="Times New Roman" w:cs="Consolas"/>
                <w:color w:val="7F007F"/>
                <w:sz w:val="20"/>
                <w:szCs w:val="20"/>
              </w:rPr>
              <w:t>type</w:t>
            </w:r>
            <w:r w:rsidRPr="000D6077">
              <w:rPr>
                <w:rFonts w:eastAsia="Times New Roman" w:cs="Consolas"/>
                <w:color w:val="000000"/>
                <w:sz w:val="20"/>
                <w:szCs w:val="20"/>
              </w:rPr>
              <w:t>=</w:t>
            </w:r>
            <w:r w:rsidRPr="000D6077">
              <w:rPr>
                <w:rFonts w:eastAsia="Times New Roman" w:cs="Consolas"/>
                <w:i/>
                <w:iCs/>
                <w:color w:val="2A00FF"/>
                <w:sz w:val="20"/>
                <w:szCs w:val="20"/>
              </w:rPr>
              <w:t>"text/javascript"</w:t>
            </w:r>
            <w:r w:rsidRPr="000D6077">
              <w:rPr>
                <w:rFonts w:eastAsia="Times New Roman" w:cs="Consolas"/>
                <w:color w:val="008080"/>
                <w:sz w:val="20"/>
                <w:szCs w:val="20"/>
              </w:rPr>
              <w:t>&gt;&lt;/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7E5402" w:rsidRPr="00E33D85" w:rsidRDefault="003B52F6" w:rsidP="003B52F6">
            <w:r w:rsidRPr="000D6077">
              <w:rPr>
                <w:rFonts w:eastAsia="Times New Roman" w:cs="Consolas"/>
                <w:color w:val="008080"/>
                <w:sz w:val="20"/>
                <w:szCs w:val="20"/>
                <w:highlight w:val="yellow"/>
              </w:rPr>
              <w:t>&lt;</w:t>
            </w:r>
            <w:r w:rsidRPr="000D6077">
              <w:rPr>
                <w:rFonts w:eastAsia="Times New Roman" w:cs="Consolas"/>
                <w:color w:val="3F7F7F"/>
                <w:sz w:val="20"/>
                <w:szCs w:val="20"/>
                <w:highlight w:val="yellow"/>
              </w:rPr>
              <w:t>script</w:t>
            </w:r>
            <w:r w:rsidRPr="000D6077">
              <w:rPr>
                <w:rFonts w:eastAsia="Times New Roman" w:cs="Consolas"/>
                <w:color w:val="7F007F"/>
                <w:sz w:val="20"/>
                <w:szCs w:val="20"/>
                <w:highlight w:val="yellow"/>
              </w:rPr>
              <w:t>src</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"${URLUtils.staticURL('/lib/jquery/jquery.payment.js')}"</w:t>
            </w:r>
            <w:r w:rsidRPr="000D6077">
              <w:rPr>
                <w:rFonts w:eastAsia="Times New Roman" w:cs="Consolas"/>
                <w:color w:val="7F007F"/>
                <w:sz w:val="20"/>
                <w:szCs w:val="20"/>
                <w:highlight w:val="yellow"/>
              </w:rPr>
              <w:t>type</w:t>
            </w:r>
            <w:r w:rsidRPr="000D6077">
              <w:rPr>
                <w:rFonts w:eastAsia="Times New Roman" w:cs="Consolas"/>
                <w:color w:val="000000"/>
                <w:sz w:val="20"/>
                <w:szCs w:val="20"/>
                <w:highlight w:val="yellow"/>
              </w:rPr>
              <w:t>=</w:t>
            </w:r>
            <w:r w:rsidRPr="000D6077">
              <w:rPr>
                <w:rFonts w:eastAsia="Times New Roman" w:cs="Consolas"/>
                <w:i/>
                <w:iCs/>
                <w:color w:val="2A00FF"/>
                <w:sz w:val="20"/>
                <w:szCs w:val="20"/>
                <w:highlight w:val="yellow"/>
              </w:rPr>
              <w:t>"text/javascript"</w:t>
            </w:r>
            <w:r w:rsidRPr="000D6077">
              <w:rPr>
                <w:rFonts w:eastAsia="Times New Roman" w:cs="Consolas"/>
                <w:color w:val="008080"/>
                <w:sz w:val="20"/>
                <w:szCs w:val="20"/>
                <w:highlight w:val="yellow"/>
              </w:rPr>
              <w:t>&gt;&lt;/</w:t>
            </w:r>
            <w:r w:rsidRPr="000D6077">
              <w:rPr>
                <w:rFonts w:eastAsia="Times New Roman" w:cs="Consolas"/>
                <w:color w:val="3F7F7F"/>
                <w:sz w:val="20"/>
                <w:szCs w:val="20"/>
                <w:highlight w:val="yellow"/>
              </w:rPr>
              <w:t>script</w:t>
            </w:r>
            <w:r w:rsidRPr="000D6077">
              <w:rPr>
                <w:rFonts w:eastAsia="Times New Roman" w:cs="Consolas"/>
                <w:color w:val="008080"/>
                <w:sz w:val="20"/>
                <w:szCs w:val="20"/>
                <w:highlight w:val="yellow"/>
              </w:rPr>
              <w:t>&gt;</w:t>
            </w:r>
          </w:p>
        </w:tc>
      </w:tr>
    </w:tbl>
    <w:p w:rsidR="007E5402" w:rsidRPr="00E33D85" w:rsidRDefault="007E5402" w:rsidP="00E260B8"/>
    <w:p w:rsidR="00A1196B" w:rsidRPr="00E33D85" w:rsidRDefault="00A1196B" w:rsidP="00A1196B">
      <w:pPr>
        <w:pStyle w:val="Heading5"/>
        <w:rPr>
          <w:rFonts w:asciiTheme="minorHAnsi" w:hAnsiTheme="minorHAnsi"/>
        </w:rPr>
      </w:pPr>
      <w:r w:rsidRPr="00E33D85">
        <w:rPr>
          <w:rFonts w:asciiTheme="minorHAnsi" w:hAnsiTheme="minorHAnsi"/>
        </w:rPr>
        <w:t>Core – Resource.ds</w:t>
      </w:r>
    </w:p>
    <w:p w:rsidR="00A1196B" w:rsidRPr="00E33D85" w:rsidRDefault="00A1196B" w:rsidP="005C1822">
      <w:pPr>
        <w:pStyle w:val="BodyText"/>
        <w:numPr>
          <w:ilvl w:val="0"/>
          <w:numId w:val="26"/>
        </w:numPr>
      </w:pPr>
      <w:r w:rsidRPr="00E33D85">
        <w:t>Add two new Resource in ResourceHelper.getResources</w:t>
      </w:r>
    </w:p>
    <w:tbl>
      <w:tblPr>
        <w:tblStyle w:val="TableGrid"/>
        <w:tblW w:w="0" w:type="auto"/>
        <w:tblLook w:val="04A0" w:firstRow="1" w:lastRow="0" w:firstColumn="1" w:lastColumn="0" w:noHBand="0" w:noVBand="1"/>
      </w:tblPr>
      <w:tblGrid>
        <w:gridCol w:w="10296"/>
      </w:tblGrid>
      <w:tr w:rsidR="00A1196B" w:rsidRPr="00E33D85" w:rsidTr="00AA1B84">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TLS_WARNING                       : Resource.</w:t>
            </w:r>
            <w:r w:rsidRPr="000D6077">
              <w:rPr>
                <w:rFonts w:eastAsia="Times New Roman" w:cs="Consolas"/>
                <w:color w:val="000000"/>
                <w:sz w:val="20"/>
                <w:szCs w:val="20"/>
                <w:u w:val="single"/>
              </w:rPr>
              <w:t>msg</w:t>
            </w:r>
            <w:r w:rsidRPr="000D6077">
              <w:rPr>
                <w:rFonts w:eastAsia="Times New Roman" w:cs="Consolas"/>
                <w:color w:val="000000"/>
                <w:sz w:val="20"/>
                <w:szCs w:val="20"/>
              </w:rPr>
              <w:t>(</w:t>
            </w:r>
            <w:r w:rsidRPr="000D6077">
              <w:rPr>
                <w:rFonts w:eastAsia="Times New Roman" w:cs="Consolas"/>
                <w:color w:val="2A00FF"/>
                <w:sz w:val="20"/>
                <w:szCs w:val="20"/>
              </w:rPr>
              <w:t>'global.browsertoolscheck.tls'</w:t>
            </w:r>
            <w:r w:rsidRPr="000D6077">
              <w:rPr>
                <w:rFonts w:eastAsia="Times New Roman" w:cs="Consolas"/>
                <w:color w:val="000000"/>
                <w:sz w:val="20"/>
                <w:szCs w:val="20"/>
              </w:rPr>
              <w:t xml:space="preserve">, </w:t>
            </w:r>
            <w:r w:rsidRPr="000D6077">
              <w:rPr>
                <w:rFonts w:eastAsia="Times New Roman" w:cs="Consolas"/>
                <w:color w:val="2A00FF"/>
                <w:sz w:val="20"/>
                <w:szCs w:val="20"/>
              </w:rPr>
              <w:t>'locale'</w:t>
            </w:r>
            <w:r w:rsidRPr="000D6077">
              <w:rPr>
                <w:rFonts w:eastAsia="Times New Roman" w:cs="Consolas"/>
                <w:color w:val="000000"/>
                <w:sz w:val="20"/>
                <w:szCs w:val="20"/>
              </w:rPr>
              <w:t>, null</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 xml:space="preserve">        INVALID_SERVICE                   : Resource.</w:t>
            </w:r>
            <w:r w:rsidRPr="000D6077">
              <w:rPr>
                <w:rFonts w:eastAsia="Times New Roman" w:cs="Consolas"/>
                <w:color w:val="000000"/>
                <w:sz w:val="20"/>
                <w:szCs w:val="20"/>
                <w:highlight w:val="yellow"/>
                <w:u w:val="single"/>
              </w:rPr>
              <w:t>msg</w:t>
            </w:r>
            <w:r w:rsidRPr="000D6077">
              <w:rPr>
                <w:rFonts w:eastAsia="Times New Roman" w:cs="Consolas"/>
                <w:color w:val="000000"/>
                <w:sz w:val="20"/>
                <w:szCs w:val="20"/>
                <w:highlight w:val="yellow"/>
              </w:rPr>
              <w:t>(</w:t>
            </w:r>
            <w:r w:rsidRPr="000D6077">
              <w:rPr>
                <w:rFonts w:eastAsia="Times New Roman" w:cs="Consolas"/>
                <w:color w:val="2A00FF"/>
                <w:sz w:val="20"/>
                <w:szCs w:val="20"/>
                <w:highlight w:val="yellow"/>
              </w:rPr>
              <w:t>'checkout.getsignature.service.problem'</w:t>
            </w:r>
            <w:r w:rsidRPr="000D6077">
              <w:rPr>
                <w:rFonts w:eastAsia="Times New Roman" w:cs="Consolas"/>
                <w:color w:val="000000"/>
                <w:sz w:val="20"/>
                <w:szCs w:val="20"/>
                <w:highlight w:val="yellow"/>
              </w:rPr>
              <w:t xml:space="preserve">, </w:t>
            </w:r>
            <w:r w:rsidRPr="000D6077">
              <w:rPr>
                <w:rFonts w:eastAsia="Times New Roman" w:cs="Consolas"/>
                <w:color w:val="2A00FF"/>
                <w:sz w:val="20"/>
                <w:szCs w:val="20"/>
                <w:highlight w:val="yellow"/>
              </w:rPr>
              <w:t>'cybersource'</w:t>
            </w:r>
            <w:r w:rsidRPr="000D6077">
              <w:rPr>
                <w:rFonts w:eastAsia="Times New Roman" w:cs="Consolas"/>
                <w:color w:val="000000"/>
                <w:sz w:val="20"/>
                <w:szCs w:val="20"/>
                <w:highlight w:val="yellow"/>
              </w:rPr>
              <w:t>, null),</w:t>
            </w:r>
          </w:p>
          <w:p w:rsidR="00A1196B" w:rsidRPr="00E33D85" w:rsidRDefault="004C30CD" w:rsidP="005C1822">
            <w:pPr>
              <w:pStyle w:val="BodyText"/>
            </w:pPr>
            <w:r w:rsidRPr="000D6077">
              <w:rPr>
                <w:highlight w:val="yellow"/>
              </w:rPr>
              <w:tab/>
            </w:r>
            <w:r w:rsidRPr="000D6077">
              <w:rPr>
                <w:highlight w:val="yellow"/>
              </w:rPr>
              <w:tab/>
              <w:t>INVALID_CREDITCARD                : Resource.</w:t>
            </w:r>
            <w:r w:rsidRPr="000D6077">
              <w:rPr>
                <w:highlight w:val="yellow"/>
                <w:u w:val="single"/>
              </w:rPr>
              <w:t>msg</w:t>
            </w:r>
            <w:r w:rsidRPr="000D6077">
              <w:rPr>
                <w:highlight w:val="yellow"/>
              </w:rPr>
              <w:t>(</w:t>
            </w:r>
            <w:r w:rsidRPr="000D6077">
              <w:rPr>
                <w:color w:val="2A00FF"/>
                <w:highlight w:val="yellow"/>
              </w:rPr>
              <w:t>'checkout.invalid.credit.card.info'</w:t>
            </w:r>
            <w:r w:rsidRPr="000D6077">
              <w:rPr>
                <w:highlight w:val="yellow"/>
              </w:rPr>
              <w:t xml:space="preserve">, </w:t>
            </w:r>
            <w:r w:rsidRPr="000D6077">
              <w:rPr>
                <w:color w:val="2A00FF"/>
                <w:highlight w:val="yellow"/>
              </w:rPr>
              <w:t>'cybersource'</w:t>
            </w:r>
            <w:r w:rsidRPr="000D6077">
              <w:rPr>
                <w:highlight w:val="yellow"/>
              </w:rPr>
              <w:t>, null),</w:t>
            </w:r>
          </w:p>
        </w:tc>
      </w:tr>
    </w:tbl>
    <w:p w:rsidR="00A1196B" w:rsidRPr="00E33D85" w:rsidRDefault="00A1196B" w:rsidP="005C1822">
      <w:pPr>
        <w:pStyle w:val="BodyText"/>
      </w:pPr>
    </w:p>
    <w:p w:rsidR="005762BE" w:rsidRPr="00E33D85" w:rsidRDefault="005762BE" w:rsidP="007D5AFD">
      <w:pPr>
        <w:pStyle w:val="ListParagraph"/>
        <w:numPr>
          <w:ilvl w:val="0"/>
          <w:numId w:val="26"/>
        </w:numPr>
        <w:rPr>
          <w:b/>
        </w:rPr>
      </w:pPr>
      <w:r w:rsidRPr="00E33D85">
        <w:t>Add below line under ResourceHelper.getUrls</w:t>
      </w:r>
    </w:p>
    <w:tbl>
      <w:tblPr>
        <w:tblStyle w:val="TableGrid"/>
        <w:tblW w:w="0" w:type="auto"/>
        <w:tblLook w:val="04A0" w:firstRow="1" w:lastRow="0" w:firstColumn="1" w:lastColumn="0" w:noHBand="0" w:noVBand="1"/>
      </w:tblPr>
      <w:tblGrid>
        <w:gridCol w:w="10296"/>
      </w:tblGrid>
      <w:tr w:rsidR="005762BE" w:rsidRPr="005C1822" w:rsidTr="00C515B7">
        <w:tc>
          <w:tcPr>
            <w:tcW w:w="10296" w:type="dxa"/>
          </w:tcPr>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paypalcallback : URLUtils.https('CYBPaypal-SessionCallback').toString(),</w:t>
            </w:r>
          </w:p>
          <w:p w:rsidR="005C1822" w:rsidRPr="005C1822" w:rsidRDefault="005C1822" w:rsidP="005C1822">
            <w:pPr>
              <w:autoSpaceDE w:val="0"/>
              <w:autoSpaceDN w:val="0"/>
              <w:adjustRightInd w:val="0"/>
              <w:spacing w:after="0" w:line="240" w:lineRule="auto"/>
              <w:rPr>
                <w:bCs/>
                <w:color w:val="000000" w:themeColor="text1"/>
                <w:sz w:val="20"/>
                <w:szCs w:val="20"/>
              </w:rPr>
            </w:pPr>
            <w:r w:rsidRPr="005C1822">
              <w:rPr>
                <w:bCs/>
                <w:color w:val="000000" w:themeColor="text1"/>
                <w:sz w:val="20"/>
                <w:szCs w:val="20"/>
              </w:rPr>
              <w:t>billingagreement :  URLUtils.https('CYBPaypal-BillingAgreement').toString(),</w:t>
            </w:r>
          </w:p>
          <w:p w:rsidR="005762BE" w:rsidRPr="005C1822" w:rsidRDefault="005C1822" w:rsidP="005762BE">
            <w:pPr>
              <w:autoSpaceDE w:val="0"/>
              <w:autoSpaceDN w:val="0"/>
              <w:adjustRightInd w:val="0"/>
              <w:spacing w:after="0" w:line="240" w:lineRule="auto"/>
              <w:rPr>
                <w:bCs/>
                <w:color w:val="000000" w:themeColor="text1"/>
                <w:sz w:val="20"/>
                <w:szCs w:val="20"/>
                <w:highlight w:val="yellow"/>
              </w:rPr>
            </w:pPr>
            <w:r w:rsidRPr="005C1822">
              <w:rPr>
                <w:bCs/>
                <w:color w:val="000000" w:themeColor="text1"/>
                <w:sz w:val="20"/>
                <w:szCs w:val="20"/>
              </w:rPr>
              <w:t>orderreview : URLUtils.https('COSummary-Start').toString(),</w:t>
            </w:r>
          </w:p>
          <w:p w:rsidR="005762BE" w:rsidRPr="005C1822" w:rsidRDefault="004C30CD" w:rsidP="004C30CD">
            <w:pPr>
              <w:autoSpaceDE w:val="0"/>
              <w:autoSpaceDN w:val="0"/>
              <w:adjustRightInd w:val="0"/>
              <w:spacing w:after="0" w:line="240" w:lineRule="auto"/>
              <w:rPr>
                <w:sz w:val="20"/>
                <w:szCs w:val="20"/>
              </w:rPr>
            </w:pPr>
            <w:r w:rsidRPr="005C1822">
              <w:rPr>
                <w:rFonts w:eastAsia="Times New Roman" w:cs="Consolas"/>
                <w:color w:val="000000"/>
                <w:sz w:val="20"/>
                <w:szCs w:val="20"/>
                <w:highlight w:val="yellow"/>
              </w:rPr>
              <w:t xml:space="preserve">        silentpost                  : URLUtils.</w:t>
            </w:r>
            <w:r w:rsidRPr="005C1822">
              <w:rPr>
                <w:rFonts w:eastAsia="Times New Roman" w:cs="Consolas"/>
                <w:color w:val="000000"/>
                <w:sz w:val="20"/>
                <w:szCs w:val="20"/>
                <w:highlight w:val="yellow"/>
                <w:u w:val="single"/>
              </w:rPr>
              <w:t>https</w:t>
            </w:r>
            <w:r w:rsidRPr="005C1822">
              <w:rPr>
                <w:rFonts w:eastAsia="Times New Roman" w:cs="Consolas"/>
                <w:color w:val="000000"/>
                <w:sz w:val="20"/>
                <w:szCs w:val="20"/>
                <w:highlight w:val="yellow"/>
              </w:rPr>
              <w:t>(</w:t>
            </w:r>
            <w:r w:rsidRPr="005C1822">
              <w:rPr>
                <w:rFonts w:eastAsia="Times New Roman" w:cs="Consolas"/>
                <w:color w:val="2A00FF"/>
                <w:sz w:val="20"/>
                <w:szCs w:val="20"/>
                <w:highlight w:val="yellow"/>
              </w:rPr>
              <w:t>'CYBSecureAcceptance-GetRequestDataForSilentPost'</w:t>
            </w:r>
            <w:r w:rsidRPr="005C1822">
              <w:rPr>
                <w:rFonts w:eastAsia="Times New Roman" w:cs="Consolas"/>
                <w:color w:val="000000"/>
                <w:sz w:val="20"/>
                <w:szCs w:val="20"/>
                <w:highlight w:val="yellow"/>
              </w:rPr>
              <w:t>).</w:t>
            </w:r>
            <w:r w:rsidRPr="005C1822">
              <w:rPr>
                <w:rFonts w:eastAsia="Times New Roman" w:cs="Consolas"/>
                <w:color w:val="000000"/>
                <w:sz w:val="20"/>
                <w:szCs w:val="20"/>
                <w:highlight w:val="yellow"/>
                <w:u w:val="single"/>
              </w:rPr>
              <w:t>toString</w:t>
            </w:r>
            <w:r w:rsidRPr="005C1822">
              <w:rPr>
                <w:rFonts w:eastAsia="Times New Roman" w:cs="Consolas"/>
                <w:color w:val="000000"/>
                <w:sz w:val="20"/>
                <w:szCs w:val="20"/>
                <w:highlight w:val="yellow"/>
              </w:rPr>
              <w:t>(),</w:t>
            </w:r>
          </w:p>
        </w:tc>
      </w:tr>
    </w:tbl>
    <w:p w:rsidR="00BB328D" w:rsidRPr="00E33D85" w:rsidRDefault="00BB328D" w:rsidP="004F597D">
      <w:pPr>
        <w:pStyle w:val="Heading5"/>
        <w:rPr>
          <w:rFonts w:asciiTheme="minorHAnsi" w:hAnsiTheme="minorHAnsi"/>
        </w:rPr>
      </w:pPr>
      <w:r w:rsidRPr="00E33D85">
        <w:rPr>
          <w:rFonts w:asciiTheme="minorHAnsi" w:hAnsiTheme="minorHAnsi"/>
        </w:rPr>
        <w:t>Core - billing.js</w:t>
      </w:r>
    </w:p>
    <w:p w:rsidR="00BB328D" w:rsidRPr="00E33D85" w:rsidRDefault="00BB328D" w:rsidP="004F597D">
      <w:pPr>
        <w:pStyle w:val="Heading6"/>
        <w:ind w:left="0"/>
        <w:rPr>
          <w:rFonts w:asciiTheme="minorHAnsi" w:hAnsiTheme="minorHAnsi"/>
        </w:rPr>
      </w:pPr>
      <w:r w:rsidRPr="00E33D85">
        <w:rPr>
          <w:rFonts w:asciiTheme="minorHAnsi" w:hAnsiTheme="minorHAnsi"/>
        </w:rPr>
        <w:t>Create new “secureacceptance” on Click function</w:t>
      </w:r>
    </w:p>
    <w:p w:rsidR="00BB328D" w:rsidRPr="00E33D85" w:rsidRDefault="00BB328D" w:rsidP="005C1822">
      <w:pPr>
        <w:pStyle w:val="BodyText"/>
      </w:pPr>
      <w:r w:rsidRPr="00E33D85">
        <w:t xml:space="preserve"> Create a new secure acceptance silent post function to handle credit card information using Ajax call above this function </w:t>
      </w:r>
      <w:r w:rsidRPr="00E33D85">
        <w:rPr>
          <w:rFonts w:eastAsia="Times New Roman" w:cs="Consolas"/>
          <w:color w:val="000000"/>
        </w:rPr>
        <w:t>$couponCode.on('keydown', function (e) {</w:t>
      </w:r>
    </w:p>
    <w:tbl>
      <w:tblPr>
        <w:tblStyle w:val="TableGrid"/>
        <w:tblW w:w="0" w:type="auto"/>
        <w:tblLook w:val="04A0" w:firstRow="1" w:lastRow="0" w:firstColumn="1" w:lastColumn="0" w:noHBand="0" w:noVBand="1"/>
      </w:tblPr>
      <w:tblGrid>
        <w:gridCol w:w="10296"/>
      </w:tblGrid>
      <w:tr w:rsidR="00BB328D" w:rsidRPr="00E33D85" w:rsidTr="00F1407C">
        <w:tc>
          <w:tcPr>
            <w:tcW w:w="10296" w:type="dxa"/>
          </w:tcPr>
          <w:p w:rsidR="004C30CD" w:rsidRPr="009C3E27" w:rsidRDefault="003E420E" w:rsidP="004C30CD">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004C30CD" w:rsidRPr="009C3E27">
              <w:rPr>
                <w:rFonts w:eastAsia="Times New Roman" w:cs="Consolas"/>
                <w:color w:val="000000"/>
                <w:sz w:val="20"/>
                <w:szCs w:val="20"/>
                <w:highlight w:val="yellow"/>
              </w:rPr>
              <w:t>$(</w:t>
            </w:r>
            <w:r w:rsidR="004C30CD" w:rsidRPr="009C3E27">
              <w:rPr>
                <w:rFonts w:eastAsia="Times New Roman" w:cs="Consolas"/>
                <w:color w:val="2A00FF"/>
                <w:sz w:val="20"/>
                <w:szCs w:val="20"/>
                <w:highlight w:val="yellow"/>
              </w:rPr>
              <w:t>'.secureacceptance'</w:t>
            </w:r>
            <w:r w:rsidR="004C30CD" w:rsidRPr="009C3E27">
              <w:rPr>
                <w:rFonts w:eastAsia="Times New Roman" w:cs="Consolas"/>
                <w:color w:val="000000"/>
                <w:sz w:val="20"/>
                <w:szCs w:val="20"/>
                <w:highlight w:val="yellow"/>
              </w:rPr>
              <w:t>).on(</w:t>
            </w:r>
            <w:r w:rsidR="004C30CD" w:rsidRPr="009C3E27">
              <w:rPr>
                <w:rFonts w:eastAsia="Times New Roman" w:cs="Consolas"/>
                <w:color w:val="2A00FF"/>
                <w:sz w:val="20"/>
                <w:szCs w:val="20"/>
                <w:highlight w:val="yellow"/>
              </w:rPr>
              <w:t>'click'</w:t>
            </w:r>
            <w:r w:rsidR="004C30CD" w:rsidRPr="009C3E27">
              <w:rPr>
                <w:rFonts w:eastAsia="Times New Roman" w:cs="Consolas"/>
                <w:color w:val="000000"/>
                <w:sz w:val="20"/>
                <w:szCs w:val="20"/>
                <w:highlight w:val="yellow"/>
              </w:rPr>
              <w:t xml:space="preserve">, </w:t>
            </w:r>
            <w:r w:rsidR="004C30CD" w:rsidRPr="009C3E27">
              <w:rPr>
                <w:rFonts w:eastAsia="Times New Roman" w:cs="Consolas"/>
                <w:b/>
                <w:bCs/>
                <w:color w:val="7F0055"/>
                <w:sz w:val="20"/>
                <w:szCs w:val="20"/>
                <w:highlight w:val="yellow"/>
              </w:rPr>
              <w:t>function</w:t>
            </w:r>
            <w:r w:rsidR="004C30CD" w:rsidRPr="009C3E27">
              <w:rPr>
                <w:rFonts w:eastAsia="Times New Roman" w:cs="Consolas"/>
                <w:color w:val="000000"/>
                <w:sz w:val="20"/>
                <w:szCs w:val="20"/>
                <w:highlight w:val="yellow"/>
              </w:rPr>
              <w:t xml:space="preserve"> (e)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$selectPaymentMethod = $(</w:t>
            </w:r>
            <w:r w:rsidRPr="009C3E27">
              <w:rPr>
                <w:rFonts w:eastAsia="Times New Roman" w:cs="Consolas"/>
                <w:color w:val="2A00FF"/>
                <w:sz w:val="20"/>
                <w:szCs w:val="20"/>
                <w:highlight w:val="yellow"/>
              </w:rPr>
              <w:t>'.payment-method-options'</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selectedPaymentMethod = $selectPaymentMethod.find(</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'SA_SILENTPOST'</w:t>
            </w:r>
            <w:r w:rsidRPr="009C3E27">
              <w:rPr>
                <w:rFonts w:eastAsia="Times New Roman" w:cs="Consolas"/>
                <w:color w:val="000000"/>
                <w:sz w:val="20"/>
                <w:szCs w:val="20"/>
                <w:highlight w:val="yellow"/>
              </w:rPr>
              <w:t xml:space="preserve"> == selectedPaymentMethod)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$checkoutForm = $(</w:t>
            </w:r>
            <w:r w:rsidRPr="009C3E27">
              <w:rPr>
                <w:rFonts w:eastAsia="Times New Roman" w:cs="Consolas"/>
                <w:color w:val="2A00FF"/>
                <w:sz w:val="20"/>
                <w:szCs w:val="20"/>
                <w:highlight w:val="yellow"/>
              </w:rPr>
              <w:t>'.checkout-billing'</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ccnumber = $($checkoutForm).find(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cvn =  $($checkoutForm).find(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month = $(</w:t>
            </w:r>
            <w:r w:rsidRPr="009C3E27">
              <w:rPr>
                <w:rFonts w:eastAsia="Times New Roman" w:cs="Consolas"/>
                <w:color w:val="2A00FF"/>
                <w:sz w:val="20"/>
                <w:szCs w:val="20"/>
                <w:highlight w:val="yellow"/>
              </w:rPr>
              <w:t>'.payment-method-expanded .month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expyear = $(</w:t>
            </w:r>
            <w:r w:rsidRPr="009C3E27">
              <w:rPr>
                <w:rFonts w:eastAsia="Times New Roman" w:cs="Consolas"/>
                <w:color w:val="2A00FF"/>
                <w:sz w:val="20"/>
                <w:szCs w:val="20"/>
                <w:highlight w:val="yellow"/>
              </w:rPr>
              <w:t>'.payment-method-expanded .year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dwcctype = $(</w:t>
            </w:r>
            <w:r w:rsidRPr="009C3E27">
              <w:rPr>
                <w:rFonts w:eastAsia="Times New Roman" w:cs="Consolas"/>
                <w:color w:val="2A00FF"/>
                <w:sz w:val="20"/>
                <w:szCs w:val="20"/>
                <w:highlight w:val="yellow"/>
              </w:rPr>
              <w:t>'.payment-method-expanded .cctype select'</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savecc = $($checkoutForm).find(</w:t>
            </w:r>
            <w:r w:rsidRPr="009C3E27">
              <w:rPr>
                <w:rFonts w:eastAsia="Times New Roman" w:cs="Consolas"/>
                <w:color w:val="2A00FF"/>
                <w:sz w:val="20"/>
                <w:szCs w:val="20"/>
                <w:highlight w:val="yellow"/>
              </w:rPr>
              <w:t>'input[name$="_creditCard_saveCard"]'</w:t>
            </w:r>
            <w:r w:rsidRPr="009C3E27">
              <w:rPr>
                <w:rFonts w:eastAsia="Times New Roman" w:cs="Consolas"/>
                <w:color w:val="000000"/>
                <w:sz w:val="20"/>
                <w:szCs w:val="20"/>
                <w:highlight w:val="yellow"/>
              </w:rPr>
              <w:t>).is(</w:t>
            </w:r>
            <w:r w:rsidRPr="009C3E27">
              <w:rPr>
                <w:rFonts w:eastAsia="Times New Roman" w:cs="Consolas"/>
                <w:color w:val="2A00FF"/>
                <w:sz w:val="20"/>
                <w:szCs w:val="20"/>
                <w:highlight w:val="yellow"/>
              </w:rPr>
              <w:t>':checked'</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customerEmail = $(</w:t>
            </w:r>
            <w:r w:rsidRPr="009C3E27">
              <w:rPr>
                <w:rFonts w:eastAsia="Times New Roman" w:cs="Consolas"/>
                <w:color w:val="2A00FF"/>
                <w:sz w:val="20"/>
                <w:szCs w:val="20"/>
                <w:highlight w:val="yellow"/>
              </w:rPr>
              <w:t>"#dwfrm_billing_billingAddress_email_emailAddress"</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cardmap= {</w:t>
            </w:r>
            <w:r w:rsidRPr="009C3E27">
              <w:rPr>
                <w:rFonts w:eastAsia="Times New Roman" w:cs="Consolas"/>
                <w:color w:val="2A00FF"/>
                <w:sz w:val="20"/>
                <w:szCs w:val="20"/>
                <w:highlight w:val="yellow"/>
              </w:rPr>
              <w:t>'Visa'</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'001'</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'Amex'</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'003'</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'MasterCard'</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'002'</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'Discover'</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'004'</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'Maestro'</w:t>
            </w:r>
            <w:r w:rsidRPr="009C3E27">
              <w:rPr>
                <w:rFonts w:eastAsia="Times New Roman" w:cs="Consolas"/>
                <w:color w:val="000000"/>
                <w:sz w:val="20"/>
                <w:szCs w:val="20"/>
                <w:highlight w:val="yellow"/>
              </w:rPr>
              <w:t>:</w:t>
            </w:r>
            <w:r w:rsidRPr="009C3E27">
              <w:rPr>
                <w:rFonts w:eastAsia="Times New Roman" w:cs="Consolas"/>
                <w:color w:val="2A00FF"/>
                <w:sz w:val="20"/>
                <w:szCs w:val="20"/>
                <w:highlight w:val="yellow"/>
              </w:rPr>
              <w:t>'042'</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(month.length == 1)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month = </w:t>
            </w:r>
            <w:r w:rsidRPr="009C3E27">
              <w:rPr>
                <w:rFonts w:eastAsia="Times New Roman" w:cs="Consolas"/>
                <w:color w:val="2A00FF"/>
                <w:sz w:val="20"/>
                <w:szCs w:val="20"/>
                <w:highlight w:val="yellow"/>
              </w:rPr>
              <w:t>"0"</w:t>
            </w:r>
            <w:r w:rsidRPr="009C3E27">
              <w:rPr>
                <w:rFonts w:eastAsia="Times New Roman" w:cs="Consolas"/>
                <w:color w:val="000000"/>
                <w:sz w:val="20"/>
                <w:szCs w:val="20"/>
                <w:highlight w:val="yellow"/>
              </w:rPr>
              <w:t>+month;</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cctype  = cardmap[dwcctype];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firstname = encodeRequestFieldValue($($checkoutForm).find(</w:t>
            </w:r>
            <w:r w:rsidRPr="009C3E27">
              <w:rPr>
                <w:rFonts w:eastAsia="Times New Roman" w:cs="Consolas"/>
                <w:color w:val="2A00FF"/>
                <w:sz w:val="20"/>
                <w:szCs w:val="20"/>
                <w:highlight w:val="yellow"/>
              </w:rPr>
              <w:t>'input[name$="_addressFields_firstName"]'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lastname = encodeRequestFieldValue($($checkoutForm).find(</w:t>
            </w:r>
            <w:r w:rsidRPr="009C3E27">
              <w:rPr>
                <w:rFonts w:eastAsia="Times New Roman" w:cs="Consolas"/>
                <w:color w:val="2A00FF"/>
                <w:sz w:val="20"/>
                <w:szCs w:val="20"/>
                <w:highlight w:val="yellow"/>
              </w:rPr>
              <w:t>'input[name$="_addressFields_lastName"]'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address1 = encodeRequestFieldValue($($checkoutForm).find(</w:t>
            </w:r>
            <w:r w:rsidRPr="009C3E27">
              <w:rPr>
                <w:rFonts w:eastAsia="Times New Roman" w:cs="Consolas"/>
                <w:color w:val="2A00FF"/>
                <w:sz w:val="20"/>
                <w:szCs w:val="20"/>
                <w:highlight w:val="yellow"/>
              </w:rPr>
              <w:t>'input[name$="_addressFields_address1"]'</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address2 = </w:t>
            </w:r>
            <w:r w:rsidRPr="009C3E27">
              <w:rPr>
                <w:rFonts w:eastAsia="Times New Roman" w:cs="Consolas"/>
                <w:color w:val="000000"/>
                <w:sz w:val="20"/>
                <w:szCs w:val="20"/>
                <w:highlight w:val="yellow"/>
              </w:rPr>
              <w:lastRenderedPageBreak/>
              <w:t>encodeRequestFieldValue($($checkoutForm).find(</w:t>
            </w:r>
            <w:r w:rsidRPr="009C3E27">
              <w:rPr>
                <w:rFonts w:eastAsia="Times New Roman" w:cs="Consolas"/>
                <w:color w:val="2A00FF"/>
                <w:sz w:val="20"/>
                <w:szCs w:val="20"/>
                <w:highlight w:val="yellow"/>
              </w:rPr>
              <w:t>'input[name$="_addressFields_address2"]'</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city = </w:t>
            </w:r>
            <w:r w:rsidRPr="009C3E27">
              <w:rPr>
                <w:rFonts w:eastAsia="Times New Roman" w:cs="Consolas"/>
                <w:color w:val="000000"/>
                <w:sz w:val="20"/>
                <w:szCs w:val="20"/>
                <w:highlight w:val="yellow"/>
              </w:rPr>
              <w:tab/>
              <w:t>encodeRequestFieldValue($($checkoutForm).find(</w:t>
            </w:r>
            <w:r w:rsidRPr="009C3E27">
              <w:rPr>
                <w:rFonts w:eastAsia="Times New Roman" w:cs="Consolas"/>
                <w:color w:val="2A00FF"/>
                <w:sz w:val="20"/>
                <w:szCs w:val="20"/>
                <w:highlight w:val="yellow"/>
              </w:rPr>
              <w:t>'input[name$="_addressFields_city"]'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zipcode = encodeRequestFieldValue($($checkoutForm).find(</w:t>
            </w:r>
            <w:r w:rsidRPr="009C3E27">
              <w:rPr>
                <w:rFonts w:eastAsia="Times New Roman" w:cs="Consolas"/>
                <w:color w:val="2A00FF"/>
                <w:sz w:val="20"/>
                <w:szCs w:val="20"/>
                <w:highlight w:val="yellow"/>
              </w:rPr>
              <w:t>'input[name$="_addressFields_postal"]'</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country = encodeRequestFieldValue($($checkoutForm).find(</w:t>
            </w:r>
            <w:r w:rsidRPr="009C3E27">
              <w:rPr>
                <w:rFonts w:eastAsia="Times New Roman" w:cs="Consolas"/>
                <w:color w:val="2A00FF"/>
                <w:sz w:val="20"/>
                <w:szCs w:val="20"/>
                <w:highlight w:val="yellow"/>
              </w:rPr>
              <w:t>'select[name$="_addressFields_country"]'</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state = $($checkoutForm).find(</w:t>
            </w:r>
            <w:r w:rsidRPr="009C3E27">
              <w:rPr>
                <w:rFonts w:eastAsia="Times New Roman" w:cs="Consolas"/>
                <w:color w:val="2A00FF"/>
                <w:sz w:val="20"/>
                <w:szCs w:val="20"/>
                <w:highlight w:val="yellow"/>
              </w:rPr>
              <w:t>'select[name$="_addressFields_states_state"]'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 (state===</w:t>
            </w:r>
            <w:r w:rsidRPr="009C3E27">
              <w:rPr>
                <w:rFonts w:eastAsia="Times New Roman" w:cs="Consolas"/>
                <w:b/>
                <w:bCs/>
                <w:color w:val="7F0055"/>
                <w:sz w:val="20"/>
                <w:szCs w:val="20"/>
                <w:highlight w:val="yellow"/>
              </w:rPr>
              <w:t>undefined</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$($checkoutForm).find(</w:t>
            </w:r>
            <w:r w:rsidRPr="009C3E27">
              <w:rPr>
                <w:rFonts w:eastAsia="Times New Roman" w:cs="Consolas"/>
                <w:color w:val="2A00FF"/>
                <w:sz w:val="20"/>
                <w:szCs w:val="20"/>
                <w:highlight w:val="yellow"/>
              </w:rPr>
              <w:t>'input[name$="_addressFields_states_state"]'</w:t>
            </w:r>
            <w:r w:rsidRPr="009C3E27">
              <w:rPr>
                <w:rFonts w:eastAsia="Times New Roman" w:cs="Consolas"/>
                <w:color w:val="000000"/>
                <w:sz w:val="20"/>
                <w:szCs w:val="20"/>
                <w:highlight w:val="yellow"/>
              </w:rPr>
              <w:t xml:space="preserve">).val();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state = encodeRequestFieldValue(state);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phoneno = encodeRequestFieldValue($($checkoutForm).find(</w:t>
            </w:r>
            <w:r w:rsidRPr="009C3E27">
              <w:rPr>
                <w:rFonts w:eastAsia="Times New Roman" w:cs="Consolas"/>
                <w:color w:val="2A00FF"/>
                <w:sz w:val="20"/>
                <w:szCs w:val="20"/>
                <w:highlight w:val="yellow"/>
              </w:rPr>
              <w:t>'input[name$="_addressFields_phone"]'</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cctoken = encodeRequestFieldValue($(</w:t>
            </w:r>
            <w:r w:rsidRPr="009C3E27">
              <w:rPr>
                <w:rFonts w:eastAsia="Times New Roman" w:cs="Consolas"/>
                <w:color w:val="2A00FF"/>
                <w:sz w:val="20"/>
                <w:szCs w:val="20"/>
                <w:highlight w:val="yellow"/>
              </w:rPr>
              <w:t>'[data-method="CREDIT_CARD"]'</w:t>
            </w:r>
            <w:r w:rsidRPr="009C3E27">
              <w:rPr>
                <w:rFonts w:eastAsia="Times New Roman" w:cs="Consolas"/>
                <w:color w:val="000000"/>
                <w:sz w:val="20"/>
                <w:szCs w:val="20"/>
                <w:highlight w:val="yellow"/>
              </w:rPr>
              <w:t>).find(</w:t>
            </w:r>
            <w:r w:rsidRPr="009C3E27">
              <w:rPr>
                <w:rFonts w:eastAsia="Times New Roman" w:cs="Consolas"/>
                <w:color w:val="2A00FF"/>
                <w:sz w:val="20"/>
                <w:szCs w:val="20"/>
                <w:highlight w:val="yellow"/>
              </w:rPr>
              <w:t>'[name$="creditCard_selectedCardID"]'</w:t>
            </w:r>
            <w:r w:rsidRPr="009C3E27">
              <w:rPr>
                <w:rFonts w:eastAsia="Times New Roman" w:cs="Consolas"/>
                <w:color w:val="000000"/>
                <w:sz w:val="20"/>
                <w:szCs w:val="20"/>
                <w:highlight w:val="yellow"/>
              </w:rPr>
              <w:t>).val());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validCardType = dwcctype.toLowerCase();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validCardNumber = $.payment.validateCardNumber(ccnumber);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validCardCvv= $.payment.validateCardCVC(cvn,validCardType);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 xml:space="preserve"> validCardExp = $.payment.validateCardExpiry(month, 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(cctoken)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validCardNumber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'input[name$="_creditCard_number"]'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'input[name$="_creditCard_cvn"]'</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'input[name$="_creditCard_expiration_month"]'</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'input[name$="_creditCard_expiration_year"]'</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$($checkoutForm).find(</w:t>
            </w:r>
            <w:r w:rsidRPr="009C3E27">
              <w:rPr>
                <w:rFonts w:eastAsia="Times New Roman" w:cs="Consolas"/>
                <w:color w:val="2A00FF"/>
                <w:sz w:val="20"/>
                <w:szCs w:val="20"/>
                <w:highlight w:val="yellow"/>
              </w:rPr>
              <w:t>'input[name$="_creditCard_type"]'</w:t>
            </w:r>
            <w:r w:rsidRPr="009C3E27">
              <w:rPr>
                <w:rFonts w:eastAsia="Times New Roman" w:cs="Consolas"/>
                <w:color w:val="000000"/>
                <w:sz w:val="20"/>
                <w:szCs w:val="20"/>
                <w:highlight w:val="yellow"/>
              </w:rPr>
              <w:t>).val(</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(validCardCvv &amp;&amp; validCardExp &amp;&amp; validCardNumber)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var</w:t>
            </w:r>
            <w:r w:rsidRPr="009C3E27">
              <w:rPr>
                <w:rFonts w:eastAsia="Times New Roman" w:cs="Consolas"/>
                <w:color w:val="000000"/>
                <w:sz w:val="20"/>
                <w:szCs w:val="20"/>
                <w:highlight w:val="yellow"/>
              </w:rPr>
              <w:tab/>
              <w:t xml:space="preserve"> data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custemail : customerEmail,</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savecc : savecc,</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firstname : firstname,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lastname : lastname,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address1 : address1,</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address2 : address2,</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city : city,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zipcode : zipcode,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country : country,</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state : state,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phone : phoneno,</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cctoken : cctoken,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format : </w:t>
            </w:r>
            <w:r w:rsidRPr="009C3E27">
              <w:rPr>
                <w:rFonts w:eastAsia="Times New Roman" w:cs="Consolas"/>
                <w:color w:val="2A00FF"/>
                <w:sz w:val="20"/>
                <w:szCs w:val="20"/>
                <w:highlight w:val="yellow"/>
              </w:rPr>
              <w:t>'ajax'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$.ajax({</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url: Urls.silentpost,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type: </w:t>
            </w:r>
            <w:r w:rsidRPr="009C3E27">
              <w:rPr>
                <w:rFonts w:eastAsia="Times New Roman" w:cs="Consolas"/>
                <w:color w:val="2A00FF"/>
                <w:sz w:val="20"/>
                <w:szCs w:val="20"/>
                <w:highlight w:val="yellow"/>
              </w:rPr>
              <w:t>"POST"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data: data,</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success: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(xhr,data)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(xhr)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(xhr.error == </w:t>
            </w:r>
            <w:r w:rsidRPr="009C3E27">
              <w:rPr>
                <w:rFonts w:eastAsia="Times New Roman" w:cs="Consolas"/>
                <w:b/>
                <w:bCs/>
                <w:color w:val="7F0055"/>
                <w:sz w:val="20"/>
                <w:szCs w:val="20"/>
                <w:highlight w:val="yellow"/>
              </w:rPr>
              <w:t>true</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).html(xhr.errorMsg);</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"#secureAcceptancePost"</w:t>
            </w:r>
            <w:r w:rsidRPr="009C3E27">
              <w:rPr>
                <w:rFonts w:eastAsia="Times New Roman" w:cs="Consolas"/>
                <w:color w:val="000000"/>
                <w:sz w:val="20"/>
                <w:szCs w:val="20"/>
                <w:highlight w:val="yellow"/>
              </w:rPr>
              <w:t>).html(xhr);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"#card_expiry_date"</w:t>
            </w:r>
            <w:r w:rsidRPr="009C3E27">
              <w:rPr>
                <w:rFonts w:eastAsia="Times New Roman" w:cs="Consolas"/>
                <w:color w:val="000000"/>
                <w:sz w:val="20"/>
                <w:szCs w:val="20"/>
                <w:highlight w:val="yellow"/>
              </w:rPr>
              <w:t>).val(month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+expyear);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"#card_type"</w:t>
            </w:r>
            <w:r w:rsidRPr="009C3E27">
              <w:rPr>
                <w:rFonts w:eastAsia="Times New Roman" w:cs="Consolas"/>
                <w:color w:val="000000"/>
                <w:sz w:val="20"/>
                <w:szCs w:val="20"/>
                <w:highlight w:val="yellow"/>
              </w:rPr>
              <w:t>).val(cctype);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"#card_cvn"</w:t>
            </w:r>
            <w:r w:rsidRPr="009C3E27">
              <w:rPr>
                <w:rFonts w:eastAsia="Times New Roman" w:cs="Consolas"/>
                <w:color w:val="000000"/>
                <w:sz w:val="20"/>
                <w:szCs w:val="20"/>
                <w:highlight w:val="yellow"/>
              </w:rPr>
              <w:t>).val(cvn);</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if</w:t>
            </w:r>
            <w:r w:rsidRPr="009C3E27">
              <w:rPr>
                <w:rFonts w:eastAsia="Times New Roman" w:cs="Consolas"/>
                <w:color w:val="000000"/>
                <w:sz w:val="20"/>
                <w:szCs w:val="20"/>
                <w:highlight w:val="yellow"/>
              </w:rPr>
              <w:t xml:space="preserve">(cctoken == </w:t>
            </w:r>
            <w:r w:rsidRPr="009C3E27">
              <w:rPr>
                <w:rFonts w:eastAsia="Times New Roman" w:cs="Consolas"/>
                <w:b/>
                <w:bCs/>
                <w:color w:val="7F0055"/>
                <w:sz w:val="20"/>
                <w:szCs w:val="20"/>
                <w:highlight w:val="yellow"/>
              </w:rPr>
              <w:t>null</w:t>
            </w:r>
            <w:r w:rsidRPr="009C3E27">
              <w:rPr>
                <w:rFonts w:eastAsia="Times New Roman" w:cs="Consolas"/>
                <w:color w:val="000000"/>
                <w:sz w:val="20"/>
                <w:szCs w:val="20"/>
                <w:highlight w:val="yellow"/>
              </w:rPr>
              <w:t xml:space="preserve"> || cctoken == </w:t>
            </w:r>
            <w:r w:rsidRPr="009C3E27">
              <w:rPr>
                <w:rFonts w:eastAsia="Times New Roman" w:cs="Consolas"/>
                <w:color w:val="2A00FF"/>
                <w:sz w:val="20"/>
                <w:szCs w:val="20"/>
                <w:highlight w:val="yellow"/>
              </w:rPr>
              <w:t>''</w:t>
            </w:r>
            <w:r w:rsidRPr="009C3E27">
              <w:rPr>
                <w:rFonts w:eastAsia="Times New Roman" w:cs="Consolas"/>
                <w:color w:val="000000"/>
                <w:sz w:val="20"/>
                <w:szCs w:val="20"/>
                <w:highlight w:val="yellow"/>
              </w:rPr>
              <w:t>)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).append(</w:t>
            </w:r>
            <w:r w:rsidRPr="009C3E27">
              <w:rPr>
                <w:rFonts w:eastAsia="Times New Roman" w:cs="Consolas"/>
                <w:color w:val="2A00FF"/>
                <w:sz w:val="20"/>
                <w:szCs w:val="20"/>
                <w:highlight w:val="yellow"/>
              </w:rPr>
              <w:t>'&lt;input type="hidden" id="card_number" name="card_number" /&gt;'</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"#card_number"</w:t>
            </w:r>
            <w:r w:rsidRPr="009C3E27">
              <w:rPr>
                <w:rFonts w:eastAsia="Times New Roman" w:cs="Consolas"/>
                <w:color w:val="000000"/>
                <w:sz w:val="20"/>
                <w:szCs w:val="20"/>
                <w:highlight w:val="yellow"/>
              </w:rPr>
              <w:t>).val(ccnumber);</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"#silentPostFetchToken"</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error: </w:t>
            </w:r>
            <w:r w:rsidRPr="009C3E27">
              <w:rPr>
                <w:rFonts w:eastAsia="Times New Roman" w:cs="Consolas"/>
                <w:b/>
                <w:bCs/>
                <w:color w:val="7F0055"/>
                <w:sz w:val="20"/>
                <w:szCs w:val="20"/>
                <w:highlight w:val="yellow"/>
              </w:rPr>
              <w:t>function</w:t>
            </w:r>
            <w:r w:rsidRPr="009C3E27">
              <w:rPr>
                <w:rFonts w:eastAsia="Times New Roman" w:cs="Consolas"/>
                <w:color w:val="000000"/>
                <w:sz w:val="20"/>
                <w:szCs w:val="20"/>
                <w:highlight w:val="yellow"/>
              </w:rPr>
              <w:t xml:space="preserve"> ()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).html(Resources.INVALID_SERVICE).addClass(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).html(Resources.INVALID_CREDITCARD);</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r w:rsidRPr="009C3E27">
              <w:rPr>
                <w:rFonts w:eastAsia="Times New Roman" w:cs="Consolas"/>
                <w:color w:val="2A00FF"/>
                <w:sz w:val="20"/>
                <w:szCs w:val="20"/>
                <w:highlight w:val="yellow"/>
              </w:rPr>
              <w:t>"#saspCardError"</w:t>
            </w:r>
            <w:r w:rsidRPr="009C3E27">
              <w:rPr>
                <w:rFonts w:eastAsia="Times New Roman" w:cs="Consolas"/>
                <w:color w:val="000000"/>
                <w:sz w:val="20"/>
                <w:szCs w:val="20"/>
                <w:highlight w:val="yellow"/>
              </w:rPr>
              <w:t>).addClass(</w:t>
            </w:r>
            <w:r w:rsidRPr="009C3E27">
              <w:rPr>
                <w:rFonts w:eastAsia="Times New Roman" w:cs="Consolas"/>
                <w:color w:val="2A00FF"/>
                <w:sz w:val="20"/>
                <w:szCs w:val="20"/>
                <w:highlight w:val="yellow"/>
              </w:rPr>
              <w:t>'error'</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returnfalse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 xml:space="preserve"> }</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else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t>$(</w:t>
            </w:r>
            <w:r w:rsidRPr="009C3E27">
              <w:rPr>
                <w:rFonts w:eastAsia="Times New Roman" w:cs="Consolas"/>
                <w:color w:val="2A00FF"/>
                <w:sz w:val="20"/>
                <w:szCs w:val="20"/>
                <w:highlight w:val="yellow"/>
              </w:rPr>
              <w:t>'.secureacceptance'</w:t>
            </w:r>
            <w:r w:rsidRPr="009C3E27">
              <w:rPr>
                <w:rFonts w:eastAsia="Times New Roman" w:cs="Consolas"/>
                <w:color w:val="000000"/>
                <w:sz w:val="20"/>
                <w:szCs w:val="20"/>
                <w:highlight w:val="yellow"/>
              </w:rPr>
              <w:t>).prop(</w:t>
            </w:r>
            <w:r w:rsidRPr="009C3E27">
              <w:rPr>
                <w:rFonts w:eastAsia="Times New Roman" w:cs="Consolas"/>
                <w:color w:val="2A00FF"/>
                <w:sz w:val="20"/>
                <w:szCs w:val="20"/>
                <w:highlight w:val="yellow"/>
              </w:rPr>
              <w:t>"type"</w:t>
            </w:r>
            <w:r w:rsidRPr="009C3E27">
              <w:rPr>
                <w:rFonts w:eastAsia="Times New Roman" w:cs="Consolas"/>
                <w:color w:val="000000"/>
                <w:sz w:val="20"/>
                <w:szCs w:val="20"/>
                <w:highlight w:val="yellow"/>
              </w:rPr>
              <w:t xml:space="preserve">, </w:t>
            </w:r>
            <w:r w:rsidRPr="009C3E27">
              <w:rPr>
                <w:rFonts w:eastAsia="Times New Roman" w:cs="Consolas"/>
                <w:color w:val="2A00FF"/>
                <w:sz w:val="20"/>
                <w:szCs w:val="20"/>
                <w:highlight w:val="yellow"/>
              </w:rPr>
              <w:t>"submit"</w:t>
            </w:r>
            <w:r w:rsidRPr="009C3E27">
              <w:rPr>
                <w:rFonts w:eastAsia="Times New Roman" w:cs="Consolas"/>
                <w:color w:val="000000"/>
                <w:sz w:val="20"/>
                <w:szCs w:val="20"/>
                <w:highlight w:val="yellow"/>
              </w:rPr>
              <w:t>).submit();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color w:val="000000"/>
                <w:sz w:val="20"/>
                <w:szCs w:val="20"/>
                <w:highlight w:val="yellow"/>
              </w:rPr>
              <w:tab/>
            </w:r>
            <w:r w:rsidRPr="009C3E27">
              <w:rPr>
                <w:rFonts w:eastAsia="Times New Roman" w:cs="Consolas"/>
                <w:b/>
                <w:bCs/>
                <w:color w:val="7F0055"/>
                <w:sz w:val="20"/>
                <w:szCs w:val="20"/>
                <w:highlight w:val="yellow"/>
              </w:rPr>
              <w:t>returntrue</w:t>
            </w:r>
            <w:r w:rsidRPr="009C3E27">
              <w:rPr>
                <w:rFonts w:eastAsia="Times New Roman" w:cs="Consolas"/>
                <w:color w:val="000000"/>
                <w:sz w:val="20"/>
                <w:szCs w:val="20"/>
                <w:highlight w:val="yellow"/>
              </w:rPr>
              <w:t>;</w:t>
            </w:r>
          </w:p>
          <w:p w:rsidR="004C30CD" w:rsidRPr="009C3E27" w:rsidRDefault="004C30CD" w:rsidP="004C30CD">
            <w:pPr>
              <w:autoSpaceDE w:val="0"/>
              <w:autoSpaceDN w:val="0"/>
              <w:adjustRightInd w:val="0"/>
              <w:spacing w:after="0" w:line="240" w:lineRule="auto"/>
              <w:rPr>
                <w:rFonts w:eastAsia="Times New Roman" w:cs="Consolas"/>
                <w:sz w:val="20"/>
                <w:szCs w:val="20"/>
                <w:highlight w:val="yellow"/>
              </w:rPr>
            </w:pPr>
            <w:r w:rsidRPr="009C3E27">
              <w:rPr>
                <w:rFonts w:eastAsia="Times New Roman" w:cs="Consolas"/>
                <w:color w:val="000000"/>
                <w:sz w:val="20"/>
                <w:szCs w:val="20"/>
                <w:highlight w:val="yellow"/>
              </w:rPr>
              <w:lastRenderedPageBreak/>
              <w:tab/>
            </w:r>
            <w:r w:rsidRPr="009C3E27">
              <w:rPr>
                <w:rFonts w:eastAsia="Times New Roman" w:cs="Consolas"/>
                <w:color w:val="000000"/>
                <w:sz w:val="20"/>
                <w:szCs w:val="20"/>
                <w:highlight w:val="yellow"/>
              </w:rPr>
              <w:tab/>
              <w:t>}</w:t>
            </w:r>
          </w:p>
          <w:p w:rsidR="00BB328D" w:rsidRPr="00E33D85" w:rsidRDefault="004C30CD" w:rsidP="005C1822">
            <w:pPr>
              <w:pStyle w:val="BodyText"/>
            </w:pPr>
            <w:r w:rsidRPr="009C3E27">
              <w:rPr>
                <w:highlight w:val="yellow"/>
              </w:rPr>
              <w:tab/>
              <w:t>});</w:t>
            </w:r>
            <w:r w:rsidR="00AF3563" w:rsidRPr="00E33D85">
              <w:tab/>
            </w:r>
          </w:p>
        </w:tc>
      </w:tr>
    </w:tbl>
    <w:p w:rsidR="00BB328D" w:rsidRPr="00E33D85" w:rsidRDefault="00BB328D" w:rsidP="004F597D">
      <w:pPr>
        <w:pStyle w:val="Heading6"/>
        <w:ind w:left="0"/>
        <w:rPr>
          <w:rFonts w:asciiTheme="minorHAnsi" w:hAnsiTheme="minorHAnsi"/>
        </w:rPr>
      </w:pPr>
      <w:r w:rsidRPr="00E33D85">
        <w:rPr>
          <w:rFonts w:asciiTheme="minorHAnsi" w:hAnsiTheme="minorHAnsi"/>
        </w:rPr>
        <w:lastRenderedPageBreak/>
        <w:t>Create new “encodeRequestFieldValue” function</w:t>
      </w:r>
    </w:p>
    <w:p w:rsidR="00BB328D" w:rsidRPr="00E33D85" w:rsidRDefault="00BB328D" w:rsidP="005C1822">
      <w:pPr>
        <w:pStyle w:val="BodyText"/>
      </w:pPr>
      <w:r w:rsidRPr="00E33D85">
        <w:t>Create a new function to encode input field value below setCCFields :</w:t>
      </w:r>
    </w:p>
    <w:tbl>
      <w:tblPr>
        <w:tblStyle w:val="TableGrid"/>
        <w:tblW w:w="0" w:type="auto"/>
        <w:tblLook w:val="04A0" w:firstRow="1" w:lastRow="0" w:firstColumn="1" w:lastColumn="0" w:noHBand="0" w:noVBand="1"/>
      </w:tblPr>
      <w:tblGrid>
        <w:gridCol w:w="10296"/>
      </w:tblGrid>
      <w:tr w:rsidR="00BB328D" w:rsidRPr="000D6077" w:rsidTr="00F1407C">
        <w:tc>
          <w:tcPr>
            <w:tcW w:w="10296" w:type="dxa"/>
          </w:tcPr>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@function</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@description</w:t>
            </w:r>
            <w:r w:rsidRPr="000D6077">
              <w:rPr>
                <w:rFonts w:eastAsia="Times New Roman" w:cs="Consolas"/>
                <w:color w:val="3F5FBF"/>
                <w:sz w:val="20"/>
                <w:szCs w:val="20"/>
              </w:rPr>
              <w:t>functiontoconvert</w:t>
            </w:r>
            <w:r w:rsidRPr="000D6077">
              <w:rPr>
                <w:rFonts w:eastAsia="Times New Roman" w:cs="Consolas"/>
                <w:color w:val="3F5FBF"/>
                <w:sz w:val="20"/>
                <w:szCs w:val="20"/>
                <w:u w:val="single"/>
              </w:rPr>
              <w:t>html</w:t>
            </w:r>
            <w:r w:rsidRPr="000D6077">
              <w:rPr>
                <w:rFonts w:eastAsia="Times New Roman" w:cs="Consolas"/>
                <w:color w:val="3F5FBF"/>
                <w:sz w:val="20"/>
                <w:szCs w:val="20"/>
              </w:rPr>
              <w:t>tagto</w:t>
            </w:r>
            <w:r w:rsidRPr="000D6077">
              <w:rPr>
                <w:rFonts w:eastAsia="Times New Roman" w:cs="Consolas"/>
                <w:color w:val="3F5FBF"/>
                <w:sz w:val="20"/>
                <w:szCs w:val="20"/>
                <w:u w:val="single"/>
              </w:rPr>
              <w:t>lt</w:t>
            </w:r>
            <w:r w:rsidRPr="000D6077">
              <w:rPr>
                <w:rFonts w:eastAsia="Times New Roman" w:cs="Consolas"/>
                <w:color w:val="3F5FBF"/>
                <w:sz w:val="20"/>
                <w:szCs w:val="20"/>
              </w:rPr>
              <w:t>or</w:t>
            </w:r>
            <w:r w:rsidRPr="000D6077">
              <w:rPr>
                <w:rFonts w:eastAsia="Times New Roman" w:cs="Consolas"/>
                <w:color w:val="3F5FBF"/>
                <w:sz w:val="20"/>
                <w:szCs w:val="20"/>
                <w:u w:val="single"/>
              </w:rPr>
              <w:t>gt</w:t>
            </w: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r w:rsidRPr="000D6077">
              <w:rPr>
                <w:rFonts w:eastAsia="Times New Roman" w:cs="Consolas"/>
                <w:b/>
                <w:bCs/>
                <w:color w:val="7F9FBF"/>
                <w:sz w:val="20"/>
                <w:szCs w:val="20"/>
              </w:rPr>
              <w:t>@param</w:t>
            </w:r>
            <w:r w:rsidRPr="000D6077">
              <w:rPr>
                <w:rFonts w:eastAsia="Times New Roman" w:cs="Consolas"/>
                <w:color w:val="3F5FBF"/>
                <w:sz w:val="20"/>
                <w:szCs w:val="20"/>
              </w:rPr>
              <w:t>{fieldValue}valueofthefield</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3F5FBF"/>
                <w:sz w:val="20"/>
                <w:szCs w:val="20"/>
              </w:rPr>
              <w:t>*/</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highlight w:val="lightGray"/>
              </w:rPr>
              <w:t>encodeRequestFieldValue</w:t>
            </w:r>
            <w:r w:rsidRPr="000D6077">
              <w:rPr>
                <w:rFonts w:eastAsia="Times New Roman" w:cs="Consolas"/>
                <w:color w:val="000000"/>
                <w:sz w:val="20"/>
                <w:szCs w:val="20"/>
              </w:rPr>
              <w:t>(fieldValue) {</w:t>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BB328D" w:rsidRPr="000D6077" w:rsidRDefault="00BB328D" w:rsidP="00F1407C">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return</w:t>
            </w:r>
            <w:r w:rsidRPr="000D6077">
              <w:rPr>
                <w:rFonts w:eastAsia="Times New Roman" w:cs="Consolas"/>
                <w:color w:val="000000"/>
                <w:sz w:val="20"/>
                <w:szCs w:val="20"/>
              </w:rPr>
              <w:t xml:space="preserve"> fieldValue.replace(</w:t>
            </w:r>
            <w:r w:rsidRPr="000D6077">
              <w:rPr>
                <w:rFonts w:eastAsia="Times New Roman" w:cs="Consolas"/>
                <w:color w:val="2A00FF"/>
                <w:sz w:val="20"/>
                <w:szCs w:val="20"/>
              </w:rPr>
              <w:t>/&lt;/g</w:t>
            </w:r>
            <w:r w:rsidRPr="000D6077">
              <w:rPr>
                <w:rFonts w:eastAsia="Times New Roman" w:cs="Consolas"/>
                <w:color w:val="000000"/>
                <w:sz w:val="20"/>
                <w:szCs w:val="20"/>
              </w:rPr>
              <w:t xml:space="preserve">, </w:t>
            </w:r>
            <w:r w:rsidRPr="000D6077">
              <w:rPr>
                <w:rFonts w:eastAsia="Times New Roman" w:cs="Consolas"/>
                <w:color w:val="2A00FF"/>
                <w:sz w:val="20"/>
                <w:szCs w:val="20"/>
              </w:rPr>
              <w:t>"&amp;lt;"</w:t>
            </w:r>
            <w:r w:rsidRPr="000D6077">
              <w:rPr>
                <w:rFonts w:eastAsia="Times New Roman" w:cs="Consolas"/>
                <w:color w:val="000000"/>
                <w:sz w:val="20"/>
                <w:szCs w:val="20"/>
              </w:rPr>
              <w:t>).replace(</w:t>
            </w:r>
            <w:r w:rsidRPr="000D6077">
              <w:rPr>
                <w:rFonts w:eastAsia="Times New Roman" w:cs="Consolas"/>
                <w:color w:val="2A00FF"/>
                <w:sz w:val="20"/>
                <w:szCs w:val="20"/>
              </w:rPr>
              <w:t>/&gt;/g</w:t>
            </w:r>
            <w:r w:rsidRPr="000D6077">
              <w:rPr>
                <w:rFonts w:eastAsia="Times New Roman" w:cs="Consolas"/>
                <w:color w:val="000000"/>
                <w:sz w:val="20"/>
                <w:szCs w:val="20"/>
              </w:rPr>
              <w:t xml:space="preserve">, </w:t>
            </w:r>
            <w:r w:rsidRPr="000D6077">
              <w:rPr>
                <w:rFonts w:eastAsia="Times New Roman" w:cs="Consolas"/>
                <w:color w:val="2A00FF"/>
                <w:sz w:val="20"/>
                <w:szCs w:val="20"/>
              </w:rPr>
              <w:t>"&amp;gt;"</w:t>
            </w:r>
            <w:r w:rsidRPr="000D6077">
              <w:rPr>
                <w:rFonts w:eastAsia="Times New Roman" w:cs="Consolas"/>
                <w:color w:val="000000"/>
                <w:sz w:val="20"/>
                <w:szCs w:val="20"/>
              </w:rPr>
              <w:t>)</w:t>
            </w:r>
          </w:p>
          <w:p w:rsidR="00BB328D" w:rsidRPr="000D6077" w:rsidRDefault="00BB328D" w:rsidP="005C1822">
            <w:pPr>
              <w:pStyle w:val="BodyText"/>
            </w:pPr>
            <w:r w:rsidRPr="000D6077">
              <w:t>}</w:t>
            </w:r>
          </w:p>
        </w:tc>
      </w:tr>
    </w:tbl>
    <w:p w:rsidR="00BB328D" w:rsidRDefault="00BB328D" w:rsidP="004F597D">
      <w:pPr>
        <w:pStyle w:val="Heading6"/>
        <w:ind w:left="0"/>
        <w:rPr>
          <w:rFonts w:asciiTheme="minorHAnsi" w:hAnsiTheme="minorHAnsi"/>
        </w:rPr>
      </w:pPr>
      <w:r w:rsidRPr="000D6077">
        <w:rPr>
          <w:rFonts w:asciiTheme="minorHAnsi" w:hAnsiTheme="minorHAnsi"/>
        </w:rPr>
        <w:t>Update</w:t>
      </w:r>
      <w:r w:rsidR="00D63D14">
        <w:rPr>
          <w:rFonts w:asciiTheme="minorHAnsi" w:hAnsiTheme="minorHAnsi"/>
        </w:rPr>
        <w:t xml:space="preserve"> “updatePaymentMethod “function</w:t>
      </w:r>
    </w:p>
    <w:p w:rsidR="00D63D14" w:rsidRPr="00D63D14" w:rsidRDefault="00D63D14" w:rsidP="00D63D14">
      <w:r w:rsidRPr="007755B9">
        <w:rPr>
          <w:highlight w:val="yellow"/>
        </w:rPr>
        <w:t>[Note: Below changes are covered in custom code &gt; Generic section &gt; billing.js, defined here for reference only]</w:t>
      </w:r>
    </w:p>
    <w:p w:rsidR="00BB328D" w:rsidRPr="000D6077" w:rsidRDefault="00D63D14" w:rsidP="005C1822">
      <w:pPr>
        <w:pStyle w:val="BodyText"/>
        <w:numPr>
          <w:ilvl w:val="0"/>
          <w:numId w:val="26"/>
        </w:numPr>
      </w:pPr>
      <w:r>
        <w:t>Update the function:</w:t>
      </w:r>
    </w:p>
    <w:tbl>
      <w:tblPr>
        <w:tblStyle w:val="TableGrid"/>
        <w:tblW w:w="0" w:type="auto"/>
        <w:tblLook w:val="04A0" w:firstRow="1" w:lastRow="0" w:firstColumn="1" w:lastColumn="0" w:noHBand="0" w:noVBand="1"/>
      </w:tblPr>
      <w:tblGrid>
        <w:gridCol w:w="10296"/>
      </w:tblGrid>
      <w:tr w:rsidR="004C30CD" w:rsidRPr="000D6077" w:rsidTr="004C30CD">
        <w:tc>
          <w:tcPr>
            <w:tcW w:w="10296" w:type="dxa"/>
          </w:tcPr>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b/>
                <w:bCs/>
                <w:color w:val="7F0055"/>
                <w:sz w:val="20"/>
                <w:szCs w:val="20"/>
              </w:rPr>
              <w:t>function</w:t>
            </w:r>
            <w:r w:rsidRPr="000D6077">
              <w:rPr>
                <w:rFonts w:eastAsia="Times New Roman" w:cs="Consolas"/>
                <w:color w:val="000000"/>
                <w:sz w:val="20"/>
                <w:szCs w:val="20"/>
              </w:rPr>
              <w:t xml:space="preserve"> updatePaymentMethod(paymentMethodID)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$paymentMethods = $(</w:t>
            </w:r>
            <w:r w:rsidRPr="000D6077">
              <w:rPr>
                <w:rFonts w:eastAsia="Times New Roman" w:cs="Consolas"/>
                <w:color w:val="2A00FF"/>
                <w:sz w:val="20"/>
                <w:szCs w:val="20"/>
              </w:rPr>
              <w:t>'.payment-method'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$paymentMethods.removeClass(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dataMethod = paymentMethodID;</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 xml:space="preserve">dataMethod = </w:t>
            </w:r>
            <w:r w:rsidRPr="000D6077">
              <w:rPr>
                <w:rFonts w:eastAsia="Times New Roman" w:cs="Consolas"/>
                <w:color w:val="2A00FF"/>
                <w:sz w:val="20"/>
                <w:szCs w:val="20"/>
                <w:highlight w:val="yellow"/>
              </w:rPr>
              <w:t>'CREDIT_CARD'</w:t>
            </w:r>
            <w:r w:rsidRPr="000D6077">
              <w:rPr>
                <w:rFonts w:eastAsia="Times New Roman" w:cs="Consolas"/>
                <w:color w:val="000000"/>
                <w:sz w:val="20"/>
                <w:szCs w:val="20"/>
                <w:highlight w:val="yellow"/>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var</w:t>
            </w:r>
            <w:r w:rsidRPr="000D6077">
              <w:rPr>
                <w:rFonts w:eastAsia="Times New Roman" w:cs="Consolas"/>
                <w:color w:val="000000"/>
                <w:sz w:val="20"/>
                <w:szCs w:val="20"/>
              </w:rPr>
              <w:t xml:space="preserve"> $selectedPaymentMethod = $paymentMethods.filter(</w:t>
            </w:r>
            <w:r w:rsidRPr="000D6077">
              <w:rPr>
                <w:rFonts w:eastAsia="Times New Roman" w:cs="Consolas"/>
                <w:color w:val="2A00FF"/>
                <w:sz w:val="20"/>
                <w:szCs w:val="20"/>
              </w:rPr>
              <w:t>'[data-method="'</w:t>
            </w:r>
            <w:r w:rsidRPr="000D6077">
              <w:rPr>
                <w:rFonts w:eastAsia="Times New Roman" w:cs="Consolas"/>
                <w:color w:val="000000"/>
                <w:sz w:val="20"/>
                <w:szCs w:val="20"/>
              </w:rPr>
              <w:t xml:space="preserve"> + dataMethod + </w:t>
            </w:r>
            <w:r w:rsidRPr="000D6077">
              <w:rPr>
                <w:rFonts w:eastAsia="Times New Roman" w:cs="Consolas"/>
                <w:color w:val="2A00FF"/>
                <w:sz w:val="20"/>
                <w:szCs w:val="20"/>
              </w:rPr>
              <w:t>'"]'</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($selectedPaymentMethod.length === 0)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$selectedPaymentMethod = $(</w:t>
            </w:r>
            <w:r w:rsidRPr="000D6077">
              <w:rPr>
                <w:rFonts w:eastAsia="Times New Roman" w:cs="Consolas"/>
                <w:color w:val="2A00FF"/>
                <w:sz w:val="20"/>
                <w:szCs w:val="20"/>
              </w:rPr>
              <w:t>'[data-method="Custom"]'</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"VISA_CHECKOUT"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00A70123">
              <w:rPr>
                <w:rFonts w:eastAsia="Times New Roman" w:cs="Consolas"/>
                <w:color w:val="000000"/>
                <w:sz w:val="20"/>
                <w:szCs w:val="20"/>
              </w:rPr>
              <w:t>e</w:t>
            </w:r>
            <w:r w:rsidRPr="000D6077">
              <w:rPr>
                <w:rFonts w:eastAsia="Times New Roman" w:cs="Consolas"/>
                <w:b/>
                <w:bCs/>
                <w:color w:val="7F0055"/>
                <w:sz w:val="20"/>
                <w:szCs w:val="20"/>
              </w:rPr>
              <w:t>lse</w:t>
            </w:r>
            <w:r w:rsidR="00A70123">
              <w:rPr>
                <w:rFonts w:eastAsia="Times New Roman" w:cs="Consolas"/>
                <w:b/>
                <w:bCs/>
                <w:color w:val="7F0055"/>
                <w:sz w:val="20"/>
                <w:szCs w:val="20"/>
              </w:rPr>
              <w:t xml:space="preserve"> </w:t>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"PAYPAL"</w:t>
            </w:r>
            <w:r w:rsidRPr="000D6077">
              <w:rPr>
                <w:rFonts w:eastAsia="Times New Roman" w:cs="Consolas"/>
                <w:color w:val="000000"/>
                <w:sz w:val="20"/>
                <w:szCs w:val="20"/>
              </w:rPr>
              <w:t xml:space="preserve"> || paymentMethodID==</w:t>
            </w:r>
            <w:r w:rsidRPr="000D6077">
              <w:rPr>
                <w:rFonts w:eastAsia="Times New Roman" w:cs="Consolas"/>
                <w:color w:val="2A00FF"/>
                <w:sz w:val="20"/>
                <w:szCs w:val="20"/>
              </w:rPr>
              <w:t>"PAYPAL_CREDIT"</w:t>
            </w:r>
            <w:r w:rsidRPr="000D6077">
              <w:rPr>
                <w:rFonts w:eastAsia="Times New Roman" w:cs="Consolas"/>
                <w:color w:val="000000"/>
                <w:sz w:val="20"/>
                <w:szCs w:val="20"/>
              </w:rPr>
              <w:t>)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"#billingAgreementCheckbox"</w:t>
            </w:r>
            <w:r w:rsidRPr="000D6077">
              <w:rPr>
                <w:rFonts w:eastAsia="Times New Roman" w:cs="Consolas"/>
                <w:color w:val="000000"/>
                <w:sz w:val="20"/>
                <w:szCs w:val="20"/>
              </w:rPr>
              <w:t>).attr(</w:t>
            </w:r>
            <w:r w:rsidRPr="000D6077">
              <w:rPr>
                <w:rFonts w:eastAsia="Times New Roman" w:cs="Consolas"/>
                <w:color w:val="2A00FF"/>
                <w:sz w:val="20"/>
                <w:szCs w:val="20"/>
              </w:rPr>
              <w:t>'checked'</w:t>
            </w:r>
            <w:r w:rsidRPr="000D6077">
              <w:rPr>
                <w:rFonts w:eastAsia="Times New Roman" w:cs="Consolas"/>
                <w:color w:val="000000"/>
                <w:sz w:val="20"/>
                <w:szCs w:val="20"/>
              </w:rPr>
              <w:t>,</w:t>
            </w:r>
            <w:r w:rsidRPr="000D6077">
              <w:rPr>
                <w:rFonts w:eastAsia="Times New Roman" w:cs="Consolas"/>
                <w:b/>
                <w:bCs/>
                <w:color w:val="7F0055"/>
                <w:sz w:val="20"/>
                <w:szCs w:val="20"/>
              </w:rPr>
              <w:t>false</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b/>
                <w:bCs/>
                <w:color w:val="7F0055"/>
                <w:sz w:val="20"/>
                <w:szCs w:val="20"/>
              </w:rPr>
              <w:t>else</w:t>
            </w:r>
            <w:r w:rsidRPr="000D6077">
              <w:rPr>
                <w:rFonts w:eastAsia="Times New Roman" w:cs="Consolas"/>
                <w:color w:val="000000"/>
                <w:sz w:val="20"/>
                <w:szCs w:val="20"/>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".continue-place-order"</w:t>
            </w:r>
            <w:r w:rsidRPr="000D6077">
              <w:rPr>
                <w:rFonts w:eastAsia="Times New Roman" w:cs="Consolas"/>
                <w:color w:val="000000"/>
                <w:sz w:val="20"/>
                <w:szCs w:val="20"/>
              </w:rPr>
              <w:t>).show();</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r w:rsidRPr="000D6077">
              <w:rPr>
                <w:rFonts w:eastAsia="Times New Roman" w:cs="Consolas"/>
                <w:color w:val="000000"/>
                <w:sz w:val="20"/>
                <w:szCs w:val="20"/>
              </w:rPr>
              <w:tab/>
              <w:t>$(</w:t>
            </w:r>
            <w:r w:rsidRPr="000D6077">
              <w:rPr>
                <w:rFonts w:eastAsia="Times New Roman" w:cs="Consolas"/>
                <w:color w:val="2A00FF"/>
                <w:sz w:val="20"/>
                <w:szCs w:val="20"/>
              </w:rPr>
              <w:t>".visacheckoutbutton"</w:t>
            </w:r>
            <w:r w:rsidRPr="000D6077">
              <w:rPr>
                <w:rFonts w:eastAsia="Times New Roman" w:cs="Consolas"/>
                <w:color w:val="000000"/>
                <w:sz w:val="20"/>
                <w:szCs w:val="20"/>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rPr>
              <w:tab/>
            </w:r>
            <w:r w:rsidRPr="000D6077">
              <w:rPr>
                <w:rFonts w:eastAsia="Times New Roman" w:cs="Consolas"/>
                <w:b/>
                <w:bCs/>
                <w:color w:val="7F0055"/>
                <w:sz w:val="20"/>
                <w:szCs w:val="20"/>
              </w:rPr>
              <w:t>if</w:t>
            </w:r>
            <w:r w:rsidRPr="000D6077">
              <w:rPr>
                <w:rFonts w:eastAsia="Times New Roman" w:cs="Consolas"/>
                <w:color w:val="000000"/>
                <w:sz w:val="20"/>
                <w:szCs w:val="20"/>
              </w:rPr>
              <w:t xml:space="preserve"> (paymentMethodID==</w:t>
            </w:r>
            <w:r w:rsidRPr="000D6077">
              <w:rPr>
                <w:rFonts w:eastAsia="Times New Roman" w:cs="Consolas"/>
                <w:color w:val="2A00FF"/>
                <w:sz w:val="20"/>
                <w:szCs w:val="20"/>
              </w:rPr>
              <w:t>"CREDIT_CARD</w:t>
            </w:r>
            <w:r w:rsidRPr="000D6077">
              <w:rPr>
                <w:rFonts w:eastAsia="Times New Roman" w:cs="Consolas"/>
                <w:color w:val="2A00FF"/>
                <w:sz w:val="20"/>
                <w:szCs w:val="20"/>
                <w:highlight w:val="yellow"/>
              </w:rPr>
              <w: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"SA_SILENTPOST"</w:t>
            </w:r>
            <w:r w:rsidRPr="000D6077">
              <w:rPr>
                <w:rFonts w:eastAsia="Times New Roman" w:cs="Consolas"/>
                <w:color w:val="000000"/>
                <w:sz w:val="20"/>
                <w:szCs w:val="20"/>
                <w:highlight w:val="yellow"/>
              </w:rPr>
              <w:t>)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 xml:space="preserve">} </w:t>
            </w:r>
            <w:r w:rsidRPr="000D6077">
              <w:rPr>
                <w:rFonts w:eastAsia="Times New Roman" w:cs="Consolas"/>
                <w:b/>
                <w:bCs/>
                <w:color w:val="7F0055"/>
                <w:sz w:val="20"/>
                <w:szCs w:val="20"/>
                <w:highlight w:val="yellow"/>
              </w:rPr>
              <w:t>else</w:t>
            </w:r>
            <w:r w:rsidR="00A70123">
              <w:rPr>
                <w:rFonts w:eastAsia="Times New Roman" w:cs="Consolas"/>
                <w:b/>
                <w:bCs/>
                <w:color w:val="7F0055"/>
                <w:sz w:val="20"/>
                <w:szCs w:val="20"/>
                <w:highlight w:val="yellow"/>
              </w:rPr>
              <w:t xml:space="preserve"> </w:t>
            </w:r>
            <w:r w:rsidRPr="000D6077">
              <w:rPr>
                <w:rFonts w:eastAsia="Times New Roman" w:cs="Consolas"/>
                <w:b/>
                <w:bCs/>
                <w:color w:val="7F0055"/>
                <w:sz w:val="20"/>
                <w:szCs w:val="20"/>
                <w:highlight w:val="yellow"/>
              </w:rPr>
              <w:t>if</w:t>
            </w:r>
            <w:r w:rsidRPr="000D6077">
              <w:rPr>
                <w:rFonts w:eastAsia="Times New Roman" w:cs="Consolas"/>
                <w:color w:val="000000"/>
                <w:sz w:val="20"/>
                <w:szCs w:val="20"/>
                <w:highlight w:val="yellow"/>
              </w:rPr>
              <w:t xml:space="preserve"> ((paymentMethodID==</w:t>
            </w:r>
            <w:r w:rsidRPr="000D6077">
              <w:rPr>
                <w:rFonts w:eastAsia="Times New Roman" w:cs="Consolas"/>
                <w:color w:val="2A00FF"/>
                <w:sz w:val="20"/>
                <w:szCs w:val="20"/>
                <w:highlight w:val="yellow"/>
              </w:rPr>
              <w:t>"SA_REDIRECT"</w:t>
            </w:r>
            <w:r w:rsidRPr="000D6077">
              <w:rPr>
                <w:rFonts w:eastAsia="Times New Roman" w:cs="Consolas"/>
                <w:color w:val="000000"/>
                <w:sz w:val="20"/>
                <w:szCs w:val="20"/>
                <w:highlight w:val="yellow"/>
              </w:rPr>
              <w:t xml:space="preserve"> || paymentMethodID==</w:t>
            </w:r>
            <w:r w:rsidRPr="000D6077">
              <w:rPr>
                <w:rFonts w:eastAsia="Times New Roman" w:cs="Consolas"/>
                <w:color w:val="2A00FF"/>
                <w:sz w:val="20"/>
                <w:szCs w:val="20"/>
                <w:highlight w:val="yellow"/>
              </w:rPr>
              <w:t>"SA_IFRAME"</w:t>
            </w:r>
            <w:r w:rsidRPr="000D6077">
              <w:rPr>
                <w:rFonts w:eastAsia="Times New Roman" w:cs="Consolas"/>
                <w:color w:val="000000"/>
                <w:sz w:val="20"/>
                <w:szCs w:val="20"/>
                <w:highlight w:val="yellow"/>
              </w:rPr>
              <w:t>) &amp;&amp; SitePreferences.TOKENIZATION_ENABLED)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).show();</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b/>
                <w:bCs/>
                <w:color w:val="7F0055"/>
                <w:sz w:val="20"/>
                <w:szCs w:val="20"/>
                <w:highlight w:val="yellow"/>
              </w:rPr>
              <w:t>else</w:t>
            </w:r>
            <w:r w:rsidRPr="000D6077">
              <w:rPr>
                <w:rFonts w:eastAsia="Times New Roman" w:cs="Consolas"/>
                <w:color w:val="000000"/>
                <w:sz w:val="20"/>
                <w:szCs w:val="20"/>
                <w:highlight w:val="yellow"/>
              </w:rPr>
              <w:t xml:space="preserve"> {</w:t>
            </w:r>
          </w:p>
          <w:p w:rsidR="004C30CD" w:rsidRPr="000D6077" w:rsidRDefault="004C30CD" w:rsidP="004C30CD">
            <w:pPr>
              <w:autoSpaceDE w:val="0"/>
              <w:autoSpaceDN w:val="0"/>
              <w:adjustRightInd w:val="0"/>
              <w:spacing w:after="0" w:line="240" w:lineRule="auto"/>
              <w:rPr>
                <w:rFonts w:eastAsia="Times New Roman" w:cs="Consolas"/>
                <w:sz w:val="20"/>
                <w:szCs w:val="20"/>
                <w:highlight w:val="yellow"/>
              </w:rPr>
            </w:pPr>
            <w:r w:rsidRPr="000D6077">
              <w:rPr>
                <w:rFonts w:eastAsia="Times New Roman" w:cs="Consolas"/>
                <w:color w:val="000000"/>
                <w:sz w:val="20"/>
                <w:szCs w:val="20"/>
                <w:highlight w:val="yellow"/>
              </w:rPr>
              <w:tab/>
            </w:r>
            <w:r w:rsidRPr="000D6077">
              <w:rPr>
                <w:rFonts w:eastAsia="Times New Roman" w:cs="Consolas"/>
                <w:color w:val="000000"/>
                <w:sz w:val="20"/>
                <w:szCs w:val="20"/>
                <w:highlight w:val="yellow"/>
              </w:rPr>
              <w:tab/>
              <w:t>$(</w:t>
            </w:r>
            <w:r w:rsidRPr="000D6077">
              <w:rPr>
                <w:rFonts w:eastAsia="Times New Roman" w:cs="Consolas"/>
                <w:color w:val="2A00FF"/>
                <w:sz w:val="20"/>
                <w:szCs w:val="20"/>
                <w:highlight w:val="yellow"/>
              </w:rPr>
              <w:t>".spsavecard"</w:t>
            </w:r>
            <w:r w:rsidRPr="000D6077">
              <w:rPr>
                <w:rFonts w:eastAsia="Times New Roman" w:cs="Consolas"/>
                <w:color w:val="000000"/>
                <w:sz w:val="20"/>
                <w:szCs w:val="20"/>
                <w:highlight w:val="yellow"/>
              </w:rPr>
              <w:t>).hide();</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highlight w:val="yellow"/>
              </w:rPr>
              <w:tab/>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lastRenderedPageBreak/>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ab/>
              <w:t>$selectedPaymentMethod.addClass(</w:t>
            </w:r>
            <w:r w:rsidRPr="000D6077">
              <w:rPr>
                <w:rFonts w:eastAsia="Times New Roman" w:cs="Consolas"/>
                <w:color w:val="2A00FF"/>
                <w:sz w:val="20"/>
                <w:szCs w:val="20"/>
              </w:rPr>
              <w:t>'payment-method-expanded'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3F7F5F"/>
                <w:sz w:val="20"/>
                <w:szCs w:val="20"/>
              </w:rPr>
              <w:t xml:space="preserve">// ensure </w:t>
            </w:r>
            <w:r w:rsidRPr="000D6077">
              <w:rPr>
                <w:rFonts w:eastAsia="Times New Roman" w:cs="Consolas"/>
                <w:color w:val="3F7F5F"/>
                <w:sz w:val="20"/>
                <w:szCs w:val="20"/>
                <w:u w:val="single"/>
              </w:rPr>
              <w:t>checkbox</w:t>
            </w:r>
            <w:r w:rsidRPr="000D6077">
              <w:rPr>
                <w:rFonts w:eastAsia="Times New Roman" w:cs="Consolas"/>
                <w:color w:val="3F7F5F"/>
                <w:sz w:val="20"/>
                <w:szCs w:val="20"/>
              </w:rPr>
              <w:t xml:space="preserve"> of payment method is checked</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'input[name$="_selectedPaymentMethodID"]'</w:t>
            </w:r>
            <w:r w:rsidRPr="000D6077">
              <w:rPr>
                <w:rFonts w:eastAsia="Times New Roman" w:cs="Consolas"/>
                <w:color w:val="000000"/>
                <w:sz w:val="20"/>
                <w:szCs w:val="20"/>
              </w:rPr>
              <w:t>).removeAttr(</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w:t>
            </w:r>
            <w:r w:rsidRPr="000D6077">
              <w:rPr>
                <w:rFonts w:eastAsia="Times New Roman" w:cs="Consolas"/>
                <w:color w:val="2A00FF"/>
                <w:sz w:val="20"/>
                <w:szCs w:val="20"/>
              </w:rPr>
              <w:t>'input[value='</w:t>
            </w:r>
            <w:r w:rsidRPr="000D6077">
              <w:rPr>
                <w:rFonts w:eastAsia="Times New Roman" w:cs="Consolas"/>
                <w:color w:val="000000"/>
                <w:sz w:val="20"/>
                <w:szCs w:val="20"/>
              </w:rPr>
              <w:t xml:space="preserve"> + paymentMethodID + </w:t>
            </w:r>
            <w:r w:rsidRPr="000D6077">
              <w:rPr>
                <w:rFonts w:eastAsia="Times New Roman" w:cs="Consolas"/>
                <w:color w:val="2A00FF"/>
                <w:sz w:val="20"/>
                <w:szCs w:val="20"/>
              </w:rPr>
              <w:t>']'</w:t>
            </w:r>
            <w:r w:rsidRPr="000D6077">
              <w:rPr>
                <w:rFonts w:eastAsia="Times New Roman" w:cs="Consolas"/>
                <w:color w:val="000000"/>
                <w:sz w:val="20"/>
                <w:szCs w:val="20"/>
              </w:rPr>
              <w:t>).prop(</w:t>
            </w:r>
            <w:r w:rsidRPr="000D6077">
              <w:rPr>
                <w:rFonts w:eastAsia="Times New Roman" w:cs="Consolas"/>
                <w:color w:val="2A00FF"/>
                <w:sz w:val="20"/>
                <w:szCs w:val="20"/>
              </w:rPr>
              <w:t>'checked'</w:t>
            </w:r>
            <w:r w:rsidRPr="000D6077">
              <w:rPr>
                <w:rFonts w:eastAsia="Times New Roman" w:cs="Consolas"/>
                <w:color w:val="000000"/>
                <w:sz w:val="20"/>
                <w:szCs w:val="20"/>
              </w:rPr>
              <w:t xml:space="preserve">, </w:t>
            </w:r>
            <w:r w:rsidRPr="000D6077">
              <w:rPr>
                <w:rFonts w:eastAsia="Times New Roman" w:cs="Consolas"/>
                <w:color w:val="2A00FF"/>
                <w:sz w:val="20"/>
                <w:szCs w:val="20"/>
              </w:rPr>
              <w:t>'checked'</w:t>
            </w:r>
            <w:r w:rsidRPr="000D6077">
              <w:rPr>
                <w:rFonts w:eastAsia="Times New Roman" w:cs="Consolas"/>
                <w:color w:val="000000"/>
                <w:sz w:val="20"/>
                <w:szCs w:val="20"/>
              </w:rPr>
              <w:t>);</w:t>
            </w:r>
          </w:p>
          <w:p w:rsidR="004C30CD" w:rsidRPr="000D6077" w:rsidRDefault="004C30CD" w:rsidP="004C30CD">
            <w:pPr>
              <w:autoSpaceDE w:val="0"/>
              <w:autoSpaceDN w:val="0"/>
              <w:adjustRightInd w:val="0"/>
              <w:spacing w:after="0" w:line="240" w:lineRule="auto"/>
              <w:rPr>
                <w:rFonts w:eastAsia="Times New Roman" w:cs="Consolas"/>
                <w:sz w:val="20"/>
                <w:szCs w:val="20"/>
              </w:rPr>
            </w:pPr>
          </w:p>
          <w:p w:rsidR="004C30CD" w:rsidRPr="000D6077" w:rsidRDefault="004C30CD" w:rsidP="004C30CD">
            <w:pPr>
              <w:autoSpaceDE w:val="0"/>
              <w:autoSpaceDN w:val="0"/>
              <w:adjustRightInd w:val="0"/>
              <w:spacing w:after="0" w:line="240" w:lineRule="auto"/>
              <w:rPr>
                <w:rFonts w:eastAsia="Times New Roman" w:cs="Consolas"/>
                <w:sz w:val="20"/>
                <w:szCs w:val="20"/>
              </w:rPr>
            </w:pPr>
            <w:r w:rsidRPr="000D6077">
              <w:rPr>
                <w:rFonts w:eastAsia="Times New Roman" w:cs="Consolas"/>
                <w:color w:val="000000"/>
                <w:sz w:val="20"/>
                <w:szCs w:val="20"/>
              </w:rPr>
              <w:t xml:space="preserve">    formPrepare.validateForm();</w:t>
            </w:r>
          </w:p>
          <w:p w:rsidR="004C30CD" w:rsidRPr="000D6077" w:rsidRDefault="004C30CD" w:rsidP="005C1822">
            <w:pPr>
              <w:pStyle w:val="BodyText"/>
            </w:pPr>
            <w:r w:rsidRPr="000D6077">
              <w:t>}</w:t>
            </w:r>
          </w:p>
        </w:tc>
      </w:tr>
    </w:tbl>
    <w:p w:rsidR="004C30CD" w:rsidRPr="00E33D85" w:rsidRDefault="004C30CD" w:rsidP="005C1822">
      <w:pPr>
        <w:pStyle w:val="BodyText"/>
      </w:pPr>
    </w:p>
    <w:p w:rsidR="00D954F3" w:rsidRPr="00E33D85" w:rsidRDefault="00D954F3" w:rsidP="00656FEE">
      <w:pPr>
        <w:pStyle w:val="Heading3"/>
        <w:spacing w:before="0" w:after="0"/>
        <w:rPr>
          <w:rFonts w:asciiTheme="minorHAnsi" w:hAnsiTheme="minorHAnsi"/>
        </w:rPr>
      </w:pPr>
      <w:bookmarkStart w:id="802" w:name="_Toc368651156"/>
      <w:bookmarkStart w:id="803" w:name="_Toc492911335"/>
      <w:r w:rsidRPr="00E33D85">
        <w:rPr>
          <w:rFonts w:asciiTheme="minorHAnsi" w:hAnsiTheme="minorHAnsi"/>
        </w:rPr>
        <w:t>Device Fingerprint</w:t>
      </w:r>
      <w:bookmarkEnd w:id="803"/>
    </w:p>
    <w:p w:rsidR="00D954F3" w:rsidRPr="00E33D85" w:rsidRDefault="00D954F3" w:rsidP="009A7363"/>
    <w:p w:rsidR="009A7363" w:rsidRPr="00E33D85" w:rsidRDefault="009A7363" w:rsidP="009A7363">
      <w:r w:rsidRPr="00E33D85">
        <w:t>The device fingerprint enables CyberSource to detect fraud/spam more efficient.</w:t>
      </w:r>
      <w:r w:rsidRPr="00E33D85">
        <w:br/>
        <w:t>The device fingerprint can be used as an addition of the Credit Card Payment, it is not an independent service.</w:t>
      </w:r>
    </w:p>
    <w:p w:rsidR="009A7363" w:rsidRPr="00E33D85" w:rsidRDefault="009A7363" w:rsidP="00656FEE">
      <w:pPr>
        <w:pStyle w:val="Heading4"/>
        <w:rPr>
          <w:rFonts w:asciiTheme="minorHAnsi" w:hAnsiTheme="minorHAnsi"/>
        </w:rPr>
      </w:pPr>
      <w:bookmarkStart w:id="804" w:name="_Toc368651191"/>
      <w:r w:rsidRPr="00E33D85">
        <w:rPr>
          <w:rFonts w:asciiTheme="minorHAnsi" w:hAnsiTheme="minorHAnsi"/>
        </w:rPr>
        <w:t>How does it work?</w:t>
      </w:r>
      <w:bookmarkEnd w:id="804"/>
    </w:p>
    <w:p w:rsidR="009A7363" w:rsidRPr="00E33D85" w:rsidRDefault="009A7363" w:rsidP="009A7363">
      <w:r w:rsidRPr="00E33D85">
        <w:t>During/before checkout three (invisible) ‘beacons’ at the checkout page (a JavaScript, an image and a flash object) would collect and transmit several client-specific parameters to CyberSource partner.</w:t>
      </w:r>
    </w:p>
    <w:p w:rsidR="009A7363" w:rsidRPr="00E33D85" w:rsidRDefault="009A7363" w:rsidP="009A7363">
      <w:r w:rsidRPr="00E33D85">
        <w:t>Those beacons contain the session Id.</w:t>
      </w:r>
    </w:p>
    <w:p w:rsidR="009A7363" w:rsidRPr="00E33D85" w:rsidRDefault="009A7363" w:rsidP="009A7363">
      <w:r w:rsidRPr="00E33D85">
        <w:t>With the Credit Card Payment, this session Id is transmitted again and CyberSource is able to combine the data for advanced fraud detection.</w:t>
      </w:r>
    </w:p>
    <w:p w:rsidR="009A7363" w:rsidRPr="00E33D85" w:rsidRDefault="009A7363" w:rsidP="009A7363"/>
    <w:p w:rsidR="009A7363" w:rsidRPr="00E33D85" w:rsidRDefault="009A7363" w:rsidP="00656FEE">
      <w:pPr>
        <w:pStyle w:val="Heading4"/>
        <w:rPr>
          <w:rFonts w:asciiTheme="minorHAnsi" w:hAnsiTheme="minorHAnsi"/>
        </w:rPr>
      </w:pPr>
      <w:bookmarkStart w:id="805" w:name="_Toc368651192"/>
      <w:r w:rsidRPr="00E33D85">
        <w:rPr>
          <w:rFonts w:asciiTheme="minorHAnsi" w:hAnsiTheme="minorHAnsi"/>
        </w:rPr>
        <w:t>Setup:</w:t>
      </w:r>
      <w:bookmarkEnd w:id="805"/>
    </w:p>
    <w:p w:rsidR="009A7363" w:rsidRPr="00E33D85" w:rsidRDefault="009A7363" w:rsidP="009A7363">
      <w:r w:rsidRPr="00E33D85">
        <w:t>(Prerequisites: CyberSource cartridge is already installed).</w:t>
      </w:r>
    </w:p>
    <w:p w:rsidR="009A7363" w:rsidRPr="00E33D85" w:rsidRDefault="009A7363" w:rsidP="007D5AFD">
      <w:pPr>
        <w:pStyle w:val="ListParagraph"/>
        <w:numPr>
          <w:ilvl w:val="0"/>
          <w:numId w:val="23"/>
        </w:numPr>
      </w:pPr>
      <w:r w:rsidRPr="00E33D85">
        <w:t>Enable the device fingerprint at the Site Preferences of CyberSource and set the Organization ID (provided by CyberSource). The Merchant ID should be set already, anyway.</w:t>
      </w:r>
    </w:p>
    <w:p w:rsidR="009A7363" w:rsidRPr="00E33D85" w:rsidRDefault="009A7363" w:rsidP="009A7363">
      <w:pPr>
        <w:pStyle w:val="ListParagraph"/>
      </w:pPr>
    </w:p>
    <w:p w:rsidR="009A7363" w:rsidRDefault="009A7363" w:rsidP="007D5AFD">
      <w:pPr>
        <w:pStyle w:val="ListParagraph"/>
        <w:numPr>
          <w:ilvl w:val="0"/>
          <w:numId w:val="23"/>
        </w:numPr>
      </w:pPr>
      <w:r w:rsidRPr="00E33D85">
        <w:t xml:space="preserve">Include following snippet i.e. at </w:t>
      </w:r>
      <w:r w:rsidRPr="00A229B7">
        <w:rPr>
          <w:b/>
        </w:rPr>
        <w:t xml:space="preserve">the billing.isml </w:t>
      </w:r>
      <w:r w:rsidR="00891A34" w:rsidRPr="00A229B7">
        <w:rPr>
          <w:b/>
        </w:rPr>
        <w:t xml:space="preserve">and summary.isml </w:t>
      </w:r>
      <w:r w:rsidRPr="00E33D85">
        <w:t>page (Recommended: at bottom of page to have no visual impacts)</w:t>
      </w:r>
    </w:p>
    <w:p w:rsidR="00A31053" w:rsidRDefault="00A31053" w:rsidP="00A31053">
      <w:pPr>
        <w:pStyle w:val="ListParagraph"/>
      </w:pPr>
    </w:p>
    <w:p w:rsidR="00A31053" w:rsidRPr="00A31053" w:rsidRDefault="00A31053" w:rsidP="00A31053">
      <w:pPr>
        <w:pStyle w:val="ListParagraph"/>
      </w:pPr>
      <w:r w:rsidRPr="00A31053">
        <w:rPr>
          <w:highlight w:val="yellow"/>
        </w:rPr>
        <w:t>[Note: summary .isml device fingerprint changes are covered in custom code-generic section- summary.isml]</w:t>
      </w:r>
    </w:p>
    <w:tbl>
      <w:tblPr>
        <w:tblStyle w:val="TableGrid"/>
        <w:tblW w:w="0" w:type="auto"/>
        <w:tblLook w:val="04A0" w:firstRow="1" w:lastRow="0" w:firstColumn="1" w:lastColumn="0" w:noHBand="0" w:noVBand="1"/>
      </w:tblPr>
      <w:tblGrid>
        <w:gridCol w:w="10296"/>
      </w:tblGrid>
      <w:tr w:rsidR="001F0EDA" w:rsidTr="001F0EDA">
        <w:tc>
          <w:tcPr>
            <w:tcW w:w="10296" w:type="dxa"/>
          </w:tcPr>
          <w:p w:rsidR="001F0EDA" w:rsidRPr="000D6077" w:rsidRDefault="001F0EDA" w:rsidP="001F0EDA">
            <w:pPr>
              <w:autoSpaceDE w:val="0"/>
              <w:autoSpaceDN w:val="0"/>
              <w:adjustRightInd w:val="0"/>
              <w:spacing w:after="0" w:line="240" w:lineRule="auto"/>
              <w:ind w:left="360"/>
              <w:rPr>
                <w:rFonts w:eastAsia="Times New Roman" w:cs="Consolas"/>
                <w:sz w:val="20"/>
                <w:szCs w:val="20"/>
              </w:rPr>
            </w:pP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r w:rsidRPr="000D6077">
              <w:rPr>
                <w:rFonts w:eastAsia="Times New Roman" w:cs="Consolas"/>
                <w:color w:val="000000"/>
                <w:sz w:val="20"/>
                <w:szCs w:val="20"/>
              </w:rPr>
              <w:t xml:space="preserve">window.Countries = </w:t>
            </w:r>
            <w:r w:rsidRPr="000D6077">
              <w:rPr>
                <w:rFonts w:eastAsia="Times New Roman" w:cs="Consolas"/>
                <w:color w:val="3F5FBF"/>
                <w:sz w:val="20"/>
                <w:szCs w:val="20"/>
              </w:rPr>
              <w:t>&lt;</w:t>
            </w:r>
            <w:r w:rsidRPr="000D6077">
              <w:rPr>
                <w:rFonts w:eastAsia="Times New Roman" w:cs="Consolas"/>
                <w:color w:val="000000"/>
                <w:sz w:val="20"/>
                <w:szCs w:val="20"/>
              </w:rPr>
              <w:t>isprint value=</w:t>
            </w:r>
            <w:r w:rsidRPr="000D6077">
              <w:rPr>
                <w:rFonts w:eastAsia="Times New Roman" w:cs="Consolas"/>
                <w:color w:val="2A00FF"/>
                <w:sz w:val="20"/>
                <w:szCs w:val="20"/>
              </w:rPr>
              <w:t>"${json}"</w:t>
            </w:r>
            <w:r w:rsidRPr="000D6077">
              <w:rPr>
                <w:rFonts w:eastAsia="Times New Roman" w:cs="Consolas"/>
                <w:color w:val="000000"/>
                <w:sz w:val="20"/>
                <w:szCs w:val="20"/>
              </w:rPr>
              <w:t xml:space="preserve"> encoding=</w:t>
            </w:r>
            <w:r w:rsidRPr="000D6077">
              <w:rPr>
                <w:rFonts w:eastAsia="Times New Roman" w:cs="Consolas"/>
                <w:color w:val="2A00FF"/>
                <w:sz w:val="20"/>
                <w:szCs w:val="20"/>
              </w:rPr>
              <w:t>"off"</w:t>
            </w:r>
            <w:r w:rsidR="00B91A3D">
              <w:rPr>
                <w:rFonts w:eastAsia="Times New Roman" w:cs="Consolas"/>
                <w:color w:val="000000"/>
                <w:sz w:val="20"/>
                <w:szCs w:val="20"/>
              </w:rPr>
              <w:t>/&gt;</w:t>
            </w:r>
            <w:r w:rsidRPr="000D6077">
              <w:rPr>
                <w:rFonts w:eastAsia="Times New Roman" w:cs="Consolas"/>
                <w:color w:val="008080"/>
                <w:sz w:val="20"/>
                <w:szCs w:val="20"/>
              </w:rPr>
              <w:t>&lt;/</w:t>
            </w:r>
            <w:r w:rsidRPr="000D6077">
              <w:rPr>
                <w:rFonts w:eastAsia="Times New Roman" w:cs="Consolas"/>
                <w:color w:val="3F7F7F"/>
                <w:sz w:val="20"/>
                <w:szCs w:val="20"/>
                <w:highlight w:val="lightGray"/>
              </w:rPr>
              <w:t>script</w:t>
            </w:r>
            <w:r w:rsidRPr="000D6077">
              <w:rPr>
                <w:rFonts w:eastAsia="Times New Roman" w:cs="Consolas"/>
                <w:color w:val="008080"/>
                <w:sz w:val="20"/>
                <w:szCs w:val="20"/>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condition</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"${dw.system.Site.getCurrent().getCustomPreferenceValue('CsDeviceFingerprintEnabled')}"</w:t>
            </w:r>
            <w:r w:rsidRPr="00F760BD">
              <w:rPr>
                <w:rFonts w:eastAsia="Times New Roman" w:cs="Consolas"/>
                <w:color w:val="008080"/>
                <w:sz w:val="20"/>
                <w:szCs w:val="20"/>
                <w:highlight w:val="yellow"/>
              </w:rPr>
              <w:t>&gt;</w:t>
            </w:r>
          </w:p>
          <w:p w:rsidR="00F55DCA" w:rsidRPr="00F760BD" w:rsidRDefault="00F55DCA" w:rsidP="00F55DCA">
            <w:pPr>
              <w:autoSpaceDE w:val="0"/>
              <w:autoSpaceDN w:val="0"/>
              <w:adjustRightInd w:val="0"/>
              <w:spacing w:after="0" w:line="240" w:lineRule="auto"/>
              <w:ind w:left="90"/>
              <w:rPr>
                <w:rFonts w:eastAsia="Times New Roman" w:cs="Consolas"/>
                <w:sz w:val="20"/>
                <w:szCs w:val="20"/>
                <w:highlight w:val="yellow"/>
              </w:rPr>
            </w:pPr>
            <w:r w:rsidRPr="00F760BD">
              <w:rPr>
                <w:rFonts w:eastAsia="Times New Roman" w:cs="Consolas"/>
                <w:color w:val="000000"/>
                <w:sz w:val="20"/>
                <w:szCs w:val="20"/>
                <w:highlight w:val="yellow"/>
              </w:rPr>
              <w:tab/>
            </w: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isinclude</w:t>
            </w:r>
            <w:r w:rsidRPr="00F760BD">
              <w:rPr>
                <w:rFonts w:eastAsia="Times New Roman" w:cs="Consolas"/>
                <w:sz w:val="20"/>
                <w:szCs w:val="20"/>
                <w:highlight w:val="yellow"/>
              </w:rPr>
              <w:t xml:space="preserve"> </w:t>
            </w:r>
            <w:r w:rsidRPr="00F760BD">
              <w:rPr>
                <w:rFonts w:eastAsia="Times New Roman" w:cs="Consolas"/>
                <w:color w:val="7F007F"/>
                <w:sz w:val="20"/>
                <w:szCs w:val="20"/>
                <w:highlight w:val="yellow"/>
              </w:rPr>
              <w:t>url</w:t>
            </w:r>
            <w:r w:rsidRPr="00F760BD">
              <w:rPr>
                <w:rFonts w:eastAsia="Times New Roman" w:cs="Consolas"/>
                <w:color w:val="000000"/>
                <w:sz w:val="20"/>
                <w:szCs w:val="20"/>
                <w:highlight w:val="yellow"/>
              </w:rPr>
              <w:t>=</w:t>
            </w:r>
            <w:r w:rsidRPr="00F760BD">
              <w:rPr>
                <w:rFonts w:eastAsia="Times New Roman" w:cs="Consolas"/>
                <w:i/>
                <w:iCs/>
                <w:color w:val="2A00FF"/>
                <w:sz w:val="20"/>
                <w:szCs w:val="20"/>
                <w:highlight w:val="yellow"/>
              </w:rPr>
              <w:t>"${URLUtils.url('CYBCredit-IncludeDigitalFingerprint')}"</w:t>
            </w:r>
            <w:r w:rsidRPr="00F760BD">
              <w:rPr>
                <w:rFonts w:eastAsia="Times New Roman" w:cs="Consolas"/>
                <w:color w:val="008080"/>
                <w:sz w:val="20"/>
                <w:szCs w:val="20"/>
                <w:highlight w:val="yellow"/>
              </w:rPr>
              <w:t>/&gt;</w:t>
            </w:r>
          </w:p>
          <w:p w:rsidR="001F0EDA" w:rsidRPr="000D6077" w:rsidRDefault="00F55DCA" w:rsidP="00F55DCA">
            <w:pPr>
              <w:autoSpaceDE w:val="0"/>
              <w:autoSpaceDN w:val="0"/>
              <w:adjustRightInd w:val="0"/>
              <w:spacing w:after="0" w:line="240" w:lineRule="auto"/>
              <w:ind w:left="360"/>
              <w:rPr>
                <w:rFonts w:eastAsia="Times New Roman" w:cs="Consolas"/>
                <w:sz w:val="20"/>
                <w:szCs w:val="20"/>
              </w:rPr>
            </w:pPr>
            <w:r w:rsidRPr="00F760BD">
              <w:rPr>
                <w:rFonts w:eastAsia="Times New Roman" w:cs="Consolas"/>
                <w:color w:val="008080"/>
                <w:sz w:val="20"/>
                <w:szCs w:val="20"/>
                <w:highlight w:val="yellow"/>
              </w:rPr>
              <w:t>&lt;/</w:t>
            </w:r>
            <w:r w:rsidRPr="00F760BD">
              <w:rPr>
                <w:rFonts w:eastAsia="Times New Roman" w:cs="Consolas"/>
                <w:color w:val="3F7F7F"/>
                <w:sz w:val="20"/>
                <w:szCs w:val="20"/>
                <w:highlight w:val="yellow"/>
              </w:rPr>
              <w:t>isif</w:t>
            </w:r>
            <w:r w:rsidRPr="00F760BD">
              <w:rPr>
                <w:rFonts w:eastAsia="Times New Roman" w:cs="Consolas"/>
                <w:color w:val="008080"/>
                <w:sz w:val="20"/>
                <w:szCs w:val="20"/>
                <w:highlight w:val="yellow"/>
              </w:rPr>
              <w:t>&gt;</w:t>
            </w:r>
          </w:p>
          <w:p w:rsidR="001F0EDA" w:rsidRDefault="001F0EDA" w:rsidP="001F0EDA">
            <w:pPr>
              <w:autoSpaceDE w:val="0"/>
              <w:autoSpaceDN w:val="0"/>
              <w:adjustRightInd w:val="0"/>
              <w:rPr>
                <w:rFonts w:cs="Courier New"/>
                <w:color w:val="008080"/>
                <w:sz w:val="20"/>
                <w:szCs w:val="20"/>
              </w:rPr>
            </w:pPr>
            <w:r w:rsidRPr="000D6077">
              <w:rPr>
                <w:rFonts w:eastAsia="Times New Roman" w:cs="Consolas"/>
                <w:color w:val="008080"/>
                <w:sz w:val="20"/>
                <w:szCs w:val="20"/>
              </w:rPr>
              <w:lastRenderedPageBreak/>
              <w:t>&lt;/</w:t>
            </w:r>
            <w:r w:rsidRPr="000D6077">
              <w:rPr>
                <w:rFonts w:eastAsia="Times New Roman" w:cs="Consolas"/>
                <w:color w:val="3F7F7F"/>
                <w:sz w:val="20"/>
                <w:szCs w:val="20"/>
              </w:rPr>
              <w:t>isdecorate</w:t>
            </w:r>
            <w:r w:rsidRPr="000D6077">
              <w:rPr>
                <w:rFonts w:eastAsia="Times New Roman" w:cs="Consolas"/>
                <w:color w:val="008080"/>
                <w:sz w:val="20"/>
                <w:szCs w:val="20"/>
              </w:rPr>
              <w:t>&gt;</w:t>
            </w:r>
          </w:p>
        </w:tc>
      </w:tr>
    </w:tbl>
    <w:p w:rsidR="009A7363" w:rsidRPr="00E33D85" w:rsidRDefault="009A7363" w:rsidP="009A7363">
      <w:r w:rsidRPr="00E33D85">
        <w:lastRenderedPageBreak/>
        <w:t>Do a checkout with Credit Card payment. After this checkout, at the CyberSource Business Manager you will see (at the Transaction Manager):</w:t>
      </w:r>
    </w:p>
    <w:p w:rsidR="009A7363" w:rsidRPr="00E33D85" w:rsidRDefault="009A7363" w:rsidP="009A7363">
      <w:pPr>
        <w:rPr>
          <w:i/>
          <w:iCs/>
        </w:rPr>
      </w:pPr>
      <w:r w:rsidRPr="00E33D85">
        <w:rPr>
          <w:i/>
          <w:iCs/>
        </w:rPr>
        <w:t>Device Fingerprint: submitted</w:t>
      </w:r>
    </w:p>
    <w:p w:rsidR="009A7363" w:rsidRPr="00E33D85" w:rsidRDefault="009A7363" w:rsidP="009A7363"/>
    <w:p w:rsidR="009A7363" w:rsidRPr="00E33D85" w:rsidRDefault="009A7363" w:rsidP="00656FEE">
      <w:pPr>
        <w:pStyle w:val="Heading4"/>
        <w:rPr>
          <w:rFonts w:asciiTheme="minorHAnsi" w:hAnsiTheme="minorHAnsi"/>
        </w:rPr>
      </w:pPr>
      <w:bookmarkStart w:id="806" w:name="_Toc368651193"/>
      <w:r w:rsidRPr="00E33D85">
        <w:rPr>
          <w:rFonts w:asciiTheme="minorHAnsi" w:hAnsiTheme="minorHAnsi"/>
        </w:rPr>
        <w:t>Hints for the CsDeviceFingerprintRedirectionType:</w:t>
      </w:r>
      <w:bookmarkEnd w:id="806"/>
    </w:p>
    <w:p w:rsidR="009A7363" w:rsidRPr="00E33D85" w:rsidRDefault="009A7363" w:rsidP="009A7363">
      <w:r w:rsidRPr="00E33D85">
        <w:t>To get improved deviceFingerprint results, Cybersource recommends redirecting the included code (loading a image, a flash and a javascript) pointing to the CsJetmetrixLocation, to a local domain.</w:t>
      </w:r>
    </w:p>
    <w:p w:rsidR="009A7363" w:rsidRPr="00E33D85" w:rsidRDefault="009A7363" w:rsidP="000D6077">
      <w:pPr>
        <w:rPr>
          <w:i/>
          <w:iCs/>
        </w:rPr>
      </w:pPr>
      <w:r w:rsidRPr="00E33D85">
        <w:t>There are three possible settings for this redirection: ‘none’, static’ and dynamic.</w:t>
      </w:r>
      <w:r w:rsidRPr="00E33D85">
        <w:br/>
      </w:r>
      <w:r w:rsidRPr="00E33D85">
        <w:rPr>
          <w:rFonts w:eastAsia="Times New Roman" w:cs="Times New Roman"/>
        </w:rPr>
        <w:t>No redirection, the beacons will be loaded direct from the CsJetmetrixLocation (i.e. https://h.online-metrix.net)</w:t>
      </w:r>
      <w:r w:rsidRPr="00E33D85">
        <w:rPr>
          <w:rFonts w:eastAsia="Times New Roman" w:cs="Times New Roman"/>
        </w:rPr>
        <w:br/>
      </w:r>
      <w:r w:rsidRPr="00E33D85">
        <w:rPr>
          <w:i/>
          <w:iCs/>
        </w:rPr>
        <w:t>Static</w:t>
      </w:r>
      <w:r w:rsidRPr="00E33D85">
        <w:t xml:space="preserve"> The beacons are included with a</w:t>
      </w:r>
      <w:r w:rsidRPr="00E33D85">
        <w:pgNum/>
      </w:r>
      <w:r w:rsidRPr="00E33D85">
        <w:t xml:space="preserve">emandware </w:t>
      </w:r>
      <w:r w:rsidR="00057CD4" w:rsidRPr="00E33D85">
        <w:t>controller</w:t>
      </w:r>
      <w:r w:rsidRPr="00E33D85">
        <w:t xml:space="preserve"> call. The </w:t>
      </w:r>
      <w:r w:rsidR="00057CD4" w:rsidRPr="00E33D85">
        <w:t xml:space="preserve">controller </w:t>
      </w:r>
      <w:r w:rsidRPr="00E33D85">
        <w:t>call will redirect to the CsJetmetrixLocation.</w:t>
      </w:r>
      <w:r w:rsidRPr="00E33D85">
        <w:br/>
      </w:r>
      <w:r w:rsidRPr="00E33D85">
        <w:rPr>
          <w:iCs/>
        </w:rPr>
        <w:t xml:space="preserve">Dynamic </w:t>
      </w:r>
      <w:r w:rsidRPr="00E33D85">
        <w:rPr>
          <w:i/>
          <w:iCs/>
        </w:rPr>
        <w:t>If set to dynamic, you have to specify a mapping rule at SiteUrls-&gt;Static Mappings.</w:t>
      </w:r>
    </w:p>
    <w:p w:rsidR="009A7363" w:rsidRPr="00E33D85" w:rsidRDefault="009A7363" w:rsidP="009A7363">
      <w:r w:rsidRPr="00E33D85">
        <w:t>All URLs matching the pattern will be redirected by the Demandware Server.</w:t>
      </w:r>
    </w:p>
    <w:p w:rsidR="009A7363" w:rsidRPr="00E33D85" w:rsidRDefault="009A7363" w:rsidP="009A7363"/>
    <w:p w:rsidR="009A7363" w:rsidRPr="00E33D85" w:rsidRDefault="009A7363" w:rsidP="009A7363">
      <w:pPr>
        <w:tabs>
          <w:tab w:val="left" w:pos="8010"/>
        </w:tabs>
      </w:pPr>
      <w:r w:rsidRPr="00E33D85">
        <w:tab/>
      </w:r>
    </w:p>
    <w:p w:rsidR="009A7363" w:rsidRPr="00E33D85" w:rsidRDefault="009A7363" w:rsidP="009A7363">
      <w:pPr>
        <w:tabs>
          <w:tab w:val="left" w:pos="8010"/>
        </w:tabs>
      </w:pPr>
    </w:p>
    <w:p w:rsidR="009A7363" w:rsidRPr="00E33D85" w:rsidRDefault="009A7363" w:rsidP="009A7363">
      <w:r w:rsidRPr="00E33D85">
        <w:rPr>
          <w:noProof/>
        </w:rPr>
        <w:lastRenderedPageBreak/>
        <w:drawing>
          <wp:inline distT="0" distB="0" distL="0" distR="0" wp14:anchorId="5071687A" wp14:editId="29C1F673">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45"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9A7363" w:rsidRPr="00E33D85" w:rsidRDefault="009A7363" w:rsidP="009A7363">
      <w:r w:rsidRPr="00E33D85">
        <w:t>Example for a matching mapping rule for the device fingerprint redirection</w:t>
      </w:r>
    </w:p>
    <w:p w:rsidR="009A7363" w:rsidRPr="00E33D85" w:rsidRDefault="009A7363" w:rsidP="009A7363">
      <w:r w:rsidRPr="00E33D85">
        <w:t>Make an Alias entry in Business manager to execute Device finger print with “ Dynamic” redirection Type</w:t>
      </w:r>
    </w:p>
    <w:p w:rsidR="009A7363" w:rsidRPr="00E33D85" w:rsidRDefault="009A7363" w:rsidP="009A7363">
      <w:pPr>
        <w:rPr>
          <w:color w:val="666666"/>
          <w:sz w:val="18"/>
          <w:szCs w:val="18"/>
          <w:shd w:val="clear" w:color="auto" w:fill="FFFFFF"/>
        </w:rPr>
      </w:pPr>
      <w:r w:rsidRPr="00E33D85">
        <w:t xml:space="preserve">Go to Site &gt; Site URLs </w:t>
      </w:r>
      <w:r w:rsidRPr="00E33D85">
        <w:rPr>
          <w:color w:val="666666"/>
          <w:sz w:val="18"/>
          <w:szCs w:val="18"/>
          <w:shd w:val="clear" w:color="auto" w:fill="FFFFFF"/>
        </w:rPr>
        <w:t>&gt; Aliases and add an Alias for your domain like below:</w:t>
      </w:r>
    </w:p>
    <w:p w:rsidR="009A7363" w:rsidRPr="00E33D85" w:rsidRDefault="009A7363" w:rsidP="009A7363">
      <w:r w:rsidRPr="00E33D85">
        <w:rPr>
          <w:noProof/>
        </w:rPr>
        <w:lastRenderedPageBreak/>
        <w:drawing>
          <wp:inline distT="0" distB="0" distL="0" distR="0" wp14:anchorId="1118635C" wp14:editId="6FA88222">
            <wp:extent cx="6400800" cy="572198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ases.png"/>
                    <pic:cNvPicPr/>
                  </pic:nvPicPr>
                  <pic:blipFill>
                    <a:blip r:embed="rId46">
                      <a:extLst>
                        <a:ext uri="{28A0092B-C50C-407E-A947-70E740481C1C}">
                          <a14:useLocalDpi xmlns:a14="http://schemas.microsoft.com/office/drawing/2010/main" val="0"/>
                        </a:ext>
                      </a:extLst>
                    </a:blip>
                    <a:stretch>
                      <a:fillRect/>
                    </a:stretch>
                  </pic:blipFill>
                  <pic:spPr>
                    <a:xfrm>
                      <a:off x="0" y="0"/>
                      <a:ext cx="6400800" cy="5721985"/>
                    </a:xfrm>
                    <a:prstGeom prst="rect">
                      <a:avLst/>
                    </a:prstGeom>
                  </pic:spPr>
                </pic:pic>
              </a:graphicData>
            </a:graphic>
          </wp:inline>
        </w:drawing>
      </w:r>
    </w:p>
    <w:p w:rsidR="009A7363" w:rsidRPr="00E33D85" w:rsidRDefault="009A7363">
      <w:pPr>
        <w:spacing w:after="0" w:line="240" w:lineRule="auto"/>
        <w:rPr>
          <w:rFonts w:eastAsia="Times New Roman" w:cs="Times New Roman"/>
          <w:b/>
          <w:sz w:val="44"/>
          <w:szCs w:val="20"/>
        </w:rPr>
      </w:pPr>
      <w:r w:rsidRPr="00E33D85">
        <w:br w:type="page"/>
      </w:r>
    </w:p>
    <w:p w:rsidR="003D49FF" w:rsidRPr="00E33D85" w:rsidRDefault="003D49FF" w:rsidP="003D49FF">
      <w:pPr>
        <w:pStyle w:val="Heading2"/>
        <w:rPr>
          <w:rFonts w:asciiTheme="minorHAnsi" w:hAnsiTheme="minorHAnsi"/>
        </w:rPr>
      </w:pPr>
      <w:bookmarkStart w:id="807" w:name="_Toc492911336"/>
      <w:r w:rsidRPr="00E33D85">
        <w:rPr>
          <w:rFonts w:asciiTheme="minorHAnsi" w:hAnsiTheme="minorHAnsi"/>
        </w:rPr>
        <w:lastRenderedPageBreak/>
        <w:t>Site Configuration</w:t>
      </w:r>
      <w:bookmarkEnd w:id="802"/>
      <w:bookmarkEnd w:id="807"/>
    </w:p>
    <w:p w:rsidR="00226434" w:rsidRPr="00E33D85" w:rsidRDefault="00226434" w:rsidP="00226434">
      <w:pPr>
        <w:pStyle w:val="Heading3"/>
        <w:rPr>
          <w:rFonts w:asciiTheme="minorHAnsi" w:hAnsiTheme="minorHAnsi"/>
        </w:rPr>
      </w:pPr>
      <w:bookmarkStart w:id="808" w:name="_Toc368651157"/>
      <w:bookmarkStart w:id="809" w:name="_Toc492911337"/>
      <w:r w:rsidRPr="00E33D85">
        <w:rPr>
          <w:rFonts w:asciiTheme="minorHAnsi" w:hAnsiTheme="minorHAnsi"/>
        </w:rPr>
        <w:t>Configure Payment Processor</w:t>
      </w:r>
      <w:bookmarkEnd w:id="809"/>
    </w:p>
    <w:p w:rsidR="005A3D7A" w:rsidRPr="00E33D85" w:rsidRDefault="005A3D7A" w:rsidP="000A544B">
      <w:pPr>
        <w:pStyle w:val="Heading4"/>
        <w:rPr>
          <w:rFonts w:asciiTheme="minorHAnsi" w:hAnsiTheme="minorHAnsi"/>
        </w:rPr>
      </w:pPr>
      <w:r w:rsidRPr="00E33D85">
        <w:rPr>
          <w:rFonts w:asciiTheme="minorHAnsi" w:hAnsiTheme="minorHAnsi"/>
        </w:rPr>
        <w:t>Steps to Create payment processor</w:t>
      </w:r>
    </w:p>
    <w:p w:rsidR="00226434" w:rsidRPr="00E33D85" w:rsidRDefault="00226434" w:rsidP="005C1822">
      <w:pPr>
        <w:pStyle w:val="BodyText"/>
      </w:pPr>
      <w:r w:rsidRPr="00E33D85">
        <w:t xml:space="preserve">Go to Site -&gt; Ordering -&gt; Payment </w:t>
      </w:r>
      <w:r w:rsidR="007864D6" w:rsidRPr="00E33D85">
        <w:t>Processors;</w:t>
      </w:r>
      <w:r w:rsidRPr="00E33D85">
        <w:t xml:space="preserve"> add a new payment </w:t>
      </w:r>
      <w:r w:rsidR="000A544B" w:rsidRPr="00E33D85">
        <w:t>processor with</w:t>
      </w:r>
      <w:r w:rsidR="005A3D7A" w:rsidRPr="00E33D85">
        <w:t xml:space="preserve"> ID and description as given in below table</w:t>
      </w:r>
    </w:p>
    <w:p w:rsidR="005A3D7A" w:rsidRPr="00E33D85" w:rsidRDefault="005A3D7A" w:rsidP="005C1822">
      <w:pPr>
        <w:pStyle w:val="BodyText"/>
      </w:pPr>
    </w:p>
    <w:tbl>
      <w:tblPr>
        <w:tblStyle w:val="TableGrid"/>
        <w:tblW w:w="0" w:type="auto"/>
        <w:tblLook w:val="04A0" w:firstRow="1" w:lastRow="0" w:firstColumn="1" w:lastColumn="0" w:noHBand="0" w:noVBand="1"/>
      </w:tblPr>
      <w:tblGrid>
        <w:gridCol w:w="4822"/>
        <w:gridCol w:w="5474"/>
      </w:tblGrid>
      <w:tr w:rsidR="005A3D7A" w:rsidRPr="00E33D85" w:rsidTr="00224C87">
        <w:tc>
          <w:tcPr>
            <w:tcW w:w="4822" w:type="dxa"/>
            <w:shd w:val="clear" w:color="auto" w:fill="BFBFBF" w:themeFill="background1" w:themeFillShade="BF"/>
          </w:tcPr>
          <w:p w:rsidR="005A3D7A" w:rsidRPr="00E33D85" w:rsidRDefault="005A3D7A" w:rsidP="005C1822">
            <w:pPr>
              <w:pStyle w:val="BodyText"/>
            </w:pPr>
            <w:r w:rsidRPr="00E33D85">
              <w:t>Processor ID</w:t>
            </w:r>
          </w:p>
        </w:tc>
        <w:tc>
          <w:tcPr>
            <w:tcW w:w="5474" w:type="dxa"/>
            <w:shd w:val="clear" w:color="auto" w:fill="BFBFBF" w:themeFill="background1" w:themeFillShade="BF"/>
          </w:tcPr>
          <w:p w:rsidR="005A3D7A" w:rsidRPr="00E33D85" w:rsidRDefault="005A3D7A" w:rsidP="005C1822">
            <w:pPr>
              <w:pStyle w:val="BodyText"/>
            </w:pPr>
            <w:r w:rsidRPr="00E33D85">
              <w:t>Description</w:t>
            </w:r>
          </w:p>
        </w:tc>
      </w:tr>
      <w:tr w:rsidR="005A3D7A" w:rsidRPr="00E33D85" w:rsidTr="00224C87">
        <w:tc>
          <w:tcPr>
            <w:tcW w:w="4822" w:type="dxa"/>
          </w:tcPr>
          <w:p w:rsidR="005A3D7A" w:rsidRPr="00E33D85" w:rsidRDefault="00F9004C" w:rsidP="005C1822">
            <w:pPr>
              <w:pStyle w:val="BodyText"/>
            </w:pPr>
            <w:r>
              <w:t>BASIC_CREDIT</w:t>
            </w:r>
          </w:p>
        </w:tc>
        <w:tc>
          <w:tcPr>
            <w:tcW w:w="5474" w:type="dxa"/>
          </w:tcPr>
          <w:p w:rsidR="005A3D7A" w:rsidRPr="00E33D85" w:rsidRDefault="00F9004C" w:rsidP="005C1822">
            <w:pPr>
              <w:pStyle w:val="BodyText"/>
            </w:pPr>
            <w:r w:rsidRPr="007A7B16">
              <w:t xml:space="preserve">Internal credit card </w:t>
            </w:r>
            <w:r w:rsidR="003C6BF5" w:rsidRPr="007A7B16">
              <w:t>handling with simple card number checks</w:t>
            </w:r>
            <w:r w:rsidRPr="007A7B16">
              <w:t xml:space="preserve"> only.</w:t>
            </w:r>
          </w:p>
        </w:tc>
      </w:tr>
      <w:tr w:rsidR="00F9004C" w:rsidRPr="00E33D85" w:rsidTr="00224C87">
        <w:tc>
          <w:tcPr>
            <w:tcW w:w="4822" w:type="dxa"/>
          </w:tcPr>
          <w:p w:rsidR="00F9004C" w:rsidRPr="00E33D85" w:rsidRDefault="0026667D" w:rsidP="005C1822">
            <w:pPr>
              <w:pStyle w:val="BodyText"/>
            </w:pPr>
            <w:hyperlink r:id="rId47" w:history="1">
              <w:r w:rsidR="00F9004C" w:rsidRPr="00F9004C">
                <w:t>BASIC_GIFT_CERTIFICATE</w:t>
              </w:r>
            </w:hyperlink>
          </w:p>
        </w:tc>
        <w:tc>
          <w:tcPr>
            <w:tcW w:w="5474" w:type="dxa"/>
          </w:tcPr>
          <w:p w:rsidR="00F9004C" w:rsidRPr="00E33D85" w:rsidRDefault="00F9004C" w:rsidP="005C1822">
            <w:pPr>
              <w:pStyle w:val="BodyText"/>
            </w:pPr>
            <w:r w:rsidRPr="007A7B16">
              <w:t>Internal gift certificate handling.</w:t>
            </w:r>
          </w:p>
        </w:tc>
      </w:tr>
      <w:tr w:rsidR="00F9004C" w:rsidRPr="00E33D85" w:rsidTr="00224C87">
        <w:tc>
          <w:tcPr>
            <w:tcW w:w="4822" w:type="dxa"/>
          </w:tcPr>
          <w:p w:rsidR="00F9004C" w:rsidRDefault="0026667D" w:rsidP="005C1822">
            <w:pPr>
              <w:pStyle w:val="BodyText"/>
            </w:pPr>
            <w:hyperlink r:id="rId48" w:history="1">
              <w:r w:rsidR="00F9004C" w:rsidRPr="00E33D85">
                <w:t>CYBERSOURCE_ALIPAY</w:t>
              </w:r>
            </w:hyperlink>
            <w:r w:rsidR="00F9004C" w:rsidRPr="00E33D85">
              <w:t> </w:t>
            </w:r>
          </w:p>
        </w:tc>
        <w:tc>
          <w:tcPr>
            <w:tcW w:w="5474" w:type="dxa"/>
          </w:tcPr>
          <w:p w:rsidR="00F9004C" w:rsidRDefault="0026667D" w:rsidP="005C1822">
            <w:pPr>
              <w:pStyle w:val="BodyText"/>
            </w:pPr>
            <w:hyperlink r:id="rId49" w:history="1">
              <w:r w:rsidR="00F9004C" w:rsidRPr="00E33D85">
                <w:t>CYBERSOURCE_ALIPAY</w:t>
              </w:r>
            </w:hyperlink>
            <w:r w:rsidR="00F9004C" w:rsidRPr="00E33D85">
              <w:t> (test and production systems). </w:t>
            </w:r>
          </w:p>
        </w:tc>
      </w:tr>
      <w:tr w:rsidR="00F9004C" w:rsidRPr="00E33D85" w:rsidTr="00224C87">
        <w:tc>
          <w:tcPr>
            <w:tcW w:w="4822" w:type="dxa"/>
          </w:tcPr>
          <w:p w:rsidR="00F9004C" w:rsidRPr="00E33D85" w:rsidRDefault="0026667D" w:rsidP="005C1822">
            <w:pPr>
              <w:pStyle w:val="BodyText"/>
            </w:pPr>
            <w:hyperlink r:id="rId50" w:history="1">
              <w:r w:rsidR="00F9004C" w:rsidRPr="00E33D85">
                <w:br/>
                <w:t>CYBERSOURCE_CREDIT</w:t>
              </w:r>
            </w:hyperlink>
            <w:r w:rsidR="00F9004C" w:rsidRPr="00E33D85">
              <w:t> </w:t>
            </w:r>
          </w:p>
        </w:tc>
        <w:tc>
          <w:tcPr>
            <w:tcW w:w="5474" w:type="dxa"/>
          </w:tcPr>
          <w:p w:rsidR="00F9004C" w:rsidRPr="00E33D85" w:rsidRDefault="00F9004C" w:rsidP="005C1822">
            <w:pPr>
              <w:pStyle w:val="BodyText"/>
            </w:pPr>
            <w:r w:rsidRPr="00E33D85">
              <w:t>Cybersource online credit card authorization and visa checkout (test and production systems). </w:t>
            </w:r>
          </w:p>
        </w:tc>
      </w:tr>
      <w:tr w:rsidR="00F9004C" w:rsidRPr="00E33D85" w:rsidTr="00224C87">
        <w:tc>
          <w:tcPr>
            <w:tcW w:w="4822" w:type="dxa"/>
          </w:tcPr>
          <w:p w:rsidR="00F9004C" w:rsidRDefault="0026667D" w:rsidP="005C1822">
            <w:pPr>
              <w:pStyle w:val="BodyText"/>
            </w:pPr>
            <w:hyperlink r:id="rId51" w:history="1">
              <w:r w:rsidR="00F9004C" w:rsidRPr="00C82A44">
                <w:t>BANK_TRANSFER</w:t>
              </w:r>
            </w:hyperlink>
            <w:r w:rsidR="00F9004C" w:rsidRPr="00C82A44">
              <w:t> </w:t>
            </w:r>
          </w:p>
        </w:tc>
        <w:tc>
          <w:tcPr>
            <w:tcW w:w="5474" w:type="dxa"/>
          </w:tcPr>
          <w:p w:rsidR="00F9004C" w:rsidRPr="00E33D85" w:rsidRDefault="00F9004C" w:rsidP="005C1822">
            <w:pPr>
              <w:pStyle w:val="BodyText"/>
            </w:pPr>
            <w:r>
              <w:rPr>
                <w:shd w:val="clear" w:color="auto" w:fill="FFFFFF"/>
              </w:rPr>
              <w:t>Bank Transfer</w:t>
            </w:r>
          </w:p>
        </w:tc>
      </w:tr>
      <w:tr w:rsidR="00F9004C" w:rsidRPr="00E33D85" w:rsidTr="00224C87">
        <w:tc>
          <w:tcPr>
            <w:tcW w:w="4822" w:type="dxa"/>
          </w:tcPr>
          <w:p w:rsidR="00F9004C" w:rsidRDefault="0026667D" w:rsidP="005C1822">
            <w:pPr>
              <w:pStyle w:val="BodyText"/>
            </w:pPr>
            <w:hyperlink r:id="rId52" w:history="1">
              <w:r w:rsidR="00F9004C" w:rsidRPr="00C82A44">
                <w:t>Cybersource_AndroidPay</w:t>
              </w:r>
            </w:hyperlink>
          </w:p>
        </w:tc>
        <w:tc>
          <w:tcPr>
            <w:tcW w:w="5474" w:type="dxa"/>
          </w:tcPr>
          <w:p w:rsidR="00F9004C" w:rsidRDefault="00F9004C" w:rsidP="005C1822">
            <w:pPr>
              <w:pStyle w:val="BodyText"/>
              <w:rPr>
                <w:shd w:val="clear" w:color="auto" w:fill="FFFFFF"/>
              </w:rPr>
            </w:pPr>
            <w:r>
              <w:rPr>
                <w:shd w:val="clear" w:color="auto" w:fill="FFFFFF"/>
              </w:rPr>
              <w:t>Cybersource_AndroidPay in app mobile payment</w:t>
            </w:r>
          </w:p>
        </w:tc>
      </w:tr>
      <w:tr w:rsidR="00F9004C" w:rsidRPr="00E33D85" w:rsidTr="00224C87">
        <w:tc>
          <w:tcPr>
            <w:tcW w:w="4822" w:type="dxa"/>
          </w:tcPr>
          <w:p w:rsidR="00F9004C" w:rsidRDefault="0026667D" w:rsidP="005C1822">
            <w:pPr>
              <w:pStyle w:val="BodyText"/>
            </w:pPr>
            <w:hyperlink r:id="rId53" w:history="1">
              <w:r w:rsidR="00F9004C" w:rsidRPr="00C82A44">
                <w:t>Cybersource_ApplePay</w:t>
              </w:r>
            </w:hyperlink>
          </w:p>
        </w:tc>
        <w:tc>
          <w:tcPr>
            <w:tcW w:w="5474" w:type="dxa"/>
          </w:tcPr>
          <w:p w:rsidR="00F9004C" w:rsidRDefault="00F9004C" w:rsidP="005C1822">
            <w:pPr>
              <w:pStyle w:val="BodyText"/>
              <w:rPr>
                <w:shd w:val="clear" w:color="auto" w:fill="FFFFFF"/>
              </w:rPr>
            </w:pPr>
            <w:r>
              <w:rPr>
                <w:shd w:val="clear" w:color="auto" w:fill="FFFFFF"/>
              </w:rPr>
              <w:t>Cybersource_ApplePay in app mobile payment</w:t>
            </w:r>
          </w:p>
        </w:tc>
      </w:tr>
      <w:tr w:rsidR="00F9004C" w:rsidRPr="00E33D85" w:rsidTr="00224C87">
        <w:tc>
          <w:tcPr>
            <w:tcW w:w="4822" w:type="dxa"/>
          </w:tcPr>
          <w:p w:rsidR="00F9004C" w:rsidRDefault="0026667D" w:rsidP="005C1822">
            <w:pPr>
              <w:pStyle w:val="BodyText"/>
            </w:pPr>
            <w:hyperlink r:id="rId54" w:history="1">
              <w:r w:rsidR="00F9004C" w:rsidRPr="00C82A44">
                <w:t>KLARNA_CREDIT</w:t>
              </w:r>
            </w:hyperlink>
          </w:p>
        </w:tc>
        <w:tc>
          <w:tcPr>
            <w:tcW w:w="5474" w:type="dxa"/>
          </w:tcPr>
          <w:p w:rsidR="00F9004C" w:rsidRDefault="00F9004C" w:rsidP="005C1822">
            <w:pPr>
              <w:pStyle w:val="BodyText"/>
              <w:rPr>
                <w:shd w:val="clear" w:color="auto" w:fill="FFFFFF"/>
              </w:rPr>
            </w:pPr>
            <w:r>
              <w:rPr>
                <w:shd w:val="clear" w:color="auto" w:fill="FFFFFF"/>
              </w:rPr>
              <w:t xml:space="preserve">Klarna </w:t>
            </w:r>
          </w:p>
        </w:tc>
      </w:tr>
      <w:tr w:rsidR="00F9004C" w:rsidRPr="00E33D85" w:rsidTr="00224C87">
        <w:tc>
          <w:tcPr>
            <w:tcW w:w="4822" w:type="dxa"/>
          </w:tcPr>
          <w:p w:rsidR="00F9004C" w:rsidRDefault="0026667D" w:rsidP="005C1822">
            <w:pPr>
              <w:pStyle w:val="BodyText"/>
            </w:pPr>
            <w:hyperlink r:id="rId55" w:history="1">
              <w:r w:rsidR="00F9004C" w:rsidRPr="00C82A44">
                <w:t>PAYPAL_CREDIT</w:t>
              </w:r>
            </w:hyperlink>
          </w:p>
        </w:tc>
        <w:tc>
          <w:tcPr>
            <w:tcW w:w="5474" w:type="dxa"/>
          </w:tcPr>
          <w:p w:rsidR="00F9004C" w:rsidRDefault="003C6BF5" w:rsidP="005C1822">
            <w:pPr>
              <w:pStyle w:val="BodyText"/>
              <w:rPr>
                <w:shd w:val="clear" w:color="auto" w:fill="FFFFFF"/>
              </w:rPr>
            </w:pPr>
            <w:r>
              <w:rPr>
                <w:shd w:val="clear" w:color="auto" w:fill="FFFFFF"/>
              </w:rPr>
              <w:t>PayPal</w:t>
            </w:r>
            <w:r w:rsidR="00F9004C">
              <w:rPr>
                <w:shd w:val="clear" w:color="auto" w:fill="FFFFFF"/>
              </w:rPr>
              <w:t xml:space="preserve"> online credit card authorization (test and production systems). </w:t>
            </w:r>
          </w:p>
        </w:tc>
      </w:tr>
      <w:tr w:rsidR="00F9004C" w:rsidRPr="00E33D85" w:rsidTr="00224C87">
        <w:tc>
          <w:tcPr>
            <w:tcW w:w="4822" w:type="dxa"/>
          </w:tcPr>
          <w:p w:rsidR="00F9004C" w:rsidRDefault="00F9004C" w:rsidP="005C1822">
            <w:pPr>
              <w:pStyle w:val="BodyText"/>
            </w:pPr>
            <w:r>
              <w:t>PAYPAL_EXPRESS</w:t>
            </w:r>
          </w:p>
        </w:tc>
        <w:tc>
          <w:tcPr>
            <w:tcW w:w="5474" w:type="dxa"/>
          </w:tcPr>
          <w:p w:rsidR="00F9004C" w:rsidRDefault="00F9004C" w:rsidP="005C1822">
            <w:pPr>
              <w:pStyle w:val="BodyText"/>
              <w:rPr>
                <w:shd w:val="clear" w:color="auto" w:fill="FFFFFF"/>
              </w:rPr>
            </w:pPr>
            <w:r>
              <w:rPr>
                <w:shd w:val="clear" w:color="auto" w:fill="FFFFFF"/>
              </w:rPr>
              <w:t>Pay Pal</w:t>
            </w:r>
          </w:p>
        </w:tc>
      </w:tr>
    </w:tbl>
    <w:p w:rsidR="005A3D7A" w:rsidRPr="00E33D85" w:rsidRDefault="005A3D7A" w:rsidP="005C1822">
      <w:pPr>
        <w:pStyle w:val="BodyText"/>
      </w:pPr>
    </w:p>
    <w:p w:rsidR="00312EFF" w:rsidRPr="00E33D85" w:rsidRDefault="00312EFF" w:rsidP="005C1822">
      <w:pPr>
        <w:pStyle w:val="BodyText"/>
      </w:pPr>
    </w:p>
    <w:p w:rsidR="006A75A3" w:rsidRPr="00FB5F24" w:rsidRDefault="00FB5F24" w:rsidP="005C1822">
      <w:pPr>
        <w:pStyle w:val="BodyText"/>
      </w:pPr>
      <w:r w:rsidRPr="00FB5F24">
        <w:t>[Payment Processors on Site genesis global]</w:t>
      </w:r>
    </w:p>
    <w:p w:rsidR="00226434" w:rsidRDefault="006A75A3" w:rsidP="005C1822">
      <w:pPr>
        <w:pStyle w:val="BodyText"/>
      </w:pPr>
      <w:r>
        <w:rPr>
          <w:noProof/>
        </w:rPr>
        <w:lastRenderedPageBreak/>
        <w:drawing>
          <wp:inline distT="0" distB="0" distL="0" distR="0" wp14:anchorId="2E9537A8" wp14:editId="2D84F1B0">
            <wp:extent cx="64008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2781300"/>
                    </a:xfrm>
                    <a:prstGeom prst="rect">
                      <a:avLst/>
                    </a:prstGeom>
                    <a:noFill/>
                    <a:ln>
                      <a:noFill/>
                    </a:ln>
                  </pic:spPr>
                </pic:pic>
              </a:graphicData>
            </a:graphic>
          </wp:inline>
        </w:drawing>
      </w:r>
    </w:p>
    <w:p w:rsidR="00FB5F24" w:rsidRPr="007B77A2" w:rsidRDefault="00FB5F24" w:rsidP="005C1822">
      <w:pPr>
        <w:pStyle w:val="BodyText"/>
      </w:pPr>
      <w:r w:rsidRPr="00FB5F24">
        <w:t>[Payment Processors on Site genesis]</w:t>
      </w:r>
      <w:r>
        <w:rPr>
          <w:noProof/>
        </w:rPr>
        <w:drawing>
          <wp:inline distT="0" distB="0" distL="0" distR="0" wp14:anchorId="6038B59E" wp14:editId="7A9C4F94">
            <wp:extent cx="6391275" cy="2619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91275" cy="261937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810" w:name="_Toc492911338"/>
      <w:r w:rsidRPr="00E33D85">
        <w:rPr>
          <w:rFonts w:asciiTheme="minorHAnsi" w:hAnsiTheme="minorHAnsi"/>
        </w:rPr>
        <w:t>Import Meta Data</w:t>
      </w:r>
      <w:bookmarkEnd w:id="808"/>
      <w:bookmarkEnd w:id="810"/>
    </w:p>
    <w:p w:rsidR="003D49FF" w:rsidRPr="00E33D85" w:rsidRDefault="003D49FF" w:rsidP="003D49FF">
      <w:r w:rsidRPr="00E33D85">
        <w:t>Import following site configuration meta-data through Business Manager:</w:t>
      </w:r>
    </w:p>
    <w:p w:rsidR="00A42FB2" w:rsidRPr="00E33D85" w:rsidRDefault="00A42FB2" w:rsidP="003D49FF">
      <w:r w:rsidRPr="00E33D85">
        <w:t>To import the following site configuration Go to Administration -&gt; Site Development -&gt; Import &amp; Export -&gt; upload the below mentioned files and import the configuration.</w:t>
      </w:r>
    </w:p>
    <w:p w:rsidR="003D49FF" w:rsidRDefault="003D49FF" w:rsidP="00FC265A">
      <w:pPr>
        <w:pStyle w:val="Listenabsatz"/>
        <w:numPr>
          <w:ilvl w:val="0"/>
          <w:numId w:val="21"/>
        </w:numPr>
      </w:pPr>
      <w:r w:rsidRPr="00E33D85">
        <w:t>/int_cybersource/configuration/</w:t>
      </w:r>
      <w:r w:rsidR="00FC265A" w:rsidRPr="00FC265A">
        <w:t>CyberSource-metadata</w:t>
      </w:r>
      <w:r w:rsidR="00FC265A">
        <w:t>.xml</w:t>
      </w:r>
      <w:r w:rsidRPr="00E33D85">
        <w:t xml:space="preserve"> – sets all the </w:t>
      </w:r>
      <w:r w:rsidR="00BF7BB6" w:rsidRPr="00E33D85">
        <w:t>required meta configurations of system defined and custom defined</w:t>
      </w:r>
    </w:p>
    <w:p w:rsidR="00584359" w:rsidRPr="00E33D85" w:rsidRDefault="00584359" w:rsidP="00FC265A">
      <w:pPr>
        <w:pStyle w:val="Listenabsatz"/>
        <w:numPr>
          <w:ilvl w:val="0"/>
          <w:numId w:val="21"/>
        </w:numPr>
      </w:pPr>
      <w:r w:rsidRPr="00E33D85">
        <w:t>/int_cybersource/configuration/</w:t>
      </w:r>
      <w:r w:rsidR="00FC265A" w:rsidRPr="00FC265A">
        <w:t>CyberSource-Custom-Objecttype-Definition.xml</w:t>
      </w:r>
      <w:r w:rsidR="00C83695">
        <w:t xml:space="preserve"> – sets all custom attributes for Cybersource </w:t>
      </w:r>
    </w:p>
    <w:p w:rsidR="00C972F9" w:rsidRPr="00E33D85" w:rsidRDefault="00C972F9" w:rsidP="00C972F9">
      <w:pPr>
        <w:pStyle w:val="Heading3"/>
        <w:rPr>
          <w:rFonts w:asciiTheme="minorHAnsi" w:hAnsiTheme="minorHAnsi"/>
        </w:rPr>
      </w:pPr>
      <w:bookmarkStart w:id="811" w:name="_Toc492911339"/>
      <w:r w:rsidRPr="00E33D85">
        <w:rPr>
          <w:rFonts w:asciiTheme="minorHAnsi" w:hAnsiTheme="minorHAnsi"/>
        </w:rPr>
        <w:lastRenderedPageBreak/>
        <w:t>Import Payment Methods</w:t>
      </w:r>
      <w:bookmarkEnd w:id="811"/>
    </w:p>
    <w:p w:rsidR="007E3481" w:rsidRPr="00E33D85" w:rsidRDefault="007E3481" w:rsidP="007E3481">
      <w:r w:rsidRPr="00E33D85">
        <w:t xml:space="preserve">To import the following site </w:t>
      </w:r>
      <w:r w:rsidR="00BF7BB6" w:rsidRPr="00E33D85">
        <w:t>payment methods</w:t>
      </w:r>
      <w:r w:rsidRPr="00E33D85">
        <w:t xml:space="preserve"> Go to</w:t>
      </w:r>
      <w:r w:rsidR="005304B9" w:rsidRPr="00E33D85">
        <w:t xml:space="preserve"> Site &gt; Ordering </w:t>
      </w:r>
      <w:r w:rsidRPr="00E33D85">
        <w:t>&gt; Import &amp; Export-&gt; upload the below mentioned file and import the configuration in to Payment Methods.</w:t>
      </w:r>
    </w:p>
    <w:p w:rsidR="002A5D3F" w:rsidRPr="00E33D85" w:rsidRDefault="002A5D3F" w:rsidP="00FC265A">
      <w:pPr>
        <w:pStyle w:val="Listenabsatz"/>
        <w:numPr>
          <w:ilvl w:val="0"/>
          <w:numId w:val="21"/>
        </w:numPr>
      </w:pPr>
      <w:r w:rsidRPr="00E33D85">
        <w:t>/int_cybersource/configuration/</w:t>
      </w:r>
      <w:r w:rsidR="00FC265A" w:rsidRPr="00FC265A">
        <w:t>CyberSource-PaymentMethods.xml</w:t>
      </w:r>
      <w:r w:rsidRPr="00E33D85">
        <w:t xml:space="preserve"> </w:t>
      </w:r>
    </w:p>
    <w:p w:rsidR="004D7556" w:rsidRPr="00E33D85" w:rsidRDefault="003C6BF5" w:rsidP="007D5AFD">
      <w:pPr>
        <w:pStyle w:val="Listenabsatz"/>
        <w:numPr>
          <w:ilvl w:val="0"/>
          <w:numId w:val="21"/>
        </w:numPr>
      </w:pPr>
      <w:r w:rsidRPr="00E33D85">
        <w:t>Merchant</w:t>
      </w:r>
      <w:r w:rsidR="004D7556" w:rsidRPr="00E33D85">
        <w:t xml:space="preserve"> can enable/disable any of the payment method listed below:</w:t>
      </w:r>
    </w:p>
    <w:tbl>
      <w:tblPr>
        <w:tblStyle w:val="TableGrid"/>
        <w:tblW w:w="0" w:type="auto"/>
        <w:tblInd w:w="18" w:type="dxa"/>
        <w:tblLook w:val="04A0" w:firstRow="1" w:lastRow="0" w:firstColumn="1" w:lastColumn="0" w:noHBand="0" w:noVBand="1"/>
      </w:tblPr>
      <w:tblGrid>
        <w:gridCol w:w="3780"/>
        <w:gridCol w:w="5850"/>
      </w:tblGrid>
      <w:tr w:rsidR="004D7556" w:rsidRPr="00E33D85" w:rsidTr="001928A0">
        <w:trPr>
          <w:trHeight w:val="377"/>
        </w:trPr>
        <w:tc>
          <w:tcPr>
            <w:tcW w:w="3780" w:type="dxa"/>
            <w:shd w:val="clear" w:color="auto" w:fill="BFBFBF" w:themeFill="background1" w:themeFillShade="BF"/>
          </w:tcPr>
          <w:p w:rsidR="004D7556" w:rsidRPr="00E33D85" w:rsidRDefault="004D7556" w:rsidP="004D7556">
            <w:pPr>
              <w:pStyle w:val="Listenabsatz"/>
              <w:ind w:left="0"/>
              <w:rPr>
                <w:b/>
              </w:rPr>
            </w:pPr>
            <w:r w:rsidRPr="00E33D85">
              <w:rPr>
                <w:b/>
              </w:rPr>
              <w:t>Payment Method ID</w:t>
            </w:r>
          </w:p>
        </w:tc>
        <w:tc>
          <w:tcPr>
            <w:tcW w:w="5850" w:type="dxa"/>
            <w:shd w:val="clear" w:color="auto" w:fill="BFBFBF" w:themeFill="background1" w:themeFillShade="BF"/>
          </w:tcPr>
          <w:p w:rsidR="004D7556" w:rsidRPr="00E33D85" w:rsidRDefault="004D7556" w:rsidP="004D7556">
            <w:pPr>
              <w:pStyle w:val="Listenabsatz"/>
              <w:ind w:left="0"/>
              <w:rPr>
                <w:b/>
              </w:rPr>
            </w:pPr>
            <w:r w:rsidRPr="00E33D85">
              <w:rPr>
                <w:b/>
              </w:rPr>
              <w:t>Payment Method Name</w:t>
            </w:r>
          </w:p>
        </w:tc>
      </w:tr>
      <w:tr w:rsidR="004D7556" w:rsidRPr="00E33D85" w:rsidTr="001928A0">
        <w:tc>
          <w:tcPr>
            <w:tcW w:w="3780" w:type="dxa"/>
          </w:tcPr>
          <w:p w:rsidR="004D7556" w:rsidRPr="00E33D85" w:rsidRDefault="004D7556" w:rsidP="004D7556">
            <w:pPr>
              <w:pStyle w:val="Listenabsatz"/>
              <w:ind w:left="0"/>
            </w:pPr>
            <w:r w:rsidRPr="00E33D85">
              <w:t>ALIPAY</w:t>
            </w:r>
          </w:p>
        </w:tc>
        <w:tc>
          <w:tcPr>
            <w:tcW w:w="5850" w:type="dxa"/>
          </w:tcPr>
          <w:p w:rsidR="004D7556" w:rsidRPr="00E33D85" w:rsidRDefault="004D7556" w:rsidP="004D7556">
            <w:pPr>
              <w:pStyle w:val="Listenabsatz"/>
              <w:ind w:left="0"/>
            </w:pPr>
            <w:r w:rsidRPr="00E33D85">
              <w:t>Alipay</w:t>
            </w:r>
          </w:p>
        </w:tc>
      </w:tr>
      <w:tr w:rsidR="004D7556" w:rsidRPr="00E33D85" w:rsidTr="001928A0">
        <w:tc>
          <w:tcPr>
            <w:tcW w:w="3780" w:type="dxa"/>
          </w:tcPr>
          <w:p w:rsidR="004D7556" w:rsidRPr="00E33D85" w:rsidRDefault="005C68DD" w:rsidP="004D7556">
            <w:pPr>
              <w:pStyle w:val="Listenabsatz"/>
              <w:ind w:left="0"/>
            </w:pPr>
            <w:r>
              <w:t>BANCONTACT</w:t>
            </w:r>
          </w:p>
        </w:tc>
        <w:tc>
          <w:tcPr>
            <w:tcW w:w="5850" w:type="dxa"/>
          </w:tcPr>
          <w:p w:rsidR="004D7556" w:rsidRPr="00E33D85" w:rsidRDefault="005C68DD" w:rsidP="004D7556">
            <w:pPr>
              <w:pStyle w:val="Listenabsatz"/>
              <w:ind w:left="0"/>
            </w:pPr>
            <w:r>
              <w:t>BANCONTACT</w:t>
            </w:r>
          </w:p>
        </w:tc>
      </w:tr>
      <w:tr w:rsidR="00A3283F" w:rsidRPr="00E33D85" w:rsidTr="001928A0">
        <w:tc>
          <w:tcPr>
            <w:tcW w:w="3780" w:type="dxa"/>
          </w:tcPr>
          <w:p w:rsidR="00A3283F" w:rsidRPr="00D602FC" w:rsidRDefault="005C68DD" w:rsidP="00240BCD">
            <w:pPr>
              <w:pStyle w:val="Listenabsatz"/>
              <w:ind w:left="0"/>
            </w:pPr>
            <w:r w:rsidRPr="00EE7744">
              <w:t>CREDIT_CARD</w:t>
            </w:r>
          </w:p>
        </w:tc>
        <w:tc>
          <w:tcPr>
            <w:tcW w:w="5850" w:type="dxa"/>
          </w:tcPr>
          <w:p w:rsidR="00A3283F" w:rsidRPr="00D602FC" w:rsidRDefault="005C68DD" w:rsidP="00240BCD">
            <w:pPr>
              <w:pStyle w:val="Listenabsatz"/>
              <w:ind w:left="0"/>
            </w:pPr>
            <w:r w:rsidRPr="00EE7744">
              <w:t>Credit Card</w:t>
            </w:r>
          </w:p>
        </w:tc>
      </w:tr>
      <w:tr w:rsidR="00A3283F" w:rsidRPr="00E33D85" w:rsidTr="001928A0">
        <w:tc>
          <w:tcPr>
            <w:tcW w:w="3780" w:type="dxa"/>
          </w:tcPr>
          <w:p w:rsidR="00A3283F" w:rsidRPr="00D602FC" w:rsidRDefault="005C68DD" w:rsidP="00240BCD">
            <w:pPr>
              <w:pStyle w:val="Listenabsatz"/>
              <w:ind w:left="0"/>
            </w:pPr>
            <w:r w:rsidRPr="00EE7744">
              <w:t>DW_ANDROID_PAY</w:t>
            </w:r>
          </w:p>
        </w:tc>
        <w:tc>
          <w:tcPr>
            <w:tcW w:w="5850" w:type="dxa"/>
          </w:tcPr>
          <w:p w:rsidR="00A3283F" w:rsidRPr="00D602FC" w:rsidRDefault="005C68DD" w:rsidP="00240BCD">
            <w:pPr>
              <w:pStyle w:val="Listenabsatz"/>
              <w:ind w:left="0"/>
            </w:pPr>
            <w:r w:rsidRPr="005C68DD">
              <w:t>Android Pay</w:t>
            </w:r>
          </w:p>
        </w:tc>
      </w:tr>
      <w:tr w:rsidR="00A3283F" w:rsidRPr="00E33D85" w:rsidTr="001928A0">
        <w:tc>
          <w:tcPr>
            <w:tcW w:w="3780" w:type="dxa"/>
          </w:tcPr>
          <w:p w:rsidR="00A3283F" w:rsidRPr="00D602FC" w:rsidRDefault="005C68DD" w:rsidP="00240BCD">
            <w:pPr>
              <w:pStyle w:val="Listenabsatz"/>
              <w:ind w:left="0"/>
            </w:pPr>
            <w:r w:rsidRPr="00EE7744">
              <w:t>DW_APPLE_PAY</w:t>
            </w:r>
          </w:p>
        </w:tc>
        <w:tc>
          <w:tcPr>
            <w:tcW w:w="5850" w:type="dxa"/>
          </w:tcPr>
          <w:p w:rsidR="00A3283F" w:rsidRPr="00D602FC" w:rsidRDefault="005C68DD" w:rsidP="00240BCD">
            <w:pPr>
              <w:pStyle w:val="Listenabsatz"/>
              <w:ind w:left="0"/>
            </w:pPr>
            <w:r w:rsidRPr="005C68DD">
              <w:t>Apple Pay</w:t>
            </w:r>
          </w:p>
        </w:tc>
      </w:tr>
      <w:tr w:rsidR="004D7556" w:rsidRPr="00E33D85" w:rsidTr="001928A0">
        <w:tc>
          <w:tcPr>
            <w:tcW w:w="3780" w:type="dxa"/>
          </w:tcPr>
          <w:p w:rsidR="004D7556" w:rsidRPr="00E33D85" w:rsidRDefault="005C68DD" w:rsidP="004D7556">
            <w:pPr>
              <w:pStyle w:val="Listenabsatz"/>
              <w:ind w:left="0"/>
            </w:pPr>
            <w:r w:rsidRPr="005C68DD">
              <w:t>EPS</w:t>
            </w:r>
          </w:p>
        </w:tc>
        <w:tc>
          <w:tcPr>
            <w:tcW w:w="5850" w:type="dxa"/>
          </w:tcPr>
          <w:p w:rsidR="004D7556" w:rsidRPr="00E33D85" w:rsidRDefault="005C68DD" w:rsidP="004D7556">
            <w:pPr>
              <w:pStyle w:val="Listenabsatz"/>
              <w:ind w:left="0"/>
            </w:pPr>
            <w:r w:rsidRPr="005C68DD">
              <w:t>EPS</w:t>
            </w:r>
          </w:p>
        </w:tc>
      </w:tr>
      <w:tr w:rsidR="005C68DD" w:rsidRPr="00E33D85" w:rsidTr="001928A0">
        <w:tc>
          <w:tcPr>
            <w:tcW w:w="3780" w:type="dxa"/>
          </w:tcPr>
          <w:p w:rsidR="005C68DD" w:rsidRPr="005C68DD" w:rsidRDefault="005C68DD" w:rsidP="004D7556">
            <w:pPr>
              <w:pStyle w:val="Listenabsatz"/>
              <w:ind w:left="0"/>
            </w:pPr>
            <w:r w:rsidRPr="005C68DD">
              <w:t>GIROPAY</w:t>
            </w:r>
          </w:p>
        </w:tc>
        <w:tc>
          <w:tcPr>
            <w:tcW w:w="5850" w:type="dxa"/>
          </w:tcPr>
          <w:p w:rsidR="005C68DD" w:rsidRPr="005C68DD" w:rsidRDefault="005C68DD" w:rsidP="004D7556">
            <w:pPr>
              <w:pStyle w:val="Listenabsatz"/>
              <w:ind w:left="0"/>
            </w:pPr>
            <w:r w:rsidRPr="005C68DD">
              <w:t>GIROPAY</w:t>
            </w:r>
          </w:p>
        </w:tc>
      </w:tr>
      <w:tr w:rsidR="005C68DD" w:rsidRPr="00E33D85" w:rsidTr="001928A0">
        <w:tc>
          <w:tcPr>
            <w:tcW w:w="3780" w:type="dxa"/>
          </w:tcPr>
          <w:p w:rsidR="005C68DD" w:rsidRPr="005C68DD" w:rsidRDefault="005C68DD" w:rsidP="004D7556">
            <w:pPr>
              <w:pStyle w:val="Listenabsatz"/>
              <w:ind w:left="0"/>
            </w:pPr>
            <w:r w:rsidRPr="005C68DD">
              <w:t>IDEAL</w:t>
            </w:r>
          </w:p>
        </w:tc>
        <w:tc>
          <w:tcPr>
            <w:tcW w:w="5850" w:type="dxa"/>
          </w:tcPr>
          <w:p w:rsidR="005C68DD" w:rsidRPr="005C68DD" w:rsidRDefault="005C68DD" w:rsidP="004D7556">
            <w:pPr>
              <w:pStyle w:val="Listenabsatz"/>
              <w:ind w:left="0"/>
            </w:pPr>
            <w:r w:rsidRPr="005C68DD">
              <w:t>IDEAL Bank Transfer</w:t>
            </w:r>
          </w:p>
        </w:tc>
      </w:tr>
      <w:tr w:rsidR="005C68DD" w:rsidRPr="00E33D85" w:rsidTr="001928A0">
        <w:tc>
          <w:tcPr>
            <w:tcW w:w="3780" w:type="dxa"/>
          </w:tcPr>
          <w:p w:rsidR="005C68DD" w:rsidRPr="005C68DD" w:rsidRDefault="005C68DD" w:rsidP="004D7556">
            <w:pPr>
              <w:pStyle w:val="Listenabsatz"/>
              <w:ind w:left="0"/>
            </w:pPr>
            <w:r w:rsidRPr="005C68DD">
              <w:t>KLARNA</w:t>
            </w:r>
          </w:p>
        </w:tc>
        <w:tc>
          <w:tcPr>
            <w:tcW w:w="5850" w:type="dxa"/>
          </w:tcPr>
          <w:p w:rsidR="005C68DD" w:rsidRPr="005C68DD" w:rsidRDefault="005C68DD" w:rsidP="00C22DB9">
            <w:pPr>
              <w:pStyle w:val="Listenabsatz"/>
              <w:ind w:left="0"/>
            </w:pPr>
            <w:r w:rsidRPr="005C68DD">
              <w:t>Klarna</w:t>
            </w:r>
          </w:p>
        </w:tc>
      </w:tr>
      <w:tr w:rsidR="005C68DD" w:rsidRPr="00E33D85" w:rsidTr="001928A0">
        <w:tc>
          <w:tcPr>
            <w:tcW w:w="3780" w:type="dxa"/>
          </w:tcPr>
          <w:p w:rsidR="005C68DD" w:rsidRPr="005C68DD" w:rsidRDefault="005C68DD" w:rsidP="004D7556">
            <w:pPr>
              <w:pStyle w:val="Listenabsatz"/>
              <w:ind w:left="0"/>
            </w:pPr>
            <w:r w:rsidRPr="005C68DD">
              <w:t>PAYPAL</w:t>
            </w:r>
          </w:p>
        </w:tc>
        <w:tc>
          <w:tcPr>
            <w:tcW w:w="5850" w:type="dxa"/>
          </w:tcPr>
          <w:p w:rsidR="005C68DD" w:rsidRPr="005C68DD" w:rsidRDefault="005C68DD" w:rsidP="004D7556">
            <w:pPr>
              <w:pStyle w:val="Listenabsatz"/>
              <w:ind w:left="0"/>
            </w:pPr>
            <w:r w:rsidRPr="005C68DD">
              <w:t>Pay Pal</w:t>
            </w:r>
          </w:p>
        </w:tc>
      </w:tr>
      <w:tr w:rsidR="005C68DD" w:rsidRPr="00E33D85" w:rsidTr="001928A0">
        <w:tc>
          <w:tcPr>
            <w:tcW w:w="3780" w:type="dxa"/>
          </w:tcPr>
          <w:p w:rsidR="005C68DD" w:rsidRPr="005C68DD" w:rsidRDefault="005C68DD" w:rsidP="004D7556">
            <w:pPr>
              <w:pStyle w:val="Listenabsatz"/>
              <w:ind w:left="0"/>
            </w:pPr>
            <w:r w:rsidRPr="005C68DD">
              <w:t>PAYPAL_CREDIT</w:t>
            </w:r>
          </w:p>
        </w:tc>
        <w:tc>
          <w:tcPr>
            <w:tcW w:w="5850" w:type="dxa"/>
          </w:tcPr>
          <w:p w:rsidR="005C68DD" w:rsidRPr="005C68DD" w:rsidRDefault="003C6BF5" w:rsidP="004D7556">
            <w:pPr>
              <w:pStyle w:val="Listenabsatz"/>
              <w:ind w:left="0"/>
            </w:pPr>
            <w:r w:rsidRPr="005C68DD">
              <w:t>PayPal</w:t>
            </w:r>
            <w:r w:rsidR="005C68DD" w:rsidRPr="005C68DD">
              <w:t xml:space="preserve"> Credit</w:t>
            </w:r>
          </w:p>
        </w:tc>
      </w:tr>
      <w:tr w:rsidR="005C68DD" w:rsidRPr="00E33D85" w:rsidTr="001928A0">
        <w:tc>
          <w:tcPr>
            <w:tcW w:w="3780" w:type="dxa"/>
          </w:tcPr>
          <w:p w:rsidR="005C68DD" w:rsidRPr="005C68DD" w:rsidRDefault="005C68DD" w:rsidP="004D7556">
            <w:pPr>
              <w:pStyle w:val="Listenabsatz"/>
              <w:ind w:left="0"/>
            </w:pPr>
            <w:r w:rsidRPr="005C68DD">
              <w:t>SA_IFRAME</w:t>
            </w:r>
          </w:p>
        </w:tc>
        <w:tc>
          <w:tcPr>
            <w:tcW w:w="5850" w:type="dxa"/>
          </w:tcPr>
          <w:p w:rsidR="005C68DD" w:rsidRPr="005C68DD" w:rsidRDefault="005C68DD" w:rsidP="004D7556">
            <w:pPr>
              <w:pStyle w:val="Listenabsatz"/>
              <w:ind w:left="0"/>
            </w:pPr>
            <w:r w:rsidRPr="005C68DD">
              <w:t>Credit Card - Secure Acceptance Web/Mobile (Iframe)</w:t>
            </w:r>
          </w:p>
        </w:tc>
      </w:tr>
      <w:tr w:rsidR="005C68DD" w:rsidRPr="00E33D85" w:rsidTr="001928A0">
        <w:tc>
          <w:tcPr>
            <w:tcW w:w="3780" w:type="dxa"/>
          </w:tcPr>
          <w:p w:rsidR="005C68DD" w:rsidRPr="005C68DD" w:rsidRDefault="005C68DD" w:rsidP="004D7556">
            <w:pPr>
              <w:pStyle w:val="Listenabsatz"/>
              <w:ind w:left="0"/>
            </w:pPr>
            <w:r w:rsidRPr="005C68DD">
              <w:t>SA_REDIRECT</w:t>
            </w:r>
          </w:p>
        </w:tc>
        <w:tc>
          <w:tcPr>
            <w:tcW w:w="5850" w:type="dxa"/>
          </w:tcPr>
          <w:p w:rsidR="005C68DD" w:rsidRPr="005C68DD" w:rsidRDefault="005C68DD" w:rsidP="004D7556">
            <w:pPr>
              <w:pStyle w:val="Listenabsatz"/>
              <w:ind w:left="0"/>
            </w:pPr>
            <w:r w:rsidRPr="005C68DD">
              <w:t>Credit Card - Secure Acceptance Web/Mobile (Redirect)</w:t>
            </w:r>
          </w:p>
        </w:tc>
      </w:tr>
      <w:tr w:rsidR="005C68DD" w:rsidRPr="00E33D85" w:rsidTr="001928A0">
        <w:tc>
          <w:tcPr>
            <w:tcW w:w="3780" w:type="dxa"/>
          </w:tcPr>
          <w:p w:rsidR="005C68DD" w:rsidRPr="005C68DD" w:rsidRDefault="005C68DD" w:rsidP="004D7556">
            <w:pPr>
              <w:pStyle w:val="Listenabsatz"/>
              <w:ind w:left="0"/>
            </w:pPr>
            <w:r w:rsidRPr="005C68DD">
              <w:t>SA_SILENTPOST</w:t>
            </w:r>
          </w:p>
        </w:tc>
        <w:tc>
          <w:tcPr>
            <w:tcW w:w="5850" w:type="dxa"/>
          </w:tcPr>
          <w:p w:rsidR="005C68DD" w:rsidRPr="005C68DD" w:rsidRDefault="005C68DD" w:rsidP="004D7556">
            <w:pPr>
              <w:pStyle w:val="Listenabsatz"/>
              <w:ind w:left="0"/>
            </w:pPr>
            <w:r w:rsidRPr="005C68DD">
              <w:t>Credit Card - Secure Acceptance Silent Order POST</w:t>
            </w:r>
          </w:p>
        </w:tc>
      </w:tr>
      <w:tr w:rsidR="005C68DD" w:rsidRPr="00E33D85" w:rsidTr="001928A0">
        <w:tc>
          <w:tcPr>
            <w:tcW w:w="3780" w:type="dxa"/>
          </w:tcPr>
          <w:p w:rsidR="005C68DD" w:rsidRPr="005C68DD" w:rsidRDefault="005C68DD" w:rsidP="004D7556">
            <w:pPr>
              <w:pStyle w:val="Listenabsatz"/>
              <w:ind w:left="0"/>
            </w:pPr>
            <w:r w:rsidRPr="005C68DD">
              <w:t>SOFORT</w:t>
            </w:r>
          </w:p>
        </w:tc>
        <w:tc>
          <w:tcPr>
            <w:tcW w:w="5850" w:type="dxa"/>
          </w:tcPr>
          <w:p w:rsidR="005C68DD" w:rsidRPr="005C68DD" w:rsidRDefault="005C68DD" w:rsidP="004D7556">
            <w:pPr>
              <w:pStyle w:val="Listenabsatz"/>
              <w:ind w:left="0"/>
            </w:pPr>
            <w:r w:rsidRPr="005C68DD">
              <w:t>SOFORT</w:t>
            </w:r>
          </w:p>
        </w:tc>
      </w:tr>
      <w:tr w:rsidR="005C68DD" w:rsidRPr="00E33D85" w:rsidTr="001928A0">
        <w:tc>
          <w:tcPr>
            <w:tcW w:w="3780" w:type="dxa"/>
          </w:tcPr>
          <w:p w:rsidR="005C68DD" w:rsidRPr="005C68DD" w:rsidRDefault="005C68DD" w:rsidP="004D7556">
            <w:pPr>
              <w:pStyle w:val="Listenabsatz"/>
              <w:ind w:left="0"/>
            </w:pPr>
            <w:r w:rsidRPr="005C68DD">
              <w:t>VISA_CHECKOUT</w:t>
            </w:r>
          </w:p>
        </w:tc>
        <w:tc>
          <w:tcPr>
            <w:tcW w:w="5850" w:type="dxa"/>
          </w:tcPr>
          <w:p w:rsidR="005C68DD" w:rsidRPr="005C68DD" w:rsidRDefault="005C68DD" w:rsidP="004D7556">
            <w:pPr>
              <w:pStyle w:val="Listenabsatz"/>
              <w:ind w:left="0"/>
            </w:pPr>
            <w:r w:rsidRPr="005C68DD">
              <w:t>Visa Checkout</w:t>
            </w:r>
          </w:p>
        </w:tc>
      </w:tr>
    </w:tbl>
    <w:p w:rsidR="00AA4A2B" w:rsidRDefault="00AA4A2B" w:rsidP="001958A7">
      <w:pPr>
        <w:pStyle w:val="Listenabsatz"/>
        <w:ind w:left="0"/>
      </w:pPr>
    </w:p>
    <w:p w:rsidR="00AA4A2B" w:rsidRDefault="00AA4A2B" w:rsidP="001958A7">
      <w:pPr>
        <w:pStyle w:val="Listenabsatz"/>
        <w:ind w:left="0"/>
      </w:pPr>
    </w:p>
    <w:p w:rsidR="004D7556" w:rsidRDefault="00680874" w:rsidP="001958A7">
      <w:pPr>
        <w:pStyle w:val="Listenabsatz"/>
        <w:ind w:left="0"/>
      </w:pPr>
      <w:r>
        <w:rPr>
          <w:noProof/>
        </w:rPr>
        <w:lastRenderedPageBreak/>
        <w:drawing>
          <wp:inline distT="0" distB="0" distL="0" distR="0" wp14:anchorId="59A5D128" wp14:editId="4955D70E">
            <wp:extent cx="6391275" cy="34004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91275" cy="3400425"/>
                    </a:xfrm>
                    <a:prstGeom prst="rect">
                      <a:avLst/>
                    </a:prstGeom>
                    <a:noFill/>
                    <a:ln>
                      <a:noFill/>
                    </a:ln>
                  </pic:spPr>
                </pic:pic>
              </a:graphicData>
            </a:graphic>
          </wp:inline>
        </w:drawing>
      </w:r>
    </w:p>
    <w:p w:rsidR="00AA4A2B" w:rsidRDefault="00AA4A2B" w:rsidP="001958A7">
      <w:pPr>
        <w:pStyle w:val="Listenabsatz"/>
        <w:ind w:left="0"/>
      </w:pPr>
      <w:r>
        <w:t xml:space="preserve">[Note:] Each APM defined above is tightly coupled with specific Merchant Id Configured in Custom preferences </w:t>
      </w:r>
      <w:r w:rsidR="003C6BF5">
        <w:t>i.e.</w:t>
      </w:r>
      <w:r>
        <w:t xml:space="preserve"> some APM are mapped with </w:t>
      </w:r>
      <w:r w:rsidR="007661CB">
        <w:t>one</w:t>
      </w:r>
      <w:r>
        <w:t xml:space="preserve"> merchant ID and some with </w:t>
      </w:r>
      <w:r w:rsidR="00756288">
        <w:t>other</w:t>
      </w:r>
      <w:r>
        <w:t xml:space="preserve"> sas per merchant need.</w:t>
      </w:r>
    </w:p>
    <w:p w:rsidR="00AA4A2B" w:rsidRDefault="00AA4A2B" w:rsidP="001958A7">
      <w:pPr>
        <w:pStyle w:val="Listenabsatz"/>
        <w:ind w:left="0"/>
      </w:pPr>
      <w:r>
        <w:t xml:space="preserve">Thus to execute a particular APM on SFCC, </w:t>
      </w:r>
      <w:r w:rsidR="003C6BF5">
        <w:t>merchant</w:t>
      </w:r>
      <w:r>
        <w:t xml:space="preserve"> should ensure that the respective APM is mapped with correct Merchant ID and password.</w:t>
      </w:r>
    </w:p>
    <w:p w:rsidR="00AA4A2B" w:rsidRPr="00E33D85" w:rsidRDefault="00AA4A2B" w:rsidP="001958A7">
      <w:pPr>
        <w:pStyle w:val="Listenabsatz"/>
        <w:ind w:left="0"/>
      </w:pPr>
    </w:p>
    <w:p w:rsidR="00B47B5A" w:rsidRPr="00E33D85" w:rsidRDefault="00B47B5A" w:rsidP="00B47B5A">
      <w:pPr>
        <w:pStyle w:val="Heading3"/>
        <w:rPr>
          <w:rFonts w:asciiTheme="minorHAnsi" w:hAnsiTheme="minorHAnsi"/>
        </w:rPr>
      </w:pPr>
      <w:bookmarkStart w:id="812" w:name="_Toc492911340"/>
      <w:r w:rsidRPr="00E33D85">
        <w:rPr>
          <w:rFonts w:asciiTheme="minorHAnsi" w:hAnsiTheme="minorHAnsi"/>
        </w:rPr>
        <w:t>Configure Services</w:t>
      </w:r>
      <w:bookmarkEnd w:id="812"/>
    </w:p>
    <w:p w:rsidR="00140628" w:rsidRPr="00E33D85" w:rsidRDefault="00140628" w:rsidP="00140628">
      <w:r w:rsidRPr="00E33D85">
        <w:t>To import the following Service configuration Go to Administration &gt; Operations &gt; Import &amp; Export-&gt; upload the below mentioned file and import the configuration under services</w:t>
      </w:r>
    </w:p>
    <w:p w:rsidR="00140628" w:rsidRPr="00E33D85" w:rsidRDefault="00140628" w:rsidP="00FC265A">
      <w:pPr>
        <w:pStyle w:val="Listenabsatz"/>
        <w:numPr>
          <w:ilvl w:val="0"/>
          <w:numId w:val="21"/>
        </w:numPr>
      </w:pPr>
      <w:r w:rsidRPr="00E33D85">
        <w:t>/int_cybersource/configuration/</w:t>
      </w:r>
      <w:r w:rsidR="00FC265A" w:rsidRPr="00FC265A">
        <w:t>CyberSource-Services.xml</w:t>
      </w:r>
      <w:r w:rsidRPr="00E33D85">
        <w:t xml:space="preserve"> – add new Service for  cybersource integration </w:t>
      </w:r>
    </w:p>
    <w:p w:rsidR="006974BF" w:rsidRPr="00E33D85" w:rsidRDefault="006974BF" w:rsidP="009C53CC">
      <w:r w:rsidRPr="00E33D85">
        <w:t>After import above file ensure to update credentials as per cybersource merchant account appropriately in BM.</w:t>
      </w:r>
    </w:p>
    <w:p w:rsidR="00140628" w:rsidRPr="00E33D85" w:rsidRDefault="00140628" w:rsidP="009C53CC">
      <w:r w:rsidRPr="00E33D85">
        <w:t>The following Business Manager Screenshot depicts the import / Export functionality:</w:t>
      </w:r>
    </w:p>
    <w:p w:rsidR="00140628" w:rsidRPr="00E33D85" w:rsidRDefault="00D836E5" w:rsidP="00D836E5">
      <w:pPr>
        <w:pStyle w:val="Listenabsatz"/>
        <w:ind w:left="0"/>
      </w:pPr>
      <w:r w:rsidRPr="00E33D85">
        <w:rPr>
          <w:noProof/>
        </w:rPr>
        <w:lastRenderedPageBreak/>
        <w:drawing>
          <wp:inline distT="0" distB="0" distL="0" distR="0" wp14:anchorId="7D2800A9" wp14:editId="02AE45AA">
            <wp:extent cx="417195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1950" cy="3009900"/>
                    </a:xfrm>
                    <a:prstGeom prst="rect">
                      <a:avLst/>
                    </a:prstGeom>
                    <a:noFill/>
                    <a:ln>
                      <a:noFill/>
                    </a:ln>
                  </pic:spPr>
                </pic:pic>
              </a:graphicData>
            </a:graphic>
          </wp:inline>
        </w:drawing>
      </w:r>
    </w:p>
    <w:p w:rsidR="00140628" w:rsidRPr="00E33D85" w:rsidRDefault="00140628" w:rsidP="00140628">
      <w:pPr>
        <w:pStyle w:val="Listenabsatz"/>
        <w:ind w:left="0"/>
      </w:pPr>
      <w:r w:rsidRPr="00E33D85">
        <w:rPr>
          <w:noProof/>
        </w:rPr>
        <w:drawing>
          <wp:inline distT="0" distB="0" distL="0" distR="0" wp14:anchorId="72B33E61" wp14:editId="616D1536">
            <wp:extent cx="6400800" cy="18808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2.png"/>
                    <pic:cNvPicPr/>
                  </pic:nvPicPr>
                  <pic:blipFill>
                    <a:blip r:embed="rId60">
                      <a:extLst>
                        <a:ext uri="{28A0092B-C50C-407E-A947-70E740481C1C}">
                          <a14:useLocalDpi xmlns:a14="http://schemas.microsoft.com/office/drawing/2010/main" val="0"/>
                        </a:ext>
                      </a:extLst>
                    </a:blip>
                    <a:stretch>
                      <a:fillRect/>
                    </a:stretch>
                  </pic:blipFill>
                  <pic:spPr>
                    <a:xfrm>
                      <a:off x="0" y="0"/>
                      <a:ext cx="6400800" cy="1880870"/>
                    </a:xfrm>
                    <a:prstGeom prst="rect">
                      <a:avLst/>
                    </a:prstGeom>
                  </pic:spPr>
                </pic:pic>
              </a:graphicData>
            </a:graphic>
          </wp:inline>
        </w:drawing>
      </w:r>
    </w:p>
    <w:p w:rsidR="00AF519B" w:rsidRPr="00E33D85" w:rsidRDefault="009C53CC" w:rsidP="007D5AFD">
      <w:pPr>
        <w:pStyle w:val="ListParagraph"/>
        <w:numPr>
          <w:ilvl w:val="0"/>
          <w:numId w:val="36"/>
        </w:numPr>
        <w:autoSpaceDE w:val="0"/>
        <w:autoSpaceDN w:val="0"/>
        <w:adjustRightInd w:val="0"/>
      </w:pPr>
      <w:r w:rsidRPr="00E33D85">
        <w:t>The</w:t>
      </w:r>
      <w:r w:rsidR="00AF519B" w:rsidRPr="00E33D85">
        <w:t xml:space="preserve"> below </w:t>
      </w:r>
      <w:r w:rsidRPr="00E33D85">
        <w:t>Cybersource Services</w:t>
      </w:r>
      <w:r w:rsidR="00AF519B" w:rsidRPr="00E33D85">
        <w:t xml:space="preserve"> created with single profile and credential</w:t>
      </w:r>
    </w:p>
    <w:p w:rsidR="00AF519B" w:rsidRPr="00E33D85" w:rsidRDefault="00AF519B" w:rsidP="007D5AFD">
      <w:pPr>
        <w:pStyle w:val="ListParagraph"/>
        <w:numPr>
          <w:ilvl w:val="1"/>
          <w:numId w:val="21"/>
        </w:numPr>
        <w:autoSpaceDE w:val="0"/>
        <w:autoSpaceDN w:val="0"/>
        <w:adjustRightInd w:val="0"/>
      </w:pPr>
      <w:r w:rsidRPr="00E33D85">
        <w:t>Cybersource.soap.transactionprocessor.generic</w:t>
      </w:r>
    </w:p>
    <w:p w:rsidR="00AF519B" w:rsidRPr="00E33D85" w:rsidRDefault="00AF519B" w:rsidP="007D5AFD">
      <w:pPr>
        <w:pStyle w:val="ListParagraph"/>
        <w:numPr>
          <w:ilvl w:val="1"/>
          <w:numId w:val="21"/>
        </w:numPr>
        <w:autoSpaceDE w:val="0"/>
        <w:autoSpaceDN w:val="0"/>
        <w:adjustRightInd w:val="0"/>
      </w:pPr>
      <w:r w:rsidRPr="00E33D85">
        <w:t>Cybersource.soap.transactionprocessor.pos</w:t>
      </w:r>
    </w:p>
    <w:p w:rsidR="00AF519B" w:rsidRPr="00E33D85" w:rsidRDefault="00AF519B" w:rsidP="007D5AFD">
      <w:pPr>
        <w:pStyle w:val="ListParagraph"/>
        <w:numPr>
          <w:ilvl w:val="1"/>
          <w:numId w:val="21"/>
        </w:numPr>
        <w:autoSpaceDE w:val="0"/>
        <w:autoSpaceDN w:val="0"/>
        <w:adjustRightInd w:val="0"/>
      </w:pPr>
      <w:r w:rsidRPr="00E33D85">
        <w:t>Cybersource.conversiondetailreport</w:t>
      </w:r>
    </w:p>
    <w:p w:rsidR="00AF519B" w:rsidRPr="00E33D85" w:rsidRDefault="003C6BF5" w:rsidP="00AF519B">
      <w:pPr>
        <w:autoSpaceDE w:val="0"/>
        <w:autoSpaceDN w:val="0"/>
        <w:adjustRightInd w:val="0"/>
      </w:pPr>
      <w:r w:rsidRPr="00E33D85">
        <w:t>The profile</w:t>
      </w:r>
      <w:r w:rsidR="00AF519B" w:rsidRPr="00E33D85">
        <w:t xml:space="preserve"> </w:t>
      </w:r>
      <w:r w:rsidRPr="00E33D85">
        <w:t>names</w:t>
      </w:r>
      <w:r w:rsidR="00AF519B" w:rsidRPr="00E33D85">
        <w:t xml:space="preserve"> cybersource</w:t>
      </w:r>
      <w:r>
        <w:t xml:space="preserve"> </w:t>
      </w:r>
      <w:r w:rsidR="00AF519B" w:rsidRPr="00E33D85">
        <w:t xml:space="preserve">profile, the merchant can create new profile if they require separate profile settings for each </w:t>
      </w:r>
      <w:r w:rsidR="001F6C9B" w:rsidRPr="00E33D85">
        <w:t>service stated above.</w:t>
      </w:r>
    </w:p>
    <w:p w:rsidR="001F6C9B" w:rsidRPr="00E33D85" w:rsidRDefault="001F6C9B" w:rsidP="00AF519B">
      <w:pPr>
        <w:autoSpaceDE w:val="0"/>
        <w:autoSpaceDN w:val="0"/>
        <w:adjustRightInd w:val="0"/>
      </w:pPr>
      <w:r w:rsidRPr="00E33D85">
        <w:t>Similarly, merchant can create or update existing credential settings for each service stated above.</w:t>
      </w:r>
    </w:p>
    <w:p w:rsidR="00AF519B" w:rsidRPr="00E33D85" w:rsidRDefault="001F6C9B" w:rsidP="00AF519B">
      <w:pPr>
        <w:autoSpaceDE w:val="0"/>
        <w:autoSpaceDN w:val="0"/>
        <w:adjustRightInd w:val="0"/>
      </w:pPr>
      <w:r w:rsidRPr="00E33D85">
        <w:t xml:space="preserve">There is </w:t>
      </w:r>
      <w:r w:rsidR="00AF519B" w:rsidRPr="00E33D85">
        <w:t xml:space="preserve">Cyber Source detailed report </w:t>
      </w:r>
      <w:r w:rsidRPr="00E33D85">
        <w:t xml:space="preserve">service </w:t>
      </w:r>
      <w:r w:rsidR="00AF519B" w:rsidRPr="00E33D85">
        <w:t xml:space="preserve">created in DemandWare with </w:t>
      </w:r>
      <w:r w:rsidRPr="00E33D85">
        <w:t xml:space="preserve">below </w:t>
      </w:r>
      <w:r w:rsidR="009C53CC" w:rsidRPr="00E33D85">
        <w:t xml:space="preserve">separate </w:t>
      </w:r>
      <w:r w:rsidR="00AF519B" w:rsidRPr="00E33D85">
        <w:t>Credentials as follows:</w:t>
      </w:r>
    </w:p>
    <w:p w:rsidR="009C53CC" w:rsidRPr="00E33D85" w:rsidRDefault="00AF519B" w:rsidP="007D5AFD">
      <w:pPr>
        <w:pStyle w:val="ListParagraph"/>
        <w:numPr>
          <w:ilvl w:val="0"/>
          <w:numId w:val="37"/>
        </w:numPr>
        <w:autoSpaceDE w:val="0"/>
        <w:autoSpaceDN w:val="0"/>
        <w:adjustRightInd w:val="0"/>
      </w:pPr>
      <w:r w:rsidRPr="00E33D85">
        <w:t xml:space="preserve">URL: Specify </w:t>
      </w:r>
      <w:r w:rsidR="001F6C9B" w:rsidRPr="00E33D85">
        <w:t xml:space="preserve">below </w:t>
      </w:r>
      <w:r w:rsidRPr="00E33D85">
        <w:t xml:space="preserve">report location along with the requested parameter </w:t>
      </w:r>
      <w:r w:rsidR="001F6C9B" w:rsidRPr="00E33D85">
        <w:t xml:space="preserve">,the parameter values are replaced at runtime by the JOB code </w:t>
      </w:r>
    </w:p>
    <w:p w:rsidR="001928A0" w:rsidRPr="00D602FC" w:rsidRDefault="001928A0" w:rsidP="007D5AFD">
      <w:pPr>
        <w:pStyle w:val="ListParagraph"/>
        <w:numPr>
          <w:ilvl w:val="1"/>
          <w:numId w:val="37"/>
        </w:numPr>
        <w:autoSpaceDE w:val="0"/>
        <w:autoSpaceDN w:val="0"/>
        <w:adjustRightInd w:val="0"/>
      </w:pPr>
      <w:r w:rsidRPr="00D602FC">
        <w:lastRenderedPageBreak/>
        <w:t xml:space="preserve">Test environment URL is </w:t>
      </w:r>
      <w:r>
        <w:t>“</w:t>
      </w:r>
      <w:r w:rsidRPr="00962A50">
        <w:t xml:space="preserve">https://ebctest.cybersource.com/ebctest/ConversionDetailReportRequest.do?merchantID={merchantID}&amp;username={username}&amp;password={password}&amp;startDate={startDate}&amp;startTime={startTime}&amp;endDate={endDate}&amp;endTime={endTime} </w:t>
      </w:r>
      <w:r w:rsidRPr="00D602FC">
        <w:t>"</w:t>
      </w:r>
    </w:p>
    <w:p w:rsidR="001928A0" w:rsidRPr="00D602FC" w:rsidRDefault="001928A0" w:rsidP="007D5AFD">
      <w:pPr>
        <w:pStyle w:val="ListParagraph"/>
        <w:numPr>
          <w:ilvl w:val="1"/>
          <w:numId w:val="37"/>
        </w:numPr>
        <w:autoSpaceDE w:val="0"/>
        <w:autoSpaceDN w:val="0"/>
        <w:adjustRightInd w:val="0"/>
      </w:pPr>
      <w:r w:rsidRPr="00D602FC">
        <w:t>Production environment URL is "</w:t>
      </w:r>
      <w:r w:rsidRPr="00962A50">
        <w:t xml:space="preserve">https://ebc.cybersource.com/ebctest/ConversionDetailReportRequest.do?merchantID={merchantID}&amp;username={username}&amp;password={password}&amp;startDate={startDate}&amp;startTime={startTime}&amp;endDate={endDate}&amp;endTime={endTime} </w:t>
      </w:r>
      <w:r w:rsidRPr="00D602FC">
        <w:t>"</w:t>
      </w:r>
    </w:p>
    <w:p w:rsidR="00AF519B" w:rsidRPr="00E33D85" w:rsidRDefault="00AF519B" w:rsidP="007D5AFD">
      <w:pPr>
        <w:pStyle w:val="ListParagraph"/>
        <w:numPr>
          <w:ilvl w:val="0"/>
          <w:numId w:val="37"/>
        </w:numPr>
        <w:autoSpaceDE w:val="0"/>
        <w:autoSpaceDN w:val="0"/>
        <w:adjustRightInd w:val="0"/>
      </w:pPr>
      <w:r w:rsidRPr="00E33D85">
        <w:t>User: Merchant specific username</w:t>
      </w:r>
      <w:r w:rsidR="001F6C9B" w:rsidRPr="00E33D85">
        <w:t xml:space="preserve">  [Represents user having report downloader role in cybersource console]</w:t>
      </w:r>
    </w:p>
    <w:p w:rsidR="00B47B5A" w:rsidRPr="00E33D85" w:rsidRDefault="00AF519B" w:rsidP="007D5AFD">
      <w:pPr>
        <w:pStyle w:val="ListParagraph"/>
        <w:numPr>
          <w:ilvl w:val="0"/>
          <w:numId w:val="37"/>
        </w:numPr>
        <w:autoSpaceDE w:val="0"/>
        <w:autoSpaceDN w:val="0"/>
        <w:adjustRightInd w:val="0"/>
      </w:pPr>
      <w:r w:rsidRPr="00E33D85">
        <w:t>Password: Merchant specific password</w:t>
      </w:r>
    </w:p>
    <w:p w:rsidR="003E4394" w:rsidRPr="00E33D85" w:rsidRDefault="003E4394" w:rsidP="007D5AFD">
      <w:pPr>
        <w:pStyle w:val="ListParagraph"/>
        <w:numPr>
          <w:ilvl w:val="0"/>
          <w:numId w:val="35"/>
        </w:numPr>
      </w:pPr>
      <w:r w:rsidRPr="00E33D85">
        <w:t>Modify the merchant name, timeout details in profile. Also merchant can configure different profiles for different cybersource services depending on need of the project.</w:t>
      </w:r>
    </w:p>
    <w:p w:rsidR="00FB007F" w:rsidRPr="00E33D85" w:rsidRDefault="00CB0FCF" w:rsidP="00FB007F">
      <w:pPr>
        <w:pStyle w:val="ListParagraph"/>
      </w:pPr>
      <w:r w:rsidRPr="00E33D85">
        <w:t>Refer below:</w:t>
      </w:r>
    </w:p>
    <w:p w:rsidR="00CB0FCF" w:rsidRPr="00E33D85" w:rsidRDefault="00CB0FCF" w:rsidP="00FB007F">
      <w:pPr>
        <w:pStyle w:val="ListParagraph"/>
      </w:pPr>
      <w:r w:rsidRPr="00E33D85">
        <w:rPr>
          <w:noProof/>
        </w:rPr>
        <w:drawing>
          <wp:inline distT="0" distB="0" distL="0" distR="0" wp14:anchorId="30D3A0B2" wp14:editId="41C88B9B">
            <wp:extent cx="5648325" cy="328612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1.png"/>
                    <pic:cNvPicPr/>
                  </pic:nvPicPr>
                  <pic:blipFill>
                    <a:blip r:embed="rId61">
                      <a:extLst>
                        <a:ext uri="{28A0092B-C50C-407E-A947-70E740481C1C}">
                          <a14:useLocalDpi xmlns:a14="http://schemas.microsoft.com/office/drawing/2010/main" val="0"/>
                        </a:ext>
                      </a:extLst>
                    </a:blip>
                    <a:stretch>
                      <a:fillRect/>
                    </a:stretch>
                  </pic:blipFill>
                  <pic:spPr>
                    <a:xfrm>
                      <a:off x="0" y="0"/>
                      <a:ext cx="5649114" cy="3286584"/>
                    </a:xfrm>
                    <a:prstGeom prst="rect">
                      <a:avLst/>
                    </a:prstGeom>
                  </pic:spPr>
                </pic:pic>
              </a:graphicData>
            </a:graphic>
          </wp:inline>
        </w:drawing>
      </w:r>
    </w:p>
    <w:p w:rsidR="008E59C2" w:rsidRPr="00E33D85" w:rsidRDefault="008E59C2" w:rsidP="003D49FF"/>
    <w:p w:rsidR="008E59C2" w:rsidRPr="00E33D85" w:rsidRDefault="008E59C2" w:rsidP="003D49FF"/>
    <w:p w:rsidR="008E59C2" w:rsidRPr="00E33D85" w:rsidRDefault="003E4394" w:rsidP="003D49FF">
      <w:r w:rsidRPr="00E33D85">
        <w:rPr>
          <w:noProof/>
        </w:rPr>
        <w:lastRenderedPageBreak/>
        <w:drawing>
          <wp:inline distT="0" distB="0" distL="0" distR="0" wp14:anchorId="45A082F7" wp14:editId="39CD0669">
            <wp:extent cx="5334000" cy="3638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a:noFill/>
                    </a:ln>
                  </pic:spPr>
                </pic:pic>
              </a:graphicData>
            </a:graphic>
          </wp:inline>
        </w:drawing>
      </w:r>
    </w:p>
    <w:p w:rsidR="008E59C2" w:rsidRPr="00E33D85" w:rsidRDefault="008E59C2" w:rsidP="003D49FF"/>
    <w:p w:rsidR="00D836E5" w:rsidRPr="00E33D85" w:rsidRDefault="00D836E5" w:rsidP="003D49FF">
      <w:r w:rsidRPr="00E33D85">
        <w:rPr>
          <w:noProof/>
        </w:rPr>
        <w:drawing>
          <wp:inline distT="0" distB="0" distL="0" distR="0" wp14:anchorId="097BCB55" wp14:editId="6D341F8B">
            <wp:extent cx="5743575" cy="3438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3575" cy="3438525"/>
                    </a:xfrm>
                    <a:prstGeom prst="rect">
                      <a:avLst/>
                    </a:prstGeom>
                    <a:noFill/>
                    <a:ln>
                      <a:noFill/>
                    </a:ln>
                  </pic:spPr>
                </pic:pic>
              </a:graphicData>
            </a:graphic>
          </wp:inline>
        </w:drawing>
      </w:r>
    </w:p>
    <w:p w:rsidR="003D49FF" w:rsidRPr="00E33D85" w:rsidRDefault="003D49FF" w:rsidP="003D49FF">
      <w:pPr>
        <w:pStyle w:val="Heading3"/>
        <w:rPr>
          <w:rFonts w:asciiTheme="minorHAnsi" w:hAnsiTheme="minorHAnsi"/>
        </w:rPr>
      </w:pPr>
      <w:bookmarkStart w:id="813" w:name="_Toc368651158"/>
      <w:bookmarkStart w:id="814" w:name="_Toc492911341"/>
      <w:r w:rsidRPr="00E33D85">
        <w:rPr>
          <w:rFonts w:asciiTheme="minorHAnsi" w:hAnsiTheme="minorHAnsi"/>
        </w:rPr>
        <w:lastRenderedPageBreak/>
        <w:t>Configure Site Preferences</w:t>
      </w:r>
      <w:bookmarkEnd w:id="813"/>
      <w:bookmarkEnd w:id="814"/>
    </w:p>
    <w:p w:rsidR="002614C6" w:rsidRPr="00E33D85" w:rsidRDefault="002614C6" w:rsidP="00E56600">
      <w:pPr>
        <w:pStyle w:val="Heading4"/>
        <w:rPr>
          <w:rFonts w:asciiTheme="minorHAnsi" w:hAnsiTheme="minorHAnsi"/>
        </w:rPr>
      </w:pPr>
      <w:r w:rsidRPr="00E33D85">
        <w:rPr>
          <w:rFonts w:asciiTheme="minorHAnsi" w:hAnsiTheme="minorHAnsi"/>
        </w:rPr>
        <w:t>CyberSource</w:t>
      </w:r>
      <w:r w:rsidR="001B113A">
        <w:rPr>
          <w:rFonts w:asciiTheme="minorHAnsi" w:hAnsiTheme="minorHAnsi"/>
        </w:rPr>
        <w:t>S</w:t>
      </w:r>
      <w:r w:rsidR="00106DC4" w:rsidRPr="00E33D85">
        <w:rPr>
          <w:rFonts w:asciiTheme="minorHAnsi" w:hAnsiTheme="minorHAnsi"/>
        </w:rPr>
        <w:t xml:space="preserve">ite </w:t>
      </w:r>
      <w:r w:rsidR="001B113A">
        <w:rPr>
          <w:rFonts w:asciiTheme="minorHAnsi" w:hAnsiTheme="minorHAnsi"/>
        </w:rPr>
        <w:t>P</w:t>
      </w:r>
      <w:r w:rsidR="00106DC4" w:rsidRPr="00E33D85">
        <w:rPr>
          <w:rFonts w:asciiTheme="minorHAnsi" w:hAnsiTheme="minorHAnsi"/>
        </w:rPr>
        <w:t>reference</w:t>
      </w:r>
    </w:p>
    <w:p w:rsidR="002614C6" w:rsidRPr="00E33D85" w:rsidRDefault="002614C6" w:rsidP="00E5660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2614C6" w:rsidRPr="00E33D85" w:rsidTr="00E36C79">
        <w:trPr>
          <w:trHeight w:val="197"/>
        </w:trPr>
        <w:tc>
          <w:tcPr>
            <w:tcW w:w="342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Site Preferences</w:t>
            </w:r>
          </w:p>
        </w:tc>
        <w:tc>
          <w:tcPr>
            <w:tcW w:w="6660" w:type="dxa"/>
            <w:shd w:val="clear" w:color="auto" w:fill="BFBFBF" w:themeFill="background1" w:themeFillShade="BF"/>
          </w:tcPr>
          <w:p w:rsidR="002614C6" w:rsidRPr="00E33D85" w:rsidRDefault="002614C6" w:rsidP="00171229">
            <w:pPr>
              <w:pStyle w:val="Heading4"/>
              <w:spacing w:before="0" w:after="0"/>
              <w:rPr>
                <w:rFonts w:asciiTheme="minorHAnsi" w:hAnsiTheme="minorHAnsi"/>
                <w:sz w:val="22"/>
                <w:szCs w:val="22"/>
              </w:rPr>
            </w:pPr>
            <w:r w:rsidRPr="00E33D85">
              <w:rPr>
                <w:rFonts w:asciiTheme="minorHAnsi" w:hAnsiTheme="minorHAnsi"/>
                <w:sz w:val="22"/>
                <w:szCs w:val="22"/>
              </w:rPr>
              <w:t>Description</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Id(CsMerchantId)</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p>
          <w:p w:rsidR="006827B3" w:rsidRPr="00331E40" w:rsidRDefault="006827B3" w:rsidP="005C1822">
            <w:pPr>
              <w:pStyle w:val="BodyText"/>
            </w:pPr>
            <w:r w:rsidRPr="00331E40">
              <w:rPr>
                <w:b/>
              </w:rPr>
              <w:t>Note:</w:t>
            </w:r>
            <w:r>
              <w:rPr>
                <w:b/>
              </w:rPr>
              <w:t xml:space="preserve"> </w:t>
            </w:r>
            <w:r w:rsidRPr="00331E40">
              <w:t>Merchant Key is defined at site preference level due to its length which could not be stored at DW service level configurations.</w:t>
            </w:r>
          </w:p>
        </w:tc>
      </w:tr>
      <w:tr w:rsidR="006827B3" w:rsidRPr="00E33D85" w:rsidTr="00171229">
        <w:tc>
          <w:tcPr>
            <w:tcW w:w="3420" w:type="dxa"/>
          </w:tcPr>
          <w:p w:rsidR="006827B3" w:rsidRPr="00E33D85" w:rsidRDefault="006827B3"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Key(CsSecurityKey)</w:t>
            </w:r>
          </w:p>
        </w:tc>
        <w:tc>
          <w:tcPr>
            <w:tcW w:w="6660" w:type="dxa"/>
          </w:tcPr>
          <w:p w:rsidR="006827B3" w:rsidRDefault="006827B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Security Key</w:t>
            </w:r>
            <w:r>
              <w:rPr>
                <w:rFonts w:asciiTheme="minorHAnsi" w:hAnsiTheme="minorHAnsi" w:cs="Courier New"/>
                <w:b w:val="0"/>
                <w:iCs/>
                <w:sz w:val="22"/>
                <w:szCs w:val="22"/>
              </w:rPr>
              <w:t xml:space="preserve"> </w:t>
            </w:r>
          </w:p>
          <w:p w:rsidR="006827B3" w:rsidRPr="00E33D85" w:rsidRDefault="006827B3" w:rsidP="00C675AE">
            <w:pPr>
              <w:pStyle w:val="Heading4"/>
              <w:spacing w:before="0" w:after="0"/>
              <w:rPr>
                <w:rFonts w:asciiTheme="minorHAnsi" w:hAnsiTheme="minorHAnsi" w:cs="Courier New"/>
                <w:b w:val="0"/>
                <w:iCs/>
                <w:sz w:val="22"/>
                <w:szCs w:val="22"/>
              </w:rPr>
            </w:pPr>
            <w:r w:rsidRPr="00331E40">
              <w:rPr>
                <w:rFonts w:asciiTheme="minorHAnsi" w:hAnsiTheme="minorHAnsi" w:cs="Courier New"/>
                <w:iCs/>
                <w:sz w:val="22"/>
                <w:szCs w:val="22"/>
              </w:rPr>
              <w:t>Note:</w:t>
            </w:r>
            <w:r>
              <w:rPr>
                <w:rFonts w:asciiTheme="minorHAnsi" w:hAnsiTheme="minorHAnsi" w:cs="Courier New"/>
                <w:b w:val="0"/>
                <w:iCs/>
                <w:sz w:val="22"/>
                <w:szCs w:val="22"/>
              </w:rPr>
              <w:t xml:space="preserve"> Merchant Key is defined at site preference level due to its length which could not be stored at DW service level configurations.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CyberSourceEndpoint(CsEndpoint)</w:t>
            </w:r>
          </w:p>
        </w:tc>
        <w:tc>
          <w:tcPr>
            <w:tcW w:w="6660" w:type="dxa"/>
          </w:tcPr>
          <w:p w:rsidR="002614C6" w:rsidRPr="00E33D85" w:rsidRDefault="002614C6" w:rsidP="005C1822">
            <w:pPr>
              <w:pStyle w:val="BodyText"/>
              <w:rPr>
                <w:rFonts w:eastAsia="Times New Roman" w:cs="Courier New"/>
                <w:iCs/>
              </w:rPr>
            </w:pPr>
            <w:r w:rsidRPr="00E33D85">
              <w:t>CyberSource Web service End points: Test https://ics2wstesta.ic3.com/commerce/1.x/transactionProcessorProdhttps://ics2wsa.ic3.com/commerce/1.x/transactionProcessor</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CyberSourceShipFromCity(CsShipFromCity)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CyberSourceShipFromStateCode(CsShipFromStateCode</w:t>
            </w:r>
            <w:r w:rsidR="00CF2A77">
              <w:rPr>
                <w:rFonts w:asciiTheme="minorHAnsi" w:hAnsiTheme="minorHAnsi" w:cs="Courier New"/>
                <w:b w:val="0"/>
                <w:iCs/>
                <w:sz w:val="22"/>
                <w:szCs w:val="22"/>
              </w:rPr>
              <w: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CyberSourceShipFromZipCode(CsShipFromZipCode)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CyberSourceShipFrom Country Code(CsShipFromCountryCode)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Ship to data if fixed for the site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Ignore AVS Result(CsAvsIgnoreResult)</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AVS ignore results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AVS Decline Flags(CsAvsDeclineFlags)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On Delivery Address Verification Failure(CsDavOnAddressVerificationFailure)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CF2A77">
              <w:rPr>
                <w:rFonts w:asciiTheme="minorHAnsi" w:hAnsiTheme="minorHAnsi" w:cs="Courier New"/>
                <w:b w:val="0"/>
                <w:iCs/>
                <w:sz w:val="22"/>
                <w:szCs w:val="22"/>
              </w:rPr>
              <w:t>S</w:t>
            </w:r>
            <w:r w:rsidRPr="00E33D85">
              <w:rPr>
                <w:rFonts w:asciiTheme="minorHAnsi" w:hAnsiTheme="minorHAnsi" w:cs="Courier New"/>
                <w:b w:val="0"/>
                <w:iCs/>
                <w:sz w:val="22"/>
                <w:szCs w:val="22"/>
              </w:rPr>
              <w:t>ource – Enable Delivery Address Verification(CsDavEnable)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This will enable Delivery Address Verification, to help minimize risk of undeliverable or returns orders, because of user data entry errors.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ID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Password</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(CsPaMerchantPassword)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Payer Auth Merchant Key</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Merchant Name</w:t>
            </w:r>
            <w:r w:rsidR="00CF2A77">
              <w:rPr>
                <w:rFonts w:asciiTheme="minorHAnsi" w:hAnsiTheme="minorHAnsi" w:cs="Courier New"/>
                <w:b w:val="0"/>
                <w:iCs/>
                <w:sz w:val="22"/>
                <w:szCs w:val="22"/>
              </w:rPr>
              <w:t>(PA)</w:t>
            </w:r>
            <w:r w:rsidRPr="00E33D85">
              <w:rPr>
                <w:rFonts w:asciiTheme="minorHAnsi" w:hAnsiTheme="minorHAnsi" w:cs="Courier New"/>
                <w:b w:val="0"/>
                <w:iCs/>
                <w:sz w:val="22"/>
                <w:szCs w:val="22"/>
              </w:rPr>
              <w:t>(CsPaMerchantName)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Name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Purchase Order Acceptance State </w:t>
            </w:r>
            <w:r w:rsidRPr="00E33D85">
              <w:rPr>
                <w:rFonts w:asciiTheme="minorHAnsi" w:hAnsiTheme="minorHAnsi" w:cs="Courier New"/>
                <w:b w:val="0"/>
                <w:iCs/>
                <w:sz w:val="22"/>
                <w:szCs w:val="22"/>
              </w:rPr>
              <w:lastRenderedPageBreak/>
              <w:t>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Zip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(CsPoaCountryCode)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acceptance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City(</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CsPooCity)</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StateCode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(CsPooStateCode)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ZipCode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(CsPooZipCode)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Country Code</w:t>
            </w:r>
            <w:r w:rsidR="00CF2A77">
              <w:rPr>
                <w:rFonts w:asciiTheme="minorHAnsi" w:hAnsiTheme="minorHAnsi" w:cs="Courier New"/>
                <w:b w:val="0"/>
                <w:iCs/>
                <w:sz w:val="22"/>
                <w:szCs w:val="22"/>
              </w:rPr>
              <w:t>(Tax)</w:t>
            </w:r>
            <w:r w:rsidRPr="00E33D85">
              <w:rPr>
                <w:rFonts w:asciiTheme="minorHAnsi" w:hAnsiTheme="minorHAnsi" w:cs="Courier New"/>
                <w:b w:val="0"/>
                <w:iCs/>
                <w:sz w:val="22"/>
                <w:szCs w:val="22"/>
              </w:rPr>
              <w:t>(CsPooCountryCode)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purchase order origin data – used by Tax</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States List(CsNexus)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nexus state list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States List(CsNoNexus)</w:t>
            </w:r>
          </w:p>
        </w:tc>
        <w:tc>
          <w:tcPr>
            <w:tcW w:w="6660" w:type="dxa"/>
          </w:tcPr>
          <w:p w:rsidR="002614C6" w:rsidRPr="00E33D85" w:rsidRDefault="002614C6" w:rsidP="00171229">
            <w:pPr>
              <w:pStyle w:val="Heading4"/>
              <w:tabs>
                <w:tab w:val="left" w:pos="3480"/>
              </w:tabs>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no nexus state list</w:t>
            </w:r>
            <w:r w:rsidRPr="00E33D85">
              <w:rPr>
                <w:rFonts w:asciiTheme="minorHAnsi" w:hAnsiTheme="minorHAnsi" w:cs="Courier New"/>
                <w:b w:val="0"/>
                <w:iCs/>
                <w:sz w:val="22"/>
                <w:szCs w:val="22"/>
              </w:rPr>
              <w:tab/>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Disable logging of 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traces(CsDebugCybersource)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debugging</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Device Fingeprintenabled(CsDeviceFingerprintEnabled)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 / disable the device fingerprint for advanced fraud detection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JetmetrixLocation(CsJetmetrixLocation)</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Location of device fingerprint service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CsDeviceFingerprintOrgId(CsDeviceFingerprintOrgId)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Id of DeviceFingerprintOrgId</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Device Fingerprint Redirection(CsDeviceFingerprintRedirectionType)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None,static or dynamic for type of redirection.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w:t>
            </w:r>
            <w:r w:rsidR="0056679D">
              <w:rPr>
                <w:rFonts w:asciiTheme="minorHAnsi" w:hAnsiTheme="minorHAnsi" w:cs="Courier New"/>
                <w:b w:val="0"/>
                <w:iCs/>
                <w:sz w:val="22"/>
                <w:szCs w:val="22"/>
              </w:rPr>
              <w:t>S</w:t>
            </w:r>
            <w:r w:rsidRPr="00E33D85">
              <w:rPr>
                <w:rFonts w:asciiTheme="minorHAnsi" w:hAnsiTheme="minorHAnsi" w:cs="Courier New"/>
                <w:b w:val="0"/>
                <w:iCs/>
                <w:sz w:val="22"/>
                <w:szCs w:val="22"/>
              </w:rPr>
              <w:t>ource – Enable Tokenization(CsTokenizationEnable)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tokenization call in CC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Proof.xml</w:t>
            </w:r>
            <w:r w:rsidR="0056679D">
              <w:rPr>
                <w:rFonts w:asciiTheme="minorHAnsi" w:hAnsiTheme="minorHAnsi" w:cs="Courier New"/>
                <w:b w:val="0"/>
                <w:iCs/>
                <w:sz w:val="22"/>
                <w:szCs w:val="22"/>
              </w:rPr>
              <w:t>(PA)</w:t>
            </w:r>
            <w:r w:rsidRPr="00E33D85">
              <w:rPr>
                <w:rFonts w:asciiTheme="minorHAnsi" w:hAnsiTheme="minorHAnsi" w:cs="Courier New"/>
                <w:b w:val="0"/>
                <w:iCs/>
                <w:sz w:val="22"/>
                <w:szCs w:val="22"/>
              </w:rPr>
              <w:t>(CsPaEnableProofXML)</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To enable/disable saving of proof.xml in order object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Type(apPaymentType)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Alipay Payment Type for Domestic as well as International Payment</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Alipay(apTestReconciliationID)</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Test Reconciliation ID for Alipay to test initiate and check status services.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Decision Manager Enable for Card (csCardDecisionManagerEnable)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Setting to enable/disable decision manager for </w:t>
            </w:r>
            <w:r w:rsidR="00C22DB9" w:rsidRPr="00E33D85">
              <w:rPr>
                <w:rFonts w:asciiTheme="minorHAnsi" w:hAnsiTheme="minorHAnsi" w:cs="Courier New"/>
                <w:b w:val="0"/>
                <w:iCs/>
                <w:sz w:val="22"/>
                <w:szCs w:val="22"/>
              </w:rPr>
              <w:t>Credit Card</w:t>
            </w:r>
            <w:r w:rsidRPr="00E33D85">
              <w:rPr>
                <w:rFonts w:asciiTheme="minorHAnsi" w:hAnsiTheme="minorHAnsi" w:cs="Courier New"/>
                <w:b w:val="0"/>
                <w:iCs/>
                <w:sz w:val="22"/>
                <w:szCs w:val="22"/>
              </w:rPr>
              <w:t xml:space="preserve"> authorization</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lastRenderedPageBreak/>
              <w:t>CyberSource correct shipping state (CsCorrectShipState)</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 whether expect cybersource to correct the shipping state</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p>
        </w:tc>
        <w:tc>
          <w:tcPr>
            <w:tcW w:w="6660" w:type="dxa"/>
          </w:tcPr>
          <w:p w:rsidR="002614C6" w:rsidRPr="00E33D85" w:rsidRDefault="002614C6" w:rsidP="005C1822">
            <w:pPr>
              <w:pStyle w:val="BodyText"/>
            </w:pP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CyberSource Save ParesStatus (PA) (CsPaSaveParesStatus)</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False</w:t>
            </w:r>
          </w:p>
          <w:p w:rsidR="002614C6" w:rsidRPr="00E33D85" w:rsidRDefault="002614C6" w:rsidP="005C1822">
            <w:pPr>
              <w:pStyle w:val="BodyText"/>
            </w:pPr>
            <w:r w:rsidRPr="00E33D85">
              <w:t>Save ParesStatus received as response from Pa Authenticate request and send it as param in ccAuth request call. This field should be enabled after verifying cybersource merchant account settings.</w:t>
            </w:r>
          </w:p>
        </w:tc>
      </w:tr>
      <w:tr w:rsidR="002614C6" w:rsidRPr="00E33D85" w:rsidTr="00171229">
        <w:tc>
          <w:tcPr>
            <w:tcW w:w="342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Master Card Auth Indicator (csMasterCardAuthIndicator)</w:t>
            </w:r>
          </w:p>
        </w:tc>
        <w:tc>
          <w:tcPr>
            <w:tcW w:w="6660" w:type="dxa"/>
          </w:tcPr>
          <w:p w:rsidR="002614C6" w:rsidRPr="00E33D85" w:rsidRDefault="002614C6"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Default None</w:t>
            </w:r>
          </w:p>
          <w:p w:rsidR="002614C6" w:rsidRPr="00E33D85" w:rsidRDefault="002614C6" w:rsidP="00171229">
            <w:pPr>
              <w:pStyle w:val="Heading4"/>
              <w:spacing w:before="0" w:after="0"/>
              <w:ind w:left="720"/>
              <w:rPr>
                <w:rFonts w:asciiTheme="minorHAnsi" w:hAnsiTheme="minorHAnsi" w:cs="Courier New"/>
                <w:b w:val="0"/>
                <w:iCs/>
                <w:sz w:val="22"/>
                <w:szCs w:val="22"/>
              </w:rPr>
            </w:pPr>
            <w:r w:rsidRPr="00E33D85">
              <w:rPr>
                <w:rFonts w:asciiTheme="minorHAnsi" w:hAnsiTheme="minorHAnsi" w:cs="Courier New"/>
                <w:b w:val="0"/>
                <w:iCs/>
                <w:sz w:val="22"/>
                <w:szCs w:val="22"/>
              </w:rPr>
              <w:t>Preauthorization: 0 passed in request Final authorization: 1 passed in request Undefined authorization:omit authIndicator field from the request message</w:t>
            </w:r>
          </w:p>
        </w:tc>
      </w:tr>
      <w:tr w:rsidR="00416C5D" w:rsidRPr="00E33D85" w:rsidTr="00171229">
        <w:tc>
          <w:tcPr>
            <w:tcW w:w="3420" w:type="dxa"/>
          </w:tcPr>
          <w:p w:rsidR="00416C5D" w:rsidRPr="00E33D85" w:rsidRDefault="00416C5D" w:rsidP="00171229">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CsDeveloperID</w:t>
            </w:r>
          </w:p>
        </w:tc>
        <w:tc>
          <w:tcPr>
            <w:tcW w:w="6660" w:type="dxa"/>
          </w:tcPr>
          <w:p w:rsidR="00416C5D" w:rsidRPr="00E33D85" w:rsidRDefault="00416C5D" w:rsidP="00416C5D">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Merchant developer </w:t>
            </w:r>
            <w:r w:rsidR="00C22DB9" w:rsidRPr="00E33D85">
              <w:rPr>
                <w:rFonts w:asciiTheme="minorHAnsi" w:hAnsiTheme="minorHAnsi" w:cs="Courier New"/>
                <w:b w:val="0"/>
                <w:iCs/>
                <w:sz w:val="22"/>
                <w:szCs w:val="22"/>
              </w:rPr>
              <w:t>Id, mandatory</w:t>
            </w:r>
            <w:r w:rsidRPr="00E33D85">
              <w:rPr>
                <w:rFonts w:asciiTheme="minorHAnsi" w:hAnsiTheme="minorHAnsi" w:cs="Courier New"/>
                <w:b w:val="0"/>
                <w:iCs/>
                <w:sz w:val="22"/>
                <w:szCs w:val="22"/>
              </w:rPr>
              <w:t xml:space="preserve"> for Cybersource configuration </w:t>
            </w:r>
            <w:r w:rsidR="00857788" w:rsidRPr="00E33D85">
              <w:rPr>
                <w:rFonts w:asciiTheme="minorHAnsi" w:hAnsiTheme="minorHAnsi" w:cs="Courier New"/>
                <w:b w:val="0"/>
                <w:iCs/>
                <w:sz w:val="22"/>
                <w:szCs w:val="22"/>
              </w:rPr>
              <w:t>(max limit- String 8 char)</w:t>
            </w:r>
          </w:p>
        </w:tc>
      </w:tr>
      <w:tr w:rsidR="00C22DB9" w:rsidRPr="00E33D85" w:rsidTr="00171229">
        <w:tc>
          <w:tcPr>
            <w:tcW w:w="3420" w:type="dxa"/>
          </w:tcPr>
          <w:p w:rsidR="00C22DB9" w:rsidRPr="00E33D85" w:rsidRDefault="00C22DB9" w:rsidP="00171229">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Enable taxation (</w:t>
            </w:r>
            <w:r w:rsidRPr="00C22DB9">
              <w:rPr>
                <w:rFonts w:asciiTheme="minorHAnsi" w:hAnsiTheme="minorHAnsi" w:cs="Courier New"/>
                <w:b w:val="0"/>
                <w:iCs/>
                <w:sz w:val="22"/>
                <w:szCs w:val="22"/>
              </w:rPr>
              <w:t>CsEnableTaxation</w:t>
            </w:r>
            <w:r>
              <w:rPr>
                <w:rFonts w:asciiTheme="minorHAnsi" w:hAnsiTheme="minorHAnsi" w:cs="Courier New"/>
                <w:b w:val="0"/>
                <w:iCs/>
                <w:sz w:val="22"/>
                <w:szCs w:val="22"/>
              </w:rPr>
              <w:t>)</w:t>
            </w:r>
          </w:p>
        </w:tc>
        <w:tc>
          <w:tcPr>
            <w:tcW w:w="6660" w:type="dxa"/>
          </w:tcPr>
          <w:p w:rsidR="00C22DB9" w:rsidRPr="00E33D85" w:rsidRDefault="00C22DB9" w:rsidP="00416C5D">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CyberSource Taxation service</w:t>
            </w:r>
          </w:p>
        </w:tc>
      </w:tr>
    </w:tbl>
    <w:p w:rsidR="00B20E9F" w:rsidRDefault="00660077" w:rsidP="005C1822">
      <w:pPr>
        <w:pStyle w:val="BodyText"/>
      </w:pPr>
      <w:r w:rsidRPr="00D525C0">
        <w:t>Note:</w:t>
      </w:r>
    </w:p>
    <w:p w:rsidR="00660077" w:rsidRPr="00B20E9F" w:rsidRDefault="00660077" w:rsidP="005C1822">
      <w:pPr>
        <w:pStyle w:val="BodyText"/>
        <w:numPr>
          <w:ilvl w:val="0"/>
          <w:numId w:val="58"/>
        </w:numPr>
      </w:pPr>
      <w:r w:rsidRPr="00B20E9F">
        <w:t xml:space="preserve">CyberSource Merchant Key (CsSecurityKey) - Security key is maintained at site preference level due to the bigger length of the Key which </w:t>
      </w:r>
      <w:r w:rsidR="003C6BF5" w:rsidRPr="00B20E9F">
        <w:t>cannot</w:t>
      </w:r>
      <w:r w:rsidR="00B20E9F" w:rsidRPr="00B20E9F">
        <w:t xml:space="preserve"> be stored at service level</w:t>
      </w:r>
    </w:p>
    <w:p w:rsidR="002614C6" w:rsidRPr="00B20E9F" w:rsidRDefault="00660077" w:rsidP="005C1822">
      <w:pPr>
        <w:pStyle w:val="BodyText"/>
        <w:numPr>
          <w:ilvl w:val="0"/>
          <w:numId w:val="58"/>
        </w:numPr>
      </w:pPr>
      <w:r w:rsidRPr="00B20E9F">
        <w:t>Please contact Cybersourc</w:t>
      </w:r>
      <w:r w:rsidR="00B20E9F" w:rsidRPr="00B20E9F">
        <w:t>e support for acquiring the Key</w:t>
      </w:r>
    </w:p>
    <w:p w:rsidR="002614C6" w:rsidRPr="00E33D85" w:rsidRDefault="002614C6" w:rsidP="005C1822">
      <w:pPr>
        <w:pStyle w:val="BodyText"/>
      </w:pPr>
    </w:p>
    <w:p w:rsidR="002614C6" w:rsidRPr="00E33D85" w:rsidRDefault="002614C6" w:rsidP="00E56600">
      <w:pPr>
        <w:pStyle w:val="Heading5"/>
        <w:rPr>
          <w:rFonts w:asciiTheme="minorHAnsi" w:hAnsiTheme="minorHAnsi"/>
        </w:rPr>
      </w:pPr>
      <w:r w:rsidRPr="00E33D85">
        <w:rPr>
          <w:rFonts w:asciiTheme="minorHAnsi" w:hAnsiTheme="minorHAnsi"/>
        </w:rPr>
        <w:t>Site preference data</w:t>
      </w:r>
    </w:p>
    <w:p w:rsidR="000664B0" w:rsidRPr="00E33D85" w:rsidRDefault="003D49FF" w:rsidP="005C1822">
      <w:pPr>
        <w:pStyle w:val="BodyText"/>
      </w:pPr>
      <w:r w:rsidRPr="00E33D85">
        <w:t>Update CyberSource site preference through Business Manager &gt;StoreFront Site&gt; Site Preferences</w:t>
      </w:r>
      <w:r w:rsidR="001B0C16" w:rsidRPr="00E33D85">
        <w:t>&gt; Custom Preferences</w:t>
      </w:r>
      <w:r w:rsidRPr="00E33D85">
        <w:t xml:space="preserve">.  </w:t>
      </w:r>
    </w:p>
    <w:p w:rsidR="003D49FF" w:rsidRPr="00E33D85" w:rsidRDefault="003D49FF" w:rsidP="005C1822">
      <w:pPr>
        <w:pStyle w:val="BodyText"/>
      </w:pPr>
      <w:r w:rsidRPr="00E33D85">
        <w:t xml:space="preserve">The screen shot below depicts the </w:t>
      </w:r>
      <w:r w:rsidR="00826E88" w:rsidRPr="00E33D85">
        <w:t>site preferences configuration:</w:t>
      </w:r>
    </w:p>
    <w:p w:rsidR="00E25A40" w:rsidRPr="00E33D85" w:rsidRDefault="00E25A40" w:rsidP="005C1822">
      <w:pPr>
        <w:pStyle w:val="BodyText"/>
      </w:pPr>
      <w:r w:rsidRPr="00E33D85">
        <w:rPr>
          <w:noProof/>
        </w:rPr>
        <w:drawing>
          <wp:inline distT="0" distB="0" distL="0" distR="0" wp14:anchorId="03AB0306" wp14:editId="529FA378">
            <wp:extent cx="6400800" cy="2611105"/>
            <wp:effectExtent l="0" t="0" r="0" b="0"/>
            <wp:docPr id="5" name="Picture 5" descr="cid:image001.png@01D22FB4.0F307B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2FB4.0F307B60"/>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6400800" cy="2611105"/>
                    </a:xfrm>
                    <a:prstGeom prst="rect">
                      <a:avLst/>
                    </a:prstGeom>
                    <a:noFill/>
                    <a:ln>
                      <a:noFill/>
                    </a:ln>
                  </pic:spPr>
                </pic:pic>
              </a:graphicData>
            </a:graphic>
          </wp:inline>
        </w:drawing>
      </w:r>
    </w:p>
    <w:p w:rsidR="00D836E5" w:rsidRPr="00E33D85" w:rsidRDefault="00D836E5" w:rsidP="005C1822">
      <w:pPr>
        <w:pStyle w:val="BodyText"/>
      </w:pPr>
    </w:p>
    <w:p w:rsidR="00E37C81" w:rsidRPr="00E33D85" w:rsidRDefault="00E37C81" w:rsidP="005C1822">
      <w:pPr>
        <w:pStyle w:val="BodyText"/>
      </w:pPr>
    </w:p>
    <w:p w:rsidR="00D836E5" w:rsidRPr="00E33D85" w:rsidRDefault="00D836E5" w:rsidP="005C1822">
      <w:pPr>
        <w:pStyle w:val="BodyText"/>
      </w:pPr>
      <w:r w:rsidRPr="00E33D85">
        <w:rPr>
          <w:noProof/>
        </w:rPr>
        <w:lastRenderedPageBreak/>
        <w:drawing>
          <wp:inline distT="0" distB="0" distL="0" distR="0" wp14:anchorId="514F0577" wp14:editId="5F917C06">
            <wp:extent cx="64008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00800" cy="4905375"/>
                    </a:xfrm>
                    <a:prstGeom prst="rect">
                      <a:avLst/>
                    </a:prstGeom>
                    <a:noFill/>
                    <a:ln>
                      <a:noFill/>
                    </a:ln>
                  </pic:spPr>
                </pic:pic>
              </a:graphicData>
            </a:graphic>
          </wp:inline>
        </w:drawing>
      </w:r>
    </w:p>
    <w:p w:rsidR="00E37C81" w:rsidRPr="00E33D85" w:rsidRDefault="00E37C81" w:rsidP="005C1822">
      <w:pPr>
        <w:pStyle w:val="BodyText"/>
      </w:pPr>
      <w:r w:rsidRPr="00E33D85">
        <w:rPr>
          <w:noProof/>
        </w:rPr>
        <w:lastRenderedPageBreak/>
        <w:drawing>
          <wp:inline distT="0" distB="0" distL="0" distR="0" wp14:anchorId="6B4FCB31" wp14:editId="6F330EE9">
            <wp:extent cx="6391275" cy="4781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91275" cy="4781550"/>
                    </a:xfrm>
                    <a:prstGeom prst="rect">
                      <a:avLst/>
                    </a:prstGeom>
                    <a:noFill/>
                    <a:ln>
                      <a:noFill/>
                    </a:ln>
                  </pic:spPr>
                </pic:pic>
              </a:graphicData>
            </a:graphic>
          </wp:inline>
        </w:drawing>
      </w:r>
    </w:p>
    <w:p w:rsidR="002614C6" w:rsidRDefault="00E56600" w:rsidP="00E56600">
      <w:pPr>
        <w:pStyle w:val="Heading4"/>
        <w:rPr>
          <w:rFonts w:asciiTheme="minorHAnsi" w:hAnsiTheme="minorHAnsi"/>
        </w:rPr>
      </w:pPr>
      <w:r w:rsidRPr="00E33D85">
        <w:rPr>
          <w:rFonts w:asciiTheme="minorHAnsi" w:hAnsiTheme="minorHAnsi"/>
        </w:rPr>
        <w:t>Alipay Site Prefer</w:t>
      </w:r>
      <w:r w:rsidR="00C31A62" w:rsidRPr="00E33D85">
        <w:rPr>
          <w:rFonts w:asciiTheme="minorHAnsi" w:hAnsiTheme="minorHAnsi"/>
        </w:rPr>
        <w:t>e</w:t>
      </w:r>
      <w:r w:rsidRPr="00E33D85">
        <w:rPr>
          <w:rFonts w:asciiTheme="minorHAnsi" w:hAnsiTheme="minorHAnsi"/>
        </w:rPr>
        <w:t>nce</w:t>
      </w:r>
    </w:p>
    <w:p w:rsidR="002F7D47" w:rsidRPr="00E33D85" w:rsidRDefault="002F7D47" w:rsidP="005C1822">
      <w:pPr>
        <w:pStyle w:val="BodyText"/>
      </w:pPr>
      <w:r w:rsidRPr="00E33D85">
        <w:t>Verify Alipay Site Preferences in already existing custom preferences group “Cyber</w:t>
      </w:r>
      <w:r>
        <w:t>S</w:t>
      </w:r>
      <w:r w:rsidRPr="00E33D85">
        <w:t>ource”.</w:t>
      </w:r>
    </w:p>
    <w:p w:rsidR="002F7D47" w:rsidRPr="002F7D47" w:rsidRDefault="002F7D47" w:rsidP="005C1822">
      <w:pPr>
        <w:pStyle w:val="BodyText"/>
      </w:pPr>
    </w:p>
    <w:p w:rsidR="001B113A" w:rsidRPr="00E33D85" w:rsidRDefault="001B113A" w:rsidP="001B113A">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6300"/>
      </w:tblGrid>
      <w:tr w:rsidR="001B113A" w:rsidRPr="00E33D85" w:rsidTr="001958A7">
        <w:trPr>
          <w:trHeight w:val="197"/>
        </w:trPr>
        <w:tc>
          <w:tcPr>
            <w:tcW w:w="378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300" w:type="dxa"/>
            <w:shd w:val="clear" w:color="auto" w:fill="BFBFBF" w:themeFill="background1" w:themeFillShade="BF"/>
          </w:tcPr>
          <w:p w:rsidR="001B113A" w:rsidRPr="00925F24" w:rsidRDefault="001B113A"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Endpoint (CsEndpoint)</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CyberSource Alipay endpoint on different environments</w:t>
            </w:r>
          </w:p>
        </w:tc>
      </w:tr>
      <w:tr w:rsidR="001B113A" w:rsidRPr="00E33D85" w:rsidTr="001958A7">
        <w:tc>
          <w:tcPr>
            <w:tcW w:w="378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Type(apPaymentType)</w:t>
            </w:r>
          </w:p>
        </w:tc>
        <w:tc>
          <w:tcPr>
            <w:tcW w:w="6300" w:type="dxa"/>
          </w:tcPr>
          <w:p w:rsidR="001B113A" w:rsidRPr="00E33D85"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Alipay Payment Type for Domestic as well as International Payment</w:t>
            </w:r>
          </w:p>
        </w:tc>
      </w:tr>
      <w:tr w:rsidR="001B113A" w:rsidRPr="00E33D85" w:rsidTr="001958A7">
        <w:tc>
          <w:tcPr>
            <w:tcW w:w="378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Alipay(apTestReconciliationID)</w:t>
            </w:r>
          </w:p>
        </w:tc>
        <w:tc>
          <w:tcPr>
            <w:tcW w:w="6300" w:type="dxa"/>
          </w:tcPr>
          <w:p w:rsidR="001B113A" w:rsidRPr="001958A7" w:rsidRDefault="001B113A"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Test Reconciliation ID for Alipay</w:t>
            </w:r>
          </w:p>
        </w:tc>
      </w:tr>
    </w:tbl>
    <w:p w:rsidR="001B113A" w:rsidRPr="00E33D85" w:rsidRDefault="001B113A" w:rsidP="001B113A">
      <w:pPr>
        <w:pStyle w:val="Heading5"/>
        <w:rPr>
          <w:rFonts w:asciiTheme="minorHAnsi" w:hAnsiTheme="minorHAnsi"/>
        </w:rPr>
      </w:pPr>
      <w:r w:rsidRPr="00E33D85">
        <w:rPr>
          <w:rFonts w:asciiTheme="minorHAnsi" w:hAnsiTheme="minorHAnsi"/>
        </w:rPr>
        <w:t>Site preference data</w:t>
      </w:r>
    </w:p>
    <w:p w:rsidR="001B113A" w:rsidRPr="00E33D85" w:rsidRDefault="001B113A" w:rsidP="005C1822">
      <w:pPr>
        <w:pStyle w:val="BodyText"/>
      </w:pPr>
      <w:r w:rsidRPr="00E33D85">
        <w:t xml:space="preserve">Update </w:t>
      </w:r>
      <w:r w:rsidRPr="00925F24">
        <w:t xml:space="preserve">CyberSource </w:t>
      </w:r>
      <w:r>
        <w:t xml:space="preserve">Alipay </w:t>
      </w:r>
      <w:r w:rsidRPr="00E33D85">
        <w:t>site preference through Business Manager &gt;StoreFront Site&gt; Site Preferences &gt; Custom Preferences</w:t>
      </w:r>
      <w:r>
        <w:t>.-</w:t>
      </w:r>
      <w:r w:rsidRPr="00925F24">
        <w:t xml:space="preserve">CyberSource </w:t>
      </w:r>
      <w:r>
        <w:t>Alipay</w:t>
      </w:r>
    </w:p>
    <w:p w:rsidR="001B113A" w:rsidRDefault="001B113A" w:rsidP="005C1822">
      <w:pPr>
        <w:pStyle w:val="BodyText"/>
      </w:pPr>
      <w:r w:rsidRPr="00E33D85">
        <w:t>The screen shot below depicts the site preferences configuration</w:t>
      </w:r>
      <w:r>
        <w:t>:</w:t>
      </w:r>
    </w:p>
    <w:p w:rsidR="002F7D47" w:rsidRDefault="002F7D47" w:rsidP="005C1822">
      <w:pPr>
        <w:pStyle w:val="BodyText"/>
      </w:pPr>
    </w:p>
    <w:p w:rsidR="001B113A" w:rsidRPr="001B113A" w:rsidRDefault="002F7D47" w:rsidP="005C1822">
      <w:pPr>
        <w:pStyle w:val="BodyText"/>
      </w:pPr>
      <w:r>
        <w:rPr>
          <w:noProof/>
        </w:rPr>
        <w:lastRenderedPageBreak/>
        <w:drawing>
          <wp:inline distT="0" distB="0" distL="0" distR="0" wp14:anchorId="14CFE115" wp14:editId="05FA8D6B">
            <wp:extent cx="6391275" cy="1543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91275" cy="1543050"/>
                    </a:xfrm>
                    <a:prstGeom prst="rect">
                      <a:avLst/>
                    </a:prstGeom>
                    <a:noFill/>
                    <a:ln>
                      <a:noFill/>
                    </a:ln>
                  </pic:spPr>
                </pic:pic>
              </a:graphicData>
            </a:graphic>
          </wp:inline>
        </w:drawing>
      </w:r>
    </w:p>
    <w:p w:rsidR="002614C6" w:rsidRPr="00E33D85" w:rsidRDefault="002614C6" w:rsidP="005C1822">
      <w:pPr>
        <w:pStyle w:val="BodyText"/>
      </w:pPr>
    </w:p>
    <w:p w:rsidR="002614C6" w:rsidRPr="00E33D85" w:rsidRDefault="002614C6" w:rsidP="005C1822">
      <w:pPr>
        <w:pStyle w:val="BodyText"/>
      </w:pPr>
    </w:p>
    <w:p w:rsidR="00B8527E" w:rsidRPr="00E33D85" w:rsidRDefault="00B8527E" w:rsidP="00B8527E">
      <w:pPr>
        <w:pStyle w:val="Heading4"/>
        <w:rPr>
          <w:rFonts w:asciiTheme="minorHAnsi" w:hAnsiTheme="minorHAnsi"/>
        </w:rPr>
      </w:pPr>
      <w:r w:rsidRPr="00E33D85">
        <w:rPr>
          <w:rFonts w:asciiTheme="minorHAnsi" w:hAnsiTheme="minorHAnsi"/>
        </w:rPr>
        <w:t>CyberSource</w:t>
      </w:r>
      <w:r>
        <w:rPr>
          <w:rFonts w:asciiTheme="minorHAnsi" w:hAnsiTheme="minorHAnsi"/>
        </w:rPr>
        <w:t xml:space="preserve"> Apply Pay</w:t>
      </w:r>
      <w:r w:rsidR="003C6BF5">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B8527E" w:rsidRPr="00E33D85" w:rsidRDefault="00B8527E" w:rsidP="00B8527E">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B8527E" w:rsidRPr="00E33D85" w:rsidTr="00297266">
        <w:trPr>
          <w:trHeight w:val="197"/>
        </w:trPr>
        <w:tc>
          <w:tcPr>
            <w:tcW w:w="342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Site Preferences</w:t>
            </w:r>
          </w:p>
        </w:tc>
        <w:tc>
          <w:tcPr>
            <w:tcW w:w="6660" w:type="dxa"/>
            <w:shd w:val="clear" w:color="auto" w:fill="BFBFBF" w:themeFill="background1" w:themeFillShade="BF"/>
          </w:tcPr>
          <w:p w:rsidR="00B8527E" w:rsidRPr="001958A7" w:rsidRDefault="00B8527E"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Description</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User(CsApplePayUser)</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DE3484" w:rsidRPr="00E33D85" w:rsidTr="00297266">
        <w:tc>
          <w:tcPr>
            <w:tcW w:w="3420" w:type="dxa"/>
          </w:tcPr>
          <w:p w:rsidR="00DE3484" w:rsidRPr="00E33D85" w:rsidRDefault="00DE3484"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Interface Apple Pay Password (CsApplePayPassword)</w:t>
            </w:r>
          </w:p>
        </w:tc>
        <w:tc>
          <w:tcPr>
            <w:tcW w:w="6660" w:type="dxa"/>
          </w:tcPr>
          <w:p w:rsidR="00DE3484" w:rsidRPr="00E33D85" w:rsidRDefault="00DE3484"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bl>
    <w:p w:rsidR="00B8527E" w:rsidRPr="00331965" w:rsidRDefault="00B8527E" w:rsidP="00B8527E">
      <w:pPr>
        <w:pStyle w:val="Heading5"/>
        <w:rPr>
          <w:rFonts w:asciiTheme="minorHAnsi" w:hAnsiTheme="minorHAnsi"/>
          <w:sz w:val="24"/>
          <w:szCs w:val="24"/>
        </w:rPr>
      </w:pPr>
      <w:r w:rsidRPr="00331965">
        <w:rPr>
          <w:rFonts w:asciiTheme="minorHAnsi" w:hAnsiTheme="minorHAnsi"/>
          <w:sz w:val="24"/>
          <w:szCs w:val="24"/>
        </w:rPr>
        <w:t xml:space="preserve">Site </w:t>
      </w:r>
      <w:r w:rsidR="0051140D" w:rsidRPr="00331965">
        <w:rPr>
          <w:rFonts w:asciiTheme="minorHAnsi" w:hAnsiTheme="minorHAnsi"/>
          <w:sz w:val="24"/>
          <w:szCs w:val="24"/>
        </w:rPr>
        <w:t>P</w:t>
      </w:r>
      <w:r w:rsidRPr="00331965">
        <w:rPr>
          <w:rFonts w:asciiTheme="minorHAnsi" w:hAnsiTheme="minorHAnsi"/>
          <w:sz w:val="24"/>
          <w:szCs w:val="24"/>
        </w:rPr>
        <w:t>reference data</w:t>
      </w:r>
    </w:p>
    <w:p w:rsidR="00B8527E" w:rsidRPr="00E33D85" w:rsidRDefault="00B8527E" w:rsidP="005C1822">
      <w:pPr>
        <w:pStyle w:val="BodyText"/>
      </w:pPr>
      <w:r w:rsidRPr="00E33D85">
        <w:t xml:space="preserve">Update </w:t>
      </w:r>
      <w:r w:rsidRPr="001958A7">
        <w:t>CyberSource Apple Pay</w:t>
      </w:r>
      <w:r w:rsidR="003C6BF5">
        <w:t xml:space="preserve"> </w:t>
      </w:r>
      <w:r w:rsidRPr="00E33D85">
        <w:t>site preference through Business Manager &gt;StoreFront Site&gt; Site Preferences &gt; Custom Preferences</w:t>
      </w:r>
      <w:r>
        <w:t>.-</w:t>
      </w:r>
      <w:r w:rsidRPr="001958A7">
        <w:t>CyberSource Apple Pay</w:t>
      </w:r>
    </w:p>
    <w:p w:rsidR="00F3611A" w:rsidRDefault="00B8527E" w:rsidP="005C1822">
      <w:pPr>
        <w:pStyle w:val="BodyText"/>
      </w:pPr>
      <w:r w:rsidRPr="00E33D85">
        <w:t>The screen shot below depicts the site preferences configuration</w:t>
      </w:r>
      <w:r>
        <w:t>:</w:t>
      </w:r>
    </w:p>
    <w:p w:rsidR="004632E3" w:rsidRDefault="004632E3" w:rsidP="005C1822">
      <w:pPr>
        <w:pStyle w:val="BodyText"/>
      </w:pPr>
    </w:p>
    <w:p w:rsidR="00B8527E" w:rsidRDefault="00B8527E" w:rsidP="005C1822">
      <w:pPr>
        <w:pStyle w:val="BodyText"/>
      </w:pPr>
      <w:r>
        <w:rPr>
          <w:noProof/>
        </w:rPr>
        <w:drawing>
          <wp:inline distT="0" distB="0" distL="0" distR="0" wp14:anchorId="780FEA7B" wp14:editId="15A35BC2">
            <wp:extent cx="63912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a:noFill/>
                    </a:ln>
                  </pic:spPr>
                </pic:pic>
              </a:graphicData>
            </a:graphic>
          </wp:inline>
        </w:drawing>
      </w:r>
    </w:p>
    <w:p w:rsidR="000166BD" w:rsidRPr="00E33D85" w:rsidRDefault="000166BD" w:rsidP="000166BD">
      <w:pPr>
        <w:pStyle w:val="Heading4"/>
        <w:rPr>
          <w:rFonts w:asciiTheme="minorHAnsi" w:hAnsiTheme="minorHAnsi"/>
        </w:rPr>
      </w:pPr>
      <w:r w:rsidRPr="001958A7">
        <w:rPr>
          <w:rFonts w:asciiTheme="minorHAnsi" w:hAnsiTheme="minorHAnsi"/>
        </w:rPr>
        <w:lastRenderedPageBreak/>
        <w:t>CyberSource_paypal</w:t>
      </w:r>
      <w:r w:rsidR="004939B2">
        <w:rPr>
          <w:rFonts w:asciiTheme="minorHAnsi" w:hAnsiTheme="minorHAnsi"/>
        </w:rPr>
        <w:t xml:space="preserve"> 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0166BD" w:rsidRPr="00E33D85" w:rsidRDefault="000166BD" w:rsidP="000166BD">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050"/>
        <w:gridCol w:w="6030"/>
      </w:tblGrid>
      <w:tr w:rsidR="000166BD" w:rsidRPr="00E33D85" w:rsidTr="001958A7">
        <w:trPr>
          <w:trHeight w:val="197"/>
        </w:trPr>
        <w:tc>
          <w:tcPr>
            <w:tcW w:w="405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6030" w:type="dxa"/>
            <w:shd w:val="clear" w:color="auto" w:fill="BFBFBF" w:themeFill="background1" w:themeFillShade="BF"/>
          </w:tcPr>
          <w:p w:rsidR="000166BD" w:rsidRPr="00925F24" w:rsidRDefault="000166BD"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r w:rsidRPr="001958A7">
              <w:rPr>
                <w:rFonts w:asciiTheme="minorHAnsi" w:hAnsiTheme="minorHAnsi" w:cs="Courier New"/>
                <w:b w:val="0"/>
                <w:iCs/>
                <w:sz w:val="22"/>
                <w:szCs w:val="22"/>
              </w:rPr>
              <w:t>(isDecisionManagerEnable)</w:t>
            </w:r>
          </w:p>
        </w:tc>
        <w:tc>
          <w:tcPr>
            <w:tcW w:w="6030" w:type="dxa"/>
          </w:tcPr>
          <w:p w:rsidR="000166BD" w:rsidRPr="00E33D85"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 xml:space="preserve">Decision Manager Enable for </w:t>
            </w:r>
            <w:r w:rsidR="003C6BF5" w:rsidRPr="001958A7">
              <w:rPr>
                <w:rFonts w:asciiTheme="minorHAnsi" w:hAnsiTheme="minorHAnsi" w:cs="Courier New"/>
                <w:b w:val="0"/>
                <w:iCs/>
                <w:sz w:val="22"/>
                <w:szCs w:val="22"/>
              </w:rPr>
              <w:t>PayPal</w:t>
            </w:r>
          </w:p>
        </w:tc>
      </w:tr>
      <w:tr w:rsidR="000166BD" w:rsidRPr="00E33D85" w:rsidTr="001958A7">
        <w:tc>
          <w:tcPr>
            <w:tcW w:w="405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Billing Agreement(payPalBillingAgreements)</w:t>
            </w:r>
          </w:p>
        </w:tc>
        <w:tc>
          <w:tcPr>
            <w:tcW w:w="6030" w:type="dxa"/>
          </w:tcPr>
          <w:p w:rsidR="000166BD" w:rsidRPr="00E33D85"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PayPal Billing Agreements</w:t>
            </w:r>
          </w:p>
        </w:tc>
      </w:tr>
      <w:tr w:rsidR="000166BD" w:rsidRPr="00E33D85" w:rsidTr="000166BD">
        <w:tc>
          <w:tcPr>
            <w:tcW w:w="4050" w:type="dxa"/>
          </w:tcPr>
          <w:p w:rsidR="000166BD" w:rsidRPr="000166BD" w:rsidRDefault="003C6BF5"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PayPal</w:t>
            </w:r>
            <w:r w:rsidR="000166BD" w:rsidRPr="001958A7">
              <w:rPr>
                <w:rFonts w:asciiTheme="minorHAnsi" w:hAnsiTheme="minorHAnsi" w:cs="Courier New"/>
                <w:b w:val="0"/>
                <w:iCs/>
                <w:sz w:val="22"/>
                <w:szCs w:val="22"/>
              </w:rPr>
              <w:t xml:space="preserve"> Order Type(CsPaypalOrderType)</w:t>
            </w:r>
          </w:p>
        </w:tc>
        <w:tc>
          <w:tcPr>
            <w:tcW w:w="6030" w:type="dxa"/>
          </w:tcPr>
          <w:p w:rsidR="000166BD" w:rsidRPr="000166BD" w:rsidRDefault="003C6BF5" w:rsidP="00297266">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PayPal</w:t>
            </w:r>
            <w:r w:rsidR="000166BD">
              <w:rPr>
                <w:rFonts w:asciiTheme="minorHAnsi" w:hAnsiTheme="minorHAnsi" w:cs="Courier New"/>
                <w:b w:val="0"/>
                <w:iCs/>
                <w:sz w:val="22"/>
                <w:szCs w:val="22"/>
              </w:rPr>
              <w:t xml:space="preserve"> Order type</w:t>
            </w:r>
          </w:p>
        </w:tc>
      </w:tr>
      <w:tr w:rsidR="000166BD" w:rsidRPr="00E33D85" w:rsidTr="000166BD">
        <w:tc>
          <w:tcPr>
            <w:tcW w:w="4050" w:type="dxa"/>
          </w:tcPr>
          <w:p w:rsidR="000166BD" w:rsidRPr="001958A7" w:rsidRDefault="000166BD"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(CsFundingSource)</w:t>
            </w:r>
          </w:p>
        </w:tc>
        <w:tc>
          <w:tcPr>
            <w:tcW w:w="6030" w:type="dxa"/>
          </w:tcPr>
          <w:p w:rsidR="000166BD" w:rsidRDefault="000166BD" w:rsidP="000166BD">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Funding Source </w:t>
            </w:r>
          </w:p>
        </w:tc>
      </w:tr>
      <w:tr w:rsidR="00071A96" w:rsidRPr="00E33D85" w:rsidTr="000166BD">
        <w:tc>
          <w:tcPr>
            <w:tcW w:w="4050" w:type="dxa"/>
          </w:tcPr>
          <w:p w:rsidR="00071A96" w:rsidRPr="001958A7" w:rsidRDefault="00071A96" w:rsidP="00297266">
            <w:pPr>
              <w:pStyle w:val="Heading4"/>
              <w:spacing w:before="0" w:after="0"/>
              <w:rPr>
                <w:rFonts w:asciiTheme="minorHAnsi" w:hAnsiTheme="minorHAnsi" w:cs="Courier New"/>
                <w:b w:val="0"/>
                <w:iCs/>
                <w:sz w:val="22"/>
                <w:szCs w:val="22"/>
              </w:rPr>
            </w:pPr>
            <w:r>
              <w:rPr>
                <w:rFonts w:ascii="Helvetica" w:hAnsi="Helvetica"/>
                <w:b w:val="0"/>
                <w:bCs/>
                <w:color w:val="000000"/>
                <w:sz w:val="20"/>
                <w:shd w:val="clear" w:color="auto" w:fill="FFFFFF"/>
              </w:rPr>
              <w:t>CsEnableExpressPaypal</w:t>
            </w:r>
          </w:p>
        </w:tc>
        <w:tc>
          <w:tcPr>
            <w:tcW w:w="6030" w:type="dxa"/>
          </w:tcPr>
          <w:p w:rsidR="00071A96" w:rsidRPr="001958A7" w:rsidRDefault="00071A96" w:rsidP="000166BD">
            <w:pPr>
              <w:pStyle w:val="Heading4"/>
              <w:spacing w:before="0" w:after="0"/>
              <w:rPr>
                <w:rFonts w:asciiTheme="minorHAnsi" w:hAnsiTheme="minorHAnsi" w:cs="Courier New"/>
                <w:b w:val="0"/>
                <w:iCs/>
                <w:sz w:val="22"/>
                <w:szCs w:val="22"/>
              </w:rPr>
            </w:pPr>
            <w:r w:rsidRPr="00071A96">
              <w:rPr>
                <w:rFonts w:asciiTheme="minorHAnsi" w:hAnsiTheme="minorHAnsi" w:cs="Courier New"/>
                <w:b w:val="0"/>
                <w:iCs/>
                <w:sz w:val="22"/>
                <w:szCs w:val="22"/>
              </w:rPr>
              <w:t xml:space="preserve">Cyber Source Flag for Enable </w:t>
            </w:r>
            <w:r w:rsidR="003C6BF5" w:rsidRPr="00071A96">
              <w:rPr>
                <w:rFonts w:asciiTheme="minorHAnsi" w:hAnsiTheme="minorHAnsi" w:cs="Courier New"/>
                <w:b w:val="0"/>
                <w:iCs/>
                <w:sz w:val="22"/>
                <w:szCs w:val="22"/>
              </w:rPr>
              <w:t>PayPal</w:t>
            </w:r>
            <w:r w:rsidRPr="00071A96">
              <w:rPr>
                <w:rFonts w:asciiTheme="minorHAnsi" w:hAnsiTheme="minorHAnsi" w:cs="Courier New"/>
                <w:b w:val="0"/>
                <w:iCs/>
                <w:sz w:val="22"/>
                <w:szCs w:val="22"/>
              </w:rPr>
              <w:t xml:space="preserve"> expess in cart and Minicart page</w:t>
            </w:r>
          </w:p>
        </w:tc>
      </w:tr>
    </w:tbl>
    <w:p w:rsidR="000166BD" w:rsidRPr="00E33D85" w:rsidRDefault="000166BD" w:rsidP="000166BD">
      <w:pPr>
        <w:pStyle w:val="Heading5"/>
        <w:rPr>
          <w:rFonts w:asciiTheme="minorHAnsi" w:hAnsiTheme="minorHAnsi"/>
        </w:rPr>
      </w:pPr>
      <w:r w:rsidRPr="00E33D85">
        <w:rPr>
          <w:rFonts w:asciiTheme="minorHAnsi" w:hAnsiTheme="minorHAnsi"/>
        </w:rPr>
        <w:t>Site preference data</w:t>
      </w:r>
    </w:p>
    <w:p w:rsidR="000166BD" w:rsidRPr="00E33D85" w:rsidRDefault="000166BD" w:rsidP="005C1822">
      <w:pPr>
        <w:pStyle w:val="BodyText"/>
      </w:pPr>
      <w:r w:rsidRPr="00E33D85">
        <w:t xml:space="preserve">Update </w:t>
      </w:r>
      <w:r w:rsidRPr="001958A7">
        <w:t>CyberSource_paypal</w:t>
      </w:r>
      <w:r w:rsidR="003C6BF5">
        <w:t xml:space="preserve"> </w:t>
      </w:r>
      <w:r w:rsidRPr="00E33D85">
        <w:t>site preference through Business Manager &gt;StoreFront Site&gt; Site Preferences &gt; Custom Preferences</w:t>
      </w:r>
      <w:r>
        <w:t>.-</w:t>
      </w:r>
      <w:r w:rsidRPr="001958A7">
        <w:t>CyberSource_paypal</w:t>
      </w:r>
    </w:p>
    <w:p w:rsidR="00B8527E" w:rsidRDefault="000166BD" w:rsidP="005C1822">
      <w:pPr>
        <w:pStyle w:val="BodyText"/>
      </w:pPr>
      <w:r w:rsidRPr="00E33D85">
        <w:t>The screen shot below depicts the site preferences configuration</w:t>
      </w:r>
      <w:r>
        <w:t>:</w:t>
      </w:r>
    </w:p>
    <w:p w:rsidR="00EC1329" w:rsidRDefault="00071A96" w:rsidP="005C1822">
      <w:pPr>
        <w:pStyle w:val="BodyText"/>
      </w:pPr>
      <w:r>
        <w:rPr>
          <w:noProof/>
        </w:rPr>
        <w:drawing>
          <wp:inline distT="0" distB="0" distL="0" distR="0" wp14:anchorId="3703EAAF" wp14:editId="2C4F00CF">
            <wp:extent cx="6400800" cy="2398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0800" cy="2398395"/>
                    </a:xfrm>
                    <a:prstGeom prst="rect">
                      <a:avLst/>
                    </a:prstGeom>
                    <a:noFill/>
                    <a:ln>
                      <a:noFill/>
                    </a:ln>
                  </pic:spPr>
                </pic:pic>
              </a:graphicData>
            </a:graphic>
          </wp:inline>
        </w:drawing>
      </w:r>
    </w:p>
    <w:p w:rsidR="00297266" w:rsidRPr="00E33D85" w:rsidRDefault="00D55EC3" w:rsidP="00297266">
      <w:pPr>
        <w:pStyle w:val="Heading4"/>
        <w:rPr>
          <w:rFonts w:asciiTheme="minorHAnsi" w:hAnsiTheme="minorHAnsi"/>
        </w:rPr>
      </w:pPr>
      <w:r w:rsidRPr="001958A7">
        <w:rPr>
          <w:rFonts w:asciiTheme="minorHAnsi" w:hAnsiTheme="minorHAnsi"/>
        </w:rPr>
        <w:lastRenderedPageBreak/>
        <w:t xml:space="preserve">CyberSource </w:t>
      </w:r>
      <w:r w:rsidR="003C6BF5" w:rsidRPr="001958A7">
        <w:rPr>
          <w:rFonts w:asciiTheme="minorHAnsi" w:hAnsiTheme="minorHAnsi"/>
        </w:rPr>
        <w:t>Android Pay</w:t>
      </w:r>
      <w:r w:rsidR="003C6BF5">
        <w:rPr>
          <w:rFonts w:asciiTheme="minorHAnsi" w:hAnsiTheme="minorHAnsi"/>
        </w:rPr>
        <w:t xml:space="preserve"> </w:t>
      </w:r>
      <w:r w:rsidR="004939B2">
        <w:rPr>
          <w:rFonts w:asciiTheme="minorHAnsi" w:hAnsiTheme="minorHAnsi"/>
        </w:rPr>
        <w:t>S</w:t>
      </w:r>
      <w:r w:rsidR="00297266" w:rsidRPr="00E33D85">
        <w:rPr>
          <w:rFonts w:asciiTheme="minorHAnsi" w:hAnsiTheme="minorHAnsi"/>
        </w:rPr>
        <w:t xml:space="preserve">ite </w:t>
      </w:r>
      <w:r w:rsidR="004939B2">
        <w:rPr>
          <w:rFonts w:asciiTheme="minorHAnsi" w:hAnsiTheme="minorHAnsi"/>
        </w:rPr>
        <w:t>P</w:t>
      </w:r>
      <w:r w:rsidR="00297266" w:rsidRPr="00E33D85">
        <w:rPr>
          <w:rFonts w:asciiTheme="minorHAnsi" w:hAnsiTheme="minorHAnsi"/>
        </w:rPr>
        <w:t>reference</w:t>
      </w:r>
    </w:p>
    <w:p w:rsidR="00297266" w:rsidRPr="00E33D85" w:rsidRDefault="00297266" w:rsidP="00297266">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90"/>
        <w:gridCol w:w="5490"/>
      </w:tblGrid>
      <w:tr w:rsidR="00297266" w:rsidRPr="00E33D85" w:rsidTr="0001304A">
        <w:trPr>
          <w:trHeight w:val="197"/>
        </w:trPr>
        <w:tc>
          <w:tcPr>
            <w:tcW w:w="45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490" w:type="dxa"/>
            <w:shd w:val="clear" w:color="auto" w:fill="BFBFBF" w:themeFill="background1" w:themeFillShade="BF"/>
          </w:tcPr>
          <w:p w:rsidR="00297266" w:rsidRPr="00925F24" w:rsidRDefault="00297266" w:rsidP="00297266">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AndroidPay API Interface UserId(cybAndroidPayInterfaceUser)</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User, need to be configured to authenticate the REST Interface for valid access.</w:t>
            </w:r>
          </w:p>
        </w:tc>
      </w:tr>
      <w:tr w:rsidR="004632E3" w:rsidRPr="00E33D85" w:rsidTr="0001304A">
        <w:tc>
          <w:tcPr>
            <w:tcW w:w="4590" w:type="dxa"/>
          </w:tcPr>
          <w:p w:rsidR="004632E3" w:rsidRPr="00E33D85"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CyberSource AndroidPay Password(cybAndroidPayInterfacePassword)</w:t>
            </w:r>
          </w:p>
        </w:tc>
        <w:tc>
          <w:tcPr>
            <w:tcW w:w="5490" w:type="dxa"/>
          </w:tcPr>
          <w:p w:rsidR="004632E3" w:rsidRPr="00E33D85" w:rsidRDefault="004632E3" w:rsidP="00C675AE">
            <w:pPr>
              <w:pStyle w:val="Heading4"/>
              <w:spacing w:before="0" w:after="0"/>
              <w:rPr>
                <w:rFonts w:asciiTheme="minorHAnsi" w:hAnsiTheme="minorHAnsi" w:cs="Courier New"/>
                <w:b w:val="0"/>
                <w:iCs/>
                <w:sz w:val="22"/>
                <w:szCs w:val="22"/>
              </w:rPr>
            </w:pPr>
            <w:r w:rsidRPr="00E33D85">
              <w:rPr>
                <w:rFonts w:asciiTheme="minorHAnsi" w:hAnsiTheme="minorHAnsi" w:cs="Courier New"/>
                <w:b w:val="0"/>
                <w:iCs/>
                <w:sz w:val="22"/>
                <w:szCs w:val="22"/>
              </w:rPr>
              <w:t xml:space="preserve">CyberSource </w:t>
            </w:r>
            <w:r>
              <w:rPr>
                <w:rFonts w:asciiTheme="minorHAnsi" w:hAnsiTheme="minorHAnsi" w:cs="Courier New"/>
                <w:b w:val="0"/>
                <w:iCs/>
                <w:sz w:val="22"/>
                <w:szCs w:val="22"/>
              </w:rPr>
              <w:t>REST Interface Header Authentication Password, need to be configured to authenticate the REST Interface for valid access.</w:t>
            </w:r>
          </w:p>
        </w:tc>
      </w:tr>
      <w:tr w:rsidR="004632E3" w:rsidRPr="00E33D85" w:rsidTr="0001304A">
        <w:tc>
          <w:tcPr>
            <w:tcW w:w="4590" w:type="dxa"/>
          </w:tcPr>
          <w:p w:rsidR="004632E3" w:rsidRPr="000166BD" w:rsidRDefault="004632E3" w:rsidP="00297266">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Android Pay Card Subscription Enabled(CsAndoridPayTokenizationEnabled)</w:t>
            </w:r>
          </w:p>
        </w:tc>
        <w:tc>
          <w:tcPr>
            <w:tcW w:w="5490" w:type="dxa"/>
          </w:tcPr>
          <w:p w:rsidR="004632E3" w:rsidRPr="000166BD" w:rsidRDefault="004632E3" w:rsidP="00C675AE">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Enable/disable subscription during autherisation, subscription is stored at order level attributes only</w:t>
            </w:r>
          </w:p>
        </w:tc>
      </w:tr>
    </w:tbl>
    <w:p w:rsidR="00297266" w:rsidRPr="00E33D85" w:rsidRDefault="00297266" w:rsidP="00297266">
      <w:pPr>
        <w:pStyle w:val="Heading5"/>
        <w:rPr>
          <w:rFonts w:asciiTheme="minorHAnsi" w:hAnsiTheme="minorHAnsi"/>
        </w:rPr>
      </w:pPr>
      <w:r w:rsidRPr="00E33D85">
        <w:rPr>
          <w:rFonts w:asciiTheme="minorHAnsi" w:hAnsiTheme="minorHAnsi"/>
        </w:rPr>
        <w:t>Site preference data</w:t>
      </w:r>
    </w:p>
    <w:p w:rsidR="00297266" w:rsidRPr="00E33D85" w:rsidRDefault="00D55EC3" w:rsidP="005C1822">
      <w:pPr>
        <w:pStyle w:val="BodyText"/>
      </w:pPr>
      <w:r w:rsidRPr="001958A7">
        <w:t xml:space="preserve">CyberSource AndroidPay </w:t>
      </w:r>
      <w:r w:rsidR="00297266" w:rsidRPr="00E33D85">
        <w:t>site preference through Business Manager &gt;StoreFront Site&gt; Site Preferences &gt; Custom Preferences</w:t>
      </w:r>
      <w:r w:rsidR="00297266">
        <w:t>.-</w:t>
      </w:r>
      <w:r w:rsidRPr="001958A7">
        <w:t>CyberSource AndroidPay</w:t>
      </w:r>
    </w:p>
    <w:p w:rsidR="00297266" w:rsidRDefault="00297266" w:rsidP="005C1822">
      <w:pPr>
        <w:pStyle w:val="BodyText"/>
      </w:pPr>
      <w:r w:rsidRPr="00E33D85">
        <w:t>The screen shot below depicts the site preferences configuration</w:t>
      </w:r>
      <w:r>
        <w:t>:</w:t>
      </w:r>
    </w:p>
    <w:p w:rsidR="00A95CA4" w:rsidRDefault="00A95CA4" w:rsidP="005C1822">
      <w:pPr>
        <w:pStyle w:val="BodyText"/>
      </w:pPr>
    </w:p>
    <w:p w:rsidR="00297266" w:rsidRDefault="00FD64A0" w:rsidP="005C1822">
      <w:pPr>
        <w:pStyle w:val="BodyText"/>
      </w:pPr>
      <w:r>
        <w:rPr>
          <w:noProof/>
        </w:rPr>
        <w:drawing>
          <wp:inline distT="0" distB="0" distL="0" distR="0" wp14:anchorId="6DDED8BE" wp14:editId="192DDF2C">
            <wp:extent cx="6400800" cy="295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2952750"/>
                    </a:xfrm>
                    <a:prstGeom prst="rect">
                      <a:avLst/>
                    </a:prstGeom>
                    <a:noFill/>
                    <a:ln>
                      <a:noFill/>
                    </a:ln>
                  </pic:spPr>
                </pic:pic>
              </a:graphicData>
            </a:graphic>
          </wp:inline>
        </w:drawing>
      </w:r>
    </w:p>
    <w:p w:rsidR="00FD64A0" w:rsidRPr="00E33D85" w:rsidRDefault="00FD64A0" w:rsidP="00FD64A0">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Klarna</w:t>
      </w:r>
      <w:r w:rsidR="00A95CA4">
        <w:rPr>
          <w:rFonts w:asciiTheme="minorHAnsi" w:hAnsiTheme="minorHAnsi"/>
        </w:rPr>
        <w:t xml:space="preserve"> </w:t>
      </w:r>
      <w:r w:rsidR="004939B2">
        <w:rPr>
          <w:rFonts w:asciiTheme="minorHAnsi" w:hAnsiTheme="minorHAnsi"/>
        </w:rPr>
        <w:t>Site P</w:t>
      </w:r>
      <w:r w:rsidRPr="00E33D85">
        <w:rPr>
          <w:rFonts w:asciiTheme="minorHAnsi" w:hAnsiTheme="minorHAnsi"/>
        </w:rPr>
        <w:t>reference</w:t>
      </w:r>
    </w:p>
    <w:p w:rsidR="00FD64A0" w:rsidRPr="00E33D85" w:rsidRDefault="00FD64A0" w:rsidP="00FD64A0">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40"/>
        <w:gridCol w:w="5040"/>
      </w:tblGrid>
      <w:tr w:rsidR="00FD64A0" w:rsidRPr="00E33D85" w:rsidTr="0041045A">
        <w:trPr>
          <w:trHeight w:val="197"/>
        </w:trPr>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5040" w:type="dxa"/>
            <w:shd w:val="clear" w:color="auto" w:fill="BFBFBF" w:themeFill="background1" w:themeFillShade="BF"/>
          </w:tcPr>
          <w:p w:rsidR="00FD64A0" w:rsidRPr="00925F24" w:rsidRDefault="00FD64A0"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Merchant URL Redirection Required(isKlarnaRedirectionRequired)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Merchant URL Redirection if Required</w:t>
            </w:r>
          </w:p>
        </w:tc>
      </w:tr>
      <w:tr w:rsidR="00FD64A0" w:rsidRPr="00E33D85" w:rsidTr="0041045A">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Decision Manager Required(isKlarnaDecisionManagerRequired)</w:t>
            </w:r>
          </w:p>
        </w:tc>
        <w:tc>
          <w:tcPr>
            <w:tcW w:w="5040" w:type="dxa"/>
          </w:tcPr>
          <w:p w:rsidR="00FD64A0" w:rsidRPr="00E33D85"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Enable/disable Klarna Decision Manager if Required</w:t>
            </w:r>
          </w:p>
        </w:tc>
      </w:tr>
      <w:tr w:rsidR="00FD64A0" w:rsidRPr="00E33D85" w:rsidTr="0041045A">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Klarna JS API Path (klarnaJSAPIPath)</w:t>
            </w:r>
          </w:p>
        </w:tc>
        <w:tc>
          <w:tcPr>
            <w:tcW w:w="5040" w:type="dxa"/>
          </w:tcPr>
          <w:p w:rsidR="00FD64A0" w:rsidRPr="000166BD" w:rsidRDefault="00FD64A0" w:rsidP="0041045A">
            <w:pPr>
              <w:pStyle w:val="Heading4"/>
              <w:spacing w:before="0" w:after="0"/>
              <w:rPr>
                <w:rFonts w:asciiTheme="minorHAnsi" w:hAnsiTheme="minorHAnsi" w:cs="Courier New"/>
                <w:b w:val="0"/>
                <w:iCs/>
                <w:sz w:val="22"/>
                <w:szCs w:val="22"/>
              </w:rPr>
            </w:pPr>
            <w:r>
              <w:rPr>
                <w:rFonts w:asciiTheme="minorHAnsi" w:hAnsiTheme="minorHAnsi" w:cs="Courier New"/>
                <w:b w:val="0"/>
                <w:iCs/>
                <w:sz w:val="22"/>
                <w:szCs w:val="22"/>
              </w:rPr>
              <w:t>Klarna JS API Path</w:t>
            </w:r>
          </w:p>
        </w:tc>
      </w:tr>
    </w:tbl>
    <w:p w:rsidR="00FD64A0" w:rsidRPr="00E33D85" w:rsidRDefault="00FD64A0" w:rsidP="00FD64A0">
      <w:pPr>
        <w:pStyle w:val="Heading5"/>
        <w:rPr>
          <w:rFonts w:asciiTheme="minorHAnsi" w:hAnsiTheme="minorHAnsi"/>
        </w:rPr>
      </w:pPr>
      <w:r w:rsidRPr="00E33D85">
        <w:rPr>
          <w:rFonts w:asciiTheme="minorHAnsi" w:hAnsiTheme="minorHAnsi"/>
        </w:rPr>
        <w:t>Site preference data</w:t>
      </w:r>
    </w:p>
    <w:p w:rsidR="00FD64A0" w:rsidRPr="00E33D85" w:rsidRDefault="00FD64A0" w:rsidP="005C1822">
      <w:pPr>
        <w:pStyle w:val="BodyText"/>
      </w:pPr>
      <w:r w:rsidRPr="00925F24">
        <w:t xml:space="preserve">CyberSource </w:t>
      </w:r>
      <w:r w:rsidR="009D1BF7">
        <w:t xml:space="preserve">Klarna </w:t>
      </w:r>
      <w:r w:rsidRPr="00E33D85">
        <w:t>site preference through Business Manager &gt;StoreFront Site&gt; Site Preferences &gt; Custom Preferences</w:t>
      </w:r>
      <w:r>
        <w:t>.-</w:t>
      </w:r>
      <w:r w:rsidRPr="00925F24">
        <w:t xml:space="preserve">CyberSource </w:t>
      </w:r>
      <w:r w:rsidR="009D1BF7">
        <w:t>Klarna</w:t>
      </w:r>
    </w:p>
    <w:p w:rsidR="00FD64A0" w:rsidRDefault="00FD64A0" w:rsidP="005C1822">
      <w:pPr>
        <w:pStyle w:val="BodyText"/>
      </w:pPr>
      <w:r w:rsidRPr="00E33D85">
        <w:t>The screen shot below depicts the site preferences configuration</w:t>
      </w:r>
    </w:p>
    <w:p w:rsidR="009D1BF7" w:rsidRDefault="009D1BF7" w:rsidP="005C1822">
      <w:pPr>
        <w:pStyle w:val="BodyText"/>
      </w:pPr>
      <w:r>
        <w:rPr>
          <w:noProof/>
        </w:rPr>
        <w:drawing>
          <wp:inline distT="0" distB="0" distL="0" distR="0" wp14:anchorId="0FD74EEA" wp14:editId="51FB15C3">
            <wp:extent cx="640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3124200"/>
                    </a:xfrm>
                    <a:prstGeom prst="rect">
                      <a:avLst/>
                    </a:prstGeom>
                    <a:noFill/>
                    <a:ln>
                      <a:noFill/>
                    </a:ln>
                  </pic:spPr>
                </pic:pic>
              </a:graphicData>
            </a:graphic>
          </wp:inline>
        </w:drawing>
      </w:r>
    </w:p>
    <w:p w:rsidR="00F00EB2" w:rsidRPr="00E33D85" w:rsidRDefault="00F00EB2" w:rsidP="00F00EB2">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Bank Transfer</w:t>
      </w:r>
      <w:r w:rsidR="005538D3">
        <w:rPr>
          <w:rFonts w:asciiTheme="minorHAnsi" w:hAnsiTheme="minorHAnsi"/>
        </w:rPr>
        <w:t xml:space="preserve"> APM’s</w:t>
      </w:r>
      <w:r>
        <w:rPr>
          <w:rFonts w:asciiTheme="minorHAnsi" w:hAnsiTheme="minorHAnsi"/>
        </w:rPr>
        <w:t xml:space="preserve"> </w:t>
      </w:r>
      <w:r w:rsidR="004939B2">
        <w:rPr>
          <w:rFonts w:asciiTheme="minorHAnsi" w:hAnsiTheme="minorHAnsi"/>
        </w:rPr>
        <w:t>S</w:t>
      </w:r>
      <w:r w:rsidRPr="00E33D85">
        <w:rPr>
          <w:rFonts w:asciiTheme="minorHAnsi" w:hAnsiTheme="minorHAnsi"/>
        </w:rPr>
        <w:t xml:space="preserve">ite </w:t>
      </w:r>
      <w:r w:rsidR="004939B2">
        <w:rPr>
          <w:rFonts w:asciiTheme="minorHAnsi" w:hAnsiTheme="minorHAnsi"/>
        </w:rPr>
        <w:t>P</w:t>
      </w:r>
      <w:r w:rsidRPr="00E33D85">
        <w:rPr>
          <w:rFonts w:asciiTheme="minorHAnsi" w:hAnsiTheme="minorHAnsi"/>
        </w:rPr>
        <w:t>reference</w:t>
      </w:r>
    </w:p>
    <w:p w:rsidR="00F00EB2" w:rsidRPr="00E33D85" w:rsidRDefault="00F00EB2" w:rsidP="00F00EB2">
      <w:pPr>
        <w:pStyle w:val="Heading5"/>
        <w:rPr>
          <w:rFonts w:asciiTheme="minorHAnsi" w:hAnsiTheme="minorHAnsi"/>
        </w:rPr>
      </w:pPr>
      <w:r w:rsidRPr="00E33D85">
        <w:rPr>
          <w:rFonts w:asciiTheme="minorHAnsi" w:hAnsiTheme="minorHAnsi"/>
        </w:rPr>
        <w:t>Site Preferences Attribute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0"/>
        <w:gridCol w:w="3960"/>
      </w:tblGrid>
      <w:tr w:rsidR="00F00EB2" w:rsidRPr="00E33D85" w:rsidTr="001958A7">
        <w:trPr>
          <w:trHeight w:val="197"/>
        </w:trPr>
        <w:tc>
          <w:tcPr>
            <w:tcW w:w="612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Site Preferences</w:t>
            </w:r>
          </w:p>
        </w:tc>
        <w:tc>
          <w:tcPr>
            <w:tcW w:w="3960" w:type="dxa"/>
            <w:shd w:val="clear" w:color="auto" w:fill="BFBFBF" w:themeFill="background1" w:themeFillShade="BF"/>
          </w:tcPr>
          <w:p w:rsidR="00F00EB2" w:rsidRPr="00925F24" w:rsidRDefault="00F00EB2" w:rsidP="0041045A">
            <w:pPr>
              <w:pStyle w:val="Heading4"/>
              <w:spacing w:before="0" w:after="0"/>
              <w:rPr>
                <w:rFonts w:asciiTheme="minorHAnsi" w:hAnsiTheme="minorHAnsi" w:cs="Courier New"/>
                <w:b w:val="0"/>
                <w:iCs/>
                <w:sz w:val="22"/>
                <w:szCs w:val="22"/>
              </w:rPr>
            </w:pPr>
            <w:r w:rsidRPr="00925F24">
              <w:rPr>
                <w:rFonts w:asciiTheme="minorHAnsi" w:hAnsiTheme="minorHAnsi" w:cs="Courier New"/>
                <w:b w:val="0"/>
                <w:iCs/>
                <w:sz w:val="22"/>
                <w:szCs w:val="22"/>
              </w:rPr>
              <w:t>Description</w:t>
            </w:r>
          </w:p>
        </w:tc>
      </w:tr>
      <w:tr w:rsidR="00F00EB2" w:rsidRPr="00E33D85" w:rsidTr="001958A7">
        <w:tc>
          <w:tcPr>
            <w:tcW w:w="6120" w:type="dxa"/>
          </w:tcPr>
          <w:p w:rsidR="00F00EB2" w:rsidRPr="00E33D85"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Code(merchantDescriptorPostalCode)</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Postal Code</w:t>
            </w:r>
          </w:p>
        </w:tc>
      </w:tr>
      <w:tr w:rsidR="00F00EB2" w:rsidRPr="00E33D85" w:rsidTr="001958A7">
        <w:tc>
          <w:tcPr>
            <w:tcW w:w="612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Descriptor(merchantDescriptor)</w:t>
            </w:r>
          </w:p>
        </w:tc>
        <w:tc>
          <w:tcPr>
            <w:tcW w:w="3960" w:type="dxa"/>
          </w:tcPr>
          <w:p w:rsidR="00F00EB2" w:rsidRPr="00E33D85"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w:t>
            </w:r>
          </w:p>
        </w:tc>
      </w:tr>
      <w:tr w:rsidR="00F00EB2" w:rsidRPr="00E33D85" w:rsidTr="001958A7">
        <w:tc>
          <w:tcPr>
            <w:tcW w:w="612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Contact(merchantDescriptorContact)</w:t>
            </w:r>
          </w:p>
        </w:tc>
        <w:tc>
          <w:tcPr>
            <w:tcW w:w="3960" w:type="dxa"/>
          </w:tcPr>
          <w:p w:rsidR="00F00EB2" w:rsidRPr="000166BD"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Contact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State(merchantDescriptorState)</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State</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Street(merchantDescriptorStreet)</w:t>
            </w:r>
          </w:p>
        </w:tc>
        <w:tc>
          <w:tcPr>
            <w:tcW w:w="396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Street</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City(merchantDescriptorCity)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City</w:t>
            </w:r>
          </w:p>
        </w:tc>
      </w:tr>
      <w:tr w:rsidR="00310884" w:rsidRPr="00E33D85" w:rsidTr="001958A7">
        <w:tc>
          <w:tcPr>
            <w:tcW w:w="6120" w:type="dxa"/>
          </w:tcPr>
          <w:p w:rsidR="00310884" w:rsidRPr="001958A7" w:rsidRDefault="00310884" w:rsidP="0041045A">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Country(merchantDescriptorCountry)</w:t>
            </w:r>
          </w:p>
        </w:tc>
        <w:tc>
          <w:tcPr>
            <w:tcW w:w="3960" w:type="dxa"/>
          </w:tcPr>
          <w:p w:rsidR="00310884" w:rsidRPr="001958A7" w:rsidRDefault="00310884" w:rsidP="00310884">
            <w:pPr>
              <w:pStyle w:val="Heading4"/>
              <w:spacing w:before="0" w:after="0"/>
              <w:rPr>
                <w:rFonts w:asciiTheme="minorHAnsi" w:hAnsiTheme="minorHAnsi" w:cs="Courier New"/>
                <w:b w:val="0"/>
                <w:iCs/>
                <w:sz w:val="22"/>
                <w:szCs w:val="22"/>
              </w:rPr>
            </w:pPr>
            <w:r w:rsidRPr="001958A7">
              <w:rPr>
                <w:rFonts w:asciiTheme="minorHAnsi" w:hAnsiTheme="minorHAnsi" w:cs="Courier New"/>
                <w:b w:val="0"/>
                <w:iCs/>
                <w:sz w:val="22"/>
                <w:szCs w:val="22"/>
              </w:rPr>
              <w:t>Merchant Descriptor Country</w:t>
            </w:r>
          </w:p>
        </w:tc>
      </w:tr>
    </w:tbl>
    <w:p w:rsidR="00F00EB2" w:rsidRPr="00E33D85" w:rsidRDefault="00F00EB2" w:rsidP="00F00EB2">
      <w:pPr>
        <w:pStyle w:val="Heading5"/>
        <w:rPr>
          <w:rFonts w:asciiTheme="minorHAnsi" w:hAnsiTheme="minorHAnsi"/>
        </w:rPr>
      </w:pPr>
      <w:r w:rsidRPr="00E33D85">
        <w:rPr>
          <w:rFonts w:asciiTheme="minorHAnsi" w:hAnsiTheme="minorHAnsi"/>
        </w:rPr>
        <w:t>Site preference data</w:t>
      </w:r>
    </w:p>
    <w:p w:rsidR="00F00EB2" w:rsidRPr="00E33D85" w:rsidRDefault="00F00EB2" w:rsidP="005C1822">
      <w:pPr>
        <w:pStyle w:val="BodyText"/>
      </w:pPr>
      <w:r w:rsidRPr="00925F24">
        <w:t xml:space="preserve">CyberSource </w:t>
      </w:r>
      <w:r>
        <w:t xml:space="preserve">Bank Transfer </w:t>
      </w:r>
      <w:r w:rsidRPr="00E33D85">
        <w:t>site preference through Business Manager &gt;StoreFront Site&gt; Site Preferences &gt; Custom Preferences</w:t>
      </w:r>
      <w:r>
        <w:t>.-</w:t>
      </w:r>
      <w:r w:rsidRPr="00925F24">
        <w:t xml:space="preserve">CyberSource </w:t>
      </w:r>
      <w:r>
        <w:t>Bank Transfer</w:t>
      </w:r>
    </w:p>
    <w:p w:rsidR="00F00EB2" w:rsidRDefault="00F00EB2" w:rsidP="005C1822">
      <w:pPr>
        <w:pStyle w:val="BodyText"/>
      </w:pPr>
      <w:r w:rsidRPr="00E33D85">
        <w:t>The screen shot below depicts the site preferences configuration</w:t>
      </w:r>
    </w:p>
    <w:p w:rsidR="00F00EB2" w:rsidRDefault="005C4649" w:rsidP="005C1822">
      <w:pPr>
        <w:pStyle w:val="BodyText"/>
      </w:pPr>
      <w:r>
        <w:rPr>
          <w:noProof/>
        </w:rPr>
        <w:drawing>
          <wp:inline distT="0" distB="0" distL="0" distR="0" wp14:anchorId="287EC0DE" wp14:editId="21B9D520">
            <wp:extent cx="6391275" cy="4238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91275" cy="4238625"/>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sidRPr="00925F24">
        <w:rPr>
          <w:rFonts w:asciiTheme="minorHAnsi" w:hAnsiTheme="minorHAnsi"/>
        </w:rPr>
        <w:lastRenderedPageBreak/>
        <w:t xml:space="preserve">CyberSource </w:t>
      </w:r>
      <w:r>
        <w:rPr>
          <w:rFonts w:asciiTheme="minorHAnsi" w:hAnsiTheme="minorHAnsi"/>
        </w:rPr>
        <w:t>Visa Checkout S</w:t>
      </w:r>
      <w:r w:rsidRPr="00E33D85">
        <w:rPr>
          <w:rFonts w:asciiTheme="minorHAnsi" w:hAnsiTheme="minorHAnsi"/>
        </w:rPr>
        <w:t xml:space="preserve">ite </w:t>
      </w:r>
      <w:r>
        <w:rPr>
          <w:rFonts w:asciiTheme="minorHAnsi" w:hAnsiTheme="minorHAnsi"/>
        </w:rPr>
        <w:t>P</w:t>
      </w:r>
      <w:r w:rsidRPr="00E33D85">
        <w:rPr>
          <w:rFonts w:asciiTheme="minorHAnsi" w:hAnsiTheme="minorHAnsi"/>
        </w:rPr>
        <w:t>reference</w:t>
      </w:r>
    </w:p>
    <w:p w:rsidR="008A7E7E"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r w:rsidRPr="00E33D85">
        <w:t>Below is the list of attributes added in CyberSource site preference?</w:t>
      </w:r>
    </w:p>
    <w:p w:rsidR="008A7E7E" w:rsidRPr="00E33D85" w:rsidRDefault="008A7E7E" w:rsidP="008A7E7E"/>
    <w:p w:rsidR="008A7E7E" w:rsidRPr="00E33D85" w:rsidRDefault="008A7E7E" w:rsidP="007D5AFD">
      <w:pPr>
        <w:pStyle w:val="ListParagraph"/>
        <w:numPr>
          <w:ilvl w:val="0"/>
          <w:numId w:val="47"/>
        </w:numPr>
        <w:ind w:left="90"/>
        <w:jc w:val="both"/>
      </w:pPr>
      <w:r w:rsidRPr="00E33D85">
        <w:t xml:space="preserve">Use the sdk.js JavaScript library to control the operation of Visa Checkout [Field name: </w:t>
      </w:r>
      <w:r w:rsidRPr="00E33D85">
        <w:rPr>
          <w:b/>
        </w:rPr>
        <w:t>cybVisaSdkJsLibrary</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26667D" w:rsidP="0041045A">
            <w:pPr>
              <w:rPr>
                <w:color w:val="000000"/>
              </w:rPr>
            </w:pPr>
            <w:hyperlink r:id="rId74" w:history="1">
              <w:r w:rsidR="008A7E7E" w:rsidRPr="00E33D85">
                <w:rPr>
                  <w:rStyle w:val="Hyperlink"/>
                </w:rPr>
                <w:t>https://sandbox-assets.secure.checkout.visa.com/checkout-widget/resources/js/integration/v1/sdk.js</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26667D" w:rsidP="0041045A">
            <w:pPr>
              <w:rPr>
                <w:color w:val="000000"/>
              </w:rPr>
            </w:pPr>
            <w:hyperlink r:id="rId75" w:history="1">
              <w:r w:rsidR="008A7E7E" w:rsidRPr="00E33D85">
                <w:rPr>
                  <w:rStyle w:val="Hyperlink"/>
                </w:rPr>
                <w:t>https://assets.secure.checkout.visa.com/checkout-widget/resources/js/integration/v1/sdk.js</w:t>
              </w:r>
            </w:hyperlink>
          </w:p>
        </w:tc>
      </w:tr>
    </w:tbl>
    <w:p w:rsidR="008A7E7E" w:rsidRPr="00E33D85" w:rsidRDefault="008A7E7E" w:rsidP="007D5AFD">
      <w:pPr>
        <w:pStyle w:val="ListParagraph"/>
        <w:numPr>
          <w:ilvl w:val="0"/>
          <w:numId w:val="47"/>
        </w:numPr>
        <w:jc w:val="both"/>
      </w:pPr>
      <w:r w:rsidRPr="00E33D85">
        <w:t xml:space="preserve">Use the v-button img class to render a Visa Checkout button that a consumer clicks to initiate a payment [Field name: </w:t>
      </w:r>
      <w:r w:rsidRPr="00E33D85">
        <w:rPr>
          <w:b/>
        </w:rPr>
        <w:t>cybVisaButtonImgUrl</w:t>
      </w:r>
      <w:r w:rsidRPr="00E33D85">
        <w:t>]</w:t>
      </w:r>
    </w:p>
    <w:tbl>
      <w:tblPr>
        <w:tblStyle w:val="TableGrid"/>
        <w:tblW w:w="0" w:type="auto"/>
        <w:tblInd w:w="198" w:type="dxa"/>
        <w:tblLayout w:type="fixed"/>
        <w:tblLook w:val="04A0" w:firstRow="1" w:lastRow="0" w:firstColumn="1" w:lastColumn="0" w:noHBand="0" w:noVBand="1"/>
      </w:tblPr>
      <w:tblGrid>
        <w:gridCol w:w="2322"/>
        <w:gridCol w:w="694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 xml:space="preserve">Environment </w:t>
            </w:r>
          </w:p>
        </w:tc>
        <w:tc>
          <w:tcPr>
            <w:tcW w:w="694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rPr>
                <w:b/>
              </w:rPr>
            </w:pPr>
            <w:r w:rsidRPr="00E33D85">
              <w:t>Sandbox</w:t>
            </w:r>
          </w:p>
        </w:tc>
        <w:tc>
          <w:tcPr>
            <w:tcW w:w="6948" w:type="dxa"/>
          </w:tcPr>
          <w:p w:rsidR="008A7E7E" w:rsidRPr="00E33D85" w:rsidRDefault="0026667D" w:rsidP="0041045A">
            <w:pPr>
              <w:rPr>
                <w:color w:val="000000"/>
              </w:rPr>
            </w:pPr>
            <w:hyperlink r:id="rId76" w:history="1">
              <w:r w:rsidR="008A7E7E" w:rsidRPr="00E33D85">
                <w:rPr>
                  <w:rStyle w:val="Hyperlink"/>
                </w:rPr>
                <w:t>https://sandbox.secure.checkout.visa.com/wallet-services-web/xo/button.png</w:t>
              </w:r>
            </w:hyperlink>
          </w:p>
        </w:tc>
      </w:tr>
      <w:tr w:rsidR="008A7E7E" w:rsidRPr="00E33D85" w:rsidTr="001958A7">
        <w:tc>
          <w:tcPr>
            <w:tcW w:w="2322" w:type="dxa"/>
          </w:tcPr>
          <w:p w:rsidR="008A7E7E" w:rsidRPr="00E33D85" w:rsidRDefault="008A7E7E" w:rsidP="0041045A">
            <w:pPr>
              <w:rPr>
                <w:b/>
              </w:rPr>
            </w:pPr>
            <w:r w:rsidRPr="00E33D85">
              <w:t>LIVE</w:t>
            </w:r>
          </w:p>
        </w:tc>
        <w:tc>
          <w:tcPr>
            <w:tcW w:w="6948" w:type="dxa"/>
          </w:tcPr>
          <w:p w:rsidR="008A7E7E" w:rsidRPr="00E33D85" w:rsidRDefault="0026667D" w:rsidP="0041045A">
            <w:pPr>
              <w:rPr>
                <w:rFonts w:eastAsia="Arial Unicode MS" w:cs="Arial Unicode MS"/>
                <w:color w:val="000000"/>
                <w:sz w:val="20"/>
                <w:szCs w:val="20"/>
              </w:rPr>
            </w:pPr>
            <w:hyperlink r:id="rId77" w:history="1">
              <w:r w:rsidR="008A7E7E" w:rsidRPr="00E33D85">
                <w:rPr>
                  <w:rStyle w:val="Hyperlink"/>
                  <w:rFonts w:eastAsia="Arial Unicode MS" w:cs="Arial Unicode MS"/>
                  <w:sz w:val="20"/>
                  <w:szCs w:val="20"/>
                </w:rPr>
                <w:t>https://secure.checkout.visa.com/wallet-services-web/xo/button.png</w:t>
              </w:r>
            </w:hyperlink>
          </w:p>
        </w:tc>
      </w:tr>
    </w:tbl>
    <w:p w:rsidR="008A7E7E" w:rsidRPr="00E33D85" w:rsidRDefault="008A7E7E" w:rsidP="007D5AFD">
      <w:pPr>
        <w:pStyle w:val="ListParagraph"/>
        <w:numPr>
          <w:ilvl w:val="0"/>
          <w:numId w:val="47"/>
        </w:numPr>
        <w:jc w:val="both"/>
      </w:pPr>
      <w:r w:rsidRPr="00E33D85">
        <w:t>Use below configuration fields for VISA checkout setup and must be different for sandbox and production based on merchant accounts</w:t>
      </w:r>
    </w:p>
    <w:tbl>
      <w:tblPr>
        <w:tblStyle w:val="TableGrid"/>
        <w:tblW w:w="0" w:type="auto"/>
        <w:tblInd w:w="198" w:type="dxa"/>
        <w:tblLayout w:type="fixed"/>
        <w:tblLook w:val="04A0" w:firstRow="1" w:lastRow="0" w:firstColumn="1" w:lastColumn="0" w:noHBand="0" w:noVBand="1"/>
      </w:tblPr>
      <w:tblGrid>
        <w:gridCol w:w="2412"/>
        <w:gridCol w:w="6858"/>
      </w:tblGrid>
      <w:tr w:rsidR="008A7E7E" w:rsidRPr="00E33D85" w:rsidTr="001958A7">
        <w:tc>
          <w:tcPr>
            <w:tcW w:w="2412" w:type="dxa"/>
            <w:shd w:val="clear" w:color="auto" w:fill="BFBFBF" w:themeFill="background1" w:themeFillShade="BF"/>
          </w:tcPr>
          <w:p w:rsidR="008A7E7E" w:rsidRPr="00E33D85" w:rsidRDefault="008A7E7E" w:rsidP="0041045A">
            <w:pPr>
              <w:rPr>
                <w:b/>
              </w:rPr>
            </w:pPr>
            <w:r w:rsidRPr="00E33D85">
              <w:rPr>
                <w:b/>
              </w:rPr>
              <w:t>Field</w:t>
            </w:r>
          </w:p>
        </w:tc>
        <w:tc>
          <w:tcPr>
            <w:tcW w:w="6858" w:type="dxa"/>
            <w:shd w:val="clear" w:color="auto" w:fill="BFBFBF" w:themeFill="background1" w:themeFillShade="BF"/>
          </w:tcPr>
          <w:p w:rsidR="008A7E7E" w:rsidRPr="00E33D85" w:rsidRDefault="008A7E7E" w:rsidP="0041045A">
            <w:pPr>
              <w:rPr>
                <w:b/>
              </w:rPr>
            </w:pPr>
            <w:r w:rsidRPr="00E33D85">
              <w:rPr>
                <w:b/>
              </w:rPr>
              <w:t>Description</w:t>
            </w:r>
          </w:p>
        </w:tc>
      </w:tr>
      <w:tr w:rsidR="008A7E7E" w:rsidRPr="00E33D85" w:rsidTr="001958A7">
        <w:tc>
          <w:tcPr>
            <w:tcW w:w="2412" w:type="dxa"/>
          </w:tcPr>
          <w:p w:rsidR="008A7E7E" w:rsidRPr="00E33D85" w:rsidRDefault="008A7E7E" w:rsidP="0041045A">
            <w:pPr>
              <w:rPr>
                <w:b/>
              </w:rPr>
            </w:pPr>
            <w:r w:rsidRPr="00E33D85">
              <w:t>cybVisaExternalProfileId</w:t>
            </w:r>
          </w:p>
        </w:tc>
        <w:tc>
          <w:tcPr>
            <w:tcW w:w="6858" w:type="dxa"/>
          </w:tcPr>
          <w:p w:rsidR="008A7E7E" w:rsidRPr="00E33D85" w:rsidRDefault="008A7E7E" w:rsidP="0041045A">
            <w:pPr>
              <w:rPr>
                <w:color w:val="000000"/>
              </w:rPr>
            </w:pPr>
            <w:r w:rsidRPr="00E33D85">
              <w:rPr>
                <w:color w:val="000000"/>
              </w:rPr>
              <w:t>Use profile's name, created externally by a merchant whom Visa Checkout uses to populate settings, such as accepted card brands and shipping regions. The properties set in this profile override properties in the merchant's current profile. (Alphanumeric; maximum 50 characters)</w:t>
            </w:r>
          </w:p>
        </w:tc>
      </w:tr>
      <w:tr w:rsidR="008A7E7E" w:rsidRPr="00E33D85" w:rsidTr="001958A7">
        <w:tc>
          <w:tcPr>
            <w:tcW w:w="2412" w:type="dxa"/>
          </w:tcPr>
          <w:p w:rsidR="008A7E7E" w:rsidRPr="00E33D85" w:rsidRDefault="008A7E7E" w:rsidP="0041045A">
            <w:pPr>
              <w:rPr>
                <w:b/>
              </w:rPr>
            </w:pPr>
            <w:r w:rsidRPr="00E33D85">
              <w:t>cybVisaAPIKey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Visa Checkout account API key specified in cybersource business center (Alphanumeric; maximum 100 characters)</w:t>
            </w:r>
          </w:p>
        </w:tc>
      </w:tr>
      <w:tr w:rsidR="008A7E7E" w:rsidRPr="00E33D85" w:rsidTr="001958A7">
        <w:tc>
          <w:tcPr>
            <w:tcW w:w="2412" w:type="dxa"/>
          </w:tcPr>
          <w:p w:rsidR="008A7E7E" w:rsidRPr="00E33D85" w:rsidRDefault="008A7E7E" w:rsidP="0041045A">
            <w:pPr>
              <w:rPr>
                <w:b/>
              </w:rPr>
            </w:pPr>
            <w:r w:rsidRPr="00E33D85">
              <w:t>cybVisaSecretKey</w:t>
            </w:r>
          </w:p>
        </w:tc>
        <w:tc>
          <w:tcPr>
            <w:tcW w:w="685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The secret key specified VISA Checkout account profile</w:t>
            </w:r>
          </w:p>
        </w:tc>
      </w:tr>
    </w:tbl>
    <w:p w:rsidR="008A7E7E" w:rsidRPr="00E33D85" w:rsidRDefault="008A7E7E" w:rsidP="007D5AFD">
      <w:pPr>
        <w:pStyle w:val="ListParagraph"/>
        <w:numPr>
          <w:ilvl w:val="0"/>
          <w:numId w:val="47"/>
        </w:numPr>
        <w:jc w:val="both"/>
      </w:pPr>
      <w:r w:rsidRPr="00E33D85">
        <w:t>Use below configuration fields for VISA checkout features and can be kept same for sandbox and production</w:t>
      </w:r>
    </w:p>
    <w:tbl>
      <w:tblPr>
        <w:tblStyle w:val="TableGrid"/>
        <w:tblW w:w="0" w:type="auto"/>
        <w:tblInd w:w="198" w:type="dxa"/>
        <w:tblLayout w:type="fixed"/>
        <w:tblLook w:val="04A0" w:firstRow="1" w:lastRow="0" w:firstColumn="1" w:lastColumn="0" w:noHBand="0" w:noVBand="1"/>
      </w:tblPr>
      <w:tblGrid>
        <w:gridCol w:w="2322"/>
        <w:gridCol w:w="3060"/>
        <w:gridCol w:w="3888"/>
      </w:tblGrid>
      <w:tr w:rsidR="008A7E7E" w:rsidRPr="00E33D85" w:rsidTr="001958A7">
        <w:tc>
          <w:tcPr>
            <w:tcW w:w="2322" w:type="dxa"/>
            <w:shd w:val="clear" w:color="auto" w:fill="BFBFBF" w:themeFill="background1" w:themeFillShade="BF"/>
          </w:tcPr>
          <w:p w:rsidR="008A7E7E" w:rsidRPr="00E33D85" w:rsidRDefault="008A7E7E" w:rsidP="0041045A">
            <w:pPr>
              <w:rPr>
                <w:b/>
              </w:rPr>
            </w:pPr>
            <w:r w:rsidRPr="00E33D85">
              <w:rPr>
                <w:b/>
              </w:rPr>
              <w:t>Field</w:t>
            </w:r>
          </w:p>
        </w:tc>
        <w:tc>
          <w:tcPr>
            <w:tcW w:w="3060" w:type="dxa"/>
            <w:shd w:val="clear" w:color="auto" w:fill="BFBFBF" w:themeFill="background1" w:themeFillShade="BF"/>
          </w:tcPr>
          <w:p w:rsidR="008A7E7E" w:rsidRPr="00E33D85" w:rsidRDefault="008A7E7E" w:rsidP="0041045A">
            <w:pPr>
              <w:rPr>
                <w:b/>
              </w:rPr>
            </w:pPr>
            <w:r w:rsidRPr="00E33D85">
              <w:rPr>
                <w:b/>
              </w:rPr>
              <w:t>Description</w:t>
            </w:r>
          </w:p>
        </w:tc>
        <w:tc>
          <w:tcPr>
            <w:tcW w:w="3888" w:type="dxa"/>
            <w:shd w:val="clear" w:color="auto" w:fill="BFBFBF" w:themeFill="background1" w:themeFillShade="BF"/>
          </w:tcPr>
          <w:p w:rsidR="008A7E7E" w:rsidRPr="00E33D85" w:rsidRDefault="008A7E7E" w:rsidP="0041045A">
            <w:pPr>
              <w:rPr>
                <w:b/>
              </w:rPr>
            </w:pPr>
            <w:r w:rsidRPr="00E33D85">
              <w:rPr>
                <w:b/>
              </w:rPr>
              <w:t>Possible Values</w:t>
            </w:r>
          </w:p>
        </w:tc>
      </w:tr>
      <w:tr w:rsidR="008A7E7E" w:rsidRPr="00E33D85" w:rsidTr="001958A7">
        <w:tc>
          <w:tcPr>
            <w:tcW w:w="2322" w:type="dxa"/>
          </w:tcPr>
          <w:p w:rsidR="008A7E7E" w:rsidRPr="00E33D85" w:rsidRDefault="008A7E7E" w:rsidP="0041045A">
            <w:pPr>
              <w:jc w:val="both"/>
              <w:rPr>
                <w:b/>
              </w:rPr>
            </w:pPr>
            <w:r w:rsidRPr="00E33D85">
              <w:t>cybVisaButtonSize</w:t>
            </w:r>
          </w:p>
        </w:tc>
        <w:tc>
          <w:tcPr>
            <w:tcW w:w="3060" w:type="dxa"/>
          </w:tcPr>
          <w:p w:rsidR="008A7E7E" w:rsidRPr="00E33D85" w:rsidRDefault="008A7E7E" w:rsidP="0041045A">
            <w:pPr>
              <w:jc w:val="both"/>
              <w:rPr>
                <w:color w:val="000000"/>
              </w:rPr>
            </w:pPr>
            <w:r w:rsidRPr="00E33D85">
              <w:t xml:space="preserve">You can either specify </w:t>
            </w:r>
            <w:r w:rsidRPr="00E33D85">
              <w:rPr>
                <w:rStyle w:val="HTMLCode"/>
                <w:rFonts w:asciiTheme="minorHAnsi" w:eastAsiaTheme="minorHAnsi" w:hAnsiTheme="minorHAnsi"/>
              </w:rPr>
              <w:t>size</w:t>
            </w:r>
            <w:r w:rsidRPr="00E33D85">
              <w:t xml:space="preserve"> to display a standard size button, </w:t>
            </w:r>
            <w:r w:rsidRPr="00E33D85">
              <w:lastRenderedPageBreak/>
              <w:t xml:space="preserve">or you can specify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to specify a custom size. If you do not specify </w:t>
            </w:r>
            <w:r w:rsidRPr="00E33D85">
              <w:rPr>
                <w:rStyle w:val="HTMLCode"/>
                <w:rFonts w:asciiTheme="minorHAnsi" w:eastAsiaTheme="minorHAnsi" w:hAnsiTheme="minorHAnsi"/>
              </w:rPr>
              <w:t>size</w:t>
            </w:r>
            <w:r w:rsidRPr="00E33D85">
              <w:t xml:space="preserve"> or both </w:t>
            </w:r>
            <w:r w:rsidRPr="00E33D85">
              <w:rPr>
                <w:rStyle w:val="HTMLCode"/>
                <w:rFonts w:asciiTheme="minorHAnsi" w:eastAsiaTheme="minorHAnsi" w:hAnsiTheme="minorHAnsi"/>
              </w:rPr>
              <w:t>height</w:t>
            </w:r>
            <w:r w:rsidRPr="00E33D85">
              <w:t xml:space="preserve"> and </w:t>
            </w:r>
            <w:r w:rsidRPr="00E33D85">
              <w:rPr>
                <w:rStyle w:val="HTMLCode"/>
                <w:rFonts w:asciiTheme="minorHAnsi" w:eastAsiaTheme="minorHAnsi" w:hAnsiTheme="minorHAnsi"/>
              </w:rPr>
              <w:t>width</w:t>
            </w:r>
            <w:r w:rsidRPr="00E33D85">
              <w:t xml:space="preserve">, the button size is 213 pixels. If you specify </w:t>
            </w:r>
            <w:r w:rsidRPr="00E33D85">
              <w:rPr>
                <w:rStyle w:val="HTMLCode"/>
                <w:rFonts w:asciiTheme="minorHAnsi" w:eastAsiaTheme="minorHAnsi" w:hAnsiTheme="minorHAnsi"/>
              </w:rPr>
              <w:t>height</w:t>
            </w:r>
            <w:r w:rsidRPr="00E33D85">
              <w:t xml:space="preserve"> or </w:t>
            </w:r>
            <w:r w:rsidRPr="00E33D85">
              <w:rPr>
                <w:rStyle w:val="HTMLCode"/>
                <w:rFonts w:asciiTheme="minorHAnsi" w:eastAsiaTheme="minorHAnsi" w:hAnsiTheme="minorHAnsi"/>
              </w:rPr>
              <w:t>width</w:t>
            </w:r>
            <w:r w:rsidRPr="00E33D85">
              <w:t xml:space="preserve">, the value of </w:t>
            </w:r>
            <w:r w:rsidRPr="00E33D85">
              <w:rPr>
                <w:rStyle w:val="HTMLCode"/>
                <w:rFonts w:asciiTheme="minorHAnsi" w:eastAsiaTheme="minorHAnsi" w:hAnsiTheme="minorHAnsi"/>
              </w:rPr>
              <w:t>size</w:t>
            </w:r>
            <w:r w:rsidRPr="00E33D85">
              <w:t xml:space="preserve"> is ignored</w:t>
            </w:r>
          </w:p>
        </w:tc>
        <w:tc>
          <w:tcPr>
            <w:tcW w:w="3888" w:type="dxa"/>
          </w:tcPr>
          <w:p w:rsidR="008A7E7E" w:rsidRPr="00E33D85" w:rsidRDefault="008A7E7E" w:rsidP="0041045A">
            <w:pPr>
              <w:jc w:val="both"/>
              <w:rPr>
                <w:color w:val="000000"/>
              </w:rPr>
            </w:pPr>
            <w:r w:rsidRPr="00E33D85">
              <w:rPr>
                <w:color w:val="000000"/>
              </w:rPr>
              <w:lastRenderedPageBreak/>
              <w:t>154 - small</w:t>
            </w:r>
          </w:p>
          <w:p w:rsidR="008A7E7E" w:rsidRPr="00E33D85" w:rsidRDefault="008A7E7E" w:rsidP="0041045A">
            <w:pPr>
              <w:jc w:val="both"/>
              <w:rPr>
                <w:color w:val="000000"/>
              </w:rPr>
            </w:pPr>
            <w:r w:rsidRPr="00E33D85">
              <w:rPr>
                <w:color w:val="000000"/>
              </w:rPr>
              <w:lastRenderedPageBreak/>
              <w:t>213 - medium (default)</w:t>
            </w:r>
          </w:p>
          <w:p w:rsidR="008A7E7E" w:rsidRPr="00E33D85" w:rsidRDefault="008A7E7E" w:rsidP="0041045A">
            <w:pPr>
              <w:jc w:val="both"/>
              <w:rPr>
                <w:color w:val="000000"/>
              </w:rPr>
            </w:pPr>
            <w:r w:rsidRPr="00E33D85">
              <w:rPr>
                <w:color w:val="000000"/>
              </w:rPr>
              <w:t>425 - High resolution or large</w:t>
            </w:r>
          </w:p>
        </w:tc>
      </w:tr>
      <w:tr w:rsidR="008A7E7E" w:rsidRPr="00E33D85" w:rsidTr="001958A7">
        <w:tc>
          <w:tcPr>
            <w:tcW w:w="2322" w:type="dxa"/>
          </w:tcPr>
          <w:p w:rsidR="008A7E7E" w:rsidRPr="00E33D85" w:rsidRDefault="008A7E7E" w:rsidP="0041045A">
            <w:pPr>
              <w:rPr>
                <w:b/>
              </w:rPr>
            </w:pPr>
            <w:r w:rsidRPr="00E33D85">
              <w:lastRenderedPageBreak/>
              <w:t>cybVisaButtonHeight</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Height of the button, in pixels, You must specify the height if you specify a value for width</w:t>
            </w:r>
          </w:p>
        </w:tc>
        <w:tc>
          <w:tcPr>
            <w:tcW w:w="3888"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34</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47</w:t>
            </w:r>
          </w:p>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94</w:t>
            </w:r>
          </w:p>
        </w:tc>
      </w:tr>
      <w:tr w:rsidR="008A7E7E" w:rsidRPr="00E33D85" w:rsidTr="001958A7">
        <w:tc>
          <w:tcPr>
            <w:tcW w:w="2322" w:type="dxa"/>
          </w:tcPr>
          <w:p w:rsidR="008A7E7E" w:rsidRPr="00E33D85" w:rsidRDefault="008A7E7E" w:rsidP="0041045A">
            <w:pPr>
              <w:jc w:val="both"/>
              <w:rPr>
                <w:b/>
              </w:rPr>
            </w:pPr>
            <w:r w:rsidRPr="00E33D85">
              <w:t>cybVisaButtonWidth</w:t>
            </w:r>
          </w:p>
        </w:tc>
        <w:tc>
          <w:tcPr>
            <w:tcW w:w="3060" w:type="dxa"/>
          </w:tcPr>
          <w:p w:rsidR="008A7E7E" w:rsidRPr="00E33D85" w:rsidRDefault="008A7E7E" w:rsidP="0041045A">
            <w:pPr>
              <w:rPr>
                <w:rFonts w:eastAsia="Arial Unicode MS" w:cs="Arial Unicode MS"/>
                <w:color w:val="000000"/>
                <w:sz w:val="20"/>
                <w:szCs w:val="20"/>
              </w:rPr>
            </w:pPr>
            <w:r w:rsidRPr="00E33D85">
              <w:rPr>
                <w:rFonts w:eastAsia="Arial Unicode MS" w:cs="Arial Unicode MS"/>
                <w:color w:val="000000"/>
                <w:sz w:val="20"/>
                <w:szCs w:val="20"/>
              </w:rPr>
              <w:t>Width of the button, in pixels, You must specify the width if you specify a value for height</w:t>
            </w:r>
          </w:p>
        </w:tc>
        <w:tc>
          <w:tcPr>
            <w:tcW w:w="3888" w:type="dxa"/>
          </w:tcPr>
          <w:p w:rsidR="008A7E7E" w:rsidRPr="00E33D85" w:rsidRDefault="008A7E7E" w:rsidP="0041045A">
            <w:pPr>
              <w:jc w:val="both"/>
              <w:rPr>
                <w:color w:val="000000"/>
              </w:rPr>
            </w:pPr>
            <w:r w:rsidRPr="00E33D85">
              <w:rPr>
                <w:color w:val="000000"/>
              </w:rPr>
              <w:t>-less than 477 if height is 34; default value is 154</w:t>
            </w:r>
          </w:p>
          <w:p w:rsidR="008A7E7E" w:rsidRPr="00E33D85" w:rsidRDefault="008A7E7E" w:rsidP="0041045A">
            <w:pPr>
              <w:jc w:val="both"/>
              <w:rPr>
                <w:color w:val="000000"/>
              </w:rPr>
            </w:pPr>
            <w:r w:rsidRPr="00E33D85">
              <w:rPr>
                <w:color w:val="000000"/>
              </w:rPr>
              <w:t>-greater than 212 and less than 659 if height is 47; default value is 213</w:t>
            </w:r>
          </w:p>
          <w:p w:rsidR="008A7E7E" w:rsidRPr="00E33D85" w:rsidRDefault="008A7E7E" w:rsidP="0041045A">
            <w:pPr>
              <w:jc w:val="both"/>
              <w:rPr>
                <w:color w:val="000000"/>
              </w:rPr>
            </w:pPr>
            <w:r w:rsidRPr="00E33D85">
              <w:rPr>
                <w:color w:val="000000"/>
              </w:rPr>
              <w:t>-greater than 424 and less than 1317 if height is 94; default value is 425</w:t>
            </w:r>
          </w:p>
        </w:tc>
      </w:tr>
      <w:tr w:rsidR="008A7E7E" w:rsidRPr="00E33D85" w:rsidTr="001958A7">
        <w:tc>
          <w:tcPr>
            <w:tcW w:w="2322" w:type="dxa"/>
          </w:tcPr>
          <w:p w:rsidR="008A7E7E" w:rsidRPr="00E33D85" w:rsidRDefault="008A7E7E" w:rsidP="0041045A">
            <w:pPr>
              <w:rPr>
                <w:b/>
              </w:rPr>
            </w:pPr>
            <w:r w:rsidRPr="00E33D85">
              <w:t>cybVisaButtonColor</w:t>
            </w:r>
          </w:p>
        </w:tc>
        <w:tc>
          <w:tcPr>
            <w:tcW w:w="3060" w:type="dxa"/>
          </w:tcPr>
          <w:p w:rsidR="008A7E7E" w:rsidRPr="00E33D85" w:rsidRDefault="008A7E7E" w:rsidP="0041045A">
            <w:pPr>
              <w:rPr>
                <w:rFonts w:eastAsia="Arial Unicode MS" w:cs="Arial Unicode MS"/>
                <w:color w:val="000000"/>
                <w:sz w:val="20"/>
                <w:szCs w:val="20"/>
              </w:rPr>
            </w:pPr>
            <w:r w:rsidRPr="00E33D85">
              <w:t>The color of the Visa Checkout button</w:t>
            </w:r>
          </w:p>
        </w:tc>
        <w:tc>
          <w:tcPr>
            <w:tcW w:w="3888" w:type="dxa"/>
          </w:tcPr>
          <w:p w:rsidR="008A7E7E" w:rsidRPr="00E33D85" w:rsidRDefault="008A7E7E" w:rsidP="0041045A">
            <w:r w:rsidRPr="00E33D85">
              <w:rPr>
                <w:rStyle w:val="HTMLCode"/>
                <w:rFonts w:asciiTheme="minorHAnsi" w:eastAsiaTheme="minorHAnsi" w:hAnsiTheme="minorHAnsi"/>
              </w:rPr>
              <w:t>standard</w:t>
            </w:r>
            <w:r w:rsidRPr="00E33D85">
              <w:t xml:space="preserve"> (default)</w:t>
            </w:r>
          </w:p>
          <w:p w:rsidR="008A7E7E" w:rsidRPr="00E33D85" w:rsidRDefault="008A7E7E" w:rsidP="0041045A">
            <w:pPr>
              <w:rPr>
                <w:rFonts w:eastAsia="Arial Unicode MS" w:cs="Arial Unicode MS"/>
                <w:color w:val="000000"/>
                <w:sz w:val="20"/>
                <w:szCs w:val="20"/>
              </w:rPr>
            </w:pPr>
            <w:r w:rsidRPr="00E33D85">
              <w:rPr>
                <w:rStyle w:val="HTMLCode"/>
                <w:rFonts w:asciiTheme="minorHAnsi" w:eastAsiaTheme="minorHAnsi" w:hAnsiTheme="minorHAnsi"/>
              </w:rPr>
              <w:t>neutral</w:t>
            </w:r>
          </w:p>
        </w:tc>
      </w:tr>
      <w:tr w:rsidR="008A7E7E" w:rsidRPr="00E33D85" w:rsidTr="001958A7">
        <w:tc>
          <w:tcPr>
            <w:tcW w:w="2322" w:type="dxa"/>
          </w:tcPr>
          <w:p w:rsidR="008A7E7E" w:rsidRPr="00E33D85" w:rsidRDefault="008A7E7E" w:rsidP="0041045A">
            <w:pPr>
              <w:rPr>
                <w:b/>
              </w:rPr>
            </w:pPr>
            <w:r w:rsidRPr="00E33D85">
              <w:t>cybVisaCardBrands</w:t>
            </w:r>
          </w:p>
        </w:tc>
        <w:tc>
          <w:tcPr>
            <w:tcW w:w="3060" w:type="dxa"/>
          </w:tcPr>
          <w:p w:rsidR="008A7E7E" w:rsidRPr="00E33D85" w:rsidRDefault="008A7E7E" w:rsidP="0041045A">
            <w:r w:rsidRPr="00E33D85">
              <w:t>Override value for brands associated with card art to be displayed. If a brand matching the consumer's preferred card is specified, the card art is displayed on the button; otherwise, a generic button is displayed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Comma Separated list is accepted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VISA</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MASTERCARD</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AMEX</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DISCOVER</w:t>
            </w:r>
          </w:p>
        </w:tc>
      </w:tr>
      <w:tr w:rsidR="008A7E7E" w:rsidRPr="00E33D85" w:rsidTr="001958A7">
        <w:tc>
          <w:tcPr>
            <w:tcW w:w="2322" w:type="dxa"/>
          </w:tcPr>
          <w:p w:rsidR="008A7E7E" w:rsidRPr="00E33D85" w:rsidRDefault="008A7E7E" w:rsidP="0041045A">
            <w:pPr>
              <w:rPr>
                <w:b/>
              </w:rPr>
            </w:pPr>
            <w:r w:rsidRPr="00E33D85">
              <w:t>cybVisaThreeDSActive</w:t>
            </w:r>
          </w:p>
        </w:tc>
        <w:tc>
          <w:tcPr>
            <w:tcW w:w="3060" w:type="dxa"/>
          </w:tcPr>
          <w:p w:rsidR="008A7E7E" w:rsidRPr="00E33D85" w:rsidRDefault="008A7E7E" w:rsidP="0041045A">
            <w:r w:rsidRPr="00E33D85">
              <w:t xml:space="preserve">Whether Verified by Visa (VbV) is active for this transaction. If Verified by Visa is configured, you can use </w:t>
            </w:r>
            <w:r w:rsidRPr="00E33D85">
              <w:rPr>
                <w:rStyle w:val="HTMLCode"/>
                <w:rFonts w:asciiTheme="minorHAnsi" w:eastAsiaTheme="minorHAnsi" w:hAnsiTheme="minorHAnsi"/>
              </w:rPr>
              <w:t>threeDSActive</w:t>
            </w:r>
            <w:r w:rsidRPr="00E33D85">
              <w:t xml:space="preserve"> to deactivate it for the transaction; otherwise, VbV will be active if it has been configured</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false (default)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t>true</w:t>
            </w:r>
          </w:p>
        </w:tc>
      </w:tr>
      <w:tr w:rsidR="008A7E7E" w:rsidRPr="00E33D85" w:rsidTr="001958A7">
        <w:tc>
          <w:tcPr>
            <w:tcW w:w="2322" w:type="dxa"/>
          </w:tcPr>
          <w:p w:rsidR="008A7E7E" w:rsidRPr="00E33D85" w:rsidRDefault="008A7E7E" w:rsidP="0041045A">
            <w:pPr>
              <w:rPr>
                <w:b/>
              </w:rPr>
            </w:pPr>
            <w:r w:rsidRPr="00E33D85">
              <w:t>cybVisaThreeDSSuppre</w:t>
            </w:r>
            <w:r w:rsidRPr="00E33D85">
              <w:lastRenderedPageBreak/>
              <w:t>ssChallenge</w:t>
            </w:r>
          </w:p>
        </w:tc>
        <w:tc>
          <w:tcPr>
            <w:tcW w:w="3060" w:type="dxa"/>
          </w:tcPr>
          <w:p w:rsidR="008A7E7E" w:rsidRPr="00E33D85" w:rsidRDefault="008A7E7E" w:rsidP="0041045A">
            <w:r w:rsidRPr="00E33D85">
              <w:lastRenderedPageBreak/>
              <w:t xml:space="preserve">Whether a Verified by Visa (VbV) consumer authentication </w:t>
            </w:r>
            <w:r w:rsidRPr="00E33D85">
              <w:lastRenderedPageBreak/>
              <w:t xml:space="preserve">prompt is suppressed for this transaction. If </w:t>
            </w:r>
            <w:r w:rsidRPr="00E33D85">
              <w:rPr>
                <w:rStyle w:val="HTMLCode"/>
                <w:rFonts w:asciiTheme="minorHAnsi" w:eastAsiaTheme="minorHAnsi" w:hAnsiTheme="minorHAnsi"/>
              </w:rPr>
              <w:t>true</w:t>
            </w:r>
            <w:r w:rsidRPr="00E33D85">
              <w:t>, VbV authentication is performed only when it is possible to do so without the consumer prompt.</w:t>
            </w:r>
          </w:p>
        </w:tc>
        <w:tc>
          <w:tcPr>
            <w:tcW w:w="3888" w:type="dxa"/>
          </w:tcPr>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true - Do not display a consumer prompt.</w:t>
            </w:r>
          </w:p>
          <w:p w:rsidR="008A7E7E" w:rsidRPr="00E33D85" w:rsidRDefault="008A7E7E" w:rsidP="0041045A">
            <w:pPr>
              <w:rPr>
                <w:rStyle w:val="HTMLCode"/>
                <w:rFonts w:asciiTheme="minorHAnsi" w:eastAsiaTheme="minorHAnsi" w:hAnsiTheme="minorHAnsi"/>
              </w:rPr>
            </w:pPr>
            <w:r w:rsidRPr="00E33D85">
              <w:rPr>
                <w:rStyle w:val="HTMLCode"/>
                <w:rFonts w:asciiTheme="minorHAnsi" w:eastAsiaTheme="minorHAnsi" w:hAnsiTheme="minorHAnsi"/>
              </w:rPr>
              <w:lastRenderedPageBreak/>
              <w:t>false - Allow a consumer prompt</w:t>
            </w:r>
          </w:p>
        </w:tc>
      </w:tr>
      <w:tr w:rsidR="008A7E7E" w:rsidRPr="00E33D85" w:rsidTr="001958A7">
        <w:tc>
          <w:tcPr>
            <w:tcW w:w="2322" w:type="dxa"/>
          </w:tcPr>
          <w:p w:rsidR="008A7E7E" w:rsidRPr="00E33D85" w:rsidRDefault="008A7E7E" w:rsidP="0041045A">
            <w:pPr>
              <w:rPr>
                <w:b/>
              </w:rPr>
            </w:pPr>
            <w:r w:rsidRPr="00E33D85">
              <w:lastRenderedPageBreak/>
              <w:t>cybVisaTellMeMoreLinkActive</w:t>
            </w:r>
          </w:p>
        </w:tc>
        <w:tc>
          <w:tcPr>
            <w:tcW w:w="3060" w:type="dxa"/>
          </w:tcPr>
          <w:p w:rsidR="008A7E7E" w:rsidRPr="00E33D85" w:rsidRDefault="008A7E7E" w:rsidP="0041045A">
            <w:pPr>
              <w:rPr>
                <w:bCs/>
              </w:rPr>
            </w:pPr>
            <w:r w:rsidRPr="00E33D85">
              <w:rPr>
                <w:bCs/>
              </w:rPr>
              <w:t>Indicate whether Tell Me More Link to be displayed with VISA button</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r w:rsidR="008A7E7E" w:rsidRPr="00E33D85" w:rsidTr="001958A7">
        <w:tc>
          <w:tcPr>
            <w:tcW w:w="2322" w:type="dxa"/>
          </w:tcPr>
          <w:p w:rsidR="008A7E7E" w:rsidRPr="00E33D85" w:rsidRDefault="008A7E7E" w:rsidP="0041045A">
            <w:pPr>
              <w:rPr>
                <w:b/>
              </w:rPr>
            </w:pPr>
            <w:r w:rsidRPr="00E33D85">
              <w:t>cybVisaButtonOnCart</w:t>
            </w:r>
          </w:p>
        </w:tc>
        <w:tc>
          <w:tcPr>
            <w:tcW w:w="3060" w:type="dxa"/>
          </w:tcPr>
          <w:p w:rsidR="008A7E7E" w:rsidRPr="00E33D85" w:rsidRDefault="008A7E7E" w:rsidP="0041045A">
            <w:pPr>
              <w:rPr>
                <w:bCs/>
              </w:rPr>
            </w:pPr>
            <w:r w:rsidRPr="00E33D85">
              <w:rPr>
                <w:bCs/>
              </w:rPr>
              <w:t>Indicate whether Visa checkout button to be displayed on minicart and cart page</w:t>
            </w:r>
          </w:p>
        </w:tc>
        <w:tc>
          <w:tcPr>
            <w:tcW w:w="3888" w:type="dxa"/>
          </w:tcPr>
          <w:p w:rsidR="008A7E7E" w:rsidRPr="00E33D85" w:rsidRDefault="008A7E7E" w:rsidP="0041045A">
            <w:pPr>
              <w:rPr>
                <w:bCs/>
              </w:rPr>
            </w:pPr>
            <w:r w:rsidRPr="00E33D85">
              <w:rPr>
                <w:bCs/>
              </w:rPr>
              <w:t>true (default)</w:t>
            </w:r>
          </w:p>
          <w:p w:rsidR="008A7E7E" w:rsidRPr="00E33D85" w:rsidRDefault="008A7E7E" w:rsidP="0041045A">
            <w:pPr>
              <w:rPr>
                <w:bCs/>
              </w:rPr>
            </w:pPr>
            <w:r w:rsidRPr="00E33D85">
              <w:rPr>
                <w:bCs/>
              </w:rPr>
              <w:t>false</w:t>
            </w:r>
          </w:p>
        </w:tc>
      </w:tr>
    </w:tbl>
    <w:p w:rsidR="008A7E7E" w:rsidRPr="008A7E7E" w:rsidRDefault="008A7E7E" w:rsidP="001958A7"/>
    <w:p w:rsidR="008A7E7E" w:rsidRPr="00E33D85" w:rsidRDefault="008A7E7E" w:rsidP="008A7E7E">
      <w:pPr>
        <w:pStyle w:val="Heading5"/>
        <w:rPr>
          <w:rFonts w:asciiTheme="minorHAnsi" w:hAnsiTheme="minorHAnsi"/>
        </w:rPr>
      </w:pPr>
      <w:r w:rsidRPr="00E33D85">
        <w:rPr>
          <w:rFonts w:asciiTheme="minorHAnsi" w:hAnsiTheme="minorHAnsi"/>
        </w:rPr>
        <w:t>Site preference data</w:t>
      </w:r>
    </w:p>
    <w:p w:rsidR="008A7E7E" w:rsidRPr="00E33D85" w:rsidRDefault="008A7E7E" w:rsidP="005C1822">
      <w:pPr>
        <w:pStyle w:val="BodyText"/>
      </w:pPr>
      <w:r w:rsidRPr="00E33D85">
        <w:t xml:space="preserve">Update CyberSource site preference through Business Manager &gt;StoreFront Site&gt; Site Preferences &gt; Custom Preferences.  </w:t>
      </w:r>
    </w:p>
    <w:p w:rsidR="008A7E7E" w:rsidRPr="00E33D85" w:rsidRDefault="008A7E7E" w:rsidP="005C1822">
      <w:pPr>
        <w:pStyle w:val="BodyText"/>
      </w:pPr>
      <w:r w:rsidRPr="00E33D85">
        <w:t>The screen shot below depicts the site preferences configuration:</w:t>
      </w:r>
    </w:p>
    <w:p w:rsidR="008A7E7E" w:rsidRPr="00E33D85" w:rsidRDefault="008A7E7E" w:rsidP="008A7E7E">
      <w:r w:rsidRPr="00E33D85">
        <w:rPr>
          <w:noProof/>
        </w:rPr>
        <w:drawing>
          <wp:inline distT="0" distB="0" distL="0" distR="0" wp14:anchorId="7131E33F" wp14:editId="21E7D1B0">
            <wp:extent cx="6400800" cy="3448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400800" cy="3448050"/>
                    </a:xfrm>
                    <a:prstGeom prst="rect">
                      <a:avLst/>
                    </a:prstGeom>
                    <a:noFill/>
                    <a:ln>
                      <a:noFill/>
                    </a:ln>
                  </pic:spPr>
                </pic:pic>
              </a:graphicData>
            </a:graphic>
          </wp:inline>
        </w:drawing>
      </w:r>
    </w:p>
    <w:p w:rsidR="008A7E7E" w:rsidRPr="00E33D85" w:rsidRDefault="008A7E7E" w:rsidP="008A7E7E">
      <w:pPr>
        <w:pStyle w:val="Heading4"/>
        <w:rPr>
          <w:rFonts w:asciiTheme="minorHAnsi" w:hAnsiTheme="minorHAnsi"/>
        </w:rPr>
      </w:pPr>
      <w:r>
        <w:rPr>
          <w:rFonts w:asciiTheme="minorHAnsi" w:hAnsiTheme="minorHAnsi"/>
        </w:rPr>
        <w:t xml:space="preserve">CyberSource </w:t>
      </w:r>
      <w:r w:rsidRPr="00E33D85">
        <w:rPr>
          <w:rFonts w:asciiTheme="minorHAnsi" w:hAnsiTheme="minorHAnsi"/>
        </w:rPr>
        <w:t xml:space="preserve">Secure Acceptance </w:t>
      </w:r>
      <w:r>
        <w:rPr>
          <w:rFonts w:asciiTheme="minorHAnsi" w:hAnsiTheme="minorHAnsi"/>
        </w:rPr>
        <w:t>Site P</w:t>
      </w:r>
      <w:r w:rsidRPr="00E33D85">
        <w:rPr>
          <w:rFonts w:asciiTheme="minorHAnsi" w:hAnsiTheme="minorHAnsi"/>
        </w:rPr>
        <w:t>reference</w:t>
      </w:r>
    </w:p>
    <w:p w:rsidR="008A7E7E" w:rsidRPr="00E33D85" w:rsidRDefault="008A7E7E" w:rsidP="008A7E7E">
      <w:pPr>
        <w:pStyle w:val="Heading5"/>
        <w:rPr>
          <w:rFonts w:asciiTheme="minorHAnsi" w:hAnsiTheme="minorHAnsi"/>
        </w:rPr>
      </w:pPr>
      <w:r w:rsidRPr="00E33D85">
        <w:rPr>
          <w:rFonts w:asciiTheme="minorHAnsi" w:hAnsiTheme="minorHAnsi"/>
        </w:rPr>
        <w:t>Site Preferences Attribute</w:t>
      </w:r>
    </w:p>
    <w:p w:rsidR="008A7E7E" w:rsidRPr="00E33D85" w:rsidRDefault="008A7E7E" w:rsidP="005C1822">
      <w:pPr>
        <w:pStyle w:val="BodyText"/>
      </w:pPr>
    </w:p>
    <w:tbl>
      <w:tblPr>
        <w:tblStyle w:val="TableGrid"/>
        <w:tblW w:w="0" w:type="auto"/>
        <w:tblLayout w:type="fixed"/>
        <w:tblLook w:val="04A0" w:firstRow="1" w:lastRow="0" w:firstColumn="1" w:lastColumn="0" w:noHBand="0" w:noVBand="1"/>
      </w:tblPr>
      <w:tblGrid>
        <w:gridCol w:w="3438"/>
        <w:gridCol w:w="1080"/>
        <w:gridCol w:w="5400"/>
      </w:tblGrid>
      <w:tr w:rsidR="008A7E7E" w:rsidRPr="00E33D85" w:rsidTr="00442DA6">
        <w:tc>
          <w:tcPr>
            <w:tcW w:w="3438" w:type="dxa"/>
            <w:shd w:val="clear" w:color="auto" w:fill="BFBFBF" w:themeFill="background1" w:themeFillShade="BF"/>
          </w:tcPr>
          <w:p w:rsidR="008A7E7E" w:rsidRPr="00E33D85" w:rsidRDefault="008A7E7E" w:rsidP="0041045A">
            <w:pPr>
              <w:pStyle w:val="Listenabsatz"/>
              <w:ind w:left="0"/>
              <w:rPr>
                <w:b/>
              </w:rPr>
            </w:pPr>
            <w:r w:rsidRPr="00E33D85">
              <w:rPr>
                <w:b/>
              </w:rPr>
              <w:lastRenderedPageBreak/>
              <w:t>Attribute ID</w:t>
            </w:r>
          </w:p>
        </w:tc>
        <w:tc>
          <w:tcPr>
            <w:tcW w:w="1080" w:type="dxa"/>
            <w:shd w:val="clear" w:color="auto" w:fill="BFBFBF" w:themeFill="background1" w:themeFillShade="BF"/>
          </w:tcPr>
          <w:p w:rsidR="008A7E7E" w:rsidRPr="00E33D85" w:rsidRDefault="008A7E7E" w:rsidP="0041045A">
            <w:pPr>
              <w:pStyle w:val="Listenabsatz"/>
              <w:ind w:left="0"/>
              <w:rPr>
                <w:b/>
              </w:rPr>
            </w:pPr>
            <w:r w:rsidRPr="00E33D85">
              <w:rPr>
                <w:b/>
              </w:rPr>
              <w:t>Data Type</w:t>
            </w:r>
          </w:p>
        </w:tc>
        <w:tc>
          <w:tcPr>
            <w:tcW w:w="5400" w:type="dxa"/>
            <w:shd w:val="clear" w:color="auto" w:fill="BFBFBF" w:themeFill="background1" w:themeFillShade="BF"/>
          </w:tcPr>
          <w:p w:rsidR="008A7E7E" w:rsidRPr="00E33D85" w:rsidRDefault="008A7E7E" w:rsidP="0041045A">
            <w:pPr>
              <w:pStyle w:val="Listenabsatz"/>
              <w:ind w:left="0"/>
              <w:rPr>
                <w:b/>
              </w:rPr>
            </w:pPr>
            <w:r w:rsidRPr="00E33D85">
              <w:rPr>
                <w:b/>
              </w:rPr>
              <w:t>Description</w:t>
            </w:r>
          </w:p>
        </w:tc>
      </w:tr>
      <w:tr w:rsidR="008A7E7E" w:rsidRPr="00E33D85" w:rsidTr="00442DA6">
        <w:tc>
          <w:tcPr>
            <w:tcW w:w="3438" w:type="dxa"/>
          </w:tcPr>
          <w:p w:rsidR="008A7E7E" w:rsidRPr="00E33D85" w:rsidRDefault="008A7E7E" w:rsidP="0041045A">
            <w:pPr>
              <w:pStyle w:val="Listenabsatz"/>
              <w:ind w:left="0"/>
            </w:pPr>
            <w:r w:rsidRPr="00E33D85">
              <w:t>CsSAOverrideBillingAddress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Billing Address</w:t>
            </w:r>
          </w:p>
        </w:tc>
      </w:tr>
      <w:tr w:rsidR="008A7E7E" w:rsidRPr="00E33D85" w:rsidTr="00442DA6">
        <w:tc>
          <w:tcPr>
            <w:tcW w:w="3438" w:type="dxa"/>
          </w:tcPr>
          <w:p w:rsidR="008A7E7E" w:rsidRPr="00E33D85" w:rsidRDefault="008A7E7E" w:rsidP="0041045A">
            <w:pPr>
              <w:pStyle w:val="Listenabsatz"/>
              <w:ind w:left="0"/>
            </w:pPr>
            <w:r w:rsidRPr="00E33D85">
              <w:t>CsSAOverrideShippingAddress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Cybersource Secure Acceptance Override Shipping Address</w:t>
            </w:r>
          </w:p>
        </w:tc>
      </w:tr>
      <w:tr w:rsidR="008A7E7E" w:rsidRPr="00E33D85" w:rsidTr="00442DA6">
        <w:tc>
          <w:tcPr>
            <w:tcW w:w="3438" w:type="dxa"/>
          </w:tcPr>
          <w:p w:rsidR="008A7E7E" w:rsidRPr="00E33D85" w:rsidRDefault="008A7E7E" w:rsidP="0041045A">
            <w:pPr>
              <w:pStyle w:val="Listenabsatz"/>
              <w:ind w:left="0"/>
            </w:pPr>
            <w:r w:rsidRPr="00E33D85">
              <w:t>CsCvnDeclineFlags</w:t>
            </w:r>
          </w:p>
        </w:tc>
        <w:tc>
          <w:tcPr>
            <w:tcW w:w="1080" w:type="dxa"/>
          </w:tcPr>
          <w:p w:rsidR="008A7E7E" w:rsidRPr="00E33D85" w:rsidRDefault="008A7E7E" w:rsidP="0041045A">
            <w:pPr>
              <w:pStyle w:val="Listenabsatz"/>
              <w:ind w:left="0"/>
            </w:pPr>
            <w:r w:rsidRPr="00E33D85">
              <w:t>Boolean</w:t>
            </w:r>
          </w:p>
        </w:tc>
        <w:tc>
          <w:tcPr>
            <w:tcW w:w="5400" w:type="dxa"/>
          </w:tcPr>
          <w:p w:rsidR="008A7E7E" w:rsidRPr="00E33D85" w:rsidRDefault="008A7E7E" w:rsidP="0041045A">
            <w:pPr>
              <w:pStyle w:val="Listenabsatz"/>
              <w:ind w:left="0"/>
            </w:pPr>
            <w:r w:rsidRPr="00E33D85">
              <w:t xml:space="preserve">CyberSource Ignore CVN Result (CVN) </w:t>
            </w:r>
          </w:p>
          <w:p w:rsidR="008A7E7E" w:rsidRPr="00E33D85" w:rsidRDefault="008A7E7E" w:rsidP="0041045A">
            <w:pPr>
              <w:pStyle w:val="Listenabsatz"/>
              <w:ind w:left="0"/>
            </w:pPr>
            <w:r w:rsidRPr="00E33D85">
              <w:t>[should be in sync with CYB profile cvn flag]</w:t>
            </w:r>
          </w:p>
        </w:tc>
      </w:tr>
      <w:tr w:rsidR="00054BD8" w:rsidRPr="00E33D85" w:rsidTr="00442DA6">
        <w:tc>
          <w:tcPr>
            <w:tcW w:w="3438" w:type="dxa"/>
          </w:tcPr>
          <w:p w:rsidR="00054BD8" w:rsidRPr="00E33D85" w:rsidRDefault="00054BD8" w:rsidP="0041045A">
            <w:pPr>
              <w:pStyle w:val="Listenabsatz"/>
              <w:ind w:left="0"/>
            </w:pPr>
            <w:r w:rsidRPr="00E33D85">
              <w:t>SA_Redirect_AccessKey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Access Key</w:t>
            </w:r>
            <w:r>
              <w: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Redirect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SA_Redirect_SecretKey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Redirect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SA_Iframe_SecretKey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Iframe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SA_Silent_AccessKey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Access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SA_Silent_ProfileID</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Aceeptance Silent Post Profile ID</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SA_Silent_SecretKey</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Silent Post Secret Key</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lastRenderedPageBreak/>
              <w:t>CsSARedirectFormAction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redirect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CsSAIframetFormAction</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Cybersource secure acceptance Iframe form action</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Secure_Acceptance_Token_Create_Endpoint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pPr>
            <w:r w:rsidRPr="00E33D85">
              <w:t>Secure Acceptance Token Create Endpoint</w:t>
            </w:r>
          </w:p>
          <w:p w:rsidR="00054BD8" w:rsidRPr="00E33D85" w:rsidRDefault="00054BD8" w:rsidP="00C675AE">
            <w:pPr>
              <w:pStyle w:val="Listenabsatz"/>
              <w:ind w:left="0"/>
            </w:pPr>
            <w:r w:rsidRPr="006F4013">
              <w:rPr>
                <w:b/>
              </w:rPr>
              <w:t>Note:</w:t>
            </w:r>
            <w:r>
              <w:t xml:space="preserve"> Contact CyberSource support team for more details.</w:t>
            </w:r>
          </w:p>
        </w:tc>
      </w:tr>
      <w:tr w:rsidR="00054BD8" w:rsidRPr="00E33D85" w:rsidTr="00442DA6">
        <w:tc>
          <w:tcPr>
            <w:tcW w:w="3438" w:type="dxa"/>
          </w:tcPr>
          <w:p w:rsidR="00054BD8" w:rsidRPr="00E33D85" w:rsidRDefault="00054BD8" w:rsidP="0041045A">
            <w:pPr>
              <w:pStyle w:val="Listenabsatz"/>
              <w:ind w:left="0"/>
            </w:pPr>
            <w:r w:rsidRPr="00E33D85">
              <w:t>Secure_Acceptance_Token_Update_Endpoint</w:t>
            </w:r>
          </w:p>
        </w:tc>
        <w:tc>
          <w:tcPr>
            <w:tcW w:w="1080" w:type="dxa"/>
          </w:tcPr>
          <w:p w:rsidR="00054BD8" w:rsidRPr="00E33D85" w:rsidRDefault="00054BD8" w:rsidP="0041045A">
            <w:pPr>
              <w:pStyle w:val="Listenabsatz"/>
              <w:ind w:left="0"/>
            </w:pPr>
            <w:r w:rsidRPr="00E33D85">
              <w:t>String</w:t>
            </w:r>
          </w:p>
        </w:tc>
        <w:tc>
          <w:tcPr>
            <w:tcW w:w="5400" w:type="dxa"/>
          </w:tcPr>
          <w:p w:rsidR="00054BD8" w:rsidRDefault="00054BD8" w:rsidP="00C675AE">
            <w:pPr>
              <w:pStyle w:val="Listenabsatz"/>
              <w:ind w:left="0"/>
              <w:rPr>
                <w:b/>
              </w:rPr>
            </w:pPr>
            <w:r w:rsidRPr="00E33D85">
              <w:t>Secure Acceptance Token Update Endpoint</w:t>
            </w:r>
            <w:r w:rsidRPr="006F4013">
              <w:rPr>
                <w:b/>
              </w:rPr>
              <w:t xml:space="preserve"> </w:t>
            </w:r>
          </w:p>
          <w:p w:rsidR="00054BD8" w:rsidRPr="00E33D85" w:rsidRDefault="00054BD8" w:rsidP="00C675AE">
            <w:pPr>
              <w:pStyle w:val="Listenabsatz"/>
              <w:ind w:left="0"/>
            </w:pPr>
            <w:r w:rsidRPr="006F4013">
              <w:rPr>
                <w:b/>
              </w:rPr>
              <w:t>Note:</w:t>
            </w:r>
            <w:r>
              <w:t xml:space="preserve"> Contact CyberSource support team for more details.</w:t>
            </w:r>
          </w:p>
        </w:tc>
      </w:tr>
    </w:tbl>
    <w:p w:rsidR="008A7E7E" w:rsidRPr="00E33D85" w:rsidRDefault="008A7E7E" w:rsidP="005C1822">
      <w:pPr>
        <w:pStyle w:val="BodyText"/>
      </w:pPr>
    </w:p>
    <w:p w:rsidR="008A7E7E" w:rsidRPr="00E33D85" w:rsidRDefault="008A7E7E" w:rsidP="008A7E7E">
      <w:pPr>
        <w:pStyle w:val="Heading5"/>
        <w:rPr>
          <w:rFonts w:asciiTheme="minorHAnsi" w:hAnsiTheme="minorHAnsi"/>
        </w:rPr>
      </w:pPr>
      <w:r w:rsidRPr="00E33D85">
        <w:rPr>
          <w:rFonts w:asciiTheme="minorHAnsi" w:hAnsiTheme="minorHAnsi"/>
        </w:rPr>
        <w:t>Site Preferences Data</w:t>
      </w:r>
    </w:p>
    <w:p w:rsidR="008A7E7E" w:rsidRPr="00E33D85" w:rsidRDefault="008A7E7E" w:rsidP="005C1822">
      <w:pPr>
        <w:pStyle w:val="BodyText"/>
      </w:pPr>
      <w:r>
        <w:rPr>
          <w:noProof/>
        </w:rPr>
        <w:drawing>
          <wp:inline distT="0" distB="0" distL="0" distR="0" wp14:anchorId="556412B2" wp14:editId="7B2E149F">
            <wp:extent cx="6400800" cy="3435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_acceptance_preferences.JPG"/>
                    <pic:cNvPicPr/>
                  </pic:nvPicPr>
                  <pic:blipFill>
                    <a:blip r:embed="rId79">
                      <a:extLst>
                        <a:ext uri="{28A0092B-C50C-407E-A947-70E740481C1C}">
                          <a14:useLocalDpi xmlns:a14="http://schemas.microsoft.com/office/drawing/2010/main" val="0"/>
                        </a:ext>
                      </a:extLst>
                    </a:blip>
                    <a:stretch>
                      <a:fillRect/>
                    </a:stretch>
                  </pic:blipFill>
                  <pic:spPr>
                    <a:xfrm>
                      <a:off x="0" y="0"/>
                      <a:ext cx="6400800" cy="3435350"/>
                    </a:xfrm>
                    <a:prstGeom prst="rect">
                      <a:avLst/>
                    </a:prstGeom>
                  </pic:spPr>
                </pic:pic>
              </a:graphicData>
            </a:graphic>
          </wp:inline>
        </w:drawing>
      </w:r>
    </w:p>
    <w:p w:rsidR="009E5FC4" w:rsidRPr="00E33D85" w:rsidRDefault="009E5FC4" w:rsidP="009E5FC4">
      <w:pPr>
        <w:pStyle w:val="Heading3"/>
        <w:rPr>
          <w:rFonts w:asciiTheme="minorHAnsi" w:hAnsiTheme="minorHAnsi"/>
        </w:rPr>
      </w:pPr>
      <w:bookmarkStart w:id="815" w:name="_Toc492911342"/>
      <w:r w:rsidRPr="00E33D85">
        <w:rPr>
          <w:rFonts w:asciiTheme="minorHAnsi" w:hAnsiTheme="minorHAnsi"/>
        </w:rPr>
        <w:t xml:space="preserve">Configure </w:t>
      </w:r>
      <w:r>
        <w:rPr>
          <w:rFonts w:asciiTheme="minorHAnsi" w:hAnsiTheme="minorHAnsi"/>
        </w:rPr>
        <w:t>Payment Method</w:t>
      </w:r>
      <w:bookmarkEnd w:id="815"/>
    </w:p>
    <w:p w:rsidR="009E5FC4" w:rsidRDefault="009E5FC4" w:rsidP="009E5FC4">
      <w:pPr>
        <w:pStyle w:val="Heading4"/>
        <w:rPr>
          <w:rFonts w:asciiTheme="minorHAnsi" w:hAnsiTheme="minorHAnsi"/>
        </w:rPr>
      </w:pPr>
      <w:r>
        <w:rPr>
          <w:rFonts w:asciiTheme="minorHAnsi" w:hAnsiTheme="minorHAnsi"/>
        </w:rPr>
        <w:t>Generic Changes</w:t>
      </w:r>
    </w:p>
    <w:tbl>
      <w:tblPr>
        <w:tblStyle w:val="TableGrid"/>
        <w:tblW w:w="0" w:type="auto"/>
        <w:tblLook w:val="04A0" w:firstRow="1" w:lastRow="0" w:firstColumn="1" w:lastColumn="0" w:noHBand="0" w:noVBand="1"/>
      </w:tblPr>
      <w:tblGrid>
        <w:gridCol w:w="2448"/>
        <w:gridCol w:w="1170"/>
        <w:gridCol w:w="1260"/>
        <w:gridCol w:w="5418"/>
      </w:tblGrid>
      <w:tr w:rsidR="009E5FC4" w:rsidRPr="00E33D85" w:rsidTr="00442DA6">
        <w:tc>
          <w:tcPr>
            <w:tcW w:w="244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17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41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0D4162" w:rsidRPr="00E33D85" w:rsidTr="00442DA6">
        <w:tc>
          <w:tcPr>
            <w:tcW w:w="2448" w:type="dxa"/>
          </w:tcPr>
          <w:p w:rsidR="000D4162" w:rsidRPr="00E33D85" w:rsidRDefault="000D4162" w:rsidP="00B7432F">
            <w:pPr>
              <w:pStyle w:val="Listenabsatz"/>
              <w:ind w:left="0"/>
            </w:pPr>
            <w:r>
              <w:lastRenderedPageBreak/>
              <w:t>merchantID</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Pr="00E33D85" w:rsidRDefault="000D4162" w:rsidP="00C675AE">
            <w:pPr>
              <w:pStyle w:val="Listenabsatz"/>
              <w:ind w:left="0"/>
            </w:pPr>
            <w:r>
              <w:t>Attribute to store merchant id specific to payment method. If configured will be used for service calls else global site preference of Merchant ID will be used</w:t>
            </w:r>
          </w:p>
        </w:tc>
      </w:tr>
      <w:tr w:rsidR="000D4162" w:rsidRPr="00E33D85" w:rsidTr="00442DA6">
        <w:tc>
          <w:tcPr>
            <w:tcW w:w="2448" w:type="dxa"/>
          </w:tcPr>
          <w:p w:rsidR="000D4162" w:rsidRPr="00E33D85" w:rsidRDefault="000D4162" w:rsidP="00B7432F">
            <w:pPr>
              <w:pStyle w:val="Listenabsatz"/>
              <w:ind w:left="0"/>
            </w:pPr>
            <w:r>
              <w:t>merchantKey</w:t>
            </w:r>
          </w:p>
        </w:tc>
        <w:tc>
          <w:tcPr>
            <w:tcW w:w="1170" w:type="dxa"/>
          </w:tcPr>
          <w:p w:rsidR="000D4162" w:rsidRPr="00E33D85" w:rsidRDefault="000D4162" w:rsidP="00B7432F">
            <w:pPr>
              <w:pStyle w:val="Listenabsatz"/>
              <w:ind w:left="0"/>
            </w:pPr>
            <w:r>
              <w:t>String</w:t>
            </w:r>
          </w:p>
        </w:tc>
        <w:tc>
          <w:tcPr>
            <w:tcW w:w="1260" w:type="dxa"/>
          </w:tcPr>
          <w:p w:rsidR="000D4162" w:rsidRPr="00E33D85" w:rsidRDefault="000D4162" w:rsidP="00B7432F">
            <w:pPr>
              <w:pStyle w:val="Listenabsatz"/>
              <w:ind w:left="0"/>
            </w:pPr>
            <w:r>
              <w:t>Yes</w:t>
            </w:r>
          </w:p>
        </w:tc>
        <w:tc>
          <w:tcPr>
            <w:tcW w:w="5418" w:type="dxa"/>
          </w:tcPr>
          <w:p w:rsidR="000D4162" w:rsidRDefault="000D4162" w:rsidP="00C675AE">
            <w:pPr>
              <w:pStyle w:val="Listenabsatz"/>
              <w:ind w:left="0"/>
            </w:pPr>
            <w:r>
              <w:t xml:space="preserve">Attribute to store merchant key specific to payment method. </w:t>
            </w:r>
          </w:p>
          <w:p w:rsidR="000D4162" w:rsidRPr="00E33D85" w:rsidRDefault="000D4162" w:rsidP="00C675AE">
            <w:pPr>
              <w:pStyle w:val="Listenabsatz"/>
              <w:ind w:left="0"/>
            </w:pPr>
            <w:r>
              <w:t>If configured will be used for service calls else global site preference of Merchant Key will be used</w:t>
            </w:r>
          </w:p>
        </w:tc>
      </w:tr>
    </w:tbl>
    <w:p w:rsidR="009E5FC4" w:rsidRDefault="009E5FC4" w:rsidP="009E5FC4">
      <w:pPr>
        <w:pStyle w:val="Heading4"/>
        <w:rPr>
          <w:rFonts w:asciiTheme="minorHAnsi" w:hAnsiTheme="minorHAnsi"/>
        </w:rPr>
      </w:pPr>
      <w:r>
        <w:rPr>
          <w:rFonts w:asciiTheme="minorHAnsi" w:hAnsiTheme="minorHAnsi"/>
        </w:rPr>
        <w:t>Bank Transfer</w:t>
      </w:r>
      <w:r w:rsidR="00720FBC">
        <w:rPr>
          <w:rFonts w:asciiTheme="minorHAnsi" w:hAnsiTheme="minorHAnsi"/>
        </w:rPr>
        <w:t xml:space="preserve"> APM’s</w:t>
      </w:r>
    </w:p>
    <w:tbl>
      <w:tblPr>
        <w:tblStyle w:val="TableGrid"/>
        <w:tblW w:w="0" w:type="auto"/>
        <w:tblLook w:val="04A0" w:firstRow="1" w:lastRow="0" w:firstColumn="1" w:lastColumn="0" w:noHBand="0" w:noVBand="1"/>
      </w:tblPr>
      <w:tblGrid>
        <w:gridCol w:w="2898"/>
        <w:gridCol w:w="1080"/>
        <w:gridCol w:w="1260"/>
        <w:gridCol w:w="5058"/>
      </w:tblGrid>
      <w:tr w:rsidR="009E5FC4" w:rsidRPr="00E33D85" w:rsidTr="00C57D81">
        <w:tc>
          <w:tcPr>
            <w:tcW w:w="2898" w:type="dxa"/>
            <w:shd w:val="clear" w:color="auto" w:fill="BFBFBF" w:themeFill="background1" w:themeFillShade="BF"/>
          </w:tcPr>
          <w:p w:rsidR="009E5FC4" w:rsidRPr="00E33D85" w:rsidRDefault="009E5FC4" w:rsidP="00B7432F">
            <w:pPr>
              <w:pStyle w:val="Listenabsatz"/>
              <w:ind w:left="0"/>
              <w:rPr>
                <w:b/>
              </w:rPr>
            </w:pPr>
            <w:r w:rsidRPr="00E33D85">
              <w:rPr>
                <w:b/>
              </w:rPr>
              <w:t>Attribute ID</w:t>
            </w:r>
          </w:p>
        </w:tc>
        <w:tc>
          <w:tcPr>
            <w:tcW w:w="1080" w:type="dxa"/>
            <w:shd w:val="clear" w:color="auto" w:fill="BFBFBF" w:themeFill="background1" w:themeFillShade="BF"/>
          </w:tcPr>
          <w:p w:rsidR="009E5FC4" w:rsidRPr="00E33D85" w:rsidRDefault="009E5FC4" w:rsidP="00B7432F">
            <w:pPr>
              <w:pStyle w:val="Listenabsatz"/>
              <w:ind w:left="0"/>
              <w:rPr>
                <w:b/>
              </w:rPr>
            </w:pPr>
            <w:r w:rsidRPr="00E33D85">
              <w:rPr>
                <w:b/>
              </w:rPr>
              <w:t>Data Type</w:t>
            </w:r>
          </w:p>
        </w:tc>
        <w:tc>
          <w:tcPr>
            <w:tcW w:w="1260" w:type="dxa"/>
            <w:shd w:val="clear" w:color="auto" w:fill="BFBFBF" w:themeFill="background1" w:themeFillShade="BF"/>
          </w:tcPr>
          <w:p w:rsidR="009E5FC4" w:rsidRPr="00E33D85" w:rsidRDefault="009E5FC4" w:rsidP="00B7432F">
            <w:pPr>
              <w:pStyle w:val="Listenabsatz"/>
              <w:ind w:left="0"/>
              <w:rPr>
                <w:b/>
              </w:rPr>
            </w:pPr>
            <w:r>
              <w:rPr>
                <w:b/>
              </w:rPr>
              <w:t>Localizable</w:t>
            </w:r>
          </w:p>
        </w:tc>
        <w:tc>
          <w:tcPr>
            <w:tcW w:w="5058" w:type="dxa"/>
            <w:shd w:val="clear" w:color="auto" w:fill="BFBFBF" w:themeFill="background1" w:themeFillShade="BF"/>
          </w:tcPr>
          <w:p w:rsidR="009E5FC4" w:rsidRPr="00E33D85" w:rsidRDefault="009E5FC4" w:rsidP="00B7432F">
            <w:pPr>
              <w:pStyle w:val="Listenabsatz"/>
              <w:ind w:left="0"/>
              <w:rPr>
                <w:b/>
              </w:rPr>
            </w:pPr>
            <w:r w:rsidRPr="00E33D85">
              <w:rPr>
                <w:b/>
              </w:rPr>
              <w:t>Description</w:t>
            </w:r>
          </w:p>
        </w:tc>
      </w:tr>
      <w:tr w:rsidR="009E5FC4" w:rsidRPr="00E33D85" w:rsidTr="00C57D81">
        <w:tc>
          <w:tcPr>
            <w:tcW w:w="2898" w:type="dxa"/>
          </w:tcPr>
          <w:p w:rsidR="009E5FC4" w:rsidRPr="00E33D85" w:rsidRDefault="009E5FC4" w:rsidP="00B7432F">
            <w:pPr>
              <w:pStyle w:val="Listenabsatz"/>
              <w:ind w:left="0"/>
            </w:pPr>
            <w:r w:rsidRPr="00970FC9">
              <w:t>isBicEnabled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BIC field is required for EPS and GIROPAY</w:t>
            </w:r>
            <w:r w:rsidR="000D4162">
              <w:t xml:space="preserve"> to display on billing page</w:t>
            </w:r>
          </w:p>
        </w:tc>
      </w:tr>
      <w:tr w:rsidR="009E5FC4" w:rsidRPr="00E33D85" w:rsidTr="00C57D81">
        <w:tc>
          <w:tcPr>
            <w:tcW w:w="2898" w:type="dxa"/>
          </w:tcPr>
          <w:p w:rsidR="009E5FC4" w:rsidRPr="00E33D85" w:rsidRDefault="009E5FC4" w:rsidP="00B7432F">
            <w:pPr>
              <w:pStyle w:val="Listenabsatz"/>
              <w:ind w:left="0"/>
            </w:pPr>
            <w:r w:rsidRPr="00970FC9">
              <w:t>isSupportedBankListRequired</w:t>
            </w:r>
          </w:p>
        </w:tc>
        <w:tc>
          <w:tcPr>
            <w:tcW w:w="1080" w:type="dxa"/>
          </w:tcPr>
          <w:p w:rsidR="009E5FC4" w:rsidRPr="00E33D85" w:rsidRDefault="009E5FC4" w:rsidP="00B7432F">
            <w:pPr>
              <w:pStyle w:val="Listenabsatz"/>
              <w:ind w:left="0"/>
            </w:pPr>
            <w:r>
              <w:t>Boolean</w:t>
            </w:r>
          </w:p>
        </w:tc>
        <w:tc>
          <w:tcPr>
            <w:tcW w:w="1260" w:type="dxa"/>
          </w:tcPr>
          <w:p w:rsidR="009E5FC4" w:rsidRPr="00E33D85" w:rsidRDefault="009E5FC4" w:rsidP="00B7432F">
            <w:pPr>
              <w:pStyle w:val="Listenabsatz"/>
              <w:ind w:left="0"/>
            </w:pPr>
            <w:r>
              <w:t>No</w:t>
            </w:r>
          </w:p>
        </w:tc>
        <w:tc>
          <w:tcPr>
            <w:tcW w:w="5058" w:type="dxa"/>
          </w:tcPr>
          <w:p w:rsidR="009E5FC4" w:rsidRPr="00E33D85" w:rsidRDefault="009E5FC4" w:rsidP="00B7432F">
            <w:pPr>
              <w:pStyle w:val="Listenabsatz"/>
              <w:ind w:left="0"/>
            </w:pPr>
            <w:r>
              <w:t>Attribute to check if bank list is required for IDEAL</w:t>
            </w:r>
            <w:r w:rsidR="000D4162">
              <w:t xml:space="preserve"> to display on billing page</w:t>
            </w:r>
          </w:p>
        </w:tc>
      </w:tr>
      <w:tr w:rsidR="000D4162" w:rsidRPr="00E33D85" w:rsidTr="00C57D81">
        <w:tc>
          <w:tcPr>
            <w:tcW w:w="2898" w:type="dxa"/>
          </w:tcPr>
          <w:p w:rsidR="000D4162" w:rsidRDefault="000D4162" w:rsidP="00B7432F">
            <w:pPr>
              <w:pStyle w:val="Listenabsatz"/>
              <w:ind w:left="0"/>
            </w:pPr>
            <w:r>
              <w:t>paymentType</w:t>
            </w:r>
          </w:p>
        </w:tc>
        <w:tc>
          <w:tcPr>
            <w:tcW w:w="1080" w:type="dxa"/>
          </w:tcPr>
          <w:p w:rsidR="000D4162" w:rsidRDefault="000D4162" w:rsidP="00B7432F">
            <w:pPr>
              <w:pStyle w:val="Listenabsatz"/>
              <w:ind w:left="0"/>
            </w:pPr>
            <w:r>
              <w:rPr>
                <w:rFonts w:ascii="Helvetica" w:hAnsi="Helvetica"/>
                <w:color w:val="000000"/>
                <w:sz w:val="20"/>
                <w:szCs w:val="20"/>
                <w:shd w:val="clear" w:color="auto" w:fill="FFFFFF"/>
              </w:rPr>
              <w:t>Enum of Strings</w:t>
            </w:r>
          </w:p>
        </w:tc>
        <w:tc>
          <w:tcPr>
            <w:tcW w:w="1260" w:type="dxa"/>
          </w:tcPr>
          <w:p w:rsidR="000D4162" w:rsidRDefault="000D4162" w:rsidP="00B7432F">
            <w:pPr>
              <w:pStyle w:val="Listenabsatz"/>
              <w:ind w:left="0"/>
            </w:pPr>
            <w:r>
              <w:t>No</w:t>
            </w:r>
          </w:p>
        </w:tc>
        <w:tc>
          <w:tcPr>
            <w:tcW w:w="5058" w:type="dxa"/>
          </w:tcPr>
          <w:p w:rsidR="000D4162" w:rsidRDefault="000D4162" w:rsidP="00C675AE">
            <w:pPr>
              <w:pStyle w:val="Listenabsatz"/>
              <w:ind w:left="0"/>
            </w:pPr>
            <w:r>
              <w:t>Payment type for bank transfer APMs, required to add new value for future bank transfer APM</w:t>
            </w:r>
          </w:p>
        </w:tc>
      </w:tr>
    </w:tbl>
    <w:p w:rsidR="009E5FC4" w:rsidRDefault="009E5FC4" w:rsidP="005C1822">
      <w:pPr>
        <w:pStyle w:val="BodyText"/>
      </w:pPr>
    </w:p>
    <w:p w:rsidR="009E5FC4" w:rsidRDefault="009E5FC4" w:rsidP="005C1822">
      <w:pPr>
        <w:pStyle w:val="BodyText"/>
      </w:pPr>
      <w:r w:rsidRPr="007E0A5C">
        <w:rPr>
          <w:noProof/>
        </w:rPr>
        <w:drawing>
          <wp:inline distT="0" distB="0" distL="0" distR="0" wp14:anchorId="31DA0F6C" wp14:editId="158E7F39">
            <wp:extent cx="6400800" cy="1837267"/>
            <wp:effectExtent l="0" t="0" r="0" b="0"/>
            <wp:docPr id="8" name="Picture 8" descr="C:\Users\pchug3\Downloads\Screen Caps\Payment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ug3\Downloads\Screen Caps\PaymentMethods.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400800" cy="1837267"/>
                    </a:xfrm>
                    <a:prstGeom prst="rect">
                      <a:avLst/>
                    </a:prstGeom>
                    <a:noFill/>
                    <a:ln>
                      <a:noFill/>
                    </a:ln>
                  </pic:spPr>
                </pic:pic>
              </a:graphicData>
            </a:graphic>
          </wp:inline>
        </w:drawing>
      </w:r>
    </w:p>
    <w:p w:rsidR="008A7E7E" w:rsidRPr="00E33D85" w:rsidRDefault="008A7E7E" w:rsidP="008A7E7E">
      <w:pPr>
        <w:pStyle w:val="Heading3"/>
        <w:rPr>
          <w:rFonts w:asciiTheme="minorHAnsi" w:hAnsiTheme="minorHAnsi"/>
        </w:rPr>
      </w:pPr>
      <w:bookmarkStart w:id="816" w:name="_Toc492911343"/>
      <w:r w:rsidRPr="00E33D85">
        <w:rPr>
          <w:rFonts w:asciiTheme="minorHAnsi" w:hAnsiTheme="minorHAnsi"/>
        </w:rPr>
        <w:t>Configure Custom Objects</w:t>
      </w:r>
      <w:bookmarkEnd w:id="816"/>
    </w:p>
    <w:p w:rsidR="009741A3" w:rsidRPr="00211A98" w:rsidRDefault="008A7E7E" w:rsidP="00211A98">
      <w:pPr>
        <w:pStyle w:val="Heading4"/>
        <w:rPr>
          <w:rFonts w:asciiTheme="minorHAnsi" w:hAnsiTheme="minorHAnsi"/>
        </w:rPr>
      </w:pPr>
      <w:r>
        <w:rPr>
          <w:rFonts w:asciiTheme="minorHAnsi" w:hAnsiTheme="minorHAnsi"/>
        </w:rPr>
        <w:t>Retail POS</w:t>
      </w:r>
    </w:p>
    <w:p w:rsidR="002614C6" w:rsidRPr="00E33D85" w:rsidRDefault="009741A3" w:rsidP="001958A7">
      <w:r>
        <w:t>T</w:t>
      </w:r>
      <w:r w:rsidR="002614C6" w:rsidRPr="00E33D85">
        <w:t>wo custom objects have been added for POS transactions. Ensure to populate these custom objects with merchant specific data. Below are screenshots of sample custom object entry for both custom objects:</w:t>
      </w:r>
    </w:p>
    <w:p w:rsidR="002614C6" w:rsidRPr="00E33D85" w:rsidRDefault="002614C6" w:rsidP="007D5AFD">
      <w:pPr>
        <w:pStyle w:val="ListParagraph"/>
        <w:numPr>
          <w:ilvl w:val="1"/>
          <w:numId w:val="25"/>
        </w:numPr>
      </w:pPr>
      <w:r w:rsidRPr="00E33D85">
        <w:t>POS_MerchantIDs</w:t>
      </w:r>
    </w:p>
    <w:p w:rsidR="002614C6" w:rsidRPr="00E33D85" w:rsidRDefault="002614C6" w:rsidP="002614C6">
      <w:pPr>
        <w:ind w:left="720"/>
      </w:pPr>
      <w:r w:rsidRPr="00E33D85">
        <w:rPr>
          <w:noProof/>
        </w:rPr>
        <w:lastRenderedPageBreak/>
        <w:drawing>
          <wp:inline distT="0" distB="0" distL="0" distR="0" wp14:anchorId="16B37125" wp14:editId="7D085E32">
            <wp:extent cx="5847907" cy="2275368"/>
            <wp:effectExtent l="19050" t="19050" r="635" b="0"/>
            <wp:docPr id="31" name="Picture 69" descr="POS_Merchant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PNG"/>
                    <pic:cNvPicPr/>
                  </pic:nvPicPr>
                  <pic:blipFill>
                    <a:blip r:embed="rId81" cstate="print"/>
                    <a:stretch>
                      <a:fillRect/>
                    </a:stretch>
                  </pic:blipFill>
                  <pic:spPr>
                    <a:xfrm>
                      <a:off x="0" y="0"/>
                      <a:ext cx="5842610" cy="2273307"/>
                    </a:xfrm>
                    <a:prstGeom prst="rect">
                      <a:avLst/>
                    </a:prstGeom>
                    <a:ln>
                      <a:solidFill>
                        <a:schemeClr val="accent1"/>
                      </a:solidFill>
                    </a:ln>
                  </pic:spPr>
                </pic:pic>
              </a:graphicData>
            </a:graphic>
          </wp:inline>
        </w:drawing>
      </w:r>
    </w:p>
    <w:p w:rsidR="002614C6" w:rsidRPr="00E33D85" w:rsidRDefault="002614C6" w:rsidP="002614C6">
      <w:pPr>
        <w:ind w:left="720"/>
      </w:pPr>
      <w:r w:rsidRPr="00E33D85">
        <w:rPr>
          <w:noProof/>
        </w:rPr>
        <w:drawing>
          <wp:inline distT="0" distB="0" distL="0" distR="0" wp14:anchorId="4512A87D" wp14:editId="77D694B4">
            <wp:extent cx="5826642" cy="1945758"/>
            <wp:effectExtent l="19050" t="19050" r="3175" b="0"/>
            <wp:docPr id="32" name="Picture 70" descr="POS_MerchantI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MerchantID-2.PNG"/>
                    <pic:cNvPicPr/>
                  </pic:nvPicPr>
                  <pic:blipFill>
                    <a:blip r:embed="rId82" cstate="print"/>
                    <a:stretch>
                      <a:fillRect/>
                    </a:stretch>
                  </pic:blipFill>
                  <pic:spPr>
                    <a:xfrm>
                      <a:off x="0" y="0"/>
                      <a:ext cx="5875728" cy="1962150"/>
                    </a:xfrm>
                    <a:prstGeom prst="rect">
                      <a:avLst/>
                    </a:prstGeom>
                    <a:ln>
                      <a:solidFill>
                        <a:schemeClr val="accent1"/>
                      </a:solidFill>
                    </a:ln>
                  </pic:spPr>
                </pic:pic>
              </a:graphicData>
            </a:graphic>
          </wp:inline>
        </w:drawing>
      </w:r>
    </w:p>
    <w:p w:rsidR="002614C6" w:rsidRPr="00E33D85" w:rsidRDefault="002614C6" w:rsidP="007D5AFD">
      <w:pPr>
        <w:pStyle w:val="ListParagraph"/>
        <w:numPr>
          <w:ilvl w:val="1"/>
          <w:numId w:val="25"/>
        </w:numPr>
      </w:pPr>
      <w:r w:rsidRPr="00E33D85">
        <w:t>POS_TerminalMapping</w:t>
      </w:r>
    </w:p>
    <w:p w:rsidR="002614C6" w:rsidRPr="00E33D85" w:rsidRDefault="002614C6" w:rsidP="002614C6">
      <w:pPr>
        <w:ind w:left="720"/>
      </w:pPr>
      <w:r w:rsidRPr="00E33D85">
        <w:rPr>
          <w:noProof/>
        </w:rPr>
        <w:drawing>
          <wp:inline distT="0" distB="0" distL="0" distR="0" wp14:anchorId="7E13C0A9" wp14:editId="56D31C96">
            <wp:extent cx="5826642" cy="2317750"/>
            <wp:effectExtent l="19050" t="19050" r="3175" b="6350"/>
            <wp:docPr id="33" name="Picture 71" descr="POS_Terminal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PNG"/>
                    <pic:cNvPicPr/>
                  </pic:nvPicPr>
                  <pic:blipFill>
                    <a:blip r:embed="rId83" cstate="print"/>
                    <a:stretch>
                      <a:fillRect/>
                    </a:stretch>
                  </pic:blipFill>
                  <pic:spPr>
                    <a:xfrm>
                      <a:off x="0" y="0"/>
                      <a:ext cx="5826642" cy="2317750"/>
                    </a:xfrm>
                    <a:prstGeom prst="rect">
                      <a:avLst/>
                    </a:prstGeom>
                    <a:ln>
                      <a:solidFill>
                        <a:schemeClr val="accent1"/>
                      </a:solidFill>
                    </a:ln>
                  </pic:spPr>
                </pic:pic>
              </a:graphicData>
            </a:graphic>
          </wp:inline>
        </w:drawing>
      </w:r>
    </w:p>
    <w:p w:rsidR="002614C6" w:rsidRPr="00E33D85" w:rsidRDefault="002614C6" w:rsidP="002614C6">
      <w:pPr>
        <w:ind w:left="720" w:hanging="720"/>
      </w:pPr>
      <w:r w:rsidRPr="00E33D85">
        <w:lastRenderedPageBreak/>
        <w:tab/>
      </w:r>
      <w:r w:rsidRPr="00E33D85">
        <w:rPr>
          <w:noProof/>
        </w:rPr>
        <w:drawing>
          <wp:inline distT="0" distB="0" distL="0" distR="0" wp14:anchorId="7BFC96CE" wp14:editId="243267C1">
            <wp:extent cx="5879805" cy="1828800"/>
            <wp:effectExtent l="19050" t="19050" r="6985" b="0"/>
            <wp:docPr id="53" name="Picture 73" descr="POS_TerminalMapp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TerminalMapping-2.PNG"/>
                    <pic:cNvPicPr/>
                  </pic:nvPicPr>
                  <pic:blipFill>
                    <a:blip r:embed="rId84" cstate="print"/>
                    <a:stretch>
                      <a:fillRect/>
                    </a:stretch>
                  </pic:blipFill>
                  <pic:spPr>
                    <a:xfrm>
                      <a:off x="0" y="0"/>
                      <a:ext cx="5883888" cy="1830070"/>
                    </a:xfrm>
                    <a:prstGeom prst="rect">
                      <a:avLst/>
                    </a:prstGeom>
                    <a:ln>
                      <a:solidFill>
                        <a:schemeClr val="accent1"/>
                      </a:solidFill>
                    </a:ln>
                  </pic:spPr>
                </pic:pic>
              </a:graphicData>
            </a:graphic>
          </wp:inline>
        </w:drawing>
      </w:r>
    </w:p>
    <w:p w:rsidR="001002E7" w:rsidRDefault="001002E7" w:rsidP="001002E7">
      <w:pPr>
        <w:pStyle w:val="Heading4"/>
        <w:rPr>
          <w:rFonts w:asciiTheme="minorHAnsi" w:hAnsiTheme="minorHAnsi"/>
        </w:rPr>
      </w:pPr>
      <w:r>
        <w:rPr>
          <w:rFonts w:asciiTheme="minorHAnsi" w:hAnsiTheme="minorHAnsi"/>
        </w:rPr>
        <w:t>SA Merchant Post</w:t>
      </w:r>
      <w:r w:rsidR="008002EB">
        <w:rPr>
          <w:rFonts w:asciiTheme="minorHAnsi" w:hAnsiTheme="minorHAnsi"/>
        </w:rPr>
        <w:t xml:space="preserve"> Notifications</w:t>
      </w:r>
    </w:p>
    <w:p w:rsidR="001002E7" w:rsidRDefault="00EF69FB" w:rsidP="001002E7">
      <w:r>
        <w:t>A new custom object</w:t>
      </w:r>
      <w:r w:rsidRPr="00E33D85">
        <w:t xml:space="preserve"> has</w:t>
      </w:r>
      <w:r w:rsidR="001002E7" w:rsidRPr="00E33D85">
        <w:t xml:space="preserve"> been added for </w:t>
      </w:r>
      <w:r w:rsidR="001002E7">
        <w:t xml:space="preserve">Secure Acceptance Web/Mobile </w:t>
      </w:r>
      <w:r>
        <w:t xml:space="preserve">and Iframe </w:t>
      </w:r>
      <w:r w:rsidR="001002E7" w:rsidRPr="00E33D85">
        <w:t>transactions. Ensure to populate these c</w:t>
      </w:r>
      <w:r w:rsidR="001002E7">
        <w:t xml:space="preserve">ustom objects for every order placed through </w:t>
      </w:r>
      <w:r>
        <w:t xml:space="preserve">SA </w:t>
      </w:r>
      <w:r w:rsidR="001002E7">
        <w:t>Web Mobile and Iframe</w:t>
      </w:r>
      <w:r w:rsidR="001002E7" w:rsidRPr="00E33D85">
        <w:t>. Below are screenshots of sample custom object entry:</w:t>
      </w:r>
    </w:p>
    <w:p w:rsidR="00EF69FB" w:rsidRDefault="00EF69FB" w:rsidP="001002E7">
      <w:r>
        <w:rPr>
          <w:noProof/>
        </w:rPr>
        <w:drawing>
          <wp:inline distT="0" distB="0" distL="0" distR="0" wp14:anchorId="3CC327D0" wp14:editId="25DB2218">
            <wp:extent cx="6400800" cy="2838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00800" cy="2838450"/>
                    </a:xfrm>
                    <a:prstGeom prst="rect">
                      <a:avLst/>
                    </a:prstGeom>
                    <a:noFill/>
                    <a:ln>
                      <a:noFill/>
                    </a:ln>
                  </pic:spPr>
                </pic:pic>
              </a:graphicData>
            </a:graphic>
          </wp:inline>
        </w:drawing>
      </w:r>
    </w:p>
    <w:p w:rsidR="00EF69FB" w:rsidRPr="00E33D85" w:rsidRDefault="00EF69FB" w:rsidP="001002E7">
      <w:r>
        <w:rPr>
          <w:noProof/>
        </w:rPr>
        <w:drawing>
          <wp:inline distT="0" distB="0" distL="0" distR="0" wp14:anchorId="62B7A9CA" wp14:editId="3AF997A1">
            <wp:extent cx="6400800" cy="1800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400800" cy="1800225"/>
                    </a:xfrm>
                    <a:prstGeom prst="rect">
                      <a:avLst/>
                    </a:prstGeom>
                    <a:noFill/>
                    <a:ln>
                      <a:noFill/>
                    </a:ln>
                  </pic:spPr>
                </pic:pic>
              </a:graphicData>
            </a:graphic>
          </wp:inline>
        </w:drawing>
      </w:r>
    </w:p>
    <w:p w:rsidR="00EF69FB" w:rsidRDefault="00EF69FB" w:rsidP="00EF69FB">
      <w:pPr>
        <w:pStyle w:val="Heading4"/>
        <w:rPr>
          <w:rFonts w:asciiTheme="minorHAnsi" w:hAnsiTheme="minorHAnsi"/>
        </w:rPr>
      </w:pPr>
      <w:r>
        <w:rPr>
          <w:rFonts w:asciiTheme="minorHAnsi" w:hAnsiTheme="minorHAnsi"/>
        </w:rPr>
        <w:lastRenderedPageBreak/>
        <w:t>Bank Transfer</w:t>
      </w:r>
      <w:r w:rsidR="00E8070C">
        <w:rPr>
          <w:rFonts w:asciiTheme="minorHAnsi" w:hAnsiTheme="minorHAnsi"/>
        </w:rPr>
        <w:t xml:space="preserve"> APM’s Bank Options List</w:t>
      </w:r>
    </w:p>
    <w:p w:rsidR="00EF69FB" w:rsidRDefault="00EF69FB" w:rsidP="00EF69FB">
      <w:r>
        <w:t>A new custom object</w:t>
      </w:r>
      <w:r w:rsidRPr="00E33D85">
        <w:t xml:space="preserve"> has been added for </w:t>
      </w:r>
      <w:r>
        <w:t>Bank transfer bank list</w:t>
      </w:r>
      <w:r w:rsidRPr="00E33D85">
        <w:t>. Ensure to populate these custom objects with merchant specific data. Below are screenshots of sample custom object entry:</w:t>
      </w:r>
    </w:p>
    <w:p w:rsidR="00EF69FB" w:rsidRPr="00E33D85" w:rsidRDefault="00EF69FB" w:rsidP="00B4217C">
      <w:r>
        <w:rPr>
          <w:noProof/>
        </w:rPr>
        <w:drawing>
          <wp:inline distT="0" distB="0" distL="0" distR="0" wp14:anchorId="143ACEE3" wp14:editId="2F1F9450">
            <wp:extent cx="6391275" cy="1162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391275" cy="1162050"/>
                    </a:xfrm>
                    <a:prstGeom prst="rect">
                      <a:avLst/>
                    </a:prstGeom>
                    <a:noFill/>
                    <a:ln>
                      <a:noFill/>
                    </a:ln>
                  </pic:spPr>
                </pic:pic>
              </a:graphicData>
            </a:graphic>
          </wp:inline>
        </w:drawing>
      </w:r>
      <w:r>
        <w:rPr>
          <w:noProof/>
        </w:rPr>
        <w:drawing>
          <wp:inline distT="0" distB="0" distL="0" distR="0" wp14:anchorId="69897D3A" wp14:editId="5A9614CD">
            <wp:extent cx="6391275" cy="28479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391275" cy="2847975"/>
                    </a:xfrm>
                    <a:prstGeom prst="rect">
                      <a:avLst/>
                    </a:prstGeom>
                    <a:noFill/>
                    <a:ln>
                      <a:noFill/>
                    </a:ln>
                  </pic:spPr>
                </pic:pic>
              </a:graphicData>
            </a:graphic>
          </wp:inline>
        </w:drawing>
      </w:r>
    </w:p>
    <w:p w:rsidR="00140BC5" w:rsidRDefault="00140BC5">
      <w:pPr>
        <w:pStyle w:val="Heading3"/>
      </w:pPr>
      <w:bookmarkStart w:id="817" w:name="_Toc492911344"/>
      <w:r>
        <w:t>Custom Attribute in Customer Profile</w:t>
      </w:r>
      <w:bookmarkEnd w:id="817"/>
    </w:p>
    <w:p w:rsidR="00140BC5" w:rsidRDefault="00140BC5" w:rsidP="005C1822">
      <w:pPr>
        <w:pStyle w:val="BodyText"/>
      </w:pPr>
      <w:r>
        <w:t>Custom Attribute “</w:t>
      </w:r>
      <w:r w:rsidRPr="00140BC5">
        <w:t>billingAgreementID</w:t>
      </w:r>
      <w:r>
        <w:t>” has been created in Customer’s profile system object to store the PayPal Billing Agreement ID.  Value of this Custom Attribute will be used to place the order with PayPal payment method.</w:t>
      </w:r>
    </w:p>
    <w:p w:rsidR="006F14FD" w:rsidRDefault="006F14FD" w:rsidP="005C1822">
      <w:pPr>
        <w:pStyle w:val="BodyText"/>
      </w:pPr>
    </w:p>
    <w:tbl>
      <w:tblPr>
        <w:tblStyle w:val="TableGrid"/>
        <w:tblW w:w="0" w:type="auto"/>
        <w:tblInd w:w="108" w:type="dxa"/>
        <w:tblLook w:val="04A0" w:firstRow="1" w:lastRow="0" w:firstColumn="1" w:lastColumn="0" w:noHBand="0" w:noVBand="1"/>
      </w:tblPr>
      <w:tblGrid>
        <w:gridCol w:w="2700"/>
        <w:gridCol w:w="3420"/>
        <w:gridCol w:w="2700"/>
      </w:tblGrid>
      <w:tr w:rsidR="00140BC5" w:rsidTr="006F14FD">
        <w:tc>
          <w:tcPr>
            <w:tcW w:w="2700" w:type="dxa"/>
            <w:shd w:val="clear" w:color="auto" w:fill="BFBFBF" w:themeFill="background1" w:themeFillShade="BF"/>
          </w:tcPr>
          <w:p w:rsidR="00140BC5" w:rsidRPr="006F14FD" w:rsidRDefault="00140BC5" w:rsidP="005C1822">
            <w:pPr>
              <w:pStyle w:val="BodyText"/>
            </w:pPr>
            <w:r w:rsidRPr="006F14FD">
              <w:t>Attribute ID</w:t>
            </w:r>
          </w:p>
        </w:tc>
        <w:tc>
          <w:tcPr>
            <w:tcW w:w="3420" w:type="dxa"/>
            <w:shd w:val="clear" w:color="auto" w:fill="BFBFBF" w:themeFill="background1" w:themeFillShade="BF"/>
          </w:tcPr>
          <w:p w:rsidR="00140BC5" w:rsidRPr="006F14FD" w:rsidRDefault="00140BC5" w:rsidP="005C1822">
            <w:pPr>
              <w:pStyle w:val="BodyText"/>
            </w:pPr>
            <w:r w:rsidRPr="006F14FD">
              <w:t>Attribute Name</w:t>
            </w:r>
          </w:p>
        </w:tc>
        <w:tc>
          <w:tcPr>
            <w:tcW w:w="2700" w:type="dxa"/>
            <w:shd w:val="clear" w:color="auto" w:fill="BFBFBF" w:themeFill="background1" w:themeFillShade="BF"/>
          </w:tcPr>
          <w:p w:rsidR="00140BC5" w:rsidRPr="006F14FD" w:rsidRDefault="006F14FD" w:rsidP="005C1822">
            <w:pPr>
              <w:pStyle w:val="BodyText"/>
            </w:pPr>
            <w:r w:rsidRPr="006F14FD">
              <w:t>Type</w:t>
            </w:r>
          </w:p>
        </w:tc>
      </w:tr>
      <w:tr w:rsidR="00140BC5" w:rsidTr="006F14FD">
        <w:tc>
          <w:tcPr>
            <w:tcW w:w="2700" w:type="dxa"/>
          </w:tcPr>
          <w:p w:rsidR="00140BC5" w:rsidRDefault="006F14FD" w:rsidP="005C1822">
            <w:pPr>
              <w:pStyle w:val="BodyText"/>
            </w:pPr>
            <w:r w:rsidRPr="00140BC5">
              <w:t>billingAgreementID</w:t>
            </w:r>
          </w:p>
        </w:tc>
        <w:tc>
          <w:tcPr>
            <w:tcW w:w="3420" w:type="dxa"/>
          </w:tcPr>
          <w:p w:rsidR="00140BC5" w:rsidRDefault="006F14FD" w:rsidP="005C1822">
            <w:pPr>
              <w:pStyle w:val="BodyText"/>
            </w:pPr>
            <w:r w:rsidRPr="006F14FD">
              <w:t>PayPal Billing Agreement ID</w:t>
            </w:r>
          </w:p>
        </w:tc>
        <w:tc>
          <w:tcPr>
            <w:tcW w:w="2700" w:type="dxa"/>
          </w:tcPr>
          <w:p w:rsidR="00140BC5" w:rsidRDefault="006F14FD" w:rsidP="005C1822">
            <w:pPr>
              <w:pStyle w:val="BodyText"/>
            </w:pPr>
            <w:r>
              <w:t>String</w:t>
            </w:r>
          </w:p>
        </w:tc>
      </w:tr>
    </w:tbl>
    <w:p w:rsidR="00140BC5" w:rsidRDefault="00140BC5" w:rsidP="005C1822">
      <w:pPr>
        <w:pStyle w:val="BodyText"/>
      </w:pPr>
    </w:p>
    <w:p w:rsidR="006F14FD" w:rsidRPr="00140BC5" w:rsidRDefault="006F14FD" w:rsidP="005C1822">
      <w:pPr>
        <w:pStyle w:val="BodyText"/>
      </w:pPr>
      <w:r>
        <w:rPr>
          <w:noProof/>
        </w:rPr>
        <w:drawing>
          <wp:inline distT="0" distB="0" distL="0" distR="0" wp14:anchorId="4AA8EA8B" wp14:editId="4D3AA9D1">
            <wp:extent cx="5581650" cy="542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81650" cy="542290"/>
                    </a:xfrm>
                    <a:prstGeom prst="rect">
                      <a:avLst/>
                    </a:prstGeom>
                  </pic:spPr>
                </pic:pic>
              </a:graphicData>
            </a:graphic>
          </wp:inline>
        </w:drawing>
      </w:r>
    </w:p>
    <w:p w:rsidR="00615E10" w:rsidRPr="00E33D85" w:rsidRDefault="001B0C16" w:rsidP="00211A98">
      <w:pPr>
        <w:pStyle w:val="Heading3"/>
        <w:rPr>
          <w:rFonts w:asciiTheme="minorHAnsi" w:hAnsiTheme="minorHAnsi"/>
        </w:rPr>
      </w:pPr>
      <w:bookmarkStart w:id="818" w:name="_Toc492911345"/>
      <w:r w:rsidRPr="00E33D85">
        <w:rPr>
          <w:rFonts w:asciiTheme="minorHAnsi" w:hAnsiTheme="minorHAnsi"/>
        </w:rPr>
        <w:lastRenderedPageBreak/>
        <w:t>Enable Payer Authentication for cards</w:t>
      </w:r>
      <w:bookmarkEnd w:id="818"/>
    </w:p>
    <w:p w:rsidR="000664B0" w:rsidRPr="00E33D85" w:rsidRDefault="000664B0" w:rsidP="005C1822">
      <w:pPr>
        <w:pStyle w:val="BodyText"/>
      </w:pPr>
      <w:r w:rsidRPr="00E33D85">
        <w:t>Update credit card preference through Business Manager &gt;StoreFront Site&gt; Ordering&gt; Payment Methods&gt; Credit Card/Debit Cards &gt;</w:t>
      </w:r>
      <w:r w:rsidR="001B0C16" w:rsidRPr="00E33D85">
        <w:t xml:space="preserve">Choose cardand then modify </w:t>
      </w:r>
      <w:r w:rsidRPr="00E33D85">
        <w:t xml:space="preserve">Enable Payer Authentication </w:t>
      </w:r>
      <w:r w:rsidR="001B0C16" w:rsidRPr="00E33D85">
        <w:t>checkbox</w:t>
      </w:r>
    </w:p>
    <w:p w:rsidR="00F3611A" w:rsidRPr="00E33D85" w:rsidRDefault="00F3611A" w:rsidP="005C1822">
      <w:pPr>
        <w:pStyle w:val="BodyText"/>
      </w:pPr>
      <w:r w:rsidRPr="00E33D85">
        <w:t>The screen shot below depicts the site preferences configuration:</w:t>
      </w:r>
    </w:p>
    <w:p w:rsidR="00F3611A" w:rsidRPr="00E33D85" w:rsidRDefault="00F3611A" w:rsidP="005C1822">
      <w:pPr>
        <w:pStyle w:val="BodyText"/>
      </w:pPr>
      <w:r w:rsidRPr="00E33D85">
        <w:rPr>
          <w:noProof/>
        </w:rPr>
        <w:drawing>
          <wp:inline distT="0" distB="0" distL="0" distR="0" wp14:anchorId="5E91902A" wp14:editId="115481EA">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Pr="00E33D85" w:rsidRDefault="000664B0" w:rsidP="005C1822">
      <w:pPr>
        <w:pStyle w:val="BodyText"/>
      </w:pPr>
    </w:p>
    <w:p w:rsidR="001B0C16" w:rsidRPr="00E33D85" w:rsidRDefault="001B0C16" w:rsidP="00211A98">
      <w:pPr>
        <w:pStyle w:val="Heading3"/>
        <w:rPr>
          <w:rFonts w:asciiTheme="minorHAnsi" w:hAnsiTheme="minorHAnsi"/>
        </w:rPr>
      </w:pPr>
      <w:bookmarkStart w:id="819" w:name="_Toc492911346"/>
      <w:r w:rsidRPr="00E33D85">
        <w:rPr>
          <w:rFonts w:asciiTheme="minorHAnsi" w:hAnsiTheme="minorHAnsi"/>
        </w:rPr>
        <w:t>Update shipping method preference</w:t>
      </w:r>
      <w:bookmarkEnd w:id="819"/>
    </w:p>
    <w:p w:rsidR="00BA04F3" w:rsidRPr="00E33D85" w:rsidRDefault="00BA04F3" w:rsidP="005C1822">
      <w:pPr>
        <w:pStyle w:val="BodyText"/>
      </w:pPr>
      <w:r w:rsidRPr="00E33D85">
        <w:t>Update shipping method preference through Business Manager &gt;StoreFront Site&gt; Ordering&gt; Shipping Methods &gt; Name &gt;</w:t>
      </w:r>
      <w:r w:rsidR="00826E88" w:rsidRPr="00E33D85">
        <w:t>CyberSource</w:t>
      </w:r>
      <w:r w:rsidRPr="00E33D85">
        <w:t xml:space="preserve"> Shipping ID </w:t>
      </w:r>
    </w:p>
    <w:p w:rsidR="00BA04F3" w:rsidRPr="00E33D85" w:rsidRDefault="00BA04F3" w:rsidP="005C1822">
      <w:pPr>
        <w:pStyle w:val="BodyText"/>
      </w:pPr>
      <w:r w:rsidRPr="00E33D85">
        <w:t>The screen shot below depicts the site preferences configuration:</w:t>
      </w:r>
    </w:p>
    <w:p w:rsidR="00F3611A" w:rsidRPr="00E33D85" w:rsidRDefault="00BA04F3" w:rsidP="005C1822">
      <w:pPr>
        <w:pStyle w:val="BodyText"/>
      </w:pPr>
      <w:r w:rsidRPr="00E33D85">
        <w:rPr>
          <w:noProof/>
        </w:rPr>
        <w:lastRenderedPageBreak/>
        <w:drawing>
          <wp:inline distT="0" distB="0" distL="0" distR="0" wp14:anchorId="72089BA3" wp14:editId="4F47ADCE">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4414AA" w:rsidRPr="00E33D85" w:rsidRDefault="004414AA" w:rsidP="00211A98">
      <w:pPr>
        <w:pStyle w:val="Heading3"/>
        <w:rPr>
          <w:rFonts w:asciiTheme="minorHAnsi" w:hAnsiTheme="minorHAnsi"/>
        </w:rPr>
      </w:pPr>
      <w:bookmarkStart w:id="820" w:name="_Toc492911347"/>
      <w:r w:rsidRPr="00E33D85">
        <w:rPr>
          <w:rFonts w:asciiTheme="minorHAnsi" w:hAnsiTheme="minorHAnsi"/>
        </w:rPr>
        <w:t>Applying CyberSource Cartridge to the Site</w:t>
      </w:r>
      <w:bookmarkEnd w:id="820"/>
    </w:p>
    <w:p w:rsidR="004414AA" w:rsidRPr="00E33D85" w:rsidRDefault="004414AA" w:rsidP="004414AA">
      <w:r w:rsidRPr="00E33D85">
        <w:t xml:space="preserve">Go to the “Administration” in the left hand list to expand the menu and select Sites &gt; Manage Sites link. This will open a list of the active sites on the Demandware platform in your account. Click on the site for which you wish to add the CyberSource cartridge. This will open the General Settings page for that site. </w:t>
      </w:r>
    </w:p>
    <w:p w:rsidR="004414AA" w:rsidRPr="00E33D85" w:rsidRDefault="004414AA" w:rsidP="004414AA">
      <w:r w:rsidRPr="00E33D85">
        <w:t xml:space="preserve">Add int_cybersource cartridges to the </w:t>
      </w:r>
      <w:r w:rsidR="000C13B7">
        <w:t xml:space="preserve">BM </w:t>
      </w:r>
      <w:r w:rsidR="000E60D0">
        <w:t>cartridge path</w:t>
      </w:r>
      <w:r w:rsidR="001A38E3">
        <w:t>.</w:t>
      </w:r>
    </w:p>
    <w:p w:rsidR="004414AA" w:rsidRPr="00E33D85" w:rsidRDefault="004414AA" w:rsidP="004414AA">
      <w:r w:rsidRPr="00E33D85">
        <w:t>Add int_cybersource_controllers and int_cybersource cartridges to the cartridge path as depicted in the following screen:</w:t>
      </w:r>
    </w:p>
    <w:p w:rsidR="004414AA" w:rsidRPr="00E33D85" w:rsidRDefault="004414AA" w:rsidP="004414AA">
      <w:r w:rsidRPr="00E33D85">
        <w:rPr>
          <w:noProof/>
        </w:rPr>
        <w:lastRenderedPageBreak/>
        <w:drawing>
          <wp:inline distT="0" distB="0" distL="0" distR="0" wp14:anchorId="0BE39FC4" wp14:editId="3674D335">
            <wp:extent cx="5943600" cy="37147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3714750"/>
                    </a:xfrm>
                    <a:prstGeom prst="rect">
                      <a:avLst/>
                    </a:prstGeom>
                  </pic:spPr>
                </pic:pic>
              </a:graphicData>
            </a:graphic>
          </wp:inline>
        </w:drawing>
      </w:r>
    </w:p>
    <w:p w:rsidR="00802004" w:rsidRPr="00D602FC" w:rsidRDefault="00802004" w:rsidP="00802004">
      <w:pPr>
        <w:pStyle w:val="Heading3"/>
        <w:rPr>
          <w:rFonts w:asciiTheme="minorHAnsi" w:hAnsiTheme="minorHAnsi"/>
        </w:rPr>
      </w:pPr>
      <w:bookmarkStart w:id="821" w:name="_Toc471208459"/>
      <w:bookmarkStart w:id="822" w:name="_Toc368651160"/>
      <w:bookmarkStart w:id="823" w:name="_Toc492911348"/>
      <w:r w:rsidRPr="00D602FC">
        <w:rPr>
          <w:rFonts w:asciiTheme="minorHAnsi" w:hAnsiTheme="minorHAnsi"/>
        </w:rPr>
        <w:t>Batch Jobs</w:t>
      </w:r>
      <w:bookmarkEnd w:id="821"/>
      <w:bookmarkEnd w:id="823"/>
    </w:p>
    <w:p w:rsidR="00802004" w:rsidRDefault="00802004" w:rsidP="005C1822">
      <w:pPr>
        <w:pStyle w:val="BodyText"/>
      </w:pPr>
      <w:r>
        <w:t xml:space="preserve">Cybersource cartridge has </w:t>
      </w:r>
      <w:r w:rsidR="004C5F35">
        <w:t>4</w:t>
      </w:r>
      <w:r>
        <w:t xml:space="preserve"> batch jobs created for different functional items and are placed under int_cybersource cartridge</w:t>
      </w:r>
      <w:r w:rsidRPr="00D602FC">
        <w:t>:</w:t>
      </w:r>
    </w:p>
    <w:p w:rsidR="009A4EF4" w:rsidRPr="00D602FC" w:rsidRDefault="009A4EF4" w:rsidP="009A4EF4">
      <w:r w:rsidRPr="00D602FC">
        <w:t>To import the following Job Schedule configuration Go Adminsistration &gt; Operations &gt; Import &amp; Export-&gt; upload the below mentioned file and import the configuration.</w:t>
      </w:r>
    </w:p>
    <w:p w:rsidR="0072007A" w:rsidRDefault="009A4EF4" w:rsidP="005C1822">
      <w:pPr>
        <w:pStyle w:val="BodyText"/>
      </w:pPr>
      <w:r w:rsidRPr="00D602FC">
        <w:t>/int_cybersource/configuration/</w:t>
      </w:r>
      <w:r w:rsidR="00931F60" w:rsidRPr="00931F60">
        <w:t>Cybersource-BatchJobs</w:t>
      </w:r>
      <w:r>
        <w:t>.xml</w:t>
      </w:r>
      <w:r w:rsidRPr="00D602FC">
        <w:t xml:space="preserve">– </w:t>
      </w:r>
      <w:r>
        <w:t>this will add below jobs</w:t>
      </w:r>
    </w:p>
    <w:p w:rsidR="007230A6" w:rsidRDefault="007230A6" w:rsidP="005C1822">
      <w:pPr>
        <w:pStyle w:val="BodyText"/>
        <w:numPr>
          <w:ilvl w:val="0"/>
          <w:numId w:val="62"/>
        </w:numPr>
      </w:pPr>
      <w:r>
        <w:t>APCHECKSTATUS_JOB.xml</w:t>
      </w:r>
    </w:p>
    <w:p w:rsidR="00802004" w:rsidRDefault="00802004" w:rsidP="005C1822">
      <w:pPr>
        <w:pStyle w:val="BodyText"/>
        <w:numPr>
          <w:ilvl w:val="0"/>
          <w:numId w:val="62"/>
        </w:numPr>
      </w:pPr>
      <w:r w:rsidRPr="0017421F">
        <w:t>CONVERSION_DETAIL_REPORT_JOB.xml</w:t>
      </w:r>
    </w:p>
    <w:p w:rsidR="00802004" w:rsidRDefault="00802004" w:rsidP="005C1822">
      <w:pPr>
        <w:pStyle w:val="BodyText"/>
        <w:numPr>
          <w:ilvl w:val="0"/>
          <w:numId w:val="62"/>
        </w:numPr>
      </w:pPr>
      <w:r w:rsidRPr="0017421F">
        <w:t>SECURE_ACCEPTANCE_JOB.xml</w:t>
      </w:r>
    </w:p>
    <w:p w:rsidR="007230A6" w:rsidRDefault="00211A98" w:rsidP="005C1822">
      <w:pPr>
        <w:pStyle w:val="BodyText"/>
        <w:numPr>
          <w:ilvl w:val="0"/>
          <w:numId w:val="62"/>
        </w:numPr>
      </w:pPr>
      <w:r>
        <w:t>IDEAL_BANKOPTION_JOB.xml</w:t>
      </w:r>
    </w:p>
    <w:p w:rsidR="00802004" w:rsidRDefault="00802004" w:rsidP="005C1822">
      <w:pPr>
        <w:pStyle w:val="BodyText"/>
      </w:pPr>
    </w:p>
    <w:p w:rsidR="00802004" w:rsidRDefault="00D37102" w:rsidP="005C1822">
      <w:pPr>
        <w:pStyle w:val="BodyText"/>
      </w:pPr>
      <w:r>
        <w:rPr>
          <w:noProof/>
        </w:rPr>
        <w:lastRenderedPageBreak/>
        <w:drawing>
          <wp:inline distT="0" distB="0" distL="0" distR="0" wp14:anchorId="3AD76A27" wp14:editId="75102219">
            <wp:extent cx="6391275" cy="26765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391275" cy="2676525"/>
                    </a:xfrm>
                    <a:prstGeom prst="rect">
                      <a:avLst/>
                    </a:prstGeom>
                    <a:noFill/>
                    <a:ln>
                      <a:noFill/>
                    </a:ln>
                  </pic:spPr>
                </pic:pic>
              </a:graphicData>
            </a:graphic>
          </wp:inline>
        </w:drawing>
      </w:r>
    </w:p>
    <w:p w:rsidR="00802004" w:rsidRDefault="00802004" w:rsidP="005C1822">
      <w:pPr>
        <w:pStyle w:val="BodyText"/>
      </w:pPr>
    </w:p>
    <w:p w:rsidR="00802004" w:rsidRPr="00D602FC" w:rsidRDefault="00802004" w:rsidP="005C1822">
      <w:pPr>
        <w:pStyle w:val="BodyText"/>
      </w:pPr>
      <w:r>
        <w:t>Below steps are used to configured each job in Business manager</w:t>
      </w:r>
    </w:p>
    <w:p w:rsidR="00802004" w:rsidRPr="00D602FC" w:rsidRDefault="00802004" w:rsidP="00802004">
      <w:pPr>
        <w:pStyle w:val="Heading4"/>
        <w:rPr>
          <w:rFonts w:asciiTheme="minorHAnsi" w:hAnsiTheme="minorHAnsi"/>
        </w:rPr>
      </w:pPr>
      <w:r w:rsidRPr="00D602FC">
        <w:rPr>
          <w:rFonts w:asciiTheme="minorHAnsi" w:hAnsiTheme="minorHAnsi"/>
        </w:rPr>
        <w:t xml:space="preserve">Batch Job for </w:t>
      </w:r>
      <w:r w:rsidR="001223BD">
        <w:rPr>
          <w:rFonts w:asciiTheme="minorHAnsi" w:hAnsiTheme="minorHAnsi"/>
        </w:rPr>
        <w:t>AP Check Status</w:t>
      </w:r>
    </w:p>
    <w:p w:rsidR="00F12BB0" w:rsidRDefault="0071172D" w:rsidP="007D5AFD">
      <w:pPr>
        <w:pStyle w:val="Listenabsatz"/>
        <w:numPr>
          <w:ilvl w:val="0"/>
          <w:numId w:val="21"/>
        </w:numPr>
      </w:pPr>
      <w:r>
        <w:t>A</w:t>
      </w:r>
      <w:r w:rsidR="00802004" w:rsidRPr="00D602FC" w:rsidDel="009C27F7">
        <w:t xml:space="preserve">dd new batch job for </w:t>
      </w:r>
      <w:r w:rsidR="001223BD">
        <w:t>AP</w:t>
      </w:r>
      <w:r w:rsidR="00802004" w:rsidRPr="00D602FC" w:rsidDel="009C27F7">
        <w:t xml:space="preserve"> check status service</w:t>
      </w:r>
    </w:p>
    <w:p w:rsidR="00802004" w:rsidRPr="00D602FC" w:rsidRDefault="00802004" w:rsidP="007D5AFD">
      <w:pPr>
        <w:pStyle w:val="Listenabsatz"/>
        <w:numPr>
          <w:ilvl w:val="0"/>
          <w:numId w:val="21"/>
        </w:numPr>
      </w:pPr>
      <w:r w:rsidRPr="00D602FC">
        <w:t xml:space="preserve">Verify the newly added batch jobs for </w:t>
      </w:r>
      <w:r w:rsidR="001223BD">
        <w:t>AP</w:t>
      </w:r>
      <w:r w:rsidRPr="00D602FC">
        <w:t xml:space="preserve"> Check Status Service </w:t>
      </w:r>
    </w:p>
    <w:p w:rsidR="00802004" w:rsidRPr="00D602FC" w:rsidRDefault="00802004" w:rsidP="005C1822">
      <w:pPr>
        <w:pStyle w:val="BodyText"/>
        <w:numPr>
          <w:ilvl w:val="0"/>
          <w:numId w:val="21"/>
        </w:numPr>
      </w:pPr>
      <w:r w:rsidRPr="00D602FC">
        <w:t>Go to Administration - &gt; Operations -&gt; Job Schedules</w:t>
      </w:r>
    </w:p>
    <w:p w:rsidR="00802004" w:rsidRDefault="00802004" w:rsidP="005C1822">
      <w:pPr>
        <w:pStyle w:val="BodyText"/>
      </w:pPr>
    </w:p>
    <w:p w:rsidR="00802004" w:rsidRPr="00D602FC" w:rsidRDefault="005C4421" w:rsidP="005C1822">
      <w:pPr>
        <w:pStyle w:val="BodyText"/>
      </w:pPr>
      <w:r>
        <w:rPr>
          <w:noProof/>
        </w:rPr>
        <w:lastRenderedPageBreak/>
        <w:drawing>
          <wp:inline distT="0" distB="0" distL="0" distR="0" wp14:anchorId="06F90150" wp14:editId="19B400A7">
            <wp:extent cx="6391275" cy="3857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391275" cy="3857625"/>
                    </a:xfrm>
                    <a:prstGeom prst="rect">
                      <a:avLst/>
                    </a:prstGeom>
                    <a:noFill/>
                    <a:ln>
                      <a:noFill/>
                    </a:ln>
                  </pic:spPr>
                </pic:pic>
              </a:graphicData>
            </a:graphic>
          </wp:inline>
        </w:drawing>
      </w:r>
    </w:p>
    <w:p w:rsidR="00802004" w:rsidRPr="00D602FC" w:rsidRDefault="00802004" w:rsidP="00802004">
      <w:pPr>
        <w:pStyle w:val="Heading4"/>
        <w:rPr>
          <w:rFonts w:asciiTheme="minorHAnsi" w:hAnsiTheme="minorHAnsi"/>
        </w:rPr>
      </w:pPr>
      <w:r w:rsidRPr="00D602FC">
        <w:rPr>
          <w:rFonts w:asciiTheme="minorHAnsi" w:hAnsiTheme="minorHAnsi"/>
        </w:rPr>
        <w:t>Batch Job for Conversion Detail Report</w:t>
      </w:r>
    </w:p>
    <w:p w:rsidR="003507BD" w:rsidRPr="00D602FC" w:rsidRDefault="00F12BB0" w:rsidP="00231B25">
      <w:pPr>
        <w:pStyle w:val="Listenabsatz"/>
        <w:numPr>
          <w:ilvl w:val="0"/>
          <w:numId w:val="64"/>
        </w:numPr>
      </w:pPr>
      <w:r>
        <w:t>A</w:t>
      </w:r>
      <w:r w:rsidR="003507BD" w:rsidRPr="00D602FC">
        <w:t xml:space="preserve">dd new batch job to update order status in </w:t>
      </w:r>
      <w:r w:rsidR="005C4421" w:rsidRPr="00D602FC">
        <w:t>BM for</w:t>
      </w:r>
      <w:r w:rsidR="003507BD" w:rsidRPr="00D602FC">
        <w:t xml:space="preserve"> CyberSource “Accepted” &amp; “Rejected” orders.</w:t>
      </w:r>
    </w:p>
    <w:p w:rsidR="00802004" w:rsidRPr="00D602FC" w:rsidRDefault="00802004" w:rsidP="005C1822">
      <w:pPr>
        <w:pStyle w:val="BodyText"/>
      </w:pPr>
      <w:r w:rsidRPr="00D602FC">
        <w:t>Verify the newly added batch jobs for Conversion detail report service.</w:t>
      </w:r>
    </w:p>
    <w:p w:rsidR="00802004" w:rsidRPr="00D602FC" w:rsidRDefault="00802004" w:rsidP="005C1822">
      <w:pPr>
        <w:pStyle w:val="BodyText"/>
      </w:pPr>
      <w:r w:rsidRPr="00D602FC">
        <w:t>Go to Administration - &gt; Operations -&gt; Job Schedules</w:t>
      </w:r>
    </w:p>
    <w:p w:rsidR="00802004" w:rsidRPr="00D602FC" w:rsidRDefault="005C4421" w:rsidP="005C1822">
      <w:pPr>
        <w:pStyle w:val="BodyText"/>
      </w:pPr>
      <w:r>
        <w:rPr>
          <w:noProof/>
        </w:rPr>
        <w:lastRenderedPageBreak/>
        <w:drawing>
          <wp:inline distT="0" distB="0" distL="0" distR="0" wp14:anchorId="2989CF0D" wp14:editId="26D8EB08">
            <wp:extent cx="6400800" cy="3857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802004" w:rsidRPr="00D602FC" w:rsidRDefault="00802004" w:rsidP="00802004">
      <w:pPr>
        <w:autoSpaceDE w:val="0"/>
        <w:autoSpaceDN w:val="0"/>
        <w:adjustRightInd w:val="0"/>
      </w:pPr>
      <w:r w:rsidRPr="00D602FC">
        <w:t>The batch job created for cybersource conversion detail report specified below, it updates the status of order in demandware which are in CREATED state and mark them as “CANCELLED” for rejected order or “NEW” for accepted order. The accepted orders are marked for “READY FOR EXPORT” as well.</w:t>
      </w:r>
    </w:p>
    <w:p w:rsidR="00802004" w:rsidRPr="00D602FC" w:rsidRDefault="00802004" w:rsidP="005C1822">
      <w:pPr>
        <w:pStyle w:val="BodyText"/>
      </w:pPr>
    </w:p>
    <w:p w:rsidR="00802004" w:rsidRPr="00D602FC" w:rsidRDefault="00802004" w:rsidP="00802004">
      <w:pPr>
        <w:pStyle w:val="Heading4"/>
        <w:rPr>
          <w:rFonts w:asciiTheme="minorHAnsi" w:hAnsiTheme="minorHAnsi"/>
        </w:rPr>
      </w:pPr>
      <w:r w:rsidRPr="00D602FC">
        <w:rPr>
          <w:rFonts w:asciiTheme="minorHAnsi" w:hAnsiTheme="minorHAnsi"/>
        </w:rPr>
        <w:t>Secure Acceptance Merchant Post Batch Job</w:t>
      </w:r>
    </w:p>
    <w:p w:rsidR="00C82E1F" w:rsidRPr="00D602FC" w:rsidRDefault="00F12BB0" w:rsidP="007D5AFD">
      <w:pPr>
        <w:pStyle w:val="Listenabsatz"/>
        <w:numPr>
          <w:ilvl w:val="0"/>
          <w:numId w:val="21"/>
        </w:numPr>
      </w:pPr>
      <w:r>
        <w:t>A</w:t>
      </w:r>
      <w:r w:rsidR="00C82E1F" w:rsidRPr="00D602FC">
        <w:t xml:space="preserve">dd new Service for  secure Acceptance Order update via merchant post notifications </w:t>
      </w:r>
    </w:p>
    <w:p w:rsidR="00C82E1F" w:rsidRPr="00D602FC" w:rsidRDefault="00C82E1F" w:rsidP="0071172D">
      <w:pPr>
        <w:pStyle w:val="Listenabsatz"/>
        <w:ind w:left="360"/>
      </w:pPr>
    </w:p>
    <w:p w:rsidR="00802004" w:rsidRPr="00D602FC" w:rsidRDefault="00802004" w:rsidP="00802004">
      <w:r w:rsidRPr="00D602FC">
        <w:t>After import above file ensure to update credentials as per cybersource merchant account appropriately in BM.</w:t>
      </w:r>
    </w:p>
    <w:p w:rsidR="00802004" w:rsidRPr="00D602FC" w:rsidRDefault="0089321B" w:rsidP="00802004">
      <w:r>
        <w:rPr>
          <w:noProof/>
        </w:rPr>
        <w:lastRenderedPageBreak/>
        <w:drawing>
          <wp:inline distT="0" distB="0" distL="0" distR="0" wp14:anchorId="6ABD6C6B" wp14:editId="7FF52EE4">
            <wp:extent cx="6391275" cy="38671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391275" cy="3867150"/>
                    </a:xfrm>
                    <a:prstGeom prst="rect">
                      <a:avLst/>
                    </a:prstGeom>
                    <a:noFill/>
                    <a:ln>
                      <a:noFill/>
                    </a:ln>
                  </pic:spPr>
                </pic:pic>
              </a:graphicData>
            </a:graphic>
          </wp:inline>
        </w:drawing>
      </w:r>
    </w:p>
    <w:p w:rsidR="004414AA" w:rsidRPr="00E33D85" w:rsidRDefault="00E479C0" w:rsidP="0064110A">
      <w:pPr>
        <w:pStyle w:val="Heading5"/>
      </w:pPr>
      <w:r w:rsidRPr="00E33D85">
        <w:t>Secure Acceptance</w:t>
      </w:r>
      <w:r w:rsidR="004414AA" w:rsidRPr="00E33D85">
        <w:t xml:space="preserve"> Profile Configuration</w:t>
      </w:r>
      <w:r w:rsidR="00F708B4" w:rsidRPr="00E33D85">
        <w:t xml:space="preserve"> into CyberSource Business Manager</w:t>
      </w:r>
    </w:p>
    <w:p w:rsidR="004414AA" w:rsidRPr="00E33D85" w:rsidRDefault="00E479C0" w:rsidP="005C1822">
      <w:pPr>
        <w:pStyle w:val="BodyText"/>
      </w:pPr>
      <w:r w:rsidRPr="00E33D85">
        <w:t>Secure Acceptance profile setting</w:t>
      </w:r>
      <w:r w:rsidR="00735DB7" w:rsidRPr="00E33D85">
        <w:t xml:space="preserve">s are configured on </w:t>
      </w:r>
      <w:r w:rsidR="00DA643B" w:rsidRPr="00E33D85">
        <w:t xml:space="preserve">CyberSource business center </w:t>
      </w:r>
      <w:r w:rsidR="00BA510D" w:rsidRPr="00E33D85">
        <w:t>console;</w:t>
      </w:r>
      <w:r w:rsidR="00735DB7" w:rsidRPr="00E33D85">
        <w:t xml:space="preserve"> a</w:t>
      </w:r>
      <w:r w:rsidRPr="00E33D85">
        <w:t>long with other settings b</w:t>
      </w:r>
      <w:r w:rsidR="004414AA" w:rsidRPr="00E33D85">
        <w:t xml:space="preserve">elow are key </w:t>
      </w:r>
      <w:r w:rsidR="00BA510D" w:rsidRPr="00E33D85">
        <w:t>settings</w:t>
      </w:r>
      <w:r w:rsidR="004414AA" w:rsidRPr="00E33D85">
        <w:t xml:space="preserve"> which </w:t>
      </w:r>
      <w:r w:rsidRPr="00E33D85">
        <w:t>must be</w:t>
      </w:r>
      <w:r w:rsidR="004414AA" w:rsidRPr="00E33D85">
        <w:t xml:space="preserve"> configured in cybersource profiles</w:t>
      </w:r>
      <w:r w:rsidRPr="00E33D85">
        <w:t xml:space="preserve"> in order to complete the checkout process successfully.</w:t>
      </w:r>
    </w:p>
    <w:p w:rsidR="004414AA" w:rsidRPr="00E33D85" w:rsidRDefault="004414AA" w:rsidP="005C1822">
      <w:pPr>
        <w:pStyle w:val="BodyText"/>
      </w:pPr>
    </w:p>
    <w:tbl>
      <w:tblPr>
        <w:tblStyle w:val="TableGrid"/>
        <w:tblW w:w="0" w:type="auto"/>
        <w:tblInd w:w="360" w:type="dxa"/>
        <w:tblLook w:val="04A0" w:firstRow="1" w:lastRow="0" w:firstColumn="1" w:lastColumn="0" w:noHBand="0" w:noVBand="1"/>
      </w:tblPr>
      <w:tblGrid>
        <w:gridCol w:w="1585"/>
        <w:gridCol w:w="7523"/>
      </w:tblGrid>
      <w:tr w:rsidR="00C608A8" w:rsidRPr="00E33D85" w:rsidTr="005B5B37">
        <w:trPr>
          <w:trHeight w:val="270"/>
        </w:trPr>
        <w:tc>
          <w:tcPr>
            <w:tcW w:w="1585" w:type="dxa"/>
            <w:vMerge w:val="restart"/>
            <w:shd w:val="clear" w:color="auto" w:fill="BFBFBF" w:themeFill="background1" w:themeFillShade="BF"/>
          </w:tcPr>
          <w:p w:rsidR="00C608A8" w:rsidRPr="00E33D85" w:rsidRDefault="00C608A8" w:rsidP="005C1822">
            <w:pPr>
              <w:pStyle w:val="BodyText"/>
            </w:pPr>
            <w:r w:rsidRPr="00E33D85">
              <w:t>Profile name</w:t>
            </w:r>
          </w:p>
        </w:tc>
        <w:tc>
          <w:tcPr>
            <w:tcW w:w="7523" w:type="dxa"/>
            <w:vMerge w:val="restart"/>
            <w:shd w:val="clear" w:color="auto" w:fill="BFBFBF" w:themeFill="background1" w:themeFillShade="BF"/>
          </w:tcPr>
          <w:p w:rsidR="00C608A8" w:rsidRPr="00E33D85" w:rsidRDefault="00C608A8" w:rsidP="005C1822">
            <w:pPr>
              <w:pStyle w:val="BodyText"/>
            </w:pPr>
            <w:r w:rsidRPr="00E33D85">
              <w:t>Notification Section [Merchant post URL]</w:t>
            </w:r>
          </w:p>
        </w:tc>
      </w:tr>
      <w:tr w:rsidR="00C608A8" w:rsidRPr="00E33D85" w:rsidTr="005B5B37">
        <w:trPr>
          <w:trHeight w:val="269"/>
        </w:trPr>
        <w:tc>
          <w:tcPr>
            <w:tcW w:w="1585" w:type="dxa"/>
            <w:vMerge/>
            <w:shd w:val="clear" w:color="auto" w:fill="BFBFBF" w:themeFill="background1" w:themeFillShade="BF"/>
          </w:tcPr>
          <w:p w:rsidR="00C608A8" w:rsidRPr="00E33D85" w:rsidRDefault="00C608A8" w:rsidP="005C1822">
            <w:pPr>
              <w:pStyle w:val="BodyText"/>
            </w:pPr>
          </w:p>
        </w:tc>
        <w:tc>
          <w:tcPr>
            <w:tcW w:w="7523" w:type="dxa"/>
            <w:vMerge/>
            <w:shd w:val="clear" w:color="auto" w:fill="BFBFBF" w:themeFill="background1" w:themeFillShade="BF"/>
          </w:tcPr>
          <w:p w:rsidR="00C608A8" w:rsidRPr="00E33D85" w:rsidRDefault="00C608A8" w:rsidP="005C1822">
            <w:pPr>
              <w:pStyle w:val="BodyText"/>
            </w:pPr>
          </w:p>
        </w:tc>
      </w:tr>
      <w:tr w:rsidR="00C608A8" w:rsidRPr="00E33D85" w:rsidTr="00C608A8">
        <w:tc>
          <w:tcPr>
            <w:tcW w:w="1585" w:type="dxa"/>
          </w:tcPr>
          <w:p w:rsidR="00C608A8" w:rsidRPr="00E33D85" w:rsidRDefault="00C608A8" w:rsidP="005C1822">
            <w:pPr>
              <w:pStyle w:val="BodyText"/>
            </w:pPr>
            <w:r w:rsidRPr="00E33D85">
              <w:t>SA Redirect</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Iframe</w:t>
            </w:r>
          </w:p>
        </w:tc>
        <w:tc>
          <w:tcPr>
            <w:tcW w:w="7523" w:type="dxa"/>
          </w:tcPr>
          <w:p w:rsidR="00C608A8" w:rsidRPr="00E33D85" w:rsidRDefault="00C608A8" w:rsidP="005C1822">
            <w:pPr>
              <w:pStyle w:val="BodyText"/>
            </w:pPr>
            <w:r w:rsidRPr="00E33D85">
              <w:t>[Merchant specific URL]/</w:t>
            </w:r>
            <w:r w:rsidR="001336B0">
              <w:t xml:space="preserve"> </w:t>
            </w:r>
            <w:r w:rsidR="001336B0" w:rsidRPr="001336B0">
              <w:t>CYBSecureAcceptance</w:t>
            </w:r>
            <w:r w:rsidRPr="00E33D85">
              <w:t>-MerchantPost</w:t>
            </w:r>
          </w:p>
        </w:tc>
      </w:tr>
      <w:tr w:rsidR="00C608A8" w:rsidRPr="00E33D85" w:rsidTr="00C608A8">
        <w:tc>
          <w:tcPr>
            <w:tcW w:w="1585" w:type="dxa"/>
          </w:tcPr>
          <w:p w:rsidR="00C608A8" w:rsidRPr="00E33D85" w:rsidRDefault="00C608A8" w:rsidP="005C1822">
            <w:pPr>
              <w:pStyle w:val="BodyText"/>
            </w:pPr>
            <w:r w:rsidRPr="00E33D85">
              <w:t>SA SilentPost</w:t>
            </w:r>
          </w:p>
        </w:tc>
        <w:tc>
          <w:tcPr>
            <w:tcW w:w="7523" w:type="dxa"/>
          </w:tcPr>
          <w:p w:rsidR="00C608A8" w:rsidRPr="00E33D85" w:rsidRDefault="00C608A8" w:rsidP="005C1822">
            <w:pPr>
              <w:pStyle w:val="BodyText"/>
            </w:pPr>
            <w:r w:rsidRPr="00E33D85">
              <w:t>N/A</w:t>
            </w:r>
          </w:p>
        </w:tc>
      </w:tr>
    </w:tbl>
    <w:p w:rsidR="004414AA" w:rsidRPr="00E33D85" w:rsidRDefault="004414AA" w:rsidP="005C1822">
      <w:pPr>
        <w:pStyle w:val="BodyText"/>
      </w:pPr>
    </w:p>
    <w:p w:rsidR="004414AA" w:rsidRPr="00E33D85" w:rsidRDefault="004414AA" w:rsidP="005C1822">
      <w:pPr>
        <w:pStyle w:val="BodyText"/>
      </w:pPr>
      <w:r w:rsidRPr="00E33D85">
        <w:t>Only five types of Card are supported in Demanware</w:t>
      </w:r>
      <w:r w:rsidR="00E479C0" w:rsidRPr="00E33D85">
        <w:t>, so</w:t>
      </w:r>
      <w:r w:rsidRPr="00E33D85">
        <w:t xml:space="preserve"> the cards configured in cybersource payment </w:t>
      </w:r>
      <w:r w:rsidR="00E479C0" w:rsidRPr="00E33D85">
        <w:t>settings should</w:t>
      </w:r>
      <w:r w:rsidRPr="00E33D85">
        <w:t xml:space="preserve"> be in sync with Demandware supported cards</w:t>
      </w:r>
    </w:p>
    <w:p w:rsidR="00E479C0" w:rsidRPr="00E33D85" w:rsidRDefault="00E479C0" w:rsidP="005C1822">
      <w:pPr>
        <w:pStyle w:val="BodyText"/>
      </w:pPr>
    </w:p>
    <w:p w:rsidR="00E479C0" w:rsidRPr="00E33D85" w:rsidRDefault="00E479C0" w:rsidP="005C1822">
      <w:pPr>
        <w:pStyle w:val="BodyText"/>
      </w:pPr>
      <w:r w:rsidRPr="00E33D85">
        <w:rPr>
          <w:noProof/>
        </w:rPr>
        <w:lastRenderedPageBreak/>
        <w:drawing>
          <wp:inline distT="0" distB="0" distL="0" distR="0" wp14:anchorId="7C14E1DA" wp14:editId="48296028">
            <wp:extent cx="6391275" cy="27336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391275" cy="2733675"/>
                    </a:xfrm>
                    <a:prstGeom prst="rect">
                      <a:avLst/>
                    </a:prstGeom>
                    <a:noFill/>
                    <a:ln>
                      <a:noFill/>
                    </a:ln>
                  </pic:spPr>
                </pic:pic>
              </a:graphicData>
            </a:graphic>
          </wp:inline>
        </w:drawing>
      </w:r>
    </w:p>
    <w:bookmarkEnd w:id="822"/>
    <w:p w:rsidR="006D056B" w:rsidRPr="00E33D85" w:rsidRDefault="004871C0" w:rsidP="003D49FF">
      <w:r w:rsidRPr="00E33D85">
        <w:t>Merchant Notifications POST URL card number digits supported option 2 as shown.</w:t>
      </w:r>
    </w:p>
    <w:p w:rsidR="004871C0" w:rsidRPr="00E33D85" w:rsidRDefault="004871C0" w:rsidP="003D49FF">
      <w:r w:rsidRPr="00E33D85">
        <w:rPr>
          <w:noProof/>
        </w:rPr>
        <w:drawing>
          <wp:inline distT="0" distB="0" distL="0" distR="0" wp14:anchorId="1A7AB265" wp14:editId="701A9299">
            <wp:extent cx="50577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57775" cy="2609850"/>
                    </a:xfrm>
                    <a:prstGeom prst="rect">
                      <a:avLst/>
                    </a:prstGeom>
                    <a:noFill/>
                    <a:ln>
                      <a:noFill/>
                    </a:ln>
                  </pic:spPr>
                </pic:pic>
              </a:graphicData>
            </a:graphic>
          </wp:inline>
        </w:drawing>
      </w:r>
    </w:p>
    <w:p w:rsidR="009A7E6E" w:rsidRPr="00D602FC" w:rsidRDefault="009A7E6E" w:rsidP="009A7E6E">
      <w:pPr>
        <w:pStyle w:val="Heading4"/>
        <w:rPr>
          <w:rFonts w:asciiTheme="minorHAnsi" w:hAnsiTheme="minorHAnsi"/>
        </w:rPr>
      </w:pPr>
      <w:r w:rsidRPr="00D602FC">
        <w:rPr>
          <w:rFonts w:asciiTheme="minorHAnsi" w:hAnsiTheme="minorHAnsi"/>
        </w:rPr>
        <w:t xml:space="preserve">Batch Job for </w:t>
      </w:r>
      <w:r>
        <w:rPr>
          <w:rFonts w:asciiTheme="minorHAnsi" w:hAnsiTheme="minorHAnsi"/>
        </w:rPr>
        <w:t xml:space="preserve">Bank Option  </w:t>
      </w:r>
      <w:r w:rsidR="000B0473">
        <w:rPr>
          <w:rFonts w:asciiTheme="minorHAnsi" w:hAnsiTheme="minorHAnsi"/>
        </w:rPr>
        <w:t>List</w:t>
      </w:r>
    </w:p>
    <w:p w:rsidR="009A7E6E" w:rsidRPr="00D602FC" w:rsidRDefault="009A7E6E" w:rsidP="00231B25">
      <w:pPr>
        <w:pStyle w:val="Listenabsatz"/>
        <w:numPr>
          <w:ilvl w:val="0"/>
          <w:numId w:val="64"/>
        </w:numPr>
      </w:pPr>
      <w:r>
        <w:t>A</w:t>
      </w:r>
      <w:r w:rsidRPr="00D602FC">
        <w:t xml:space="preserve">dd new batch job to </w:t>
      </w:r>
      <w:r>
        <w:t>to add merchant defined custom objects for bank options.</w:t>
      </w:r>
    </w:p>
    <w:p w:rsidR="009A7E6E" w:rsidRPr="00D602FC" w:rsidRDefault="009A7E6E" w:rsidP="005C1822">
      <w:pPr>
        <w:pStyle w:val="BodyText"/>
      </w:pPr>
      <w:r w:rsidRPr="00D602FC">
        <w:t xml:space="preserve">Verify the newly added batch jobs for </w:t>
      </w:r>
      <w:r>
        <w:t xml:space="preserve">Ideal Bank Option </w:t>
      </w:r>
      <w:r w:rsidRPr="00D602FC">
        <w:t>service.</w:t>
      </w:r>
    </w:p>
    <w:p w:rsidR="009A7E6E" w:rsidRPr="00D602FC" w:rsidRDefault="009A7E6E" w:rsidP="005C1822">
      <w:pPr>
        <w:pStyle w:val="BodyText"/>
      </w:pPr>
      <w:r w:rsidRPr="00D602FC">
        <w:t>Go to Administration - &gt; Operations -&gt; Job Schedules</w:t>
      </w:r>
    </w:p>
    <w:p w:rsidR="002E162F" w:rsidRPr="00E33D85" w:rsidRDefault="009A7E6E" w:rsidP="003D49FF">
      <w:r>
        <w:rPr>
          <w:noProof/>
        </w:rPr>
        <w:lastRenderedPageBreak/>
        <w:drawing>
          <wp:inline distT="0" distB="0" distL="0" distR="0" wp14:anchorId="4676E37B" wp14:editId="5A01AEBD">
            <wp:extent cx="6400800" cy="3857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400800" cy="3857625"/>
                    </a:xfrm>
                    <a:prstGeom prst="rect">
                      <a:avLst/>
                    </a:prstGeom>
                    <a:noFill/>
                    <a:ln>
                      <a:noFill/>
                    </a:ln>
                  </pic:spPr>
                </pic:pic>
              </a:graphicData>
            </a:graphic>
          </wp:inline>
        </w:drawing>
      </w:r>
    </w:p>
    <w:p w:rsidR="003D49FF" w:rsidRPr="00E33D85" w:rsidRDefault="00802004" w:rsidP="003D49FF">
      <w:pPr>
        <w:pStyle w:val="Heading2"/>
        <w:rPr>
          <w:rFonts w:asciiTheme="minorHAnsi" w:hAnsiTheme="minorHAnsi"/>
        </w:rPr>
      </w:pPr>
      <w:bookmarkStart w:id="824" w:name="_Toc368651162"/>
      <w:bookmarkStart w:id="825" w:name="_Toc492911349"/>
      <w:r>
        <w:rPr>
          <w:rFonts w:asciiTheme="minorHAnsi" w:hAnsiTheme="minorHAnsi"/>
        </w:rPr>
        <w:t xml:space="preserve">Unit </w:t>
      </w:r>
      <w:r w:rsidR="003D49FF" w:rsidRPr="00E33D85">
        <w:rPr>
          <w:rFonts w:asciiTheme="minorHAnsi" w:hAnsiTheme="minorHAnsi"/>
        </w:rPr>
        <w:t>Test</w:t>
      </w:r>
      <w:bookmarkEnd w:id="824"/>
      <w:r>
        <w:rPr>
          <w:rFonts w:asciiTheme="minorHAnsi" w:hAnsiTheme="minorHAnsi"/>
        </w:rPr>
        <w:t xml:space="preserve"> Services</w:t>
      </w:r>
      <w:bookmarkEnd w:id="825"/>
    </w:p>
    <w:p w:rsidR="00641ED3" w:rsidRDefault="00641ED3" w:rsidP="00641ED3">
      <w:r w:rsidRPr="00E33D85">
        <w:t xml:space="preserve">Use </w:t>
      </w:r>
      <w:r w:rsidR="0062791F" w:rsidRPr="0062791F">
        <w:rPr>
          <w:b/>
        </w:rPr>
        <w:t>CYBServicesTesting</w:t>
      </w:r>
      <w:r w:rsidR="003C6BF5">
        <w:rPr>
          <w:b/>
        </w:rPr>
        <w:t xml:space="preserve"> </w:t>
      </w:r>
      <w:r w:rsidRPr="00E33D85">
        <w:t>controller to test all the services as follows:</w:t>
      </w:r>
    </w:p>
    <w:p w:rsidR="00CD4BF2" w:rsidRDefault="00104350" w:rsidP="009F609D">
      <w:r w:rsidRPr="00B84086">
        <w:t xml:space="preserve">CyberSource Services Test Suite is created to </w:t>
      </w:r>
      <w:r w:rsidR="00CD4BF2" w:rsidRPr="004C0756">
        <w:t>gives the</w:t>
      </w:r>
      <w:r w:rsidRPr="00B84086">
        <w:t xml:space="preserve"> facility to the </w:t>
      </w:r>
      <w:r w:rsidR="0093585C">
        <w:t>u</w:t>
      </w:r>
      <w:r w:rsidRPr="00B84086">
        <w:t xml:space="preserve">ser to execute any of the selected </w:t>
      </w:r>
      <w:r w:rsidR="00231311">
        <w:t xml:space="preserve">Test </w:t>
      </w:r>
      <w:r w:rsidRPr="00B84086">
        <w:t xml:space="preserve">Service </w:t>
      </w:r>
      <w:r w:rsidR="00CD4BF2" w:rsidRPr="004C0756">
        <w:t>by providing</w:t>
      </w:r>
      <w:r w:rsidRPr="00B84086">
        <w:t xml:space="preserve"> requested Input and </w:t>
      </w:r>
      <w:r w:rsidR="00231311">
        <w:t>getting the response ba</w:t>
      </w:r>
      <w:r w:rsidR="004C0756" w:rsidRPr="00B84086">
        <w:t>ck on the same interface</w:t>
      </w:r>
      <w:r w:rsidR="00CD4BF2">
        <w:t>.</w:t>
      </w:r>
    </w:p>
    <w:p w:rsidR="00CD4BF2" w:rsidRDefault="00CD4BF2" w:rsidP="009F609D">
      <w:r>
        <w:t>Below is the URL for CyberSource Test Suite:</w:t>
      </w:r>
    </w:p>
    <w:p w:rsidR="00CD4BF2" w:rsidRDefault="0026667D" w:rsidP="009F609D">
      <w:hyperlink w:history="1">
        <w:r w:rsidR="00CD4BF2" w:rsidRPr="00D602FC">
          <w:t>https:// &lt;Sandbox</w:t>
        </w:r>
      </w:hyperlink>
      <w:r w:rsidR="00CD4BF2" w:rsidRPr="00D602FC">
        <w:t xml:space="preserve"> Name&gt;/on/demandware.store/Sites-SiteGenesis-Site/default/</w:t>
      </w:r>
      <w:r w:rsidR="00CD4BF2">
        <w:t>CYBServicesTesting</w:t>
      </w:r>
      <w:r w:rsidR="00CD4BF2" w:rsidRPr="007C5052">
        <w:t>-</w:t>
      </w:r>
      <w:r w:rsidR="00CD4BF2" w:rsidRPr="000E4649">
        <w:t>StartServices</w:t>
      </w:r>
    </w:p>
    <w:p w:rsidR="00A078D6" w:rsidRDefault="00A078D6" w:rsidP="009F609D"/>
    <w:p w:rsidR="00A078D6" w:rsidRDefault="00A078D6" w:rsidP="009F609D"/>
    <w:p w:rsidR="00A078D6" w:rsidRDefault="00104350" w:rsidP="009F609D">
      <w:r>
        <w:rPr>
          <w:noProof/>
        </w:rPr>
        <w:lastRenderedPageBreak/>
        <w:drawing>
          <wp:inline distT="0" distB="0" distL="0" distR="0" wp14:anchorId="0D996653" wp14:editId="50F73393">
            <wp:extent cx="6400800" cy="3733800"/>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a:srcRect/>
                    <a:stretch>
                      <a:fillRect/>
                    </a:stretch>
                  </pic:blipFill>
                  <pic:spPr bwMode="auto">
                    <a:xfrm>
                      <a:off x="0" y="0"/>
                      <a:ext cx="6400800" cy="3733800"/>
                    </a:xfrm>
                    <a:prstGeom prst="rect">
                      <a:avLst/>
                    </a:prstGeom>
                    <a:noFill/>
                    <a:ln w="9525">
                      <a:noFill/>
                      <a:miter lim="800000"/>
                      <a:headEnd/>
                      <a:tailEnd/>
                    </a:ln>
                  </pic:spPr>
                </pic:pic>
              </a:graphicData>
            </a:graphic>
          </wp:inline>
        </w:drawing>
      </w:r>
    </w:p>
    <w:p w:rsidR="00A078D6" w:rsidRPr="00D525C0" w:rsidRDefault="00A078D6" w:rsidP="00A078D6">
      <w:pPr>
        <w:rPr>
          <w:color w:val="000000" w:themeColor="text1"/>
        </w:rPr>
      </w:pPr>
      <w:r w:rsidRPr="00D525C0">
        <w:rPr>
          <w:color w:val="000000" w:themeColor="text1"/>
        </w:rPr>
        <w:t xml:space="preserve">[Note: Modify exports of </w:t>
      </w:r>
      <w:r w:rsidRPr="00D525C0">
        <w:rPr>
          <w:b/>
          <w:color w:val="000000" w:themeColor="text1"/>
        </w:rPr>
        <w:t xml:space="preserve">Test </w:t>
      </w:r>
      <w:r w:rsidRPr="00D43867">
        <w:rPr>
          <w:b/>
          <w:color w:val="000000" w:themeColor="text1"/>
        </w:rPr>
        <w:t xml:space="preserve">Services </w:t>
      </w:r>
      <w:r w:rsidR="0093585C" w:rsidRPr="009F04FE">
        <w:rPr>
          <w:b/>
          <w:color w:val="000000" w:themeColor="text1"/>
        </w:rPr>
        <w:t xml:space="preserve"> </w:t>
      </w:r>
      <w:r w:rsidR="0093585C" w:rsidRPr="00C035C5">
        <w:rPr>
          <w:color w:val="000000" w:themeColor="text1"/>
        </w:rPr>
        <w:t xml:space="preserve">in  CYBServicesTesting.js </w:t>
      </w:r>
      <w:r w:rsidRPr="00C035C5">
        <w:rPr>
          <w:color w:val="000000" w:themeColor="text1"/>
        </w:rPr>
        <w:t>with</w:t>
      </w:r>
      <w:r w:rsidRPr="00D525C0">
        <w:rPr>
          <w:color w:val="000000" w:themeColor="text1"/>
        </w:rPr>
        <w:t xml:space="preserve"> https guard before executing the test cases</w:t>
      </w:r>
      <w:r w:rsidR="00C642A1">
        <w:rPr>
          <w:color w:val="000000" w:themeColor="text1"/>
        </w:rPr>
        <w:t>. This activity is common for all test interfaces.</w:t>
      </w:r>
      <w:r w:rsidRPr="00D525C0">
        <w:rPr>
          <w:color w:val="000000" w:themeColor="text1"/>
        </w:rPr>
        <w:t>]</w:t>
      </w:r>
      <w:r w:rsidR="00C642A1">
        <w:rPr>
          <w:color w:val="000000" w:themeColor="text1"/>
        </w:rPr>
        <w:t xml:space="preserve"> </w:t>
      </w:r>
    </w:p>
    <w:p w:rsidR="00A078D6" w:rsidRPr="00DF0F61" w:rsidRDefault="00A078D6" w:rsidP="00A078D6">
      <w:pPr>
        <w:rPr>
          <w:b/>
          <w:color w:val="000000" w:themeColor="text1"/>
        </w:rPr>
      </w:pPr>
      <w:r w:rsidRPr="00DF0F61">
        <w:rPr>
          <w:b/>
          <w:color w:val="000000" w:themeColor="text1"/>
          <w:u w:val="single"/>
        </w:rPr>
        <w:t>Example:</w:t>
      </w:r>
      <w:r w:rsidRPr="00DF0F61">
        <w:rPr>
          <w:b/>
          <w:color w:val="000000" w:themeColor="text1"/>
        </w:rPr>
        <w:t xml:space="preserve"> exports.StartServices=guard.ensure(['https'], StartServices);</w:t>
      </w:r>
    </w:p>
    <w:p w:rsidR="00A078D6" w:rsidRDefault="00A078D6" w:rsidP="00A57238">
      <w:pPr>
        <w:tabs>
          <w:tab w:val="left" w:pos="990"/>
        </w:tabs>
      </w:pPr>
      <w:r>
        <w:lastRenderedPageBreak/>
        <w:t>Refer the screen shot below</w:t>
      </w:r>
      <w:r w:rsidR="00303C93">
        <w:t>:</w:t>
      </w:r>
      <w:bookmarkStart w:id="826" w:name="_Toc368651163"/>
      <w:r>
        <w:rPr>
          <w:noProof/>
        </w:rPr>
        <w:drawing>
          <wp:inline distT="0" distB="0" distL="0" distR="0" wp14:anchorId="36827BCC" wp14:editId="46D42271">
            <wp:extent cx="5734050" cy="41529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srcRect/>
                    <a:stretch>
                      <a:fillRect/>
                    </a:stretch>
                  </pic:blipFill>
                  <pic:spPr bwMode="auto">
                    <a:xfrm>
                      <a:off x="0" y="0"/>
                      <a:ext cx="5734050" cy="4152900"/>
                    </a:xfrm>
                    <a:prstGeom prst="rect">
                      <a:avLst/>
                    </a:prstGeom>
                    <a:noFill/>
                    <a:ln w="9525">
                      <a:noFill/>
                      <a:miter lim="800000"/>
                      <a:headEnd/>
                      <a:tailEnd/>
                    </a:ln>
                  </pic:spPr>
                </pic:pic>
              </a:graphicData>
            </a:graphic>
          </wp:inline>
        </w:drawing>
      </w:r>
    </w:p>
    <w:p w:rsidR="00641ED3" w:rsidRPr="00E33D85" w:rsidRDefault="00641ED3" w:rsidP="00641ED3">
      <w:pPr>
        <w:pStyle w:val="Heading3"/>
        <w:rPr>
          <w:rFonts w:asciiTheme="minorHAnsi" w:hAnsiTheme="minorHAnsi"/>
        </w:rPr>
      </w:pPr>
      <w:bookmarkStart w:id="827" w:name="_Toc492911350"/>
      <w:r w:rsidRPr="00E33D85">
        <w:rPr>
          <w:rFonts w:asciiTheme="minorHAnsi" w:hAnsiTheme="minorHAnsi"/>
        </w:rPr>
        <w:t>Authorize Credit Card</w:t>
      </w:r>
      <w:bookmarkEnd w:id="826"/>
      <w:bookmarkEnd w:id="827"/>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The unit test controller displays all relevant request/response information in an easy to digest manner. User can change static credit card and address data to observe various responses.</w:t>
      </w:r>
    </w:p>
    <w:p w:rsidR="00C642A1" w:rsidRPr="00C642A1" w:rsidRDefault="0026667D"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TestCCAuth</w:t>
      </w:r>
    </w:p>
    <w:p w:rsidR="00641ED3" w:rsidRPr="00E33D85" w:rsidRDefault="00641ED3" w:rsidP="00641ED3">
      <w:pPr>
        <w:pStyle w:val="Heading3"/>
        <w:rPr>
          <w:rFonts w:asciiTheme="minorHAnsi" w:hAnsiTheme="minorHAnsi"/>
        </w:rPr>
      </w:pPr>
      <w:bookmarkStart w:id="828" w:name="_Toc368651164"/>
      <w:bookmarkStart w:id="829" w:name="_Toc492911351"/>
      <w:r w:rsidRPr="00E33D85">
        <w:rPr>
          <w:rFonts w:asciiTheme="minorHAnsi" w:hAnsiTheme="minorHAnsi"/>
        </w:rPr>
        <w:t>Tax Service</w:t>
      </w:r>
      <w:bookmarkEnd w:id="828"/>
      <w:bookmarkEnd w:id="829"/>
    </w:p>
    <w:p w:rsidR="00641ED3" w:rsidRPr="00E33D85" w:rsidRDefault="00641ED3" w:rsidP="00641ED3">
      <w:r w:rsidRPr="00E33D85">
        <w:t xml:space="preserve">Use and modify the </w:t>
      </w:r>
      <w:r w:rsidR="0062791F" w:rsidRPr="0062791F">
        <w:rPr>
          <w:b/>
        </w:rPr>
        <w:t>CYBServicesTesting</w:t>
      </w:r>
      <w:r w:rsidRPr="00E33D85">
        <w:t>-TestTax controller and associated scripts.  The script for creating CreateCybersourceShipTo and CreateCybersourceBillTo objects have bindings to produce valid results, but otherwise can be manually modified to test against any domestic or international address.</w:t>
      </w:r>
    </w:p>
    <w:p w:rsidR="00641ED3" w:rsidRPr="00E33D85" w:rsidRDefault="00641ED3" w:rsidP="00641ED3">
      <w:r w:rsidRPr="00E33D85">
        <w:t>Controller displays all relevant request/response information in an easy to digest manner, to aid the debugging the various response codes and corrected address response.</w:t>
      </w:r>
    </w:p>
    <w:bookmarkStart w:id="830" w:name="_Toc368651165"/>
    <w:p w:rsidR="00C642A1" w:rsidRPr="00C642A1" w:rsidRDefault="00C642A1" w:rsidP="00641ED3">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TestTax</w:t>
      </w:r>
    </w:p>
    <w:p w:rsidR="00641ED3" w:rsidRPr="00E33D85" w:rsidRDefault="00641ED3" w:rsidP="00641ED3">
      <w:pPr>
        <w:pStyle w:val="Heading3"/>
        <w:rPr>
          <w:rFonts w:asciiTheme="minorHAnsi" w:hAnsiTheme="minorHAnsi"/>
        </w:rPr>
      </w:pPr>
      <w:bookmarkStart w:id="831" w:name="_Toc492911352"/>
      <w:r w:rsidRPr="00E33D85">
        <w:rPr>
          <w:rFonts w:asciiTheme="minorHAnsi" w:hAnsiTheme="minorHAnsi"/>
        </w:rPr>
        <w:lastRenderedPageBreak/>
        <w:t>Address Verification Service (AVS)</w:t>
      </w:r>
      <w:bookmarkEnd w:id="830"/>
      <w:bookmarkEnd w:id="831"/>
    </w:p>
    <w:p w:rsidR="00641ED3" w:rsidRPr="00E33D85" w:rsidRDefault="00641ED3" w:rsidP="00641ED3">
      <w:r w:rsidRPr="00E33D85">
        <w:t xml:space="preserve">Use and modify the </w:t>
      </w:r>
      <w:r w:rsidR="0062791F" w:rsidRPr="0062791F">
        <w:rPr>
          <w:b/>
        </w:rPr>
        <w:t>CYBServicesTesting</w:t>
      </w:r>
      <w:r w:rsidRPr="00E33D85">
        <w:t>-TestCCAuth controller and associated scripts.  By running simplified payment authorizations with different site preferences set, you can see how the AVS process works and how that result affects the overall payment authorization process.</w:t>
      </w:r>
    </w:p>
    <w:bookmarkStart w:id="832" w:name="_Toc368651166"/>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TestCCAuth</w:t>
      </w:r>
    </w:p>
    <w:p w:rsidR="00641ED3" w:rsidRPr="00E33D85" w:rsidRDefault="00641ED3" w:rsidP="00641ED3">
      <w:pPr>
        <w:pStyle w:val="Heading3"/>
        <w:rPr>
          <w:rFonts w:asciiTheme="minorHAnsi" w:hAnsiTheme="minorHAnsi"/>
        </w:rPr>
      </w:pPr>
      <w:bookmarkStart w:id="833" w:name="_Toc492911353"/>
      <w:r w:rsidRPr="00E33D85">
        <w:rPr>
          <w:rFonts w:asciiTheme="minorHAnsi" w:hAnsiTheme="minorHAnsi"/>
        </w:rPr>
        <w:t>Delivery Address Verification Service (DAV)</w:t>
      </w:r>
      <w:bookmarkEnd w:id="832"/>
      <w:bookmarkEnd w:id="833"/>
    </w:p>
    <w:p w:rsidR="00641ED3" w:rsidRPr="00E33D85" w:rsidRDefault="00641ED3" w:rsidP="00641ED3">
      <w:r>
        <w:t>To test stand</w:t>
      </w:r>
      <w:r w:rsidRPr="00E33D85">
        <w:t xml:space="preserve">alone DAV service, use and/or modify </w:t>
      </w:r>
      <w:r w:rsidR="0062791F" w:rsidRPr="0062791F">
        <w:rPr>
          <w:b/>
        </w:rPr>
        <w:t>CYBServicesTesting</w:t>
      </w:r>
      <w:r w:rsidRPr="00E33D85">
        <w:t>-TestDAVCheck and associated scripts.  Test data can be customized to simulate various situations that need to be handled.</w:t>
      </w:r>
    </w:p>
    <w:bookmarkStart w:id="834" w:name="_Toc368651167"/>
    <w:p w:rsidR="00C642A1" w:rsidRPr="00E33D85" w:rsidRDefault="00C642A1" w:rsidP="00641ED3">
      <w:pPr>
        <w:rPr>
          <w:color w:val="FF0000"/>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TestDAVCheck</w:t>
      </w:r>
    </w:p>
    <w:p w:rsidR="00641ED3" w:rsidRPr="00E33D85" w:rsidRDefault="00641ED3" w:rsidP="00641ED3">
      <w:pPr>
        <w:pStyle w:val="Heading3"/>
        <w:rPr>
          <w:rFonts w:asciiTheme="minorHAnsi" w:hAnsiTheme="minorHAnsi"/>
        </w:rPr>
      </w:pPr>
      <w:bookmarkStart w:id="835" w:name="_Toc492911354"/>
      <w:r w:rsidRPr="00E33D85">
        <w:rPr>
          <w:rFonts w:asciiTheme="minorHAnsi" w:hAnsiTheme="minorHAnsi"/>
        </w:rPr>
        <w:t>Payment Tokenization</w:t>
      </w:r>
      <w:bookmarkEnd w:id="834"/>
      <w:bookmarkEnd w:id="835"/>
    </w:p>
    <w:p w:rsidR="00641ED3" w:rsidRPr="00E33D85" w:rsidRDefault="00641ED3" w:rsidP="00641ED3">
      <w:r w:rsidRPr="00E33D85">
        <w:t xml:space="preserve">Use the </w:t>
      </w:r>
      <w:r w:rsidR="0062791F" w:rsidRPr="0062791F">
        <w:rPr>
          <w:b/>
        </w:rPr>
        <w:t>CYBServicesTesting</w:t>
      </w:r>
      <w:r w:rsidRPr="00E33D85">
        <w:t>-</w:t>
      </w:r>
      <w:r w:rsidRPr="001B134C">
        <w:t>StartSubscription</w:t>
      </w:r>
      <w:r w:rsidRPr="00E33D85">
        <w:t xml:space="preserve"> controller to start Subscription creation test suite. By entering test data you can use the various Payment Tokenization related services like Create Subscription, View Subscription, Update Subscription, Delete Subscription, Use Subscription for One Time Payment.</w:t>
      </w:r>
    </w:p>
    <w:bookmarkStart w:id="836" w:name="_Toc368651168"/>
    <w:p w:rsidR="00C642A1" w:rsidRPr="001176DF" w:rsidRDefault="00C642A1" w:rsidP="00641ED3">
      <w:pPr>
        <w:rPr>
          <w:color w:val="FF0000"/>
          <w:u w:val="single"/>
        </w:rPr>
      </w:pPr>
      <w:r>
        <w:fldChar w:fldCharType="begin"/>
      </w:r>
      <w:r>
        <w:instrText xml:space="preserve"> HYPERLINK </w:instrText>
      </w:r>
      <w:r>
        <w:fldChar w:fldCharType="separate"/>
      </w:r>
      <w:r w:rsidRPr="00E33D85">
        <w:t>https:// &lt;Sandbox</w:t>
      </w:r>
      <w:r>
        <w:fldChar w:fldCharType="end"/>
      </w:r>
      <w:r w:rsidRPr="00E33D85">
        <w:t xml:space="preserve"> Name&gt;/on/demandware.store/Sites-SiteGenesis-Site/default/</w:t>
      </w:r>
      <w:r>
        <w:t>CYBServicesTesting</w:t>
      </w:r>
      <w:r w:rsidRPr="00E33D85">
        <w:t>-</w:t>
      </w:r>
      <w:r w:rsidRPr="00C642A1">
        <w:t xml:space="preserve"> StartSubscription</w:t>
      </w:r>
    </w:p>
    <w:p w:rsidR="00641ED3" w:rsidRPr="00E33D85" w:rsidRDefault="00641ED3" w:rsidP="00641ED3">
      <w:pPr>
        <w:pStyle w:val="Heading3"/>
        <w:rPr>
          <w:rFonts w:asciiTheme="minorHAnsi" w:hAnsiTheme="minorHAnsi"/>
        </w:rPr>
      </w:pPr>
      <w:bookmarkStart w:id="837" w:name="_Toc368651169"/>
      <w:bookmarkStart w:id="838" w:name="_Toc492911355"/>
      <w:bookmarkEnd w:id="836"/>
      <w:r w:rsidRPr="00E33D85">
        <w:rPr>
          <w:rFonts w:asciiTheme="minorHAnsi" w:hAnsiTheme="minorHAnsi"/>
        </w:rPr>
        <w:t>Device Fingerprint</w:t>
      </w:r>
      <w:bookmarkEnd w:id="837"/>
      <w:bookmarkEnd w:id="838"/>
    </w:p>
    <w:p w:rsidR="00641ED3" w:rsidRPr="00E33D85" w:rsidRDefault="00641ED3" w:rsidP="00641ED3">
      <w:r w:rsidRPr="00E33D85">
        <w:t xml:space="preserve">Call the controller </w:t>
      </w:r>
      <w:r w:rsidR="0062791F" w:rsidRPr="0062791F">
        <w:rPr>
          <w:b/>
        </w:rPr>
        <w:t>CYBServicesTesting</w:t>
      </w:r>
      <w:r w:rsidRPr="00E33D85">
        <w:t>-TestFingerprint to test the device Fingerprint Service. A CreditCard Authorization is done and a device fingerprint will be additionally submitted.</w:t>
      </w:r>
    </w:p>
    <w:p w:rsidR="00C642A1" w:rsidRPr="00C372A6" w:rsidRDefault="0026667D" w:rsidP="00641ED3">
      <w:pPr>
        <w:rPr>
          <w:color w:val="FF0000"/>
        </w:rPr>
      </w:pPr>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TestFingerprint</w:t>
      </w:r>
    </w:p>
    <w:p w:rsidR="00641ED3" w:rsidRPr="00E33D85" w:rsidRDefault="00641ED3" w:rsidP="00641ED3">
      <w:pPr>
        <w:pStyle w:val="Heading3"/>
        <w:rPr>
          <w:rFonts w:asciiTheme="minorHAnsi" w:hAnsiTheme="minorHAnsi"/>
        </w:rPr>
      </w:pPr>
      <w:bookmarkStart w:id="839" w:name="_Toc368651170"/>
      <w:bookmarkStart w:id="840" w:name="_Toc492911356"/>
      <w:r w:rsidRPr="00E33D85">
        <w:rPr>
          <w:rFonts w:asciiTheme="minorHAnsi" w:hAnsiTheme="minorHAnsi"/>
        </w:rPr>
        <w:t>Payer Authentication</w:t>
      </w:r>
      <w:bookmarkEnd w:id="839"/>
      <w:bookmarkEnd w:id="840"/>
    </w:p>
    <w:p w:rsidR="00641ED3" w:rsidRPr="00E33D85" w:rsidRDefault="00641ED3" w:rsidP="00641ED3">
      <w:r w:rsidRPr="00E33D85">
        <w:t xml:space="preserve">Call the controller </w:t>
      </w:r>
      <w:r w:rsidR="0062791F" w:rsidRPr="0062791F">
        <w:rPr>
          <w:b/>
        </w:rPr>
        <w:t>CYBServicesTesting</w:t>
      </w:r>
      <w:r w:rsidRPr="00E33D85">
        <w:t>-TestPA to test the Payer Authentication Service.</w:t>
      </w:r>
    </w:p>
    <w:p w:rsidR="00C642A1" w:rsidRPr="00E33D85" w:rsidRDefault="0026667D"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TestPA</w:t>
      </w:r>
    </w:p>
    <w:p w:rsidR="00641ED3" w:rsidRPr="00E33D85" w:rsidRDefault="00641ED3" w:rsidP="00641ED3">
      <w:pPr>
        <w:pStyle w:val="Heading3"/>
        <w:rPr>
          <w:rFonts w:asciiTheme="minorHAnsi" w:hAnsiTheme="minorHAnsi"/>
        </w:rPr>
      </w:pPr>
      <w:bookmarkStart w:id="841" w:name="_Toc492911357"/>
      <w:r w:rsidRPr="00E33D85">
        <w:rPr>
          <w:rFonts w:asciiTheme="minorHAnsi" w:hAnsiTheme="minorHAnsi"/>
        </w:rPr>
        <w:t>Retail POS Authorization Request</w:t>
      </w:r>
      <w:bookmarkEnd w:id="841"/>
    </w:p>
    <w:p w:rsidR="00641ED3" w:rsidRPr="00E33D85" w:rsidRDefault="00641ED3" w:rsidP="00641ED3">
      <w:r w:rsidRPr="00E33D85">
        <w:t xml:space="preserve">Call the controller </w:t>
      </w:r>
      <w:r w:rsidR="0062791F" w:rsidRPr="0062791F">
        <w:rPr>
          <w:b/>
        </w:rPr>
        <w:t>CYBServicesTesting</w:t>
      </w:r>
      <w:r w:rsidRPr="00E33D85">
        <w:t>-StartPOS to test the retail POS Service. This renders a template with a form containing various request fields to enter/select values. The service response is shown after the submit button is clicked.  The field’s label turns to red colored font if the field was mandatory.</w:t>
      </w:r>
    </w:p>
    <w:p w:rsidR="00C642A1" w:rsidRPr="00E33D85" w:rsidRDefault="0026667D" w:rsidP="00641ED3">
      <w:hyperlink w:history="1">
        <w:r w:rsidR="00C642A1" w:rsidRPr="00E33D85">
          <w:t>https:// &lt;Sandbox</w:t>
        </w:r>
      </w:hyperlink>
      <w:r w:rsidR="00C642A1" w:rsidRPr="00E33D85">
        <w:t xml:space="preserve"> Name&gt;/on/demandware.store/Sites-SiteGenesis-Site/default/</w:t>
      </w:r>
      <w:r w:rsidR="00C642A1">
        <w:t>CYBServicesTesting</w:t>
      </w:r>
      <w:r w:rsidR="00C642A1" w:rsidRPr="00E33D85">
        <w:t>-</w:t>
      </w:r>
      <w:r w:rsidR="00C642A1" w:rsidRPr="00C642A1">
        <w:t xml:space="preserve"> StartPOS</w:t>
      </w:r>
    </w:p>
    <w:p w:rsidR="00641ED3" w:rsidRPr="00E33D85" w:rsidRDefault="00641ED3" w:rsidP="00641ED3">
      <w:pPr>
        <w:pStyle w:val="Heading3"/>
        <w:rPr>
          <w:rFonts w:asciiTheme="minorHAnsi" w:hAnsiTheme="minorHAnsi"/>
        </w:rPr>
      </w:pPr>
      <w:bookmarkStart w:id="842" w:name="_Toc492911358"/>
      <w:r w:rsidRPr="00E33D85">
        <w:rPr>
          <w:rFonts w:asciiTheme="minorHAnsi" w:hAnsiTheme="minorHAnsi"/>
        </w:rPr>
        <w:t>Alipay Initiate Request</w:t>
      </w:r>
      <w:bookmarkEnd w:id="842"/>
    </w:p>
    <w:p w:rsidR="00641ED3" w:rsidRPr="00E33D85" w:rsidRDefault="00641ED3" w:rsidP="00641ED3">
      <w:r w:rsidRPr="00E33D85">
        <w:t xml:space="preserve">Call the controller </w:t>
      </w:r>
      <w:r w:rsidR="0062791F" w:rsidRPr="0062791F">
        <w:rPr>
          <w:b/>
        </w:rPr>
        <w:t>CYBServicesTesting</w:t>
      </w:r>
      <w:r w:rsidRPr="00E33D85">
        <w:t>-TestAlipayInitiateService to test Alipay Initiate request. Use and modify the mentioned scripts to test initiate request. The end view  of the unit test controller is a template which displays all relevant request/response information in an easy to digest manner. User can change static purchase object data and payment type to observe various responses.</w:t>
      </w:r>
    </w:p>
    <w:p w:rsidR="00641ED3" w:rsidRPr="00E33D85" w:rsidRDefault="0026667D" w:rsidP="00641ED3">
      <w:pPr>
        <w:rPr>
          <w:color w:val="FF0000"/>
        </w:rPr>
      </w:pPr>
      <w:hyperlink w:history="1">
        <w:r w:rsidR="00641ED3" w:rsidRPr="00E33D85">
          <w:t>https:// &lt;Sandbox</w:t>
        </w:r>
      </w:hyperlink>
      <w:r w:rsidR="00641ED3" w:rsidRPr="00E33D85">
        <w:t xml:space="preserve"> Name&gt;/on/demandware.store/Sites-SiteGenesis-Site/default/</w:t>
      </w:r>
      <w:r w:rsidR="00641ED3">
        <w:t>CYBServicesTesting</w:t>
      </w:r>
      <w:r w:rsidR="00641ED3" w:rsidRPr="00E33D85">
        <w:t>-TestAlipayInitiatesService</w:t>
      </w:r>
    </w:p>
    <w:p w:rsidR="00641ED3" w:rsidRPr="00D602FC" w:rsidRDefault="00641ED3" w:rsidP="00641ED3">
      <w:pPr>
        <w:pStyle w:val="Heading3"/>
        <w:rPr>
          <w:rFonts w:asciiTheme="minorHAnsi" w:hAnsiTheme="minorHAnsi"/>
        </w:rPr>
      </w:pPr>
      <w:bookmarkStart w:id="843" w:name="_Toc492911359"/>
      <w:r>
        <w:rPr>
          <w:rFonts w:asciiTheme="minorHAnsi" w:hAnsiTheme="minorHAnsi"/>
        </w:rPr>
        <w:t>Create Subscription</w:t>
      </w:r>
      <w:r w:rsidRPr="00D602FC">
        <w:rPr>
          <w:rFonts w:asciiTheme="minorHAnsi" w:hAnsiTheme="minorHAnsi"/>
        </w:rPr>
        <w:t xml:space="preserve"> Request</w:t>
      </w:r>
      <w:bookmarkEnd w:id="843"/>
    </w:p>
    <w:p w:rsidR="00641ED3" w:rsidRPr="00D602FC" w:rsidRDefault="00641ED3" w:rsidP="00641ED3">
      <w:r w:rsidRPr="00D602FC">
        <w:t xml:space="preserve">Call the </w:t>
      </w:r>
      <w:r w:rsidR="00965932">
        <w:t>controller</w:t>
      </w:r>
      <w:r w:rsidR="0062791F" w:rsidRPr="0062791F">
        <w:rPr>
          <w:b/>
        </w:rP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CreateSubscription</w:t>
      </w:r>
    </w:p>
    <w:p w:rsidR="00641ED3" w:rsidRPr="00D602FC" w:rsidRDefault="00641ED3" w:rsidP="00641ED3">
      <w:pPr>
        <w:pStyle w:val="Heading3"/>
        <w:rPr>
          <w:rFonts w:asciiTheme="minorHAnsi" w:hAnsiTheme="minorHAnsi"/>
        </w:rPr>
      </w:pPr>
      <w:bookmarkStart w:id="844" w:name="_Toc492911360"/>
      <w:r>
        <w:rPr>
          <w:rFonts w:asciiTheme="minorHAnsi" w:hAnsiTheme="minorHAnsi"/>
        </w:rPr>
        <w:t>View Subscription</w:t>
      </w:r>
      <w:r w:rsidRPr="00D602FC">
        <w:rPr>
          <w:rFonts w:asciiTheme="minorHAnsi" w:hAnsiTheme="minorHAnsi"/>
        </w:rPr>
        <w:t xml:space="preserve"> Request</w:t>
      </w:r>
      <w:bookmarkEnd w:id="844"/>
    </w:p>
    <w:p w:rsidR="00641ED3" w:rsidRPr="00D602FC" w:rsidRDefault="00641ED3" w:rsidP="00641ED3">
      <w:r w:rsidRPr="00D602FC">
        <w:t xml:space="preserve">Call the </w:t>
      </w:r>
      <w:r w:rsidR="00965932">
        <w:t>controller</w:t>
      </w:r>
      <w:r>
        <w:t>CYBServicesTesting</w:t>
      </w:r>
      <w:r w:rsidRPr="00D602FC">
        <w:t>-</w:t>
      </w:r>
      <w:r>
        <w:t>ViewSubscription</w:t>
      </w:r>
      <w:r w:rsidRPr="00D602FC">
        <w:t xml:space="preserve"> to test </w:t>
      </w:r>
      <w:r>
        <w:t>View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ViewSubscription</w:t>
      </w:r>
    </w:p>
    <w:p w:rsidR="00641ED3" w:rsidRPr="00D602FC" w:rsidRDefault="00641ED3" w:rsidP="00641ED3">
      <w:pPr>
        <w:pStyle w:val="Heading3"/>
        <w:rPr>
          <w:rFonts w:asciiTheme="minorHAnsi" w:hAnsiTheme="minorHAnsi"/>
        </w:rPr>
      </w:pPr>
      <w:bookmarkStart w:id="845" w:name="_Toc492911361"/>
      <w:r>
        <w:rPr>
          <w:rFonts w:asciiTheme="minorHAnsi" w:hAnsiTheme="minorHAnsi"/>
        </w:rPr>
        <w:t>Update Subscription</w:t>
      </w:r>
      <w:r w:rsidRPr="00D602FC">
        <w:rPr>
          <w:rFonts w:asciiTheme="minorHAnsi" w:hAnsiTheme="minorHAnsi"/>
        </w:rPr>
        <w:t xml:space="preserve"> Request</w:t>
      </w:r>
      <w:bookmarkEnd w:id="845"/>
    </w:p>
    <w:p w:rsidR="00641ED3" w:rsidRPr="00D602FC" w:rsidRDefault="00641ED3" w:rsidP="00641ED3">
      <w:r w:rsidRPr="00D602FC">
        <w:t xml:space="preserve">Call the </w:t>
      </w:r>
      <w:r w:rsidR="00965932">
        <w:t>controller</w:t>
      </w:r>
      <w:r>
        <w:t>CYBServicesTesting</w:t>
      </w:r>
      <w:r w:rsidRPr="00D602FC">
        <w:t>-</w:t>
      </w:r>
      <w:r>
        <w:t>UpdateSubscription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the dummy values printed below the form</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UpdateSubscription</w:t>
      </w:r>
    </w:p>
    <w:p w:rsidR="00641ED3" w:rsidRPr="00D602FC" w:rsidRDefault="00641ED3" w:rsidP="00641ED3">
      <w:pPr>
        <w:pStyle w:val="Heading3"/>
        <w:rPr>
          <w:rFonts w:asciiTheme="minorHAnsi" w:hAnsiTheme="minorHAnsi"/>
        </w:rPr>
      </w:pPr>
      <w:bookmarkStart w:id="846" w:name="_Toc492911362"/>
      <w:r>
        <w:rPr>
          <w:rFonts w:asciiTheme="minorHAnsi" w:hAnsiTheme="minorHAnsi"/>
        </w:rPr>
        <w:lastRenderedPageBreak/>
        <w:t>Delete Subscription</w:t>
      </w:r>
      <w:r w:rsidRPr="00D602FC">
        <w:rPr>
          <w:rFonts w:asciiTheme="minorHAnsi" w:hAnsiTheme="minorHAnsi"/>
        </w:rPr>
        <w:t xml:space="preserve"> Request</w:t>
      </w:r>
      <w:bookmarkEnd w:id="846"/>
    </w:p>
    <w:p w:rsidR="00641ED3" w:rsidRPr="00D602FC" w:rsidRDefault="00641ED3" w:rsidP="00641ED3">
      <w:r w:rsidRPr="00D602FC">
        <w:t xml:space="preserve">Call the </w:t>
      </w:r>
      <w:r w:rsidR="00965932">
        <w:t>controller</w:t>
      </w:r>
      <w:r>
        <w:t>CYBServicesTesting</w:t>
      </w:r>
      <w:r w:rsidRPr="00D602FC">
        <w:t>-</w:t>
      </w:r>
      <w:r>
        <w:t>CreateSubscription</w:t>
      </w:r>
      <w:r w:rsidRPr="00D602FC">
        <w:t xml:space="preserve"> to test </w:t>
      </w:r>
      <w:r>
        <w:t>Create Subscription</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DeleteSubscription</w:t>
      </w:r>
    </w:p>
    <w:p w:rsidR="00641ED3" w:rsidRPr="00D602FC" w:rsidRDefault="00641ED3" w:rsidP="00641ED3">
      <w:pPr>
        <w:pStyle w:val="Heading3"/>
        <w:rPr>
          <w:rFonts w:asciiTheme="minorHAnsi" w:hAnsiTheme="minorHAnsi"/>
        </w:rPr>
      </w:pPr>
      <w:bookmarkStart w:id="847" w:name="_Toc492911363"/>
      <w:r>
        <w:rPr>
          <w:rFonts w:asciiTheme="minorHAnsi" w:hAnsiTheme="minorHAnsi"/>
        </w:rPr>
        <w:t>On Demand Payment</w:t>
      </w:r>
      <w:r w:rsidRPr="00D602FC">
        <w:rPr>
          <w:rFonts w:asciiTheme="minorHAnsi" w:hAnsiTheme="minorHAnsi"/>
        </w:rPr>
        <w:t xml:space="preserve"> Request</w:t>
      </w:r>
      <w:bookmarkEnd w:id="847"/>
    </w:p>
    <w:p w:rsidR="00641ED3" w:rsidRPr="00D602FC" w:rsidRDefault="00641ED3" w:rsidP="00641ED3">
      <w:r w:rsidRPr="00D602FC">
        <w:t xml:space="preserve">Call the </w:t>
      </w:r>
      <w:r w:rsidR="00965932">
        <w:t>controller</w:t>
      </w:r>
      <w:r>
        <w:t>CYBServicesTesting</w:t>
      </w:r>
      <w:r w:rsidRPr="00D602FC">
        <w:t>-</w:t>
      </w:r>
      <w:r>
        <w:t>OnDemandPayment</w:t>
      </w:r>
      <w:r w:rsidRPr="00D602FC">
        <w:t xml:space="preserve"> to test </w:t>
      </w:r>
      <w:r>
        <w:t>On Demand Payment</w:t>
      </w:r>
      <w:r w:rsidRPr="00D602FC">
        <w:t xml:space="preserve"> request. The end node of the unit test </w:t>
      </w:r>
      <w:r w:rsidR="00965932">
        <w:t>controller</w:t>
      </w:r>
      <w:r w:rsidRPr="00D602FC">
        <w:t>is a template which displays all relevant request/response information.</w:t>
      </w:r>
      <w:r>
        <w:t>User will be presented with a form and needs to enter a valid subscription ID witht the amount</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w:t>
      </w:r>
      <w:r w:rsidR="00641ED3">
        <w:t>OnDemandPayment</w:t>
      </w:r>
    </w:p>
    <w:p w:rsidR="00641ED3" w:rsidRPr="00D602FC" w:rsidRDefault="00641ED3" w:rsidP="00641ED3">
      <w:pPr>
        <w:pStyle w:val="Heading3"/>
        <w:rPr>
          <w:rFonts w:asciiTheme="minorHAnsi" w:hAnsiTheme="minorHAnsi"/>
        </w:rPr>
      </w:pPr>
      <w:bookmarkStart w:id="848" w:name="_Toc471208471"/>
      <w:bookmarkStart w:id="849" w:name="_Toc492911364"/>
      <w:r w:rsidRPr="00D602FC">
        <w:rPr>
          <w:rFonts w:asciiTheme="minorHAnsi" w:hAnsiTheme="minorHAnsi"/>
        </w:rPr>
        <w:t>Check Status Request</w:t>
      </w:r>
      <w:bookmarkEnd w:id="848"/>
      <w:bookmarkEnd w:id="849"/>
    </w:p>
    <w:p w:rsidR="00641ED3" w:rsidRPr="00D602FC" w:rsidRDefault="00641ED3" w:rsidP="00641ED3">
      <w:r w:rsidRPr="00D602FC">
        <w:t xml:space="preserve">Call the </w:t>
      </w:r>
      <w:r w:rsidR="00965932">
        <w:t>controller</w:t>
      </w:r>
      <w:r>
        <w:t>CYBServicesTesting</w:t>
      </w:r>
      <w:r w:rsidRPr="00D602FC">
        <w:t>-TestCheckStatusService to test Check Status request</w:t>
      </w:r>
      <w:r>
        <w:t xml:space="preserve"> for Klarna,BanContact,EPS,Giropay,Ideal and,Sofort</w:t>
      </w:r>
      <w:r w:rsidRPr="00D602FC">
        <w:t xml:space="preserve">. The end node of the unit test </w:t>
      </w:r>
      <w:r w:rsidR="00965932">
        <w:t>controller</w:t>
      </w:r>
      <w:r w:rsidRPr="00D602FC">
        <w:t xml:space="preserve">is a template which displays all relevant request/response information. </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Pr="00D602FC" w:rsidRDefault="0026667D" w:rsidP="00641ED3">
      <w:pPr>
        <w:rPr>
          <w:color w:val="FF0000"/>
        </w:rPr>
      </w:pPr>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C</w:t>
      </w:r>
      <w:r w:rsidR="00641ED3" w:rsidRPr="00D602FC">
        <w:t>heckStatusService</w:t>
      </w:r>
    </w:p>
    <w:p w:rsidR="00641ED3" w:rsidRPr="00D602FC" w:rsidRDefault="00641ED3" w:rsidP="00641ED3">
      <w:pPr>
        <w:pStyle w:val="Heading3"/>
        <w:rPr>
          <w:rFonts w:asciiTheme="minorHAnsi" w:hAnsiTheme="minorHAnsi"/>
        </w:rPr>
      </w:pPr>
      <w:bookmarkStart w:id="850" w:name="_Toc471208472"/>
      <w:bookmarkStart w:id="851" w:name="_Toc492911365"/>
      <w:r w:rsidRPr="00D602FC">
        <w:rPr>
          <w:rFonts w:asciiTheme="minorHAnsi" w:hAnsiTheme="minorHAnsi"/>
        </w:rPr>
        <w:t>Capture Request</w:t>
      </w:r>
      <w:bookmarkEnd w:id="850"/>
      <w:bookmarkEnd w:id="851"/>
    </w:p>
    <w:p w:rsidR="00641ED3" w:rsidRPr="00D602FC" w:rsidRDefault="00641ED3" w:rsidP="00641ED3">
      <w:r w:rsidRPr="00D602FC">
        <w:t xml:space="preserve">Call the </w:t>
      </w:r>
      <w:r w:rsidR="00965932">
        <w:t>controller</w:t>
      </w:r>
      <w:r>
        <w:t>CYBServicesTesting</w:t>
      </w:r>
      <w:r w:rsidRPr="00D602FC">
        <w:t>-TestCapture</w:t>
      </w:r>
      <w:r>
        <w:t>Service</w:t>
      </w:r>
      <w:r w:rsidRPr="00D602FC">
        <w:t xml:space="preserve"> to test Capture request</w:t>
      </w:r>
      <w:r>
        <w:t xml:space="preserve"> for PayPal,Klarna,Credit Card and Visa Checkout</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-TestCapture</w:t>
      </w:r>
      <w:r w:rsidR="00641ED3">
        <w:t>Service</w:t>
      </w:r>
    </w:p>
    <w:p w:rsidR="00641ED3" w:rsidRPr="00D602FC" w:rsidRDefault="00641ED3" w:rsidP="00641ED3">
      <w:pPr>
        <w:pStyle w:val="Heading3"/>
        <w:rPr>
          <w:rFonts w:asciiTheme="minorHAnsi" w:hAnsiTheme="minorHAnsi"/>
        </w:rPr>
      </w:pPr>
      <w:bookmarkStart w:id="852" w:name="_Toc492911366"/>
      <w:r>
        <w:rPr>
          <w:rFonts w:asciiTheme="minorHAnsi" w:hAnsiTheme="minorHAnsi"/>
        </w:rPr>
        <w:lastRenderedPageBreak/>
        <w:t>Auth Reversal</w:t>
      </w:r>
      <w:r w:rsidRPr="00D602FC">
        <w:rPr>
          <w:rFonts w:asciiTheme="minorHAnsi" w:hAnsiTheme="minorHAnsi"/>
        </w:rPr>
        <w:t xml:space="preserve"> Request</w:t>
      </w:r>
      <w:bookmarkEnd w:id="852"/>
    </w:p>
    <w:p w:rsidR="00641ED3" w:rsidRPr="00D602FC" w:rsidRDefault="00641ED3" w:rsidP="00641ED3">
      <w:r w:rsidRPr="00D602FC">
        <w:t xml:space="preserve">Call the </w:t>
      </w:r>
      <w:r w:rsidR="00965932">
        <w:t>controller</w:t>
      </w:r>
      <w:r>
        <w:t>CYBServicesTesting</w:t>
      </w:r>
      <w:r w:rsidRPr="00D602FC">
        <w:t>-Test</w:t>
      </w:r>
      <w:r>
        <w:t>AuthReversalService</w:t>
      </w:r>
      <w:r w:rsidRPr="00D602FC">
        <w:t xml:space="preserve"> to test </w:t>
      </w:r>
      <w:r>
        <w:t>Auth reversal</w:t>
      </w:r>
      <w:r w:rsidRPr="00D602FC">
        <w:t xml:space="preserve"> request</w:t>
      </w:r>
      <w:r>
        <w:t xml:space="preserve"> for PayPal,Klarna,Credit Card</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AuthReversalService</w:t>
      </w:r>
    </w:p>
    <w:p w:rsidR="00641ED3" w:rsidRPr="00D602FC" w:rsidRDefault="00641ED3" w:rsidP="00641ED3">
      <w:pPr>
        <w:pStyle w:val="Heading3"/>
        <w:rPr>
          <w:rFonts w:asciiTheme="minorHAnsi" w:hAnsiTheme="minorHAnsi"/>
        </w:rPr>
      </w:pPr>
      <w:bookmarkStart w:id="853" w:name="_Toc492911367"/>
      <w:r>
        <w:rPr>
          <w:rFonts w:asciiTheme="minorHAnsi" w:hAnsiTheme="minorHAnsi"/>
        </w:rPr>
        <w:t>Sale</w:t>
      </w:r>
      <w:r w:rsidRPr="00D602FC">
        <w:rPr>
          <w:rFonts w:asciiTheme="minorHAnsi" w:hAnsiTheme="minorHAnsi"/>
        </w:rPr>
        <w:t xml:space="preserve"> Request</w:t>
      </w:r>
      <w:bookmarkEnd w:id="853"/>
    </w:p>
    <w:p w:rsidR="00641ED3" w:rsidRPr="00D602FC" w:rsidRDefault="00641ED3" w:rsidP="00641ED3">
      <w:r w:rsidRPr="00D602FC">
        <w:t xml:space="preserve">Call the </w:t>
      </w:r>
      <w:r w:rsidR="00965932">
        <w:t>controller</w:t>
      </w:r>
      <w:r>
        <w:t>CYBServicesTesting</w:t>
      </w:r>
      <w:r w:rsidRPr="00D602FC">
        <w:t>-Test</w:t>
      </w:r>
      <w:r>
        <w:t>SaleService</w:t>
      </w:r>
      <w:r w:rsidRPr="00D602FC">
        <w:t xml:space="preserve"> to test </w:t>
      </w:r>
      <w:r>
        <w:t>Sale</w:t>
      </w:r>
      <w:r w:rsidRPr="00D602FC">
        <w:t xml:space="preserve"> request</w:t>
      </w:r>
      <w:r>
        <w:t xml:space="preserve"> for PayPal</w:t>
      </w:r>
      <w:r w:rsidRPr="00D602FC">
        <w:t xml:space="preserve">. The end node of the unit test </w:t>
      </w:r>
      <w:r w:rsidR="00AF5471">
        <w:t>controller</w:t>
      </w:r>
      <w:r w:rsidRPr="00D602FC">
        <w:t>is a template which displays all relevant request/response information.</w:t>
      </w:r>
      <w:r>
        <w:t>User will be presented with a form and needs to enter Merchant Reference number,requestID,amount,currency and enter the APM name</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Sal</w:t>
      </w:r>
      <w:r w:rsidR="00641ED3" w:rsidRPr="00D602FC">
        <w:t>e</w:t>
      </w:r>
      <w:r w:rsidR="00A57238">
        <w:t>Service</w:t>
      </w:r>
    </w:p>
    <w:p w:rsidR="00641ED3" w:rsidRPr="00D602FC" w:rsidRDefault="00641ED3" w:rsidP="00641ED3">
      <w:pPr>
        <w:pStyle w:val="Heading3"/>
        <w:rPr>
          <w:rFonts w:asciiTheme="minorHAnsi" w:hAnsiTheme="minorHAnsi"/>
        </w:rPr>
      </w:pPr>
      <w:bookmarkStart w:id="854" w:name="_Toc492911368"/>
      <w:r>
        <w:rPr>
          <w:rFonts w:asciiTheme="minorHAnsi" w:hAnsiTheme="minorHAnsi"/>
        </w:rPr>
        <w:t>Authorize</w:t>
      </w:r>
      <w:r w:rsidRPr="00D602FC">
        <w:rPr>
          <w:rFonts w:asciiTheme="minorHAnsi" w:hAnsiTheme="minorHAnsi"/>
        </w:rPr>
        <w:t xml:space="preserve"> Request</w:t>
      </w:r>
      <w:bookmarkEnd w:id="854"/>
    </w:p>
    <w:p w:rsidR="00641ED3" w:rsidRPr="00D602FC" w:rsidRDefault="00641ED3" w:rsidP="00641ED3">
      <w:r w:rsidRPr="00D602FC">
        <w:t xml:space="preserve">Call the </w:t>
      </w:r>
      <w:r w:rsidR="00AF5471">
        <w:t>controller</w:t>
      </w:r>
      <w:r>
        <w:t>CYBServicesTesting</w:t>
      </w:r>
      <w:r w:rsidRPr="00D602FC">
        <w:t>-Test</w:t>
      </w:r>
      <w:r>
        <w:t>AuthorizeService</w:t>
      </w:r>
      <w:r w:rsidRPr="00D602FC">
        <w:t xml:space="preserve"> to test </w:t>
      </w:r>
      <w:r>
        <w:t>Authorize</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enter the APM name.Once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AuthorizeService</w:t>
      </w:r>
    </w:p>
    <w:p w:rsidR="00641ED3" w:rsidRPr="00D602FC" w:rsidRDefault="00641ED3" w:rsidP="00641ED3">
      <w:pPr>
        <w:pStyle w:val="Heading3"/>
        <w:rPr>
          <w:rFonts w:asciiTheme="minorHAnsi" w:hAnsiTheme="minorHAnsi"/>
        </w:rPr>
      </w:pPr>
      <w:bookmarkStart w:id="855" w:name="_Toc492911369"/>
      <w:r>
        <w:rPr>
          <w:rFonts w:asciiTheme="minorHAnsi" w:hAnsiTheme="minorHAnsi"/>
        </w:rPr>
        <w:t>Refund</w:t>
      </w:r>
      <w:r w:rsidRPr="00D602FC">
        <w:rPr>
          <w:rFonts w:asciiTheme="minorHAnsi" w:hAnsiTheme="minorHAnsi"/>
        </w:rPr>
        <w:t xml:space="preserve"> Request</w:t>
      </w:r>
      <w:bookmarkEnd w:id="855"/>
    </w:p>
    <w:p w:rsidR="00641ED3" w:rsidRPr="00D602FC" w:rsidRDefault="00641ED3" w:rsidP="00641ED3">
      <w:r w:rsidRPr="00D602FC">
        <w:t xml:space="preserve">Call the </w:t>
      </w:r>
      <w:r w:rsidR="00965932">
        <w:t>controller</w:t>
      </w:r>
      <w:r>
        <w:t>CYBServicesTesting</w:t>
      </w:r>
      <w:r w:rsidRPr="00D602FC">
        <w:t>-Test</w:t>
      </w:r>
      <w:r>
        <w:t>RefundService</w:t>
      </w:r>
      <w:r w:rsidRPr="00D602FC">
        <w:t xml:space="preserve"> to test </w:t>
      </w:r>
      <w:r>
        <w:t>Refund</w:t>
      </w:r>
      <w:r w:rsidRPr="00D602FC">
        <w:t xml:space="preserve"> request</w:t>
      </w:r>
      <w:r>
        <w:t xml:space="preserve"> for PayPal,Klarna,Bancontact,Sofort and, IDeal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number,requestID,amount,currency and select the APM from dropdown menu</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w:t>
      </w:r>
      <w:r w:rsidR="00641ED3">
        <w:t>RefundService</w:t>
      </w:r>
    </w:p>
    <w:p w:rsidR="00641ED3" w:rsidRPr="00D602FC" w:rsidRDefault="00641ED3" w:rsidP="00641ED3">
      <w:pPr>
        <w:pStyle w:val="Heading3"/>
        <w:rPr>
          <w:rFonts w:asciiTheme="minorHAnsi" w:hAnsiTheme="minorHAnsi"/>
        </w:rPr>
      </w:pPr>
      <w:bookmarkStart w:id="856" w:name="_Toc492911370"/>
      <w:r>
        <w:rPr>
          <w:rFonts w:asciiTheme="minorHAnsi" w:hAnsiTheme="minorHAnsi"/>
        </w:rPr>
        <w:lastRenderedPageBreak/>
        <w:t>Cancel</w:t>
      </w:r>
      <w:r w:rsidRPr="00D602FC">
        <w:rPr>
          <w:rFonts w:asciiTheme="minorHAnsi" w:hAnsiTheme="minorHAnsi"/>
        </w:rPr>
        <w:t xml:space="preserve"> Request</w:t>
      </w:r>
      <w:bookmarkEnd w:id="856"/>
    </w:p>
    <w:p w:rsidR="00641ED3" w:rsidRPr="00D602FC" w:rsidRDefault="00641ED3" w:rsidP="00641ED3">
      <w:r w:rsidRPr="00D602FC">
        <w:t xml:space="preserve">Call the </w:t>
      </w:r>
      <w:r w:rsidR="00965932">
        <w:t>controller</w:t>
      </w:r>
      <w:r>
        <w:t>CYBServicesTesting</w:t>
      </w:r>
      <w:r w:rsidRPr="00D602FC">
        <w:t>-TestC</w:t>
      </w:r>
      <w:r>
        <w:t>ancelService</w:t>
      </w:r>
      <w:r w:rsidRPr="00D602FC">
        <w:t xml:space="preserve"> to test C</w:t>
      </w:r>
      <w:r>
        <w:t>ancel</w:t>
      </w:r>
      <w:r w:rsidRPr="00D602FC">
        <w:t xml:space="preserve"> request</w:t>
      </w:r>
      <w:r>
        <w:t xml:space="preserve"> for PayPal</w:t>
      </w:r>
      <w:r w:rsidRPr="00D602FC">
        <w:t xml:space="preserve">. The end node of the unit test </w:t>
      </w:r>
      <w:r w:rsidR="00965932">
        <w:t>controller</w:t>
      </w:r>
      <w:r w:rsidRPr="00D602FC">
        <w:t>is a template which displays all relevant request/response information.</w:t>
      </w:r>
      <w:r>
        <w:t>User will be presented with a form and needs to enter Merchant Reference number,requestID and enter the APM name</w:t>
      </w:r>
      <w:r w:rsidRPr="00D602FC">
        <w:t>.</w:t>
      </w:r>
      <w:r>
        <w:t>Once the correct information is submitted, the result will be displayed.</w:t>
      </w:r>
    </w:p>
    <w:p w:rsidR="00641ED3" w:rsidRDefault="0026667D" w:rsidP="00641ED3">
      <w:hyperlink w:history="1">
        <w:r w:rsidR="00641ED3" w:rsidRPr="00D602FC">
          <w:t>https:// &lt;Sandbox</w:t>
        </w:r>
      </w:hyperlink>
      <w:r w:rsidR="00641ED3" w:rsidRPr="00D602FC">
        <w:t xml:space="preserve"> Name&gt;/on/demandware.store/Sites-SiteGenesis-Site/default/</w:t>
      </w:r>
      <w:r w:rsidR="00641ED3">
        <w:t>CYBServicesTesting</w:t>
      </w:r>
      <w:r w:rsidR="00641ED3" w:rsidRPr="00D602FC">
        <w:t>-TestCa</w:t>
      </w:r>
      <w:r w:rsidR="00641ED3">
        <w:t>ncelService</w:t>
      </w:r>
    </w:p>
    <w:p w:rsidR="00641ED3" w:rsidRPr="00D602FC" w:rsidRDefault="00641ED3" w:rsidP="00641ED3">
      <w:pPr>
        <w:pStyle w:val="Heading3"/>
        <w:rPr>
          <w:rFonts w:asciiTheme="minorHAnsi" w:hAnsiTheme="minorHAnsi"/>
        </w:rPr>
      </w:pPr>
      <w:bookmarkStart w:id="857" w:name="_Toc471208474"/>
      <w:bookmarkStart w:id="858" w:name="_Toc492911371"/>
      <w:r w:rsidRPr="00D602FC">
        <w:rPr>
          <w:rFonts w:asciiTheme="minorHAnsi" w:hAnsiTheme="minorHAnsi"/>
        </w:rPr>
        <w:t>Secure Acceptance Web / Mobile Create Token Request</w:t>
      </w:r>
      <w:bookmarkEnd w:id="857"/>
      <w:bookmarkEnd w:id="858"/>
    </w:p>
    <w:p w:rsidR="00641ED3" w:rsidRPr="00D602FC" w:rsidRDefault="00641ED3" w:rsidP="00641ED3">
      <w:r w:rsidRPr="00D602FC">
        <w:t xml:space="preserve">Before TESTING please complete the profile setup for service to work refer section </w:t>
      </w:r>
      <w:r w:rsidRPr="00D602FC">
        <w:rPr>
          <w:b/>
          <w:bCs/>
        </w:rPr>
        <w:t>Secure Acceptance profile setup</w:t>
      </w:r>
      <w:r w:rsidRPr="00D602FC">
        <w:t xml:space="preserve"> for more details</w:t>
      </w:r>
    </w:p>
    <w:p w:rsidR="00641ED3" w:rsidRDefault="00E042B4" w:rsidP="00641ED3">
      <w:r w:rsidRPr="00D602FC">
        <w:t xml:space="preserve">Call the </w:t>
      </w:r>
      <w:r>
        <w:t xml:space="preserve">controller </w:t>
      </w:r>
      <w:r w:rsidRPr="00E042B4">
        <w:t>CYBServicesTesting</w:t>
      </w:r>
      <w:r w:rsidRPr="00D602FC">
        <w:t>-TestSATokenCreate to test the secure acceptance redirect creates</w:t>
      </w:r>
      <w:r w:rsidR="00641ED3" w:rsidRPr="00D602FC">
        <w:t xml:space="preserve"> token Service. This renders a secure acceptance hosted page at cybersource having details of card options to choose to enter/select values. The service response is shown after the pay button is clicked.  The field’s label turns to red colored font if the field was mandatory. The response arrived to </w:t>
      </w:r>
      <w:r w:rsidR="00AF5471">
        <w:t>controller</w:t>
      </w:r>
      <w:r w:rsidR="00641ED3">
        <w:t>CYBServicesTesting</w:t>
      </w:r>
      <w:r w:rsidR="00641ED3" w:rsidRPr="00D602FC">
        <w:t>-TestSATokenCreateResponse which displays the service result fields.</w:t>
      </w:r>
    </w:p>
    <w:p w:rsidR="00DF0F61" w:rsidRPr="00D602FC" w:rsidRDefault="0026667D" w:rsidP="00641ED3">
      <w:hyperlink w:history="1">
        <w:r w:rsidR="00DF0F61" w:rsidRPr="00D602FC">
          <w:t>https:// &lt;Sandbox</w:t>
        </w:r>
      </w:hyperlink>
      <w:r w:rsidR="00DF0F61" w:rsidRPr="00D602FC">
        <w:t xml:space="preserve"> Name&gt;/on/demandware.store/Sites-SiteGenesis-Site/default/</w:t>
      </w:r>
      <w:r w:rsidR="00DF0F61">
        <w:t>CYBServicesTesting</w:t>
      </w:r>
      <w:r w:rsidR="00DF0F61" w:rsidRPr="00D602FC">
        <w:t>-</w:t>
      </w:r>
      <w:r w:rsidR="00DF0F61" w:rsidRPr="00DF0F61">
        <w:t>TestSATokenCreate</w:t>
      </w:r>
    </w:p>
    <w:p w:rsidR="00DC2E86" w:rsidRPr="00E33D85" w:rsidRDefault="0076608A" w:rsidP="00E764DC">
      <w:pPr>
        <w:pStyle w:val="Heading3"/>
        <w:rPr>
          <w:rFonts w:asciiTheme="minorHAnsi" w:hAnsiTheme="minorHAnsi"/>
        </w:rPr>
      </w:pPr>
      <w:bookmarkStart w:id="859" w:name="_Toc492911372"/>
      <w:r w:rsidRPr="00E33D85">
        <w:rPr>
          <w:rFonts w:asciiTheme="minorHAnsi" w:hAnsiTheme="minorHAnsi"/>
        </w:rPr>
        <w:t>Apple Pay</w:t>
      </w:r>
      <w:bookmarkEnd w:id="859"/>
    </w:p>
    <w:p w:rsidR="001B024A" w:rsidRPr="00E33D85" w:rsidRDefault="001B024A" w:rsidP="00320BAF">
      <w:pPr>
        <w:pStyle w:val="Heading4"/>
        <w:rPr>
          <w:rFonts w:asciiTheme="minorHAnsi" w:hAnsiTheme="minorHAnsi"/>
        </w:rPr>
      </w:pPr>
      <w:r w:rsidRPr="00E33D85">
        <w:rPr>
          <w:rFonts w:asciiTheme="minorHAnsi" w:hAnsiTheme="minorHAnsi"/>
        </w:rPr>
        <w:t xml:space="preserve">How to test on Demandware </w:t>
      </w:r>
      <w:r w:rsidR="00E546D7">
        <w:rPr>
          <w:rFonts w:asciiTheme="minorHAnsi" w:hAnsiTheme="minorHAnsi"/>
        </w:rPr>
        <w:t>Storefront</w:t>
      </w:r>
    </w:p>
    <w:p w:rsidR="001B024A" w:rsidRPr="00E33D85" w:rsidRDefault="001B024A" w:rsidP="005C1822">
      <w:pPr>
        <w:pStyle w:val="BodyText"/>
      </w:pPr>
      <w:r w:rsidRPr="00E33D85">
        <w:t xml:space="preserve">To test ApplePay on Demandware site, </w:t>
      </w:r>
      <w:r w:rsidR="005B2538" w:rsidRPr="00E33D85">
        <w:t>following files</w:t>
      </w:r>
      <w:r w:rsidRPr="00E33D85">
        <w:t xml:space="preserve"> need to be </w:t>
      </w:r>
      <w:r w:rsidR="005B2538" w:rsidRPr="00E33D85">
        <w:t>updated</w:t>
      </w:r>
      <w:r w:rsidRPr="00E33D85">
        <w:t>:</w:t>
      </w:r>
    </w:p>
    <w:p w:rsidR="00AF35AF" w:rsidRDefault="00AF35AF" w:rsidP="005C1822">
      <w:pPr>
        <w:pStyle w:val="BodyText"/>
      </w:pPr>
    </w:p>
    <w:p w:rsidR="001B024A" w:rsidRPr="00E33D85" w:rsidRDefault="00D637C6" w:rsidP="00A57238">
      <w:pPr>
        <w:pStyle w:val="Heading5"/>
      </w:pPr>
      <w:r w:rsidRPr="00E33D85">
        <w:t>Script – applepay.js</w:t>
      </w:r>
    </w:p>
    <w:p w:rsidR="00D637C6" w:rsidRPr="00E33D85" w:rsidRDefault="00D637C6" w:rsidP="005C1822">
      <w:pPr>
        <w:pStyle w:val="BodyText"/>
      </w:pPr>
    </w:p>
    <w:p w:rsidR="00D637C6" w:rsidRPr="00E33D85" w:rsidRDefault="00D637C6" w:rsidP="005C1822">
      <w:pPr>
        <w:pStyle w:val="BodyText"/>
      </w:pPr>
      <w:r w:rsidRPr="00E33D85">
        <w:t>Update the file with below changes:</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Status = require(</w:t>
            </w:r>
            <w:r w:rsidRPr="00E33D85">
              <w:rPr>
                <w:rFonts w:eastAsia="Times New Roman" w:cs="Consolas"/>
                <w:color w:val="2A00FF"/>
                <w:sz w:val="20"/>
                <w:szCs w:val="20"/>
              </w:rPr>
              <w:t>'dw/system/Status'</w:t>
            </w:r>
            <w:r w:rsidRPr="00E33D85">
              <w:rPr>
                <w:rFonts w:eastAsia="Times New Roman" w:cs="Consolas"/>
                <w:color w:val="000000"/>
                <w:sz w:val="20"/>
                <w:szCs w:val="20"/>
              </w:rPr>
              <w:t>);</w:t>
            </w:r>
          </w:p>
          <w:p w:rsidR="00D637C6" w:rsidRPr="00E33D85" w:rsidRDefault="00D637C6" w:rsidP="005C1822">
            <w:pPr>
              <w:pStyle w:val="BodyText"/>
            </w:pPr>
            <w:r w:rsidRPr="00E33D85">
              <w:rPr>
                <w:b/>
                <w:color w:val="7F0055"/>
                <w:highlight w:val="yellow"/>
              </w:rPr>
              <w:t>var</w:t>
            </w:r>
            <w:r w:rsidRPr="00E33D85">
              <w:rPr>
                <w:color w:val="000000"/>
                <w:highlight w:val="yellow"/>
              </w:rPr>
              <w:t xml:space="preserve"> ApplePayHookResult = require(</w:t>
            </w:r>
            <w:r w:rsidRPr="00E33D85">
              <w:rPr>
                <w:highlight w:val="yellow"/>
              </w:rPr>
              <w:t>'dw/extensions/applepay/ApplePayHookResult'</w:t>
            </w:r>
            <w:r w:rsidRPr="00E33D85">
              <w:rPr>
                <w:color w:val="000000"/>
                <w:highlight w:val="yellow"/>
              </w:rPr>
              <w:t>);</w:t>
            </w:r>
          </w:p>
        </w:tc>
      </w:tr>
    </w:tbl>
    <w:p w:rsidR="00D637C6" w:rsidRPr="00E33D85" w:rsidRDefault="00D637C6" w:rsidP="005C1822">
      <w:pPr>
        <w:pStyle w:val="BodyText"/>
      </w:pPr>
    </w:p>
    <w:p w:rsidR="00D637C6" w:rsidRPr="00E33D85" w:rsidRDefault="00D637C6" w:rsidP="005C1822">
      <w:pPr>
        <w:pStyle w:val="BodyText"/>
      </w:pPr>
      <w:r w:rsidRPr="00E33D85">
        <w:t>Add new method getRequest at the end of file</w:t>
      </w:r>
    </w:p>
    <w:tbl>
      <w:tblPr>
        <w:tblStyle w:val="TableGrid"/>
        <w:tblW w:w="0" w:type="auto"/>
        <w:tblLook w:val="04A0" w:firstRow="1" w:lastRow="0" w:firstColumn="1" w:lastColumn="0" w:noHBand="0" w:noVBand="1"/>
      </w:tblPr>
      <w:tblGrid>
        <w:gridCol w:w="10296"/>
      </w:tblGrid>
      <w:tr w:rsidR="00D637C6" w:rsidRPr="00E33D85" w:rsidTr="00D637C6">
        <w:tc>
          <w:tcPr>
            <w:tcW w:w="10296" w:type="dxa"/>
          </w:tcPr>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exports.getRequest = </w:t>
            </w:r>
            <w:r w:rsidRPr="00E33D85">
              <w:rPr>
                <w:rFonts w:eastAsia="Times New Roman" w:cs="Consolas"/>
                <w:b/>
                <w:bCs/>
                <w:color w:val="7F0055"/>
                <w:sz w:val="20"/>
                <w:szCs w:val="20"/>
                <w:highlight w:val="yellow"/>
              </w:rPr>
              <w:t>function</w:t>
            </w:r>
            <w:r w:rsidRPr="00E33D85">
              <w:rPr>
                <w:rFonts w:eastAsia="Times New Roman" w:cs="Consolas"/>
                <w:color w:val="000000"/>
                <w:sz w:val="20"/>
                <w:szCs w:val="20"/>
                <w:highlight w:val="yellow"/>
              </w:rPr>
              <w:t xml:space="preserve"> (basket, request)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(request.shippingContact)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3F7F5F"/>
                <w:sz w:val="20"/>
                <w:szCs w:val="20"/>
                <w:highlight w:val="yellow"/>
              </w:rPr>
              <w:t>// convert country code from lower case to upper 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 =</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request.shippingContact.countryCode.toUpperCase();</w:t>
            </w:r>
          </w:p>
          <w:p w:rsidR="00D637C6" w:rsidRPr="00E33D85" w:rsidRDefault="00D637C6" w:rsidP="00D637C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 xml:space="preserve">    }</w:t>
            </w:r>
          </w:p>
          <w:p w:rsidR="00D637C6" w:rsidRPr="00E33D85" w:rsidRDefault="005E44D3" w:rsidP="00D637C6">
            <w:pPr>
              <w:autoSpaceDE w:val="0"/>
              <w:autoSpaceDN w:val="0"/>
              <w:adjustRightInd w:val="0"/>
              <w:spacing w:after="0" w:line="240" w:lineRule="auto"/>
              <w:rPr>
                <w:rFonts w:eastAsia="Times New Roman" w:cs="Consolas"/>
                <w:sz w:val="20"/>
                <w:szCs w:val="20"/>
                <w:highlight w:val="yellow"/>
              </w:rPr>
            </w:pPr>
            <w:r>
              <w:rPr>
                <w:rFonts w:eastAsia="Times New Roman" w:cs="Consolas"/>
                <w:b/>
                <w:bCs/>
                <w:color w:val="7F0055"/>
                <w:sz w:val="20"/>
                <w:szCs w:val="20"/>
                <w:highlight w:val="yellow"/>
              </w:rPr>
              <w:t>r</w:t>
            </w:r>
            <w:r w:rsidR="00D637C6" w:rsidRPr="00E33D85">
              <w:rPr>
                <w:rFonts w:eastAsia="Times New Roman" w:cs="Consolas"/>
                <w:b/>
                <w:bCs/>
                <w:color w:val="7F0055"/>
                <w:sz w:val="20"/>
                <w:szCs w:val="20"/>
                <w:highlight w:val="yellow"/>
              </w:rPr>
              <w:t>eturn</w:t>
            </w:r>
            <w:r>
              <w:rPr>
                <w:rFonts w:eastAsia="Times New Roman" w:cs="Consolas"/>
                <w:b/>
                <w:bCs/>
                <w:color w:val="7F0055"/>
                <w:sz w:val="20"/>
                <w:szCs w:val="20"/>
                <w:highlight w:val="yellow"/>
              </w:rPr>
              <w:t xml:space="preserve"> </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ApplePayHookResult(</w:t>
            </w:r>
            <w:r w:rsidR="00D637C6" w:rsidRPr="00E33D85">
              <w:rPr>
                <w:rFonts w:eastAsia="Times New Roman" w:cs="Consolas"/>
                <w:b/>
                <w:bCs/>
                <w:color w:val="7F0055"/>
                <w:sz w:val="20"/>
                <w:szCs w:val="20"/>
                <w:highlight w:val="yellow"/>
              </w:rPr>
              <w:t>new</w:t>
            </w:r>
            <w:r w:rsidR="00D637C6" w:rsidRPr="00E33D85">
              <w:rPr>
                <w:rFonts w:eastAsia="Times New Roman" w:cs="Consolas"/>
                <w:color w:val="000000"/>
                <w:sz w:val="20"/>
                <w:szCs w:val="20"/>
                <w:highlight w:val="yellow"/>
              </w:rPr>
              <w:t xml:space="preserve"> Status(Status.OK), </w:t>
            </w:r>
            <w:r w:rsidR="00D637C6" w:rsidRPr="00E33D85">
              <w:rPr>
                <w:rFonts w:eastAsia="Times New Roman" w:cs="Consolas"/>
                <w:b/>
                <w:bCs/>
                <w:color w:val="7F0055"/>
                <w:sz w:val="20"/>
                <w:szCs w:val="20"/>
                <w:highlight w:val="yellow"/>
              </w:rPr>
              <w:t>null</w:t>
            </w:r>
            <w:r w:rsidR="00D637C6" w:rsidRPr="00E33D85">
              <w:rPr>
                <w:rFonts w:eastAsia="Times New Roman" w:cs="Consolas"/>
                <w:color w:val="000000"/>
                <w:sz w:val="20"/>
                <w:szCs w:val="20"/>
                <w:highlight w:val="yellow"/>
              </w:rPr>
              <w:t>);</w:t>
            </w:r>
          </w:p>
          <w:p w:rsidR="00D637C6" w:rsidRPr="00E33D85" w:rsidRDefault="00D637C6" w:rsidP="00D637C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w:t>
            </w:r>
          </w:p>
          <w:p w:rsidR="00D637C6" w:rsidRPr="00E33D85" w:rsidRDefault="00D637C6" w:rsidP="005C1822">
            <w:pPr>
              <w:pStyle w:val="BodyText"/>
            </w:pPr>
          </w:p>
        </w:tc>
      </w:tr>
    </w:tbl>
    <w:p w:rsidR="00D637C6" w:rsidRDefault="00D637C6" w:rsidP="005C1822">
      <w:pPr>
        <w:pStyle w:val="BodyText"/>
      </w:pPr>
    </w:p>
    <w:p w:rsidR="0000763A" w:rsidRPr="00E33D85" w:rsidRDefault="005E44D3" w:rsidP="00A57238">
      <w:pPr>
        <w:pStyle w:val="Heading5"/>
      </w:pPr>
      <w:r>
        <w:t>h</w:t>
      </w:r>
      <w:r w:rsidR="0000763A" w:rsidRPr="00E33D85">
        <w:t>ooks.json</w:t>
      </w:r>
    </w:p>
    <w:p w:rsidR="0000763A" w:rsidRPr="00E33D85" w:rsidRDefault="0000763A" w:rsidP="005C1822">
      <w:pPr>
        <w:pStyle w:val="BodyText"/>
      </w:pPr>
    </w:p>
    <w:p w:rsidR="0000763A" w:rsidRPr="00E33D85" w:rsidRDefault="0000763A" w:rsidP="005C1822">
      <w:pPr>
        <w:pStyle w:val="BodyText"/>
      </w:pPr>
      <w:r w:rsidRPr="00E33D85">
        <w:t>Add hook for applepay at the end of file</w:t>
      </w:r>
      <w:r w:rsidR="005E44D3">
        <w:t xml:space="preserve"> present at &lt;core SG cartridge&gt;/cartridge/script</w:t>
      </w:r>
    </w:p>
    <w:tbl>
      <w:tblPr>
        <w:tblStyle w:val="TableGrid"/>
        <w:tblW w:w="0" w:type="auto"/>
        <w:tblLook w:val="04A0" w:firstRow="1" w:lastRow="0" w:firstColumn="1" w:lastColumn="0" w:noHBand="0" w:noVBand="1"/>
      </w:tblPr>
      <w:tblGrid>
        <w:gridCol w:w="10296"/>
      </w:tblGrid>
      <w:tr w:rsidR="0000763A" w:rsidRPr="005E44D3" w:rsidTr="002548ED">
        <w:tc>
          <w:tcPr>
            <w:tcW w:w="10296" w:type="dxa"/>
          </w:tcPr>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"name": "dw.extensions.applepay.paymentAuthorized.authorizeOrderPayment",</w:t>
            </w:r>
          </w:p>
          <w:p w:rsidR="005E44D3"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white"/>
              </w:rPr>
              <w:tab/>
              <w:t>"script": "./checkout/applepay.js"</w:t>
            </w:r>
          </w:p>
          <w:p w:rsidR="0000763A" w:rsidRPr="005E44D3" w:rsidRDefault="005E44D3" w:rsidP="005E44D3">
            <w:pPr>
              <w:autoSpaceDE w:val="0"/>
              <w:autoSpaceDN w:val="0"/>
              <w:adjustRightInd w:val="0"/>
              <w:spacing w:after="0" w:line="240" w:lineRule="auto"/>
              <w:rPr>
                <w:rFonts w:eastAsia="Times New Roman" w:cstheme="minorHAnsi"/>
                <w:sz w:val="20"/>
                <w:szCs w:val="20"/>
                <w:highlight w:val="white"/>
              </w:rPr>
            </w:pPr>
            <w:r w:rsidRPr="005E44D3">
              <w:rPr>
                <w:rFonts w:eastAsia="Times New Roman" w:cstheme="minorHAnsi"/>
                <w:sz w:val="20"/>
                <w:szCs w:val="20"/>
                <w:highlight w:val="white"/>
              </w:rPr>
              <w:tab/>
            </w:r>
            <w:r w:rsidRPr="005E44D3">
              <w:rPr>
                <w:rFonts w:eastAsia="Times New Roman" w:cstheme="minorHAnsi"/>
                <w:sz w:val="20"/>
                <w:szCs w:val="20"/>
                <w:highlight w:val="white"/>
              </w:rPr>
              <w:tab/>
              <w:t>}</w:t>
            </w:r>
            <w:r w:rsidR="0000763A" w:rsidRPr="005E44D3">
              <w:rPr>
                <w:rFonts w:eastAsia="Times New Roman" w:cstheme="minorHAnsi"/>
                <w:sz w:val="20"/>
                <w:szCs w:val="20"/>
                <w:highlight w:val="white"/>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white"/>
              </w:rPr>
              <w:tab/>
            </w:r>
            <w:r w:rsidRPr="005E44D3">
              <w:rPr>
                <w:rFonts w:eastAsia="Times New Roman" w:cstheme="minorHAnsi"/>
                <w:sz w:val="20"/>
                <w:szCs w:val="20"/>
                <w:highlight w:val="white"/>
              </w:rPr>
              <w:tab/>
            </w:r>
            <w:r w:rsidRPr="005E44D3">
              <w:rPr>
                <w:rFonts w:eastAsia="Times New Roman" w:cstheme="minorHAnsi"/>
                <w:sz w:val="20"/>
                <w:szCs w:val="20"/>
                <w:highlight w:val="yellow"/>
              </w:rPr>
              <w: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"name": "dw.extensions.applepay.getRequest",</w:t>
            </w:r>
          </w:p>
          <w:p w:rsidR="0000763A" w:rsidRPr="005E44D3" w:rsidRDefault="0000763A" w:rsidP="002548ED">
            <w:pPr>
              <w:autoSpaceDE w:val="0"/>
              <w:autoSpaceDN w:val="0"/>
              <w:adjustRightInd w:val="0"/>
              <w:spacing w:after="0" w:line="240" w:lineRule="auto"/>
              <w:rPr>
                <w:rFonts w:eastAsia="Times New Roman" w:cstheme="minorHAnsi"/>
                <w:sz w:val="20"/>
                <w:szCs w:val="20"/>
                <w:highlight w:val="yellow"/>
              </w:rPr>
            </w:pPr>
            <w:r w:rsidRPr="005E44D3">
              <w:rPr>
                <w:rFonts w:eastAsia="Times New Roman" w:cstheme="minorHAnsi"/>
                <w:sz w:val="20"/>
                <w:szCs w:val="20"/>
                <w:highlight w:val="yellow"/>
              </w:rPr>
              <w:tab/>
            </w:r>
            <w:r w:rsidRPr="005E44D3">
              <w:rPr>
                <w:rFonts w:eastAsia="Times New Roman" w:cstheme="minorHAnsi"/>
                <w:sz w:val="20"/>
                <w:szCs w:val="20"/>
                <w:highlight w:val="yellow"/>
              </w:rPr>
              <w:tab/>
            </w:r>
            <w:r w:rsidRPr="005E44D3">
              <w:rPr>
                <w:rFonts w:eastAsia="Times New Roman" w:cstheme="minorHAnsi"/>
                <w:sz w:val="20"/>
                <w:szCs w:val="20"/>
                <w:highlight w:val="yellow"/>
              </w:rPr>
              <w:tab/>
              <w:t>"script": "./checkout/applepay.js"</w:t>
            </w:r>
          </w:p>
          <w:p w:rsidR="0000763A" w:rsidRPr="005E44D3" w:rsidRDefault="0000763A" w:rsidP="005C1822">
            <w:pPr>
              <w:pStyle w:val="BodyText"/>
              <w:rPr>
                <w:highlight w:val="white"/>
              </w:rPr>
            </w:pPr>
            <w:r w:rsidRPr="005E44D3">
              <w:rPr>
                <w:highlight w:val="yellow"/>
              </w:rPr>
              <w:tab/>
            </w:r>
            <w:r w:rsidRPr="005E44D3">
              <w:rPr>
                <w:highlight w:val="yellow"/>
              </w:rPr>
              <w:tab/>
              <w:t>}</w:t>
            </w:r>
          </w:p>
        </w:tc>
      </w:tr>
    </w:tbl>
    <w:p w:rsidR="0000763A" w:rsidRPr="00E33D85" w:rsidRDefault="0000763A" w:rsidP="005C1822">
      <w:pPr>
        <w:pStyle w:val="BodyText"/>
      </w:pPr>
    </w:p>
    <w:p w:rsidR="00D637C6" w:rsidRPr="00E33D85" w:rsidRDefault="00D637C6" w:rsidP="005C1822">
      <w:pPr>
        <w:pStyle w:val="BodyText"/>
      </w:pPr>
    </w:p>
    <w:p w:rsidR="001B024A" w:rsidRPr="00E33D85" w:rsidRDefault="001B024A" w:rsidP="00A57238">
      <w:pPr>
        <w:pStyle w:val="Heading5"/>
      </w:pPr>
      <w:r w:rsidRPr="00E33D85">
        <w:t>Controller – BASIC_CREDIT.js</w:t>
      </w:r>
    </w:p>
    <w:p w:rsidR="001B024A" w:rsidRPr="00E33D85" w:rsidRDefault="001B024A"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1B024A" w:rsidRPr="00E33D85" w:rsidTr="001B024A">
        <w:tc>
          <w:tcPr>
            <w:tcW w:w="10296" w:type="dxa"/>
          </w:tcPr>
          <w:p w:rsidR="005E44D3" w:rsidRPr="004A2349" w:rsidRDefault="005E44D3" w:rsidP="001B024A">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b/>
                <w:bCs/>
                <w:color w:val="7F0055"/>
                <w:sz w:val="20"/>
                <w:szCs w:val="20"/>
                <w:highlight w:val="yellow"/>
              </w:rPr>
              <w:t>var</w:t>
            </w:r>
            <w:r w:rsidRPr="004A2349">
              <w:rPr>
                <w:rFonts w:eastAsia="Times New Roman" w:cs="Consolas"/>
                <w:color w:val="000000"/>
                <w:sz w:val="20"/>
                <w:szCs w:val="20"/>
                <w:highlight w:val="yellow"/>
              </w:rPr>
              <w:t xml:space="preserve"> CybersourceConstants = require(</w:t>
            </w:r>
            <w:r w:rsidRPr="004A2349">
              <w:rPr>
                <w:rFonts w:eastAsia="Times New Roman" w:cs="Consolas"/>
                <w:color w:val="2A00FF"/>
                <w:sz w:val="20"/>
                <w:szCs w:val="20"/>
                <w:highlight w:val="yellow"/>
              </w:rPr>
              <w:t>'int_cybersource/cartridge/scripts/utils/CybersourceConstants'</w:t>
            </w:r>
            <w:r w:rsidRPr="004A2349">
              <w:rPr>
                <w:rFonts w:eastAsia="Times New Roman" w:cs="Consolas"/>
                <w:color w:val="000000"/>
                <w:sz w:val="20"/>
                <w:szCs w:val="20"/>
                <w:highlight w:val="yellow"/>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1B024A" w:rsidRPr="00E33D85" w:rsidRDefault="001B024A" w:rsidP="001B024A">
            <w:pPr>
              <w:autoSpaceDE w:val="0"/>
              <w:autoSpaceDN w:val="0"/>
              <w:adjustRightInd w:val="0"/>
              <w:spacing w:after="0" w:line="240" w:lineRule="auto"/>
              <w:rPr>
                <w:rFonts w:eastAsia="Times New Roman" w:cs="Consolas"/>
                <w:sz w:val="20"/>
                <w:szCs w:val="20"/>
              </w:rPr>
            </w:pPr>
          </w:p>
          <w:p w:rsidR="001B024A" w:rsidRPr="00E33D85" w:rsidRDefault="001B024A" w:rsidP="001B024A">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1B024A" w:rsidRPr="00E33D85" w:rsidRDefault="001B024A" w:rsidP="004A2349">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lastRenderedPageBreak/>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1B024A" w:rsidRPr="00E33D85" w:rsidRDefault="001B024A" w:rsidP="001B024A">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1B024A" w:rsidRPr="00E33D85" w:rsidRDefault="001B024A" w:rsidP="005C1822">
            <w:pPr>
              <w:pStyle w:val="BodyText"/>
            </w:pPr>
            <w:r w:rsidRPr="00E33D85">
              <w:rPr>
                <w:b/>
                <w:color w:val="7F0055"/>
              </w:rPr>
              <w:t>var</w:t>
            </w:r>
            <w:r w:rsidRPr="00E33D85">
              <w:t xml:space="preserve"> paymentCard = PaymentMgr.getPaymentCard(cardType);</w:t>
            </w:r>
          </w:p>
        </w:tc>
      </w:tr>
    </w:tbl>
    <w:p w:rsidR="00E23996" w:rsidRPr="00E33D85" w:rsidRDefault="00E23996" w:rsidP="005C1822">
      <w:pPr>
        <w:pStyle w:val="BodyText"/>
      </w:pPr>
    </w:p>
    <w:p w:rsidR="00E23996" w:rsidRPr="00E33D85" w:rsidRDefault="00E23996" w:rsidP="005C1822">
      <w:pPr>
        <w:pStyle w:val="BodyText"/>
      </w:pPr>
      <w:r w:rsidRPr="00E33D85">
        <w:t>Update Authorize() function with the code below</w:t>
      </w:r>
    </w:p>
    <w:tbl>
      <w:tblPr>
        <w:tblStyle w:val="TableGrid"/>
        <w:tblW w:w="0" w:type="auto"/>
        <w:tblLook w:val="04A0" w:firstRow="1" w:lastRow="0" w:firstColumn="1" w:lastColumn="0" w:noHBand="0" w:noVBand="1"/>
      </w:tblPr>
      <w:tblGrid>
        <w:gridCol w:w="10296"/>
      </w:tblGrid>
      <w:tr w:rsidR="00E23996" w:rsidRPr="00E33D85" w:rsidTr="00064FDC">
        <w:tc>
          <w:tcPr>
            <w:tcW w:w="10296" w:type="dxa"/>
          </w:tcPr>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*Authorizesapaymentusingacreditcard.ThepaymentisauthorizedbyusingtheBASIC_CREDITprocessor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*onlyandsettingtheordernoasthetransactionID.Customizationsmayuseotherprocessorsandcustom</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*logictoauthorizecreditcardpayment.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Authorize(args)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orderNo = args.OrderNo;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paymentInstrument = args.PaymentInstrument;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paymentProcessor = PaymentMgr.getPaymentMethod(paymentInstrument.getPaymentMethod()).getPaymentProcessor();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Transaction.wrap(</w:t>
            </w: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 {</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paymentInstrument.paymentTransaction.transactionID = orderNo;</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paymentInstrument.paymentTransaction.paymentProcessor = paymentProcessor;</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rPr>
              <w:t xml:space="preserve">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rPr>
              <w:tab/>
            </w:r>
            <w:r w:rsidRPr="00E33D85">
              <w:rPr>
                <w:rFonts w:eastAsia="Times New Roman" w:cs="Consolas"/>
                <w:b/>
                <w:bCs/>
                <w:color w:val="7F0055"/>
                <w:sz w:val="20"/>
                <w:szCs w:val="20"/>
                <w:highlight w:val="yellow"/>
              </w:rPr>
              <w:t>if</w:t>
            </w:r>
            <w:r w:rsidRPr="00E33D85">
              <w:rPr>
                <w:rFonts w:eastAsia="Times New Roman" w:cs="Consolas"/>
                <w:color w:val="000000"/>
                <w:sz w:val="20"/>
                <w:szCs w:val="20"/>
                <w:highlight w:val="yellow"/>
              </w:rPr>
              <w:t xml:space="preserve"> (session.forms.billing.paymentMethods.selectedPaymentMethodID.value.equals(</w:t>
            </w:r>
            <w:r w:rsidRPr="00E33D85">
              <w:rPr>
                <w:rFonts w:eastAsia="Times New Roman" w:cs="Consolas"/>
                <w:color w:val="2A00FF"/>
                <w:sz w:val="20"/>
                <w:szCs w:val="20"/>
                <w:highlight w:val="yellow"/>
              </w:rPr>
              <w:t>'DW_APPLE_PAY'</w:t>
            </w:r>
            <w:r w:rsidRPr="00E33D85">
              <w:rPr>
                <w:rFonts w:eastAsia="Times New Roman" w:cs="Consolas"/>
                <w:color w:val="000000"/>
                <w:sz w:val="20"/>
                <w:szCs w:val="20"/>
                <w:highlight w:val="yellow"/>
              </w:rPr>
              <w:t>)) {</w:t>
            </w:r>
          </w:p>
          <w:p w:rsidR="00E23996" w:rsidRPr="00E33D85" w:rsidRDefault="00E23996" w:rsidP="00E23996">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color w:val="000000"/>
                <w:sz w:val="20"/>
                <w:szCs w:val="20"/>
                <w:highlight w:val="yellow"/>
              </w:rPr>
              <w:tab/>
            </w:r>
            <w:r w:rsidRPr="00E33D85">
              <w:rPr>
                <w:rFonts w:eastAsia="Times New Roman" w:cs="Consolas"/>
                <w:color w:val="000000"/>
                <w:sz w:val="20"/>
                <w:szCs w:val="20"/>
                <w:highlight w:val="yellow"/>
              </w:rPr>
              <w:tab/>
            </w:r>
            <w:r w:rsidRPr="00E33D85">
              <w:rPr>
                <w:rFonts w:eastAsia="Times New Roman" w:cs="Consolas"/>
                <w:b/>
                <w:bCs/>
                <w:color w:val="7F0055"/>
                <w:sz w:val="20"/>
                <w:szCs w:val="20"/>
                <w:highlight w:val="yellow"/>
              </w:rPr>
              <w:t>return</w:t>
            </w:r>
            <w:r w:rsidRPr="00E33D85">
              <w:rPr>
                <w:rFonts w:eastAsia="Times New Roman" w:cs="Consolas"/>
                <w:color w:val="000000"/>
                <w:sz w:val="20"/>
                <w:szCs w:val="20"/>
                <w:highlight w:val="yellow"/>
              </w:rPr>
              <w:t xml:space="preserve"> {review:</w:t>
            </w:r>
            <w:r w:rsidRPr="00E33D85">
              <w:rPr>
                <w:rFonts w:eastAsia="Times New Roman" w:cs="Consolas"/>
                <w:b/>
                <w:bCs/>
                <w:color w:val="7F0055"/>
                <w:sz w:val="20"/>
                <w:szCs w:val="20"/>
                <w:highlight w:val="yellow"/>
              </w:rPr>
              <w:t>true</w:t>
            </w:r>
            <w:r w:rsidRPr="00E33D85">
              <w:rPr>
                <w:rFonts w:eastAsia="Times New Roman" w:cs="Consolas"/>
                <w:color w:val="000000"/>
                <w:sz w:val="20"/>
                <w:szCs w:val="20"/>
                <w:highlight w:val="yellow"/>
              </w:rPr>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color w:val="000000"/>
                <w:sz w:val="20"/>
                <w:szCs w:val="20"/>
                <w:highlight w:val="yellow"/>
              </w:rPr>
              <w:tab/>
              <w:t>}</w:t>
            </w:r>
          </w:p>
          <w:p w:rsidR="00E23996" w:rsidRPr="00E33D85" w:rsidRDefault="00E23996" w:rsidP="00E23996">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return</w:t>
            </w:r>
            <w:r w:rsidRPr="00E33D85">
              <w:rPr>
                <w:rFonts w:eastAsia="Times New Roman" w:cs="Consolas"/>
                <w:color w:val="000000"/>
                <w:sz w:val="20"/>
                <w:szCs w:val="20"/>
              </w:rPr>
              <w:t xml:space="preserve"> {authorized: </w:t>
            </w:r>
            <w:r w:rsidRPr="00E33D85">
              <w:rPr>
                <w:rFonts w:eastAsia="Times New Roman" w:cs="Consolas"/>
                <w:b/>
                <w:bCs/>
                <w:color w:val="7F0055"/>
                <w:sz w:val="20"/>
                <w:szCs w:val="20"/>
              </w:rPr>
              <w:t>true</w:t>
            </w:r>
            <w:r w:rsidRPr="00E33D85">
              <w:rPr>
                <w:rFonts w:eastAsia="Times New Roman" w:cs="Consolas"/>
                <w:color w:val="000000"/>
                <w:sz w:val="20"/>
                <w:szCs w:val="20"/>
              </w:rPr>
              <w:t>};</w:t>
            </w:r>
          </w:p>
          <w:p w:rsidR="00E23996" w:rsidRPr="00E33D85" w:rsidRDefault="00E23996" w:rsidP="005C1822">
            <w:pPr>
              <w:pStyle w:val="BodyText"/>
            </w:pPr>
            <w:r w:rsidRPr="00E33D85">
              <w:t>}</w:t>
            </w:r>
          </w:p>
        </w:tc>
      </w:tr>
    </w:tbl>
    <w:p w:rsidR="00E23996" w:rsidRPr="00E33D85" w:rsidRDefault="00E23996" w:rsidP="005C1822">
      <w:pPr>
        <w:pStyle w:val="BodyText"/>
      </w:pPr>
    </w:p>
    <w:p w:rsidR="009207A7" w:rsidRPr="00E33D85" w:rsidRDefault="009207A7" w:rsidP="005C1822">
      <w:pPr>
        <w:pStyle w:val="BodyText"/>
      </w:pPr>
    </w:p>
    <w:p w:rsidR="001B024A" w:rsidRPr="00E33D85" w:rsidRDefault="00E149FD" w:rsidP="005C1822">
      <w:pPr>
        <w:pStyle w:val="BodyText"/>
      </w:pPr>
      <w:r w:rsidRPr="00E33D85">
        <w:t>[</w:t>
      </w:r>
      <w:r w:rsidR="005B2538" w:rsidRPr="00E33D85">
        <w:t>Note</w:t>
      </w:r>
      <w:r w:rsidRPr="00E33D85">
        <w:t>: this change is for testing purpose only]</w:t>
      </w:r>
      <w:r w:rsidR="001B024A" w:rsidRPr="00E33D85">
        <w:tab/>
      </w:r>
    </w:p>
    <w:p w:rsidR="003D49FF" w:rsidRPr="00E33D85" w:rsidRDefault="0076608A" w:rsidP="00320BAF">
      <w:pPr>
        <w:pStyle w:val="Heading4"/>
        <w:rPr>
          <w:rFonts w:asciiTheme="minorHAnsi" w:hAnsiTheme="minorHAnsi"/>
        </w:rPr>
      </w:pPr>
      <w:r w:rsidRPr="00E33D85">
        <w:rPr>
          <w:rFonts w:asciiTheme="minorHAnsi" w:hAnsiTheme="minorHAnsi"/>
        </w:rPr>
        <w:t xml:space="preserve">Rest Interface Testing </w:t>
      </w:r>
    </w:p>
    <w:p w:rsidR="0076608A" w:rsidRPr="00E33D85" w:rsidRDefault="0076608A" w:rsidP="005C1822">
      <w:pPr>
        <w:pStyle w:val="BodyText"/>
      </w:pPr>
    </w:p>
    <w:p w:rsidR="0076608A" w:rsidRPr="00E33D85" w:rsidRDefault="0076608A" w:rsidP="0076608A">
      <w:r w:rsidRPr="00E33D85">
        <w:t>The Interface can be tested via any REST client like SOAPUI etc. Below are the steps to test the REST service</w:t>
      </w:r>
    </w:p>
    <w:p w:rsidR="0076608A" w:rsidRPr="00E33D85" w:rsidRDefault="0076608A" w:rsidP="007D5AFD">
      <w:pPr>
        <w:pStyle w:val="ListParagraph"/>
        <w:numPr>
          <w:ilvl w:val="0"/>
          <w:numId w:val="48"/>
        </w:numPr>
      </w:pPr>
      <w:r w:rsidRPr="00E33D85">
        <w:t>Install the REST client on machine or browser</w:t>
      </w:r>
    </w:p>
    <w:p w:rsidR="0076608A" w:rsidRPr="00E33D85" w:rsidRDefault="0076608A"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76608A" w:rsidRPr="00E33D85" w:rsidRDefault="0076608A"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HEADER KEY</w:t>
            </w:r>
          </w:p>
        </w:tc>
        <w:tc>
          <w:tcPr>
            <w:tcW w:w="6678" w:type="dxa"/>
            <w:shd w:val="clear" w:color="auto" w:fill="BFBFBF" w:themeFill="background1" w:themeFillShade="BF"/>
          </w:tcPr>
          <w:p w:rsidR="0076608A" w:rsidRPr="00E33D85" w:rsidRDefault="0076608A" w:rsidP="00FB5FB0">
            <w:pPr>
              <w:rPr>
                <w:b/>
              </w:rPr>
            </w:pPr>
            <w:r w:rsidRPr="00E33D85">
              <w:rPr>
                <w:b/>
              </w:rPr>
              <w:t>HEADER VALUE</w:t>
            </w:r>
          </w:p>
        </w:tc>
      </w:tr>
      <w:tr w:rsidR="0076608A" w:rsidRPr="00E33D85" w:rsidTr="005B5B37">
        <w:tc>
          <w:tcPr>
            <w:tcW w:w="2142" w:type="dxa"/>
          </w:tcPr>
          <w:p w:rsidR="0076608A" w:rsidRPr="00E33D85" w:rsidRDefault="0076608A" w:rsidP="00FB5FB0">
            <w:pPr>
              <w:rPr>
                <w:b/>
                <w:bCs/>
              </w:rPr>
            </w:pPr>
            <w:r w:rsidRPr="00E33D85">
              <w:t>dw_applepay_user</w:t>
            </w:r>
          </w:p>
        </w:tc>
        <w:tc>
          <w:tcPr>
            <w:tcW w:w="6678" w:type="dxa"/>
          </w:tcPr>
          <w:p w:rsidR="0076608A" w:rsidRPr="00E33D85" w:rsidRDefault="0076608A" w:rsidP="00FB5FB0">
            <w:r w:rsidRPr="00E33D85">
              <w:t>User is configured by merchant in demandware platform under site preferences</w:t>
            </w:r>
          </w:p>
        </w:tc>
      </w:tr>
      <w:tr w:rsidR="0076608A" w:rsidRPr="00E33D85" w:rsidTr="005B5B37">
        <w:tc>
          <w:tcPr>
            <w:tcW w:w="2142" w:type="dxa"/>
          </w:tcPr>
          <w:p w:rsidR="0076608A" w:rsidRPr="00E33D85" w:rsidRDefault="0076608A" w:rsidP="00FB5FB0">
            <w:pPr>
              <w:rPr>
                <w:b/>
                <w:bCs/>
              </w:rPr>
            </w:pPr>
            <w:r w:rsidRPr="00E33D85">
              <w:t>dw_applepay_password</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 xml:space="preserve">Password is configured by merchant in demandware platform under site preferences. Further the password to be base64 encode before </w:t>
            </w:r>
            <w:r w:rsidRPr="00E33D85">
              <w:rPr>
                <w:rFonts w:eastAsiaTheme="majorEastAsia" w:cstheme="majorBidi"/>
                <w:bCs/>
              </w:rPr>
              <w:lastRenderedPageBreak/>
              <w:t>passing to REST interface</w:t>
            </w:r>
          </w:p>
        </w:tc>
      </w:tr>
      <w:tr w:rsidR="0076608A" w:rsidRPr="00E33D85" w:rsidTr="005B5B37">
        <w:tc>
          <w:tcPr>
            <w:tcW w:w="2142" w:type="dxa"/>
          </w:tcPr>
          <w:p w:rsidR="0076608A" w:rsidRPr="00E33D85" w:rsidRDefault="0076608A" w:rsidP="00FB5FB0">
            <w:pPr>
              <w:rPr>
                <w:b/>
                <w:bCs/>
              </w:rPr>
            </w:pPr>
            <w:r w:rsidRPr="00E33D85">
              <w:lastRenderedPageBreak/>
              <w:t>Content-Type</w:t>
            </w:r>
          </w:p>
        </w:tc>
        <w:tc>
          <w:tcPr>
            <w:tcW w:w="6678" w:type="dxa"/>
          </w:tcPr>
          <w:p w:rsidR="0076608A" w:rsidRPr="00E33D85" w:rsidRDefault="0076608A" w:rsidP="00FB5FB0">
            <w:pPr>
              <w:rPr>
                <w:rFonts w:eastAsiaTheme="majorEastAsia" w:cstheme="majorBidi"/>
                <w:bCs/>
              </w:rPr>
            </w:pPr>
            <w:r w:rsidRPr="00E33D85">
              <w:rPr>
                <w:rFonts w:eastAsiaTheme="majorEastAsia" w:cstheme="majorBidi"/>
                <w:bCs/>
              </w:rPr>
              <w:t>application/json</w:t>
            </w:r>
          </w:p>
        </w:tc>
      </w:tr>
    </w:tbl>
    <w:p w:rsidR="0076608A" w:rsidRPr="00E33D85" w:rsidRDefault="0076608A"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76608A" w:rsidRPr="00E33D85" w:rsidTr="005B5B37">
        <w:tc>
          <w:tcPr>
            <w:tcW w:w="2142" w:type="dxa"/>
            <w:shd w:val="clear" w:color="auto" w:fill="BFBFBF" w:themeFill="background1" w:themeFillShade="BF"/>
          </w:tcPr>
          <w:p w:rsidR="0076608A" w:rsidRPr="00E33D85" w:rsidRDefault="0076608A" w:rsidP="00FB5FB0">
            <w:pPr>
              <w:rPr>
                <w:b/>
              </w:rPr>
            </w:pPr>
            <w:r w:rsidRPr="00E33D85">
              <w:rPr>
                <w:b/>
              </w:rPr>
              <w:t>JSON KEY</w:t>
            </w:r>
          </w:p>
        </w:tc>
        <w:tc>
          <w:tcPr>
            <w:tcW w:w="6678"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142" w:type="dxa"/>
          </w:tcPr>
          <w:p w:rsidR="0076608A" w:rsidRPr="00E33D85" w:rsidRDefault="0076608A" w:rsidP="00FB5FB0">
            <w:pPr>
              <w:rPr>
                <w:bCs/>
              </w:rPr>
            </w:pPr>
            <w:r w:rsidRPr="00E33D85">
              <w:t>orderID</w:t>
            </w:r>
          </w:p>
        </w:tc>
        <w:tc>
          <w:tcPr>
            <w:tcW w:w="6678" w:type="dxa"/>
          </w:tcPr>
          <w:p w:rsidR="0076608A" w:rsidRPr="00E33D85" w:rsidRDefault="0076608A" w:rsidP="00FB5FB0">
            <w:r w:rsidRPr="00E33D85">
              <w:t>The order ID of ApplePay order object created during checkout journey of ApplePay</w:t>
            </w:r>
          </w:p>
        </w:tc>
      </w:tr>
      <w:tr w:rsidR="0076608A" w:rsidRPr="00E33D85" w:rsidTr="005B5B37">
        <w:tc>
          <w:tcPr>
            <w:tcW w:w="2142" w:type="dxa"/>
          </w:tcPr>
          <w:p w:rsidR="0076608A" w:rsidRPr="00E33D85" w:rsidRDefault="0076608A" w:rsidP="00FB5FB0">
            <w:pPr>
              <w:rPr>
                <w:bCs/>
              </w:rPr>
            </w:pPr>
            <w:r w:rsidRPr="00E33D85">
              <w:t>encryptedPaymentBlob</w:t>
            </w:r>
          </w:p>
        </w:tc>
        <w:tc>
          <w:tcPr>
            <w:tcW w:w="6678" w:type="dxa"/>
          </w:tcPr>
          <w:p w:rsidR="0076608A" w:rsidRPr="00E33D85" w:rsidRDefault="0076608A" w:rsidP="00FB5FB0">
            <w:r w:rsidRPr="00E33D85">
              <w:t>Encrypted ApplePay blob data returned by ApplePay for PSP to place the order. This contains billing/shipping/card details in encrypted form.</w:t>
            </w:r>
          </w:p>
        </w:tc>
      </w:tr>
    </w:tbl>
    <w:p w:rsidR="0076608A" w:rsidRPr="00E33D85" w:rsidRDefault="0076608A"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orderID</w:t>
            </w:r>
          </w:p>
        </w:tc>
        <w:tc>
          <w:tcPr>
            <w:tcW w:w="6120" w:type="dxa"/>
          </w:tcPr>
          <w:p w:rsidR="0076608A" w:rsidRPr="00E33D85" w:rsidRDefault="0076608A" w:rsidP="00FB5FB0">
            <w:r w:rsidRPr="00E33D85">
              <w:t>The order ID of ApplePay order object created during checkout journey of ApplePay</w:t>
            </w:r>
          </w:p>
        </w:tc>
      </w:tr>
      <w:tr w:rsidR="0076608A" w:rsidRPr="00E33D85" w:rsidTr="005B5B37">
        <w:tc>
          <w:tcPr>
            <w:tcW w:w="2700" w:type="dxa"/>
          </w:tcPr>
          <w:p w:rsidR="0076608A" w:rsidRPr="00E33D85" w:rsidRDefault="0076608A" w:rsidP="00FB5FB0">
            <w:pPr>
              <w:rPr>
                <w:b/>
              </w:rPr>
            </w:pPr>
            <w:r w:rsidRPr="00E33D85">
              <w:t>networkToken</w:t>
            </w:r>
          </w:p>
        </w:tc>
        <w:tc>
          <w:tcPr>
            <w:tcW w:w="6120" w:type="dxa"/>
          </w:tcPr>
          <w:p w:rsidR="0076608A" w:rsidRPr="00E33D85" w:rsidRDefault="0076608A" w:rsidP="00FB5FB0">
            <w:r w:rsidRPr="00E33D85">
              <w:t>Network Token returned by ApplePay for PSP authorization (Max length 20 character)</w:t>
            </w:r>
          </w:p>
        </w:tc>
      </w:tr>
      <w:tr w:rsidR="0076608A" w:rsidRPr="00E33D85" w:rsidTr="005B5B37">
        <w:tc>
          <w:tcPr>
            <w:tcW w:w="2700" w:type="dxa"/>
          </w:tcPr>
          <w:p w:rsidR="0076608A" w:rsidRPr="00E33D85" w:rsidRDefault="0076608A" w:rsidP="00FB5FB0">
            <w:pPr>
              <w:rPr>
                <w:b/>
              </w:rPr>
            </w:pPr>
            <w:r w:rsidRPr="00E33D85">
              <w:t>cardType</w:t>
            </w:r>
          </w:p>
        </w:tc>
        <w:tc>
          <w:tcPr>
            <w:tcW w:w="6120" w:type="dxa"/>
          </w:tcPr>
          <w:p w:rsidR="0076608A" w:rsidRPr="00E33D85" w:rsidRDefault="0076608A" w:rsidP="00FB5FB0">
            <w:r w:rsidRPr="00E33D85">
              <w:t>Card Type returned by ApplePay for PSP authorization. Supported types visa/mastercard/amex</w:t>
            </w:r>
          </w:p>
        </w:tc>
      </w:tr>
      <w:tr w:rsidR="0076608A" w:rsidRPr="00E33D85" w:rsidTr="005B5B37">
        <w:tc>
          <w:tcPr>
            <w:tcW w:w="2700" w:type="dxa"/>
          </w:tcPr>
          <w:p w:rsidR="0076608A" w:rsidRPr="00E33D85" w:rsidRDefault="0076608A" w:rsidP="00FB5FB0">
            <w:pPr>
              <w:rPr>
                <w:b/>
              </w:rPr>
            </w:pPr>
            <w:r w:rsidRPr="00E33D85">
              <w:t>tokenExpirationDate</w:t>
            </w:r>
          </w:p>
        </w:tc>
        <w:tc>
          <w:tcPr>
            <w:tcW w:w="6120" w:type="dxa"/>
          </w:tcPr>
          <w:p w:rsidR="0076608A" w:rsidRPr="00E33D85" w:rsidRDefault="0076608A" w:rsidP="00FB5FB0">
            <w:r w:rsidRPr="00E33D85">
              <w:t>Network Token Expiration Date returned by ApplePay for PSP authorization. Format YYMMDD</w:t>
            </w:r>
          </w:p>
        </w:tc>
      </w:tr>
      <w:tr w:rsidR="0076608A" w:rsidRPr="00E33D85" w:rsidTr="005B5B37">
        <w:tc>
          <w:tcPr>
            <w:tcW w:w="2700" w:type="dxa"/>
          </w:tcPr>
          <w:p w:rsidR="0076608A" w:rsidRPr="00E33D85" w:rsidRDefault="0076608A" w:rsidP="00FB5FB0">
            <w:pPr>
              <w:rPr>
                <w:b/>
              </w:rPr>
            </w:pPr>
            <w:r w:rsidRPr="00E33D85">
              <w:t>cryptogram</w:t>
            </w:r>
          </w:p>
        </w:tc>
        <w:tc>
          <w:tcPr>
            <w:tcW w:w="6120" w:type="dxa"/>
          </w:tcPr>
          <w:p w:rsidR="0076608A" w:rsidRPr="00E33D85" w:rsidRDefault="0076608A" w:rsidP="00FB5FB0">
            <w:r w:rsidRPr="00E33D85">
              <w:t>Cryptogram encoded form (max length 40 character)</w:t>
            </w:r>
          </w:p>
        </w:tc>
      </w:tr>
    </w:tbl>
    <w:p w:rsidR="0076608A" w:rsidRPr="00E33D85" w:rsidRDefault="0076608A"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TRANSACTION_RESULT</w:t>
            </w:r>
          </w:p>
        </w:tc>
        <w:tc>
          <w:tcPr>
            <w:tcW w:w="6120" w:type="dxa"/>
          </w:tcPr>
          <w:p w:rsidR="0076608A" w:rsidRPr="00E33D85" w:rsidRDefault="0076608A" w:rsidP="00FB5FB0">
            <w:r w:rsidRPr="00E33D85">
              <w:t>Below json key-value pairs</w:t>
            </w:r>
          </w:p>
        </w:tc>
      </w:tr>
      <w:tr w:rsidR="0076608A" w:rsidRPr="00E33D85" w:rsidTr="005B5B37">
        <w:tc>
          <w:tcPr>
            <w:tcW w:w="2700" w:type="dxa"/>
          </w:tcPr>
          <w:p w:rsidR="0076608A" w:rsidRPr="00E33D85" w:rsidRDefault="0076608A" w:rsidP="00FB5FB0">
            <w:pPr>
              <w:rPr>
                <w:b/>
              </w:rPr>
            </w:pPr>
            <w:r w:rsidRPr="00E33D85">
              <w:t>DECISION</w:t>
            </w:r>
          </w:p>
        </w:tc>
        <w:tc>
          <w:tcPr>
            <w:tcW w:w="6120" w:type="dxa"/>
          </w:tcPr>
          <w:p w:rsidR="0076608A" w:rsidRPr="00E33D85" w:rsidRDefault="0076608A" w:rsidP="00FB5FB0">
            <w:r w:rsidRPr="00E33D85">
              <w:t>Possible values ACCEPT | REVIEW | REJECT | ERROR | CANCEL</w:t>
            </w:r>
          </w:p>
        </w:tc>
      </w:tr>
      <w:tr w:rsidR="0076608A" w:rsidRPr="00E33D85" w:rsidTr="005B5B37">
        <w:tc>
          <w:tcPr>
            <w:tcW w:w="2700" w:type="dxa"/>
          </w:tcPr>
          <w:p w:rsidR="0076608A" w:rsidRPr="00E33D85" w:rsidRDefault="0076608A" w:rsidP="00FB5FB0">
            <w:pPr>
              <w:rPr>
                <w:b/>
              </w:rPr>
            </w:pPr>
            <w:r w:rsidRPr="00E33D85">
              <w:t>REASON_CODE</w:t>
            </w:r>
          </w:p>
        </w:tc>
        <w:tc>
          <w:tcPr>
            <w:tcW w:w="6120" w:type="dxa"/>
          </w:tcPr>
          <w:p w:rsidR="0076608A" w:rsidRPr="00E33D85" w:rsidRDefault="0076608A" w:rsidP="00FB5FB0">
            <w:r w:rsidRPr="00E33D85">
              <w:t>ReasonCode</w:t>
            </w:r>
          </w:p>
        </w:tc>
      </w:tr>
      <w:tr w:rsidR="0076608A" w:rsidRPr="00E33D85" w:rsidTr="005B5B37">
        <w:tc>
          <w:tcPr>
            <w:tcW w:w="2700" w:type="dxa"/>
          </w:tcPr>
          <w:p w:rsidR="0076608A" w:rsidRPr="00E33D85" w:rsidRDefault="0076608A" w:rsidP="00FB5FB0">
            <w:pPr>
              <w:rPr>
                <w:b/>
              </w:rPr>
            </w:pPr>
            <w:r w:rsidRPr="00E33D85">
              <w:t>REQUEST_ID</w:t>
            </w:r>
          </w:p>
        </w:tc>
        <w:tc>
          <w:tcPr>
            <w:tcW w:w="6120" w:type="dxa"/>
          </w:tcPr>
          <w:p w:rsidR="0076608A" w:rsidRPr="00E33D85" w:rsidRDefault="0076608A" w:rsidP="00FB5FB0">
            <w:r w:rsidRPr="00E33D85">
              <w:t>RequestID</w:t>
            </w:r>
          </w:p>
        </w:tc>
      </w:tr>
      <w:tr w:rsidR="0076608A" w:rsidRPr="00E33D85" w:rsidTr="005B5B37">
        <w:tc>
          <w:tcPr>
            <w:tcW w:w="2700" w:type="dxa"/>
          </w:tcPr>
          <w:p w:rsidR="0076608A" w:rsidRPr="00E33D85" w:rsidRDefault="0076608A" w:rsidP="00FB5FB0">
            <w:pPr>
              <w:rPr>
                <w:b/>
              </w:rPr>
            </w:pPr>
            <w:r w:rsidRPr="00E33D85">
              <w:t>REQUEST_TOKEN</w:t>
            </w:r>
          </w:p>
        </w:tc>
        <w:tc>
          <w:tcPr>
            <w:tcW w:w="6120" w:type="dxa"/>
          </w:tcPr>
          <w:p w:rsidR="0076608A" w:rsidRPr="00E33D85" w:rsidRDefault="0076608A" w:rsidP="00FB5FB0">
            <w:r w:rsidRPr="00E33D85">
              <w:t>RequestToken</w:t>
            </w:r>
          </w:p>
        </w:tc>
      </w:tr>
      <w:tr w:rsidR="0076608A" w:rsidRPr="00E33D85" w:rsidTr="005B5B37">
        <w:tc>
          <w:tcPr>
            <w:tcW w:w="2700" w:type="dxa"/>
          </w:tcPr>
          <w:p w:rsidR="0076608A" w:rsidRPr="00E33D85" w:rsidRDefault="0076608A" w:rsidP="00FB5FB0">
            <w:pPr>
              <w:rPr>
                <w:b/>
              </w:rPr>
            </w:pPr>
            <w:r w:rsidRPr="00E33D85">
              <w:t>AUTHORIZATION_AMOUNT</w:t>
            </w:r>
          </w:p>
        </w:tc>
        <w:tc>
          <w:tcPr>
            <w:tcW w:w="6120" w:type="dxa"/>
          </w:tcPr>
          <w:p w:rsidR="0076608A" w:rsidRPr="00E33D85" w:rsidRDefault="0076608A" w:rsidP="00FB5FB0">
            <w:r w:rsidRPr="00E33D85">
              <w:t>AuthorizationAmount</w:t>
            </w:r>
          </w:p>
        </w:tc>
      </w:tr>
      <w:tr w:rsidR="0076608A" w:rsidRPr="00E33D85" w:rsidTr="005B5B37">
        <w:tc>
          <w:tcPr>
            <w:tcW w:w="2700" w:type="dxa"/>
          </w:tcPr>
          <w:p w:rsidR="0076608A" w:rsidRPr="00E33D85" w:rsidRDefault="0076608A" w:rsidP="00FB5FB0">
            <w:pPr>
              <w:rPr>
                <w:b/>
              </w:rPr>
            </w:pPr>
            <w:r w:rsidRPr="00E33D85">
              <w:t>AUTHORIZATION_CODE</w:t>
            </w:r>
          </w:p>
        </w:tc>
        <w:tc>
          <w:tcPr>
            <w:tcW w:w="6120" w:type="dxa"/>
          </w:tcPr>
          <w:p w:rsidR="0076608A" w:rsidRPr="00E33D85" w:rsidRDefault="0076608A" w:rsidP="00FB5FB0">
            <w:r w:rsidRPr="00E33D85">
              <w:t>AuthorizationCode</w:t>
            </w:r>
          </w:p>
        </w:tc>
      </w:tr>
      <w:tr w:rsidR="0076608A" w:rsidRPr="00E33D85" w:rsidTr="005B5B37">
        <w:tc>
          <w:tcPr>
            <w:tcW w:w="2700" w:type="dxa"/>
          </w:tcPr>
          <w:p w:rsidR="0076608A" w:rsidRPr="00E33D85" w:rsidRDefault="0076608A" w:rsidP="00FB5FB0">
            <w:pPr>
              <w:rPr>
                <w:b/>
              </w:rPr>
            </w:pPr>
            <w:r w:rsidRPr="00E33D85">
              <w:lastRenderedPageBreak/>
              <w:t>AUTHORIZATION_REASON_CODE</w:t>
            </w:r>
          </w:p>
        </w:tc>
        <w:tc>
          <w:tcPr>
            <w:tcW w:w="6120" w:type="dxa"/>
          </w:tcPr>
          <w:p w:rsidR="0076608A" w:rsidRPr="00E33D85" w:rsidRDefault="0076608A" w:rsidP="00FB5FB0">
            <w:r w:rsidRPr="00E33D85">
              <w:t>AuthorizationReasonCode</w:t>
            </w:r>
          </w:p>
        </w:tc>
      </w:tr>
      <w:tr w:rsidR="0076608A" w:rsidRPr="00E33D85" w:rsidTr="005B5B37">
        <w:tc>
          <w:tcPr>
            <w:tcW w:w="2700" w:type="dxa"/>
          </w:tcPr>
          <w:p w:rsidR="0076608A" w:rsidRPr="00E33D85" w:rsidRDefault="0076608A" w:rsidP="00FB5FB0">
            <w:pPr>
              <w:rPr>
                <w:b/>
              </w:rPr>
            </w:pPr>
            <w:r w:rsidRPr="00E33D85">
              <w:t>DAV_REASON_CODE</w:t>
            </w:r>
          </w:p>
        </w:tc>
        <w:tc>
          <w:tcPr>
            <w:tcW w:w="6120" w:type="dxa"/>
          </w:tcPr>
          <w:p w:rsidR="0076608A" w:rsidRPr="00E33D85" w:rsidRDefault="0076608A" w:rsidP="00FB5FB0">
            <w:r w:rsidRPr="00E33D85">
              <w:t>DAVReasonCode</w:t>
            </w:r>
          </w:p>
        </w:tc>
      </w:tr>
      <w:tr w:rsidR="0076608A" w:rsidRPr="00E33D85" w:rsidTr="005B5B37">
        <w:tc>
          <w:tcPr>
            <w:tcW w:w="2700" w:type="dxa"/>
          </w:tcPr>
          <w:p w:rsidR="0076608A" w:rsidRPr="00E33D85" w:rsidRDefault="0076608A" w:rsidP="00FB5FB0">
            <w:pPr>
              <w:rPr>
                <w:b/>
              </w:rPr>
            </w:pPr>
            <w:r w:rsidRPr="00E33D85">
              <w:t>RAW_SERVICE_RESPONSE</w:t>
            </w:r>
          </w:p>
        </w:tc>
        <w:tc>
          <w:tcPr>
            <w:tcW w:w="6120" w:type="dxa"/>
          </w:tcPr>
          <w:p w:rsidR="0076608A" w:rsidRPr="00E33D85" w:rsidRDefault="0076608A" w:rsidP="00FB5FB0">
            <w:r w:rsidRPr="00E33D85">
              <w:t>Entire service response in form of JSON</w:t>
            </w:r>
          </w:p>
        </w:tc>
      </w:tr>
    </w:tbl>
    <w:p w:rsidR="0076608A" w:rsidRPr="00E33D85" w:rsidRDefault="0076608A" w:rsidP="0076608A">
      <w:pPr>
        <w:pStyle w:val="ListParagraph"/>
        <w:ind w:left="432"/>
      </w:pPr>
    </w:p>
    <w:p w:rsidR="0076608A" w:rsidRPr="00E33D85" w:rsidRDefault="0076608A"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76608A" w:rsidRPr="00E33D85" w:rsidTr="005B5B37">
        <w:tc>
          <w:tcPr>
            <w:tcW w:w="2700" w:type="dxa"/>
            <w:shd w:val="clear" w:color="auto" w:fill="BFBFBF" w:themeFill="background1" w:themeFillShade="BF"/>
          </w:tcPr>
          <w:p w:rsidR="0076608A" w:rsidRPr="00E33D85" w:rsidRDefault="0076608A" w:rsidP="00FB5FB0">
            <w:pPr>
              <w:rPr>
                <w:b/>
              </w:rPr>
            </w:pPr>
            <w:r w:rsidRPr="00E33D85">
              <w:rPr>
                <w:b/>
              </w:rPr>
              <w:t>JSON KEY</w:t>
            </w:r>
          </w:p>
        </w:tc>
        <w:tc>
          <w:tcPr>
            <w:tcW w:w="6120" w:type="dxa"/>
            <w:shd w:val="clear" w:color="auto" w:fill="BFBFBF" w:themeFill="background1" w:themeFillShade="BF"/>
          </w:tcPr>
          <w:p w:rsidR="0076608A" w:rsidRPr="00E33D85" w:rsidRDefault="0076608A" w:rsidP="00FB5FB0">
            <w:pPr>
              <w:rPr>
                <w:b/>
              </w:rPr>
            </w:pPr>
            <w:r w:rsidRPr="00E33D85">
              <w:rPr>
                <w:b/>
              </w:rPr>
              <w:t>JSON VALUE</w:t>
            </w:r>
          </w:p>
        </w:tc>
      </w:tr>
      <w:tr w:rsidR="0076608A" w:rsidRPr="00E33D85" w:rsidTr="005B5B37">
        <w:tc>
          <w:tcPr>
            <w:tcW w:w="2700" w:type="dxa"/>
          </w:tcPr>
          <w:p w:rsidR="0076608A" w:rsidRPr="00E33D85" w:rsidRDefault="0076608A" w:rsidP="00FB5FB0">
            <w:pPr>
              <w:rPr>
                <w:b/>
              </w:rPr>
            </w:pPr>
            <w:r w:rsidRPr="00E33D85">
              <w:t>ERROR_CODE</w:t>
            </w:r>
          </w:p>
        </w:tc>
        <w:tc>
          <w:tcPr>
            <w:tcW w:w="6120" w:type="dxa"/>
          </w:tcPr>
          <w:p w:rsidR="0076608A" w:rsidRPr="00E33D85" w:rsidRDefault="0076608A" w:rsidP="00FB5FB0">
            <w:r w:rsidRPr="00E33D85">
              <w:t>Validation failure error code of interface</w:t>
            </w:r>
          </w:p>
        </w:tc>
      </w:tr>
      <w:tr w:rsidR="0076608A" w:rsidRPr="00E33D85" w:rsidTr="005B5B37">
        <w:tc>
          <w:tcPr>
            <w:tcW w:w="2700" w:type="dxa"/>
          </w:tcPr>
          <w:p w:rsidR="0076608A" w:rsidRPr="00E33D85" w:rsidRDefault="0076608A" w:rsidP="00FB5FB0">
            <w:pPr>
              <w:rPr>
                <w:b/>
              </w:rPr>
            </w:pPr>
            <w:r w:rsidRPr="00E33D85">
              <w:t>ERROR_MSG</w:t>
            </w:r>
          </w:p>
        </w:tc>
        <w:tc>
          <w:tcPr>
            <w:tcW w:w="6120" w:type="dxa"/>
          </w:tcPr>
          <w:p w:rsidR="0076608A" w:rsidRPr="00E33D85" w:rsidRDefault="0076608A" w:rsidP="00FB5FB0">
            <w:r w:rsidRPr="00E33D85">
              <w:t>Validation failure message of interface</w:t>
            </w:r>
          </w:p>
        </w:tc>
      </w:tr>
    </w:tbl>
    <w:p w:rsidR="00AF35AF" w:rsidRDefault="00AF35AF" w:rsidP="00B940EF">
      <w:pPr>
        <w:pStyle w:val="Heading5"/>
        <w:rPr>
          <w:rFonts w:asciiTheme="minorHAnsi" w:hAnsiTheme="minorHAnsi"/>
        </w:rPr>
      </w:pPr>
      <w:bookmarkStart w:id="860" w:name="_Toc368651179"/>
      <w:r w:rsidRPr="006A6145">
        <w:rPr>
          <w:rFonts w:asciiTheme="minorHAnsi" w:hAnsiTheme="minorHAnsi"/>
        </w:rPr>
        <w:t>Sample ApplePay InterfaceJSON Request /Response</w:t>
      </w:r>
      <w:r w:rsidR="004E31FF">
        <w:rPr>
          <w:rFonts w:asciiTheme="minorHAnsi" w:hAnsiTheme="minorHAnsi"/>
        </w:rPr>
        <w:t xml:space="preserve"> format</w:t>
      </w:r>
    </w:p>
    <w:p w:rsidR="00E0547C" w:rsidRDefault="00E0547C" w:rsidP="005C1822">
      <w:pPr>
        <w:pStyle w:val="BodyText"/>
      </w:pPr>
      <w:r>
        <w:t>Interface 1: Request with network Token and Cryptogram data:</w:t>
      </w:r>
    </w:p>
    <w:p w:rsidR="00E0547C" w:rsidRDefault="00E0547C" w:rsidP="005C1822">
      <w:pPr>
        <w:pStyle w:val="BodyText"/>
      </w:pPr>
    </w:p>
    <w:p w:rsidR="00E0547C" w:rsidRDefault="00E0547C" w:rsidP="005C1822">
      <w:pPr>
        <w:pStyle w:val="BodyText"/>
      </w:pPr>
    </w:p>
    <w:p w:rsidR="005F15B2" w:rsidRDefault="00D12576" w:rsidP="005C1822">
      <w:pPr>
        <w:pStyle w:val="BodyText"/>
      </w:pPr>
      <w:r>
        <w:rPr>
          <w:noProof/>
        </w:rPr>
        <w:drawing>
          <wp:inline distT="0" distB="0" distL="0" distR="0" wp14:anchorId="2980F3AF" wp14:editId="53114D73">
            <wp:extent cx="6400800" cy="3762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400800" cy="3762375"/>
                    </a:xfrm>
                    <a:prstGeom prst="rect">
                      <a:avLst/>
                    </a:prstGeom>
                    <a:noFill/>
                    <a:ln>
                      <a:noFill/>
                    </a:ln>
                  </pic:spPr>
                </pic:pic>
              </a:graphicData>
            </a:graphic>
          </wp:inline>
        </w:drawing>
      </w:r>
    </w:p>
    <w:p w:rsidR="004801AB" w:rsidRPr="00E33D85" w:rsidRDefault="004801AB" w:rsidP="004801AB">
      <w:pPr>
        <w:pStyle w:val="Heading3"/>
        <w:rPr>
          <w:rFonts w:asciiTheme="minorHAnsi" w:hAnsiTheme="minorHAnsi"/>
        </w:rPr>
      </w:pPr>
      <w:bookmarkStart w:id="861" w:name="_Toc492911373"/>
      <w:r>
        <w:rPr>
          <w:rFonts w:asciiTheme="minorHAnsi" w:hAnsiTheme="minorHAnsi"/>
        </w:rPr>
        <w:lastRenderedPageBreak/>
        <w:t>Android</w:t>
      </w:r>
      <w:r w:rsidRPr="00E33D85">
        <w:rPr>
          <w:rFonts w:asciiTheme="minorHAnsi" w:hAnsiTheme="minorHAnsi"/>
        </w:rPr>
        <w:t xml:space="preserve"> Pay</w:t>
      </w:r>
      <w:bookmarkEnd w:id="861"/>
      <w:r w:rsidRPr="00E33D85">
        <w:rPr>
          <w:rFonts w:asciiTheme="minorHAnsi" w:hAnsiTheme="minorHAnsi"/>
        </w:rPr>
        <w:t xml:space="preserve"> </w:t>
      </w:r>
    </w:p>
    <w:p w:rsidR="004801AB" w:rsidRPr="00E33D85" w:rsidRDefault="004801AB" w:rsidP="004801AB">
      <w:pPr>
        <w:pStyle w:val="Heading4"/>
        <w:rPr>
          <w:rFonts w:asciiTheme="minorHAnsi" w:hAnsiTheme="minorHAnsi"/>
        </w:rPr>
      </w:pPr>
      <w:r w:rsidRPr="00E33D85">
        <w:rPr>
          <w:rFonts w:asciiTheme="minorHAnsi" w:hAnsiTheme="minorHAnsi"/>
        </w:rPr>
        <w:t xml:space="preserve">How to test on Demandware </w:t>
      </w:r>
      <w:r w:rsidR="005B60A4">
        <w:rPr>
          <w:rFonts w:asciiTheme="minorHAnsi" w:hAnsiTheme="minorHAnsi"/>
        </w:rPr>
        <w:t>Storefront</w:t>
      </w:r>
    </w:p>
    <w:p w:rsidR="004801AB" w:rsidRPr="00E33D85" w:rsidRDefault="004801AB" w:rsidP="005C1822">
      <w:pPr>
        <w:pStyle w:val="BodyText"/>
      </w:pPr>
      <w:r w:rsidRPr="00E33D85">
        <w:t xml:space="preserve">To test </w:t>
      </w:r>
      <w:r>
        <w:t>AndoridPay</w:t>
      </w:r>
      <w:r w:rsidRPr="00E33D85">
        <w:t xml:space="preserve"> on Demandware site, foll</w:t>
      </w:r>
      <w:r>
        <w:t>owing files need to be updated:</w:t>
      </w:r>
    </w:p>
    <w:p w:rsidR="004801AB" w:rsidRDefault="004801AB" w:rsidP="00A57238">
      <w:pPr>
        <w:pStyle w:val="Heading5"/>
      </w:pPr>
      <w:r w:rsidRPr="00E33D85">
        <w:t>Controller – BASIC_CREDIT.js</w:t>
      </w:r>
    </w:p>
    <w:p w:rsidR="00296DBD" w:rsidRPr="00E33D85" w:rsidRDefault="00296DBD" w:rsidP="005C1822">
      <w:pPr>
        <w:pStyle w:val="BodyText"/>
      </w:pPr>
      <w:r>
        <w:t xml:space="preserve">Include </w:t>
      </w:r>
      <w:r w:rsidRPr="00296DBD">
        <w:t>CybersourceConstants</w:t>
      </w:r>
      <w:r>
        <w:t xml:space="preserve"> in API include section </w:t>
      </w:r>
    </w:p>
    <w:tbl>
      <w:tblPr>
        <w:tblStyle w:val="TableGrid"/>
        <w:tblW w:w="0" w:type="auto"/>
        <w:tblLook w:val="04A0" w:firstRow="1" w:lastRow="0" w:firstColumn="1" w:lastColumn="0" w:noHBand="0" w:noVBand="1"/>
      </w:tblPr>
      <w:tblGrid>
        <w:gridCol w:w="10296"/>
      </w:tblGrid>
      <w:tr w:rsidR="00296DBD" w:rsidRPr="00E33D85" w:rsidTr="00634BE4">
        <w:tc>
          <w:tcPr>
            <w:tcW w:w="10296" w:type="dxa"/>
          </w:tcPr>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color w:val="3F7F5F"/>
                <w:sz w:val="20"/>
                <w:szCs w:val="20"/>
              </w:rPr>
              <w:t>/* Script Modules */</w:t>
            </w:r>
          </w:p>
          <w:p w:rsidR="00296DBD" w:rsidRPr="00296DBD" w:rsidRDefault="00296DBD" w:rsidP="00296DBD">
            <w:pPr>
              <w:autoSpaceDE w:val="0"/>
              <w:autoSpaceDN w:val="0"/>
              <w:adjustRightInd w:val="0"/>
              <w:spacing w:after="0" w:line="240" w:lineRule="auto"/>
              <w:rPr>
                <w:rFonts w:eastAsia="Times New Roman" w:cs="Consolas"/>
                <w:sz w:val="20"/>
                <w:szCs w:val="20"/>
              </w:rPr>
            </w:pPr>
            <w:r w:rsidRPr="00296DBD">
              <w:rPr>
                <w:rFonts w:eastAsia="Times New Roman" w:cs="Consolas"/>
                <w:b/>
                <w:bCs/>
                <w:color w:val="7F0055"/>
                <w:sz w:val="20"/>
                <w:szCs w:val="20"/>
              </w:rPr>
              <w:t>var</w:t>
            </w:r>
            <w:r w:rsidRPr="00296DBD">
              <w:rPr>
                <w:rFonts w:eastAsia="Times New Roman" w:cs="Consolas"/>
                <w:color w:val="000000"/>
                <w:sz w:val="20"/>
                <w:szCs w:val="20"/>
              </w:rPr>
              <w:t xml:space="preserve"> app = require(</w:t>
            </w:r>
            <w:r w:rsidRPr="00296DBD">
              <w:rPr>
                <w:rFonts w:eastAsia="Times New Roman" w:cs="Consolas"/>
                <w:color w:val="2A00FF"/>
                <w:sz w:val="20"/>
                <w:szCs w:val="20"/>
              </w:rPr>
              <w:t>'~/cartridge/scripts/app'</w:t>
            </w:r>
            <w:r w:rsidRPr="00296DBD">
              <w:rPr>
                <w:rFonts w:eastAsia="Times New Roman" w:cs="Consolas"/>
                <w:color w:val="000000"/>
                <w:sz w:val="20"/>
                <w:szCs w:val="20"/>
              </w:rPr>
              <w:t>);</w:t>
            </w:r>
          </w:p>
          <w:p w:rsidR="00296DBD" w:rsidRPr="00E33D85" w:rsidRDefault="00296DBD" w:rsidP="005C1822">
            <w:pPr>
              <w:pStyle w:val="BodyText"/>
            </w:pPr>
            <w:r w:rsidRPr="00296DBD">
              <w:rPr>
                <w:b/>
                <w:color w:val="7F0055"/>
                <w:highlight w:val="yellow"/>
              </w:rPr>
              <w:t>var</w:t>
            </w:r>
            <w:r w:rsidRPr="00296DBD">
              <w:rPr>
                <w:color w:val="000000"/>
                <w:highlight w:val="yellow"/>
              </w:rPr>
              <w:t xml:space="preserve"> CybersourceConstants = require(</w:t>
            </w:r>
            <w:r w:rsidRPr="00296DBD">
              <w:rPr>
                <w:highlight w:val="yellow"/>
              </w:rPr>
              <w:t>'int_cybersource/cartridge/scripts/utils/CybersourceConstants'</w:t>
            </w:r>
            <w:r w:rsidRPr="00296DBD">
              <w:rPr>
                <w:color w:val="000000"/>
                <w:highlight w:val="yellow"/>
              </w:rPr>
              <w:t>);</w:t>
            </w:r>
          </w:p>
        </w:tc>
      </w:tr>
    </w:tbl>
    <w:p w:rsidR="00296DBD" w:rsidRPr="00E33D85" w:rsidRDefault="00296DBD" w:rsidP="005C1822">
      <w:pPr>
        <w:pStyle w:val="BodyText"/>
      </w:pPr>
    </w:p>
    <w:p w:rsidR="004801AB" w:rsidRPr="00E33D85" w:rsidRDefault="004801AB" w:rsidP="005C1822">
      <w:pPr>
        <w:pStyle w:val="BodyText"/>
      </w:pPr>
      <w:r w:rsidRPr="00E33D85">
        <w:t>Update Handle() function with the code below</w:t>
      </w:r>
    </w:p>
    <w:tbl>
      <w:tblPr>
        <w:tblStyle w:val="TableGrid"/>
        <w:tblW w:w="0" w:type="auto"/>
        <w:tblLook w:val="04A0" w:firstRow="1" w:lastRow="0" w:firstColumn="1" w:lastColumn="0" w:noHBand="0" w:noVBand="1"/>
      </w:tblPr>
      <w:tblGrid>
        <w:gridCol w:w="10296"/>
      </w:tblGrid>
      <w:tr w:rsidR="004801AB" w:rsidRPr="00E33D85" w:rsidTr="00634BE4">
        <w:tc>
          <w:tcPr>
            <w:tcW w:w="10296" w:type="dxa"/>
          </w:tcPr>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*Verifiesacreditcardagainstavalidcardnumberandexpirationdateandpossiblyinvalidatesinvalidformfields.</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*Iftheverificationwassuccessfulacreditcardpaymentinstrumentiscreated.</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color w:val="3F5FBF"/>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function</w:t>
            </w:r>
            <w:r w:rsidRPr="00E33D85">
              <w:rPr>
                <w:rFonts w:eastAsia="Times New Roman" w:cs="Consolas"/>
                <w:color w:val="000000"/>
                <w:sz w:val="20"/>
                <w:szCs w:val="20"/>
              </w:rPr>
              <w:t xml:space="preserve"> Handle(args)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cart = Cart.get(args.Basket);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creditCardForm = app.getForm(</w:t>
            </w:r>
            <w:r w:rsidRPr="00E33D85">
              <w:rPr>
                <w:rFonts w:eastAsia="Times New Roman" w:cs="Consolas"/>
                <w:color w:val="2A00FF"/>
                <w:sz w:val="20"/>
                <w:szCs w:val="20"/>
              </w:rPr>
              <w:t>'billing.paymentMethods.creditCard'</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PaymentMgr = require(</w:t>
            </w:r>
            <w:r w:rsidRPr="00E33D85">
              <w:rPr>
                <w:rFonts w:eastAsia="Times New Roman" w:cs="Consolas"/>
                <w:color w:val="2A00FF"/>
                <w:sz w:val="20"/>
                <w:szCs w:val="20"/>
              </w:rPr>
              <w:t>'dw/order/PaymentMgr'</w:t>
            </w:r>
            <w:r w:rsidRPr="00E33D85">
              <w:rPr>
                <w:rFonts w:eastAsia="Times New Roman" w:cs="Consolas"/>
                <w:color w:val="000000"/>
                <w:sz w:val="20"/>
                <w:szCs w:val="20"/>
              </w:rPr>
              <w:t>);</w:t>
            </w:r>
          </w:p>
          <w:p w:rsidR="004801AB" w:rsidRPr="00E33D85" w:rsidRDefault="004801AB" w:rsidP="00634BE4">
            <w:pPr>
              <w:autoSpaceDE w:val="0"/>
              <w:autoSpaceDN w:val="0"/>
              <w:adjustRightInd w:val="0"/>
              <w:spacing w:after="0" w:line="240" w:lineRule="auto"/>
              <w:rPr>
                <w:rFonts w:eastAsia="Times New Roman" w:cs="Consolas"/>
                <w:sz w:val="20"/>
                <w:szCs w:val="20"/>
              </w:rPr>
            </w:pPr>
          </w:p>
          <w:p w:rsidR="004801AB" w:rsidRPr="00E33D85" w:rsidRDefault="004801AB" w:rsidP="00634BE4">
            <w:pPr>
              <w:autoSpaceDE w:val="0"/>
              <w:autoSpaceDN w:val="0"/>
              <w:adjustRightInd w:val="0"/>
              <w:spacing w:after="0" w:line="240" w:lineRule="auto"/>
              <w:rPr>
                <w:rFonts w:eastAsia="Times New Roman" w:cs="Consolas"/>
                <w:sz w:val="20"/>
                <w:szCs w:val="20"/>
                <w:highlight w:val="yellow"/>
              </w:rPr>
            </w:pPr>
            <w:r w:rsidRPr="00E33D85">
              <w:rPr>
                <w:rFonts w:eastAsia="Times New Roman" w:cs="Consolas"/>
                <w:b/>
                <w:bCs/>
                <w:color w:val="7F0055"/>
                <w:sz w:val="20"/>
                <w:szCs w:val="20"/>
                <w:highlight w:val="yellow"/>
              </w:rPr>
              <w:t>var</w:t>
            </w:r>
            <w:r w:rsidRPr="00E33D85">
              <w:rPr>
                <w:rFonts w:eastAsia="Times New Roman" w:cs="Consolas"/>
                <w:color w:val="000000"/>
                <w:sz w:val="20"/>
                <w:szCs w:val="20"/>
                <w:highlight w:val="yellow"/>
              </w:rPr>
              <w:t xml:space="preserve"> CommonHelper = require(</w:t>
            </w:r>
            <w:r w:rsidRPr="00E33D85">
              <w:rPr>
                <w:rFonts w:eastAsia="Times New Roman" w:cs="Consolas"/>
                <w:color w:val="2A00FF"/>
                <w:sz w:val="20"/>
                <w:szCs w:val="20"/>
                <w:highlight w:val="yellow"/>
              </w:rPr>
              <w:t>'int_cybersource/cartridge/scripts/helper/CommonHelper'</w:t>
            </w:r>
            <w:r w:rsidRPr="00E33D85">
              <w:rPr>
                <w:rFonts w:eastAsia="Times New Roman" w:cs="Consolas"/>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if (session.forms.billing.paymentMethods.selectedPaymentMethodID.value.equals(CybersourceConstants.METHOD_ApplePay))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var paymentInstrument = cart.createPaymentInstrument('DW_APPLE_PAY',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rPr>
              <w:t xml:space="preserve">    </w:t>
            </w:r>
            <w:r w:rsidRPr="004A2349">
              <w:rPr>
                <w:rFonts w:eastAsia="Times New Roman" w:cs="Consolas"/>
                <w:color w:val="000000"/>
                <w:sz w:val="20"/>
                <w:szCs w:val="20"/>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rPr>
              <w:t xml:space="preserve">    </w:t>
            </w:r>
            <w:r w:rsidRPr="004A2349">
              <w:rPr>
                <w:rFonts w:eastAsia="Times New Roman" w:cs="Consolas"/>
                <w:color w:val="000000"/>
                <w:sz w:val="20"/>
                <w:szCs w:val="20"/>
                <w:highlight w:val="yellow"/>
              </w:rPr>
              <w:t>}else if (session.forms.billing.paymentMethods.selectedPaymentMethodID.value.equals(CybersourceConstants.METHOD_AndroidPay))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Transaction.wrap(function ()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CommonHelper.removeExistingPaymentInstruments(cart);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var paymentInstrument = cart.createPaymentInstrument('DW_ANDROID_PAY', cart.getNonGiftCertificateAmount());</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p>
          <w:p w:rsidR="004A2349" w:rsidRPr="004A2349" w:rsidRDefault="004A2349" w:rsidP="004A2349">
            <w:pPr>
              <w:autoSpaceDE w:val="0"/>
              <w:autoSpaceDN w:val="0"/>
              <w:adjustRightInd w:val="0"/>
              <w:spacing w:after="0" w:line="240" w:lineRule="auto"/>
              <w:rPr>
                <w:rFonts w:eastAsia="Times New Roman" w:cs="Consolas"/>
                <w:color w:val="000000"/>
                <w:sz w:val="20"/>
                <w:szCs w:val="20"/>
                <w:highlight w:val="yellow"/>
              </w:rPr>
            </w:pPr>
            <w:r w:rsidRPr="004A2349">
              <w:rPr>
                <w:rFonts w:eastAsia="Times New Roman" w:cs="Consolas"/>
                <w:color w:val="000000"/>
                <w:sz w:val="20"/>
                <w:szCs w:val="20"/>
                <w:highlight w:val="yellow"/>
              </w:rPr>
              <w:t xml:space="preserve">    </w:t>
            </w:r>
            <w:r w:rsidRPr="004A2349">
              <w:rPr>
                <w:rFonts w:eastAsia="Times New Roman" w:cs="Consolas"/>
                <w:color w:val="000000"/>
                <w:sz w:val="20"/>
                <w:szCs w:val="20"/>
                <w:highlight w:val="yellow"/>
              </w:rPr>
              <w:tab/>
              <w:t>return {success:true};</w:t>
            </w:r>
          </w:p>
          <w:p w:rsidR="004A2349" w:rsidRPr="004A2349" w:rsidRDefault="004A2349" w:rsidP="004A2349">
            <w:pPr>
              <w:autoSpaceDE w:val="0"/>
              <w:autoSpaceDN w:val="0"/>
              <w:adjustRightInd w:val="0"/>
              <w:spacing w:after="0" w:line="240" w:lineRule="auto"/>
              <w:rPr>
                <w:rFonts w:eastAsia="Times New Roman" w:cs="Consolas"/>
                <w:color w:val="000000"/>
                <w:sz w:val="20"/>
                <w:szCs w:val="20"/>
              </w:rPr>
            </w:pPr>
            <w:r w:rsidRPr="004A2349">
              <w:rPr>
                <w:rFonts w:eastAsia="Times New Roman" w:cs="Consolas"/>
                <w:color w:val="000000"/>
                <w:sz w:val="20"/>
                <w:szCs w:val="20"/>
                <w:highlight w:val="yellow"/>
              </w:rPr>
              <w:t xml:space="preserve">    }</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cardNumber = creditCardForm.get(</w:t>
            </w:r>
            <w:r w:rsidRPr="00E33D85">
              <w:rPr>
                <w:rFonts w:eastAsia="Times New Roman" w:cs="Consolas"/>
                <w:color w:val="2A00FF"/>
                <w:sz w:val="20"/>
                <w:szCs w:val="20"/>
              </w:rPr>
              <w:t>'number'</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cardSecurityCode = creditCardForm.get(</w:t>
            </w:r>
            <w:r w:rsidRPr="00E33D85">
              <w:rPr>
                <w:rFonts w:eastAsia="Times New Roman" w:cs="Consolas"/>
                <w:color w:val="2A00FF"/>
                <w:sz w:val="20"/>
                <w:szCs w:val="20"/>
              </w:rPr>
              <w:t>'cvn'</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cardType = creditCardForm.get(</w:t>
            </w:r>
            <w:r w:rsidRPr="00E33D85">
              <w:rPr>
                <w:rFonts w:eastAsia="Times New Roman" w:cs="Consolas"/>
                <w:color w:val="2A00FF"/>
                <w:sz w:val="20"/>
                <w:szCs w:val="20"/>
              </w:rPr>
              <w:t>'type'</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expirationMonth = creditCardForm.get(</w:t>
            </w:r>
            <w:r w:rsidRPr="00E33D85">
              <w:rPr>
                <w:rFonts w:eastAsia="Times New Roman" w:cs="Consolas"/>
                <w:color w:val="2A00FF"/>
                <w:sz w:val="20"/>
                <w:szCs w:val="20"/>
              </w:rPr>
              <w:t>'expiration.month'</w:t>
            </w:r>
            <w:r w:rsidRPr="00E33D85">
              <w:rPr>
                <w:rFonts w:eastAsia="Times New Roman" w:cs="Consolas"/>
                <w:color w:val="000000"/>
                <w:sz w:val="20"/>
                <w:szCs w:val="20"/>
              </w:rPr>
              <w:t>).value();</w:t>
            </w:r>
          </w:p>
          <w:p w:rsidR="004801AB" w:rsidRPr="00E33D85" w:rsidRDefault="004801AB" w:rsidP="00634BE4">
            <w:pPr>
              <w:autoSpaceDE w:val="0"/>
              <w:autoSpaceDN w:val="0"/>
              <w:adjustRightInd w:val="0"/>
              <w:spacing w:after="0" w:line="240" w:lineRule="auto"/>
              <w:rPr>
                <w:rFonts w:eastAsia="Times New Roman" w:cs="Consolas"/>
                <w:sz w:val="20"/>
                <w:szCs w:val="20"/>
              </w:rPr>
            </w:pPr>
            <w:r w:rsidRPr="00E33D85">
              <w:rPr>
                <w:rFonts w:eastAsia="Times New Roman" w:cs="Consolas"/>
                <w:b/>
                <w:bCs/>
                <w:color w:val="7F0055"/>
                <w:sz w:val="20"/>
                <w:szCs w:val="20"/>
              </w:rPr>
              <w:t>var</w:t>
            </w:r>
            <w:r w:rsidRPr="00E33D85">
              <w:rPr>
                <w:rFonts w:eastAsia="Times New Roman" w:cs="Consolas"/>
                <w:color w:val="000000"/>
                <w:sz w:val="20"/>
                <w:szCs w:val="20"/>
              </w:rPr>
              <w:t xml:space="preserve"> expirationYear = creditCardForm.get(</w:t>
            </w:r>
            <w:r w:rsidRPr="00E33D85">
              <w:rPr>
                <w:rFonts w:eastAsia="Times New Roman" w:cs="Consolas"/>
                <w:color w:val="2A00FF"/>
                <w:sz w:val="20"/>
                <w:szCs w:val="20"/>
              </w:rPr>
              <w:t>'expiration.year'</w:t>
            </w:r>
            <w:r w:rsidRPr="00E33D85">
              <w:rPr>
                <w:rFonts w:eastAsia="Times New Roman" w:cs="Consolas"/>
                <w:color w:val="000000"/>
                <w:sz w:val="20"/>
                <w:szCs w:val="20"/>
              </w:rPr>
              <w:t>).value();</w:t>
            </w:r>
          </w:p>
          <w:p w:rsidR="004801AB" w:rsidRPr="00E33D85" w:rsidRDefault="004801AB" w:rsidP="005C1822">
            <w:pPr>
              <w:pStyle w:val="BodyText"/>
            </w:pPr>
            <w:r w:rsidRPr="00E33D85">
              <w:rPr>
                <w:b/>
                <w:color w:val="7F0055"/>
              </w:rPr>
              <w:t>var</w:t>
            </w:r>
            <w:r w:rsidRPr="00E33D85">
              <w:t xml:space="preserve"> paymentCard = PaymentMgr.getPaymentCard(cardType);</w:t>
            </w:r>
          </w:p>
        </w:tc>
      </w:tr>
    </w:tbl>
    <w:p w:rsidR="004801AB" w:rsidRPr="00E33D85" w:rsidRDefault="004801AB" w:rsidP="005C1822">
      <w:pPr>
        <w:pStyle w:val="BodyText"/>
      </w:pPr>
    </w:p>
    <w:p w:rsidR="004801AB" w:rsidRPr="00E33D85" w:rsidRDefault="004801AB" w:rsidP="005C1822">
      <w:pPr>
        <w:pStyle w:val="BodyText"/>
      </w:pPr>
      <w:r w:rsidRPr="00E33D85">
        <w:lastRenderedPageBreak/>
        <w:t>Update Authorize() function with the code below</w:t>
      </w:r>
    </w:p>
    <w:tbl>
      <w:tblPr>
        <w:tblStyle w:val="TableGrid"/>
        <w:tblW w:w="0" w:type="auto"/>
        <w:tblLook w:val="04A0" w:firstRow="1" w:lastRow="0" w:firstColumn="1" w:lastColumn="0" w:noHBand="0" w:noVBand="1"/>
      </w:tblPr>
      <w:tblGrid>
        <w:gridCol w:w="10296"/>
      </w:tblGrid>
      <w:tr w:rsidR="004801AB" w:rsidRPr="004A2349" w:rsidTr="00634BE4">
        <w:tc>
          <w:tcPr>
            <w:tcW w:w="10296" w:type="dxa"/>
          </w:tcPr>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*Authorizesapaymentusingacreditcard.ThepaymentisauthorizedbyusingtheBASIC_CREDITprocessor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*onlyandsettingtheordernoasthetransactionID.Customizationsmayuseotherprocessorsandcustom</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*logictoauthorizecreditcardpayment.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3F5FBF"/>
                <w:sz w:val="20"/>
                <w:szCs w:val="20"/>
              </w:rPr>
              <w: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Authorize(args)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orderNo = args.OrderNo;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paymentInstrument = args.PaymentInstrument;</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var</w:t>
            </w:r>
            <w:r w:rsidRPr="004A2349">
              <w:rPr>
                <w:rFonts w:eastAsia="Times New Roman" w:cstheme="minorHAnsi"/>
                <w:color w:val="000000"/>
                <w:sz w:val="20"/>
                <w:szCs w:val="20"/>
              </w:rPr>
              <w:t xml:space="preserve"> paymentProcessor = PaymentMgr.getPaymentMethod(paymentInstrument.getPaymentMethod()).getPaymentProcessor();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Transaction.wrap(</w:t>
            </w:r>
            <w:r w:rsidRPr="004A2349">
              <w:rPr>
                <w:rFonts w:eastAsia="Times New Roman" w:cstheme="minorHAnsi"/>
                <w:b/>
                <w:bCs/>
                <w:color w:val="7F0055"/>
                <w:sz w:val="20"/>
                <w:szCs w:val="20"/>
              </w:rPr>
              <w:t>function</w:t>
            </w:r>
            <w:r w:rsidRPr="004A2349">
              <w:rPr>
                <w:rFonts w:eastAsia="Times New Roman" w:cstheme="minorHAnsi"/>
                <w:color w:val="000000"/>
                <w:sz w:val="20"/>
                <w:szCs w:val="20"/>
              </w:rPr>
              <w:t xml:space="preserve"> () {</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paymentInstrument.paymentTransaction.transactionID = orderNo;</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paymentInstrument.paymentTransaction.paymentProcessor = paymentProcessor;</w:t>
            </w:r>
          </w:p>
          <w:p w:rsidR="004801AB" w:rsidRPr="004A2349" w:rsidRDefault="004801AB" w:rsidP="00634BE4">
            <w:pPr>
              <w:autoSpaceDE w:val="0"/>
              <w:autoSpaceDN w:val="0"/>
              <w:adjustRightInd w:val="0"/>
              <w:spacing w:after="0" w:line="240" w:lineRule="auto"/>
              <w:rPr>
                <w:rFonts w:eastAsia="Times New Roman" w:cstheme="minorHAnsi"/>
                <w:sz w:val="20"/>
                <w:szCs w:val="20"/>
              </w:rPr>
            </w:pPr>
            <w:r w:rsidRPr="004A2349">
              <w:rPr>
                <w:rFonts w:eastAsia="Times New Roman" w:cstheme="minorHAnsi"/>
                <w:color w:val="000000"/>
                <w:sz w:val="20"/>
                <w:szCs w:val="20"/>
              </w:rPr>
              <w:t xml:space="preserve">    });</w:t>
            </w:r>
          </w:p>
          <w:p w:rsidR="004A2349" w:rsidRPr="004A2349" w:rsidRDefault="004801AB"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rPr>
              <w:tab/>
            </w:r>
            <w:r w:rsidR="004A2349" w:rsidRPr="004A2349">
              <w:rPr>
                <w:rFonts w:eastAsia="Times New Roman" w:cstheme="minorHAnsi"/>
                <w:b/>
                <w:bCs/>
                <w:color w:val="7F0055"/>
                <w:sz w:val="20"/>
                <w:szCs w:val="20"/>
                <w:highlight w:val="yellow"/>
              </w:rPr>
              <w:t>if</w:t>
            </w:r>
            <w:r w:rsidR="004A2349" w:rsidRPr="004A2349">
              <w:rPr>
                <w:rFonts w:eastAsia="Times New Roman" w:cstheme="minorHAnsi"/>
                <w:color w:val="000000"/>
                <w:sz w:val="20"/>
                <w:szCs w:val="20"/>
                <w:highlight w:val="yellow"/>
              </w:rPr>
              <w:t xml:space="preserve"> (session.forms.billing.paymentMethods.selectedPaymentMethodID.value.equals(</w:t>
            </w:r>
            <w:r w:rsidR="004A2349" w:rsidRPr="004A2349">
              <w:rPr>
                <w:rFonts w:eastAsia="Times New Roman" w:cstheme="minorHAnsi"/>
                <w:color w:val="2A00FF"/>
                <w:sz w:val="20"/>
                <w:szCs w:val="20"/>
                <w:highlight w:val="yellow"/>
              </w:rPr>
              <w:t>'DW_METHOD_AndroidPay'</w:t>
            </w:r>
            <w:r w:rsidR="004A2349" w:rsidRPr="004A2349">
              <w:rPr>
                <w:rFonts w:eastAsia="Times New Roman" w:cstheme="minorHAnsi"/>
                <w:color w:val="000000"/>
                <w:sz w:val="20"/>
                <w:szCs w:val="20"/>
                <w:highlight w:val="yellow"/>
              </w:rPr>
              <w:t>)) {</w:t>
            </w:r>
          </w:p>
          <w:p w:rsidR="004A2349" w:rsidRPr="004A2349" w:rsidRDefault="004A2349" w:rsidP="004A2349">
            <w:pPr>
              <w:autoSpaceDE w:val="0"/>
              <w:autoSpaceDN w:val="0"/>
              <w:adjustRightInd w:val="0"/>
              <w:spacing w:after="0" w:line="240" w:lineRule="auto"/>
              <w:rPr>
                <w:rFonts w:eastAsia="Times New Roman" w:cstheme="minorHAnsi"/>
                <w:sz w:val="20"/>
                <w:szCs w:val="20"/>
                <w:highlight w:val="yellow"/>
              </w:rPr>
            </w:pPr>
            <w:r w:rsidRPr="004A2349">
              <w:rPr>
                <w:rFonts w:eastAsia="Times New Roman" w:cstheme="minorHAnsi"/>
                <w:color w:val="000000"/>
                <w:sz w:val="20"/>
                <w:szCs w:val="20"/>
                <w:highlight w:val="yellow"/>
              </w:rPr>
              <w:t xml:space="preserve">    </w:t>
            </w:r>
            <w:r w:rsidRPr="004A2349">
              <w:rPr>
                <w:rFonts w:eastAsia="Times New Roman" w:cstheme="minorHAnsi"/>
                <w:color w:val="000000"/>
                <w:sz w:val="20"/>
                <w:szCs w:val="20"/>
                <w:highlight w:val="yellow"/>
              </w:rPr>
              <w:tab/>
            </w:r>
            <w:r w:rsidRPr="004A2349">
              <w:rPr>
                <w:rFonts w:eastAsia="Times New Roman" w:cstheme="minorHAnsi"/>
                <w:b/>
                <w:bCs/>
                <w:color w:val="7F0055"/>
                <w:sz w:val="20"/>
                <w:szCs w:val="20"/>
                <w:highlight w:val="yellow"/>
              </w:rPr>
              <w:t>return</w:t>
            </w:r>
            <w:r w:rsidRPr="004A2349">
              <w:rPr>
                <w:rFonts w:eastAsia="Times New Roman" w:cstheme="minorHAnsi"/>
                <w:color w:val="000000"/>
                <w:sz w:val="20"/>
                <w:szCs w:val="20"/>
                <w:highlight w:val="yellow"/>
              </w:rPr>
              <w:t xml:space="preserve"> {review:</w:t>
            </w:r>
            <w:r w:rsidRPr="004A2349">
              <w:rPr>
                <w:rFonts w:eastAsia="Times New Roman" w:cstheme="minorHAnsi"/>
                <w:b/>
                <w:bCs/>
                <w:color w:val="7F0055"/>
                <w:sz w:val="20"/>
                <w:szCs w:val="20"/>
                <w:highlight w:val="yellow"/>
              </w:rPr>
              <w:t>true</w:t>
            </w:r>
            <w:r w:rsidRPr="004A2349">
              <w:rPr>
                <w:rFonts w:eastAsia="Times New Roman" w:cstheme="minorHAnsi"/>
                <w:color w:val="000000"/>
                <w:sz w:val="20"/>
                <w:szCs w:val="20"/>
                <w:highlight w:val="yellow"/>
              </w:rPr>
              <w:t>};</w:t>
            </w:r>
          </w:p>
          <w:p w:rsidR="004A2349" w:rsidRPr="004A2349" w:rsidRDefault="004A2349" w:rsidP="004A2349">
            <w:pPr>
              <w:autoSpaceDE w:val="0"/>
              <w:autoSpaceDN w:val="0"/>
              <w:adjustRightInd w:val="0"/>
              <w:spacing w:after="0" w:line="240" w:lineRule="auto"/>
              <w:rPr>
                <w:rFonts w:eastAsia="Times New Roman" w:cstheme="minorHAnsi"/>
                <w:color w:val="000000"/>
                <w:sz w:val="20"/>
                <w:szCs w:val="20"/>
              </w:rPr>
            </w:pPr>
            <w:r w:rsidRPr="004A2349">
              <w:rPr>
                <w:rFonts w:eastAsia="Times New Roman" w:cstheme="minorHAnsi"/>
                <w:color w:val="000000"/>
                <w:sz w:val="20"/>
                <w:szCs w:val="20"/>
                <w:highlight w:val="yellow"/>
              </w:rPr>
              <w:t xml:space="preserve">    }</w:t>
            </w:r>
          </w:p>
          <w:p w:rsidR="004801AB" w:rsidRPr="004A2349" w:rsidRDefault="004801AB" w:rsidP="004A2349">
            <w:pPr>
              <w:autoSpaceDE w:val="0"/>
              <w:autoSpaceDN w:val="0"/>
              <w:adjustRightInd w:val="0"/>
              <w:spacing w:after="0" w:line="240" w:lineRule="auto"/>
              <w:rPr>
                <w:rFonts w:eastAsia="Times New Roman" w:cstheme="minorHAnsi"/>
                <w:sz w:val="20"/>
                <w:szCs w:val="20"/>
              </w:rPr>
            </w:pPr>
            <w:r w:rsidRPr="004A2349">
              <w:rPr>
                <w:rFonts w:eastAsia="Times New Roman" w:cstheme="minorHAnsi"/>
                <w:b/>
                <w:bCs/>
                <w:color w:val="7F0055"/>
                <w:sz w:val="20"/>
                <w:szCs w:val="20"/>
              </w:rPr>
              <w:t>return</w:t>
            </w:r>
            <w:r w:rsidRPr="004A2349">
              <w:rPr>
                <w:rFonts w:eastAsia="Times New Roman" w:cstheme="minorHAnsi"/>
                <w:color w:val="000000"/>
                <w:sz w:val="20"/>
                <w:szCs w:val="20"/>
              </w:rPr>
              <w:t xml:space="preserve"> {authorized: </w:t>
            </w:r>
            <w:r w:rsidRPr="004A2349">
              <w:rPr>
                <w:rFonts w:eastAsia="Times New Roman" w:cstheme="minorHAnsi"/>
                <w:b/>
                <w:bCs/>
                <w:color w:val="7F0055"/>
                <w:sz w:val="20"/>
                <w:szCs w:val="20"/>
              </w:rPr>
              <w:t>true</w:t>
            </w:r>
            <w:r w:rsidRPr="004A2349">
              <w:rPr>
                <w:rFonts w:eastAsia="Times New Roman" w:cstheme="minorHAnsi"/>
                <w:color w:val="000000"/>
                <w:sz w:val="20"/>
                <w:szCs w:val="20"/>
              </w:rPr>
              <w:t>};</w:t>
            </w:r>
          </w:p>
          <w:p w:rsidR="004801AB" w:rsidRPr="004A2349" w:rsidRDefault="004801AB" w:rsidP="005C1822">
            <w:pPr>
              <w:pStyle w:val="BodyText"/>
            </w:pPr>
            <w:r w:rsidRPr="004A2349">
              <w:t>}</w:t>
            </w:r>
          </w:p>
        </w:tc>
      </w:tr>
    </w:tbl>
    <w:p w:rsidR="004801AB" w:rsidRPr="00E33D85" w:rsidRDefault="004801AB" w:rsidP="005C1822">
      <w:pPr>
        <w:pStyle w:val="BodyText"/>
      </w:pPr>
    </w:p>
    <w:p w:rsidR="004801AB" w:rsidRPr="00E33D85" w:rsidRDefault="004801AB" w:rsidP="005C1822">
      <w:pPr>
        <w:pStyle w:val="BodyText"/>
      </w:pPr>
    </w:p>
    <w:p w:rsidR="004801AB" w:rsidRPr="00E33D85" w:rsidRDefault="004801AB" w:rsidP="005C1822">
      <w:pPr>
        <w:pStyle w:val="BodyText"/>
      </w:pPr>
      <w:r w:rsidRPr="00E33D85">
        <w:t>[Note: this change is for testing purpose only]</w:t>
      </w:r>
      <w:r w:rsidRPr="00E33D85">
        <w:tab/>
      </w:r>
    </w:p>
    <w:p w:rsidR="004801AB" w:rsidRPr="00E33D85" w:rsidRDefault="004801AB" w:rsidP="004801AB">
      <w:pPr>
        <w:pStyle w:val="Heading4"/>
        <w:rPr>
          <w:rFonts w:asciiTheme="minorHAnsi" w:hAnsiTheme="minorHAnsi"/>
        </w:rPr>
      </w:pPr>
      <w:r w:rsidRPr="00E33D85">
        <w:rPr>
          <w:rFonts w:asciiTheme="minorHAnsi" w:hAnsiTheme="minorHAnsi"/>
        </w:rPr>
        <w:t xml:space="preserve">Rest Interface Testing </w:t>
      </w:r>
    </w:p>
    <w:p w:rsidR="004801AB" w:rsidRPr="00E33D85" w:rsidRDefault="004801AB" w:rsidP="005C1822">
      <w:pPr>
        <w:pStyle w:val="BodyText"/>
      </w:pPr>
    </w:p>
    <w:p w:rsidR="004801AB" w:rsidRPr="00E33D85" w:rsidRDefault="004801AB" w:rsidP="004801AB">
      <w:r w:rsidRPr="00E33D85">
        <w:t>The Interface can be tested via any REST client like SOAPUI etc. Below are the steps to test the REST service</w:t>
      </w:r>
    </w:p>
    <w:p w:rsidR="004801AB" w:rsidRPr="00E33D85" w:rsidRDefault="004801AB" w:rsidP="007D5AFD">
      <w:pPr>
        <w:pStyle w:val="ListParagraph"/>
        <w:numPr>
          <w:ilvl w:val="0"/>
          <w:numId w:val="48"/>
        </w:numPr>
      </w:pPr>
      <w:r w:rsidRPr="00E33D85">
        <w:t>Install the REST client on machine or browser</w:t>
      </w:r>
    </w:p>
    <w:p w:rsidR="004801AB" w:rsidRPr="00E33D85" w:rsidRDefault="004801AB" w:rsidP="007D5AFD">
      <w:pPr>
        <w:pStyle w:val="ListParagraph"/>
        <w:numPr>
          <w:ilvl w:val="0"/>
          <w:numId w:val="48"/>
        </w:numPr>
      </w:pPr>
      <w:r w:rsidRPr="00E33D85">
        <w:t>Hit the secure End Point URL as POST request having merchant site URL for “Cybersource_ApplePay-Authorize” [example: https://&lt;merchant sandbox&gt;/on/demandware.store/Sites-&lt;merchant site&gt;-Site/default/Cybersource_ApplePay-Authorize]</w:t>
      </w:r>
    </w:p>
    <w:p w:rsidR="004801AB" w:rsidRPr="00E33D85" w:rsidRDefault="004801AB" w:rsidP="007D5AFD">
      <w:pPr>
        <w:pStyle w:val="ListParagraph"/>
        <w:numPr>
          <w:ilvl w:val="0"/>
          <w:numId w:val="48"/>
        </w:numPr>
      </w:pPr>
      <w:r w:rsidRPr="00E33D85">
        <w:t xml:space="preserve">Add key-value pairs in header for credentials </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t>HEADER KEY</w:t>
            </w:r>
          </w:p>
        </w:tc>
        <w:tc>
          <w:tcPr>
            <w:tcW w:w="6678" w:type="dxa"/>
            <w:shd w:val="clear" w:color="auto" w:fill="BFBFBF" w:themeFill="background1" w:themeFillShade="BF"/>
          </w:tcPr>
          <w:p w:rsidR="004801AB" w:rsidRPr="00E33D85" w:rsidRDefault="004801AB" w:rsidP="00634BE4">
            <w:pPr>
              <w:rPr>
                <w:b/>
              </w:rPr>
            </w:pPr>
            <w:r w:rsidRPr="00E33D85">
              <w:rPr>
                <w:b/>
              </w:rPr>
              <w:t>HEADER VALUE</w:t>
            </w:r>
          </w:p>
        </w:tc>
      </w:tr>
      <w:tr w:rsidR="004801AB" w:rsidRPr="00E33D85" w:rsidTr="00634BE4">
        <w:tc>
          <w:tcPr>
            <w:tcW w:w="2142" w:type="dxa"/>
          </w:tcPr>
          <w:p w:rsidR="004801AB" w:rsidRPr="00DF78E5" w:rsidRDefault="004801AB" w:rsidP="00634BE4">
            <w:r w:rsidRPr="00DF78E5">
              <w:t>dw_androidpay_user</w:t>
            </w:r>
          </w:p>
        </w:tc>
        <w:tc>
          <w:tcPr>
            <w:tcW w:w="6678" w:type="dxa"/>
          </w:tcPr>
          <w:p w:rsidR="004801AB" w:rsidRPr="00E33D85" w:rsidRDefault="004801AB" w:rsidP="00634BE4">
            <w:r w:rsidRPr="00E33D85">
              <w:t>User is configured by merchant in demandware platform under site preferences</w:t>
            </w:r>
          </w:p>
        </w:tc>
      </w:tr>
      <w:tr w:rsidR="004801AB" w:rsidRPr="00E33D85" w:rsidTr="00634BE4">
        <w:tc>
          <w:tcPr>
            <w:tcW w:w="2142" w:type="dxa"/>
          </w:tcPr>
          <w:p w:rsidR="004801AB" w:rsidRPr="00DF78E5" w:rsidRDefault="004801AB" w:rsidP="00634BE4">
            <w:r w:rsidRPr="00DF78E5">
              <w:t>dw_androidpay_password</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 xml:space="preserve">Password is configured by merchant in demandware platform under site preferences. </w:t>
            </w:r>
          </w:p>
        </w:tc>
      </w:tr>
      <w:tr w:rsidR="004801AB" w:rsidRPr="00E33D85" w:rsidTr="00634BE4">
        <w:tc>
          <w:tcPr>
            <w:tcW w:w="2142" w:type="dxa"/>
          </w:tcPr>
          <w:p w:rsidR="004801AB" w:rsidRPr="00E33D85" w:rsidRDefault="004801AB" w:rsidP="00634BE4">
            <w:pPr>
              <w:rPr>
                <w:b/>
                <w:bCs/>
              </w:rPr>
            </w:pPr>
            <w:r w:rsidRPr="00E33D85">
              <w:t>Content-Type</w:t>
            </w:r>
          </w:p>
        </w:tc>
        <w:tc>
          <w:tcPr>
            <w:tcW w:w="6678" w:type="dxa"/>
          </w:tcPr>
          <w:p w:rsidR="004801AB" w:rsidRPr="00E33D85" w:rsidRDefault="004801AB" w:rsidP="00634BE4">
            <w:pPr>
              <w:rPr>
                <w:rFonts w:eastAsiaTheme="majorEastAsia" w:cstheme="majorBidi"/>
                <w:bCs/>
              </w:rPr>
            </w:pPr>
            <w:r w:rsidRPr="00E33D85">
              <w:rPr>
                <w:rFonts w:eastAsiaTheme="majorEastAsia" w:cstheme="majorBidi"/>
                <w:bCs/>
              </w:rPr>
              <w:t>application/json</w:t>
            </w:r>
          </w:p>
        </w:tc>
      </w:tr>
    </w:tbl>
    <w:p w:rsidR="004801AB" w:rsidRPr="00E33D85" w:rsidRDefault="004801AB" w:rsidP="007D5AFD">
      <w:pPr>
        <w:pStyle w:val="ListParagraph"/>
        <w:numPr>
          <w:ilvl w:val="0"/>
          <w:numId w:val="48"/>
        </w:numPr>
      </w:pPr>
      <w:r w:rsidRPr="00E33D85">
        <w:t>Pass below JSON when Payload test data available</w:t>
      </w:r>
    </w:p>
    <w:tbl>
      <w:tblPr>
        <w:tblStyle w:val="TableGrid"/>
        <w:tblW w:w="8820" w:type="dxa"/>
        <w:tblInd w:w="558" w:type="dxa"/>
        <w:tblLayout w:type="fixed"/>
        <w:tblLook w:val="04A0" w:firstRow="1" w:lastRow="0" w:firstColumn="1" w:lastColumn="0" w:noHBand="0" w:noVBand="1"/>
      </w:tblPr>
      <w:tblGrid>
        <w:gridCol w:w="2142"/>
        <w:gridCol w:w="6678"/>
      </w:tblGrid>
      <w:tr w:rsidR="004801AB" w:rsidRPr="00E33D85" w:rsidTr="00634BE4">
        <w:tc>
          <w:tcPr>
            <w:tcW w:w="2142" w:type="dxa"/>
            <w:shd w:val="clear" w:color="auto" w:fill="BFBFBF" w:themeFill="background1" w:themeFillShade="BF"/>
          </w:tcPr>
          <w:p w:rsidR="004801AB" w:rsidRPr="00E33D85" w:rsidRDefault="004801AB" w:rsidP="00634BE4">
            <w:pPr>
              <w:rPr>
                <w:b/>
              </w:rPr>
            </w:pPr>
            <w:r w:rsidRPr="00E33D85">
              <w:rPr>
                <w:b/>
              </w:rPr>
              <w:lastRenderedPageBreak/>
              <w:t>JSON KEY</w:t>
            </w:r>
          </w:p>
        </w:tc>
        <w:tc>
          <w:tcPr>
            <w:tcW w:w="6678"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142" w:type="dxa"/>
          </w:tcPr>
          <w:p w:rsidR="004801AB" w:rsidRPr="00E33D85" w:rsidRDefault="004801AB" w:rsidP="00634BE4">
            <w:pPr>
              <w:rPr>
                <w:bCs/>
              </w:rPr>
            </w:pPr>
            <w:r w:rsidRPr="00E33D85">
              <w:t>orderID</w:t>
            </w:r>
          </w:p>
        </w:tc>
        <w:tc>
          <w:tcPr>
            <w:tcW w:w="6678"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142" w:type="dxa"/>
          </w:tcPr>
          <w:p w:rsidR="004801AB" w:rsidRPr="00E33D85" w:rsidRDefault="004801AB" w:rsidP="00634BE4">
            <w:pPr>
              <w:rPr>
                <w:bCs/>
              </w:rPr>
            </w:pPr>
            <w:r w:rsidRPr="00E33D85">
              <w:t>encryptedPaymentBlob</w:t>
            </w:r>
          </w:p>
        </w:tc>
        <w:tc>
          <w:tcPr>
            <w:tcW w:w="6678" w:type="dxa"/>
          </w:tcPr>
          <w:p w:rsidR="004801AB" w:rsidRPr="00E33D85" w:rsidRDefault="004801AB" w:rsidP="00634BE4">
            <w:r>
              <w:t>Encrypted Android</w:t>
            </w:r>
            <w:r w:rsidRPr="00E33D85">
              <w:t>Pay blob data returned by ApplePay for PSP to place the order. This contains billing/shipping/card details in encrypted form.</w:t>
            </w:r>
          </w:p>
        </w:tc>
      </w:tr>
    </w:tbl>
    <w:p w:rsidR="004801AB" w:rsidRPr="00E33D85" w:rsidRDefault="004801AB" w:rsidP="007D5AFD">
      <w:pPr>
        <w:pStyle w:val="ListParagraph"/>
        <w:numPr>
          <w:ilvl w:val="0"/>
          <w:numId w:val="48"/>
        </w:numPr>
      </w:pPr>
      <w:r w:rsidRPr="00E33D85">
        <w:t>Pass below JSON when Network Token test data available</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orderID</w:t>
            </w:r>
          </w:p>
        </w:tc>
        <w:tc>
          <w:tcPr>
            <w:tcW w:w="6120" w:type="dxa"/>
          </w:tcPr>
          <w:p w:rsidR="004801AB" w:rsidRPr="00E33D85" w:rsidRDefault="004801AB" w:rsidP="00634BE4">
            <w:r w:rsidRPr="00E33D85">
              <w:t xml:space="preserve">The order ID of </w:t>
            </w:r>
            <w:r>
              <w:t>Android</w:t>
            </w:r>
            <w:r w:rsidRPr="00E33D85">
              <w:t>Pay order object created during checkout journey of ApplePay</w:t>
            </w:r>
          </w:p>
        </w:tc>
      </w:tr>
      <w:tr w:rsidR="004801AB" w:rsidRPr="00E33D85" w:rsidTr="00634BE4">
        <w:tc>
          <w:tcPr>
            <w:tcW w:w="2700" w:type="dxa"/>
          </w:tcPr>
          <w:p w:rsidR="004801AB" w:rsidRPr="00E33D85" w:rsidRDefault="004801AB" w:rsidP="00634BE4">
            <w:pPr>
              <w:rPr>
                <w:b/>
              </w:rPr>
            </w:pPr>
            <w:r w:rsidRPr="00E33D85">
              <w:t>networkToken</w:t>
            </w:r>
          </w:p>
        </w:tc>
        <w:tc>
          <w:tcPr>
            <w:tcW w:w="6120" w:type="dxa"/>
          </w:tcPr>
          <w:p w:rsidR="004801AB" w:rsidRPr="00E33D85" w:rsidRDefault="004801AB" w:rsidP="00634BE4">
            <w:r w:rsidRPr="00E33D85">
              <w:t xml:space="preserve">Network Token returned by </w:t>
            </w:r>
            <w:r>
              <w:t>Android</w:t>
            </w:r>
            <w:r w:rsidRPr="00E33D85">
              <w:t>Pay for PSP authorization (Max length 20 character)</w:t>
            </w:r>
          </w:p>
        </w:tc>
      </w:tr>
      <w:tr w:rsidR="004801AB" w:rsidRPr="00E33D85" w:rsidTr="00634BE4">
        <w:tc>
          <w:tcPr>
            <w:tcW w:w="2700" w:type="dxa"/>
          </w:tcPr>
          <w:p w:rsidR="004801AB" w:rsidRPr="00E33D85" w:rsidRDefault="004801AB" w:rsidP="00634BE4">
            <w:pPr>
              <w:rPr>
                <w:b/>
              </w:rPr>
            </w:pPr>
            <w:r w:rsidRPr="00E33D85">
              <w:t>cardType</w:t>
            </w:r>
          </w:p>
        </w:tc>
        <w:tc>
          <w:tcPr>
            <w:tcW w:w="6120" w:type="dxa"/>
          </w:tcPr>
          <w:p w:rsidR="004801AB" w:rsidRPr="00E33D85" w:rsidRDefault="004801AB" w:rsidP="00634BE4">
            <w:r w:rsidRPr="00E33D85">
              <w:t xml:space="preserve">Card Type returned by </w:t>
            </w:r>
            <w:r>
              <w:t>Android</w:t>
            </w:r>
            <w:r w:rsidRPr="00E33D85">
              <w:t>Pay for PSP authorization. Supported types visa/mastercard/amex</w:t>
            </w:r>
          </w:p>
        </w:tc>
      </w:tr>
      <w:tr w:rsidR="004801AB" w:rsidRPr="00E33D85" w:rsidTr="00634BE4">
        <w:tc>
          <w:tcPr>
            <w:tcW w:w="2700" w:type="dxa"/>
          </w:tcPr>
          <w:p w:rsidR="004801AB" w:rsidRPr="00E33D85" w:rsidRDefault="004801AB" w:rsidP="00634BE4">
            <w:pPr>
              <w:rPr>
                <w:b/>
              </w:rPr>
            </w:pPr>
            <w:r w:rsidRPr="00E33D85">
              <w:t>tokenExpirationDate</w:t>
            </w:r>
          </w:p>
        </w:tc>
        <w:tc>
          <w:tcPr>
            <w:tcW w:w="6120" w:type="dxa"/>
          </w:tcPr>
          <w:p w:rsidR="004801AB" w:rsidRPr="00E33D85" w:rsidRDefault="004801AB" w:rsidP="00634BE4">
            <w:r w:rsidRPr="00E33D85">
              <w:t xml:space="preserve">Network Token Expiration Date returned by </w:t>
            </w:r>
            <w:r>
              <w:t>Android</w:t>
            </w:r>
            <w:r w:rsidRPr="00E33D85">
              <w:t>Pay for PSP authorization. Format YYMMDD</w:t>
            </w:r>
          </w:p>
        </w:tc>
      </w:tr>
      <w:tr w:rsidR="004801AB" w:rsidRPr="00E33D85" w:rsidTr="00634BE4">
        <w:tc>
          <w:tcPr>
            <w:tcW w:w="2700" w:type="dxa"/>
          </w:tcPr>
          <w:p w:rsidR="004801AB" w:rsidRPr="00E33D85" w:rsidRDefault="004801AB" w:rsidP="00634BE4">
            <w:pPr>
              <w:rPr>
                <w:b/>
              </w:rPr>
            </w:pPr>
            <w:r w:rsidRPr="00E33D85">
              <w:t>cryptogram</w:t>
            </w:r>
          </w:p>
        </w:tc>
        <w:tc>
          <w:tcPr>
            <w:tcW w:w="6120" w:type="dxa"/>
          </w:tcPr>
          <w:p w:rsidR="004801AB" w:rsidRPr="00E33D85" w:rsidRDefault="004801AB" w:rsidP="00634BE4">
            <w:r w:rsidRPr="00E33D85">
              <w:t>Cryptogram encoded form (max length 40 character)</w:t>
            </w:r>
          </w:p>
        </w:tc>
      </w:tr>
    </w:tbl>
    <w:p w:rsidR="004801AB" w:rsidRPr="00E33D85" w:rsidRDefault="004801AB" w:rsidP="007D5AFD">
      <w:pPr>
        <w:pStyle w:val="ListParagraph"/>
        <w:numPr>
          <w:ilvl w:val="0"/>
          <w:numId w:val="48"/>
        </w:numPr>
      </w:pPr>
      <w:r w:rsidRPr="00E33D85">
        <w:t>Test the Success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TRANSACTION_RESULT</w:t>
            </w:r>
          </w:p>
        </w:tc>
        <w:tc>
          <w:tcPr>
            <w:tcW w:w="6120" w:type="dxa"/>
          </w:tcPr>
          <w:p w:rsidR="004801AB" w:rsidRPr="00E33D85" w:rsidRDefault="004801AB" w:rsidP="00634BE4">
            <w:r w:rsidRPr="00E33D85">
              <w:t>Below json key-value pairs</w:t>
            </w:r>
          </w:p>
        </w:tc>
      </w:tr>
      <w:tr w:rsidR="004801AB" w:rsidRPr="00E33D85" w:rsidTr="00634BE4">
        <w:tc>
          <w:tcPr>
            <w:tcW w:w="2700" w:type="dxa"/>
          </w:tcPr>
          <w:p w:rsidR="004801AB" w:rsidRPr="00E33D85" w:rsidRDefault="004801AB" w:rsidP="00634BE4">
            <w:pPr>
              <w:rPr>
                <w:b/>
              </w:rPr>
            </w:pPr>
            <w:r w:rsidRPr="00E33D85">
              <w:t>DECISION</w:t>
            </w:r>
          </w:p>
        </w:tc>
        <w:tc>
          <w:tcPr>
            <w:tcW w:w="6120" w:type="dxa"/>
          </w:tcPr>
          <w:p w:rsidR="004801AB" w:rsidRPr="00E33D85" w:rsidRDefault="004801AB" w:rsidP="00634BE4">
            <w:r w:rsidRPr="00E33D85">
              <w:t>Possible values ACCEPT | REVIEW | REJECT | ERROR | CANCEL</w:t>
            </w:r>
          </w:p>
        </w:tc>
      </w:tr>
      <w:tr w:rsidR="004801AB" w:rsidRPr="00E33D85" w:rsidTr="00634BE4">
        <w:tc>
          <w:tcPr>
            <w:tcW w:w="2700" w:type="dxa"/>
          </w:tcPr>
          <w:p w:rsidR="004801AB" w:rsidRPr="00E33D85" w:rsidRDefault="004801AB" w:rsidP="00634BE4">
            <w:pPr>
              <w:rPr>
                <w:b/>
              </w:rPr>
            </w:pPr>
            <w:r w:rsidRPr="00E33D85">
              <w:t>REASON_CODE</w:t>
            </w:r>
          </w:p>
        </w:tc>
        <w:tc>
          <w:tcPr>
            <w:tcW w:w="6120" w:type="dxa"/>
          </w:tcPr>
          <w:p w:rsidR="004801AB" w:rsidRPr="00E33D85" w:rsidRDefault="004801AB" w:rsidP="00634BE4">
            <w:r w:rsidRPr="00E33D85">
              <w:t>ReasonCode</w:t>
            </w:r>
          </w:p>
        </w:tc>
      </w:tr>
      <w:tr w:rsidR="004801AB" w:rsidRPr="00E33D85" w:rsidTr="00634BE4">
        <w:tc>
          <w:tcPr>
            <w:tcW w:w="2700" w:type="dxa"/>
          </w:tcPr>
          <w:p w:rsidR="004801AB" w:rsidRPr="00E33D85" w:rsidRDefault="004801AB" w:rsidP="00634BE4">
            <w:pPr>
              <w:rPr>
                <w:b/>
              </w:rPr>
            </w:pPr>
            <w:r w:rsidRPr="00E33D85">
              <w:t>REQUEST_ID</w:t>
            </w:r>
          </w:p>
        </w:tc>
        <w:tc>
          <w:tcPr>
            <w:tcW w:w="6120" w:type="dxa"/>
          </w:tcPr>
          <w:p w:rsidR="004801AB" w:rsidRPr="00E33D85" w:rsidRDefault="004801AB" w:rsidP="00634BE4">
            <w:r w:rsidRPr="00E33D85">
              <w:t>RequestID</w:t>
            </w:r>
          </w:p>
        </w:tc>
      </w:tr>
      <w:tr w:rsidR="004801AB" w:rsidRPr="00E33D85" w:rsidTr="00634BE4">
        <w:tc>
          <w:tcPr>
            <w:tcW w:w="2700" w:type="dxa"/>
          </w:tcPr>
          <w:p w:rsidR="004801AB" w:rsidRPr="00E33D85" w:rsidRDefault="004801AB" w:rsidP="00634BE4">
            <w:pPr>
              <w:rPr>
                <w:b/>
              </w:rPr>
            </w:pPr>
            <w:r w:rsidRPr="00E33D85">
              <w:t>REQUEST_TOKEN</w:t>
            </w:r>
          </w:p>
        </w:tc>
        <w:tc>
          <w:tcPr>
            <w:tcW w:w="6120" w:type="dxa"/>
          </w:tcPr>
          <w:p w:rsidR="004801AB" w:rsidRPr="00E33D85" w:rsidRDefault="004801AB" w:rsidP="00634BE4">
            <w:r w:rsidRPr="00E33D85">
              <w:t>RequestToken</w:t>
            </w:r>
          </w:p>
        </w:tc>
      </w:tr>
      <w:tr w:rsidR="004801AB" w:rsidRPr="00E33D85" w:rsidTr="00634BE4">
        <w:tc>
          <w:tcPr>
            <w:tcW w:w="2700" w:type="dxa"/>
          </w:tcPr>
          <w:p w:rsidR="004801AB" w:rsidRPr="00E33D85" w:rsidRDefault="004801AB" w:rsidP="00634BE4">
            <w:pPr>
              <w:rPr>
                <w:b/>
              </w:rPr>
            </w:pPr>
            <w:r w:rsidRPr="00E33D85">
              <w:t>AUTHORIZATION_AMOUNT</w:t>
            </w:r>
          </w:p>
        </w:tc>
        <w:tc>
          <w:tcPr>
            <w:tcW w:w="6120" w:type="dxa"/>
          </w:tcPr>
          <w:p w:rsidR="004801AB" w:rsidRPr="00E33D85" w:rsidRDefault="004801AB" w:rsidP="00634BE4">
            <w:r w:rsidRPr="00E33D85">
              <w:t>AuthorizationAmount</w:t>
            </w:r>
          </w:p>
        </w:tc>
      </w:tr>
      <w:tr w:rsidR="004801AB" w:rsidRPr="00E33D85" w:rsidTr="00634BE4">
        <w:tc>
          <w:tcPr>
            <w:tcW w:w="2700" w:type="dxa"/>
          </w:tcPr>
          <w:p w:rsidR="004801AB" w:rsidRPr="00E33D85" w:rsidRDefault="004801AB" w:rsidP="00634BE4">
            <w:pPr>
              <w:rPr>
                <w:b/>
              </w:rPr>
            </w:pPr>
            <w:r w:rsidRPr="00E33D85">
              <w:t>AUTHORIZATION_CODE</w:t>
            </w:r>
          </w:p>
        </w:tc>
        <w:tc>
          <w:tcPr>
            <w:tcW w:w="6120" w:type="dxa"/>
          </w:tcPr>
          <w:p w:rsidR="004801AB" w:rsidRPr="00E33D85" w:rsidRDefault="004801AB" w:rsidP="00634BE4">
            <w:r w:rsidRPr="00E33D85">
              <w:t>AuthorizationCode</w:t>
            </w:r>
          </w:p>
        </w:tc>
      </w:tr>
      <w:tr w:rsidR="004801AB" w:rsidRPr="00E33D85" w:rsidTr="00634BE4">
        <w:tc>
          <w:tcPr>
            <w:tcW w:w="2700" w:type="dxa"/>
          </w:tcPr>
          <w:p w:rsidR="004801AB" w:rsidRPr="00E33D85" w:rsidRDefault="004801AB" w:rsidP="00634BE4">
            <w:pPr>
              <w:rPr>
                <w:b/>
              </w:rPr>
            </w:pPr>
            <w:r w:rsidRPr="00E33D85">
              <w:t>AUTHORIZATION_REASON_CODE</w:t>
            </w:r>
          </w:p>
        </w:tc>
        <w:tc>
          <w:tcPr>
            <w:tcW w:w="6120" w:type="dxa"/>
          </w:tcPr>
          <w:p w:rsidR="004801AB" w:rsidRPr="00E33D85" w:rsidRDefault="004801AB" w:rsidP="00634BE4">
            <w:r w:rsidRPr="00E33D85">
              <w:t>AuthorizationReasonCode</w:t>
            </w:r>
          </w:p>
        </w:tc>
      </w:tr>
      <w:tr w:rsidR="004801AB" w:rsidRPr="00E33D85" w:rsidTr="00634BE4">
        <w:tc>
          <w:tcPr>
            <w:tcW w:w="2700" w:type="dxa"/>
          </w:tcPr>
          <w:p w:rsidR="004801AB" w:rsidRPr="00E33D85" w:rsidRDefault="004801AB" w:rsidP="00634BE4">
            <w:r w:rsidRPr="009B487B">
              <w:t>SUBSCRIPTION_ID</w:t>
            </w:r>
          </w:p>
        </w:tc>
        <w:tc>
          <w:tcPr>
            <w:tcW w:w="6120" w:type="dxa"/>
          </w:tcPr>
          <w:p w:rsidR="004801AB" w:rsidRPr="00E33D85" w:rsidRDefault="004801AB" w:rsidP="00634BE4">
            <w:r>
              <w:t>Subsciption id in case of tokenization is enabled in BM</w:t>
            </w:r>
          </w:p>
        </w:tc>
      </w:tr>
      <w:tr w:rsidR="004801AB" w:rsidRPr="00E33D85" w:rsidTr="00634BE4">
        <w:tc>
          <w:tcPr>
            <w:tcW w:w="2700" w:type="dxa"/>
          </w:tcPr>
          <w:p w:rsidR="004801AB" w:rsidRPr="00E33D85" w:rsidRDefault="004801AB" w:rsidP="00634BE4">
            <w:pPr>
              <w:rPr>
                <w:b/>
              </w:rPr>
            </w:pPr>
            <w:r w:rsidRPr="00E33D85">
              <w:t>DAV_REASON_CODE</w:t>
            </w:r>
          </w:p>
        </w:tc>
        <w:tc>
          <w:tcPr>
            <w:tcW w:w="6120" w:type="dxa"/>
          </w:tcPr>
          <w:p w:rsidR="004801AB" w:rsidRPr="00E33D85" w:rsidRDefault="004801AB" w:rsidP="00634BE4">
            <w:r w:rsidRPr="00E33D85">
              <w:t>DAVReasonCode</w:t>
            </w:r>
          </w:p>
        </w:tc>
      </w:tr>
      <w:tr w:rsidR="004801AB" w:rsidRPr="00E33D85" w:rsidTr="00634BE4">
        <w:tc>
          <w:tcPr>
            <w:tcW w:w="2700" w:type="dxa"/>
          </w:tcPr>
          <w:p w:rsidR="004801AB" w:rsidRPr="00E33D85" w:rsidRDefault="004801AB" w:rsidP="00634BE4">
            <w:pPr>
              <w:rPr>
                <w:b/>
              </w:rPr>
            </w:pPr>
            <w:r w:rsidRPr="00E33D85">
              <w:lastRenderedPageBreak/>
              <w:t>RAW_SERVICE_RESPONSE</w:t>
            </w:r>
          </w:p>
        </w:tc>
        <w:tc>
          <w:tcPr>
            <w:tcW w:w="6120" w:type="dxa"/>
          </w:tcPr>
          <w:p w:rsidR="004801AB" w:rsidRPr="00E33D85" w:rsidRDefault="004801AB" w:rsidP="00634BE4">
            <w:r w:rsidRPr="00E33D85">
              <w:t>Entire service response in form of JSON</w:t>
            </w:r>
          </w:p>
        </w:tc>
      </w:tr>
    </w:tbl>
    <w:p w:rsidR="004801AB" w:rsidRPr="00E33D85" w:rsidRDefault="004801AB" w:rsidP="004801AB">
      <w:pPr>
        <w:pStyle w:val="ListParagraph"/>
        <w:ind w:left="432"/>
      </w:pPr>
    </w:p>
    <w:p w:rsidR="004801AB" w:rsidRPr="00E33D85" w:rsidRDefault="004801AB" w:rsidP="007D5AFD">
      <w:pPr>
        <w:pStyle w:val="ListParagraph"/>
        <w:numPr>
          <w:ilvl w:val="0"/>
          <w:numId w:val="48"/>
        </w:numPr>
      </w:pPr>
      <w:r w:rsidRPr="00E33D85">
        <w:t>Test the Validation/Failure response JSON</w:t>
      </w:r>
    </w:p>
    <w:tbl>
      <w:tblPr>
        <w:tblStyle w:val="TableGrid"/>
        <w:tblW w:w="8820" w:type="dxa"/>
        <w:tblInd w:w="558" w:type="dxa"/>
        <w:tblLayout w:type="fixed"/>
        <w:tblLook w:val="04A0" w:firstRow="1" w:lastRow="0" w:firstColumn="1" w:lastColumn="0" w:noHBand="0" w:noVBand="1"/>
      </w:tblPr>
      <w:tblGrid>
        <w:gridCol w:w="2700"/>
        <w:gridCol w:w="6120"/>
      </w:tblGrid>
      <w:tr w:rsidR="004801AB" w:rsidRPr="00E33D85" w:rsidTr="00634BE4">
        <w:tc>
          <w:tcPr>
            <w:tcW w:w="2700" w:type="dxa"/>
            <w:shd w:val="clear" w:color="auto" w:fill="BFBFBF" w:themeFill="background1" w:themeFillShade="BF"/>
          </w:tcPr>
          <w:p w:rsidR="004801AB" w:rsidRPr="00E33D85" w:rsidRDefault="004801AB" w:rsidP="00634BE4">
            <w:pPr>
              <w:rPr>
                <w:b/>
              </w:rPr>
            </w:pPr>
            <w:r w:rsidRPr="00E33D85">
              <w:rPr>
                <w:b/>
              </w:rPr>
              <w:t>JSON KEY</w:t>
            </w:r>
          </w:p>
        </w:tc>
        <w:tc>
          <w:tcPr>
            <w:tcW w:w="6120" w:type="dxa"/>
            <w:shd w:val="clear" w:color="auto" w:fill="BFBFBF" w:themeFill="background1" w:themeFillShade="BF"/>
          </w:tcPr>
          <w:p w:rsidR="004801AB" w:rsidRPr="00E33D85" w:rsidRDefault="004801AB" w:rsidP="00634BE4">
            <w:pPr>
              <w:rPr>
                <w:b/>
              </w:rPr>
            </w:pPr>
            <w:r w:rsidRPr="00E33D85">
              <w:rPr>
                <w:b/>
              </w:rPr>
              <w:t>JSON VALUE</w:t>
            </w:r>
          </w:p>
        </w:tc>
      </w:tr>
      <w:tr w:rsidR="004801AB" w:rsidRPr="00E33D85" w:rsidTr="00634BE4">
        <w:tc>
          <w:tcPr>
            <w:tcW w:w="2700" w:type="dxa"/>
          </w:tcPr>
          <w:p w:rsidR="004801AB" w:rsidRPr="00E33D85" w:rsidRDefault="004801AB" w:rsidP="00634BE4">
            <w:pPr>
              <w:rPr>
                <w:b/>
              </w:rPr>
            </w:pPr>
            <w:r w:rsidRPr="00E33D85">
              <w:t>ERROR_CODE</w:t>
            </w:r>
          </w:p>
        </w:tc>
        <w:tc>
          <w:tcPr>
            <w:tcW w:w="6120" w:type="dxa"/>
          </w:tcPr>
          <w:p w:rsidR="004801AB" w:rsidRPr="00E33D85" w:rsidRDefault="004801AB" w:rsidP="00634BE4">
            <w:r w:rsidRPr="00E33D85">
              <w:t>Validation failure error code of interface</w:t>
            </w:r>
          </w:p>
        </w:tc>
      </w:tr>
      <w:tr w:rsidR="004801AB" w:rsidRPr="00E33D85" w:rsidTr="00634BE4">
        <w:tc>
          <w:tcPr>
            <w:tcW w:w="2700" w:type="dxa"/>
          </w:tcPr>
          <w:p w:rsidR="004801AB" w:rsidRPr="00E33D85" w:rsidRDefault="004801AB" w:rsidP="00634BE4">
            <w:pPr>
              <w:rPr>
                <w:b/>
              </w:rPr>
            </w:pPr>
            <w:r w:rsidRPr="00E33D85">
              <w:t>ERROR_MSG</w:t>
            </w:r>
          </w:p>
        </w:tc>
        <w:tc>
          <w:tcPr>
            <w:tcW w:w="6120" w:type="dxa"/>
          </w:tcPr>
          <w:p w:rsidR="004801AB" w:rsidRPr="00E33D85" w:rsidRDefault="004801AB" w:rsidP="00634BE4">
            <w:r w:rsidRPr="00E33D85">
              <w:t>Validation failure message of interface</w:t>
            </w:r>
          </w:p>
        </w:tc>
      </w:tr>
    </w:tbl>
    <w:p w:rsidR="004801AB" w:rsidRDefault="004801AB" w:rsidP="004801AB">
      <w:pPr>
        <w:pStyle w:val="Heading5"/>
        <w:rPr>
          <w:rFonts w:asciiTheme="minorHAnsi" w:hAnsiTheme="minorHAnsi"/>
        </w:rPr>
      </w:pPr>
      <w:r w:rsidRPr="006A6145">
        <w:rPr>
          <w:rFonts w:asciiTheme="minorHAnsi" w:hAnsiTheme="minorHAnsi"/>
        </w:rPr>
        <w:t xml:space="preserve">Sample </w:t>
      </w:r>
      <w:r>
        <w:t>Android</w:t>
      </w:r>
      <w:r w:rsidRPr="00E33D85">
        <w:t xml:space="preserve">Pay </w:t>
      </w:r>
      <w:r w:rsidRPr="006A6145">
        <w:rPr>
          <w:rFonts w:asciiTheme="minorHAnsi" w:hAnsiTheme="minorHAnsi"/>
        </w:rPr>
        <w:t>InterfaceJSON Request /Response</w:t>
      </w:r>
      <w:r>
        <w:rPr>
          <w:rFonts w:asciiTheme="minorHAnsi" w:hAnsiTheme="minorHAnsi"/>
        </w:rPr>
        <w:t xml:space="preserve"> format</w:t>
      </w:r>
    </w:p>
    <w:p w:rsidR="004801AB" w:rsidRDefault="004801AB" w:rsidP="005C1822">
      <w:pPr>
        <w:pStyle w:val="BodyText"/>
      </w:pPr>
      <w:r>
        <w:t>Interface 1: Request with network Token and Cryptogram data:</w:t>
      </w:r>
    </w:p>
    <w:p w:rsidR="004801AB" w:rsidRDefault="004801AB" w:rsidP="005C1822">
      <w:pPr>
        <w:pStyle w:val="BodyText"/>
      </w:pPr>
    </w:p>
    <w:p w:rsidR="004801AB" w:rsidRDefault="004801AB" w:rsidP="005C1822">
      <w:pPr>
        <w:pStyle w:val="BodyText"/>
      </w:pPr>
      <w:r>
        <w:rPr>
          <w:noProof/>
        </w:rPr>
        <w:drawing>
          <wp:inline distT="0" distB="0" distL="0" distR="0" wp14:anchorId="59D51C8D" wp14:editId="5FB53D04">
            <wp:extent cx="6400800" cy="3545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00800" cy="354584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r w:rsidRPr="005F15B2">
        <w:rPr>
          <w:b/>
        </w:rPr>
        <w:t>Interface2:</w:t>
      </w:r>
      <w:r>
        <w:t xml:space="preserve"> Request with encrypted payment BLOB data.</w:t>
      </w:r>
    </w:p>
    <w:p w:rsidR="004801AB" w:rsidRDefault="004801AB" w:rsidP="005C1822">
      <w:pPr>
        <w:pStyle w:val="BodyText"/>
      </w:pPr>
    </w:p>
    <w:p w:rsidR="004801AB" w:rsidRDefault="004801AB" w:rsidP="005C1822">
      <w:pPr>
        <w:pStyle w:val="BodyText"/>
      </w:pPr>
      <w:r>
        <w:rPr>
          <w:noProof/>
        </w:rPr>
        <w:lastRenderedPageBreak/>
        <w:drawing>
          <wp:inline distT="0" distB="0" distL="0" distR="0" wp14:anchorId="46F29C97" wp14:editId="646E3A66">
            <wp:extent cx="64008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400800" cy="2324100"/>
                    </a:xfrm>
                    <a:prstGeom prst="rect">
                      <a:avLst/>
                    </a:prstGeom>
                  </pic:spPr>
                </pic:pic>
              </a:graphicData>
            </a:graphic>
          </wp:inline>
        </w:drawing>
      </w:r>
    </w:p>
    <w:p w:rsidR="004801AB" w:rsidRDefault="004801AB" w:rsidP="005C1822">
      <w:pPr>
        <w:pStyle w:val="BodyText"/>
      </w:pPr>
    </w:p>
    <w:p w:rsidR="004801AB" w:rsidRDefault="004801AB" w:rsidP="005C1822">
      <w:pPr>
        <w:pStyle w:val="BodyText"/>
      </w:pPr>
    </w:p>
    <w:p w:rsidR="004801AB" w:rsidRDefault="004801AB" w:rsidP="005C1822">
      <w:pPr>
        <w:pStyle w:val="BodyText"/>
      </w:pPr>
    </w:p>
    <w:p w:rsidR="007276B2" w:rsidRPr="00E33D85" w:rsidRDefault="007276B2" w:rsidP="007276B2">
      <w:pPr>
        <w:pStyle w:val="Heading2"/>
        <w:pBdr>
          <w:top w:val="none" w:sz="0" w:space="0" w:color="auto"/>
        </w:pBdr>
        <w:rPr>
          <w:rFonts w:asciiTheme="minorHAnsi" w:hAnsiTheme="minorHAnsi"/>
        </w:rPr>
      </w:pPr>
      <w:bookmarkStart w:id="862" w:name="_Toc492911374"/>
      <w:r w:rsidRPr="00E33D85">
        <w:rPr>
          <w:rFonts w:asciiTheme="minorHAnsi" w:hAnsiTheme="minorHAnsi"/>
        </w:rPr>
        <w:lastRenderedPageBreak/>
        <w:t>Cartridges Structure and Reference</w:t>
      </w:r>
      <w:bookmarkEnd w:id="862"/>
    </w:p>
    <w:p w:rsidR="003F179C" w:rsidRPr="00E33D85" w:rsidRDefault="007907B0" w:rsidP="005C1822">
      <w:pPr>
        <w:pStyle w:val="BodyText"/>
      </w:pPr>
      <w:r>
        <w:rPr>
          <w:noProof/>
        </w:rPr>
        <w:drawing>
          <wp:inline distT="0" distB="0" distL="0" distR="0" wp14:anchorId="73C34A52" wp14:editId="260721E1">
            <wp:extent cx="3057525" cy="4848225"/>
            <wp:effectExtent l="19050" t="0" r="9525"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srcRect/>
                    <a:stretch>
                      <a:fillRect/>
                    </a:stretch>
                  </pic:blipFill>
                  <pic:spPr bwMode="auto">
                    <a:xfrm>
                      <a:off x="0" y="0"/>
                      <a:ext cx="3057525" cy="4848225"/>
                    </a:xfrm>
                    <a:prstGeom prst="rect">
                      <a:avLst/>
                    </a:prstGeom>
                    <a:noFill/>
                    <a:ln w="9525">
                      <a:noFill/>
                      <a:miter lim="800000"/>
                      <a:headEnd/>
                      <a:tailEnd/>
                    </a:ln>
                  </pic:spPr>
                </pic:pic>
              </a:graphicData>
            </a:graphic>
          </wp:inline>
        </w:drawing>
      </w:r>
    </w:p>
    <w:p w:rsidR="00652BB3" w:rsidRPr="00E33D85" w:rsidRDefault="00652BB3" w:rsidP="00652BB3">
      <w:pPr>
        <w:pStyle w:val="Heading1"/>
        <w:framePr w:wrap="auto" w:vAnchor="margin" w:yAlign="inline"/>
        <w:rPr>
          <w:rFonts w:asciiTheme="minorHAnsi" w:hAnsiTheme="minorHAnsi"/>
        </w:rPr>
      </w:pPr>
      <w:bookmarkStart w:id="863" w:name="_Toc368651184"/>
      <w:bookmarkStart w:id="864" w:name="_Toc492911375"/>
      <w:bookmarkEnd w:id="860"/>
      <w:r w:rsidRPr="00E33D85">
        <w:rPr>
          <w:rFonts w:asciiTheme="minorHAnsi" w:hAnsiTheme="minorHAnsi"/>
        </w:rPr>
        <w:t>Typical Project Plan</w:t>
      </w:r>
      <w:bookmarkEnd w:id="863"/>
      <w:bookmarkEnd w:id="864"/>
    </w:p>
    <w:p w:rsidR="003D49FF" w:rsidRPr="00E33D85" w:rsidRDefault="003D49FF" w:rsidP="003D49FF">
      <w:pPr>
        <w:pStyle w:val="Heading2"/>
        <w:rPr>
          <w:rFonts w:asciiTheme="minorHAnsi" w:hAnsiTheme="minorHAnsi"/>
        </w:rPr>
      </w:pPr>
      <w:bookmarkStart w:id="865" w:name="_Toc368651185"/>
      <w:bookmarkStart w:id="866" w:name="_Toc492911376"/>
      <w:r w:rsidRPr="00E33D85">
        <w:rPr>
          <w:rFonts w:asciiTheme="minorHAnsi" w:hAnsiTheme="minorHAnsi"/>
        </w:rPr>
        <w:t>Roles, Responsibilities</w:t>
      </w:r>
      <w:bookmarkEnd w:id="865"/>
      <w:bookmarkEnd w:id="866"/>
    </w:p>
    <w:p w:rsidR="003D49FF" w:rsidRPr="00EF1C6B" w:rsidRDefault="003D49FF" w:rsidP="005C1822">
      <w:pPr>
        <w:pStyle w:val="BodyText"/>
      </w:pPr>
      <w:r w:rsidRPr="00EF1C6B">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Pr="00E33D85" w:rsidRDefault="003D49FF" w:rsidP="003D49FF">
      <w:pPr>
        <w:pStyle w:val="Heading2"/>
        <w:rPr>
          <w:rFonts w:asciiTheme="minorHAnsi" w:hAnsiTheme="minorHAnsi"/>
        </w:rPr>
      </w:pPr>
      <w:bookmarkStart w:id="867" w:name="_Toc368651186"/>
      <w:bookmarkStart w:id="868" w:name="_Toc492911377"/>
      <w:r w:rsidRPr="00E33D85">
        <w:rPr>
          <w:rFonts w:asciiTheme="minorHAnsi" w:hAnsiTheme="minorHAnsi"/>
        </w:rPr>
        <w:lastRenderedPageBreak/>
        <w:t>Typical Efforts and Timelines</w:t>
      </w:r>
      <w:bookmarkEnd w:id="867"/>
      <w:bookmarkEnd w:id="868"/>
    </w:p>
    <w:p w:rsidR="003D49FF" w:rsidRPr="00E33D85" w:rsidRDefault="003D49FF" w:rsidP="005C1822">
      <w:pPr>
        <w:pStyle w:val="BodyText"/>
      </w:pPr>
      <w:r w:rsidRPr="00E33D85">
        <w:t xml:space="preserve">The level of effort is mostly detected by the services merchant may choose from the CyberSource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0"/>
        <w:gridCol w:w="4021"/>
        <w:gridCol w:w="3057"/>
      </w:tblGrid>
      <w:tr w:rsidR="003D49FF" w:rsidRPr="00E33D85" w:rsidTr="005B5B37">
        <w:trPr>
          <w:trHeight w:val="323"/>
        </w:trPr>
        <w:tc>
          <w:tcPr>
            <w:tcW w:w="2451" w:type="dxa"/>
            <w:shd w:val="clear" w:color="auto" w:fill="BFBFBF" w:themeFill="background1" w:themeFillShade="BF"/>
          </w:tcPr>
          <w:p w:rsidR="003D49FF" w:rsidRPr="00E33D85" w:rsidRDefault="003D49FF" w:rsidP="00E507BD">
            <w:pPr>
              <w:spacing w:after="0" w:line="240" w:lineRule="auto"/>
              <w:rPr>
                <w:b/>
              </w:rPr>
            </w:pPr>
            <w:r w:rsidRPr="00E33D85">
              <w:rPr>
                <w:b/>
              </w:rPr>
              <w:t xml:space="preserve">CyberSource Service </w:t>
            </w:r>
          </w:p>
        </w:tc>
        <w:tc>
          <w:tcPr>
            <w:tcW w:w="4402" w:type="dxa"/>
            <w:shd w:val="clear" w:color="auto" w:fill="BFBFBF" w:themeFill="background1" w:themeFillShade="BF"/>
          </w:tcPr>
          <w:p w:rsidR="003D49FF" w:rsidRPr="00E33D85" w:rsidRDefault="003D49FF" w:rsidP="00E507BD">
            <w:pPr>
              <w:spacing w:after="0" w:line="240" w:lineRule="auto"/>
              <w:rPr>
                <w:b/>
              </w:rPr>
            </w:pPr>
            <w:r w:rsidRPr="00E33D85">
              <w:rPr>
                <w:b/>
              </w:rPr>
              <w:t>Level of Effort (LOE)</w:t>
            </w:r>
          </w:p>
        </w:tc>
        <w:tc>
          <w:tcPr>
            <w:tcW w:w="3335" w:type="dxa"/>
            <w:shd w:val="clear" w:color="auto" w:fill="BFBFBF" w:themeFill="background1" w:themeFillShade="BF"/>
          </w:tcPr>
          <w:p w:rsidR="003D49FF" w:rsidRPr="00E33D85" w:rsidRDefault="003D49FF" w:rsidP="00E507BD">
            <w:pPr>
              <w:spacing w:after="0" w:line="240" w:lineRule="auto"/>
              <w:rPr>
                <w:b/>
              </w:rPr>
            </w:pPr>
            <w:r w:rsidRPr="00E33D85">
              <w:rPr>
                <w:b/>
              </w:rPr>
              <w:t>Dependencies</w:t>
            </w:r>
          </w:p>
        </w:tc>
      </w:tr>
      <w:tr w:rsidR="003D49FF" w:rsidRPr="00E33D85" w:rsidTr="001D27CF">
        <w:tc>
          <w:tcPr>
            <w:tcW w:w="2451" w:type="dxa"/>
          </w:tcPr>
          <w:p w:rsidR="003D49FF" w:rsidRPr="00E33D85" w:rsidRDefault="003D49FF" w:rsidP="00E507BD">
            <w:pPr>
              <w:spacing w:after="0" w:line="240" w:lineRule="auto"/>
            </w:pPr>
            <w:r w:rsidRPr="00E33D85">
              <w:t>Initial Cartridge Setup</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Add  CyberSource Cartridge</w:t>
            </w:r>
            <w:r w:rsidR="008733E6" w:rsidRPr="00E33D85">
              <w:t>s</w:t>
            </w:r>
            <w:r w:rsidRPr="00E33D85">
              <w:t xml:space="preserve"> to the project</w:t>
            </w:r>
          </w:p>
          <w:p w:rsidR="003D49FF" w:rsidRPr="00E33D85" w:rsidRDefault="003D49FF" w:rsidP="007D5AFD">
            <w:pPr>
              <w:pStyle w:val="Listenabsatz"/>
              <w:numPr>
                <w:ilvl w:val="0"/>
                <w:numId w:val="18"/>
              </w:numPr>
              <w:spacing w:before="240" w:after="0" w:line="240" w:lineRule="auto"/>
            </w:pPr>
            <w:r w:rsidRPr="00E33D85">
              <w:t xml:space="preserve">Import </w:t>
            </w:r>
            <w:r w:rsidR="008733E6" w:rsidRPr="00E33D85">
              <w:t>Configuration files as specified in configuration section</w:t>
            </w:r>
          </w:p>
        </w:tc>
        <w:tc>
          <w:tcPr>
            <w:tcW w:w="3335" w:type="dxa"/>
          </w:tcPr>
          <w:p w:rsidR="003D49FF" w:rsidRPr="00E33D85" w:rsidRDefault="003D49FF" w:rsidP="007D5AFD">
            <w:pPr>
              <w:pStyle w:val="Listenabsatz"/>
              <w:numPr>
                <w:ilvl w:val="0"/>
                <w:numId w:val="17"/>
              </w:numPr>
              <w:spacing w:after="0" w:line="240" w:lineRule="auto"/>
            </w:pPr>
            <w:r w:rsidRPr="00E33D85">
              <w:t xml:space="preserve">Cartridge is available </w:t>
            </w:r>
          </w:p>
        </w:tc>
      </w:tr>
      <w:tr w:rsidR="003D49FF" w:rsidRPr="00E33D85" w:rsidTr="001D27CF">
        <w:tc>
          <w:tcPr>
            <w:tcW w:w="2451" w:type="dxa"/>
          </w:tcPr>
          <w:p w:rsidR="003D49FF" w:rsidRPr="00E33D85" w:rsidRDefault="003D49FF" w:rsidP="00E507BD">
            <w:pPr>
              <w:spacing w:after="0" w:line="240" w:lineRule="auto"/>
            </w:pPr>
            <w:r w:rsidRPr="00E33D85">
              <w:t>Authorize Credit Card</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r w:rsidRPr="00E33D85">
              <w:t>List of tasks involved:</w:t>
            </w:r>
          </w:p>
          <w:p w:rsidR="003D49FF" w:rsidRPr="00E33D85" w:rsidRDefault="003D49FF" w:rsidP="007D5AFD">
            <w:pPr>
              <w:pStyle w:val="Listenabsatz"/>
              <w:numPr>
                <w:ilvl w:val="0"/>
                <w:numId w:val="20"/>
              </w:numPr>
              <w:spacing w:after="0" w:line="240" w:lineRule="auto"/>
            </w:pPr>
            <w:r w:rsidRPr="00E33D85">
              <w:t xml:space="preserve">Integrate CyberSource-AuthorizeCreditCard </w:t>
            </w:r>
            <w:r w:rsidR="003F4C2A" w:rsidRPr="00E33D85">
              <w:t>controller</w:t>
            </w:r>
            <w:r w:rsidRPr="00E33D85">
              <w:t xml:space="preserve"> with COPlaceOrder.</w:t>
            </w:r>
          </w:p>
        </w:tc>
        <w:tc>
          <w:tcPr>
            <w:tcW w:w="3335" w:type="dxa"/>
          </w:tcPr>
          <w:p w:rsidR="003D49FF" w:rsidRPr="00E33D85" w:rsidRDefault="003D49FF" w:rsidP="007D5AFD">
            <w:pPr>
              <w:pStyle w:val="Listenabsatz"/>
              <w:numPr>
                <w:ilvl w:val="0"/>
                <w:numId w:val="17"/>
              </w:numPr>
              <w:spacing w:after="0" w:line="240" w:lineRule="auto"/>
            </w:pPr>
            <w:r w:rsidRPr="00E33D85">
              <w:t>Merchant ID and Key is established for the client.</w:t>
            </w:r>
          </w:p>
          <w:p w:rsidR="003D49FF" w:rsidRPr="00E33D85" w:rsidRDefault="003D49FF" w:rsidP="007D5AFD">
            <w:pPr>
              <w:pStyle w:val="Listenabsatz"/>
              <w:numPr>
                <w:ilvl w:val="0"/>
                <w:numId w:val="17"/>
              </w:numPr>
              <w:spacing w:after="0" w:line="240" w:lineRule="auto"/>
            </w:pPr>
            <w:r w:rsidRPr="00E33D85">
              <w:t xml:space="preserve">Site Preferences for authorization configured with above ID and Key. </w:t>
            </w:r>
          </w:p>
        </w:tc>
      </w:tr>
      <w:tr w:rsidR="003D49FF" w:rsidRPr="00E33D85" w:rsidTr="001D27CF">
        <w:tc>
          <w:tcPr>
            <w:tcW w:w="2451" w:type="dxa"/>
          </w:tcPr>
          <w:p w:rsidR="003D49FF" w:rsidRPr="00E33D85" w:rsidRDefault="003D49FF" w:rsidP="00E507BD">
            <w:pPr>
              <w:spacing w:after="0" w:line="240" w:lineRule="auto"/>
            </w:pPr>
            <w:r w:rsidRPr="00E33D85">
              <w:t>Device Fingerprint (as addition to Authorize Credit Card)</w:t>
            </w:r>
          </w:p>
        </w:tc>
        <w:tc>
          <w:tcPr>
            <w:tcW w:w="4402" w:type="dxa"/>
          </w:tcPr>
          <w:p w:rsidR="003D49FF" w:rsidRPr="00E33D85" w:rsidRDefault="003D49FF" w:rsidP="00E507BD">
            <w:pPr>
              <w:spacing w:after="0" w:line="240" w:lineRule="auto"/>
              <w:rPr>
                <w:b/>
              </w:rPr>
            </w:pPr>
            <w:r w:rsidRPr="00E33D85">
              <w:rPr>
                <w:b/>
              </w:rPr>
              <w:t xml:space="preserve">0.5 </w:t>
            </w:r>
            <w:r w:rsidRPr="00E33D85">
              <w:rPr>
                <w:bCs/>
              </w:rPr>
              <w:t>Person Day</w:t>
            </w:r>
          </w:p>
        </w:tc>
        <w:tc>
          <w:tcPr>
            <w:tcW w:w="3335" w:type="dxa"/>
          </w:tcPr>
          <w:p w:rsidR="003D49FF" w:rsidRPr="00E33D85" w:rsidRDefault="003D49FF" w:rsidP="007D5AFD">
            <w:pPr>
              <w:pStyle w:val="Listenabsatz"/>
              <w:numPr>
                <w:ilvl w:val="0"/>
                <w:numId w:val="17"/>
              </w:numPr>
              <w:spacing w:after="0" w:line="240" w:lineRule="auto"/>
            </w:pPr>
            <w:r w:rsidRPr="00E33D85">
              <w:t>Enable Device Fingerprint, set Organization ID</w:t>
            </w:r>
          </w:p>
          <w:p w:rsidR="003D49FF" w:rsidRPr="00E33D85" w:rsidRDefault="003D49FF" w:rsidP="007D5AFD">
            <w:pPr>
              <w:pStyle w:val="Listenabsatz"/>
              <w:numPr>
                <w:ilvl w:val="0"/>
                <w:numId w:val="17"/>
              </w:numPr>
              <w:spacing w:after="0" w:line="240" w:lineRule="auto"/>
            </w:pPr>
            <w:r w:rsidRPr="00E33D85">
              <w:t>Add include at billing page.</w:t>
            </w:r>
          </w:p>
        </w:tc>
      </w:tr>
      <w:tr w:rsidR="003D49FF" w:rsidRPr="00E33D85" w:rsidTr="001D27CF">
        <w:tc>
          <w:tcPr>
            <w:tcW w:w="2451" w:type="dxa"/>
          </w:tcPr>
          <w:p w:rsidR="003D49FF" w:rsidRPr="00E33D85" w:rsidRDefault="003D49FF" w:rsidP="00E507BD">
            <w:pPr>
              <w:spacing w:after="0" w:line="240" w:lineRule="auto"/>
            </w:pPr>
            <w:r w:rsidRPr="00E33D85">
              <w:t>Address Verification Service (AVS)*</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tc>
      </w:tr>
      <w:tr w:rsidR="003D49FF" w:rsidRPr="00E33D85" w:rsidTr="001D27CF">
        <w:tc>
          <w:tcPr>
            <w:tcW w:w="2451" w:type="dxa"/>
          </w:tcPr>
          <w:p w:rsidR="003D49FF" w:rsidRPr="00E33D85" w:rsidRDefault="003D49FF" w:rsidP="00E507BD">
            <w:pPr>
              <w:spacing w:after="0" w:line="240" w:lineRule="auto"/>
            </w:pPr>
            <w:r w:rsidRPr="00E33D85">
              <w:t>Delivery Address Verification (DAV)*</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tc>
        <w:tc>
          <w:tcPr>
            <w:tcW w:w="3335" w:type="dxa"/>
          </w:tcPr>
          <w:p w:rsidR="003D49FF" w:rsidRPr="00E33D85" w:rsidRDefault="003D49FF" w:rsidP="007D5AFD">
            <w:pPr>
              <w:pStyle w:val="Listenabsatz"/>
              <w:numPr>
                <w:ilvl w:val="0"/>
                <w:numId w:val="17"/>
              </w:numPr>
              <w:spacing w:after="0" w:line="240" w:lineRule="auto"/>
            </w:pPr>
            <w:r w:rsidRPr="00E33D85">
              <w:t>Initial Cartridge Setup</w:t>
            </w:r>
          </w:p>
          <w:p w:rsidR="003D49FF" w:rsidRPr="00E33D85" w:rsidRDefault="003D49FF" w:rsidP="00E507BD">
            <w:pPr>
              <w:pStyle w:val="Listenabsatz"/>
              <w:spacing w:after="0" w:line="240" w:lineRule="auto"/>
              <w:ind w:left="360"/>
            </w:pPr>
          </w:p>
          <w:p w:rsidR="003D49FF" w:rsidRPr="00E33D85" w:rsidRDefault="003D49FF" w:rsidP="00E507BD">
            <w:pPr>
              <w:pStyle w:val="Listenabsatz"/>
              <w:spacing w:after="0" w:line="240" w:lineRule="auto"/>
              <w:ind w:left="360"/>
            </w:pPr>
          </w:p>
        </w:tc>
      </w:tr>
      <w:tr w:rsidR="003D49FF" w:rsidRPr="00E33D85" w:rsidTr="001D27CF">
        <w:tc>
          <w:tcPr>
            <w:tcW w:w="2451" w:type="dxa"/>
          </w:tcPr>
          <w:p w:rsidR="003D49FF" w:rsidRPr="00E33D85" w:rsidRDefault="003D49FF" w:rsidP="00E507BD">
            <w:pPr>
              <w:spacing w:after="0" w:line="240" w:lineRule="auto"/>
            </w:pPr>
            <w:r w:rsidRPr="00E33D85">
              <w:t>Decision Manager</w:t>
            </w:r>
          </w:p>
        </w:tc>
        <w:tc>
          <w:tcPr>
            <w:tcW w:w="4402" w:type="dxa"/>
          </w:tcPr>
          <w:p w:rsidR="003D49FF" w:rsidRPr="00E33D85" w:rsidRDefault="003D49FF" w:rsidP="00E507BD">
            <w:pPr>
              <w:spacing w:after="0" w:line="240" w:lineRule="auto"/>
            </w:pPr>
            <w:r w:rsidRPr="00E33D85">
              <w:rPr>
                <w:b/>
              </w:rPr>
              <w:t>0.5</w:t>
            </w:r>
            <w:r w:rsidR="00C5387E" w:rsidRPr="00E33D85">
              <w:t>–</w:t>
            </w:r>
            <w:r w:rsidRPr="00E33D85">
              <w:t xml:space="preserve"> Person Day</w:t>
            </w:r>
          </w:p>
          <w:p w:rsidR="003D49FF" w:rsidRPr="00E33D85" w:rsidRDefault="003D49FF" w:rsidP="00E507BD">
            <w:pPr>
              <w:spacing w:after="0" w:line="240" w:lineRule="auto"/>
            </w:pPr>
          </w:p>
        </w:tc>
        <w:tc>
          <w:tcPr>
            <w:tcW w:w="3335" w:type="dxa"/>
          </w:tcPr>
          <w:p w:rsidR="003D49FF" w:rsidRPr="00E33D85" w:rsidRDefault="003D49FF" w:rsidP="007D5AFD">
            <w:pPr>
              <w:pStyle w:val="Listenabsatz"/>
              <w:numPr>
                <w:ilvl w:val="0"/>
                <w:numId w:val="16"/>
              </w:numPr>
              <w:spacing w:after="0" w:line="240" w:lineRule="auto"/>
            </w:pPr>
            <w:r w:rsidRPr="00E33D85">
              <w:t>Access to Decision Manager.</w:t>
            </w:r>
          </w:p>
          <w:p w:rsidR="003D49FF" w:rsidRPr="00E33D85" w:rsidRDefault="003D49FF" w:rsidP="007D5AFD">
            <w:pPr>
              <w:pStyle w:val="Listenabsatz"/>
              <w:numPr>
                <w:ilvl w:val="0"/>
                <w:numId w:val="16"/>
              </w:numPr>
              <w:spacing w:after="0" w:line="240" w:lineRule="auto"/>
            </w:pPr>
            <w:r w:rsidRPr="00E33D85">
              <w:t>Business rules are defined.</w:t>
            </w:r>
          </w:p>
          <w:p w:rsidR="003D49FF" w:rsidRPr="00E33D85" w:rsidRDefault="003D49FF" w:rsidP="007D5AFD">
            <w:pPr>
              <w:pStyle w:val="Listenabsatz"/>
              <w:numPr>
                <w:ilvl w:val="0"/>
                <w:numId w:val="16"/>
              </w:numPr>
              <w:spacing w:after="0" w:line="240" w:lineRule="auto"/>
            </w:pPr>
            <w:r w:rsidRPr="00E33D85">
              <w:t>Order status notification URL pointing to Cybersource-</w:t>
            </w:r>
            <w:r w:rsidR="003C6BF5" w:rsidRPr="00E33D85">
              <w:t>New Decision</w:t>
            </w:r>
            <w:r w:rsidRPr="00E33D85">
              <w:t xml:space="preserve"> is defined. </w:t>
            </w:r>
          </w:p>
        </w:tc>
      </w:tr>
      <w:tr w:rsidR="00C13640" w:rsidRPr="00E33D85" w:rsidTr="001D27CF">
        <w:tc>
          <w:tcPr>
            <w:tcW w:w="2451" w:type="dxa"/>
          </w:tcPr>
          <w:p w:rsidR="00C13640" w:rsidRPr="00E33D85" w:rsidRDefault="00C13640" w:rsidP="00E507BD">
            <w:pPr>
              <w:spacing w:after="0" w:line="240" w:lineRule="auto"/>
            </w:pPr>
            <w:r w:rsidRPr="00E33D85">
              <w:t>Payment Tokenization</w:t>
            </w:r>
            <w:r w:rsidR="00FD2BE9" w:rsidRPr="00E33D85">
              <w:t>*</w:t>
            </w:r>
          </w:p>
        </w:tc>
        <w:tc>
          <w:tcPr>
            <w:tcW w:w="4402" w:type="dxa"/>
          </w:tcPr>
          <w:p w:rsidR="00C13640" w:rsidRPr="00E33D85" w:rsidRDefault="00C13640" w:rsidP="00E507BD">
            <w:pPr>
              <w:spacing w:after="0" w:line="240" w:lineRule="auto"/>
            </w:pPr>
            <w:r w:rsidRPr="00E33D85">
              <w:rPr>
                <w:b/>
              </w:rPr>
              <w:t>0.5</w:t>
            </w:r>
            <w:r w:rsidR="00C5387E" w:rsidRPr="00E33D85">
              <w:t>–</w:t>
            </w:r>
            <w:r w:rsidRPr="00E33D85">
              <w:t xml:space="preserve"> Person Day</w:t>
            </w:r>
          </w:p>
          <w:p w:rsidR="00C13640" w:rsidRPr="00E33D85" w:rsidRDefault="00C13640" w:rsidP="00E507BD">
            <w:pPr>
              <w:spacing w:after="0" w:line="240" w:lineRule="auto"/>
            </w:pPr>
            <w:r w:rsidRPr="00E33D85">
              <w:t>+</w:t>
            </w:r>
          </w:p>
          <w:p w:rsidR="00C13640" w:rsidRPr="00E33D85" w:rsidRDefault="00C13640" w:rsidP="00E507BD">
            <w:pPr>
              <w:spacing w:after="0" w:line="240" w:lineRule="auto"/>
              <w:rPr>
                <w:b/>
              </w:rPr>
            </w:pPr>
            <w:r w:rsidRPr="00E33D85">
              <w:t>Depends on customization needs</w:t>
            </w:r>
          </w:p>
        </w:tc>
        <w:tc>
          <w:tcPr>
            <w:tcW w:w="3335" w:type="dxa"/>
          </w:tcPr>
          <w:p w:rsidR="00C13640" w:rsidRPr="00E33D85" w:rsidRDefault="00C13640" w:rsidP="007D5AFD">
            <w:pPr>
              <w:pStyle w:val="Listenabsatz"/>
              <w:numPr>
                <w:ilvl w:val="0"/>
                <w:numId w:val="16"/>
              </w:numPr>
              <w:spacing w:after="0" w:line="240" w:lineRule="auto"/>
            </w:pPr>
            <w:r w:rsidRPr="00E33D85">
              <w:t>Initial Cartridge Setup</w:t>
            </w:r>
          </w:p>
        </w:tc>
      </w:tr>
      <w:tr w:rsidR="00030D59" w:rsidRPr="00E33D85" w:rsidTr="001D27CF">
        <w:tc>
          <w:tcPr>
            <w:tcW w:w="2451" w:type="dxa"/>
          </w:tcPr>
          <w:p w:rsidR="00030D59" w:rsidRPr="00E33D85" w:rsidRDefault="00030D59" w:rsidP="00E507BD">
            <w:pPr>
              <w:spacing w:after="0" w:line="240" w:lineRule="auto"/>
            </w:pPr>
            <w:r w:rsidRPr="00E33D85">
              <w:t>Payer Authentication</w:t>
            </w:r>
          </w:p>
        </w:tc>
        <w:tc>
          <w:tcPr>
            <w:tcW w:w="4402" w:type="dxa"/>
          </w:tcPr>
          <w:p w:rsidR="00030D59" w:rsidRPr="00E33D85" w:rsidRDefault="00030D59" w:rsidP="00E507BD">
            <w:pPr>
              <w:spacing w:after="0" w:line="240" w:lineRule="auto"/>
            </w:pPr>
            <w:r w:rsidRPr="00E33D85">
              <w:rPr>
                <w:b/>
              </w:rPr>
              <w:t>1</w:t>
            </w:r>
            <w:r w:rsidR="006A3C97" w:rsidRPr="00E33D85">
              <w:rPr>
                <w:b/>
              </w:rPr>
              <w:t>.5</w:t>
            </w:r>
            <w:r w:rsidR="00C5387E" w:rsidRPr="00E33D85">
              <w:t>–</w:t>
            </w:r>
            <w:r w:rsidRPr="00E33D85">
              <w:t xml:space="preserve"> Person Day</w:t>
            </w:r>
          </w:p>
        </w:tc>
        <w:tc>
          <w:tcPr>
            <w:tcW w:w="3335" w:type="dxa"/>
          </w:tcPr>
          <w:p w:rsidR="00030D59" w:rsidRPr="00E33D85" w:rsidRDefault="00030D59" w:rsidP="007D5AFD">
            <w:pPr>
              <w:pStyle w:val="Listenabsatz"/>
              <w:numPr>
                <w:ilvl w:val="0"/>
                <w:numId w:val="16"/>
              </w:numPr>
              <w:spacing w:after="0" w:line="240" w:lineRule="auto"/>
            </w:pPr>
            <w:r w:rsidRPr="00E33D85">
              <w:t>Initial Cartridge setup</w:t>
            </w:r>
          </w:p>
          <w:p w:rsidR="00030D59" w:rsidRPr="00E33D85" w:rsidRDefault="00030D59" w:rsidP="007D5AFD">
            <w:pPr>
              <w:pStyle w:val="Listenabsatz"/>
              <w:numPr>
                <w:ilvl w:val="0"/>
                <w:numId w:val="16"/>
              </w:numPr>
              <w:spacing w:after="0" w:line="240" w:lineRule="auto"/>
            </w:pPr>
            <w:r w:rsidRPr="00E33D85">
              <w:t xml:space="preserve">Update CoPlaceOrder-HandlePayments </w:t>
            </w:r>
          </w:p>
          <w:p w:rsidR="009B4297" w:rsidRPr="00E33D85" w:rsidRDefault="009B4297" w:rsidP="007D5AFD">
            <w:pPr>
              <w:pStyle w:val="Listenabsatz"/>
              <w:numPr>
                <w:ilvl w:val="0"/>
                <w:numId w:val="16"/>
              </w:numPr>
              <w:spacing w:after="0" w:line="240" w:lineRule="auto"/>
            </w:pPr>
            <w:r w:rsidRPr="00E33D85">
              <w:t>Handle error scenarios in merchant specific ways</w:t>
            </w:r>
          </w:p>
        </w:tc>
      </w:tr>
      <w:tr w:rsidR="00EB39C3" w:rsidRPr="00E33D85" w:rsidTr="001D27CF">
        <w:tc>
          <w:tcPr>
            <w:tcW w:w="2451" w:type="dxa"/>
          </w:tcPr>
          <w:p w:rsidR="00EB39C3" w:rsidRPr="00E33D85" w:rsidRDefault="00EB39C3" w:rsidP="00E507BD">
            <w:pPr>
              <w:spacing w:after="0" w:line="240" w:lineRule="auto"/>
            </w:pPr>
            <w:r w:rsidRPr="00E33D85">
              <w:t>Alipay Integration on Payment Page</w:t>
            </w:r>
          </w:p>
        </w:tc>
        <w:tc>
          <w:tcPr>
            <w:tcW w:w="4402" w:type="dxa"/>
          </w:tcPr>
          <w:p w:rsidR="00EB39C3" w:rsidRPr="00E33D85" w:rsidRDefault="00EB39C3" w:rsidP="00E507BD">
            <w:pPr>
              <w:spacing w:after="0" w:line="240" w:lineRule="auto"/>
              <w:rPr>
                <w:b/>
              </w:rPr>
            </w:pPr>
            <w:r w:rsidRPr="00E33D85">
              <w:rPr>
                <w:b/>
              </w:rPr>
              <w:t>1.0</w:t>
            </w:r>
            <w:r w:rsidRPr="00E33D85">
              <w:t>– Person Day</w:t>
            </w:r>
          </w:p>
        </w:tc>
        <w:tc>
          <w:tcPr>
            <w:tcW w:w="3335" w:type="dxa"/>
          </w:tcPr>
          <w:p w:rsidR="00EB39C3" w:rsidRPr="00E33D85" w:rsidRDefault="00EB39C3" w:rsidP="007D5AFD">
            <w:pPr>
              <w:pStyle w:val="Listenabsatz"/>
              <w:numPr>
                <w:ilvl w:val="0"/>
                <w:numId w:val="16"/>
              </w:numPr>
              <w:spacing w:after="0" w:line="240" w:lineRule="auto"/>
            </w:pPr>
            <w:r w:rsidRPr="00E33D85">
              <w:t>Initial Cartridge setup</w:t>
            </w:r>
          </w:p>
          <w:p w:rsidR="00EB39C3" w:rsidRPr="00E33D85" w:rsidRDefault="00EB39C3" w:rsidP="007D5AFD">
            <w:pPr>
              <w:pStyle w:val="Listenabsatz"/>
              <w:numPr>
                <w:ilvl w:val="0"/>
                <w:numId w:val="16"/>
              </w:numPr>
              <w:spacing w:after="0" w:line="240" w:lineRule="auto"/>
            </w:pPr>
            <w:r w:rsidRPr="00E33D85">
              <w:t xml:space="preserve">Update CoPlaceOrder-HandlePayments </w:t>
            </w:r>
          </w:p>
          <w:p w:rsidR="00EB39C3" w:rsidRPr="00E33D85" w:rsidRDefault="00EB39C3" w:rsidP="007D5AFD">
            <w:pPr>
              <w:pStyle w:val="Listenabsatz"/>
              <w:numPr>
                <w:ilvl w:val="0"/>
                <w:numId w:val="16"/>
              </w:numPr>
              <w:spacing w:after="0" w:line="240" w:lineRule="auto"/>
            </w:pPr>
            <w:r w:rsidRPr="00E33D85">
              <w:lastRenderedPageBreak/>
              <w:t>Handle error scenarios in merchant specific ways</w:t>
            </w:r>
          </w:p>
        </w:tc>
      </w:tr>
      <w:tr w:rsidR="00667E97" w:rsidRPr="00E33D85" w:rsidTr="001D27CF">
        <w:tc>
          <w:tcPr>
            <w:tcW w:w="2451" w:type="dxa"/>
          </w:tcPr>
          <w:p w:rsidR="00667E97" w:rsidRPr="00E33D85" w:rsidRDefault="00667E97" w:rsidP="00667E97">
            <w:pPr>
              <w:spacing w:after="0" w:line="240" w:lineRule="auto"/>
            </w:pPr>
            <w:r w:rsidRPr="00E33D85">
              <w:lastRenderedPageBreak/>
              <w:t>Visa Checkout</w:t>
            </w:r>
          </w:p>
        </w:tc>
        <w:tc>
          <w:tcPr>
            <w:tcW w:w="4402" w:type="dxa"/>
          </w:tcPr>
          <w:p w:rsidR="00667E97" w:rsidRPr="00E33D85" w:rsidRDefault="00667E97" w:rsidP="00667E97">
            <w:pPr>
              <w:spacing w:after="0" w:line="240" w:lineRule="auto"/>
            </w:pPr>
            <w:r w:rsidRPr="00E33D85">
              <w:rPr>
                <w:b/>
              </w:rPr>
              <w:t>0.5</w:t>
            </w:r>
            <w:r w:rsidRPr="00E33D85">
              <w:t>– Person Day</w:t>
            </w:r>
          </w:p>
          <w:p w:rsidR="00667E97" w:rsidRPr="00E33D85" w:rsidRDefault="00667E97" w:rsidP="00667E97">
            <w:pPr>
              <w:spacing w:after="0" w:line="240" w:lineRule="auto"/>
            </w:pPr>
            <w:r w:rsidRPr="00E33D85">
              <w:t>List of tasks involved:</w:t>
            </w:r>
          </w:p>
          <w:p w:rsidR="00667E97" w:rsidRPr="00E33D85" w:rsidRDefault="00667E97" w:rsidP="00AD68B4">
            <w:pPr>
              <w:spacing w:after="0" w:line="240" w:lineRule="auto"/>
              <w:rPr>
                <w:b/>
              </w:rPr>
            </w:pPr>
            <w:r w:rsidRPr="00E33D85">
              <w:t xml:space="preserve">Integrate VISACHECKOUT </w:t>
            </w:r>
            <w:r w:rsidR="00AD68B4" w:rsidRPr="00E33D85">
              <w:t xml:space="preserve">controller </w:t>
            </w:r>
            <w:r w:rsidRPr="00E33D85">
              <w:t>and merchant site specific button injection on minicart, cart and billing page.</w:t>
            </w:r>
          </w:p>
        </w:tc>
        <w:tc>
          <w:tcPr>
            <w:tcW w:w="3335" w:type="dxa"/>
          </w:tcPr>
          <w:p w:rsidR="00667E97" w:rsidRPr="00E33D85" w:rsidRDefault="00667E97" w:rsidP="007D5AFD">
            <w:pPr>
              <w:pStyle w:val="Listenabsatz"/>
              <w:numPr>
                <w:ilvl w:val="0"/>
                <w:numId w:val="17"/>
              </w:numPr>
              <w:spacing w:after="0" w:line="240" w:lineRule="auto"/>
            </w:pPr>
            <w:r w:rsidRPr="00E33D85">
              <w:t>Merchant ID and Key is established for the client.</w:t>
            </w:r>
          </w:p>
          <w:p w:rsidR="007355F2" w:rsidRPr="00E33D85" w:rsidRDefault="007355F2" w:rsidP="007D5AFD">
            <w:pPr>
              <w:pStyle w:val="Listenabsatz"/>
              <w:numPr>
                <w:ilvl w:val="0"/>
                <w:numId w:val="17"/>
              </w:numPr>
              <w:spacing w:after="0" w:line="240" w:lineRule="auto"/>
            </w:pPr>
            <w:r w:rsidRPr="00E33D85">
              <w:t xml:space="preserve">Visa checkout account setup </w:t>
            </w:r>
            <w:r w:rsidR="003C6BF5" w:rsidRPr="00E33D85">
              <w:t>required</w:t>
            </w:r>
          </w:p>
          <w:p w:rsidR="00667E97" w:rsidRPr="00E33D85" w:rsidRDefault="00667E97" w:rsidP="007D5AFD">
            <w:pPr>
              <w:pStyle w:val="Listenabsatz"/>
              <w:numPr>
                <w:ilvl w:val="0"/>
                <w:numId w:val="16"/>
              </w:numPr>
              <w:spacing w:after="0" w:line="240" w:lineRule="auto"/>
            </w:pPr>
            <w:r w:rsidRPr="00E33D85">
              <w:t xml:space="preserve">Site Preferences for authorization configured with above ID and Key. </w:t>
            </w:r>
          </w:p>
        </w:tc>
      </w:tr>
      <w:tr w:rsidR="00FD16A8" w:rsidRPr="00E33D85" w:rsidTr="001D27CF">
        <w:tc>
          <w:tcPr>
            <w:tcW w:w="2451" w:type="dxa"/>
          </w:tcPr>
          <w:p w:rsidR="00FD16A8" w:rsidRPr="00E33D85" w:rsidRDefault="00FD16A8" w:rsidP="00FD16A8">
            <w:pPr>
              <w:spacing w:after="0" w:line="240" w:lineRule="auto"/>
            </w:pPr>
            <w:r w:rsidRPr="00E33D85">
              <w:t>Apple Pay</w:t>
            </w:r>
          </w:p>
        </w:tc>
        <w:tc>
          <w:tcPr>
            <w:tcW w:w="4402" w:type="dxa"/>
          </w:tcPr>
          <w:p w:rsidR="00FD16A8" w:rsidRPr="00E33D85" w:rsidRDefault="00FD16A8" w:rsidP="00FD16A8">
            <w:pPr>
              <w:spacing w:after="0" w:line="240" w:lineRule="auto"/>
            </w:pPr>
            <w:r w:rsidRPr="00E33D85">
              <w:rPr>
                <w:b/>
              </w:rPr>
              <w:t>2</w:t>
            </w:r>
            <w:r w:rsidRPr="00E33D85">
              <w:t>– Person Day</w:t>
            </w:r>
          </w:p>
          <w:p w:rsidR="00FD16A8" w:rsidRPr="00E33D85" w:rsidRDefault="00FD16A8" w:rsidP="00FD16A8">
            <w:pPr>
              <w:spacing w:after="0" w:line="240" w:lineRule="auto"/>
            </w:pPr>
            <w:r w:rsidRPr="00E33D85">
              <w:t>List of tasks involved:</w:t>
            </w:r>
          </w:p>
          <w:p w:rsidR="00FD16A8" w:rsidRPr="00E33D85" w:rsidRDefault="00FD16A8" w:rsidP="00FD16A8">
            <w:pPr>
              <w:spacing w:after="0" w:line="240" w:lineRule="auto"/>
              <w:rPr>
                <w:b/>
              </w:rPr>
            </w:pPr>
            <w:r w:rsidRPr="00E33D85">
              <w:t xml:space="preserve">Choose and decide the integration mechanism with </w:t>
            </w:r>
            <w:r w:rsidR="003C6BF5" w:rsidRPr="00E33D85">
              <w:t>apple pay</w:t>
            </w:r>
            <w:r w:rsidRPr="00E33D85">
              <w:t xml:space="preserve"> interface.</w:t>
            </w:r>
          </w:p>
        </w:tc>
        <w:tc>
          <w:tcPr>
            <w:tcW w:w="3335" w:type="dxa"/>
          </w:tcPr>
          <w:p w:rsidR="00FD16A8" w:rsidRPr="00E33D85" w:rsidRDefault="00FD16A8" w:rsidP="007D5AFD">
            <w:pPr>
              <w:pStyle w:val="Listenabsatz"/>
              <w:numPr>
                <w:ilvl w:val="0"/>
                <w:numId w:val="17"/>
              </w:numPr>
              <w:spacing w:after="0" w:line="240" w:lineRule="auto"/>
            </w:pPr>
            <w:r w:rsidRPr="00E33D85">
              <w:t xml:space="preserve">Site Preferences for </w:t>
            </w:r>
            <w:r w:rsidR="003C6BF5" w:rsidRPr="00E33D85">
              <w:t>heeder</w:t>
            </w:r>
            <w:r w:rsidRPr="00E33D85">
              <w:t xml:space="preserve"> authentication exposed. </w:t>
            </w:r>
          </w:p>
        </w:tc>
      </w:tr>
      <w:tr w:rsidR="00FD16A8" w:rsidRPr="00E33D85" w:rsidTr="001D27CF">
        <w:tc>
          <w:tcPr>
            <w:tcW w:w="2451" w:type="dxa"/>
          </w:tcPr>
          <w:p w:rsidR="00FD16A8" w:rsidRPr="00E33D85" w:rsidRDefault="00FD16A8" w:rsidP="00EF1C6B">
            <w:pPr>
              <w:spacing w:after="0" w:line="240" w:lineRule="auto"/>
            </w:pPr>
            <w:r w:rsidRPr="00E33D85">
              <w:t>Secure Acceptance (Redirect/Iframe/</w:t>
            </w:r>
            <w:r w:rsidR="00EF1C6B">
              <w:t>S</w:t>
            </w:r>
            <w:r w:rsidRPr="00E33D85">
              <w:t>ilent post)</w:t>
            </w:r>
          </w:p>
        </w:tc>
        <w:tc>
          <w:tcPr>
            <w:tcW w:w="4402" w:type="dxa"/>
          </w:tcPr>
          <w:p w:rsidR="00FD16A8" w:rsidRPr="00E33D85" w:rsidRDefault="00FD16A8" w:rsidP="00FD16A8">
            <w:pPr>
              <w:spacing w:after="0" w:line="240" w:lineRule="auto"/>
            </w:pPr>
            <w:r w:rsidRPr="00E33D85">
              <w:rPr>
                <w:b/>
              </w:rPr>
              <w:t>0.5</w:t>
            </w:r>
            <w:r w:rsidRPr="00E33D85">
              <w:t>– Person Day (1 out of 3 methods)</w:t>
            </w:r>
          </w:p>
          <w:p w:rsidR="00FD16A8" w:rsidRPr="00E33D85" w:rsidRDefault="00FD16A8" w:rsidP="00FD16A8">
            <w:pPr>
              <w:spacing w:after="0" w:line="240" w:lineRule="auto"/>
            </w:pPr>
            <w:r w:rsidRPr="00E33D85">
              <w:t>List of tasks involved:</w:t>
            </w:r>
          </w:p>
          <w:p w:rsidR="00FD16A8" w:rsidRPr="00E33D85" w:rsidRDefault="00FD16A8" w:rsidP="00E6642F">
            <w:pPr>
              <w:spacing w:after="0" w:line="240" w:lineRule="auto"/>
              <w:rPr>
                <w:b/>
              </w:rPr>
            </w:pPr>
            <w:r w:rsidRPr="00E33D85">
              <w:t xml:space="preserve">Integrate SECURE_ACCEPTANCE </w:t>
            </w:r>
            <w:r w:rsidR="00E6642F" w:rsidRPr="00E33D85">
              <w:t>Controller</w:t>
            </w:r>
          </w:p>
        </w:tc>
        <w:tc>
          <w:tcPr>
            <w:tcW w:w="3335" w:type="dxa"/>
          </w:tcPr>
          <w:p w:rsidR="00114951" w:rsidRPr="00E33D85" w:rsidRDefault="00114951" w:rsidP="007D5AFD">
            <w:pPr>
              <w:pStyle w:val="Listenabsatz"/>
              <w:numPr>
                <w:ilvl w:val="0"/>
                <w:numId w:val="17"/>
              </w:numPr>
              <w:spacing w:after="0" w:line="240" w:lineRule="auto"/>
            </w:pPr>
            <w:r w:rsidRPr="00E33D85">
              <w:t>Cartridge setup</w:t>
            </w:r>
          </w:p>
          <w:p w:rsidR="00114951" w:rsidRPr="00E33D85" w:rsidRDefault="00114951" w:rsidP="007D5AFD">
            <w:pPr>
              <w:pStyle w:val="Listenabsatz"/>
              <w:numPr>
                <w:ilvl w:val="0"/>
                <w:numId w:val="17"/>
              </w:numPr>
              <w:spacing w:after="0" w:line="240" w:lineRule="auto"/>
            </w:pPr>
            <w:r w:rsidRPr="00E33D85">
              <w:t>Configure profile and URL in Cybersource</w:t>
            </w:r>
          </w:p>
          <w:p w:rsidR="00114951" w:rsidRPr="00E33D85" w:rsidRDefault="00114951" w:rsidP="007D5AFD">
            <w:pPr>
              <w:pStyle w:val="Listenabsatz"/>
              <w:numPr>
                <w:ilvl w:val="0"/>
                <w:numId w:val="17"/>
              </w:numPr>
              <w:spacing w:after="0" w:line="240" w:lineRule="auto"/>
            </w:pPr>
            <w:r w:rsidRPr="00E33D85">
              <w:t>Site preference configuration in Demandware Business manager</w:t>
            </w:r>
          </w:p>
          <w:p w:rsidR="00FD16A8" w:rsidRPr="00E33D85" w:rsidRDefault="00114951" w:rsidP="007D5AFD">
            <w:pPr>
              <w:pStyle w:val="Listenabsatz"/>
              <w:numPr>
                <w:ilvl w:val="0"/>
                <w:numId w:val="17"/>
              </w:numPr>
              <w:spacing w:after="0" w:line="240" w:lineRule="auto"/>
            </w:pPr>
            <w:r w:rsidRPr="00E33D85">
              <w:t>config</w:t>
            </w:r>
          </w:p>
        </w:tc>
      </w:tr>
      <w:tr w:rsidR="00ED52B0" w:rsidRPr="00E33D85" w:rsidTr="001D27CF">
        <w:tc>
          <w:tcPr>
            <w:tcW w:w="2451" w:type="dxa"/>
          </w:tcPr>
          <w:p w:rsidR="00ED52B0" w:rsidRPr="00E33D85" w:rsidRDefault="00ED52B0" w:rsidP="00EF1C6B">
            <w:pPr>
              <w:spacing w:after="0" w:line="240" w:lineRule="auto"/>
            </w:pPr>
            <w:r>
              <w:t>Klarna</w:t>
            </w:r>
          </w:p>
        </w:tc>
        <w:tc>
          <w:tcPr>
            <w:tcW w:w="4402" w:type="dxa"/>
          </w:tcPr>
          <w:p w:rsidR="00ED52B0" w:rsidRDefault="00D419E0" w:rsidP="00FD16A8">
            <w:pPr>
              <w:spacing w:after="0" w:line="240" w:lineRule="auto"/>
            </w:pPr>
            <w:r>
              <w:t xml:space="preserve">0.5 </w:t>
            </w:r>
            <w:r w:rsidR="00AE247F" w:rsidRPr="00AE247F">
              <w:t>- Person Day</w:t>
            </w:r>
          </w:p>
          <w:p w:rsidR="00AE247F" w:rsidRPr="00E33D85" w:rsidRDefault="00AE247F" w:rsidP="00FD16A8">
            <w:pPr>
              <w:spacing w:after="0" w:line="240" w:lineRule="auto"/>
              <w:rPr>
                <w:b/>
              </w:rPr>
            </w:pPr>
            <w:r>
              <w:t>Integrate KLARNA_CREDIT controller, changes on billing and summary pages for Klarna</w:t>
            </w:r>
          </w:p>
        </w:tc>
        <w:tc>
          <w:tcPr>
            <w:tcW w:w="3335" w:type="dxa"/>
          </w:tcPr>
          <w:p w:rsidR="00ED52B0" w:rsidRDefault="00AE247F" w:rsidP="007D5AFD">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Pr="00E33D85" w:rsidRDefault="00AE247F" w:rsidP="00AE247F">
            <w:pPr>
              <w:pStyle w:val="Listenabsatz"/>
              <w:numPr>
                <w:ilvl w:val="0"/>
                <w:numId w:val="17"/>
              </w:numPr>
              <w:spacing w:after="0" w:line="240" w:lineRule="auto"/>
            </w:pPr>
            <w:r>
              <w:t>Merchant Id and Key for specific country and currency</w:t>
            </w:r>
          </w:p>
        </w:tc>
      </w:tr>
      <w:tr w:rsidR="00AE247F" w:rsidRPr="00E33D85" w:rsidTr="001D27CF">
        <w:tc>
          <w:tcPr>
            <w:tcW w:w="2451" w:type="dxa"/>
          </w:tcPr>
          <w:p w:rsidR="00AE247F" w:rsidRDefault="00AE247F" w:rsidP="00EF1C6B">
            <w:pPr>
              <w:spacing w:after="0" w:line="240" w:lineRule="auto"/>
            </w:pPr>
            <w:r>
              <w:t>Bank Transfer(SOFORT,BANCONTACT, EPS, GIROPAY, IDEAL)</w:t>
            </w:r>
          </w:p>
        </w:tc>
        <w:tc>
          <w:tcPr>
            <w:tcW w:w="4402" w:type="dxa"/>
          </w:tcPr>
          <w:p w:rsidR="00AE247F" w:rsidRDefault="00D419E0" w:rsidP="00AE247F">
            <w:pPr>
              <w:spacing w:after="0" w:line="240" w:lineRule="auto"/>
            </w:pPr>
            <w:r>
              <w:t>0.5</w:t>
            </w:r>
            <w:r w:rsidR="00AE247F" w:rsidRPr="00AE247F">
              <w:t>- Person Day</w:t>
            </w:r>
          </w:p>
          <w:p w:rsidR="00AE247F" w:rsidRPr="00AE247F" w:rsidRDefault="00AE247F" w:rsidP="00FD16A8">
            <w:pPr>
              <w:spacing w:after="0" w:line="240" w:lineRule="auto"/>
            </w:pPr>
            <w:r>
              <w:t>Integrate BANK_TRANSFER controller, changes for billing page for Bank Transfer to display BIC field or bank list</w:t>
            </w:r>
          </w:p>
        </w:tc>
        <w:tc>
          <w:tcPr>
            <w:tcW w:w="3335" w:type="dxa"/>
          </w:tcPr>
          <w:p w:rsidR="00AE247F" w:rsidRDefault="00AE247F" w:rsidP="00AE247F">
            <w:pPr>
              <w:pStyle w:val="Listenabsatz"/>
              <w:numPr>
                <w:ilvl w:val="0"/>
                <w:numId w:val="17"/>
              </w:numPr>
              <w:spacing w:after="0" w:line="240" w:lineRule="auto"/>
            </w:pPr>
            <w:r>
              <w:t>Cartridge setup</w:t>
            </w:r>
          </w:p>
          <w:p w:rsidR="00AE247F" w:rsidRDefault="00AE247F" w:rsidP="00AE247F">
            <w:pPr>
              <w:pStyle w:val="Listenabsatz"/>
              <w:numPr>
                <w:ilvl w:val="0"/>
                <w:numId w:val="17"/>
              </w:numPr>
              <w:spacing w:after="0" w:line="240" w:lineRule="auto"/>
            </w:pPr>
            <w:r w:rsidRPr="00E33D85">
              <w:t>Si</w:t>
            </w:r>
            <w:r>
              <w:t>te preference configuration in b</w:t>
            </w:r>
            <w:r w:rsidRPr="00E33D85">
              <w:t>usiness manager</w:t>
            </w:r>
          </w:p>
          <w:p w:rsidR="00AE247F" w:rsidRDefault="00AE247F" w:rsidP="00AE247F">
            <w:pPr>
              <w:pStyle w:val="Listenabsatz"/>
              <w:numPr>
                <w:ilvl w:val="0"/>
                <w:numId w:val="17"/>
              </w:numPr>
              <w:spacing w:after="0" w:line="240" w:lineRule="auto"/>
            </w:pPr>
            <w:r>
              <w:t>Merchant Id and Key for IDEAL method</w:t>
            </w:r>
          </w:p>
        </w:tc>
      </w:tr>
      <w:tr w:rsidR="00AE247F" w:rsidRPr="00E33D85" w:rsidTr="001D27CF">
        <w:tc>
          <w:tcPr>
            <w:tcW w:w="2451" w:type="dxa"/>
          </w:tcPr>
          <w:p w:rsidR="00AE247F" w:rsidRDefault="00AE247F" w:rsidP="00EF1C6B">
            <w:pPr>
              <w:spacing w:after="0" w:line="240" w:lineRule="auto"/>
            </w:pPr>
            <w:r>
              <w:t>PayPal(Express, credit, billing agreement)</w:t>
            </w:r>
          </w:p>
        </w:tc>
        <w:tc>
          <w:tcPr>
            <w:tcW w:w="4402" w:type="dxa"/>
          </w:tcPr>
          <w:p w:rsidR="00AE247F" w:rsidRDefault="00AE247F" w:rsidP="00AE247F">
            <w:pPr>
              <w:spacing w:after="0" w:line="240" w:lineRule="auto"/>
            </w:pPr>
            <w:r w:rsidRPr="00AE247F">
              <w:t>1- Person Day</w:t>
            </w:r>
          </w:p>
          <w:p w:rsidR="00AE247F" w:rsidRPr="00AE247F" w:rsidRDefault="00AE247F" w:rsidP="00AE247F">
            <w:pPr>
              <w:spacing w:after="0" w:line="240" w:lineRule="auto"/>
            </w:pPr>
            <w:r>
              <w:t xml:space="preserve">Integrate PAYPAL_EXPRESS and PAYPAL_CREDIT controller, changes on </w:t>
            </w:r>
            <w:r w:rsidR="00D419E0">
              <w:t>mini cart, cart and billing pages</w:t>
            </w:r>
          </w:p>
        </w:tc>
        <w:tc>
          <w:tcPr>
            <w:tcW w:w="3335" w:type="dxa"/>
          </w:tcPr>
          <w:p w:rsidR="00D419E0" w:rsidRDefault="00D419E0" w:rsidP="00D419E0">
            <w:pPr>
              <w:pStyle w:val="Listenabsatz"/>
              <w:numPr>
                <w:ilvl w:val="0"/>
                <w:numId w:val="17"/>
              </w:numPr>
              <w:spacing w:after="0" w:line="240" w:lineRule="auto"/>
            </w:pPr>
            <w:r>
              <w:t>Cartridge setup</w:t>
            </w:r>
          </w:p>
          <w:p w:rsidR="00AE247F"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r w:rsidR="00D419E0" w:rsidRPr="00E33D85" w:rsidTr="001D27CF">
        <w:tc>
          <w:tcPr>
            <w:tcW w:w="2451" w:type="dxa"/>
          </w:tcPr>
          <w:p w:rsidR="00D419E0" w:rsidRDefault="00D419E0" w:rsidP="00EF1C6B">
            <w:pPr>
              <w:spacing w:after="0" w:line="240" w:lineRule="auto"/>
            </w:pPr>
            <w:r>
              <w:t>Andriod Pay</w:t>
            </w:r>
          </w:p>
        </w:tc>
        <w:tc>
          <w:tcPr>
            <w:tcW w:w="4402" w:type="dxa"/>
          </w:tcPr>
          <w:p w:rsidR="00D419E0" w:rsidRDefault="00D419E0" w:rsidP="00AE247F">
            <w:pPr>
              <w:spacing w:after="0" w:line="240" w:lineRule="auto"/>
            </w:pPr>
            <w:r>
              <w:t>0.5 – Person Day</w:t>
            </w:r>
          </w:p>
          <w:p w:rsidR="00D419E0" w:rsidRPr="00AE247F" w:rsidRDefault="00D419E0" w:rsidP="00AE247F">
            <w:pPr>
              <w:spacing w:after="0" w:line="240" w:lineRule="auto"/>
            </w:pPr>
            <w:r>
              <w:t>Integrate BASIC_CREDIT controller, changes on billing page</w:t>
            </w:r>
          </w:p>
        </w:tc>
        <w:tc>
          <w:tcPr>
            <w:tcW w:w="3335" w:type="dxa"/>
          </w:tcPr>
          <w:p w:rsidR="00D419E0" w:rsidRDefault="00D419E0" w:rsidP="00D419E0">
            <w:pPr>
              <w:pStyle w:val="Listenabsatz"/>
              <w:numPr>
                <w:ilvl w:val="0"/>
                <w:numId w:val="17"/>
              </w:numPr>
              <w:spacing w:after="0" w:line="240" w:lineRule="auto"/>
            </w:pPr>
            <w:r>
              <w:t>Cartridge setup</w:t>
            </w:r>
          </w:p>
          <w:p w:rsidR="00D419E0" w:rsidRDefault="00D419E0" w:rsidP="00D419E0">
            <w:pPr>
              <w:pStyle w:val="Listenabsatz"/>
              <w:numPr>
                <w:ilvl w:val="0"/>
                <w:numId w:val="17"/>
              </w:numPr>
              <w:spacing w:after="0" w:line="240" w:lineRule="auto"/>
            </w:pPr>
            <w:r w:rsidRPr="00E33D85">
              <w:t>Si</w:t>
            </w:r>
            <w:r>
              <w:t>te preference configuration in b</w:t>
            </w:r>
            <w:r w:rsidRPr="00E33D85">
              <w:t>usiness manager</w:t>
            </w:r>
          </w:p>
        </w:tc>
      </w:tr>
    </w:tbl>
    <w:p w:rsidR="003D49FF" w:rsidRPr="00E33D85" w:rsidRDefault="003D49FF" w:rsidP="003D49FF"/>
    <w:p w:rsidR="003D49FF" w:rsidRPr="00E33D85" w:rsidRDefault="003D49FF" w:rsidP="003D49FF">
      <w:r w:rsidRPr="00E33D85">
        <w:lastRenderedPageBreak/>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included, with minimal testing and simplified validation handling, ie. </w:t>
      </w:r>
      <w:r w:rsidR="00C5387E" w:rsidRPr="00E33D85">
        <w:t>A</w:t>
      </w:r>
      <w:r w:rsidRPr="00E33D85">
        <w:t>utomatically make correction to a customer address, as per validation response.</w:t>
      </w:r>
    </w:p>
    <w:p w:rsidR="006274EE" w:rsidRPr="00E33D85" w:rsidRDefault="006274EE" w:rsidP="003D49FF"/>
    <w:p w:rsidR="001E2C08" w:rsidRPr="00E33D85" w:rsidRDefault="006274EE" w:rsidP="001E2C08">
      <w:pPr>
        <w:pStyle w:val="Heading2"/>
        <w:rPr>
          <w:rFonts w:asciiTheme="minorHAnsi" w:hAnsiTheme="minorHAnsi"/>
        </w:rPr>
      </w:pPr>
      <w:bookmarkStart w:id="869" w:name="_Toc368651187"/>
      <w:bookmarkStart w:id="870" w:name="_Toc492911378"/>
      <w:r w:rsidRPr="00E33D85">
        <w:rPr>
          <w:rFonts w:asciiTheme="minorHAnsi" w:hAnsiTheme="minorHAnsi"/>
        </w:rPr>
        <w:t>Pre-Production</w:t>
      </w:r>
      <w:r w:rsidR="0087333B" w:rsidRPr="00E33D85">
        <w:rPr>
          <w:rFonts w:asciiTheme="minorHAnsi" w:hAnsiTheme="minorHAnsi"/>
        </w:rPr>
        <w:t xml:space="preserve"> Steps</w:t>
      </w:r>
      <w:bookmarkEnd w:id="869"/>
      <w:bookmarkEnd w:id="870"/>
    </w:p>
    <w:p w:rsidR="001E2C08" w:rsidRPr="00E33D85" w:rsidRDefault="000762E7" w:rsidP="005C1822">
      <w:pPr>
        <w:pStyle w:val="BodyText"/>
      </w:pPr>
      <w:r w:rsidRPr="00E33D85">
        <w:t xml:space="preserve">In order to avoid misuse of unit testing </w:t>
      </w:r>
      <w:r w:rsidR="00ED1540" w:rsidRPr="00E33D85">
        <w:t xml:space="preserve">controller methods </w:t>
      </w:r>
      <w:r w:rsidRPr="00E33D85">
        <w:t>on production instances</w:t>
      </w:r>
      <w:r w:rsidR="00A3603B">
        <w:t xml:space="preserve"> methods are made private. I</w:t>
      </w:r>
      <w:r w:rsidRPr="00E33D85">
        <w:t xml:space="preserve">t is advised to make following </w:t>
      </w:r>
      <w:r w:rsidR="008733E6" w:rsidRPr="00E33D85">
        <w:rPr>
          <w:b/>
        </w:rPr>
        <w:t>controller function export guard to be removed</w:t>
      </w:r>
      <w:r w:rsidR="006A5DFA">
        <w:rPr>
          <w:b/>
        </w:rPr>
        <w:t xml:space="preserve"> </w:t>
      </w:r>
      <w:r w:rsidRPr="00E33D85">
        <w:t>before pushing code to production instances.</w:t>
      </w:r>
    </w:p>
    <w:p w:rsidR="00735DB7" w:rsidRPr="00E33D85" w:rsidRDefault="00735DB7" w:rsidP="005C1822">
      <w:pPr>
        <w:pStyle w:val="BodyText"/>
      </w:pPr>
    </w:p>
    <w:p w:rsidR="00223C9E" w:rsidRPr="00D602FC" w:rsidRDefault="00223C9E" w:rsidP="005C1822">
      <w:pPr>
        <w:pStyle w:val="BodyText"/>
      </w:pPr>
      <w:bookmarkStart w:id="871" w:name="_Toc368651195"/>
      <w:r>
        <w:t>CYBServicesTesting</w:t>
      </w:r>
      <w:r w:rsidRPr="00D602FC">
        <w:t>-TestCCAuth</w:t>
      </w:r>
    </w:p>
    <w:p w:rsidR="00223C9E" w:rsidRPr="00D602FC" w:rsidRDefault="00223C9E" w:rsidP="005C1822">
      <w:pPr>
        <w:pStyle w:val="BodyText"/>
      </w:pPr>
      <w:r>
        <w:t>CYBServicesTesting</w:t>
      </w:r>
      <w:r w:rsidRPr="00D602FC">
        <w:t>- TestAlipayInitiateService</w:t>
      </w:r>
    </w:p>
    <w:p w:rsidR="00223C9E" w:rsidRPr="00D602FC" w:rsidRDefault="00223C9E" w:rsidP="005C1822">
      <w:pPr>
        <w:pStyle w:val="BodyText"/>
      </w:pPr>
      <w:r>
        <w:t>CYBServicesTesting</w:t>
      </w:r>
      <w:r w:rsidRPr="00D602FC">
        <w:t>- TestAlipayCheckStatusService</w:t>
      </w:r>
    </w:p>
    <w:p w:rsidR="00223C9E" w:rsidRPr="00D602FC" w:rsidRDefault="00223C9E" w:rsidP="005C1822">
      <w:pPr>
        <w:pStyle w:val="BodyText"/>
      </w:pPr>
      <w:r>
        <w:t>CYBServicesTesting</w:t>
      </w:r>
      <w:r w:rsidRPr="00D602FC">
        <w:t>- TestPaypalCaptureService</w:t>
      </w:r>
    </w:p>
    <w:p w:rsidR="00223C9E" w:rsidRPr="00D602FC" w:rsidRDefault="00223C9E" w:rsidP="005C1822">
      <w:pPr>
        <w:pStyle w:val="BodyText"/>
      </w:pPr>
      <w:r>
        <w:t>CYBServicesTesting</w:t>
      </w:r>
      <w:r w:rsidRPr="00D602FC">
        <w:t>-TestTax</w:t>
      </w:r>
    </w:p>
    <w:p w:rsidR="00223C9E" w:rsidRPr="00D602FC" w:rsidRDefault="00223C9E" w:rsidP="005C1822">
      <w:pPr>
        <w:pStyle w:val="BodyText"/>
      </w:pPr>
      <w:r>
        <w:t>CYBServicesTesting</w:t>
      </w:r>
      <w:r w:rsidRPr="00D602FC">
        <w:t>-TestDAVCheck</w:t>
      </w:r>
    </w:p>
    <w:p w:rsidR="00223C9E" w:rsidRPr="00D602FC" w:rsidRDefault="00223C9E" w:rsidP="005C1822">
      <w:pPr>
        <w:pStyle w:val="BodyText"/>
      </w:pPr>
      <w:r>
        <w:t>CYBServicesTesting</w:t>
      </w:r>
      <w:r w:rsidRPr="00D602FC">
        <w:t>-TestPA</w:t>
      </w:r>
    </w:p>
    <w:p w:rsidR="00223C9E" w:rsidRPr="00D602FC" w:rsidRDefault="00223C9E" w:rsidP="005C1822">
      <w:pPr>
        <w:pStyle w:val="BodyText"/>
      </w:pPr>
      <w:r>
        <w:t>CYBServicesTesting</w:t>
      </w:r>
      <w:r w:rsidRPr="00D602FC">
        <w:t>-TestFingerprint</w:t>
      </w:r>
    </w:p>
    <w:p w:rsidR="00223C9E" w:rsidRPr="00D602FC" w:rsidRDefault="00223C9E" w:rsidP="005C1822">
      <w:pPr>
        <w:pStyle w:val="BodyText"/>
      </w:pPr>
      <w:r>
        <w:t>CYBServicesTesting</w:t>
      </w:r>
      <w:r w:rsidRPr="00D602FC">
        <w:t xml:space="preserve"> -StartSubscription</w:t>
      </w:r>
    </w:p>
    <w:p w:rsidR="00223C9E" w:rsidRPr="00D602FC" w:rsidRDefault="00223C9E" w:rsidP="005C1822">
      <w:pPr>
        <w:pStyle w:val="BodyText"/>
      </w:pPr>
      <w:r>
        <w:t>CYBServicesTesting</w:t>
      </w:r>
      <w:r w:rsidRPr="00D602FC">
        <w:t xml:space="preserve"> -CreateSubscription</w:t>
      </w:r>
    </w:p>
    <w:p w:rsidR="00223C9E" w:rsidRPr="00D602FC" w:rsidRDefault="00223C9E" w:rsidP="005C1822">
      <w:pPr>
        <w:pStyle w:val="BodyText"/>
      </w:pPr>
      <w:r>
        <w:t>CYBServicesTesting</w:t>
      </w:r>
      <w:r w:rsidRPr="00D602FC">
        <w:t xml:space="preserve"> -ViewSubscription</w:t>
      </w:r>
    </w:p>
    <w:p w:rsidR="00223C9E" w:rsidRPr="00D602FC" w:rsidRDefault="00223C9E" w:rsidP="005C1822">
      <w:pPr>
        <w:pStyle w:val="BodyText"/>
      </w:pPr>
      <w:r>
        <w:t>CYBServicesTesting</w:t>
      </w:r>
      <w:r w:rsidRPr="00D602FC">
        <w:t xml:space="preserve"> -UpdateSubscription</w:t>
      </w:r>
    </w:p>
    <w:p w:rsidR="00223C9E" w:rsidRPr="00D602FC" w:rsidRDefault="00223C9E" w:rsidP="005C1822">
      <w:pPr>
        <w:pStyle w:val="BodyText"/>
      </w:pPr>
      <w:r>
        <w:t>CYBServicesTesting</w:t>
      </w:r>
      <w:r w:rsidRPr="00D602FC">
        <w:t xml:space="preserve"> -DeleteSubscription</w:t>
      </w:r>
    </w:p>
    <w:p w:rsidR="00223C9E" w:rsidRPr="00D602FC" w:rsidRDefault="00223C9E" w:rsidP="005C1822">
      <w:pPr>
        <w:pStyle w:val="BodyText"/>
      </w:pPr>
      <w:r>
        <w:t>CYBServicesTesting</w:t>
      </w:r>
      <w:r w:rsidRPr="00D602FC">
        <w:t xml:space="preserve"> -OnDemandPayment</w:t>
      </w:r>
    </w:p>
    <w:p w:rsidR="00223C9E" w:rsidRPr="00D602FC" w:rsidRDefault="00223C9E" w:rsidP="005C1822">
      <w:pPr>
        <w:pStyle w:val="BodyText"/>
      </w:pPr>
      <w:r>
        <w:t>CYBServicesTesting</w:t>
      </w:r>
      <w:r w:rsidRPr="00D602FC">
        <w:t>-StartPOS</w:t>
      </w:r>
    </w:p>
    <w:p w:rsidR="00223C9E" w:rsidRDefault="00223C9E" w:rsidP="005C1822">
      <w:pPr>
        <w:pStyle w:val="BodyText"/>
      </w:pPr>
      <w:r>
        <w:t>CYBServicesTesting</w:t>
      </w:r>
      <w:r w:rsidRPr="00D602FC">
        <w:t>- TestSATokenCreate</w:t>
      </w:r>
    </w:p>
    <w:p w:rsidR="00223C9E" w:rsidRPr="00D602FC" w:rsidRDefault="00223C9E" w:rsidP="005C1822">
      <w:pPr>
        <w:pStyle w:val="BodyText"/>
      </w:pPr>
      <w:r>
        <w:t>CYBServicesTesting</w:t>
      </w:r>
      <w:r w:rsidRPr="00D602FC">
        <w:t>- TestS</w:t>
      </w:r>
      <w:r>
        <w:t>aleService</w:t>
      </w:r>
    </w:p>
    <w:p w:rsidR="00223C9E" w:rsidRPr="00D602FC" w:rsidRDefault="00223C9E" w:rsidP="005C1822">
      <w:pPr>
        <w:pStyle w:val="BodyText"/>
      </w:pPr>
      <w:r>
        <w:t>CYBServicesTesting</w:t>
      </w:r>
      <w:r w:rsidRPr="00D602FC">
        <w:t>- Test</w:t>
      </w:r>
      <w:r>
        <w:t>PayPalAuthorizeService</w:t>
      </w:r>
    </w:p>
    <w:p w:rsidR="00223C9E" w:rsidRPr="00D602FC" w:rsidRDefault="00223C9E" w:rsidP="005C1822">
      <w:pPr>
        <w:pStyle w:val="BodyText"/>
      </w:pPr>
      <w:r>
        <w:t>CYBServicesTesting</w:t>
      </w:r>
      <w:r w:rsidRPr="00D602FC">
        <w:t>- Test</w:t>
      </w:r>
      <w:r>
        <w:t>RefundService</w:t>
      </w:r>
    </w:p>
    <w:p w:rsidR="00223C9E" w:rsidRPr="00D602FC" w:rsidRDefault="00223C9E" w:rsidP="005C1822">
      <w:pPr>
        <w:pStyle w:val="BodyText"/>
      </w:pPr>
      <w:r>
        <w:t>CYBServicesTesting</w:t>
      </w:r>
      <w:r w:rsidRPr="00D602FC">
        <w:t>- Test</w:t>
      </w:r>
      <w:r>
        <w:t>CancelService</w:t>
      </w:r>
    </w:p>
    <w:p w:rsidR="00223C9E" w:rsidRPr="00D602FC" w:rsidRDefault="00223C9E" w:rsidP="005C1822">
      <w:pPr>
        <w:pStyle w:val="BodyText"/>
      </w:pPr>
      <w:r>
        <w:t>CYBServicesTesting</w:t>
      </w:r>
      <w:r w:rsidRPr="00D602FC">
        <w:t>- Test</w:t>
      </w:r>
      <w:r>
        <w:t>AuthReversalService</w:t>
      </w:r>
    </w:p>
    <w:p w:rsidR="00223C9E" w:rsidRPr="00E33D85" w:rsidRDefault="00223C9E" w:rsidP="005C1822">
      <w:pPr>
        <w:pStyle w:val="BodyText"/>
      </w:pPr>
      <w:r>
        <w:t>CYBServicesTesting</w:t>
      </w:r>
      <w:r w:rsidRPr="00D602FC">
        <w:t>- Test</w:t>
      </w:r>
      <w:r>
        <w:t>CheckStatusService</w:t>
      </w:r>
    </w:p>
    <w:p w:rsidR="009A7363" w:rsidRPr="00E33D85" w:rsidRDefault="009A7363" w:rsidP="009A7363">
      <w:pPr>
        <w:pStyle w:val="Heading1"/>
        <w:framePr w:wrap="auto" w:vAnchor="margin" w:yAlign="inline"/>
        <w:rPr>
          <w:rFonts w:asciiTheme="minorHAnsi" w:hAnsiTheme="minorHAnsi"/>
        </w:rPr>
      </w:pPr>
      <w:bookmarkStart w:id="872" w:name="_Toc492911379"/>
      <w:r w:rsidRPr="00E33D85">
        <w:rPr>
          <w:rFonts w:asciiTheme="minorHAnsi" w:hAnsiTheme="minorHAnsi"/>
        </w:rPr>
        <w:lastRenderedPageBreak/>
        <w:t>Known Issues</w:t>
      </w:r>
      <w:bookmarkEnd w:id="871"/>
      <w:bookmarkEnd w:id="872"/>
    </w:p>
    <w:p w:rsidR="00CF0AD1" w:rsidRPr="00E33D85" w:rsidRDefault="00CF0AD1" w:rsidP="00CF0AD1">
      <w:pPr>
        <w:pStyle w:val="ListParagraph"/>
        <w:numPr>
          <w:ilvl w:val="0"/>
          <w:numId w:val="24"/>
        </w:numPr>
      </w:pPr>
      <w:bookmarkStart w:id="873" w:name="_Toc368651196"/>
      <w:r w:rsidRPr="00E33D85">
        <w:t>In</w:t>
      </w:r>
      <w:r w:rsidRPr="00E33D85">
        <w:rPr>
          <w:b/>
        </w:rPr>
        <w:t xml:space="preserve"> </w:t>
      </w:r>
      <w:r w:rsidRPr="00E33D85">
        <w:t>case of setting Ignore AVS Result custom preference to true, there can be a known issue as described below:</w:t>
      </w:r>
    </w:p>
    <w:p w:rsidR="00CF0AD1" w:rsidRPr="00E33D85" w:rsidRDefault="00CF0AD1" w:rsidP="00CF0AD1">
      <w:pPr>
        <w:ind w:left="360"/>
      </w:pPr>
      <w:r w:rsidRPr="00E33D85">
        <w:t>If the AVS response code received as N, the cartridge ignores the ccAuthReply reason code and processes the transaction under “review” status. This can lead to an ambiguous situation when the Credit Card was rejected, but due to the AVS code as “N”, the cartridge continued with order processing and successful order placement.</w:t>
      </w:r>
    </w:p>
    <w:p w:rsidR="00CF0AD1" w:rsidRDefault="00CF0AD1" w:rsidP="00CF0AD1">
      <w:pPr>
        <w:pStyle w:val="ListParagraph"/>
        <w:numPr>
          <w:ilvl w:val="0"/>
          <w:numId w:val="24"/>
        </w:numPr>
      </w:pPr>
      <w:r w:rsidRPr="00F90111">
        <w:t>Testing</w:t>
      </w:r>
      <w:r w:rsidRPr="00E33D85">
        <w:t xml:space="preserve"> of Alipay is possible only with Test data provided by CyberSource such as Reconciliation ID that is getting passed to Alipay Initiate Service to get the response back. We don’t have Alipay simulator and access to Alipay live environment.</w:t>
      </w:r>
    </w:p>
    <w:p w:rsidR="00CF0AD1" w:rsidRDefault="00CF0AD1" w:rsidP="00CF0AD1">
      <w:pPr>
        <w:pStyle w:val="ListParagraph"/>
        <w:ind w:left="0"/>
      </w:pPr>
    </w:p>
    <w:p w:rsidR="00F760BD" w:rsidRPr="00E33D85" w:rsidRDefault="00CF0AD1" w:rsidP="00F760BD">
      <w:pPr>
        <w:pStyle w:val="ListParagraph"/>
        <w:numPr>
          <w:ilvl w:val="0"/>
          <w:numId w:val="24"/>
        </w:numPr>
      </w:pPr>
      <w:r>
        <w:t>There is an issue with Klarna session and authorization service in accepting value of tax rate field upto 4 or more decimal places. Klarna service accepts only tax rate value upto 2 decimal points and service is returning REJECT decision if tax rate exceed 2 decimal places.</w:t>
      </w:r>
    </w:p>
    <w:p w:rsidR="00CF0AD1" w:rsidRDefault="00CF0AD1" w:rsidP="003D49FF">
      <w:pPr>
        <w:pStyle w:val="Heading1"/>
        <w:framePr w:wrap="notBeside"/>
        <w:rPr>
          <w:rFonts w:asciiTheme="minorHAnsi" w:hAnsiTheme="minorHAnsi"/>
        </w:rPr>
      </w:pPr>
    </w:p>
    <w:p w:rsidR="00F760BD" w:rsidRDefault="00F760BD" w:rsidP="00F760BD">
      <w:pPr>
        <w:pStyle w:val="Heading2"/>
      </w:pPr>
    </w:p>
    <w:p w:rsidR="00F760BD" w:rsidRDefault="00F760BD" w:rsidP="00F760BD">
      <w:pPr>
        <w:pStyle w:val="BodyText"/>
      </w:pPr>
    </w:p>
    <w:p w:rsidR="00F760BD" w:rsidRDefault="00F760BD" w:rsidP="00F760BD">
      <w:pPr>
        <w:pStyle w:val="BodyText"/>
      </w:pPr>
    </w:p>
    <w:p w:rsidR="00F760BD" w:rsidRDefault="00F760BD" w:rsidP="00F760BD">
      <w:pPr>
        <w:pStyle w:val="BodyText"/>
      </w:pPr>
    </w:p>
    <w:p w:rsidR="00F760BD" w:rsidRPr="00F760BD" w:rsidRDefault="00F760BD" w:rsidP="00F760BD">
      <w:pPr>
        <w:pStyle w:val="BodyText"/>
      </w:pPr>
    </w:p>
    <w:p w:rsidR="003D49FF" w:rsidRPr="00E33D85" w:rsidRDefault="003D49FF" w:rsidP="003D49FF">
      <w:pPr>
        <w:pStyle w:val="Heading1"/>
        <w:framePr w:wrap="notBeside"/>
        <w:rPr>
          <w:rFonts w:asciiTheme="minorHAnsi" w:hAnsiTheme="minorHAnsi"/>
        </w:rPr>
      </w:pPr>
      <w:bookmarkStart w:id="874" w:name="_Toc492911380"/>
      <w:r w:rsidRPr="00E33D85">
        <w:rPr>
          <w:rFonts w:asciiTheme="minorHAnsi" w:hAnsiTheme="minorHAnsi"/>
        </w:rPr>
        <w:t>CyberSource document links</w:t>
      </w:r>
      <w:bookmarkEnd w:id="873"/>
      <w:bookmarkEnd w:id="874"/>
    </w:p>
    <w:p w:rsidR="003D49FF" w:rsidRPr="00E33D85" w:rsidRDefault="0026667D" w:rsidP="007D5AFD">
      <w:pPr>
        <w:pStyle w:val="Listenabsatz"/>
        <w:numPr>
          <w:ilvl w:val="0"/>
          <w:numId w:val="14"/>
        </w:numPr>
        <w:rPr>
          <w:color w:val="0070C0"/>
          <w:sz w:val="16"/>
          <w:szCs w:val="16"/>
        </w:rPr>
      </w:pPr>
      <w:hyperlink r:id="rId106" w:history="1">
        <w:r w:rsidR="003D49FF" w:rsidRPr="00E33D85">
          <w:rPr>
            <w:rStyle w:val="Hyperlink"/>
            <w:color w:val="0070C0"/>
            <w:sz w:val="16"/>
            <w:szCs w:val="16"/>
          </w:rPr>
          <w:t>http://www.cybersource.com/support_center/implementation/testing_info/simple_order_api/General_testing_info/soapi_general_test.html</w:t>
        </w:r>
      </w:hyperlink>
    </w:p>
    <w:p w:rsidR="003D49FF" w:rsidRPr="00E33D85" w:rsidRDefault="0026667D" w:rsidP="007D5AFD">
      <w:pPr>
        <w:pStyle w:val="Listenabsatz"/>
        <w:numPr>
          <w:ilvl w:val="0"/>
          <w:numId w:val="14"/>
        </w:numPr>
        <w:rPr>
          <w:color w:val="0070C0"/>
          <w:sz w:val="16"/>
          <w:szCs w:val="16"/>
        </w:rPr>
      </w:pPr>
      <w:hyperlink r:id="rId107" w:history="1">
        <w:r w:rsidR="003D49FF" w:rsidRPr="00E33D85">
          <w:rPr>
            <w:rStyle w:val="Hyperlink"/>
            <w:color w:val="0070C0"/>
            <w:sz w:val="16"/>
            <w:szCs w:val="16"/>
          </w:rPr>
          <w:t>http://www.cybersource.com/support_center/support_documentation/quick_references/view.php?page_id=422</w:t>
        </w:r>
      </w:hyperlink>
    </w:p>
    <w:p w:rsidR="003D49FF" w:rsidRPr="00E33D85" w:rsidRDefault="0026667D" w:rsidP="007D5AFD">
      <w:pPr>
        <w:pStyle w:val="Listenabsatz"/>
        <w:numPr>
          <w:ilvl w:val="0"/>
          <w:numId w:val="14"/>
        </w:numPr>
        <w:rPr>
          <w:color w:val="0070C0"/>
          <w:sz w:val="16"/>
          <w:szCs w:val="16"/>
        </w:rPr>
      </w:pPr>
      <w:hyperlink r:id="rId108" w:history="1">
        <w:r w:rsidR="003D49FF" w:rsidRPr="00E33D85">
          <w:rPr>
            <w:rStyle w:val="Hyperlink"/>
            <w:color w:val="0070C0"/>
            <w:sz w:val="16"/>
            <w:szCs w:val="16"/>
          </w:rPr>
          <w:t>http://apps.cybersource.com/library/documentation/dev_guides/CC_Svcs_SO_API/Credit_Cards_SO_API.pdf</w:t>
        </w:r>
      </w:hyperlink>
      <w:r w:rsidR="003D49FF" w:rsidRPr="00E33D85">
        <w:rPr>
          <w:color w:val="0070C0"/>
          <w:sz w:val="16"/>
          <w:szCs w:val="16"/>
        </w:rPr>
        <w:t xml:space="preserve"> - Page 163 - Appendix C.</w:t>
      </w:r>
    </w:p>
    <w:p w:rsidR="003D49FF" w:rsidRPr="00E33D85" w:rsidRDefault="0026667D" w:rsidP="007D5AFD">
      <w:pPr>
        <w:pStyle w:val="Listenabsatz"/>
        <w:numPr>
          <w:ilvl w:val="0"/>
          <w:numId w:val="14"/>
        </w:numPr>
        <w:rPr>
          <w:color w:val="0070C0"/>
          <w:sz w:val="16"/>
          <w:szCs w:val="16"/>
        </w:rPr>
      </w:pPr>
      <w:hyperlink r:id="rId109" w:history="1">
        <w:r w:rsidR="003D49FF" w:rsidRPr="00E33D85">
          <w:rPr>
            <w:rStyle w:val="Hyperlink"/>
            <w:color w:val="0070C0"/>
            <w:sz w:val="16"/>
            <w:szCs w:val="16"/>
          </w:rPr>
          <w:t>http://apps.cybersource.com/library/documentation/dev_guides/Getting_Started/Getting_Started_Advanced.pdf</w:t>
        </w:r>
      </w:hyperlink>
    </w:p>
    <w:p w:rsidR="003D49FF" w:rsidRPr="00E33D85" w:rsidRDefault="0026667D" w:rsidP="007D5AFD">
      <w:pPr>
        <w:pStyle w:val="Listenabsatz"/>
        <w:numPr>
          <w:ilvl w:val="0"/>
          <w:numId w:val="14"/>
        </w:numPr>
        <w:rPr>
          <w:color w:val="0070C0"/>
          <w:sz w:val="16"/>
          <w:szCs w:val="16"/>
        </w:rPr>
      </w:pPr>
      <w:hyperlink r:id="rId110" w:history="1">
        <w:r w:rsidR="003D49FF" w:rsidRPr="00E33D85">
          <w:rPr>
            <w:rStyle w:val="Hyperlink"/>
            <w:color w:val="0070C0"/>
            <w:sz w:val="16"/>
            <w:szCs w:val="16"/>
          </w:rPr>
          <w:t>http://www.cybersource.com/support_center/support_documentation/quick_references/</w:t>
        </w:r>
      </w:hyperlink>
    </w:p>
    <w:p w:rsidR="003D49FF" w:rsidRPr="00E33D85" w:rsidRDefault="0026667D" w:rsidP="007D5AFD">
      <w:pPr>
        <w:pStyle w:val="Listenabsatz"/>
        <w:numPr>
          <w:ilvl w:val="0"/>
          <w:numId w:val="14"/>
        </w:numPr>
        <w:rPr>
          <w:color w:val="0070C0"/>
          <w:sz w:val="16"/>
          <w:szCs w:val="16"/>
        </w:rPr>
      </w:pPr>
      <w:hyperlink r:id="rId111" w:history="1">
        <w:r w:rsidR="003D49FF" w:rsidRPr="00E33D85">
          <w:rPr>
            <w:rStyle w:val="Hyperlink"/>
            <w:color w:val="0070C0"/>
            <w:sz w:val="16"/>
            <w:szCs w:val="16"/>
          </w:rPr>
          <w:t>http://apps.cybersource.com/library/documentation/dev_guides/Payer_Authentication_IG/20090928_Payauth_IG.pdf</w:t>
        </w:r>
      </w:hyperlink>
    </w:p>
    <w:p w:rsidR="003D49FF" w:rsidRPr="00E33D85" w:rsidRDefault="0026667D" w:rsidP="007D5AFD">
      <w:pPr>
        <w:pStyle w:val="Listenabsatz"/>
        <w:numPr>
          <w:ilvl w:val="0"/>
          <w:numId w:val="14"/>
        </w:numPr>
        <w:rPr>
          <w:color w:val="0070C0"/>
          <w:sz w:val="16"/>
          <w:szCs w:val="16"/>
        </w:rPr>
      </w:pPr>
      <w:hyperlink r:id="rId112" w:history="1">
        <w:r w:rsidR="003D49FF" w:rsidRPr="00E33D85">
          <w:rPr>
            <w:rStyle w:val="Hyperlink"/>
            <w:color w:val="0070C0"/>
            <w:sz w:val="16"/>
            <w:szCs w:val="16"/>
          </w:rPr>
          <w:t>http://apps.cybersource.com/library/documentation/dev_guides/Payer_Authentication_IG/html/</w:t>
        </w:r>
      </w:hyperlink>
    </w:p>
    <w:p w:rsidR="003D49FF" w:rsidRPr="00E33D85" w:rsidRDefault="0026667D" w:rsidP="007D5AFD">
      <w:pPr>
        <w:pStyle w:val="Listenabsatz"/>
        <w:numPr>
          <w:ilvl w:val="0"/>
          <w:numId w:val="14"/>
        </w:numPr>
        <w:rPr>
          <w:color w:val="0070C0"/>
          <w:sz w:val="16"/>
          <w:szCs w:val="16"/>
        </w:rPr>
      </w:pPr>
      <w:hyperlink r:id="rId113" w:history="1">
        <w:r w:rsidR="008D24DC" w:rsidRPr="00E33D85">
          <w:rPr>
            <w:rStyle w:val="Hyperlink"/>
            <w:sz w:val="16"/>
            <w:szCs w:val="16"/>
          </w:rPr>
          <w:t>http://apps.cybersource.com/library/documentation/dev_guides/Verification_Svcs_IG/20091012_Verification_IG.pdf</w:t>
        </w:r>
      </w:hyperlink>
    </w:p>
    <w:p w:rsidR="003D49FF" w:rsidRPr="00E33D85" w:rsidRDefault="0026667D" w:rsidP="007D5AFD">
      <w:pPr>
        <w:pStyle w:val="Listenabsatz"/>
        <w:numPr>
          <w:ilvl w:val="0"/>
          <w:numId w:val="14"/>
        </w:numPr>
        <w:rPr>
          <w:color w:val="0070C0"/>
          <w:sz w:val="16"/>
          <w:szCs w:val="16"/>
        </w:rPr>
      </w:pPr>
      <w:hyperlink r:id="rId114" w:history="1">
        <w:r w:rsidR="003D49FF" w:rsidRPr="00E33D85">
          <w:rPr>
            <w:rStyle w:val="Hyperlink"/>
            <w:color w:val="0070C0"/>
            <w:sz w:val="16"/>
            <w:szCs w:val="16"/>
          </w:rPr>
          <w:t>http://www.cybersource.com/support_center/support_documentation/services_documentation/tax.php</w:t>
        </w:r>
      </w:hyperlink>
    </w:p>
    <w:p w:rsidR="003D49FF" w:rsidRPr="00E33D85" w:rsidRDefault="0026667D" w:rsidP="007D5AFD">
      <w:pPr>
        <w:pStyle w:val="Listenabsatz"/>
        <w:numPr>
          <w:ilvl w:val="0"/>
          <w:numId w:val="14"/>
        </w:numPr>
        <w:rPr>
          <w:color w:val="0070C0"/>
          <w:sz w:val="16"/>
          <w:szCs w:val="16"/>
        </w:rPr>
      </w:pPr>
      <w:hyperlink r:id="rId115" w:history="1">
        <w:r w:rsidR="003D49FF" w:rsidRPr="00E33D85">
          <w:rPr>
            <w:rStyle w:val="Hyperlink"/>
            <w:color w:val="0070C0"/>
            <w:sz w:val="16"/>
            <w:szCs w:val="16"/>
          </w:rPr>
          <w:t>http://apps.cybersource.com/library/documentation/dev_guides/Tax_IG/Tax_Guide.pdf</w:t>
        </w:r>
      </w:hyperlink>
    </w:p>
    <w:p w:rsidR="00981F66" w:rsidRPr="00E33D85" w:rsidRDefault="0026667D" w:rsidP="007D5AFD">
      <w:pPr>
        <w:pStyle w:val="Listenabsatz"/>
        <w:numPr>
          <w:ilvl w:val="0"/>
          <w:numId w:val="14"/>
        </w:numPr>
        <w:rPr>
          <w:color w:val="0070C0"/>
          <w:sz w:val="16"/>
          <w:szCs w:val="16"/>
        </w:rPr>
      </w:pPr>
      <w:hyperlink r:id="rId116" w:history="1">
        <w:r w:rsidR="00981F66" w:rsidRPr="00E33D85">
          <w:rPr>
            <w:rStyle w:val="Hyperlink"/>
            <w:sz w:val="16"/>
            <w:szCs w:val="16"/>
          </w:rPr>
          <w:t>http://apps.cybersource.com/library/documentation/dev_guides/Retail_SO_API/Retail_SO_API.pdf</w:t>
        </w:r>
      </w:hyperlink>
    </w:p>
    <w:p w:rsidR="008741A3" w:rsidRPr="00E33D85" w:rsidRDefault="0026667D" w:rsidP="007D5AFD">
      <w:pPr>
        <w:pStyle w:val="Listenabsatz"/>
        <w:numPr>
          <w:ilvl w:val="0"/>
          <w:numId w:val="14"/>
        </w:numPr>
        <w:rPr>
          <w:rStyle w:val="Hyperlink"/>
          <w:color w:val="0070C0"/>
          <w:sz w:val="16"/>
          <w:szCs w:val="16"/>
        </w:rPr>
      </w:pPr>
      <w:hyperlink r:id="rId117" w:history="1">
        <w:r w:rsidR="008741A3" w:rsidRPr="00E33D85">
          <w:rPr>
            <w:rStyle w:val="Hyperlink"/>
            <w:color w:val="0070C0"/>
            <w:sz w:val="16"/>
            <w:szCs w:val="16"/>
          </w:rPr>
          <w:t>http://apps.cybersource.com/library/documentation/dev_guides/AliPayDom/AliPay_Dom_SO_API.pdf</w:t>
        </w:r>
      </w:hyperlink>
    </w:p>
    <w:p w:rsidR="00A05E72" w:rsidRPr="00E33D85" w:rsidRDefault="0026667D" w:rsidP="007D5AFD">
      <w:pPr>
        <w:pStyle w:val="Listenabsatz"/>
        <w:numPr>
          <w:ilvl w:val="0"/>
          <w:numId w:val="14"/>
        </w:numPr>
        <w:autoSpaceDE w:val="0"/>
        <w:autoSpaceDN w:val="0"/>
        <w:spacing w:after="0" w:line="240" w:lineRule="auto"/>
        <w:rPr>
          <w:rStyle w:val="Hyperlink"/>
          <w:color w:val="0070C0"/>
          <w:sz w:val="16"/>
          <w:szCs w:val="16"/>
        </w:rPr>
      </w:pPr>
      <w:hyperlink r:id="rId118" w:history="1">
        <w:r w:rsidR="008741A3" w:rsidRPr="00E33D85">
          <w:rPr>
            <w:rStyle w:val="Hyperlink"/>
            <w:color w:val="0070C0"/>
            <w:sz w:val="16"/>
            <w:szCs w:val="16"/>
          </w:rPr>
          <w:t>http://apps.cybersource.com/library/documentation/dev_guides/AliPayInt/AliPay_Int_SO_API.pdf</w:t>
        </w:r>
      </w:hyperlink>
    </w:p>
    <w:p w:rsidR="00354709" w:rsidRPr="00E33D85" w:rsidRDefault="00354709" w:rsidP="007D5AFD">
      <w:pPr>
        <w:pStyle w:val="Listenabsatz"/>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http://apps.cybersource.com/library/documentation/dev_guides/apple_payments/SO_API/Apple_Pay_SO_API.pdf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http://apps.cybersource.com/library/documentation/dev_guides/Secure_Acceptance_WM/Secure_Acceptance_WM.pdf </w:t>
      </w:r>
    </w:p>
    <w:p w:rsidR="00CF0AD1" w:rsidRPr="00E33D85" w:rsidRDefault="00CF0AD1" w:rsidP="00CF0AD1">
      <w:pPr>
        <w:pStyle w:val="ListParagraph"/>
        <w:numPr>
          <w:ilvl w:val="0"/>
          <w:numId w:val="14"/>
        </w:numPr>
        <w:autoSpaceDE w:val="0"/>
        <w:autoSpaceDN w:val="0"/>
        <w:spacing w:after="0" w:line="240" w:lineRule="auto"/>
        <w:rPr>
          <w:rStyle w:val="Hyperlink"/>
          <w:color w:val="0070C0"/>
          <w:sz w:val="16"/>
          <w:szCs w:val="16"/>
        </w:rPr>
      </w:pPr>
      <w:r w:rsidRPr="00E33D85">
        <w:rPr>
          <w:rStyle w:val="Hyperlink"/>
          <w:color w:val="0070C0"/>
          <w:sz w:val="16"/>
          <w:szCs w:val="16"/>
        </w:rPr>
        <w:t xml:space="preserve">http://apps.cybersource.com/library/documentation/dev_guides/Secure_Acceptance_SOP/Secure_Acceptance_SOP.pdf </w:t>
      </w:r>
    </w:p>
    <w:p w:rsidR="00CF0AD1" w:rsidRPr="008D77FD" w:rsidRDefault="0026667D" w:rsidP="00CF0AD1">
      <w:pPr>
        <w:pStyle w:val="Listenabsatz"/>
        <w:numPr>
          <w:ilvl w:val="0"/>
          <w:numId w:val="14"/>
        </w:numPr>
        <w:autoSpaceDE w:val="0"/>
        <w:autoSpaceDN w:val="0"/>
        <w:spacing w:after="0" w:line="240" w:lineRule="auto"/>
        <w:rPr>
          <w:color w:val="0070C0"/>
          <w:sz w:val="16"/>
          <w:szCs w:val="16"/>
          <w:u w:val="single"/>
        </w:rPr>
      </w:pPr>
      <w:hyperlink r:id="rId119" w:history="1">
        <w:r w:rsidR="00CF0AD1" w:rsidRPr="008D77FD">
          <w:rPr>
            <w:rStyle w:val="Hyperlink"/>
            <w:sz w:val="16"/>
            <w:szCs w:val="16"/>
          </w:rPr>
          <w:t>http://apps.cybersource.com/library/documentation/dev_guides/VCO_SO_API/Visa_Checkout_SO_API.pdf</w:t>
        </w:r>
      </w:hyperlink>
    </w:p>
    <w:p w:rsidR="00CF0AD1" w:rsidRDefault="0026667D" w:rsidP="00CF0AD1">
      <w:pPr>
        <w:pStyle w:val="Listenabsatz"/>
        <w:numPr>
          <w:ilvl w:val="0"/>
          <w:numId w:val="14"/>
        </w:numPr>
        <w:autoSpaceDE w:val="0"/>
        <w:autoSpaceDN w:val="0"/>
        <w:spacing w:after="0" w:line="240" w:lineRule="auto"/>
        <w:rPr>
          <w:rStyle w:val="Hyperlink"/>
          <w:color w:val="0070C0"/>
          <w:sz w:val="16"/>
          <w:szCs w:val="16"/>
        </w:rPr>
      </w:pPr>
      <w:hyperlink r:id="rId120" w:history="1">
        <w:r w:rsidR="00CF0AD1" w:rsidRPr="008D77FD">
          <w:rPr>
            <w:rStyle w:val="Hyperlink"/>
            <w:color w:val="0070C0"/>
            <w:sz w:val="16"/>
            <w:szCs w:val="16"/>
          </w:rPr>
          <w:t>http://apps.cybersource.com/library/documentation/dev_guides/apple_payments/getting_started/Getting_Started.pdf</w:t>
        </w:r>
      </w:hyperlink>
    </w:p>
    <w:p w:rsidR="00CF0AD1" w:rsidRDefault="00CF0AD1" w:rsidP="00CF0AD1">
      <w:pPr>
        <w:pStyle w:val="Listenabsatz"/>
        <w:numPr>
          <w:ilvl w:val="0"/>
          <w:numId w:val="14"/>
        </w:numPr>
        <w:autoSpaceDE w:val="0"/>
        <w:autoSpaceDN w:val="0"/>
        <w:spacing w:after="0" w:line="240" w:lineRule="auto"/>
        <w:rPr>
          <w:rStyle w:val="Hyperlink"/>
          <w:color w:val="0070C0"/>
          <w:sz w:val="16"/>
          <w:szCs w:val="16"/>
        </w:rPr>
      </w:pPr>
      <w:r w:rsidRPr="00313D06">
        <w:rPr>
          <w:rStyle w:val="Hyperlink"/>
          <w:color w:val="0070C0"/>
          <w:sz w:val="16"/>
          <w:szCs w:val="16"/>
        </w:rPr>
        <w:t>http://apps.cybersource.com/library/documentation/dev_guides/tokenization_SO_API/Tokenization_SO_API.pdf</w:t>
      </w:r>
    </w:p>
    <w:p w:rsidR="00CF0AD1" w:rsidRDefault="0026667D" w:rsidP="00CF0AD1">
      <w:pPr>
        <w:pStyle w:val="Listenabsatz"/>
        <w:numPr>
          <w:ilvl w:val="0"/>
          <w:numId w:val="14"/>
        </w:numPr>
        <w:autoSpaceDE w:val="0"/>
        <w:autoSpaceDN w:val="0"/>
        <w:spacing w:after="0" w:line="240" w:lineRule="auto"/>
        <w:rPr>
          <w:rStyle w:val="Hyperlink"/>
          <w:color w:val="0070C0"/>
          <w:sz w:val="16"/>
          <w:szCs w:val="16"/>
        </w:rPr>
      </w:pPr>
      <w:hyperlink r:id="rId121" w:history="1">
        <w:r w:rsidR="00CF0AD1" w:rsidRPr="00E75CAF">
          <w:rPr>
            <w:rStyle w:val="Hyperlink"/>
            <w:sz w:val="16"/>
            <w:szCs w:val="16"/>
          </w:rPr>
          <w:t>http://apps.cybersource.com/library/documentation/dev_guides/OnlineBankTransfers_SO_API/OnlineBankTransfers_SO_API.pdf</w:t>
        </w:r>
      </w:hyperlink>
    </w:p>
    <w:p w:rsidR="00CF0AD1" w:rsidRPr="00F90111" w:rsidRDefault="0026667D" w:rsidP="00CF0AD1">
      <w:pPr>
        <w:pStyle w:val="Listenabsatz"/>
        <w:numPr>
          <w:ilvl w:val="0"/>
          <w:numId w:val="14"/>
        </w:numPr>
        <w:autoSpaceDE w:val="0"/>
        <w:autoSpaceDN w:val="0"/>
        <w:spacing w:after="0" w:line="240" w:lineRule="auto"/>
        <w:rPr>
          <w:rStyle w:val="Hyperlink"/>
          <w:sz w:val="16"/>
          <w:szCs w:val="16"/>
        </w:rPr>
      </w:pPr>
      <w:hyperlink r:id="rId122" w:history="1">
        <w:r w:rsidR="00CF0AD1" w:rsidRPr="00E75CAF">
          <w:rPr>
            <w:rStyle w:val="Hyperlink"/>
            <w:sz w:val="16"/>
            <w:szCs w:val="16"/>
          </w:rPr>
          <w:t>http://www.cybersource.com/support_center/support_documentation</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https://developer.paypal.com/docs/integration/direct/express-checkout/integration-jsv4/</w:t>
      </w:r>
    </w:p>
    <w:p w:rsidR="00CF0AD1" w:rsidRPr="00F90111" w:rsidRDefault="0026667D" w:rsidP="00CF0AD1">
      <w:pPr>
        <w:pStyle w:val="Listenabsatz"/>
        <w:numPr>
          <w:ilvl w:val="0"/>
          <w:numId w:val="14"/>
        </w:numPr>
        <w:autoSpaceDE w:val="0"/>
        <w:autoSpaceDN w:val="0"/>
        <w:spacing w:after="0" w:line="240" w:lineRule="auto"/>
        <w:rPr>
          <w:rStyle w:val="Hyperlink"/>
          <w:sz w:val="16"/>
          <w:szCs w:val="16"/>
        </w:rPr>
      </w:pPr>
      <w:hyperlink r:id="rId123" w:anchor="/pattern/client" w:history="1">
        <w:r w:rsidR="00CF0AD1" w:rsidRPr="002B54AE">
          <w:rPr>
            <w:rStyle w:val="Hyperlink"/>
            <w:sz w:val="16"/>
            <w:szCs w:val="16"/>
          </w:rPr>
          <w:t>https://developer.paypal.com/demo/checkout/#/pattern/client</w:t>
        </w:r>
      </w:hyperlink>
    </w:p>
    <w:p w:rsidR="00CF0AD1" w:rsidRPr="00F9011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 xml:space="preserve">https://www.cybersource.com/products/payment_processing/android_pay/ </w:t>
      </w:r>
    </w:p>
    <w:p w:rsidR="008D77FD" w:rsidRPr="00CF0AD1" w:rsidRDefault="00CF0AD1" w:rsidP="00CF0AD1">
      <w:pPr>
        <w:pStyle w:val="Listenabsatz"/>
        <w:numPr>
          <w:ilvl w:val="0"/>
          <w:numId w:val="14"/>
        </w:numPr>
        <w:autoSpaceDE w:val="0"/>
        <w:autoSpaceDN w:val="0"/>
        <w:spacing w:after="0" w:line="240" w:lineRule="auto"/>
        <w:rPr>
          <w:rStyle w:val="Hyperlink"/>
          <w:sz w:val="16"/>
          <w:szCs w:val="16"/>
        </w:rPr>
      </w:pPr>
      <w:r w:rsidRPr="00F90111">
        <w:rPr>
          <w:rStyle w:val="Hyperlink"/>
          <w:sz w:val="16"/>
          <w:szCs w:val="16"/>
        </w:rPr>
        <w:t>https://www.cybersource.com/developers/integration_methods/apple_pay/</w:t>
      </w:r>
    </w:p>
    <w:p w:rsidR="003D49FF" w:rsidRPr="00E33D85" w:rsidRDefault="003D49FF" w:rsidP="003D49FF"/>
    <w:p w:rsidR="002612FF" w:rsidRPr="00E33D85" w:rsidRDefault="002612FF" w:rsidP="003D49FF"/>
    <w:p w:rsidR="003D49FF" w:rsidRPr="00E33D85" w:rsidRDefault="003D49FF" w:rsidP="003D49FF">
      <w:pPr>
        <w:pStyle w:val="Heading1"/>
        <w:framePr w:wrap="notBeside"/>
        <w:rPr>
          <w:rFonts w:asciiTheme="minorHAnsi" w:hAnsiTheme="minorHAnsi"/>
        </w:rPr>
      </w:pPr>
      <w:bookmarkStart w:id="875" w:name="_Toc368651197"/>
      <w:bookmarkStart w:id="876" w:name="_Toc492911381"/>
      <w:r w:rsidRPr="00E33D85">
        <w:rPr>
          <w:rFonts w:asciiTheme="minorHAnsi" w:hAnsiTheme="minorHAnsi"/>
        </w:rPr>
        <w:t>Release History</w:t>
      </w:r>
      <w:bookmarkEnd w:id="875"/>
      <w:bookmarkEnd w:id="87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RPr="00E33D85" w:rsidTr="005B5B37">
        <w:tc>
          <w:tcPr>
            <w:tcW w:w="1634" w:type="dxa"/>
            <w:shd w:val="clear" w:color="auto" w:fill="BFBFBF" w:themeFill="background1" w:themeFillShade="BF"/>
          </w:tcPr>
          <w:p w:rsidR="003D49FF" w:rsidRPr="00E33D85" w:rsidRDefault="003D49FF" w:rsidP="005C1822">
            <w:pPr>
              <w:pStyle w:val="BodyText"/>
            </w:pPr>
            <w:r w:rsidRPr="00E33D85">
              <w:t>Version</w:t>
            </w:r>
          </w:p>
        </w:tc>
        <w:tc>
          <w:tcPr>
            <w:tcW w:w="2018" w:type="dxa"/>
            <w:shd w:val="clear" w:color="auto" w:fill="BFBFBF" w:themeFill="background1" w:themeFillShade="BF"/>
          </w:tcPr>
          <w:p w:rsidR="003D49FF" w:rsidRPr="00E33D85" w:rsidRDefault="003D49FF" w:rsidP="005C1822">
            <w:pPr>
              <w:pStyle w:val="BodyText"/>
            </w:pPr>
            <w:r w:rsidRPr="00E33D85">
              <w:t>Date</w:t>
            </w:r>
          </w:p>
        </w:tc>
        <w:tc>
          <w:tcPr>
            <w:tcW w:w="6644" w:type="dxa"/>
            <w:shd w:val="clear" w:color="auto" w:fill="BFBFBF" w:themeFill="background1" w:themeFillShade="BF"/>
          </w:tcPr>
          <w:p w:rsidR="003D49FF" w:rsidRPr="00E33D85" w:rsidRDefault="003D49FF" w:rsidP="005C1822">
            <w:pPr>
              <w:pStyle w:val="BodyText"/>
            </w:pPr>
            <w:r w:rsidRPr="00E33D85">
              <w:t>Changes</w:t>
            </w:r>
          </w:p>
        </w:tc>
      </w:tr>
      <w:tr w:rsidR="003D49FF" w:rsidRPr="00E33D85" w:rsidTr="000E2BA5">
        <w:tc>
          <w:tcPr>
            <w:tcW w:w="1634" w:type="dxa"/>
          </w:tcPr>
          <w:p w:rsidR="003D49FF" w:rsidRPr="00E33D85" w:rsidRDefault="00790234" w:rsidP="005C1822">
            <w:pPr>
              <w:pStyle w:val="BodyText"/>
            </w:pPr>
            <w:r w:rsidRPr="00E33D85">
              <w:t>1.0.0.1</w:t>
            </w:r>
          </w:p>
        </w:tc>
        <w:tc>
          <w:tcPr>
            <w:tcW w:w="2018" w:type="dxa"/>
          </w:tcPr>
          <w:p w:rsidR="003D49FF" w:rsidRPr="00E33D85" w:rsidRDefault="003D49FF" w:rsidP="005C1822">
            <w:pPr>
              <w:pStyle w:val="BodyText"/>
            </w:pPr>
            <w:r w:rsidRPr="00E33D85">
              <w:t>02/02/2010</w:t>
            </w:r>
          </w:p>
        </w:tc>
        <w:tc>
          <w:tcPr>
            <w:tcW w:w="6644" w:type="dxa"/>
          </w:tcPr>
          <w:p w:rsidR="003D49FF" w:rsidRPr="00E33D85" w:rsidRDefault="003D49FF" w:rsidP="005C1822">
            <w:pPr>
              <w:pStyle w:val="BodyText"/>
            </w:pPr>
            <w:r w:rsidRPr="00E33D85">
              <w:t>Initial release</w:t>
            </w:r>
          </w:p>
        </w:tc>
      </w:tr>
      <w:tr w:rsidR="003D49FF" w:rsidRPr="00E33D85" w:rsidTr="000E2BA5">
        <w:tc>
          <w:tcPr>
            <w:tcW w:w="1634" w:type="dxa"/>
          </w:tcPr>
          <w:p w:rsidR="003D49FF" w:rsidRPr="00E33D85" w:rsidRDefault="003D49FF" w:rsidP="005C1822">
            <w:pPr>
              <w:pStyle w:val="BodyText"/>
            </w:pPr>
            <w:r w:rsidRPr="00E33D85">
              <w:t>1.0.0.2</w:t>
            </w:r>
          </w:p>
        </w:tc>
        <w:tc>
          <w:tcPr>
            <w:tcW w:w="2018" w:type="dxa"/>
          </w:tcPr>
          <w:p w:rsidR="003D49FF" w:rsidRPr="00E33D85" w:rsidRDefault="003D49FF" w:rsidP="005C1822">
            <w:pPr>
              <w:pStyle w:val="BodyText"/>
            </w:pPr>
            <w:r w:rsidRPr="00E33D85">
              <w:t>02/08/2010</w:t>
            </w:r>
          </w:p>
        </w:tc>
        <w:tc>
          <w:tcPr>
            <w:tcW w:w="6644" w:type="dxa"/>
          </w:tcPr>
          <w:p w:rsidR="003D49FF" w:rsidRPr="00E33D85" w:rsidRDefault="003D49FF" w:rsidP="005C1822">
            <w:pPr>
              <w:pStyle w:val="BodyText"/>
            </w:pPr>
            <w:r w:rsidRPr="00E33D85">
              <w:t>Device Fingerprint Feature added</w:t>
            </w:r>
          </w:p>
        </w:tc>
      </w:tr>
      <w:tr w:rsidR="003D49FF" w:rsidRPr="00E33D85" w:rsidTr="000E2BA5">
        <w:tc>
          <w:tcPr>
            <w:tcW w:w="1634" w:type="dxa"/>
          </w:tcPr>
          <w:p w:rsidR="003D49FF" w:rsidRPr="00E33D85" w:rsidRDefault="003D49FF" w:rsidP="005C1822">
            <w:pPr>
              <w:pStyle w:val="BodyText"/>
            </w:pPr>
            <w:r w:rsidRPr="00E33D85">
              <w:t>1.0.0.3</w:t>
            </w:r>
          </w:p>
        </w:tc>
        <w:tc>
          <w:tcPr>
            <w:tcW w:w="2018" w:type="dxa"/>
          </w:tcPr>
          <w:p w:rsidR="003D49FF" w:rsidRPr="00E33D85" w:rsidRDefault="003D49FF" w:rsidP="005C1822">
            <w:pPr>
              <w:pStyle w:val="BodyText"/>
            </w:pPr>
            <w:r w:rsidRPr="00E33D85">
              <w:t>03/01/2012</w:t>
            </w:r>
          </w:p>
        </w:tc>
        <w:tc>
          <w:tcPr>
            <w:tcW w:w="6644" w:type="dxa"/>
          </w:tcPr>
          <w:p w:rsidR="003D49FF" w:rsidRPr="00E33D85" w:rsidRDefault="003D49FF" w:rsidP="005C1822">
            <w:pPr>
              <w:pStyle w:val="BodyText"/>
            </w:pPr>
            <w:r w:rsidRPr="00E33D85">
              <w:t xml:space="preserve">Updated Tax </w:t>
            </w:r>
            <w:r w:rsidR="006B02C7">
              <w:t>controller</w:t>
            </w:r>
            <w:r w:rsidRPr="00E33D85">
              <w:t xml:space="preserve"> to remove unnecessary / redundant tax requests to reduce tax service charges. </w:t>
            </w:r>
          </w:p>
        </w:tc>
      </w:tr>
      <w:tr w:rsidR="00C5387E" w:rsidRPr="00E33D85" w:rsidTr="000E2BA5">
        <w:tc>
          <w:tcPr>
            <w:tcW w:w="1634" w:type="dxa"/>
          </w:tcPr>
          <w:p w:rsidR="00C5387E" w:rsidRPr="00E33D85" w:rsidRDefault="00C5387E" w:rsidP="005C1822">
            <w:pPr>
              <w:pStyle w:val="BodyText"/>
            </w:pPr>
            <w:r w:rsidRPr="00E33D85">
              <w:t>1.0.0.4</w:t>
            </w:r>
          </w:p>
        </w:tc>
        <w:tc>
          <w:tcPr>
            <w:tcW w:w="2018" w:type="dxa"/>
          </w:tcPr>
          <w:p w:rsidR="00C5387E" w:rsidRPr="00E33D85" w:rsidRDefault="00C5387E" w:rsidP="005C1822">
            <w:pPr>
              <w:pStyle w:val="BodyText"/>
            </w:pPr>
            <w:r w:rsidRPr="00E33D85">
              <w:t>12/18/2012</w:t>
            </w:r>
          </w:p>
        </w:tc>
        <w:tc>
          <w:tcPr>
            <w:tcW w:w="6644" w:type="dxa"/>
          </w:tcPr>
          <w:p w:rsidR="00C5387E" w:rsidRPr="00E33D85" w:rsidRDefault="00C5387E" w:rsidP="005C1822">
            <w:pPr>
              <w:pStyle w:val="BodyText"/>
            </w:pPr>
            <w:r w:rsidRPr="00E33D85">
              <w:t xml:space="preserve">Updated Tax </w:t>
            </w:r>
            <w:r w:rsidR="006B02C7">
              <w:t>controller</w:t>
            </w:r>
            <w:r w:rsidRPr="00E33D85">
              <w:t xml:space="preserve"> to remove redundant tax requests by using SkipTaxCalculation parameter</w:t>
            </w:r>
          </w:p>
        </w:tc>
      </w:tr>
      <w:tr w:rsidR="00790234" w:rsidRPr="00E33D85" w:rsidTr="000E2BA5">
        <w:tc>
          <w:tcPr>
            <w:tcW w:w="1634" w:type="dxa"/>
          </w:tcPr>
          <w:p w:rsidR="00790234" w:rsidRPr="00E33D85" w:rsidRDefault="00790234" w:rsidP="005C1822">
            <w:pPr>
              <w:pStyle w:val="BodyText"/>
            </w:pPr>
            <w:r w:rsidRPr="00E33D85">
              <w:t>1.1.0</w:t>
            </w:r>
          </w:p>
        </w:tc>
        <w:tc>
          <w:tcPr>
            <w:tcW w:w="2018" w:type="dxa"/>
          </w:tcPr>
          <w:p w:rsidR="00790234" w:rsidRPr="00E33D85" w:rsidRDefault="00790234" w:rsidP="005C1822">
            <w:pPr>
              <w:pStyle w:val="BodyText"/>
            </w:pPr>
            <w:r w:rsidRPr="00E33D85">
              <w:t>01/16/2013</w:t>
            </w:r>
          </w:p>
        </w:tc>
        <w:tc>
          <w:tcPr>
            <w:tcW w:w="6644" w:type="dxa"/>
          </w:tcPr>
          <w:p w:rsidR="00790234" w:rsidRPr="00E33D85" w:rsidRDefault="00790234" w:rsidP="005C1822">
            <w:pPr>
              <w:pStyle w:val="BodyText"/>
            </w:pPr>
            <w:r w:rsidRPr="00E33D85">
              <w:t>Incorporated review comments from Demandware team</w:t>
            </w:r>
          </w:p>
        </w:tc>
      </w:tr>
      <w:tr w:rsidR="00FB007F" w:rsidRPr="00E33D85" w:rsidTr="000E2BA5">
        <w:tc>
          <w:tcPr>
            <w:tcW w:w="1634" w:type="dxa"/>
          </w:tcPr>
          <w:p w:rsidR="00FB007F" w:rsidRPr="00E33D85" w:rsidRDefault="00FB007F" w:rsidP="005C1822">
            <w:pPr>
              <w:pStyle w:val="BodyText"/>
            </w:pPr>
            <w:r w:rsidRPr="00E33D85">
              <w:t>1.1.0</w:t>
            </w:r>
          </w:p>
        </w:tc>
        <w:tc>
          <w:tcPr>
            <w:tcW w:w="2018" w:type="dxa"/>
          </w:tcPr>
          <w:p w:rsidR="00FB007F" w:rsidRPr="00E33D85" w:rsidRDefault="00FB007F" w:rsidP="005C1822">
            <w:pPr>
              <w:pStyle w:val="BodyText"/>
            </w:pPr>
            <w:r w:rsidRPr="00E33D85">
              <w:t>02/06/2013</w:t>
            </w:r>
          </w:p>
        </w:tc>
        <w:tc>
          <w:tcPr>
            <w:tcW w:w="6644" w:type="dxa"/>
          </w:tcPr>
          <w:p w:rsidR="00FB007F" w:rsidRPr="00E33D85" w:rsidRDefault="00FB007F" w:rsidP="005C1822">
            <w:pPr>
              <w:pStyle w:val="BodyText"/>
            </w:pPr>
            <w:r w:rsidRPr="00E33D85">
              <w:t>Incorporated New changes as per new Site Genesis code</w:t>
            </w:r>
          </w:p>
        </w:tc>
      </w:tr>
      <w:tr w:rsidR="000E2BA5" w:rsidRPr="00E33D85" w:rsidTr="000E2BA5">
        <w:tc>
          <w:tcPr>
            <w:tcW w:w="163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bookmarkStart w:id="877" w:name="O_5531"/>
            <w:bookmarkEnd w:id="877"/>
            <w:r w:rsidRPr="00E33D85">
              <w:t>2.0.0</w:t>
            </w:r>
          </w:p>
        </w:tc>
        <w:tc>
          <w:tcPr>
            <w:tcW w:w="2018"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Pr="00E33D85" w:rsidRDefault="000E2BA5" w:rsidP="005C1822">
            <w:pPr>
              <w:pStyle w:val="BodyText"/>
            </w:pPr>
            <w:r w:rsidRPr="00E33D85">
              <w:t>V.me support changes added.</w:t>
            </w:r>
            <w:r w:rsidR="00FC55C3" w:rsidRPr="00E33D85">
              <w:t xml:space="preserve"> Removed deprecated</w:t>
            </w:r>
            <w:r w:rsidR="003B7C32" w:rsidRPr="00E33D85">
              <w:t xml:space="preserve"> method</w:t>
            </w:r>
            <w:r w:rsidR="00FC55C3" w:rsidRPr="00E33D85">
              <w:t>setGrossPrice for taxation</w:t>
            </w:r>
          </w:p>
        </w:tc>
      </w:tr>
      <w:tr w:rsidR="00FC55C3" w:rsidRPr="00E33D85" w:rsidTr="000E2BA5">
        <w:tc>
          <w:tcPr>
            <w:tcW w:w="163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2.1.0</w:t>
            </w:r>
          </w:p>
        </w:tc>
        <w:tc>
          <w:tcPr>
            <w:tcW w:w="2018"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Pr="00E33D85" w:rsidRDefault="00FC55C3" w:rsidP="005C1822">
            <w:pPr>
              <w:pStyle w:val="BodyText"/>
            </w:pPr>
            <w:r w:rsidRPr="00E33D85">
              <w:t>V.me Clickjacking changes added</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2.1.1</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11/04/2013</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 xml:space="preserve">Removed unsued code from </w:t>
            </w:r>
            <w:r w:rsidR="006B02C7">
              <w:t>controller</w:t>
            </w:r>
          </w:p>
        </w:tc>
      </w:tr>
      <w:tr w:rsidR="007D232C" w:rsidRPr="00E33D85" w:rsidTr="000E2BA5">
        <w:tc>
          <w:tcPr>
            <w:tcW w:w="163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2.1.2</w:t>
            </w:r>
          </w:p>
        </w:tc>
        <w:tc>
          <w:tcPr>
            <w:tcW w:w="2018" w:type="dxa"/>
            <w:tcBorders>
              <w:top w:val="single" w:sz="4" w:space="0" w:color="000000"/>
              <w:left w:val="single" w:sz="4" w:space="0" w:color="000000"/>
              <w:bottom w:val="single" w:sz="4" w:space="0" w:color="000000"/>
              <w:right w:val="single" w:sz="4" w:space="0" w:color="000000"/>
            </w:tcBorders>
          </w:tcPr>
          <w:p w:rsidR="007D232C" w:rsidRPr="00E33D85" w:rsidRDefault="007F28C8" w:rsidP="005C1822">
            <w:pPr>
              <w:pStyle w:val="BodyText"/>
            </w:pPr>
            <w:r w:rsidRPr="00E33D85">
              <w:t>04/25/2014</w:t>
            </w:r>
          </w:p>
        </w:tc>
        <w:tc>
          <w:tcPr>
            <w:tcW w:w="6644" w:type="dxa"/>
            <w:tcBorders>
              <w:top w:val="single" w:sz="4" w:space="0" w:color="000000"/>
              <w:left w:val="single" w:sz="4" w:space="0" w:color="000000"/>
              <w:bottom w:val="single" w:sz="4" w:space="0" w:color="000000"/>
              <w:right w:val="single" w:sz="4" w:space="0" w:color="000000"/>
            </w:tcBorders>
          </w:tcPr>
          <w:p w:rsidR="007D232C" w:rsidRPr="00E33D85" w:rsidRDefault="007D232C" w:rsidP="005C1822">
            <w:pPr>
              <w:pStyle w:val="BodyText"/>
            </w:pPr>
            <w:r w:rsidRPr="00E33D85">
              <w:t>RSA key removed</w:t>
            </w:r>
            <w:r w:rsidR="00C615A0" w:rsidRPr="00E33D85">
              <w:t xml:space="preserve"> from the cartridge</w:t>
            </w:r>
            <w:r w:rsidRPr="00E33D85">
              <w:t>.Bug fixed related to promotional discount.</w:t>
            </w:r>
          </w:p>
        </w:tc>
      </w:tr>
      <w:tr w:rsidR="008740B5" w:rsidRPr="00E33D85" w:rsidTr="000E2BA5">
        <w:tc>
          <w:tcPr>
            <w:tcW w:w="163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2.1.3</w:t>
            </w:r>
          </w:p>
        </w:tc>
        <w:tc>
          <w:tcPr>
            <w:tcW w:w="2018" w:type="dxa"/>
            <w:tcBorders>
              <w:top w:val="single" w:sz="4" w:space="0" w:color="000000"/>
              <w:left w:val="single" w:sz="4" w:space="0" w:color="000000"/>
              <w:bottom w:val="single" w:sz="4" w:space="0" w:color="000000"/>
              <w:right w:val="single" w:sz="4" w:space="0" w:color="000000"/>
            </w:tcBorders>
          </w:tcPr>
          <w:p w:rsidR="008740B5" w:rsidRPr="00E33D85" w:rsidRDefault="007F28C8" w:rsidP="005C1822">
            <w:pPr>
              <w:pStyle w:val="BodyText"/>
            </w:pPr>
            <w:r w:rsidRPr="00E33D85">
              <w:t>05/29</w:t>
            </w:r>
            <w:r w:rsidR="008740B5" w:rsidRPr="00E33D85">
              <w:t>/2014</w:t>
            </w:r>
          </w:p>
        </w:tc>
        <w:tc>
          <w:tcPr>
            <w:tcW w:w="6644" w:type="dxa"/>
            <w:tcBorders>
              <w:top w:val="single" w:sz="4" w:space="0" w:color="000000"/>
              <w:left w:val="single" w:sz="4" w:space="0" w:color="000000"/>
              <w:bottom w:val="single" w:sz="4" w:space="0" w:color="000000"/>
              <w:right w:val="single" w:sz="4" w:space="0" w:color="000000"/>
            </w:tcBorders>
          </w:tcPr>
          <w:p w:rsidR="008740B5" w:rsidRPr="00E33D85" w:rsidRDefault="008740B5" w:rsidP="005C1822">
            <w:pPr>
              <w:pStyle w:val="BodyText"/>
            </w:pPr>
            <w:r w:rsidRPr="00E33D85">
              <w:t>Retail Point of Sale (POS) API added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14.2.1</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08/04/2014</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Document version updated</w:t>
            </w:r>
          </w:p>
        </w:tc>
      </w:tr>
      <w:tr w:rsidR="00C94EFB" w:rsidRPr="00E33D85" w:rsidTr="000E2BA5">
        <w:tc>
          <w:tcPr>
            <w:tcW w:w="1634" w:type="dxa"/>
            <w:tcBorders>
              <w:top w:val="single" w:sz="4" w:space="0" w:color="000000"/>
              <w:left w:val="single" w:sz="4" w:space="0" w:color="000000"/>
              <w:bottom w:val="single" w:sz="4" w:space="0" w:color="000000"/>
              <w:right w:val="single" w:sz="4" w:space="0" w:color="000000"/>
            </w:tcBorders>
          </w:tcPr>
          <w:p w:rsidR="00C94EFB" w:rsidRPr="00E33D85" w:rsidRDefault="00704B85" w:rsidP="005C1822">
            <w:pPr>
              <w:pStyle w:val="BodyText"/>
            </w:pPr>
            <w:r w:rsidRPr="00E33D85">
              <w:lastRenderedPageBreak/>
              <w:t>15.0</w:t>
            </w:r>
          </w:p>
        </w:tc>
        <w:tc>
          <w:tcPr>
            <w:tcW w:w="2018"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03/2</w:t>
            </w:r>
            <w:r w:rsidR="00704B85" w:rsidRPr="00E33D85">
              <w:t>5</w:t>
            </w:r>
            <w:r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C94EFB" w:rsidRPr="00E33D85" w:rsidRDefault="00C94EFB" w:rsidP="005C1822">
            <w:pPr>
              <w:pStyle w:val="BodyText"/>
            </w:pPr>
            <w:r w:rsidRPr="00E33D85">
              <w:t xml:space="preserve">Alipay, </w:t>
            </w:r>
            <w:r w:rsidR="003C6BF5" w:rsidRPr="00E33D85">
              <w:t>PayPal</w:t>
            </w:r>
            <w:r w:rsidRPr="00E33D85">
              <w:t xml:space="preserve"> Ex</w:t>
            </w:r>
            <w:r w:rsidR="00405C7F" w:rsidRPr="00E33D85">
              <w:t xml:space="preserve">press and </w:t>
            </w:r>
            <w:r w:rsidR="003C6BF5" w:rsidRPr="00E33D85">
              <w:t>PayPal</w:t>
            </w:r>
            <w:r w:rsidR="00405C7F" w:rsidRPr="00E33D85">
              <w:t xml:space="preserve"> implementation</w:t>
            </w:r>
          </w:p>
        </w:tc>
      </w:tr>
      <w:tr w:rsidR="002D5D22" w:rsidRPr="00E33D85" w:rsidTr="000E2BA5">
        <w:tc>
          <w:tcPr>
            <w:tcW w:w="163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15.1.0</w:t>
            </w:r>
          </w:p>
        </w:tc>
        <w:tc>
          <w:tcPr>
            <w:tcW w:w="2018" w:type="dxa"/>
            <w:tcBorders>
              <w:top w:val="single" w:sz="4" w:space="0" w:color="000000"/>
              <w:left w:val="single" w:sz="4" w:space="0" w:color="000000"/>
              <w:bottom w:val="single" w:sz="4" w:space="0" w:color="000000"/>
              <w:right w:val="single" w:sz="4" w:space="0" w:color="000000"/>
            </w:tcBorders>
          </w:tcPr>
          <w:p w:rsidR="002D5D22" w:rsidRPr="00E33D85" w:rsidRDefault="000B4078" w:rsidP="005C1822">
            <w:pPr>
              <w:pStyle w:val="BodyText"/>
            </w:pPr>
            <w:r w:rsidRPr="00E33D85">
              <w:t>04/15</w:t>
            </w:r>
            <w:r w:rsidR="002D5D22" w:rsidRPr="00E33D85">
              <w:t>/2015</w:t>
            </w:r>
          </w:p>
        </w:tc>
        <w:tc>
          <w:tcPr>
            <w:tcW w:w="6644" w:type="dxa"/>
            <w:tcBorders>
              <w:top w:val="single" w:sz="4" w:space="0" w:color="000000"/>
              <w:left w:val="single" w:sz="4" w:space="0" w:color="000000"/>
              <w:bottom w:val="single" w:sz="4" w:space="0" w:color="000000"/>
              <w:right w:val="single" w:sz="4" w:space="0" w:color="000000"/>
            </w:tcBorders>
          </w:tcPr>
          <w:p w:rsidR="002D5D22" w:rsidRPr="00E33D85" w:rsidRDefault="002D5D22" w:rsidP="005C1822">
            <w:pPr>
              <w:pStyle w:val="BodyText"/>
            </w:pPr>
            <w:r w:rsidRPr="00E33D85">
              <w:t>Changes done for Taxation service call and other Changes related to Credit Card and BML. V.me support changes and V.me Clickjacking changes removed.</w:t>
            </w:r>
          </w:p>
        </w:tc>
      </w:tr>
      <w:tr w:rsidR="00E45742" w:rsidRPr="00E33D85" w:rsidTr="000E2BA5">
        <w:tc>
          <w:tcPr>
            <w:tcW w:w="1634"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16.1.0</w:t>
            </w:r>
          </w:p>
        </w:tc>
        <w:tc>
          <w:tcPr>
            <w:tcW w:w="2018" w:type="dxa"/>
            <w:tcBorders>
              <w:top w:val="single" w:sz="4" w:space="0" w:color="000000"/>
              <w:left w:val="single" w:sz="4" w:space="0" w:color="000000"/>
              <w:bottom w:val="single" w:sz="4" w:space="0" w:color="000000"/>
              <w:right w:val="single" w:sz="4" w:space="0" w:color="000000"/>
            </w:tcBorders>
          </w:tcPr>
          <w:p w:rsidR="00E45742" w:rsidRPr="00E33D85" w:rsidRDefault="00E45742" w:rsidP="005C1822">
            <w:pPr>
              <w:pStyle w:val="BodyText"/>
            </w:pPr>
            <w:r w:rsidRPr="00E33D85">
              <w:t>05/30/2016</w:t>
            </w:r>
          </w:p>
        </w:tc>
        <w:tc>
          <w:tcPr>
            <w:tcW w:w="6644" w:type="dxa"/>
            <w:tcBorders>
              <w:top w:val="single" w:sz="4" w:space="0" w:color="000000"/>
              <w:left w:val="single" w:sz="4" w:space="0" w:color="000000"/>
              <w:bottom w:val="single" w:sz="4" w:space="0" w:color="000000"/>
              <w:right w:val="single" w:sz="4" w:space="0" w:color="000000"/>
            </w:tcBorders>
          </w:tcPr>
          <w:p w:rsidR="00E45742" w:rsidRDefault="00E45742" w:rsidP="005C1822">
            <w:pPr>
              <w:pStyle w:val="BodyText"/>
            </w:pPr>
            <w:r w:rsidRPr="00E33D85">
              <w:t xml:space="preserve">Changes done for Controller </w:t>
            </w:r>
            <w:r w:rsidR="003C6BF5" w:rsidRPr="00E33D85">
              <w:t>As Wrapper</w:t>
            </w:r>
            <w:r w:rsidRPr="00E33D85">
              <w:t xml:space="preserve"> to call </w:t>
            </w:r>
            <w:r w:rsidR="003C6BF5">
              <w:t>controller</w:t>
            </w:r>
            <w:r w:rsidR="003C6BF5" w:rsidRPr="00E33D85">
              <w:t xml:space="preserve"> flows</w:t>
            </w:r>
            <w:r w:rsidRPr="00E33D85">
              <w:t>, defects fixes and change request</w:t>
            </w:r>
          </w:p>
          <w:p w:rsidR="00634B11" w:rsidRPr="00E33D85" w:rsidRDefault="00634B11" w:rsidP="005C1822">
            <w:pPr>
              <w:pStyle w:val="BodyText"/>
            </w:pPr>
            <w:r>
              <w:t>Removed V.me support</w:t>
            </w:r>
          </w:p>
        </w:tc>
      </w:tr>
      <w:tr w:rsidR="008D24DC" w:rsidRPr="00E33D85" w:rsidTr="000E2BA5">
        <w:tc>
          <w:tcPr>
            <w:tcW w:w="1634" w:type="dxa"/>
            <w:tcBorders>
              <w:top w:val="single" w:sz="4" w:space="0" w:color="000000"/>
              <w:left w:val="single" w:sz="4" w:space="0" w:color="000000"/>
              <w:bottom w:val="single" w:sz="4" w:space="0" w:color="000000"/>
              <w:right w:val="single" w:sz="4" w:space="0" w:color="000000"/>
            </w:tcBorders>
          </w:tcPr>
          <w:p w:rsidR="008D24DC" w:rsidRPr="00E33D85" w:rsidRDefault="00FB664C" w:rsidP="005C1822">
            <w:pPr>
              <w:pStyle w:val="BodyText"/>
            </w:pPr>
            <w:r w:rsidRPr="00E33D85">
              <w:t>17.1</w:t>
            </w:r>
          </w:p>
        </w:tc>
        <w:tc>
          <w:tcPr>
            <w:tcW w:w="2018" w:type="dxa"/>
            <w:tcBorders>
              <w:top w:val="single" w:sz="4" w:space="0" w:color="000000"/>
              <w:left w:val="single" w:sz="4" w:space="0" w:color="000000"/>
              <w:bottom w:val="single" w:sz="4" w:space="0" w:color="000000"/>
              <w:right w:val="single" w:sz="4" w:space="0" w:color="000000"/>
            </w:tcBorders>
          </w:tcPr>
          <w:p w:rsidR="008D24DC" w:rsidRPr="00E33D85" w:rsidRDefault="00FD16A8" w:rsidP="005C1822">
            <w:pPr>
              <w:pStyle w:val="BodyText"/>
            </w:pPr>
            <w:r w:rsidRPr="00E33D85">
              <w:t>0</w:t>
            </w:r>
            <w:r w:rsidR="00FB664C" w:rsidRPr="00E33D85">
              <w:t>1</w:t>
            </w:r>
            <w:r w:rsidRPr="00E33D85">
              <w:t>/</w:t>
            </w:r>
            <w:r w:rsidR="00FB664C" w:rsidRPr="00E33D85">
              <w:t>02</w:t>
            </w:r>
            <w:r w:rsidRPr="00E33D85">
              <w:t>/201</w:t>
            </w:r>
            <w:r w:rsidR="00FB664C" w:rsidRPr="00E33D85">
              <w:t>7</w:t>
            </w:r>
          </w:p>
        </w:tc>
        <w:tc>
          <w:tcPr>
            <w:tcW w:w="6644" w:type="dxa"/>
            <w:tcBorders>
              <w:top w:val="single" w:sz="4" w:space="0" w:color="000000"/>
              <w:left w:val="single" w:sz="4" w:space="0" w:color="000000"/>
              <w:bottom w:val="single" w:sz="4" w:space="0" w:color="000000"/>
              <w:right w:val="single" w:sz="4" w:space="0" w:color="000000"/>
            </w:tcBorders>
          </w:tcPr>
          <w:p w:rsidR="00631AA6" w:rsidRPr="00E33D85" w:rsidRDefault="008D24DC" w:rsidP="005C1822">
            <w:pPr>
              <w:pStyle w:val="BodyText"/>
            </w:pPr>
            <w:r w:rsidRPr="00E33D85">
              <w:t>Removed</w:t>
            </w:r>
            <w:r w:rsidR="00631AA6" w:rsidRPr="00E33D85">
              <w:t>:</w:t>
            </w:r>
          </w:p>
          <w:p w:rsidR="00631AA6" w:rsidRPr="00E33D85" w:rsidRDefault="008D24DC" w:rsidP="005C1822">
            <w:pPr>
              <w:pStyle w:val="BodyText"/>
              <w:numPr>
                <w:ilvl w:val="0"/>
                <w:numId w:val="61"/>
              </w:numPr>
            </w:pPr>
            <w:r w:rsidRPr="00E33D85">
              <w:t>BML</w:t>
            </w:r>
          </w:p>
          <w:p w:rsidR="00334208" w:rsidRPr="00E33D85" w:rsidRDefault="00334208" w:rsidP="005C1822">
            <w:pPr>
              <w:pStyle w:val="BodyText"/>
              <w:numPr>
                <w:ilvl w:val="0"/>
                <w:numId w:val="61"/>
              </w:numPr>
            </w:pPr>
            <w:r w:rsidRPr="00E33D85">
              <w:t>Removed PayPal Express  support</w:t>
            </w:r>
          </w:p>
          <w:p w:rsidR="00631AA6" w:rsidRPr="00E33D85" w:rsidRDefault="00631AA6" w:rsidP="005C1822">
            <w:pPr>
              <w:pStyle w:val="BodyText"/>
            </w:pPr>
            <w:r w:rsidRPr="00E33D85">
              <w:t>A</w:t>
            </w:r>
            <w:r w:rsidR="00FD16A8" w:rsidRPr="00E33D85">
              <w:t xml:space="preserve">dded </w:t>
            </w:r>
            <w:r w:rsidRPr="00E33D85">
              <w:t>:</w:t>
            </w:r>
          </w:p>
          <w:p w:rsidR="00631AA6" w:rsidRPr="00E33D85" w:rsidRDefault="00631AA6" w:rsidP="005C1822">
            <w:pPr>
              <w:pStyle w:val="BodyText"/>
              <w:numPr>
                <w:ilvl w:val="0"/>
                <w:numId w:val="61"/>
              </w:numPr>
            </w:pPr>
            <w:r w:rsidRPr="00E33D85">
              <w:t>Visa Checkout</w:t>
            </w:r>
          </w:p>
          <w:p w:rsidR="00631AA6" w:rsidRPr="00E33D85" w:rsidRDefault="00631AA6" w:rsidP="005C1822">
            <w:pPr>
              <w:pStyle w:val="BodyText"/>
              <w:numPr>
                <w:ilvl w:val="0"/>
                <w:numId w:val="61"/>
              </w:numPr>
            </w:pPr>
            <w:r w:rsidRPr="00E33D85">
              <w:t>Secure A</w:t>
            </w:r>
            <w:r w:rsidR="00FD16A8" w:rsidRPr="00E33D85">
              <w:t>cceptance</w:t>
            </w:r>
            <w:r w:rsidRPr="00E33D85">
              <w:t xml:space="preserve"> Web/Mobile [Redirect/Iframe]</w:t>
            </w:r>
          </w:p>
          <w:p w:rsidR="00631AA6" w:rsidRPr="00E33D85" w:rsidRDefault="00631AA6" w:rsidP="005C1822">
            <w:pPr>
              <w:pStyle w:val="BodyText"/>
              <w:numPr>
                <w:ilvl w:val="0"/>
                <w:numId w:val="61"/>
              </w:numPr>
            </w:pPr>
            <w:r w:rsidRPr="00E33D85">
              <w:t>Secure Acceptance Silent Order Post</w:t>
            </w:r>
          </w:p>
          <w:p w:rsidR="004C5C3F" w:rsidRPr="00E33D85" w:rsidRDefault="00631AA6" w:rsidP="005C1822">
            <w:pPr>
              <w:pStyle w:val="BodyText"/>
              <w:numPr>
                <w:ilvl w:val="0"/>
                <w:numId w:val="61"/>
              </w:numPr>
            </w:pPr>
            <w:r w:rsidRPr="00E33D85">
              <w:t>A</w:t>
            </w:r>
            <w:r w:rsidR="00FD16A8" w:rsidRPr="00E33D85">
              <w:t xml:space="preserve">pple </w:t>
            </w:r>
            <w:r w:rsidRPr="00E33D85">
              <w:t>P</w:t>
            </w:r>
            <w:r w:rsidR="00FD16A8" w:rsidRPr="00E33D85">
              <w:t>ay</w:t>
            </w:r>
            <w:r w:rsidRPr="00E33D85">
              <w:t xml:space="preserve"> REST I</w:t>
            </w:r>
            <w:r w:rsidR="00FD16A8" w:rsidRPr="00E33D85">
              <w:t>nterface</w:t>
            </w:r>
          </w:p>
        </w:tc>
      </w:tr>
      <w:tr w:rsidR="002A7B74" w:rsidRPr="00E33D85" w:rsidTr="002A7B74">
        <w:tc>
          <w:tcPr>
            <w:tcW w:w="163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t>17.2</w:t>
            </w:r>
          </w:p>
        </w:tc>
        <w:tc>
          <w:tcPr>
            <w:tcW w:w="2018" w:type="dxa"/>
            <w:tcBorders>
              <w:top w:val="single" w:sz="4" w:space="0" w:color="000000"/>
              <w:left w:val="single" w:sz="4" w:space="0" w:color="000000"/>
              <w:bottom w:val="single" w:sz="4" w:space="0" w:color="000000"/>
              <w:right w:val="single" w:sz="4" w:space="0" w:color="000000"/>
            </w:tcBorders>
          </w:tcPr>
          <w:p w:rsidR="002A7B74" w:rsidRPr="00E33D85" w:rsidRDefault="002A7B74" w:rsidP="000B35FF">
            <w:pPr>
              <w:pStyle w:val="BodyText"/>
            </w:pPr>
            <w:r w:rsidRPr="00E33D85">
              <w:t>0</w:t>
            </w:r>
            <w:r w:rsidR="000B35FF">
              <w:t>9</w:t>
            </w:r>
            <w:r w:rsidRPr="00E33D85">
              <w:t>/</w:t>
            </w:r>
            <w:r w:rsidR="000B35FF">
              <w:t>01</w:t>
            </w:r>
            <w:r w:rsidRPr="00E33D85">
              <w:t>/2017</w:t>
            </w:r>
          </w:p>
        </w:tc>
        <w:tc>
          <w:tcPr>
            <w:tcW w:w="6644" w:type="dxa"/>
            <w:tcBorders>
              <w:top w:val="single" w:sz="4" w:space="0" w:color="000000"/>
              <w:left w:val="single" w:sz="4" w:space="0" w:color="000000"/>
              <w:bottom w:val="single" w:sz="4" w:space="0" w:color="000000"/>
              <w:right w:val="single" w:sz="4" w:space="0" w:color="000000"/>
            </w:tcBorders>
          </w:tcPr>
          <w:p w:rsidR="002A7B74" w:rsidRPr="00E33D85" w:rsidRDefault="002A7B74" w:rsidP="005C1822">
            <w:pPr>
              <w:pStyle w:val="BodyText"/>
            </w:pPr>
            <w:r w:rsidRPr="00E33D85">
              <w:t>Added :</w:t>
            </w:r>
          </w:p>
          <w:p w:rsidR="002A7B74" w:rsidRDefault="002A7B74" w:rsidP="005C1822">
            <w:pPr>
              <w:pStyle w:val="BodyText"/>
              <w:numPr>
                <w:ilvl w:val="0"/>
                <w:numId w:val="61"/>
              </w:numPr>
            </w:pPr>
            <w:r>
              <w:t>Klarna</w:t>
            </w:r>
            <w:r w:rsidR="008C750B">
              <w:t xml:space="preserve"> </w:t>
            </w:r>
          </w:p>
          <w:p w:rsidR="002A7B74" w:rsidRDefault="002A7B74" w:rsidP="005C1822">
            <w:pPr>
              <w:pStyle w:val="BodyText"/>
              <w:numPr>
                <w:ilvl w:val="0"/>
                <w:numId w:val="61"/>
              </w:numPr>
            </w:pPr>
            <w:r>
              <w:t>Bank Transfer</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Express</w:t>
            </w:r>
          </w:p>
          <w:p w:rsidR="002A7B74" w:rsidRDefault="002A7B74" w:rsidP="005C1822">
            <w:pPr>
              <w:pStyle w:val="BodyText"/>
              <w:numPr>
                <w:ilvl w:val="0"/>
                <w:numId w:val="61"/>
              </w:numPr>
            </w:pPr>
            <w:r>
              <w:t>PayPal Credit</w:t>
            </w:r>
          </w:p>
          <w:p w:rsidR="002A7B74" w:rsidRDefault="002A7B74" w:rsidP="005C1822">
            <w:pPr>
              <w:pStyle w:val="BodyText"/>
              <w:numPr>
                <w:ilvl w:val="0"/>
                <w:numId w:val="61"/>
              </w:numPr>
            </w:pPr>
            <w:r>
              <w:t>PayPal Billing Agreement</w:t>
            </w:r>
          </w:p>
          <w:p w:rsidR="002A7B74" w:rsidRDefault="003C6BF5" w:rsidP="005C1822">
            <w:pPr>
              <w:pStyle w:val="BodyText"/>
              <w:numPr>
                <w:ilvl w:val="0"/>
                <w:numId w:val="61"/>
              </w:numPr>
            </w:pPr>
            <w:r>
              <w:t>Android</w:t>
            </w:r>
            <w:r w:rsidR="002A7B74">
              <w:t xml:space="preserve"> Pay</w:t>
            </w:r>
          </w:p>
          <w:p w:rsidR="002A7B74" w:rsidRDefault="002A7B74" w:rsidP="005C1822">
            <w:pPr>
              <w:pStyle w:val="BodyText"/>
              <w:numPr>
                <w:ilvl w:val="0"/>
                <w:numId w:val="61"/>
              </w:numPr>
            </w:pPr>
            <w:r>
              <w:t>Check Status Service job</w:t>
            </w:r>
          </w:p>
          <w:p w:rsidR="002A7B74" w:rsidRDefault="002A7B74" w:rsidP="005C1822">
            <w:pPr>
              <w:pStyle w:val="BodyText"/>
              <w:numPr>
                <w:ilvl w:val="0"/>
                <w:numId w:val="61"/>
              </w:numPr>
            </w:pPr>
            <w:r>
              <w:t>I</w:t>
            </w:r>
            <w:r w:rsidR="00136CF5">
              <w:t>D</w:t>
            </w:r>
            <w:r>
              <w:t>eal Option Job</w:t>
            </w:r>
          </w:p>
          <w:p w:rsidR="00E042B4" w:rsidRDefault="00E042B4" w:rsidP="005C1822">
            <w:pPr>
              <w:pStyle w:val="BodyText"/>
              <w:numPr>
                <w:ilvl w:val="0"/>
                <w:numId w:val="61"/>
              </w:numPr>
            </w:pPr>
            <w:r>
              <w:t xml:space="preserve">Cartridge </w:t>
            </w:r>
            <w:r w:rsidR="00CA2CC4">
              <w:t xml:space="preserve">folder </w:t>
            </w:r>
            <w:r>
              <w:t>structure changes</w:t>
            </w:r>
          </w:p>
          <w:p w:rsidR="00E042B4" w:rsidRDefault="00E042B4" w:rsidP="005C1822">
            <w:pPr>
              <w:pStyle w:val="BodyText"/>
              <w:numPr>
                <w:ilvl w:val="0"/>
                <w:numId w:val="61"/>
              </w:numPr>
            </w:pPr>
            <w:r>
              <w:t>File extension changes from .ds to .js</w:t>
            </w:r>
          </w:p>
          <w:p w:rsidR="007712B3" w:rsidRDefault="007712B3" w:rsidP="005C1822">
            <w:pPr>
              <w:pStyle w:val="BodyText"/>
              <w:numPr>
                <w:ilvl w:val="0"/>
                <w:numId w:val="61"/>
              </w:numPr>
            </w:pPr>
            <w:r>
              <w:t>Controllers name changed</w:t>
            </w:r>
          </w:p>
          <w:p w:rsidR="007712B3" w:rsidRPr="00E33D85" w:rsidRDefault="007712B3" w:rsidP="005C1822">
            <w:pPr>
              <w:pStyle w:val="BodyText"/>
              <w:numPr>
                <w:ilvl w:val="0"/>
                <w:numId w:val="61"/>
              </w:numPr>
            </w:pPr>
            <w:r>
              <w:t xml:space="preserve">Removed/Repurposed unwanted files </w:t>
            </w:r>
          </w:p>
        </w:tc>
      </w:tr>
    </w:tbl>
    <w:p w:rsidR="003D49FF" w:rsidRPr="00E33D85" w:rsidRDefault="003D49FF" w:rsidP="003D49FF"/>
    <w:p w:rsidR="003D49FF" w:rsidRPr="00E33D85" w:rsidRDefault="003D49FF" w:rsidP="003D49FF"/>
    <w:p w:rsidR="00F70829" w:rsidRPr="00E33D85" w:rsidRDefault="00F70829" w:rsidP="003D49FF"/>
    <w:sectPr w:rsidR="00F70829" w:rsidRPr="00E33D85" w:rsidSect="00943188">
      <w:headerReference w:type="even" r:id="rId124"/>
      <w:headerReference w:type="default" r:id="rId125"/>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67D" w:rsidRDefault="0026667D">
      <w:r>
        <w:separator/>
      </w:r>
    </w:p>
  </w:endnote>
  <w:endnote w:type="continuationSeparator" w:id="0">
    <w:p w:rsidR="0026667D" w:rsidRDefault="002666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Palatino-Roman">
    <w:altName w:val="Book Antiqu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4F45AB" w:rsidRDefault="004F45A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Footer"/>
      <w:pBdr>
        <w:top w:val="single" w:sz="4" w:space="0" w:color="auto"/>
      </w:pBdr>
    </w:pPr>
    <w:r>
      <w:t>Demandware – CyberSource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4F45AB" w:rsidRDefault="004F45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67D" w:rsidRDefault="0026667D">
      <w:r>
        <w:separator/>
      </w:r>
    </w:p>
  </w:footnote>
  <w:footnote w:type="continuationSeparator" w:id="0">
    <w:p w:rsidR="0026667D" w:rsidRDefault="002666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4F45AB">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r w:rsidR="0026667D">
      <w:fldChar w:fldCharType="begin"/>
    </w:r>
    <w:r w:rsidR="0026667D">
      <w:instrText xml:space="preserve"> STYLEREF  "Heading 2"  \* MERGEF</w:instrText>
    </w:r>
    <w:r w:rsidR="0026667D">
      <w:instrText xml:space="preserve">ORMAT </w:instrText>
    </w:r>
    <w:r w:rsidR="0026667D">
      <w:fldChar w:fldCharType="separate"/>
    </w:r>
    <w:r w:rsidRPr="003B654C">
      <w:rPr>
        <w:rStyle w:val="PageNumber"/>
        <w:noProof/>
      </w:rPr>
      <w:t>Functional Overview</w:t>
    </w:r>
    <w:r w:rsidR="0026667D">
      <w:rPr>
        <w:rStyle w:val="PageNumber"/>
        <w:noProof/>
      </w:rPr>
      <w:fldChar w:fldCharType="end"/>
    </w:r>
  </w:p>
  <w:p w:rsidR="004F45AB" w:rsidRDefault="004F45AB">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5AB" w:rsidRDefault="0026667D">
    <w:pPr>
      <w:pStyle w:val="Header"/>
      <w:framePr w:w="9720" w:wrap="around"/>
      <w:jc w:val="right"/>
    </w:pPr>
    <w:r>
      <w:fldChar w:fldCharType="begin"/>
    </w:r>
    <w:r>
      <w:instrText xml:space="preserve"> STYLEREF  "Heading 1"  \* MERGEFORMAT </w:instrText>
    </w:r>
    <w:r>
      <w:fldChar w:fldCharType="separate"/>
    </w:r>
    <w:r w:rsidR="000C42FD">
      <w:rPr>
        <w:noProof/>
      </w:rPr>
      <w:t>Component Overview</w:t>
    </w:r>
    <w:r>
      <w:rPr>
        <w:noProof/>
      </w:rPr>
      <w:fldChar w:fldCharType="end"/>
    </w:r>
    <w:r w:rsidR="004F45AB">
      <w:rPr>
        <w:rStyle w:val="PageNumber"/>
      </w:rPr>
      <w:t xml:space="preserve"> 17.2</w:t>
    </w:r>
  </w:p>
  <w:p w:rsidR="004F45AB" w:rsidRDefault="004F45AB">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5061_"/>
      </v:shape>
    </w:pict>
  </w:numPicBullet>
  <w:abstractNum w:abstractNumId="0" w15:restartNumberingAfterBreak="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15:restartNumberingAfterBreak="0">
    <w:nsid w:val="025B17C8"/>
    <w:multiLevelType w:val="hybridMultilevel"/>
    <w:tmpl w:val="10C6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E46F51"/>
    <w:multiLevelType w:val="hybridMultilevel"/>
    <w:tmpl w:val="B2D048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E95C2C"/>
    <w:multiLevelType w:val="hybridMultilevel"/>
    <w:tmpl w:val="8294E8C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7B97156"/>
    <w:multiLevelType w:val="hybridMultilevel"/>
    <w:tmpl w:val="65B40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70748A"/>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AE760D7"/>
    <w:multiLevelType w:val="hybridMultilevel"/>
    <w:tmpl w:val="B1464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BF3B47"/>
    <w:multiLevelType w:val="hybridMultilevel"/>
    <w:tmpl w:val="FA4E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452E82"/>
    <w:multiLevelType w:val="hybridMultilevel"/>
    <w:tmpl w:val="A426D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A734A5"/>
    <w:multiLevelType w:val="hybridMultilevel"/>
    <w:tmpl w:val="0218A22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E13483"/>
    <w:multiLevelType w:val="hybridMultilevel"/>
    <w:tmpl w:val="8F4E4DCE"/>
    <w:lvl w:ilvl="0" w:tplc="CB82D7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CC6352"/>
    <w:multiLevelType w:val="hybridMultilevel"/>
    <w:tmpl w:val="27344358"/>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E6D0534C">
      <w:numFmt w:val="bullet"/>
      <w:lvlText w:val="-"/>
      <w:lvlJc w:val="left"/>
      <w:pPr>
        <w:ind w:left="1800" w:hanging="360"/>
      </w:pPr>
      <w:rPr>
        <w:rFonts w:ascii="Calibri" w:eastAsiaTheme="minorHAnsi" w:hAnsi="Calibri" w:cstheme="minorBidi"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516D85"/>
    <w:multiLevelType w:val="hybridMultilevel"/>
    <w:tmpl w:val="B48E1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F42DFE"/>
    <w:multiLevelType w:val="hybridMultilevel"/>
    <w:tmpl w:val="597C54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5E16CB"/>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4AD7330"/>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6EF0620"/>
    <w:multiLevelType w:val="hybridMultilevel"/>
    <w:tmpl w:val="6CCE90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D4218"/>
    <w:multiLevelType w:val="hybridMultilevel"/>
    <w:tmpl w:val="95E85858"/>
    <w:lvl w:ilvl="0" w:tplc="0409000F">
      <w:start w:val="1"/>
      <w:numFmt w:val="decimal"/>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1B426826"/>
    <w:multiLevelType w:val="hybridMultilevel"/>
    <w:tmpl w:val="A39AD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BCC1C81"/>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BF11B1E"/>
    <w:multiLevelType w:val="hybridMultilevel"/>
    <w:tmpl w:val="EF565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827039"/>
    <w:multiLevelType w:val="hybridMultilevel"/>
    <w:tmpl w:val="3B048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313541"/>
    <w:multiLevelType w:val="hybridMultilevel"/>
    <w:tmpl w:val="5E7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7E12B3"/>
    <w:multiLevelType w:val="hybridMultilevel"/>
    <w:tmpl w:val="F58CB0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22234A9D"/>
    <w:multiLevelType w:val="hybridMultilevel"/>
    <w:tmpl w:val="722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90092"/>
    <w:multiLevelType w:val="hybridMultilevel"/>
    <w:tmpl w:val="5FA0FF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3773E22"/>
    <w:multiLevelType w:val="hybridMultilevel"/>
    <w:tmpl w:val="BED803AE"/>
    <w:lvl w:ilvl="0" w:tplc="8872E0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34" w15:restartNumberingAfterBreak="0">
    <w:nsid w:val="27D149C8"/>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93225BC"/>
    <w:multiLevelType w:val="hybridMultilevel"/>
    <w:tmpl w:val="897AA60E"/>
    <w:lvl w:ilvl="0" w:tplc="04090019">
      <w:start w:val="1"/>
      <w:numFmt w:val="lowerLetter"/>
      <w:lvlText w:val="%1."/>
      <w:lvlJc w:val="left"/>
      <w:pPr>
        <w:ind w:left="765" w:hanging="360"/>
      </w:pPr>
      <w:rPr>
        <w:rFonts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7" w15:restartNumberingAfterBreak="0">
    <w:nsid w:val="2E716CCF"/>
    <w:multiLevelType w:val="hybridMultilevel"/>
    <w:tmpl w:val="C2CA6D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F260200"/>
    <w:multiLevelType w:val="hybridMultilevel"/>
    <w:tmpl w:val="E30AB5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08223AD"/>
    <w:multiLevelType w:val="hybridMultilevel"/>
    <w:tmpl w:val="D4E0294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41" w15:restartNumberingAfterBreak="0">
    <w:nsid w:val="35524B1A"/>
    <w:multiLevelType w:val="hybridMultilevel"/>
    <w:tmpl w:val="768693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8571073"/>
    <w:multiLevelType w:val="multilevel"/>
    <w:tmpl w:val="7BF28EE8"/>
    <w:lvl w:ilvl="0">
      <w:start w:val="1"/>
      <w:numFmt w:val="decimal"/>
      <w:lvlText w:val="%1."/>
      <w:lvlJc w:val="left"/>
      <w:pPr>
        <w:ind w:left="432" w:hanging="432"/>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3B9C2115"/>
    <w:multiLevelType w:val="hybridMultilevel"/>
    <w:tmpl w:val="DC58AC78"/>
    <w:lvl w:ilvl="0" w:tplc="C1D475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E41471"/>
    <w:multiLevelType w:val="hybridMultilevel"/>
    <w:tmpl w:val="F8EE7F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E3539A1"/>
    <w:multiLevelType w:val="hybridMultilevel"/>
    <w:tmpl w:val="B1409260"/>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3E7A17D1"/>
    <w:multiLevelType w:val="hybridMultilevel"/>
    <w:tmpl w:val="6AE2E7FE"/>
    <w:lvl w:ilvl="0" w:tplc="329271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CB1295"/>
    <w:multiLevelType w:val="hybridMultilevel"/>
    <w:tmpl w:val="9396885A"/>
    <w:lvl w:ilvl="0" w:tplc="8A323522">
      <w:start w:val="1"/>
      <w:numFmt w:val="decimal"/>
      <w:lvlText w:val="%1."/>
      <w:lvlJc w:val="left"/>
      <w:pPr>
        <w:ind w:left="360" w:hanging="360"/>
      </w:pPr>
      <w:rPr>
        <w:rFonts w:hint="default"/>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4049740E"/>
    <w:multiLevelType w:val="hybridMultilevel"/>
    <w:tmpl w:val="7D1870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4422136A"/>
    <w:multiLevelType w:val="hybridMultilevel"/>
    <w:tmpl w:val="399C5FF4"/>
    <w:lvl w:ilvl="0" w:tplc="CF243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6E20691"/>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47676D72"/>
    <w:multiLevelType w:val="hybridMultilevel"/>
    <w:tmpl w:val="1F685E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883040C"/>
    <w:multiLevelType w:val="hybridMultilevel"/>
    <w:tmpl w:val="7CB0ED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49272354"/>
    <w:multiLevelType w:val="hybridMultilevel"/>
    <w:tmpl w:val="1E7A8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A16795"/>
    <w:multiLevelType w:val="hybridMultilevel"/>
    <w:tmpl w:val="25C09F50"/>
    <w:lvl w:ilvl="0" w:tplc="4EA22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AF44407"/>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4B716FF3"/>
    <w:multiLevelType w:val="hybridMultilevel"/>
    <w:tmpl w:val="0FD4A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C9700FC"/>
    <w:multiLevelType w:val="hybridMultilevel"/>
    <w:tmpl w:val="FB3014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63" w15:restartNumberingAfterBreak="0">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3EB2962"/>
    <w:multiLevelType w:val="hybridMultilevel"/>
    <w:tmpl w:val="BC082892"/>
    <w:lvl w:ilvl="0" w:tplc="0409000F">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54254C91"/>
    <w:multiLevelType w:val="hybridMultilevel"/>
    <w:tmpl w:val="3F4003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59E5EAC"/>
    <w:multiLevelType w:val="hybridMultilevel"/>
    <w:tmpl w:val="9014DB7A"/>
    <w:lvl w:ilvl="0" w:tplc="C33459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91E9D"/>
    <w:multiLevelType w:val="hybridMultilevel"/>
    <w:tmpl w:val="3B4E766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2DDCB8F0">
      <w:start w:val="1"/>
      <w:numFmt w:val="decimal"/>
      <w:lvlText w:val="%4."/>
      <w:lvlJc w:val="left"/>
      <w:pPr>
        <w:ind w:left="2520" w:hanging="360"/>
      </w:pPr>
      <w:rPr>
        <w:rFonts w:hint="default"/>
      </w:rPr>
    </w:lvl>
    <w:lvl w:ilvl="4" w:tplc="7A9068C6">
      <w:numFmt w:val="bullet"/>
      <w:lvlText w:val="-"/>
      <w:lvlJc w:val="left"/>
      <w:pPr>
        <w:ind w:left="3240" w:hanging="360"/>
      </w:pPr>
      <w:rPr>
        <w:rFonts w:ascii="Consolas" w:eastAsia="Times New Roman" w:hAnsi="Consolas" w:cs="Consolas" w:hint="default"/>
        <w:color w:val="000000"/>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7F10D87"/>
    <w:multiLevelType w:val="hybridMultilevel"/>
    <w:tmpl w:val="612C53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58E34BA2"/>
    <w:multiLevelType w:val="hybridMultilevel"/>
    <w:tmpl w:val="70B44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92A56AA"/>
    <w:multiLevelType w:val="hybridMultilevel"/>
    <w:tmpl w:val="F0CE93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72" w15:restartNumberingAfterBreak="0">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F714025"/>
    <w:multiLevelType w:val="hybridMultilevel"/>
    <w:tmpl w:val="6996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1D54A2"/>
    <w:multiLevelType w:val="hybridMultilevel"/>
    <w:tmpl w:val="405C78F0"/>
    <w:lvl w:ilvl="0" w:tplc="B6BCEE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386D3B"/>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65E66DDD"/>
    <w:multiLevelType w:val="hybridMultilevel"/>
    <w:tmpl w:val="FD60FBF0"/>
    <w:lvl w:ilvl="0" w:tplc="9522A55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674464D"/>
    <w:multiLevelType w:val="hybridMultilevel"/>
    <w:tmpl w:val="619C2DC6"/>
    <w:lvl w:ilvl="0" w:tplc="8166B3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6CC76FF"/>
    <w:multiLevelType w:val="hybridMultilevel"/>
    <w:tmpl w:val="B64E4D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A934B98"/>
    <w:multiLevelType w:val="hybridMultilevel"/>
    <w:tmpl w:val="BBB0F1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B642400"/>
    <w:multiLevelType w:val="hybridMultilevel"/>
    <w:tmpl w:val="9AC06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82" w15:restartNumberingAfterBreak="0">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72282A67"/>
    <w:multiLevelType w:val="hybridMultilevel"/>
    <w:tmpl w:val="F96EB6F4"/>
    <w:lvl w:ilvl="0" w:tplc="E0A49C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72AE4B55"/>
    <w:multiLevelType w:val="hybridMultilevel"/>
    <w:tmpl w:val="9D5E9D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3F206F"/>
    <w:multiLevelType w:val="hybridMultilevel"/>
    <w:tmpl w:val="B02E8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2147EF"/>
    <w:multiLevelType w:val="hybridMultilevel"/>
    <w:tmpl w:val="AE383F54"/>
    <w:lvl w:ilvl="0" w:tplc="0409000F">
      <w:start w:val="1"/>
      <w:numFmt w:val="decimal"/>
      <w:lvlText w:val="%1."/>
      <w:lvlJc w:val="left"/>
      <w:pPr>
        <w:ind w:left="1230" w:hanging="360"/>
      </w:pPr>
    </w:lvl>
    <w:lvl w:ilvl="1" w:tplc="04090019" w:tentative="1">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abstractNum w:abstractNumId="88" w15:restartNumberingAfterBreak="0">
    <w:nsid w:val="7A3B09B6"/>
    <w:multiLevelType w:val="hybridMultilevel"/>
    <w:tmpl w:val="F42255E6"/>
    <w:lvl w:ilvl="0" w:tplc="C4AC96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B4C5E97"/>
    <w:multiLevelType w:val="hybridMultilevel"/>
    <w:tmpl w:val="35241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2B5867"/>
    <w:multiLevelType w:val="hybridMultilevel"/>
    <w:tmpl w:val="E4EE0F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EB06B2C"/>
    <w:multiLevelType w:val="hybridMultilevel"/>
    <w:tmpl w:val="8A44E0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92"/>
  </w:num>
  <w:num w:numId="4">
    <w:abstractNumId w:val="2"/>
  </w:num>
  <w:num w:numId="5">
    <w:abstractNumId w:val="1"/>
  </w:num>
  <w:num w:numId="6">
    <w:abstractNumId w:val="0"/>
  </w:num>
  <w:num w:numId="7">
    <w:abstractNumId w:val="71"/>
  </w:num>
  <w:num w:numId="8">
    <w:abstractNumId w:val="8"/>
  </w:num>
  <w:num w:numId="9">
    <w:abstractNumId w:val="62"/>
  </w:num>
  <w:num w:numId="10">
    <w:abstractNumId w:val="40"/>
  </w:num>
  <w:num w:numId="11">
    <w:abstractNumId w:val="36"/>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0"/>
  </w:num>
  <w:num w:numId="14">
    <w:abstractNumId w:val="72"/>
  </w:num>
  <w:num w:numId="15">
    <w:abstractNumId w:val="84"/>
  </w:num>
  <w:num w:numId="16">
    <w:abstractNumId w:val="42"/>
  </w:num>
  <w:num w:numId="17">
    <w:abstractNumId w:val="7"/>
  </w:num>
  <w:num w:numId="18">
    <w:abstractNumId w:val="52"/>
  </w:num>
  <w:num w:numId="19">
    <w:abstractNumId w:val="61"/>
  </w:num>
  <w:num w:numId="20">
    <w:abstractNumId w:val="63"/>
  </w:num>
  <w:num w:numId="21">
    <w:abstractNumId w:val="46"/>
  </w:num>
  <w:num w:numId="22">
    <w:abstractNumId w:val="81"/>
  </w:num>
  <w:num w:numId="23">
    <w:abstractNumId w:val="76"/>
  </w:num>
  <w:num w:numId="24">
    <w:abstractNumId w:val="82"/>
  </w:num>
  <w:num w:numId="25">
    <w:abstractNumId w:val="6"/>
  </w:num>
  <w:num w:numId="26">
    <w:abstractNumId w:val="67"/>
  </w:num>
  <w:num w:numId="27">
    <w:abstractNumId w:val="31"/>
  </w:num>
  <w:num w:numId="28">
    <w:abstractNumId w:val="65"/>
  </w:num>
  <w:num w:numId="29">
    <w:abstractNumId w:val="48"/>
  </w:num>
  <w:num w:numId="30">
    <w:abstractNumId w:val="79"/>
  </w:num>
  <w:num w:numId="31">
    <w:abstractNumId w:val="29"/>
  </w:num>
  <w:num w:numId="32">
    <w:abstractNumId w:val="14"/>
  </w:num>
  <w:num w:numId="33">
    <w:abstractNumId w:val="26"/>
  </w:num>
  <w:num w:numId="34">
    <w:abstractNumId w:val="21"/>
  </w:num>
  <w:num w:numId="35">
    <w:abstractNumId w:val="91"/>
  </w:num>
  <w:num w:numId="36">
    <w:abstractNumId w:val="56"/>
  </w:num>
  <w:num w:numId="37">
    <w:abstractNumId w:val="35"/>
  </w:num>
  <w:num w:numId="38">
    <w:abstractNumId w:val="18"/>
  </w:num>
  <w:num w:numId="39">
    <w:abstractNumId w:val="77"/>
  </w:num>
  <w:num w:numId="40">
    <w:abstractNumId w:val="57"/>
  </w:num>
  <w:num w:numId="41">
    <w:abstractNumId w:val="44"/>
  </w:num>
  <w:num w:numId="42">
    <w:abstractNumId w:val="66"/>
  </w:num>
  <w:num w:numId="43">
    <w:abstractNumId w:val="51"/>
  </w:num>
  <w:num w:numId="44">
    <w:abstractNumId w:val="88"/>
  </w:num>
  <w:num w:numId="45">
    <w:abstractNumId w:val="47"/>
  </w:num>
  <w:num w:numId="46">
    <w:abstractNumId w:val="83"/>
  </w:num>
  <w:num w:numId="47">
    <w:abstractNumId w:val="89"/>
  </w:num>
  <w:num w:numId="48">
    <w:abstractNumId w:val="43"/>
  </w:num>
  <w:num w:numId="49">
    <w:abstractNumId w:val="22"/>
  </w:num>
  <w:num w:numId="50">
    <w:abstractNumId w:val="19"/>
  </w:num>
  <w:num w:numId="51">
    <w:abstractNumId w:val="74"/>
  </w:num>
  <w:num w:numId="52">
    <w:abstractNumId w:val="16"/>
  </w:num>
  <w:num w:numId="53">
    <w:abstractNumId w:val="87"/>
  </w:num>
  <w:num w:numId="54">
    <w:abstractNumId w:val="70"/>
  </w:num>
  <w:num w:numId="55">
    <w:abstractNumId w:val="80"/>
  </w:num>
  <w:num w:numId="56">
    <w:abstractNumId w:val="49"/>
  </w:num>
  <w:num w:numId="57">
    <w:abstractNumId w:val="45"/>
  </w:num>
  <w:num w:numId="58">
    <w:abstractNumId w:val="17"/>
    <w:lvlOverride w:ilvl="0"/>
    <w:lvlOverride w:ilvl="1">
      <w:startOverride w:val="1"/>
    </w:lvlOverride>
    <w:lvlOverride w:ilvl="2"/>
    <w:lvlOverride w:ilvl="3"/>
    <w:lvlOverride w:ilvl="4"/>
    <w:lvlOverride w:ilvl="5"/>
    <w:lvlOverride w:ilvl="6"/>
    <w:lvlOverride w:ilvl="7"/>
    <w:lvlOverride w:ilvl="8"/>
  </w:num>
  <w:num w:numId="5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3"/>
  </w:num>
  <w:num w:numId="62">
    <w:abstractNumId w:val="59"/>
  </w:num>
  <w:num w:numId="63">
    <w:abstractNumId w:val="12"/>
  </w:num>
  <w:num w:numId="64">
    <w:abstractNumId w:val="69"/>
  </w:num>
  <w:num w:numId="65">
    <w:abstractNumId w:val="41"/>
  </w:num>
  <w:num w:numId="66">
    <w:abstractNumId w:val="27"/>
  </w:num>
  <w:num w:numId="67">
    <w:abstractNumId w:val="54"/>
  </w:num>
  <w:num w:numId="68">
    <w:abstractNumId w:val="78"/>
  </w:num>
  <w:num w:numId="69">
    <w:abstractNumId w:val="60"/>
  </w:num>
  <w:num w:numId="70">
    <w:abstractNumId w:val="39"/>
  </w:num>
  <w:num w:numId="71">
    <w:abstractNumId w:val="37"/>
  </w:num>
  <w:num w:numId="72">
    <w:abstractNumId w:val="38"/>
  </w:num>
  <w:num w:numId="73">
    <w:abstractNumId w:val="9"/>
  </w:num>
  <w:num w:numId="74">
    <w:abstractNumId w:val="68"/>
  </w:num>
  <w:num w:numId="75">
    <w:abstractNumId w:val="58"/>
  </w:num>
  <w:num w:numId="76">
    <w:abstractNumId w:val="75"/>
  </w:num>
  <w:num w:numId="77">
    <w:abstractNumId w:val="85"/>
  </w:num>
  <w:num w:numId="78">
    <w:abstractNumId w:val="64"/>
  </w:num>
  <w:num w:numId="79">
    <w:abstractNumId w:val="53"/>
  </w:num>
  <w:num w:numId="80">
    <w:abstractNumId w:val="25"/>
  </w:num>
  <w:num w:numId="81">
    <w:abstractNumId w:val="90"/>
  </w:num>
  <w:num w:numId="82">
    <w:abstractNumId w:val="20"/>
  </w:num>
  <w:num w:numId="83">
    <w:abstractNumId w:val="23"/>
  </w:num>
  <w:num w:numId="84">
    <w:abstractNumId w:val="5"/>
  </w:num>
  <w:num w:numId="85">
    <w:abstractNumId w:val="73"/>
  </w:num>
  <w:num w:numId="86">
    <w:abstractNumId w:val="28"/>
  </w:num>
  <w:num w:numId="87">
    <w:abstractNumId w:val="86"/>
  </w:num>
  <w:num w:numId="88">
    <w:abstractNumId w:val="30"/>
  </w:num>
  <w:num w:numId="89">
    <w:abstractNumId w:val="10"/>
  </w:num>
  <w:num w:numId="90">
    <w:abstractNumId w:val="24"/>
  </w:num>
  <w:num w:numId="91">
    <w:abstractNumId w:val="32"/>
  </w:num>
  <w:num w:numId="92">
    <w:abstractNumId w:val="55"/>
  </w:num>
  <w:num w:numId="93">
    <w:abstractNumId w:val="15"/>
  </w:num>
  <w:numIdMacAtCleanup w:val="8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wan Chugh">
    <w15:presenceInfo w15:providerId="AD" w15:userId="S-1-5-21-2146598497-65292313-1566916341-2776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linkStyles/>
  <w:trackRevision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0C22"/>
    <w:rsid w:val="00002436"/>
    <w:rsid w:val="000026ED"/>
    <w:rsid w:val="0000280B"/>
    <w:rsid w:val="00002F11"/>
    <w:rsid w:val="00005BBE"/>
    <w:rsid w:val="00005F11"/>
    <w:rsid w:val="00007165"/>
    <w:rsid w:val="000074D0"/>
    <w:rsid w:val="0000763A"/>
    <w:rsid w:val="00010248"/>
    <w:rsid w:val="0001304A"/>
    <w:rsid w:val="000134EC"/>
    <w:rsid w:val="00014F48"/>
    <w:rsid w:val="0001539A"/>
    <w:rsid w:val="000166BD"/>
    <w:rsid w:val="00020101"/>
    <w:rsid w:val="000237C9"/>
    <w:rsid w:val="000237D2"/>
    <w:rsid w:val="000240A4"/>
    <w:rsid w:val="00024649"/>
    <w:rsid w:val="0002592D"/>
    <w:rsid w:val="00025A23"/>
    <w:rsid w:val="00025B82"/>
    <w:rsid w:val="00027359"/>
    <w:rsid w:val="000274BF"/>
    <w:rsid w:val="00027C38"/>
    <w:rsid w:val="00030515"/>
    <w:rsid w:val="00030821"/>
    <w:rsid w:val="00030D59"/>
    <w:rsid w:val="00030ED1"/>
    <w:rsid w:val="00031EB3"/>
    <w:rsid w:val="00032A18"/>
    <w:rsid w:val="00034ECC"/>
    <w:rsid w:val="00035D00"/>
    <w:rsid w:val="00037769"/>
    <w:rsid w:val="00037DCC"/>
    <w:rsid w:val="0004137F"/>
    <w:rsid w:val="00041DEA"/>
    <w:rsid w:val="0004425B"/>
    <w:rsid w:val="00045702"/>
    <w:rsid w:val="000457E2"/>
    <w:rsid w:val="00045B72"/>
    <w:rsid w:val="00045D4E"/>
    <w:rsid w:val="000464E9"/>
    <w:rsid w:val="00046779"/>
    <w:rsid w:val="000521E1"/>
    <w:rsid w:val="00052ABD"/>
    <w:rsid w:val="00052AC2"/>
    <w:rsid w:val="00054BD8"/>
    <w:rsid w:val="00054C13"/>
    <w:rsid w:val="00054F1F"/>
    <w:rsid w:val="00055246"/>
    <w:rsid w:val="000556D2"/>
    <w:rsid w:val="000557EF"/>
    <w:rsid w:val="00055B82"/>
    <w:rsid w:val="00056183"/>
    <w:rsid w:val="0005734D"/>
    <w:rsid w:val="0005753C"/>
    <w:rsid w:val="00057CD4"/>
    <w:rsid w:val="0006091C"/>
    <w:rsid w:val="0006310E"/>
    <w:rsid w:val="00063339"/>
    <w:rsid w:val="00063642"/>
    <w:rsid w:val="00064434"/>
    <w:rsid w:val="00064FDC"/>
    <w:rsid w:val="00065079"/>
    <w:rsid w:val="000651DC"/>
    <w:rsid w:val="00065760"/>
    <w:rsid w:val="00065B59"/>
    <w:rsid w:val="00065C02"/>
    <w:rsid w:val="00066241"/>
    <w:rsid w:val="000664B0"/>
    <w:rsid w:val="000664BE"/>
    <w:rsid w:val="00066966"/>
    <w:rsid w:val="00067282"/>
    <w:rsid w:val="00067612"/>
    <w:rsid w:val="0007062C"/>
    <w:rsid w:val="00071016"/>
    <w:rsid w:val="00071540"/>
    <w:rsid w:val="00071A96"/>
    <w:rsid w:val="00074539"/>
    <w:rsid w:val="00074AEB"/>
    <w:rsid w:val="000762E7"/>
    <w:rsid w:val="00077C72"/>
    <w:rsid w:val="00077EDA"/>
    <w:rsid w:val="0008023C"/>
    <w:rsid w:val="000807C7"/>
    <w:rsid w:val="00080C01"/>
    <w:rsid w:val="00080F6B"/>
    <w:rsid w:val="00082B76"/>
    <w:rsid w:val="00082F94"/>
    <w:rsid w:val="00085130"/>
    <w:rsid w:val="000864CD"/>
    <w:rsid w:val="0008656B"/>
    <w:rsid w:val="00086642"/>
    <w:rsid w:val="000866D5"/>
    <w:rsid w:val="00086A75"/>
    <w:rsid w:val="00087578"/>
    <w:rsid w:val="00090008"/>
    <w:rsid w:val="0009037C"/>
    <w:rsid w:val="00091193"/>
    <w:rsid w:val="00091A67"/>
    <w:rsid w:val="00091C78"/>
    <w:rsid w:val="00092BD4"/>
    <w:rsid w:val="00096395"/>
    <w:rsid w:val="0009782A"/>
    <w:rsid w:val="000A098A"/>
    <w:rsid w:val="000A14AD"/>
    <w:rsid w:val="000A2879"/>
    <w:rsid w:val="000A29DA"/>
    <w:rsid w:val="000A2F5A"/>
    <w:rsid w:val="000A4320"/>
    <w:rsid w:val="000A43B3"/>
    <w:rsid w:val="000A4B21"/>
    <w:rsid w:val="000A544B"/>
    <w:rsid w:val="000A5F8C"/>
    <w:rsid w:val="000A6755"/>
    <w:rsid w:val="000A6F8D"/>
    <w:rsid w:val="000A7257"/>
    <w:rsid w:val="000A74EF"/>
    <w:rsid w:val="000B0473"/>
    <w:rsid w:val="000B0DAB"/>
    <w:rsid w:val="000B1BA4"/>
    <w:rsid w:val="000B35FF"/>
    <w:rsid w:val="000B4078"/>
    <w:rsid w:val="000B442E"/>
    <w:rsid w:val="000B4E42"/>
    <w:rsid w:val="000B522B"/>
    <w:rsid w:val="000B5D34"/>
    <w:rsid w:val="000B6A3D"/>
    <w:rsid w:val="000B7852"/>
    <w:rsid w:val="000C02F0"/>
    <w:rsid w:val="000C0544"/>
    <w:rsid w:val="000C08BE"/>
    <w:rsid w:val="000C13B7"/>
    <w:rsid w:val="000C1F76"/>
    <w:rsid w:val="000C26F0"/>
    <w:rsid w:val="000C2A24"/>
    <w:rsid w:val="000C2ED1"/>
    <w:rsid w:val="000C36DA"/>
    <w:rsid w:val="000C42FD"/>
    <w:rsid w:val="000C4E40"/>
    <w:rsid w:val="000C547B"/>
    <w:rsid w:val="000C6B7D"/>
    <w:rsid w:val="000D0364"/>
    <w:rsid w:val="000D037A"/>
    <w:rsid w:val="000D0C22"/>
    <w:rsid w:val="000D0F46"/>
    <w:rsid w:val="000D1E79"/>
    <w:rsid w:val="000D2431"/>
    <w:rsid w:val="000D2F4F"/>
    <w:rsid w:val="000D4162"/>
    <w:rsid w:val="000D4247"/>
    <w:rsid w:val="000D511A"/>
    <w:rsid w:val="000D5234"/>
    <w:rsid w:val="000D59B1"/>
    <w:rsid w:val="000D6077"/>
    <w:rsid w:val="000D623A"/>
    <w:rsid w:val="000E0FBE"/>
    <w:rsid w:val="000E1B3D"/>
    <w:rsid w:val="000E1E1E"/>
    <w:rsid w:val="000E2BA5"/>
    <w:rsid w:val="000E4A29"/>
    <w:rsid w:val="000E5D1F"/>
    <w:rsid w:val="000E60D0"/>
    <w:rsid w:val="000E788E"/>
    <w:rsid w:val="000F1B32"/>
    <w:rsid w:val="000F3178"/>
    <w:rsid w:val="000F3243"/>
    <w:rsid w:val="000F5AC8"/>
    <w:rsid w:val="000F63B7"/>
    <w:rsid w:val="000F688A"/>
    <w:rsid w:val="000F7053"/>
    <w:rsid w:val="00100196"/>
    <w:rsid w:val="001002E7"/>
    <w:rsid w:val="001005F1"/>
    <w:rsid w:val="001006C0"/>
    <w:rsid w:val="00100A85"/>
    <w:rsid w:val="00100D71"/>
    <w:rsid w:val="0010179A"/>
    <w:rsid w:val="001018D3"/>
    <w:rsid w:val="00102BDD"/>
    <w:rsid w:val="00104350"/>
    <w:rsid w:val="001048DA"/>
    <w:rsid w:val="00106235"/>
    <w:rsid w:val="0010677A"/>
    <w:rsid w:val="00106DC4"/>
    <w:rsid w:val="00107145"/>
    <w:rsid w:val="0010790C"/>
    <w:rsid w:val="00107B6C"/>
    <w:rsid w:val="0011437D"/>
    <w:rsid w:val="0011453F"/>
    <w:rsid w:val="00114951"/>
    <w:rsid w:val="00114CEB"/>
    <w:rsid w:val="00116757"/>
    <w:rsid w:val="00116A20"/>
    <w:rsid w:val="00116B33"/>
    <w:rsid w:val="001176DF"/>
    <w:rsid w:val="00117908"/>
    <w:rsid w:val="00120728"/>
    <w:rsid w:val="0012105C"/>
    <w:rsid w:val="0012160B"/>
    <w:rsid w:val="001221B3"/>
    <w:rsid w:val="001223BD"/>
    <w:rsid w:val="0012259A"/>
    <w:rsid w:val="00123518"/>
    <w:rsid w:val="00123DE4"/>
    <w:rsid w:val="00124CF6"/>
    <w:rsid w:val="001254BD"/>
    <w:rsid w:val="00125D1D"/>
    <w:rsid w:val="00125EA9"/>
    <w:rsid w:val="0012622C"/>
    <w:rsid w:val="00127064"/>
    <w:rsid w:val="00127317"/>
    <w:rsid w:val="00127BCB"/>
    <w:rsid w:val="0013010E"/>
    <w:rsid w:val="00130C54"/>
    <w:rsid w:val="00130F89"/>
    <w:rsid w:val="00132171"/>
    <w:rsid w:val="0013217B"/>
    <w:rsid w:val="00132594"/>
    <w:rsid w:val="00132F0D"/>
    <w:rsid w:val="001333F3"/>
    <w:rsid w:val="001336B0"/>
    <w:rsid w:val="001349E4"/>
    <w:rsid w:val="00135560"/>
    <w:rsid w:val="00136B6B"/>
    <w:rsid w:val="00136CF5"/>
    <w:rsid w:val="00137542"/>
    <w:rsid w:val="00140628"/>
    <w:rsid w:val="0014078B"/>
    <w:rsid w:val="00140BC5"/>
    <w:rsid w:val="00140BD6"/>
    <w:rsid w:val="00141435"/>
    <w:rsid w:val="00143A90"/>
    <w:rsid w:val="00144E36"/>
    <w:rsid w:val="00147231"/>
    <w:rsid w:val="00147DF5"/>
    <w:rsid w:val="00150AE5"/>
    <w:rsid w:val="001513DE"/>
    <w:rsid w:val="00151F06"/>
    <w:rsid w:val="0015273A"/>
    <w:rsid w:val="00153A28"/>
    <w:rsid w:val="00153A39"/>
    <w:rsid w:val="00154DEA"/>
    <w:rsid w:val="0015592F"/>
    <w:rsid w:val="00155F8A"/>
    <w:rsid w:val="0015673A"/>
    <w:rsid w:val="00156AD7"/>
    <w:rsid w:val="00156CB7"/>
    <w:rsid w:val="00156DC8"/>
    <w:rsid w:val="0015795A"/>
    <w:rsid w:val="00157D64"/>
    <w:rsid w:val="00160E90"/>
    <w:rsid w:val="001620E3"/>
    <w:rsid w:val="00162115"/>
    <w:rsid w:val="00162187"/>
    <w:rsid w:val="00163375"/>
    <w:rsid w:val="0016451F"/>
    <w:rsid w:val="001654B1"/>
    <w:rsid w:val="00165579"/>
    <w:rsid w:val="0016682E"/>
    <w:rsid w:val="00167ED8"/>
    <w:rsid w:val="00170EF0"/>
    <w:rsid w:val="00171229"/>
    <w:rsid w:val="001714FE"/>
    <w:rsid w:val="001716A1"/>
    <w:rsid w:val="00171E6F"/>
    <w:rsid w:val="0017264B"/>
    <w:rsid w:val="001727FA"/>
    <w:rsid w:val="00173B6F"/>
    <w:rsid w:val="00174DFA"/>
    <w:rsid w:val="00174FDC"/>
    <w:rsid w:val="001757F5"/>
    <w:rsid w:val="00175C67"/>
    <w:rsid w:val="00176419"/>
    <w:rsid w:val="00176794"/>
    <w:rsid w:val="00176A20"/>
    <w:rsid w:val="00177B5B"/>
    <w:rsid w:val="001801DE"/>
    <w:rsid w:val="00180342"/>
    <w:rsid w:val="001813A0"/>
    <w:rsid w:val="00181862"/>
    <w:rsid w:val="00182568"/>
    <w:rsid w:val="00182879"/>
    <w:rsid w:val="00182ADC"/>
    <w:rsid w:val="00182BBF"/>
    <w:rsid w:val="001836B3"/>
    <w:rsid w:val="00183EB8"/>
    <w:rsid w:val="0018407C"/>
    <w:rsid w:val="00185F09"/>
    <w:rsid w:val="0018672D"/>
    <w:rsid w:val="00187334"/>
    <w:rsid w:val="00187562"/>
    <w:rsid w:val="00187F2F"/>
    <w:rsid w:val="00187F8E"/>
    <w:rsid w:val="0019004C"/>
    <w:rsid w:val="001900C9"/>
    <w:rsid w:val="0019130D"/>
    <w:rsid w:val="001928A0"/>
    <w:rsid w:val="001929BB"/>
    <w:rsid w:val="001950B6"/>
    <w:rsid w:val="001953DD"/>
    <w:rsid w:val="001958A7"/>
    <w:rsid w:val="00195EA9"/>
    <w:rsid w:val="00195F1E"/>
    <w:rsid w:val="00196B3D"/>
    <w:rsid w:val="00197640"/>
    <w:rsid w:val="001A009A"/>
    <w:rsid w:val="001A012D"/>
    <w:rsid w:val="001A14B0"/>
    <w:rsid w:val="001A2524"/>
    <w:rsid w:val="001A339F"/>
    <w:rsid w:val="001A38E3"/>
    <w:rsid w:val="001A5E6B"/>
    <w:rsid w:val="001A70BC"/>
    <w:rsid w:val="001A71E0"/>
    <w:rsid w:val="001A76E5"/>
    <w:rsid w:val="001B024A"/>
    <w:rsid w:val="001B0C16"/>
    <w:rsid w:val="001B113A"/>
    <w:rsid w:val="001B134C"/>
    <w:rsid w:val="001B20BF"/>
    <w:rsid w:val="001B2571"/>
    <w:rsid w:val="001B28E8"/>
    <w:rsid w:val="001B3778"/>
    <w:rsid w:val="001B68DB"/>
    <w:rsid w:val="001B6E22"/>
    <w:rsid w:val="001C0857"/>
    <w:rsid w:val="001C2B02"/>
    <w:rsid w:val="001C2F58"/>
    <w:rsid w:val="001C32EE"/>
    <w:rsid w:val="001C4A36"/>
    <w:rsid w:val="001C51A3"/>
    <w:rsid w:val="001C54D6"/>
    <w:rsid w:val="001C5A13"/>
    <w:rsid w:val="001C5BDD"/>
    <w:rsid w:val="001C5C9C"/>
    <w:rsid w:val="001C6411"/>
    <w:rsid w:val="001C6612"/>
    <w:rsid w:val="001C76AF"/>
    <w:rsid w:val="001D1678"/>
    <w:rsid w:val="001D206A"/>
    <w:rsid w:val="001D27CF"/>
    <w:rsid w:val="001D3510"/>
    <w:rsid w:val="001D3F60"/>
    <w:rsid w:val="001D3F65"/>
    <w:rsid w:val="001D4A73"/>
    <w:rsid w:val="001E0D43"/>
    <w:rsid w:val="001E125E"/>
    <w:rsid w:val="001E2C08"/>
    <w:rsid w:val="001E4060"/>
    <w:rsid w:val="001E40F3"/>
    <w:rsid w:val="001E5200"/>
    <w:rsid w:val="001E6355"/>
    <w:rsid w:val="001E6730"/>
    <w:rsid w:val="001F0AA7"/>
    <w:rsid w:val="001F0EDA"/>
    <w:rsid w:val="001F1002"/>
    <w:rsid w:val="001F17AD"/>
    <w:rsid w:val="001F18B2"/>
    <w:rsid w:val="001F1D44"/>
    <w:rsid w:val="001F2135"/>
    <w:rsid w:val="001F258E"/>
    <w:rsid w:val="001F287F"/>
    <w:rsid w:val="001F4EA7"/>
    <w:rsid w:val="001F58A8"/>
    <w:rsid w:val="001F618C"/>
    <w:rsid w:val="001F6C9B"/>
    <w:rsid w:val="001F6EFB"/>
    <w:rsid w:val="001F6FB3"/>
    <w:rsid w:val="001F73EF"/>
    <w:rsid w:val="001F7CBD"/>
    <w:rsid w:val="002002E6"/>
    <w:rsid w:val="0020034B"/>
    <w:rsid w:val="00200A87"/>
    <w:rsid w:val="002012E7"/>
    <w:rsid w:val="002027A6"/>
    <w:rsid w:val="00203D72"/>
    <w:rsid w:val="00203F87"/>
    <w:rsid w:val="0020437C"/>
    <w:rsid w:val="002045B6"/>
    <w:rsid w:val="00205275"/>
    <w:rsid w:val="0020672D"/>
    <w:rsid w:val="002067D9"/>
    <w:rsid w:val="002071C7"/>
    <w:rsid w:val="00207842"/>
    <w:rsid w:val="00210769"/>
    <w:rsid w:val="00211A98"/>
    <w:rsid w:val="00213B35"/>
    <w:rsid w:val="0021478C"/>
    <w:rsid w:val="00214E1C"/>
    <w:rsid w:val="00215589"/>
    <w:rsid w:val="00215EE7"/>
    <w:rsid w:val="002161D6"/>
    <w:rsid w:val="002163D4"/>
    <w:rsid w:val="0021700F"/>
    <w:rsid w:val="00217910"/>
    <w:rsid w:val="00217DB7"/>
    <w:rsid w:val="00220F54"/>
    <w:rsid w:val="00221698"/>
    <w:rsid w:val="00221C07"/>
    <w:rsid w:val="00221FDE"/>
    <w:rsid w:val="00222CC0"/>
    <w:rsid w:val="00223C9E"/>
    <w:rsid w:val="00224908"/>
    <w:rsid w:val="00224ACB"/>
    <w:rsid w:val="00224C87"/>
    <w:rsid w:val="002258CC"/>
    <w:rsid w:val="002260DA"/>
    <w:rsid w:val="002262D0"/>
    <w:rsid w:val="00226434"/>
    <w:rsid w:val="002266D0"/>
    <w:rsid w:val="00226AD6"/>
    <w:rsid w:val="00227769"/>
    <w:rsid w:val="00227A26"/>
    <w:rsid w:val="002304DF"/>
    <w:rsid w:val="00231311"/>
    <w:rsid w:val="00231350"/>
    <w:rsid w:val="00231909"/>
    <w:rsid w:val="00231B25"/>
    <w:rsid w:val="0023233A"/>
    <w:rsid w:val="002364C5"/>
    <w:rsid w:val="00236A80"/>
    <w:rsid w:val="00237921"/>
    <w:rsid w:val="00240452"/>
    <w:rsid w:val="00240BCD"/>
    <w:rsid w:val="00240C3B"/>
    <w:rsid w:val="0024119B"/>
    <w:rsid w:val="00243444"/>
    <w:rsid w:val="002452A2"/>
    <w:rsid w:val="00245CA6"/>
    <w:rsid w:val="0024624B"/>
    <w:rsid w:val="00246358"/>
    <w:rsid w:val="00246748"/>
    <w:rsid w:val="00246A0A"/>
    <w:rsid w:val="00246D74"/>
    <w:rsid w:val="00247418"/>
    <w:rsid w:val="00247B37"/>
    <w:rsid w:val="00250C27"/>
    <w:rsid w:val="002516FA"/>
    <w:rsid w:val="00253445"/>
    <w:rsid w:val="002548ED"/>
    <w:rsid w:val="00255BCA"/>
    <w:rsid w:val="00255ECD"/>
    <w:rsid w:val="00256271"/>
    <w:rsid w:val="0025790E"/>
    <w:rsid w:val="002602DC"/>
    <w:rsid w:val="00260AC9"/>
    <w:rsid w:val="002612FF"/>
    <w:rsid w:val="002614C6"/>
    <w:rsid w:val="00262200"/>
    <w:rsid w:val="002623EA"/>
    <w:rsid w:val="00262936"/>
    <w:rsid w:val="00263F94"/>
    <w:rsid w:val="002640DA"/>
    <w:rsid w:val="002642FD"/>
    <w:rsid w:val="00265134"/>
    <w:rsid w:val="0026566F"/>
    <w:rsid w:val="0026661B"/>
    <w:rsid w:val="0026667D"/>
    <w:rsid w:val="002668AD"/>
    <w:rsid w:val="00266CE7"/>
    <w:rsid w:val="002710F4"/>
    <w:rsid w:val="002714B4"/>
    <w:rsid w:val="00271B64"/>
    <w:rsid w:val="00272190"/>
    <w:rsid w:val="002737F5"/>
    <w:rsid w:val="002738B8"/>
    <w:rsid w:val="002738DB"/>
    <w:rsid w:val="00273E28"/>
    <w:rsid w:val="00274600"/>
    <w:rsid w:val="00275772"/>
    <w:rsid w:val="00275822"/>
    <w:rsid w:val="0027725B"/>
    <w:rsid w:val="00277B92"/>
    <w:rsid w:val="00280FA5"/>
    <w:rsid w:val="00281ABC"/>
    <w:rsid w:val="00281B7D"/>
    <w:rsid w:val="00281D45"/>
    <w:rsid w:val="00282410"/>
    <w:rsid w:val="0028252C"/>
    <w:rsid w:val="00282EC5"/>
    <w:rsid w:val="00283C0A"/>
    <w:rsid w:val="00286405"/>
    <w:rsid w:val="00286679"/>
    <w:rsid w:val="0028685F"/>
    <w:rsid w:val="00286FF2"/>
    <w:rsid w:val="00287682"/>
    <w:rsid w:val="002902BA"/>
    <w:rsid w:val="0029134C"/>
    <w:rsid w:val="00292AAE"/>
    <w:rsid w:val="0029412A"/>
    <w:rsid w:val="002965E0"/>
    <w:rsid w:val="00296D4F"/>
    <w:rsid w:val="00296DBD"/>
    <w:rsid w:val="00297266"/>
    <w:rsid w:val="00297448"/>
    <w:rsid w:val="002A0963"/>
    <w:rsid w:val="002A17FC"/>
    <w:rsid w:val="002A2131"/>
    <w:rsid w:val="002A2259"/>
    <w:rsid w:val="002A2504"/>
    <w:rsid w:val="002A3F49"/>
    <w:rsid w:val="002A5BC5"/>
    <w:rsid w:val="002A5C56"/>
    <w:rsid w:val="002A5D3F"/>
    <w:rsid w:val="002A615B"/>
    <w:rsid w:val="002A6904"/>
    <w:rsid w:val="002A69A8"/>
    <w:rsid w:val="002A69B2"/>
    <w:rsid w:val="002A79EB"/>
    <w:rsid w:val="002A7B74"/>
    <w:rsid w:val="002B0069"/>
    <w:rsid w:val="002B228A"/>
    <w:rsid w:val="002B364B"/>
    <w:rsid w:val="002B50EA"/>
    <w:rsid w:val="002B595F"/>
    <w:rsid w:val="002C008D"/>
    <w:rsid w:val="002C03B5"/>
    <w:rsid w:val="002C0F56"/>
    <w:rsid w:val="002C1202"/>
    <w:rsid w:val="002C1889"/>
    <w:rsid w:val="002C208C"/>
    <w:rsid w:val="002C21B8"/>
    <w:rsid w:val="002C224F"/>
    <w:rsid w:val="002C2CF8"/>
    <w:rsid w:val="002C3763"/>
    <w:rsid w:val="002C3B51"/>
    <w:rsid w:val="002C427A"/>
    <w:rsid w:val="002C4946"/>
    <w:rsid w:val="002C4979"/>
    <w:rsid w:val="002C579A"/>
    <w:rsid w:val="002C65CC"/>
    <w:rsid w:val="002D122E"/>
    <w:rsid w:val="002D1BFE"/>
    <w:rsid w:val="002D3A89"/>
    <w:rsid w:val="002D598B"/>
    <w:rsid w:val="002D5D22"/>
    <w:rsid w:val="002D670E"/>
    <w:rsid w:val="002D6B56"/>
    <w:rsid w:val="002D6EDA"/>
    <w:rsid w:val="002D6FC0"/>
    <w:rsid w:val="002D7D9C"/>
    <w:rsid w:val="002D7E34"/>
    <w:rsid w:val="002E0E81"/>
    <w:rsid w:val="002E162F"/>
    <w:rsid w:val="002E1850"/>
    <w:rsid w:val="002E1DC0"/>
    <w:rsid w:val="002E26C8"/>
    <w:rsid w:val="002E29E8"/>
    <w:rsid w:val="002E31A8"/>
    <w:rsid w:val="002E3830"/>
    <w:rsid w:val="002E4D16"/>
    <w:rsid w:val="002E4FF9"/>
    <w:rsid w:val="002E579D"/>
    <w:rsid w:val="002E5CFC"/>
    <w:rsid w:val="002E5D86"/>
    <w:rsid w:val="002E5E1F"/>
    <w:rsid w:val="002E5F5C"/>
    <w:rsid w:val="002E660A"/>
    <w:rsid w:val="002E7562"/>
    <w:rsid w:val="002F075F"/>
    <w:rsid w:val="002F1177"/>
    <w:rsid w:val="002F13E8"/>
    <w:rsid w:val="002F171A"/>
    <w:rsid w:val="002F2540"/>
    <w:rsid w:val="002F25D6"/>
    <w:rsid w:val="002F2E79"/>
    <w:rsid w:val="002F2FE6"/>
    <w:rsid w:val="002F34B6"/>
    <w:rsid w:val="002F3CC3"/>
    <w:rsid w:val="002F4E79"/>
    <w:rsid w:val="002F5D50"/>
    <w:rsid w:val="002F5DEC"/>
    <w:rsid w:val="002F5E5E"/>
    <w:rsid w:val="002F6212"/>
    <w:rsid w:val="002F7D47"/>
    <w:rsid w:val="00300D69"/>
    <w:rsid w:val="00302ECA"/>
    <w:rsid w:val="00302F23"/>
    <w:rsid w:val="00303036"/>
    <w:rsid w:val="0030394A"/>
    <w:rsid w:val="0030398C"/>
    <w:rsid w:val="00303C93"/>
    <w:rsid w:val="00303EBC"/>
    <w:rsid w:val="0030561C"/>
    <w:rsid w:val="0030614F"/>
    <w:rsid w:val="00310166"/>
    <w:rsid w:val="0031060B"/>
    <w:rsid w:val="00310884"/>
    <w:rsid w:val="0031212A"/>
    <w:rsid w:val="0031218A"/>
    <w:rsid w:val="00312A7F"/>
    <w:rsid w:val="00312EFF"/>
    <w:rsid w:val="00313D06"/>
    <w:rsid w:val="00314A6E"/>
    <w:rsid w:val="00315F44"/>
    <w:rsid w:val="0031624E"/>
    <w:rsid w:val="0031705D"/>
    <w:rsid w:val="00317486"/>
    <w:rsid w:val="00317E65"/>
    <w:rsid w:val="0032070B"/>
    <w:rsid w:val="00320AAC"/>
    <w:rsid w:val="00320BAF"/>
    <w:rsid w:val="00322F93"/>
    <w:rsid w:val="003231E0"/>
    <w:rsid w:val="00324273"/>
    <w:rsid w:val="00324A96"/>
    <w:rsid w:val="003250EF"/>
    <w:rsid w:val="003258DA"/>
    <w:rsid w:val="00326DEB"/>
    <w:rsid w:val="00327DCB"/>
    <w:rsid w:val="00327EAD"/>
    <w:rsid w:val="003308AB"/>
    <w:rsid w:val="00330995"/>
    <w:rsid w:val="0033112E"/>
    <w:rsid w:val="0033136C"/>
    <w:rsid w:val="00331965"/>
    <w:rsid w:val="0033215D"/>
    <w:rsid w:val="00333BF8"/>
    <w:rsid w:val="00333EEB"/>
    <w:rsid w:val="00334208"/>
    <w:rsid w:val="0033423A"/>
    <w:rsid w:val="003356CD"/>
    <w:rsid w:val="00335D70"/>
    <w:rsid w:val="00337A9C"/>
    <w:rsid w:val="00337DB1"/>
    <w:rsid w:val="00342646"/>
    <w:rsid w:val="0034426C"/>
    <w:rsid w:val="00344E19"/>
    <w:rsid w:val="003456CF"/>
    <w:rsid w:val="00346147"/>
    <w:rsid w:val="003463A4"/>
    <w:rsid w:val="00347FD9"/>
    <w:rsid w:val="003507BD"/>
    <w:rsid w:val="0035085B"/>
    <w:rsid w:val="003516C0"/>
    <w:rsid w:val="00351A6E"/>
    <w:rsid w:val="00352B74"/>
    <w:rsid w:val="00353034"/>
    <w:rsid w:val="003545BC"/>
    <w:rsid w:val="00354709"/>
    <w:rsid w:val="00355848"/>
    <w:rsid w:val="00356089"/>
    <w:rsid w:val="00356C66"/>
    <w:rsid w:val="003572D7"/>
    <w:rsid w:val="00357FB1"/>
    <w:rsid w:val="003606BA"/>
    <w:rsid w:val="00360DB0"/>
    <w:rsid w:val="00361252"/>
    <w:rsid w:val="003615C1"/>
    <w:rsid w:val="00361A9D"/>
    <w:rsid w:val="003620F7"/>
    <w:rsid w:val="00362880"/>
    <w:rsid w:val="00362A6A"/>
    <w:rsid w:val="00362FCB"/>
    <w:rsid w:val="00365121"/>
    <w:rsid w:val="003657E6"/>
    <w:rsid w:val="00367814"/>
    <w:rsid w:val="00367E42"/>
    <w:rsid w:val="003716D6"/>
    <w:rsid w:val="00372355"/>
    <w:rsid w:val="00373900"/>
    <w:rsid w:val="003752B5"/>
    <w:rsid w:val="003762A0"/>
    <w:rsid w:val="003779FE"/>
    <w:rsid w:val="00377ACE"/>
    <w:rsid w:val="00377E43"/>
    <w:rsid w:val="003806DD"/>
    <w:rsid w:val="0038137E"/>
    <w:rsid w:val="00381565"/>
    <w:rsid w:val="00383519"/>
    <w:rsid w:val="003854AD"/>
    <w:rsid w:val="003854E6"/>
    <w:rsid w:val="00386B5A"/>
    <w:rsid w:val="0039158F"/>
    <w:rsid w:val="00392830"/>
    <w:rsid w:val="00392D1C"/>
    <w:rsid w:val="003933CD"/>
    <w:rsid w:val="00393DDD"/>
    <w:rsid w:val="003952C6"/>
    <w:rsid w:val="0039682C"/>
    <w:rsid w:val="003A1124"/>
    <w:rsid w:val="003A245C"/>
    <w:rsid w:val="003A3090"/>
    <w:rsid w:val="003A32FC"/>
    <w:rsid w:val="003A375E"/>
    <w:rsid w:val="003A3D44"/>
    <w:rsid w:val="003A3E24"/>
    <w:rsid w:val="003A4AE1"/>
    <w:rsid w:val="003A58E2"/>
    <w:rsid w:val="003A6853"/>
    <w:rsid w:val="003A7616"/>
    <w:rsid w:val="003A7C69"/>
    <w:rsid w:val="003B025F"/>
    <w:rsid w:val="003B0A0D"/>
    <w:rsid w:val="003B101F"/>
    <w:rsid w:val="003B1814"/>
    <w:rsid w:val="003B3C56"/>
    <w:rsid w:val="003B4292"/>
    <w:rsid w:val="003B4F0F"/>
    <w:rsid w:val="003B52F6"/>
    <w:rsid w:val="003B5B82"/>
    <w:rsid w:val="003B654C"/>
    <w:rsid w:val="003B6DCB"/>
    <w:rsid w:val="003B701B"/>
    <w:rsid w:val="003B75B9"/>
    <w:rsid w:val="003B7C32"/>
    <w:rsid w:val="003B7D5E"/>
    <w:rsid w:val="003C0540"/>
    <w:rsid w:val="003C05CD"/>
    <w:rsid w:val="003C07FC"/>
    <w:rsid w:val="003C099B"/>
    <w:rsid w:val="003C11C3"/>
    <w:rsid w:val="003C6558"/>
    <w:rsid w:val="003C6BF5"/>
    <w:rsid w:val="003D111B"/>
    <w:rsid w:val="003D3759"/>
    <w:rsid w:val="003D40D2"/>
    <w:rsid w:val="003D4645"/>
    <w:rsid w:val="003D49FF"/>
    <w:rsid w:val="003D4FDC"/>
    <w:rsid w:val="003D5DBA"/>
    <w:rsid w:val="003D6CE0"/>
    <w:rsid w:val="003D6E6D"/>
    <w:rsid w:val="003D7F0F"/>
    <w:rsid w:val="003E131C"/>
    <w:rsid w:val="003E1FA3"/>
    <w:rsid w:val="003E26FF"/>
    <w:rsid w:val="003E2EC1"/>
    <w:rsid w:val="003E37D2"/>
    <w:rsid w:val="003E39D1"/>
    <w:rsid w:val="003E3F0C"/>
    <w:rsid w:val="003E420E"/>
    <w:rsid w:val="003E4394"/>
    <w:rsid w:val="003E673A"/>
    <w:rsid w:val="003E72B3"/>
    <w:rsid w:val="003E7528"/>
    <w:rsid w:val="003E7D7C"/>
    <w:rsid w:val="003F0394"/>
    <w:rsid w:val="003F05AF"/>
    <w:rsid w:val="003F157C"/>
    <w:rsid w:val="003F179C"/>
    <w:rsid w:val="003F358D"/>
    <w:rsid w:val="003F35E1"/>
    <w:rsid w:val="003F386D"/>
    <w:rsid w:val="003F3F43"/>
    <w:rsid w:val="003F4727"/>
    <w:rsid w:val="003F4C2A"/>
    <w:rsid w:val="003F4EC7"/>
    <w:rsid w:val="003F64FE"/>
    <w:rsid w:val="003F65CA"/>
    <w:rsid w:val="004000C6"/>
    <w:rsid w:val="00400AF3"/>
    <w:rsid w:val="00400DF5"/>
    <w:rsid w:val="004010DD"/>
    <w:rsid w:val="00401C24"/>
    <w:rsid w:val="00402038"/>
    <w:rsid w:val="004029E8"/>
    <w:rsid w:val="00402B74"/>
    <w:rsid w:val="00403AE7"/>
    <w:rsid w:val="00404DB1"/>
    <w:rsid w:val="00405C7F"/>
    <w:rsid w:val="004066A6"/>
    <w:rsid w:val="00406BCC"/>
    <w:rsid w:val="0040718D"/>
    <w:rsid w:val="0041045A"/>
    <w:rsid w:val="00410AFC"/>
    <w:rsid w:val="0041191C"/>
    <w:rsid w:val="00411C89"/>
    <w:rsid w:val="00412615"/>
    <w:rsid w:val="00412957"/>
    <w:rsid w:val="00413D18"/>
    <w:rsid w:val="00415BCC"/>
    <w:rsid w:val="0041612A"/>
    <w:rsid w:val="00416C5D"/>
    <w:rsid w:val="00417FDE"/>
    <w:rsid w:val="00420AE7"/>
    <w:rsid w:val="00420B5C"/>
    <w:rsid w:val="0042465F"/>
    <w:rsid w:val="00425BA4"/>
    <w:rsid w:val="004300A2"/>
    <w:rsid w:val="004300F5"/>
    <w:rsid w:val="004302FF"/>
    <w:rsid w:val="004304D5"/>
    <w:rsid w:val="0043149C"/>
    <w:rsid w:val="0043205C"/>
    <w:rsid w:val="00432620"/>
    <w:rsid w:val="0043374E"/>
    <w:rsid w:val="0043405C"/>
    <w:rsid w:val="004340FD"/>
    <w:rsid w:val="004342C6"/>
    <w:rsid w:val="004345AC"/>
    <w:rsid w:val="00435D3E"/>
    <w:rsid w:val="00436966"/>
    <w:rsid w:val="00436E8F"/>
    <w:rsid w:val="0043709A"/>
    <w:rsid w:val="00440A5E"/>
    <w:rsid w:val="00440AEB"/>
    <w:rsid w:val="004414AA"/>
    <w:rsid w:val="004428E2"/>
    <w:rsid w:val="00442DA6"/>
    <w:rsid w:val="0044424E"/>
    <w:rsid w:val="00444617"/>
    <w:rsid w:val="0044543B"/>
    <w:rsid w:val="004454CB"/>
    <w:rsid w:val="00445C8F"/>
    <w:rsid w:val="00447FA0"/>
    <w:rsid w:val="00450335"/>
    <w:rsid w:val="0045063C"/>
    <w:rsid w:val="00450CEC"/>
    <w:rsid w:val="00450DAE"/>
    <w:rsid w:val="004513AB"/>
    <w:rsid w:val="00451AA0"/>
    <w:rsid w:val="00451C20"/>
    <w:rsid w:val="004553B2"/>
    <w:rsid w:val="0045779A"/>
    <w:rsid w:val="0046013B"/>
    <w:rsid w:val="004609E7"/>
    <w:rsid w:val="00460BB3"/>
    <w:rsid w:val="00460CA2"/>
    <w:rsid w:val="00460E20"/>
    <w:rsid w:val="00462C94"/>
    <w:rsid w:val="004632E3"/>
    <w:rsid w:val="004638D9"/>
    <w:rsid w:val="00463D12"/>
    <w:rsid w:val="004658E9"/>
    <w:rsid w:val="00466991"/>
    <w:rsid w:val="00466CEE"/>
    <w:rsid w:val="00466F53"/>
    <w:rsid w:val="004670B1"/>
    <w:rsid w:val="004717EA"/>
    <w:rsid w:val="00471F92"/>
    <w:rsid w:val="00472076"/>
    <w:rsid w:val="00472F9F"/>
    <w:rsid w:val="004730B2"/>
    <w:rsid w:val="004734DA"/>
    <w:rsid w:val="004737E8"/>
    <w:rsid w:val="00473D4E"/>
    <w:rsid w:val="00473F83"/>
    <w:rsid w:val="00474DDB"/>
    <w:rsid w:val="00474E8A"/>
    <w:rsid w:val="004754D7"/>
    <w:rsid w:val="00475513"/>
    <w:rsid w:val="0047571C"/>
    <w:rsid w:val="00475C3E"/>
    <w:rsid w:val="0048008A"/>
    <w:rsid w:val="004801AB"/>
    <w:rsid w:val="004804F2"/>
    <w:rsid w:val="00480835"/>
    <w:rsid w:val="00480B00"/>
    <w:rsid w:val="00480BD8"/>
    <w:rsid w:val="004810BF"/>
    <w:rsid w:val="00481262"/>
    <w:rsid w:val="00481ACA"/>
    <w:rsid w:val="00482918"/>
    <w:rsid w:val="004841F7"/>
    <w:rsid w:val="0048429F"/>
    <w:rsid w:val="00484863"/>
    <w:rsid w:val="00485232"/>
    <w:rsid w:val="00485378"/>
    <w:rsid w:val="00485E1C"/>
    <w:rsid w:val="004861A8"/>
    <w:rsid w:val="00486382"/>
    <w:rsid w:val="00486D53"/>
    <w:rsid w:val="004871C0"/>
    <w:rsid w:val="004872E7"/>
    <w:rsid w:val="004875AF"/>
    <w:rsid w:val="00490B31"/>
    <w:rsid w:val="004918AA"/>
    <w:rsid w:val="00492672"/>
    <w:rsid w:val="0049285A"/>
    <w:rsid w:val="00493553"/>
    <w:rsid w:val="004939B2"/>
    <w:rsid w:val="004956A8"/>
    <w:rsid w:val="0049570F"/>
    <w:rsid w:val="00496685"/>
    <w:rsid w:val="00496B26"/>
    <w:rsid w:val="00497F0C"/>
    <w:rsid w:val="004A0102"/>
    <w:rsid w:val="004A060F"/>
    <w:rsid w:val="004A2349"/>
    <w:rsid w:val="004A23A7"/>
    <w:rsid w:val="004A2B09"/>
    <w:rsid w:val="004A3856"/>
    <w:rsid w:val="004A439D"/>
    <w:rsid w:val="004A4451"/>
    <w:rsid w:val="004A46BD"/>
    <w:rsid w:val="004A486A"/>
    <w:rsid w:val="004A4A99"/>
    <w:rsid w:val="004A6E66"/>
    <w:rsid w:val="004A6F2F"/>
    <w:rsid w:val="004A7E73"/>
    <w:rsid w:val="004A7F6B"/>
    <w:rsid w:val="004B078A"/>
    <w:rsid w:val="004B12F1"/>
    <w:rsid w:val="004B13DF"/>
    <w:rsid w:val="004B25DD"/>
    <w:rsid w:val="004B372C"/>
    <w:rsid w:val="004B3F9A"/>
    <w:rsid w:val="004B5CE8"/>
    <w:rsid w:val="004B6875"/>
    <w:rsid w:val="004B7506"/>
    <w:rsid w:val="004B782B"/>
    <w:rsid w:val="004C0756"/>
    <w:rsid w:val="004C303A"/>
    <w:rsid w:val="004C30CD"/>
    <w:rsid w:val="004C4A86"/>
    <w:rsid w:val="004C5C3F"/>
    <w:rsid w:val="004C5F35"/>
    <w:rsid w:val="004C5F6B"/>
    <w:rsid w:val="004C71EF"/>
    <w:rsid w:val="004C7B89"/>
    <w:rsid w:val="004C7D38"/>
    <w:rsid w:val="004D01E1"/>
    <w:rsid w:val="004D0402"/>
    <w:rsid w:val="004D3A31"/>
    <w:rsid w:val="004D3BDC"/>
    <w:rsid w:val="004D41E8"/>
    <w:rsid w:val="004D435D"/>
    <w:rsid w:val="004D44AE"/>
    <w:rsid w:val="004D5650"/>
    <w:rsid w:val="004D568D"/>
    <w:rsid w:val="004D69D9"/>
    <w:rsid w:val="004D7556"/>
    <w:rsid w:val="004E12D0"/>
    <w:rsid w:val="004E23AA"/>
    <w:rsid w:val="004E31FF"/>
    <w:rsid w:val="004E33B6"/>
    <w:rsid w:val="004E3896"/>
    <w:rsid w:val="004E4105"/>
    <w:rsid w:val="004E4272"/>
    <w:rsid w:val="004E473D"/>
    <w:rsid w:val="004E4814"/>
    <w:rsid w:val="004E5FD4"/>
    <w:rsid w:val="004F0044"/>
    <w:rsid w:val="004F012A"/>
    <w:rsid w:val="004F05DA"/>
    <w:rsid w:val="004F100E"/>
    <w:rsid w:val="004F10E6"/>
    <w:rsid w:val="004F20A9"/>
    <w:rsid w:val="004F2525"/>
    <w:rsid w:val="004F2F73"/>
    <w:rsid w:val="004F402A"/>
    <w:rsid w:val="004F45AB"/>
    <w:rsid w:val="004F597D"/>
    <w:rsid w:val="004F6096"/>
    <w:rsid w:val="004F6E98"/>
    <w:rsid w:val="0050026B"/>
    <w:rsid w:val="00501205"/>
    <w:rsid w:val="00501A98"/>
    <w:rsid w:val="0050247F"/>
    <w:rsid w:val="0050479A"/>
    <w:rsid w:val="00504E1D"/>
    <w:rsid w:val="00505136"/>
    <w:rsid w:val="00505205"/>
    <w:rsid w:val="00506692"/>
    <w:rsid w:val="005067A2"/>
    <w:rsid w:val="00507A63"/>
    <w:rsid w:val="0051140D"/>
    <w:rsid w:val="0051190D"/>
    <w:rsid w:val="0051232F"/>
    <w:rsid w:val="00512996"/>
    <w:rsid w:val="00512D5D"/>
    <w:rsid w:val="0051335E"/>
    <w:rsid w:val="005136AD"/>
    <w:rsid w:val="00513A90"/>
    <w:rsid w:val="005147ED"/>
    <w:rsid w:val="005150C3"/>
    <w:rsid w:val="005151E4"/>
    <w:rsid w:val="00515CA8"/>
    <w:rsid w:val="0051609A"/>
    <w:rsid w:val="005174B5"/>
    <w:rsid w:val="005204D8"/>
    <w:rsid w:val="005207C4"/>
    <w:rsid w:val="00522588"/>
    <w:rsid w:val="005226A1"/>
    <w:rsid w:val="005231AD"/>
    <w:rsid w:val="0052384C"/>
    <w:rsid w:val="00525C54"/>
    <w:rsid w:val="00526024"/>
    <w:rsid w:val="005267E0"/>
    <w:rsid w:val="00527A23"/>
    <w:rsid w:val="005304B9"/>
    <w:rsid w:val="00531423"/>
    <w:rsid w:val="00533015"/>
    <w:rsid w:val="0053410E"/>
    <w:rsid w:val="00535E7E"/>
    <w:rsid w:val="005376E0"/>
    <w:rsid w:val="00537877"/>
    <w:rsid w:val="0054010B"/>
    <w:rsid w:val="00540F4B"/>
    <w:rsid w:val="005418F2"/>
    <w:rsid w:val="00541F10"/>
    <w:rsid w:val="0054371A"/>
    <w:rsid w:val="00544594"/>
    <w:rsid w:val="00544852"/>
    <w:rsid w:val="00544B13"/>
    <w:rsid w:val="00545116"/>
    <w:rsid w:val="005452AC"/>
    <w:rsid w:val="005453DE"/>
    <w:rsid w:val="00545819"/>
    <w:rsid w:val="0054588A"/>
    <w:rsid w:val="00546DAD"/>
    <w:rsid w:val="00546ECE"/>
    <w:rsid w:val="0055268B"/>
    <w:rsid w:val="00552F02"/>
    <w:rsid w:val="005538D3"/>
    <w:rsid w:val="005559AB"/>
    <w:rsid w:val="00555E82"/>
    <w:rsid w:val="00557891"/>
    <w:rsid w:val="00561A4F"/>
    <w:rsid w:val="00561C90"/>
    <w:rsid w:val="00562217"/>
    <w:rsid w:val="0056253D"/>
    <w:rsid w:val="00563C43"/>
    <w:rsid w:val="005645BF"/>
    <w:rsid w:val="005645C8"/>
    <w:rsid w:val="0056526D"/>
    <w:rsid w:val="005653E3"/>
    <w:rsid w:val="00566649"/>
    <w:rsid w:val="0056679D"/>
    <w:rsid w:val="00567541"/>
    <w:rsid w:val="005704E1"/>
    <w:rsid w:val="00570701"/>
    <w:rsid w:val="005710FF"/>
    <w:rsid w:val="00571900"/>
    <w:rsid w:val="00572ABB"/>
    <w:rsid w:val="00573217"/>
    <w:rsid w:val="00573BFD"/>
    <w:rsid w:val="0057428E"/>
    <w:rsid w:val="005748FF"/>
    <w:rsid w:val="00575ABF"/>
    <w:rsid w:val="005760A0"/>
    <w:rsid w:val="005762BE"/>
    <w:rsid w:val="005813F7"/>
    <w:rsid w:val="00584359"/>
    <w:rsid w:val="00584628"/>
    <w:rsid w:val="00584F48"/>
    <w:rsid w:val="00585261"/>
    <w:rsid w:val="005854C0"/>
    <w:rsid w:val="005858F2"/>
    <w:rsid w:val="005862DE"/>
    <w:rsid w:val="00586326"/>
    <w:rsid w:val="00592AE2"/>
    <w:rsid w:val="00592FEC"/>
    <w:rsid w:val="005932BB"/>
    <w:rsid w:val="005956E7"/>
    <w:rsid w:val="00595B55"/>
    <w:rsid w:val="005965C4"/>
    <w:rsid w:val="005969EE"/>
    <w:rsid w:val="005A0DC1"/>
    <w:rsid w:val="005A1C1D"/>
    <w:rsid w:val="005A2145"/>
    <w:rsid w:val="005A2238"/>
    <w:rsid w:val="005A229D"/>
    <w:rsid w:val="005A2B3A"/>
    <w:rsid w:val="005A3D7A"/>
    <w:rsid w:val="005A4787"/>
    <w:rsid w:val="005A639C"/>
    <w:rsid w:val="005A6410"/>
    <w:rsid w:val="005A708D"/>
    <w:rsid w:val="005A77D7"/>
    <w:rsid w:val="005A78B4"/>
    <w:rsid w:val="005A7AFD"/>
    <w:rsid w:val="005B03D3"/>
    <w:rsid w:val="005B0455"/>
    <w:rsid w:val="005B0F48"/>
    <w:rsid w:val="005B139D"/>
    <w:rsid w:val="005B1510"/>
    <w:rsid w:val="005B2062"/>
    <w:rsid w:val="005B21B5"/>
    <w:rsid w:val="005B243B"/>
    <w:rsid w:val="005B2538"/>
    <w:rsid w:val="005B4350"/>
    <w:rsid w:val="005B5B37"/>
    <w:rsid w:val="005B60A4"/>
    <w:rsid w:val="005B6A28"/>
    <w:rsid w:val="005B7FDC"/>
    <w:rsid w:val="005C0195"/>
    <w:rsid w:val="005C0D71"/>
    <w:rsid w:val="005C1822"/>
    <w:rsid w:val="005C1ECA"/>
    <w:rsid w:val="005C3160"/>
    <w:rsid w:val="005C3C83"/>
    <w:rsid w:val="005C4421"/>
    <w:rsid w:val="005C4649"/>
    <w:rsid w:val="005C68DD"/>
    <w:rsid w:val="005C6F6D"/>
    <w:rsid w:val="005C7C9C"/>
    <w:rsid w:val="005D0803"/>
    <w:rsid w:val="005D0BDD"/>
    <w:rsid w:val="005D17BF"/>
    <w:rsid w:val="005D2858"/>
    <w:rsid w:val="005D2F4A"/>
    <w:rsid w:val="005D3384"/>
    <w:rsid w:val="005D36C5"/>
    <w:rsid w:val="005D49D0"/>
    <w:rsid w:val="005D616A"/>
    <w:rsid w:val="005D6A29"/>
    <w:rsid w:val="005D7341"/>
    <w:rsid w:val="005D7471"/>
    <w:rsid w:val="005D75C3"/>
    <w:rsid w:val="005D77E3"/>
    <w:rsid w:val="005E0232"/>
    <w:rsid w:val="005E08B3"/>
    <w:rsid w:val="005E0F45"/>
    <w:rsid w:val="005E43BD"/>
    <w:rsid w:val="005E44D3"/>
    <w:rsid w:val="005E5459"/>
    <w:rsid w:val="005E7ADC"/>
    <w:rsid w:val="005E7DF5"/>
    <w:rsid w:val="005F0310"/>
    <w:rsid w:val="005F0327"/>
    <w:rsid w:val="005F15B2"/>
    <w:rsid w:val="005F2160"/>
    <w:rsid w:val="005F2388"/>
    <w:rsid w:val="005F2624"/>
    <w:rsid w:val="005F2DAA"/>
    <w:rsid w:val="005F34E9"/>
    <w:rsid w:val="005F55A9"/>
    <w:rsid w:val="005F6BFC"/>
    <w:rsid w:val="005F6F06"/>
    <w:rsid w:val="005F6FB9"/>
    <w:rsid w:val="005F7972"/>
    <w:rsid w:val="006027D2"/>
    <w:rsid w:val="0060412C"/>
    <w:rsid w:val="006047E8"/>
    <w:rsid w:val="00604B75"/>
    <w:rsid w:val="0060567D"/>
    <w:rsid w:val="00606493"/>
    <w:rsid w:val="006068C7"/>
    <w:rsid w:val="00606D6A"/>
    <w:rsid w:val="00607E63"/>
    <w:rsid w:val="00610F8B"/>
    <w:rsid w:val="00610FEC"/>
    <w:rsid w:val="00612666"/>
    <w:rsid w:val="00614824"/>
    <w:rsid w:val="00614C59"/>
    <w:rsid w:val="006150DD"/>
    <w:rsid w:val="0061514C"/>
    <w:rsid w:val="00615CA8"/>
    <w:rsid w:val="00615D7A"/>
    <w:rsid w:val="00615E10"/>
    <w:rsid w:val="00615F9C"/>
    <w:rsid w:val="00616EAD"/>
    <w:rsid w:val="00617D42"/>
    <w:rsid w:val="0062035B"/>
    <w:rsid w:val="00620401"/>
    <w:rsid w:val="00620884"/>
    <w:rsid w:val="006209B4"/>
    <w:rsid w:val="006211A1"/>
    <w:rsid w:val="00623669"/>
    <w:rsid w:val="00624714"/>
    <w:rsid w:val="00625465"/>
    <w:rsid w:val="006257FB"/>
    <w:rsid w:val="00625D7D"/>
    <w:rsid w:val="00626DD4"/>
    <w:rsid w:val="006274EE"/>
    <w:rsid w:val="00627680"/>
    <w:rsid w:val="0062791F"/>
    <w:rsid w:val="0063172A"/>
    <w:rsid w:val="00631AA6"/>
    <w:rsid w:val="00631C5B"/>
    <w:rsid w:val="00633487"/>
    <w:rsid w:val="006339B8"/>
    <w:rsid w:val="00634218"/>
    <w:rsid w:val="00634B11"/>
    <w:rsid w:val="00634BE4"/>
    <w:rsid w:val="006352B8"/>
    <w:rsid w:val="006356AD"/>
    <w:rsid w:val="00635FE2"/>
    <w:rsid w:val="00636F6D"/>
    <w:rsid w:val="00637C41"/>
    <w:rsid w:val="0064110A"/>
    <w:rsid w:val="006419C5"/>
    <w:rsid w:val="00641ED3"/>
    <w:rsid w:val="0064236A"/>
    <w:rsid w:val="00643320"/>
    <w:rsid w:val="006448A7"/>
    <w:rsid w:val="0064592B"/>
    <w:rsid w:val="0064668C"/>
    <w:rsid w:val="00646C74"/>
    <w:rsid w:val="006476B5"/>
    <w:rsid w:val="006478BC"/>
    <w:rsid w:val="00647CC5"/>
    <w:rsid w:val="006501FB"/>
    <w:rsid w:val="00651671"/>
    <w:rsid w:val="00652853"/>
    <w:rsid w:val="00652BB3"/>
    <w:rsid w:val="006530DA"/>
    <w:rsid w:val="00654028"/>
    <w:rsid w:val="00654390"/>
    <w:rsid w:val="00654BB4"/>
    <w:rsid w:val="00654DE3"/>
    <w:rsid w:val="00655C57"/>
    <w:rsid w:val="006561F1"/>
    <w:rsid w:val="00656671"/>
    <w:rsid w:val="00656FEE"/>
    <w:rsid w:val="00660077"/>
    <w:rsid w:val="006603DD"/>
    <w:rsid w:val="0066139B"/>
    <w:rsid w:val="0066320C"/>
    <w:rsid w:val="00663FA9"/>
    <w:rsid w:val="0066406B"/>
    <w:rsid w:val="00667E97"/>
    <w:rsid w:val="00667F2F"/>
    <w:rsid w:val="00670379"/>
    <w:rsid w:val="0067089B"/>
    <w:rsid w:val="00670947"/>
    <w:rsid w:val="00670D56"/>
    <w:rsid w:val="00671A78"/>
    <w:rsid w:val="00673883"/>
    <w:rsid w:val="006738CD"/>
    <w:rsid w:val="00675781"/>
    <w:rsid w:val="006759A5"/>
    <w:rsid w:val="00675ABB"/>
    <w:rsid w:val="00676AEF"/>
    <w:rsid w:val="00676D97"/>
    <w:rsid w:val="00677702"/>
    <w:rsid w:val="0068063C"/>
    <w:rsid w:val="00680874"/>
    <w:rsid w:val="00680C9F"/>
    <w:rsid w:val="00681BFA"/>
    <w:rsid w:val="006827B3"/>
    <w:rsid w:val="0068448F"/>
    <w:rsid w:val="00684EEA"/>
    <w:rsid w:val="00685C0D"/>
    <w:rsid w:val="00685DD8"/>
    <w:rsid w:val="00685F7E"/>
    <w:rsid w:val="00686475"/>
    <w:rsid w:val="00686D5E"/>
    <w:rsid w:val="006900F6"/>
    <w:rsid w:val="00691959"/>
    <w:rsid w:val="00691E1B"/>
    <w:rsid w:val="00692FEE"/>
    <w:rsid w:val="006938D2"/>
    <w:rsid w:val="00694926"/>
    <w:rsid w:val="00696046"/>
    <w:rsid w:val="00696595"/>
    <w:rsid w:val="006974BF"/>
    <w:rsid w:val="00697593"/>
    <w:rsid w:val="006975CF"/>
    <w:rsid w:val="006A0302"/>
    <w:rsid w:val="006A1BEF"/>
    <w:rsid w:val="006A25B8"/>
    <w:rsid w:val="006A25F5"/>
    <w:rsid w:val="006A2E76"/>
    <w:rsid w:val="006A3C97"/>
    <w:rsid w:val="006A4D81"/>
    <w:rsid w:val="006A4E26"/>
    <w:rsid w:val="006A5A13"/>
    <w:rsid w:val="006A5DFA"/>
    <w:rsid w:val="006A6145"/>
    <w:rsid w:val="006A7253"/>
    <w:rsid w:val="006A7288"/>
    <w:rsid w:val="006A73A6"/>
    <w:rsid w:val="006A752D"/>
    <w:rsid w:val="006A75A3"/>
    <w:rsid w:val="006B02C7"/>
    <w:rsid w:val="006B07C4"/>
    <w:rsid w:val="006B0916"/>
    <w:rsid w:val="006B1A0C"/>
    <w:rsid w:val="006B1BA0"/>
    <w:rsid w:val="006B2987"/>
    <w:rsid w:val="006B2CE2"/>
    <w:rsid w:val="006B3EE3"/>
    <w:rsid w:val="006B478E"/>
    <w:rsid w:val="006B5140"/>
    <w:rsid w:val="006B5EF1"/>
    <w:rsid w:val="006B6C19"/>
    <w:rsid w:val="006C0368"/>
    <w:rsid w:val="006C0A66"/>
    <w:rsid w:val="006C152E"/>
    <w:rsid w:val="006C1A1A"/>
    <w:rsid w:val="006C1A8B"/>
    <w:rsid w:val="006C1CE3"/>
    <w:rsid w:val="006C201F"/>
    <w:rsid w:val="006C27B3"/>
    <w:rsid w:val="006C2B38"/>
    <w:rsid w:val="006C2EA2"/>
    <w:rsid w:val="006C44E0"/>
    <w:rsid w:val="006C5149"/>
    <w:rsid w:val="006C5560"/>
    <w:rsid w:val="006C5F16"/>
    <w:rsid w:val="006C6230"/>
    <w:rsid w:val="006C65E0"/>
    <w:rsid w:val="006C6DB6"/>
    <w:rsid w:val="006C7E35"/>
    <w:rsid w:val="006D056B"/>
    <w:rsid w:val="006D09D5"/>
    <w:rsid w:val="006D2FE6"/>
    <w:rsid w:val="006D4F14"/>
    <w:rsid w:val="006D5972"/>
    <w:rsid w:val="006D6051"/>
    <w:rsid w:val="006E09B5"/>
    <w:rsid w:val="006E0AA1"/>
    <w:rsid w:val="006E144C"/>
    <w:rsid w:val="006E1C2A"/>
    <w:rsid w:val="006E20BE"/>
    <w:rsid w:val="006E2C5D"/>
    <w:rsid w:val="006E2F21"/>
    <w:rsid w:val="006E3F96"/>
    <w:rsid w:val="006E44C2"/>
    <w:rsid w:val="006E515D"/>
    <w:rsid w:val="006E5377"/>
    <w:rsid w:val="006E6553"/>
    <w:rsid w:val="006E6800"/>
    <w:rsid w:val="006E68E7"/>
    <w:rsid w:val="006E6D36"/>
    <w:rsid w:val="006F1334"/>
    <w:rsid w:val="006F14FD"/>
    <w:rsid w:val="006F1954"/>
    <w:rsid w:val="006F19C3"/>
    <w:rsid w:val="006F214A"/>
    <w:rsid w:val="006F21DB"/>
    <w:rsid w:val="006F3585"/>
    <w:rsid w:val="006F4028"/>
    <w:rsid w:val="006F49F8"/>
    <w:rsid w:val="006F5631"/>
    <w:rsid w:val="006F57F5"/>
    <w:rsid w:val="006F5FDD"/>
    <w:rsid w:val="006F605B"/>
    <w:rsid w:val="006F640E"/>
    <w:rsid w:val="006F6612"/>
    <w:rsid w:val="006F67F5"/>
    <w:rsid w:val="006F7BDE"/>
    <w:rsid w:val="00700197"/>
    <w:rsid w:val="00700447"/>
    <w:rsid w:val="00700EC2"/>
    <w:rsid w:val="007015E8"/>
    <w:rsid w:val="007042A5"/>
    <w:rsid w:val="007043B0"/>
    <w:rsid w:val="00704B85"/>
    <w:rsid w:val="00705753"/>
    <w:rsid w:val="00705B56"/>
    <w:rsid w:val="00705BD7"/>
    <w:rsid w:val="00705F0A"/>
    <w:rsid w:val="0070749F"/>
    <w:rsid w:val="0070751C"/>
    <w:rsid w:val="007113E7"/>
    <w:rsid w:val="0071172D"/>
    <w:rsid w:val="00711865"/>
    <w:rsid w:val="00711A5A"/>
    <w:rsid w:val="00711DC6"/>
    <w:rsid w:val="0071291B"/>
    <w:rsid w:val="00714FFF"/>
    <w:rsid w:val="0072007A"/>
    <w:rsid w:val="007201E4"/>
    <w:rsid w:val="00720C6A"/>
    <w:rsid w:val="00720FBC"/>
    <w:rsid w:val="007230A6"/>
    <w:rsid w:val="0072339B"/>
    <w:rsid w:val="00723C58"/>
    <w:rsid w:val="00723EA4"/>
    <w:rsid w:val="007243D6"/>
    <w:rsid w:val="00724623"/>
    <w:rsid w:val="00725CDF"/>
    <w:rsid w:val="0072620F"/>
    <w:rsid w:val="00726CF7"/>
    <w:rsid w:val="007276B2"/>
    <w:rsid w:val="00727FCD"/>
    <w:rsid w:val="007317D8"/>
    <w:rsid w:val="007318C8"/>
    <w:rsid w:val="00732AD2"/>
    <w:rsid w:val="00733C1F"/>
    <w:rsid w:val="00734BE9"/>
    <w:rsid w:val="007353C4"/>
    <w:rsid w:val="007355F2"/>
    <w:rsid w:val="00735DB7"/>
    <w:rsid w:val="00737500"/>
    <w:rsid w:val="00737B40"/>
    <w:rsid w:val="00737BF8"/>
    <w:rsid w:val="007406C5"/>
    <w:rsid w:val="00741EAA"/>
    <w:rsid w:val="00744731"/>
    <w:rsid w:val="007447D6"/>
    <w:rsid w:val="0074514D"/>
    <w:rsid w:val="00745706"/>
    <w:rsid w:val="00746705"/>
    <w:rsid w:val="007471C2"/>
    <w:rsid w:val="00747254"/>
    <w:rsid w:val="0074733D"/>
    <w:rsid w:val="00747FD1"/>
    <w:rsid w:val="00751432"/>
    <w:rsid w:val="007555D1"/>
    <w:rsid w:val="007556C6"/>
    <w:rsid w:val="00755F34"/>
    <w:rsid w:val="007560FD"/>
    <w:rsid w:val="00756288"/>
    <w:rsid w:val="007563E0"/>
    <w:rsid w:val="00760142"/>
    <w:rsid w:val="00760DA0"/>
    <w:rsid w:val="00761067"/>
    <w:rsid w:val="00761EF6"/>
    <w:rsid w:val="00762EEE"/>
    <w:rsid w:val="00763186"/>
    <w:rsid w:val="00763566"/>
    <w:rsid w:val="007635F4"/>
    <w:rsid w:val="00763CAF"/>
    <w:rsid w:val="00763D26"/>
    <w:rsid w:val="007640A6"/>
    <w:rsid w:val="0076608A"/>
    <w:rsid w:val="007661CB"/>
    <w:rsid w:val="007667AF"/>
    <w:rsid w:val="00766803"/>
    <w:rsid w:val="007673C0"/>
    <w:rsid w:val="007712B3"/>
    <w:rsid w:val="00771620"/>
    <w:rsid w:val="007720D3"/>
    <w:rsid w:val="00772539"/>
    <w:rsid w:val="0077257E"/>
    <w:rsid w:val="00773EE4"/>
    <w:rsid w:val="007743A4"/>
    <w:rsid w:val="007755B9"/>
    <w:rsid w:val="007759AC"/>
    <w:rsid w:val="007777C3"/>
    <w:rsid w:val="00777A17"/>
    <w:rsid w:val="0078152D"/>
    <w:rsid w:val="00782338"/>
    <w:rsid w:val="00782AC8"/>
    <w:rsid w:val="00785F05"/>
    <w:rsid w:val="00785F59"/>
    <w:rsid w:val="007864A3"/>
    <w:rsid w:val="007864D6"/>
    <w:rsid w:val="007871AC"/>
    <w:rsid w:val="007876E3"/>
    <w:rsid w:val="00790234"/>
    <w:rsid w:val="007907B0"/>
    <w:rsid w:val="007909AD"/>
    <w:rsid w:val="0079346F"/>
    <w:rsid w:val="00793DD7"/>
    <w:rsid w:val="00795437"/>
    <w:rsid w:val="00796955"/>
    <w:rsid w:val="007972FA"/>
    <w:rsid w:val="007A1042"/>
    <w:rsid w:val="007A11CB"/>
    <w:rsid w:val="007A15CB"/>
    <w:rsid w:val="007A27A9"/>
    <w:rsid w:val="007A2CD1"/>
    <w:rsid w:val="007A2FB8"/>
    <w:rsid w:val="007A2FEA"/>
    <w:rsid w:val="007A306D"/>
    <w:rsid w:val="007A3617"/>
    <w:rsid w:val="007A3819"/>
    <w:rsid w:val="007A3AC0"/>
    <w:rsid w:val="007A4D60"/>
    <w:rsid w:val="007A50B8"/>
    <w:rsid w:val="007A6F60"/>
    <w:rsid w:val="007A7307"/>
    <w:rsid w:val="007A73A8"/>
    <w:rsid w:val="007A7B16"/>
    <w:rsid w:val="007B056A"/>
    <w:rsid w:val="007B2DAC"/>
    <w:rsid w:val="007B44A8"/>
    <w:rsid w:val="007B4F36"/>
    <w:rsid w:val="007B5950"/>
    <w:rsid w:val="007B6ED8"/>
    <w:rsid w:val="007B77A2"/>
    <w:rsid w:val="007C28AF"/>
    <w:rsid w:val="007C34D7"/>
    <w:rsid w:val="007C5ADD"/>
    <w:rsid w:val="007C6625"/>
    <w:rsid w:val="007C6F1E"/>
    <w:rsid w:val="007C7E89"/>
    <w:rsid w:val="007C7EF2"/>
    <w:rsid w:val="007D086A"/>
    <w:rsid w:val="007D08B6"/>
    <w:rsid w:val="007D17FB"/>
    <w:rsid w:val="007D232C"/>
    <w:rsid w:val="007D2CF9"/>
    <w:rsid w:val="007D33D7"/>
    <w:rsid w:val="007D3731"/>
    <w:rsid w:val="007D5AFD"/>
    <w:rsid w:val="007D6464"/>
    <w:rsid w:val="007D728F"/>
    <w:rsid w:val="007E13FB"/>
    <w:rsid w:val="007E2036"/>
    <w:rsid w:val="007E275F"/>
    <w:rsid w:val="007E299D"/>
    <w:rsid w:val="007E2DCC"/>
    <w:rsid w:val="007E3481"/>
    <w:rsid w:val="007E3C89"/>
    <w:rsid w:val="007E4EB1"/>
    <w:rsid w:val="007E5402"/>
    <w:rsid w:val="007E606C"/>
    <w:rsid w:val="007E6409"/>
    <w:rsid w:val="007E76E4"/>
    <w:rsid w:val="007F09B8"/>
    <w:rsid w:val="007F0EC1"/>
    <w:rsid w:val="007F109F"/>
    <w:rsid w:val="007F1257"/>
    <w:rsid w:val="007F1F9E"/>
    <w:rsid w:val="007F2068"/>
    <w:rsid w:val="007F210B"/>
    <w:rsid w:val="007F226A"/>
    <w:rsid w:val="007F26DC"/>
    <w:rsid w:val="007F28C8"/>
    <w:rsid w:val="007F2944"/>
    <w:rsid w:val="007F2E1E"/>
    <w:rsid w:val="007F3647"/>
    <w:rsid w:val="007F707E"/>
    <w:rsid w:val="007F7292"/>
    <w:rsid w:val="007F76C8"/>
    <w:rsid w:val="007F7E09"/>
    <w:rsid w:val="008002EB"/>
    <w:rsid w:val="0080118D"/>
    <w:rsid w:val="00801DCC"/>
    <w:rsid w:val="00802004"/>
    <w:rsid w:val="0080208A"/>
    <w:rsid w:val="00802580"/>
    <w:rsid w:val="0080328F"/>
    <w:rsid w:val="00803547"/>
    <w:rsid w:val="00804C7B"/>
    <w:rsid w:val="00805768"/>
    <w:rsid w:val="0080636E"/>
    <w:rsid w:val="008064A7"/>
    <w:rsid w:val="0080711B"/>
    <w:rsid w:val="008130A5"/>
    <w:rsid w:val="00813A78"/>
    <w:rsid w:val="00814241"/>
    <w:rsid w:val="00814AC7"/>
    <w:rsid w:val="00814E6F"/>
    <w:rsid w:val="00815750"/>
    <w:rsid w:val="00815E9E"/>
    <w:rsid w:val="008162F3"/>
    <w:rsid w:val="00816969"/>
    <w:rsid w:val="0081698E"/>
    <w:rsid w:val="00816CD9"/>
    <w:rsid w:val="00817EF8"/>
    <w:rsid w:val="00820378"/>
    <w:rsid w:val="00821BFA"/>
    <w:rsid w:val="00821EAE"/>
    <w:rsid w:val="008227A2"/>
    <w:rsid w:val="00822CF0"/>
    <w:rsid w:val="0082358A"/>
    <w:rsid w:val="00823719"/>
    <w:rsid w:val="008253E7"/>
    <w:rsid w:val="008254E3"/>
    <w:rsid w:val="00825869"/>
    <w:rsid w:val="008263FF"/>
    <w:rsid w:val="00826607"/>
    <w:rsid w:val="00826E88"/>
    <w:rsid w:val="00827779"/>
    <w:rsid w:val="0082779A"/>
    <w:rsid w:val="00827CA8"/>
    <w:rsid w:val="00830DBD"/>
    <w:rsid w:val="00831412"/>
    <w:rsid w:val="00831CD5"/>
    <w:rsid w:val="00832121"/>
    <w:rsid w:val="0083215F"/>
    <w:rsid w:val="008329D1"/>
    <w:rsid w:val="0083335F"/>
    <w:rsid w:val="0083384F"/>
    <w:rsid w:val="00834EEC"/>
    <w:rsid w:val="00835041"/>
    <w:rsid w:val="00835B6C"/>
    <w:rsid w:val="00835F5A"/>
    <w:rsid w:val="00837BAE"/>
    <w:rsid w:val="00840DE8"/>
    <w:rsid w:val="008414EC"/>
    <w:rsid w:val="008417AD"/>
    <w:rsid w:val="0084250E"/>
    <w:rsid w:val="00842F0A"/>
    <w:rsid w:val="008441BD"/>
    <w:rsid w:val="008441F8"/>
    <w:rsid w:val="00844F23"/>
    <w:rsid w:val="00846A44"/>
    <w:rsid w:val="00846AB4"/>
    <w:rsid w:val="00846FC8"/>
    <w:rsid w:val="0084714A"/>
    <w:rsid w:val="00847D86"/>
    <w:rsid w:val="00851DCE"/>
    <w:rsid w:val="008525F7"/>
    <w:rsid w:val="0085391F"/>
    <w:rsid w:val="008543EF"/>
    <w:rsid w:val="00854B5B"/>
    <w:rsid w:val="008552E1"/>
    <w:rsid w:val="008557D0"/>
    <w:rsid w:val="00857788"/>
    <w:rsid w:val="00860390"/>
    <w:rsid w:val="00862231"/>
    <w:rsid w:val="008640AA"/>
    <w:rsid w:val="0086468D"/>
    <w:rsid w:val="008648B2"/>
    <w:rsid w:val="00865B36"/>
    <w:rsid w:val="0086675E"/>
    <w:rsid w:val="00870E47"/>
    <w:rsid w:val="00871CBA"/>
    <w:rsid w:val="0087333B"/>
    <w:rsid w:val="008733E6"/>
    <w:rsid w:val="008739B5"/>
    <w:rsid w:val="00873BE8"/>
    <w:rsid w:val="008740B5"/>
    <w:rsid w:val="008741A3"/>
    <w:rsid w:val="008741EF"/>
    <w:rsid w:val="0087456D"/>
    <w:rsid w:val="00874B05"/>
    <w:rsid w:val="00876B0A"/>
    <w:rsid w:val="00876E2B"/>
    <w:rsid w:val="0087749B"/>
    <w:rsid w:val="00880425"/>
    <w:rsid w:val="008805C0"/>
    <w:rsid w:val="00880B93"/>
    <w:rsid w:val="00880F5A"/>
    <w:rsid w:val="0088143A"/>
    <w:rsid w:val="00882BF4"/>
    <w:rsid w:val="008832A8"/>
    <w:rsid w:val="0088520E"/>
    <w:rsid w:val="008862F4"/>
    <w:rsid w:val="008877A0"/>
    <w:rsid w:val="00887C57"/>
    <w:rsid w:val="008902B2"/>
    <w:rsid w:val="00890598"/>
    <w:rsid w:val="00890C3E"/>
    <w:rsid w:val="008918B4"/>
    <w:rsid w:val="00891A34"/>
    <w:rsid w:val="00891AC0"/>
    <w:rsid w:val="00891E3A"/>
    <w:rsid w:val="00892012"/>
    <w:rsid w:val="00892336"/>
    <w:rsid w:val="0089294C"/>
    <w:rsid w:val="0089321B"/>
    <w:rsid w:val="00893723"/>
    <w:rsid w:val="00893D0D"/>
    <w:rsid w:val="00895E95"/>
    <w:rsid w:val="008965B7"/>
    <w:rsid w:val="00896C0E"/>
    <w:rsid w:val="00896C33"/>
    <w:rsid w:val="00896FC1"/>
    <w:rsid w:val="008970BB"/>
    <w:rsid w:val="00897C95"/>
    <w:rsid w:val="008A0822"/>
    <w:rsid w:val="008A08BB"/>
    <w:rsid w:val="008A1CF0"/>
    <w:rsid w:val="008A1F07"/>
    <w:rsid w:val="008A4224"/>
    <w:rsid w:val="008A466E"/>
    <w:rsid w:val="008A4CC5"/>
    <w:rsid w:val="008A7090"/>
    <w:rsid w:val="008A7497"/>
    <w:rsid w:val="008A7A47"/>
    <w:rsid w:val="008A7E7E"/>
    <w:rsid w:val="008B0168"/>
    <w:rsid w:val="008B03FC"/>
    <w:rsid w:val="008B04F9"/>
    <w:rsid w:val="008B0CF2"/>
    <w:rsid w:val="008B0DB7"/>
    <w:rsid w:val="008B1579"/>
    <w:rsid w:val="008B2504"/>
    <w:rsid w:val="008B3B68"/>
    <w:rsid w:val="008B3C73"/>
    <w:rsid w:val="008B3E98"/>
    <w:rsid w:val="008B4398"/>
    <w:rsid w:val="008B50E9"/>
    <w:rsid w:val="008B5119"/>
    <w:rsid w:val="008B74C9"/>
    <w:rsid w:val="008B76B5"/>
    <w:rsid w:val="008B7FFE"/>
    <w:rsid w:val="008C2035"/>
    <w:rsid w:val="008C2459"/>
    <w:rsid w:val="008C2DC6"/>
    <w:rsid w:val="008C2E73"/>
    <w:rsid w:val="008C45C3"/>
    <w:rsid w:val="008C5EDB"/>
    <w:rsid w:val="008C6195"/>
    <w:rsid w:val="008C6F35"/>
    <w:rsid w:val="008C750B"/>
    <w:rsid w:val="008C79AB"/>
    <w:rsid w:val="008D0DA4"/>
    <w:rsid w:val="008D152D"/>
    <w:rsid w:val="008D24DC"/>
    <w:rsid w:val="008D3AF9"/>
    <w:rsid w:val="008D4635"/>
    <w:rsid w:val="008D535D"/>
    <w:rsid w:val="008D55DE"/>
    <w:rsid w:val="008D586B"/>
    <w:rsid w:val="008D6654"/>
    <w:rsid w:val="008D7379"/>
    <w:rsid w:val="008D77FD"/>
    <w:rsid w:val="008D7AD5"/>
    <w:rsid w:val="008D7F8F"/>
    <w:rsid w:val="008E1063"/>
    <w:rsid w:val="008E3137"/>
    <w:rsid w:val="008E3E51"/>
    <w:rsid w:val="008E4B6B"/>
    <w:rsid w:val="008E51D0"/>
    <w:rsid w:val="008E59C2"/>
    <w:rsid w:val="008E67BE"/>
    <w:rsid w:val="008E72DD"/>
    <w:rsid w:val="008F0619"/>
    <w:rsid w:val="008F1283"/>
    <w:rsid w:val="008F217A"/>
    <w:rsid w:val="008F2676"/>
    <w:rsid w:val="008F341F"/>
    <w:rsid w:val="008F3AB1"/>
    <w:rsid w:val="008F4DA8"/>
    <w:rsid w:val="008F53BC"/>
    <w:rsid w:val="008F7C8C"/>
    <w:rsid w:val="009017B7"/>
    <w:rsid w:val="00901DA8"/>
    <w:rsid w:val="009021D3"/>
    <w:rsid w:val="0090254A"/>
    <w:rsid w:val="0090319D"/>
    <w:rsid w:val="00904F38"/>
    <w:rsid w:val="009063F3"/>
    <w:rsid w:val="00907B5D"/>
    <w:rsid w:val="009103BA"/>
    <w:rsid w:val="009103E7"/>
    <w:rsid w:val="009111BA"/>
    <w:rsid w:val="0091223B"/>
    <w:rsid w:val="009133E9"/>
    <w:rsid w:val="009133FB"/>
    <w:rsid w:val="009136CB"/>
    <w:rsid w:val="00913EDA"/>
    <w:rsid w:val="00914AC3"/>
    <w:rsid w:val="009179E5"/>
    <w:rsid w:val="00917F7A"/>
    <w:rsid w:val="0092059A"/>
    <w:rsid w:val="009207A7"/>
    <w:rsid w:val="00920F71"/>
    <w:rsid w:val="0092187C"/>
    <w:rsid w:val="0092239B"/>
    <w:rsid w:val="00923505"/>
    <w:rsid w:val="00923C3A"/>
    <w:rsid w:val="00924C18"/>
    <w:rsid w:val="00925C7B"/>
    <w:rsid w:val="009263F1"/>
    <w:rsid w:val="009307EC"/>
    <w:rsid w:val="00930C91"/>
    <w:rsid w:val="00931F60"/>
    <w:rsid w:val="0093233C"/>
    <w:rsid w:val="00933373"/>
    <w:rsid w:val="0093585C"/>
    <w:rsid w:val="0093605E"/>
    <w:rsid w:val="00937D54"/>
    <w:rsid w:val="00937FB3"/>
    <w:rsid w:val="0094119E"/>
    <w:rsid w:val="00941A70"/>
    <w:rsid w:val="00942101"/>
    <w:rsid w:val="009423C4"/>
    <w:rsid w:val="009428A3"/>
    <w:rsid w:val="00943188"/>
    <w:rsid w:val="00945391"/>
    <w:rsid w:val="00946C15"/>
    <w:rsid w:val="00950881"/>
    <w:rsid w:val="00950A67"/>
    <w:rsid w:val="00951560"/>
    <w:rsid w:val="009522C7"/>
    <w:rsid w:val="009537C0"/>
    <w:rsid w:val="00954CC1"/>
    <w:rsid w:val="00955E23"/>
    <w:rsid w:val="009560FD"/>
    <w:rsid w:val="00957058"/>
    <w:rsid w:val="00957292"/>
    <w:rsid w:val="00957556"/>
    <w:rsid w:val="0096061D"/>
    <w:rsid w:val="00961224"/>
    <w:rsid w:val="009616BB"/>
    <w:rsid w:val="009619FD"/>
    <w:rsid w:val="00961E2E"/>
    <w:rsid w:val="009620AD"/>
    <w:rsid w:val="00963039"/>
    <w:rsid w:val="009633B8"/>
    <w:rsid w:val="00965932"/>
    <w:rsid w:val="00966EE7"/>
    <w:rsid w:val="00966F05"/>
    <w:rsid w:val="00967CF9"/>
    <w:rsid w:val="00971021"/>
    <w:rsid w:val="00972349"/>
    <w:rsid w:val="009728BD"/>
    <w:rsid w:val="00972FA7"/>
    <w:rsid w:val="0097414E"/>
    <w:rsid w:val="009741A3"/>
    <w:rsid w:val="009741FD"/>
    <w:rsid w:val="00974741"/>
    <w:rsid w:val="00974857"/>
    <w:rsid w:val="00975522"/>
    <w:rsid w:val="009755B4"/>
    <w:rsid w:val="0097591D"/>
    <w:rsid w:val="0097610C"/>
    <w:rsid w:val="0097664F"/>
    <w:rsid w:val="009814D6"/>
    <w:rsid w:val="009819CC"/>
    <w:rsid w:val="00981F66"/>
    <w:rsid w:val="0098235E"/>
    <w:rsid w:val="00982917"/>
    <w:rsid w:val="009837FC"/>
    <w:rsid w:val="009858ED"/>
    <w:rsid w:val="00985DD6"/>
    <w:rsid w:val="00986867"/>
    <w:rsid w:val="009903B0"/>
    <w:rsid w:val="00991425"/>
    <w:rsid w:val="009921CE"/>
    <w:rsid w:val="009940C6"/>
    <w:rsid w:val="0099464C"/>
    <w:rsid w:val="00995FF0"/>
    <w:rsid w:val="00996264"/>
    <w:rsid w:val="00996F10"/>
    <w:rsid w:val="009A02E8"/>
    <w:rsid w:val="009A10F5"/>
    <w:rsid w:val="009A2A20"/>
    <w:rsid w:val="009A34BD"/>
    <w:rsid w:val="009A3E5C"/>
    <w:rsid w:val="009A4D38"/>
    <w:rsid w:val="009A4EF4"/>
    <w:rsid w:val="009A57B0"/>
    <w:rsid w:val="009A5FF8"/>
    <w:rsid w:val="009A636E"/>
    <w:rsid w:val="009A659A"/>
    <w:rsid w:val="009A7363"/>
    <w:rsid w:val="009A7B02"/>
    <w:rsid w:val="009A7E6E"/>
    <w:rsid w:val="009B2A5F"/>
    <w:rsid w:val="009B352E"/>
    <w:rsid w:val="009B3CBD"/>
    <w:rsid w:val="009B4297"/>
    <w:rsid w:val="009B471B"/>
    <w:rsid w:val="009B5526"/>
    <w:rsid w:val="009B569A"/>
    <w:rsid w:val="009B56A3"/>
    <w:rsid w:val="009C0D21"/>
    <w:rsid w:val="009C2218"/>
    <w:rsid w:val="009C27F7"/>
    <w:rsid w:val="009C377E"/>
    <w:rsid w:val="009C3E27"/>
    <w:rsid w:val="009C5236"/>
    <w:rsid w:val="009C53CC"/>
    <w:rsid w:val="009C5BCD"/>
    <w:rsid w:val="009C7B56"/>
    <w:rsid w:val="009D07AF"/>
    <w:rsid w:val="009D1BF7"/>
    <w:rsid w:val="009D2C87"/>
    <w:rsid w:val="009D2D1C"/>
    <w:rsid w:val="009D3491"/>
    <w:rsid w:val="009D3B20"/>
    <w:rsid w:val="009D484B"/>
    <w:rsid w:val="009D496A"/>
    <w:rsid w:val="009D4D1F"/>
    <w:rsid w:val="009E0C6B"/>
    <w:rsid w:val="009E0DCA"/>
    <w:rsid w:val="009E0FBB"/>
    <w:rsid w:val="009E35A2"/>
    <w:rsid w:val="009E38CB"/>
    <w:rsid w:val="009E3EC1"/>
    <w:rsid w:val="009E4937"/>
    <w:rsid w:val="009E4DF4"/>
    <w:rsid w:val="009E57F0"/>
    <w:rsid w:val="009E5FC4"/>
    <w:rsid w:val="009E7D09"/>
    <w:rsid w:val="009F0287"/>
    <w:rsid w:val="009F04FE"/>
    <w:rsid w:val="009F1002"/>
    <w:rsid w:val="009F17B8"/>
    <w:rsid w:val="009F20C5"/>
    <w:rsid w:val="009F3506"/>
    <w:rsid w:val="009F36C7"/>
    <w:rsid w:val="009F3C29"/>
    <w:rsid w:val="009F4B1C"/>
    <w:rsid w:val="009F51D6"/>
    <w:rsid w:val="009F5A2C"/>
    <w:rsid w:val="009F609D"/>
    <w:rsid w:val="009F61A3"/>
    <w:rsid w:val="009F71AA"/>
    <w:rsid w:val="009F7DDE"/>
    <w:rsid w:val="00A00346"/>
    <w:rsid w:val="00A0159C"/>
    <w:rsid w:val="00A019D2"/>
    <w:rsid w:val="00A01A49"/>
    <w:rsid w:val="00A02DD3"/>
    <w:rsid w:val="00A034AE"/>
    <w:rsid w:val="00A04A94"/>
    <w:rsid w:val="00A05E72"/>
    <w:rsid w:val="00A067F5"/>
    <w:rsid w:val="00A0741E"/>
    <w:rsid w:val="00A078D6"/>
    <w:rsid w:val="00A07ACF"/>
    <w:rsid w:val="00A07D1D"/>
    <w:rsid w:val="00A1116B"/>
    <w:rsid w:val="00A114D2"/>
    <w:rsid w:val="00A1196B"/>
    <w:rsid w:val="00A1373A"/>
    <w:rsid w:val="00A13DF4"/>
    <w:rsid w:val="00A14775"/>
    <w:rsid w:val="00A15C9D"/>
    <w:rsid w:val="00A15CDA"/>
    <w:rsid w:val="00A16077"/>
    <w:rsid w:val="00A17CF1"/>
    <w:rsid w:val="00A227B1"/>
    <w:rsid w:val="00A229B7"/>
    <w:rsid w:val="00A237CD"/>
    <w:rsid w:val="00A23E79"/>
    <w:rsid w:val="00A24140"/>
    <w:rsid w:val="00A24319"/>
    <w:rsid w:val="00A250CD"/>
    <w:rsid w:val="00A2583E"/>
    <w:rsid w:val="00A25EE9"/>
    <w:rsid w:val="00A2708B"/>
    <w:rsid w:val="00A27D9D"/>
    <w:rsid w:val="00A27DF4"/>
    <w:rsid w:val="00A31053"/>
    <w:rsid w:val="00A31351"/>
    <w:rsid w:val="00A325C0"/>
    <w:rsid w:val="00A3283F"/>
    <w:rsid w:val="00A32CF1"/>
    <w:rsid w:val="00A336A6"/>
    <w:rsid w:val="00A34C3E"/>
    <w:rsid w:val="00A35A94"/>
    <w:rsid w:val="00A35AE7"/>
    <w:rsid w:val="00A35D44"/>
    <w:rsid w:val="00A3603B"/>
    <w:rsid w:val="00A40B49"/>
    <w:rsid w:val="00A40B8F"/>
    <w:rsid w:val="00A414F4"/>
    <w:rsid w:val="00A41571"/>
    <w:rsid w:val="00A41A31"/>
    <w:rsid w:val="00A42A01"/>
    <w:rsid w:val="00A42E16"/>
    <w:rsid w:val="00A42FB2"/>
    <w:rsid w:val="00A4339F"/>
    <w:rsid w:val="00A439D8"/>
    <w:rsid w:val="00A44B2D"/>
    <w:rsid w:val="00A46FEE"/>
    <w:rsid w:val="00A52610"/>
    <w:rsid w:val="00A52C61"/>
    <w:rsid w:val="00A53083"/>
    <w:rsid w:val="00A54994"/>
    <w:rsid w:val="00A5516F"/>
    <w:rsid w:val="00A55F0F"/>
    <w:rsid w:val="00A562E9"/>
    <w:rsid w:val="00A568A2"/>
    <w:rsid w:val="00A57238"/>
    <w:rsid w:val="00A57AED"/>
    <w:rsid w:val="00A57E6D"/>
    <w:rsid w:val="00A608D9"/>
    <w:rsid w:val="00A6159A"/>
    <w:rsid w:val="00A63FE7"/>
    <w:rsid w:val="00A641DA"/>
    <w:rsid w:val="00A642EF"/>
    <w:rsid w:val="00A658A4"/>
    <w:rsid w:val="00A65B10"/>
    <w:rsid w:val="00A66E28"/>
    <w:rsid w:val="00A67A52"/>
    <w:rsid w:val="00A70123"/>
    <w:rsid w:val="00A707D9"/>
    <w:rsid w:val="00A70DFA"/>
    <w:rsid w:val="00A713CE"/>
    <w:rsid w:val="00A718F1"/>
    <w:rsid w:val="00A71A97"/>
    <w:rsid w:val="00A71B8A"/>
    <w:rsid w:val="00A73A7D"/>
    <w:rsid w:val="00A74413"/>
    <w:rsid w:val="00A74D3B"/>
    <w:rsid w:val="00A74E22"/>
    <w:rsid w:val="00A75551"/>
    <w:rsid w:val="00A758D1"/>
    <w:rsid w:val="00A77552"/>
    <w:rsid w:val="00A77ABF"/>
    <w:rsid w:val="00A77AEF"/>
    <w:rsid w:val="00A8073E"/>
    <w:rsid w:val="00A82BD7"/>
    <w:rsid w:val="00A83EAB"/>
    <w:rsid w:val="00A83ED0"/>
    <w:rsid w:val="00A859D9"/>
    <w:rsid w:val="00A87ADF"/>
    <w:rsid w:val="00A87B7D"/>
    <w:rsid w:val="00A90B57"/>
    <w:rsid w:val="00A90DC2"/>
    <w:rsid w:val="00A92326"/>
    <w:rsid w:val="00A937B8"/>
    <w:rsid w:val="00A93F7E"/>
    <w:rsid w:val="00A941A2"/>
    <w:rsid w:val="00A95CA4"/>
    <w:rsid w:val="00A97FE1"/>
    <w:rsid w:val="00AA03FC"/>
    <w:rsid w:val="00AA0606"/>
    <w:rsid w:val="00AA14E5"/>
    <w:rsid w:val="00AA188F"/>
    <w:rsid w:val="00AA1B84"/>
    <w:rsid w:val="00AA23B6"/>
    <w:rsid w:val="00AA2B22"/>
    <w:rsid w:val="00AA2F4D"/>
    <w:rsid w:val="00AA4A2B"/>
    <w:rsid w:val="00AA6180"/>
    <w:rsid w:val="00AA732E"/>
    <w:rsid w:val="00AB020F"/>
    <w:rsid w:val="00AB37D9"/>
    <w:rsid w:val="00AB37F0"/>
    <w:rsid w:val="00AB4526"/>
    <w:rsid w:val="00AB4563"/>
    <w:rsid w:val="00AB4583"/>
    <w:rsid w:val="00AB4A2C"/>
    <w:rsid w:val="00AB4BA4"/>
    <w:rsid w:val="00AB51DF"/>
    <w:rsid w:val="00AB584C"/>
    <w:rsid w:val="00AB5EDE"/>
    <w:rsid w:val="00AC07D7"/>
    <w:rsid w:val="00AC0D9A"/>
    <w:rsid w:val="00AC0E07"/>
    <w:rsid w:val="00AC122C"/>
    <w:rsid w:val="00AC2B4C"/>
    <w:rsid w:val="00AC2E1C"/>
    <w:rsid w:val="00AC3184"/>
    <w:rsid w:val="00AC3B4A"/>
    <w:rsid w:val="00AC4078"/>
    <w:rsid w:val="00AC4FA2"/>
    <w:rsid w:val="00AC51D8"/>
    <w:rsid w:val="00AC5AD6"/>
    <w:rsid w:val="00AC5B37"/>
    <w:rsid w:val="00AC5D3B"/>
    <w:rsid w:val="00AC5EF1"/>
    <w:rsid w:val="00AC67EB"/>
    <w:rsid w:val="00AC78C1"/>
    <w:rsid w:val="00AC7FDD"/>
    <w:rsid w:val="00AD0F4D"/>
    <w:rsid w:val="00AD1623"/>
    <w:rsid w:val="00AD21F0"/>
    <w:rsid w:val="00AD30F0"/>
    <w:rsid w:val="00AD39C2"/>
    <w:rsid w:val="00AD3BC1"/>
    <w:rsid w:val="00AD4087"/>
    <w:rsid w:val="00AD43FB"/>
    <w:rsid w:val="00AD4779"/>
    <w:rsid w:val="00AD50A3"/>
    <w:rsid w:val="00AD65FC"/>
    <w:rsid w:val="00AD6896"/>
    <w:rsid w:val="00AD68B4"/>
    <w:rsid w:val="00AD6B63"/>
    <w:rsid w:val="00AE03B6"/>
    <w:rsid w:val="00AE0D97"/>
    <w:rsid w:val="00AE11DC"/>
    <w:rsid w:val="00AE22CA"/>
    <w:rsid w:val="00AE247F"/>
    <w:rsid w:val="00AE2872"/>
    <w:rsid w:val="00AE2BB9"/>
    <w:rsid w:val="00AE3757"/>
    <w:rsid w:val="00AE3847"/>
    <w:rsid w:val="00AE39BB"/>
    <w:rsid w:val="00AE3C79"/>
    <w:rsid w:val="00AE4964"/>
    <w:rsid w:val="00AE5A1B"/>
    <w:rsid w:val="00AE61F9"/>
    <w:rsid w:val="00AE6E2E"/>
    <w:rsid w:val="00AF0D6F"/>
    <w:rsid w:val="00AF104A"/>
    <w:rsid w:val="00AF1072"/>
    <w:rsid w:val="00AF1906"/>
    <w:rsid w:val="00AF1933"/>
    <w:rsid w:val="00AF19B8"/>
    <w:rsid w:val="00AF3563"/>
    <w:rsid w:val="00AF35AF"/>
    <w:rsid w:val="00AF498F"/>
    <w:rsid w:val="00AF4AB6"/>
    <w:rsid w:val="00AF519B"/>
    <w:rsid w:val="00AF5471"/>
    <w:rsid w:val="00AF61C2"/>
    <w:rsid w:val="00AF7675"/>
    <w:rsid w:val="00B018A2"/>
    <w:rsid w:val="00B02B3A"/>
    <w:rsid w:val="00B057A0"/>
    <w:rsid w:val="00B06D9B"/>
    <w:rsid w:val="00B07148"/>
    <w:rsid w:val="00B07583"/>
    <w:rsid w:val="00B07610"/>
    <w:rsid w:val="00B10B99"/>
    <w:rsid w:val="00B11B4F"/>
    <w:rsid w:val="00B12E61"/>
    <w:rsid w:val="00B13108"/>
    <w:rsid w:val="00B13A6A"/>
    <w:rsid w:val="00B141B9"/>
    <w:rsid w:val="00B15390"/>
    <w:rsid w:val="00B16364"/>
    <w:rsid w:val="00B16C48"/>
    <w:rsid w:val="00B176A9"/>
    <w:rsid w:val="00B176F1"/>
    <w:rsid w:val="00B17B51"/>
    <w:rsid w:val="00B207CB"/>
    <w:rsid w:val="00B20E9F"/>
    <w:rsid w:val="00B21470"/>
    <w:rsid w:val="00B21512"/>
    <w:rsid w:val="00B22659"/>
    <w:rsid w:val="00B22869"/>
    <w:rsid w:val="00B22A25"/>
    <w:rsid w:val="00B22D2E"/>
    <w:rsid w:val="00B23844"/>
    <w:rsid w:val="00B23D0D"/>
    <w:rsid w:val="00B250A6"/>
    <w:rsid w:val="00B25327"/>
    <w:rsid w:val="00B25900"/>
    <w:rsid w:val="00B260D6"/>
    <w:rsid w:val="00B27180"/>
    <w:rsid w:val="00B272A2"/>
    <w:rsid w:val="00B30111"/>
    <w:rsid w:val="00B30211"/>
    <w:rsid w:val="00B3035F"/>
    <w:rsid w:val="00B30947"/>
    <w:rsid w:val="00B32948"/>
    <w:rsid w:val="00B32BDC"/>
    <w:rsid w:val="00B32D67"/>
    <w:rsid w:val="00B34CF0"/>
    <w:rsid w:val="00B352F0"/>
    <w:rsid w:val="00B35955"/>
    <w:rsid w:val="00B35EDF"/>
    <w:rsid w:val="00B3612A"/>
    <w:rsid w:val="00B3648E"/>
    <w:rsid w:val="00B3731E"/>
    <w:rsid w:val="00B40DB4"/>
    <w:rsid w:val="00B41EC8"/>
    <w:rsid w:val="00B420DD"/>
    <w:rsid w:val="00B4217C"/>
    <w:rsid w:val="00B42509"/>
    <w:rsid w:val="00B43CEB"/>
    <w:rsid w:val="00B440AD"/>
    <w:rsid w:val="00B44FBF"/>
    <w:rsid w:val="00B46132"/>
    <w:rsid w:val="00B47B5A"/>
    <w:rsid w:val="00B507F9"/>
    <w:rsid w:val="00B51358"/>
    <w:rsid w:val="00B516A8"/>
    <w:rsid w:val="00B5173A"/>
    <w:rsid w:val="00B51E50"/>
    <w:rsid w:val="00B52E99"/>
    <w:rsid w:val="00B54007"/>
    <w:rsid w:val="00B541B1"/>
    <w:rsid w:val="00B55E83"/>
    <w:rsid w:val="00B57CB7"/>
    <w:rsid w:val="00B6116D"/>
    <w:rsid w:val="00B61E08"/>
    <w:rsid w:val="00B6212E"/>
    <w:rsid w:val="00B6270D"/>
    <w:rsid w:val="00B63173"/>
    <w:rsid w:val="00B63A8B"/>
    <w:rsid w:val="00B6458B"/>
    <w:rsid w:val="00B66241"/>
    <w:rsid w:val="00B66518"/>
    <w:rsid w:val="00B66DD3"/>
    <w:rsid w:val="00B66F2D"/>
    <w:rsid w:val="00B70409"/>
    <w:rsid w:val="00B7070A"/>
    <w:rsid w:val="00B709F1"/>
    <w:rsid w:val="00B70A56"/>
    <w:rsid w:val="00B70C05"/>
    <w:rsid w:val="00B7327A"/>
    <w:rsid w:val="00B73587"/>
    <w:rsid w:val="00B738DF"/>
    <w:rsid w:val="00B73E0C"/>
    <w:rsid w:val="00B7432F"/>
    <w:rsid w:val="00B74633"/>
    <w:rsid w:val="00B752B2"/>
    <w:rsid w:val="00B75713"/>
    <w:rsid w:val="00B75C73"/>
    <w:rsid w:val="00B80AA9"/>
    <w:rsid w:val="00B81FF4"/>
    <w:rsid w:val="00B82B0E"/>
    <w:rsid w:val="00B83EDC"/>
    <w:rsid w:val="00B84086"/>
    <w:rsid w:val="00B8527E"/>
    <w:rsid w:val="00B856D0"/>
    <w:rsid w:val="00B86788"/>
    <w:rsid w:val="00B87E04"/>
    <w:rsid w:val="00B917D5"/>
    <w:rsid w:val="00B91A3D"/>
    <w:rsid w:val="00B91A95"/>
    <w:rsid w:val="00B91F6C"/>
    <w:rsid w:val="00B925AF"/>
    <w:rsid w:val="00B92B1C"/>
    <w:rsid w:val="00B930BA"/>
    <w:rsid w:val="00B9333D"/>
    <w:rsid w:val="00B9403E"/>
    <w:rsid w:val="00B940EF"/>
    <w:rsid w:val="00B94DB1"/>
    <w:rsid w:val="00B95247"/>
    <w:rsid w:val="00B95841"/>
    <w:rsid w:val="00B9636E"/>
    <w:rsid w:val="00BA04F3"/>
    <w:rsid w:val="00BA0D07"/>
    <w:rsid w:val="00BA10DE"/>
    <w:rsid w:val="00BA1CF0"/>
    <w:rsid w:val="00BA1D84"/>
    <w:rsid w:val="00BA27B1"/>
    <w:rsid w:val="00BA40F0"/>
    <w:rsid w:val="00BA4461"/>
    <w:rsid w:val="00BA510D"/>
    <w:rsid w:val="00BA51E2"/>
    <w:rsid w:val="00BA5478"/>
    <w:rsid w:val="00BA57D1"/>
    <w:rsid w:val="00BA663E"/>
    <w:rsid w:val="00BA666D"/>
    <w:rsid w:val="00BA7D98"/>
    <w:rsid w:val="00BB19FB"/>
    <w:rsid w:val="00BB1F15"/>
    <w:rsid w:val="00BB328D"/>
    <w:rsid w:val="00BB439C"/>
    <w:rsid w:val="00BB4792"/>
    <w:rsid w:val="00BB55DE"/>
    <w:rsid w:val="00BB5638"/>
    <w:rsid w:val="00BB6CFA"/>
    <w:rsid w:val="00BB7B34"/>
    <w:rsid w:val="00BB7C0F"/>
    <w:rsid w:val="00BC04B9"/>
    <w:rsid w:val="00BC08FD"/>
    <w:rsid w:val="00BC0DC7"/>
    <w:rsid w:val="00BC23A8"/>
    <w:rsid w:val="00BC24CE"/>
    <w:rsid w:val="00BC2CA3"/>
    <w:rsid w:val="00BC35E6"/>
    <w:rsid w:val="00BC4FB5"/>
    <w:rsid w:val="00BC6054"/>
    <w:rsid w:val="00BD00DD"/>
    <w:rsid w:val="00BD0A93"/>
    <w:rsid w:val="00BD1355"/>
    <w:rsid w:val="00BD1994"/>
    <w:rsid w:val="00BD19EE"/>
    <w:rsid w:val="00BD1A8B"/>
    <w:rsid w:val="00BD3421"/>
    <w:rsid w:val="00BD3C6B"/>
    <w:rsid w:val="00BD5513"/>
    <w:rsid w:val="00BD55DF"/>
    <w:rsid w:val="00BD58F0"/>
    <w:rsid w:val="00BD5E2B"/>
    <w:rsid w:val="00BD66E5"/>
    <w:rsid w:val="00BD6B4E"/>
    <w:rsid w:val="00BD6C5B"/>
    <w:rsid w:val="00BD6F63"/>
    <w:rsid w:val="00BE200E"/>
    <w:rsid w:val="00BE26FD"/>
    <w:rsid w:val="00BE34D0"/>
    <w:rsid w:val="00BE3784"/>
    <w:rsid w:val="00BE658A"/>
    <w:rsid w:val="00BE7B5D"/>
    <w:rsid w:val="00BF0156"/>
    <w:rsid w:val="00BF053E"/>
    <w:rsid w:val="00BF0E05"/>
    <w:rsid w:val="00BF1DC5"/>
    <w:rsid w:val="00BF2246"/>
    <w:rsid w:val="00BF2566"/>
    <w:rsid w:val="00BF2843"/>
    <w:rsid w:val="00BF29CC"/>
    <w:rsid w:val="00BF3369"/>
    <w:rsid w:val="00BF3394"/>
    <w:rsid w:val="00BF34F2"/>
    <w:rsid w:val="00BF3FE0"/>
    <w:rsid w:val="00BF5360"/>
    <w:rsid w:val="00BF6F98"/>
    <w:rsid w:val="00BF7AA9"/>
    <w:rsid w:val="00BF7B79"/>
    <w:rsid w:val="00BF7BB6"/>
    <w:rsid w:val="00C00925"/>
    <w:rsid w:val="00C011A0"/>
    <w:rsid w:val="00C01C70"/>
    <w:rsid w:val="00C0295F"/>
    <w:rsid w:val="00C03468"/>
    <w:rsid w:val="00C035C5"/>
    <w:rsid w:val="00C05286"/>
    <w:rsid w:val="00C05B0B"/>
    <w:rsid w:val="00C07322"/>
    <w:rsid w:val="00C07EAB"/>
    <w:rsid w:val="00C107B9"/>
    <w:rsid w:val="00C12E20"/>
    <w:rsid w:val="00C12EA5"/>
    <w:rsid w:val="00C13640"/>
    <w:rsid w:val="00C141F8"/>
    <w:rsid w:val="00C149AB"/>
    <w:rsid w:val="00C15303"/>
    <w:rsid w:val="00C157D8"/>
    <w:rsid w:val="00C15A9D"/>
    <w:rsid w:val="00C15C64"/>
    <w:rsid w:val="00C21546"/>
    <w:rsid w:val="00C21687"/>
    <w:rsid w:val="00C22022"/>
    <w:rsid w:val="00C22AF7"/>
    <w:rsid w:val="00C22DB9"/>
    <w:rsid w:val="00C23456"/>
    <w:rsid w:val="00C24539"/>
    <w:rsid w:val="00C25B78"/>
    <w:rsid w:val="00C25D30"/>
    <w:rsid w:val="00C27014"/>
    <w:rsid w:val="00C31A62"/>
    <w:rsid w:val="00C321CC"/>
    <w:rsid w:val="00C32570"/>
    <w:rsid w:val="00C33AA0"/>
    <w:rsid w:val="00C34525"/>
    <w:rsid w:val="00C34557"/>
    <w:rsid w:val="00C34945"/>
    <w:rsid w:val="00C351B8"/>
    <w:rsid w:val="00C372A6"/>
    <w:rsid w:val="00C41B9C"/>
    <w:rsid w:val="00C41E44"/>
    <w:rsid w:val="00C4358A"/>
    <w:rsid w:val="00C44DB1"/>
    <w:rsid w:val="00C45AEE"/>
    <w:rsid w:val="00C46FD7"/>
    <w:rsid w:val="00C47BC9"/>
    <w:rsid w:val="00C50237"/>
    <w:rsid w:val="00C515B7"/>
    <w:rsid w:val="00C52BA2"/>
    <w:rsid w:val="00C5387E"/>
    <w:rsid w:val="00C54611"/>
    <w:rsid w:val="00C55FB8"/>
    <w:rsid w:val="00C5694E"/>
    <w:rsid w:val="00C57AF5"/>
    <w:rsid w:val="00C57D81"/>
    <w:rsid w:val="00C60320"/>
    <w:rsid w:val="00C60430"/>
    <w:rsid w:val="00C608A8"/>
    <w:rsid w:val="00C60A8F"/>
    <w:rsid w:val="00C612AA"/>
    <w:rsid w:val="00C615A0"/>
    <w:rsid w:val="00C63F1E"/>
    <w:rsid w:val="00C642A1"/>
    <w:rsid w:val="00C6507F"/>
    <w:rsid w:val="00C664E7"/>
    <w:rsid w:val="00C675AE"/>
    <w:rsid w:val="00C67A12"/>
    <w:rsid w:val="00C67EF3"/>
    <w:rsid w:val="00C7001B"/>
    <w:rsid w:val="00C70E7E"/>
    <w:rsid w:val="00C7217A"/>
    <w:rsid w:val="00C72AC0"/>
    <w:rsid w:val="00C7310F"/>
    <w:rsid w:val="00C770CA"/>
    <w:rsid w:val="00C779A4"/>
    <w:rsid w:val="00C80820"/>
    <w:rsid w:val="00C80A82"/>
    <w:rsid w:val="00C814A7"/>
    <w:rsid w:val="00C81AAB"/>
    <w:rsid w:val="00C824E1"/>
    <w:rsid w:val="00C82A44"/>
    <w:rsid w:val="00C82ABA"/>
    <w:rsid w:val="00C82CAA"/>
    <w:rsid w:val="00C82E1F"/>
    <w:rsid w:val="00C832CB"/>
    <w:rsid w:val="00C83695"/>
    <w:rsid w:val="00C83A72"/>
    <w:rsid w:val="00C84226"/>
    <w:rsid w:val="00C84FE2"/>
    <w:rsid w:val="00C8641F"/>
    <w:rsid w:val="00C86937"/>
    <w:rsid w:val="00C870B6"/>
    <w:rsid w:val="00C87190"/>
    <w:rsid w:val="00C878CB"/>
    <w:rsid w:val="00C87BE3"/>
    <w:rsid w:val="00C87C59"/>
    <w:rsid w:val="00C9231F"/>
    <w:rsid w:val="00C92877"/>
    <w:rsid w:val="00C92CF5"/>
    <w:rsid w:val="00C94473"/>
    <w:rsid w:val="00C94BEA"/>
    <w:rsid w:val="00C94D26"/>
    <w:rsid w:val="00C94EFB"/>
    <w:rsid w:val="00C972F9"/>
    <w:rsid w:val="00C97D3E"/>
    <w:rsid w:val="00CA2CC4"/>
    <w:rsid w:val="00CA3E73"/>
    <w:rsid w:val="00CA3F5C"/>
    <w:rsid w:val="00CA4FD9"/>
    <w:rsid w:val="00CA51A4"/>
    <w:rsid w:val="00CA56E8"/>
    <w:rsid w:val="00CA61FF"/>
    <w:rsid w:val="00CA6481"/>
    <w:rsid w:val="00CA6B50"/>
    <w:rsid w:val="00CB0FCF"/>
    <w:rsid w:val="00CB145C"/>
    <w:rsid w:val="00CB4603"/>
    <w:rsid w:val="00CB5361"/>
    <w:rsid w:val="00CB54D5"/>
    <w:rsid w:val="00CB5F9F"/>
    <w:rsid w:val="00CB5FF0"/>
    <w:rsid w:val="00CB7D8F"/>
    <w:rsid w:val="00CC12AF"/>
    <w:rsid w:val="00CC1735"/>
    <w:rsid w:val="00CC1DAB"/>
    <w:rsid w:val="00CC3818"/>
    <w:rsid w:val="00CC4D65"/>
    <w:rsid w:val="00CC6946"/>
    <w:rsid w:val="00CC7D3B"/>
    <w:rsid w:val="00CD05F4"/>
    <w:rsid w:val="00CD19DA"/>
    <w:rsid w:val="00CD21BF"/>
    <w:rsid w:val="00CD3B00"/>
    <w:rsid w:val="00CD437C"/>
    <w:rsid w:val="00CD4BF2"/>
    <w:rsid w:val="00CD555F"/>
    <w:rsid w:val="00CD579C"/>
    <w:rsid w:val="00CD596F"/>
    <w:rsid w:val="00CD5B75"/>
    <w:rsid w:val="00CD6D70"/>
    <w:rsid w:val="00CD72E2"/>
    <w:rsid w:val="00CD7723"/>
    <w:rsid w:val="00CE3451"/>
    <w:rsid w:val="00CE4058"/>
    <w:rsid w:val="00CE455C"/>
    <w:rsid w:val="00CE4AAD"/>
    <w:rsid w:val="00CE5B98"/>
    <w:rsid w:val="00CE62A6"/>
    <w:rsid w:val="00CE6D63"/>
    <w:rsid w:val="00CE6EE2"/>
    <w:rsid w:val="00CE712C"/>
    <w:rsid w:val="00CE7370"/>
    <w:rsid w:val="00CE7839"/>
    <w:rsid w:val="00CF0069"/>
    <w:rsid w:val="00CF0AD1"/>
    <w:rsid w:val="00CF17BD"/>
    <w:rsid w:val="00CF2A77"/>
    <w:rsid w:val="00CF2DE8"/>
    <w:rsid w:val="00CF2F26"/>
    <w:rsid w:val="00CF3241"/>
    <w:rsid w:val="00CF369A"/>
    <w:rsid w:val="00CF42AF"/>
    <w:rsid w:val="00CF5409"/>
    <w:rsid w:val="00CF5CBD"/>
    <w:rsid w:val="00CF69E8"/>
    <w:rsid w:val="00CF7FF3"/>
    <w:rsid w:val="00D00325"/>
    <w:rsid w:val="00D01830"/>
    <w:rsid w:val="00D01C08"/>
    <w:rsid w:val="00D02476"/>
    <w:rsid w:val="00D02847"/>
    <w:rsid w:val="00D02C31"/>
    <w:rsid w:val="00D02CE5"/>
    <w:rsid w:val="00D0365A"/>
    <w:rsid w:val="00D03DAE"/>
    <w:rsid w:val="00D05974"/>
    <w:rsid w:val="00D05990"/>
    <w:rsid w:val="00D05A9D"/>
    <w:rsid w:val="00D06922"/>
    <w:rsid w:val="00D06C57"/>
    <w:rsid w:val="00D07487"/>
    <w:rsid w:val="00D0778E"/>
    <w:rsid w:val="00D10A7C"/>
    <w:rsid w:val="00D10E8C"/>
    <w:rsid w:val="00D11A09"/>
    <w:rsid w:val="00D12576"/>
    <w:rsid w:val="00D14DC8"/>
    <w:rsid w:val="00D15264"/>
    <w:rsid w:val="00D16AD9"/>
    <w:rsid w:val="00D1775C"/>
    <w:rsid w:val="00D20313"/>
    <w:rsid w:val="00D213C3"/>
    <w:rsid w:val="00D22D38"/>
    <w:rsid w:val="00D22EB3"/>
    <w:rsid w:val="00D24218"/>
    <w:rsid w:val="00D243C0"/>
    <w:rsid w:val="00D26F75"/>
    <w:rsid w:val="00D26FA3"/>
    <w:rsid w:val="00D2708F"/>
    <w:rsid w:val="00D3119B"/>
    <w:rsid w:val="00D313E6"/>
    <w:rsid w:val="00D31F23"/>
    <w:rsid w:val="00D3205D"/>
    <w:rsid w:val="00D321C2"/>
    <w:rsid w:val="00D33307"/>
    <w:rsid w:val="00D33E3D"/>
    <w:rsid w:val="00D33FBA"/>
    <w:rsid w:val="00D34624"/>
    <w:rsid w:val="00D34A6C"/>
    <w:rsid w:val="00D35605"/>
    <w:rsid w:val="00D35E89"/>
    <w:rsid w:val="00D36421"/>
    <w:rsid w:val="00D364F4"/>
    <w:rsid w:val="00D37102"/>
    <w:rsid w:val="00D40253"/>
    <w:rsid w:val="00D40606"/>
    <w:rsid w:val="00D40DA0"/>
    <w:rsid w:val="00D419E0"/>
    <w:rsid w:val="00D41A2D"/>
    <w:rsid w:val="00D43867"/>
    <w:rsid w:val="00D44C4E"/>
    <w:rsid w:val="00D4504B"/>
    <w:rsid w:val="00D4519D"/>
    <w:rsid w:val="00D46627"/>
    <w:rsid w:val="00D47152"/>
    <w:rsid w:val="00D4722D"/>
    <w:rsid w:val="00D47329"/>
    <w:rsid w:val="00D47AD1"/>
    <w:rsid w:val="00D525C0"/>
    <w:rsid w:val="00D53E96"/>
    <w:rsid w:val="00D54E33"/>
    <w:rsid w:val="00D55449"/>
    <w:rsid w:val="00D55EC3"/>
    <w:rsid w:val="00D565C3"/>
    <w:rsid w:val="00D573CB"/>
    <w:rsid w:val="00D602E5"/>
    <w:rsid w:val="00D607F2"/>
    <w:rsid w:val="00D60E2E"/>
    <w:rsid w:val="00D6198D"/>
    <w:rsid w:val="00D63278"/>
    <w:rsid w:val="00D63437"/>
    <w:rsid w:val="00D6371C"/>
    <w:rsid w:val="00D637C6"/>
    <w:rsid w:val="00D639BF"/>
    <w:rsid w:val="00D63BBE"/>
    <w:rsid w:val="00D63CE9"/>
    <w:rsid w:val="00D63D14"/>
    <w:rsid w:val="00D6475B"/>
    <w:rsid w:val="00D65C10"/>
    <w:rsid w:val="00D66063"/>
    <w:rsid w:val="00D6609C"/>
    <w:rsid w:val="00D6737E"/>
    <w:rsid w:val="00D67E32"/>
    <w:rsid w:val="00D70D0B"/>
    <w:rsid w:val="00D72135"/>
    <w:rsid w:val="00D73DCE"/>
    <w:rsid w:val="00D752E8"/>
    <w:rsid w:val="00D75375"/>
    <w:rsid w:val="00D75600"/>
    <w:rsid w:val="00D76062"/>
    <w:rsid w:val="00D760CF"/>
    <w:rsid w:val="00D76170"/>
    <w:rsid w:val="00D77206"/>
    <w:rsid w:val="00D7721A"/>
    <w:rsid w:val="00D77415"/>
    <w:rsid w:val="00D77862"/>
    <w:rsid w:val="00D77D74"/>
    <w:rsid w:val="00D81733"/>
    <w:rsid w:val="00D81B7F"/>
    <w:rsid w:val="00D826D9"/>
    <w:rsid w:val="00D836E5"/>
    <w:rsid w:val="00D8681E"/>
    <w:rsid w:val="00D904C3"/>
    <w:rsid w:val="00D90C65"/>
    <w:rsid w:val="00D91784"/>
    <w:rsid w:val="00D917DC"/>
    <w:rsid w:val="00D91A80"/>
    <w:rsid w:val="00D9234D"/>
    <w:rsid w:val="00D92573"/>
    <w:rsid w:val="00D9287C"/>
    <w:rsid w:val="00D93594"/>
    <w:rsid w:val="00D9424C"/>
    <w:rsid w:val="00D9512E"/>
    <w:rsid w:val="00D954F3"/>
    <w:rsid w:val="00D955AE"/>
    <w:rsid w:val="00D95962"/>
    <w:rsid w:val="00D96654"/>
    <w:rsid w:val="00D96DCA"/>
    <w:rsid w:val="00D96F63"/>
    <w:rsid w:val="00D972F3"/>
    <w:rsid w:val="00D97342"/>
    <w:rsid w:val="00D97EFA"/>
    <w:rsid w:val="00DA1208"/>
    <w:rsid w:val="00DA1750"/>
    <w:rsid w:val="00DA19E9"/>
    <w:rsid w:val="00DA1DD2"/>
    <w:rsid w:val="00DA3CEC"/>
    <w:rsid w:val="00DA5CB9"/>
    <w:rsid w:val="00DA643B"/>
    <w:rsid w:val="00DA685A"/>
    <w:rsid w:val="00DA78EB"/>
    <w:rsid w:val="00DB176B"/>
    <w:rsid w:val="00DB33D6"/>
    <w:rsid w:val="00DB3C68"/>
    <w:rsid w:val="00DB3EF3"/>
    <w:rsid w:val="00DB739B"/>
    <w:rsid w:val="00DB75D1"/>
    <w:rsid w:val="00DC1E5F"/>
    <w:rsid w:val="00DC2875"/>
    <w:rsid w:val="00DC2B28"/>
    <w:rsid w:val="00DC2E86"/>
    <w:rsid w:val="00DC54F5"/>
    <w:rsid w:val="00DC570B"/>
    <w:rsid w:val="00DC5840"/>
    <w:rsid w:val="00DC585F"/>
    <w:rsid w:val="00DC614B"/>
    <w:rsid w:val="00DC6F08"/>
    <w:rsid w:val="00DC70DF"/>
    <w:rsid w:val="00DC710D"/>
    <w:rsid w:val="00DC73DF"/>
    <w:rsid w:val="00DC7C02"/>
    <w:rsid w:val="00DC7C30"/>
    <w:rsid w:val="00DD0056"/>
    <w:rsid w:val="00DD01A8"/>
    <w:rsid w:val="00DD0524"/>
    <w:rsid w:val="00DD06D1"/>
    <w:rsid w:val="00DD0701"/>
    <w:rsid w:val="00DD135D"/>
    <w:rsid w:val="00DD19EC"/>
    <w:rsid w:val="00DD2820"/>
    <w:rsid w:val="00DD31AA"/>
    <w:rsid w:val="00DD5D70"/>
    <w:rsid w:val="00DD62D3"/>
    <w:rsid w:val="00DD6309"/>
    <w:rsid w:val="00DD63E9"/>
    <w:rsid w:val="00DD6F43"/>
    <w:rsid w:val="00DD7306"/>
    <w:rsid w:val="00DE00CE"/>
    <w:rsid w:val="00DE3484"/>
    <w:rsid w:val="00DE3764"/>
    <w:rsid w:val="00DE3CCB"/>
    <w:rsid w:val="00DE6251"/>
    <w:rsid w:val="00DE6F53"/>
    <w:rsid w:val="00DE7586"/>
    <w:rsid w:val="00DF0A08"/>
    <w:rsid w:val="00DF0F61"/>
    <w:rsid w:val="00DF1B40"/>
    <w:rsid w:val="00DF32A8"/>
    <w:rsid w:val="00DF3914"/>
    <w:rsid w:val="00DF610C"/>
    <w:rsid w:val="00DF7B95"/>
    <w:rsid w:val="00DF7D7B"/>
    <w:rsid w:val="00E000A5"/>
    <w:rsid w:val="00E00501"/>
    <w:rsid w:val="00E02FD9"/>
    <w:rsid w:val="00E03ACC"/>
    <w:rsid w:val="00E04228"/>
    <w:rsid w:val="00E042B4"/>
    <w:rsid w:val="00E050C9"/>
    <w:rsid w:val="00E0547C"/>
    <w:rsid w:val="00E0559F"/>
    <w:rsid w:val="00E05E6E"/>
    <w:rsid w:val="00E103A1"/>
    <w:rsid w:val="00E10DE7"/>
    <w:rsid w:val="00E1292B"/>
    <w:rsid w:val="00E130AB"/>
    <w:rsid w:val="00E132A5"/>
    <w:rsid w:val="00E1487D"/>
    <w:rsid w:val="00E149FD"/>
    <w:rsid w:val="00E14B46"/>
    <w:rsid w:val="00E14BB9"/>
    <w:rsid w:val="00E15802"/>
    <w:rsid w:val="00E15E82"/>
    <w:rsid w:val="00E179C3"/>
    <w:rsid w:val="00E17F60"/>
    <w:rsid w:val="00E20680"/>
    <w:rsid w:val="00E21322"/>
    <w:rsid w:val="00E21628"/>
    <w:rsid w:val="00E21B77"/>
    <w:rsid w:val="00E21C27"/>
    <w:rsid w:val="00E22248"/>
    <w:rsid w:val="00E23996"/>
    <w:rsid w:val="00E25A40"/>
    <w:rsid w:val="00E260B8"/>
    <w:rsid w:val="00E26168"/>
    <w:rsid w:val="00E26491"/>
    <w:rsid w:val="00E269FD"/>
    <w:rsid w:val="00E26A97"/>
    <w:rsid w:val="00E26E53"/>
    <w:rsid w:val="00E270F0"/>
    <w:rsid w:val="00E315A3"/>
    <w:rsid w:val="00E31BC9"/>
    <w:rsid w:val="00E326B9"/>
    <w:rsid w:val="00E3326C"/>
    <w:rsid w:val="00E33BDF"/>
    <w:rsid w:val="00E33D47"/>
    <w:rsid w:val="00E33D85"/>
    <w:rsid w:val="00E35023"/>
    <w:rsid w:val="00E353C0"/>
    <w:rsid w:val="00E35903"/>
    <w:rsid w:val="00E3695D"/>
    <w:rsid w:val="00E36C79"/>
    <w:rsid w:val="00E36D56"/>
    <w:rsid w:val="00E36F4B"/>
    <w:rsid w:val="00E37C81"/>
    <w:rsid w:val="00E40166"/>
    <w:rsid w:val="00E411E6"/>
    <w:rsid w:val="00E41E4B"/>
    <w:rsid w:val="00E4397A"/>
    <w:rsid w:val="00E43A61"/>
    <w:rsid w:val="00E43EFA"/>
    <w:rsid w:val="00E4432F"/>
    <w:rsid w:val="00E45742"/>
    <w:rsid w:val="00E45D47"/>
    <w:rsid w:val="00E476DD"/>
    <w:rsid w:val="00E479C0"/>
    <w:rsid w:val="00E479DF"/>
    <w:rsid w:val="00E502EB"/>
    <w:rsid w:val="00E50646"/>
    <w:rsid w:val="00E5079D"/>
    <w:rsid w:val="00E507BD"/>
    <w:rsid w:val="00E51FC3"/>
    <w:rsid w:val="00E52419"/>
    <w:rsid w:val="00E52666"/>
    <w:rsid w:val="00E52F1A"/>
    <w:rsid w:val="00E5312A"/>
    <w:rsid w:val="00E538C5"/>
    <w:rsid w:val="00E546D7"/>
    <w:rsid w:val="00E548CF"/>
    <w:rsid w:val="00E55B28"/>
    <w:rsid w:val="00E56233"/>
    <w:rsid w:val="00E562EA"/>
    <w:rsid w:val="00E56600"/>
    <w:rsid w:val="00E57B51"/>
    <w:rsid w:val="00E6272A"/>
    <w:rsid w:val="00E63606"/>
    <w:rsid w:val="00E63AF2"/>
    <w:rsid w:val="00E644DA"/>
    <w:rsid w:val="00E649BC"/>
    <w:rsid w:val="00E6558D"/>
    <w:rsid w:val="00E6642F"/>
    <w:rsid w:val="00E66C51"/>
    <w:rsid w:val="00E703F2"/>
    <w:rsid w:val="00E705E0"/>
    <w:rsid w:val="00E70D2F"/>
    <w:rsid w:val="00E70D30"/>
    <w:rsid w:val="00E714CB"/>
    <w:rsid w:val="00E71700"/>
    <w:rsid w:val="00E726E3"/>
    <w:rsid w:val="00E7354A"/>
    <w:rsid w:val="00E73F37"/>
    <w:rsid w:val="00E740BF"/>
    <w:rsid w:val="00E74DA0"/>
    <w:rsid w:val="00E75E31"/>
    <w:rsid w:val="00E764DC"/>
    <w:rsid w:val="00E76745"/>
    <w:rsid w:val="00E76F54"/>
    <w:rsid w:val="00E77643"/>
    <w:rsid w:val="00E77682"/>
    <w:rsid w:val="00E7791F"/>
    <w:rsid w:val="00E77BC6"/>
    <w:rsid w:val="00E8070C"/>
    <w:rsid w:val="00E810D7"/>
    <w:rsid w:val="00E8119A"/>
    <w:rsid w:val="00E81342"/>
    <w:rsid w:val="00E818EE"/>
    <w:rsid w:val="00E8335D"/>
    <w:rsid w:val="00E8466E"/>
    <w:rsid w:val="00E8474E"/>
    <w:rsid w:val="00E861FE"/>
    <w:rsid w:val="00E8629B"/>
    <w:rsid w:val="00E8745C"/>
    <w:rsid w:val="00E909DB"/>
    <w:rsid w:val="00E90C62"/>
    <w:rsid w:val="00E90F5F"/>
    <w:rsid w:val="00E9262A"/>
    <w:rsid w:val="00E9332E"/>
    <w:rsid w:val="00E938C9"/>
    <w:rsid w:val="00E942C8"/>
    <w:rsid w:val="00E944D2"/>
    <w:rsid w:val="00E95FBB"/>
    <w:rsid w:val="00E972F6"/>
    <w:rsid w:val="00EA0007"/>
    <w:rsid w:val="00EA0483"/>
    <w:rsid w:val="00EA0B7D"/>
    <w:rsid w:val="00EA114E"/>
    <w:rsid w:val="00EA13FB"/>
    <w:rsid w:val="00EA3090"/>
    <w:rsid w:val="00EA3D15"/>
    <w:rsid w:val="00EA45FF"/>
    <w:rsid w:val="00EA477C"/>
    <w:rsid w:val="00EA4E36"/>
    <w:rsid w:val="00EA5FCF"/>
    <w:rsid w:val="00EA613F"/>
    <w:rsid w:val="00EA6338"/>
    <w:rsid w:val="00EA660E"/>
    <w:rsid w:val="00EA699F"/>
    <w:rsid w:val="00EB0745"/>
    <w:rsid w:val="00EB1036"/>
    <w:rsid w:val="00EB20FC"/>
    <w:rsid w:val="00EB39C3"/>
    <w:rsid w:val="00EB3F7D"/>
    <w:rsid w:val="00EB4BD3"/>
    <w:rsid w:val="00EB53A3"/>
    <w:rsid w:val="00EB5A97"/>
    <w:rsid w:val="00EB5B6C"/>
    <w:rsid w:val="00EB5CCB"/>
    <w:rsid w:val="00EB6363"/>
    <w:rsid w:val="00EB72C1"/>
    <w:rsid w:val="00EC1329"/>
    <w:rsid w:val="00EC1630"/>
    <w:rsid w:val="00EC1648"/>
    <w:rsid w:val="00EC2C15"/>
    <w:rsid w:val="00EC31F1"/>
    <w:rsid w:val="00EC4298"/>
    <w:rsid w:val="00EC51C0"/>
    <w:rsid w:val="00EC5B32"/>
    <w:rsid w:val="00EC6057"/>
    <w:rsid w:val="00EC6F66"/>
    <w:rsid w:val="00EC78A1"/>
    <w:rsid w:val="00ED13F8"/>
    <w:rsid w:val="00ED1540"/>
    <w:rsid w:val="00ED1C10"/>
    <w:rsid w:val="00ED2C09"/>
    <w:rsid w:val="00ED4799"/>
    <w:rsid w:val="00ED52B0"/>
    <w:rsid w:val="00ED56FE"/>
    <w:rsid w:val="00ED628C"/>
    <w:rsid w:val="00ED6A03"/>
    <w:rsid w:val="00EE0B6C"/>
    <w:rsid w:val="00EE0CF2"/>
    <w:rsid w:val="00EE2325"/>
    <w:rsid w:val="00EE3398"/>
    <w:rsid w:val="00EE44B3"/>
    <w:rsid w:val="00EE7744"/>
    <w:rsid w:val="00EF0231"/>
    <w:rsid w:val="00EF13B0"/>
    <w:rsid w:val="00EF1C6B"/>
    <w:rsid w:val="00EF3574"/>
    <w:rsid w:val="00EF3954"/>
    <w:rsid w:val="00EF3D08"/>
    <w:rsid w:val="00EF3FEF"/>
    <w:rsid w:val="00EF4610"/>
    <w:rsid w:val="00EF4D24"/>
    <w:rsid w:val="00EF5278"/>
    <w:rsid w:val="00EF69FB"/>
    <w:rsid w:val="00EF6C91"/>
    <w:rsid w:val="00EF704A"/>
    <w:rsid w:val="00EF7653"/>
    <w:rsid w:val="00F00529"/>
    <w:rsid w:val="00F00EB2"/>
    <w:rsid w:val="00F00F52"/>
    <w:rsid w:val="00F0154B"/>
    <w:rsid w:val="00F01F5E"/>
    <w:rsid w:val="00F022E7"/>
    <w:rsid w:val="00F048FA"/>
    <w:rsid w:val="00F062D5"/>
    <w:rsid w:val="00F06EBB"/>
    <w:rsid w:val="00F0735D"/>
    <w:rsid w:val="00F0758C"/>
    <w:rsid w:val="00F1044C"/>
    <w:rsid w:val="00F105A9"/>
    <w:rsid w:val="00F10D1C"/>
    <w:rsid w:val="00F11305"/>
    <w:rsid w:val="00F11313"/>
    <w:rsid w:val="00F114B2"/>
    <w:rsid w:val="00F11993"/>
    <w:rsid w:val="00F11C18"/>
    <w:rsid w:val="00F120CA"/>
    <w:rsid w:val="00F12382"/>
    <w:rsid w:val="00F12BB0"/>
    <w:rsid w:val="00F132FE"/>
    <w:rsid w:val="00F1407C"/>
    <w:rsid w:val="00F1421C"/>
    <w:rsid w:val="00F15F55"/>
    <w:rsid w:val="00F1695F"/>
    <w:rsid w:val="00F201F8"/>
    <w:rsid w:val="00F20A89"/>
    <w:rsid w:val="00F20DDB"/>
    <w:rsid w:val="00F21456"/>
    <w:rsid w:val="00F21D23"/>
    <w:rsid w:val="00F22F27"/>
    <w:rsid w:val="00F2305D"/>
    <w:rsid w:val="00F231E2"/>
    <w:rsid w:val="00F24416"/>
    <w:rsid w:val="00F24B6A"/>
    <w:rsid w:val="00F25AE7"/>
    <w:rsid w:val="00F25CF2"/>
    <w:rsid w:val="00F26E7A"/>
    <w:rsid w:val="00F27323"/>
    <w:rsid w:val="00F277AF"/>
    <w:rsid w:val="00F278B7"/>
    <w:rsid w:val="00F27A5D"/>
    <w:rsid w:val="00F27BC0"/>
    <w:rsid w:val="00F30914"/>
    <w:rsid w:val="00F31736"/>
    <w:rsid w:val="00F31E8E"/>
    <w:rsid w:val="00F31F4B"/>
    <w:rsid w:val="00F32AA3"/>
    <w:rsid w:val="00F32AB6"/>
    <w:rsid w:val="00F336AE"/>
    <w:rsid w:val="00F338E1"/>
    <w:rsid w:val="00F34070"/>
    <w:rsid w:val="00F357BE"/>
    <w:rsid w:val="00F3611A"/>
    <w:rsid w:val="00F36A30"/>
    <w:rsid w:val="00F36FFF"/>
    <w:rsid w:val="00F37628"/>
    <w:rsid w:val="00F40DB3"/>
    <w:rsid w:val="00F40DD3"/>
    <w:rsid w:val="00F41A6F"/>
    <w:rsid w:val="00F41DAB"/>
    <w:rsid w:val="00F42735"/>
    <w:rsid w:val="00F43371"/>
    <w:rsid w:val="00F43B2A"/>
    <w:rsid w:val="00F44DA3"/>
    <w:rsid w:val="00F44E38"/>
    <w:rsid w:val="00F45117"/>
    <w:rsid w:val="00F45E55"/>
    <w:rsid w:val="00F46780"/>
    <w:rsid w:val="00F47CA2"/>
    <w:rsid w:val="00F50DED"/>
    <w:rsid w:val="00F5128F"/>
    <w:rsid w:val="00F52816"/>
    <w:rsid w:val="00F52B0C"/>
    <w:rsid w:val="00F53E81"/>
    <w:rsid w:val="00F5409A"/>
    <w:rsid w:val="00F541DF"/>
    <w:rsid w:val="00F54658"/>
    <w:rsid w:val="00F54E02"/>
    <w:rsid w:val="00F55393"/>
    <w:rsid w:val="00F55AE9"/>
    <w:rsid w:val="00F55DCA"/>
    <w:rsid w:val="00F60220"/>
    <w:rsid w:val="00F6046A"/>
    <w:rsid w:val="00F608B7"/>
    <w:rsid w:val="00F61948"/>
    <w:rsid w:val="00F61B31"/>
    <w:rsid w:val="00F61F10"/>
    <w:rsid w:val="00F63356"/>
    <w:rsid w:val="00F6336C"/>
    <w:rsid w:val="00F6449C"/>
    <w:rsid w:val="00F64CA9"/>
    <w:rsid w:val="00F67A8C"/>
    <w:rsid w:val="00F67AA6"/>
    <w:rsid w:val="00F70829"/>
    <w:rsid w:val="00F708B1"/>
    <w:rsid w:val="00F708B4"/>
    <w:rsid w:val="00F70BDD"/>
    <w:rsid w:val="00F70F77"/>
    <w:rsid w:val="00F71A77"/>
    <w:rsid w:val="00F71F28"/>
    <w:rsid w:val="00F74261"/>
    <w:rsid w:val="00F75B52"/>
    <w:rsid w:val="00F760BD"/>
    <w:rsid w:val="00F76216"/>
    <w:rsid w:val="00F779ED"/>
    <w:rsid w:val="00F77CB5"/>
    <w:rsid w:val="00F82182"/>
    <w:rsid w:val="00F831D6"/>
    <w:rsid w:val="00F83ADE"/>
    <w:rsid w:val="00F84DE7"/>
    <w:rsid w:val="00F85F6F"/>
    <w:rsid w:val="00F86F52"/>
    <w:rsid w:val="00F87FDF"/>
    <w:rsid w:val="00F9004C"/>
    <w:rsid w:val="00F90198"/>
    <w:rsid w:val="00F90429"/>
    <w:rsid w:val="00F90EAA"/>
    <w:rsid w:val="00F91A41"/>
    <w:rsid w:val="00F921B2"/>
    <w:rsid w:val="00F92F0A"/>
    <w:rsid w:val="00F93085"/>
    <w:rsid w:val="00F93C24"/>
    <w:rsid w:val="00F945F0"/>
    <w:rsid w:val="00F95245"/>
    <w:rsid w:val="00F954CD"/>
    <w:rsid w:val="00F95DDF"/>
    <w:rsid w:val="00F96802"/>
    <w:rsid w:val="00F96A49"/>
    <w:rsid w:val="00F96C4B"/>
    <w:rsid w:val="00F97500"/>
    <w:rsid w:val="00F97B33"/>
    <w:rsid w:val="00FA02A9"/>
    <w:rsid w:val="00FA0B62"/>
    <w:rsid w:val="00FA3730"/>
    <w:rsid w:val="00FA3C2C"/>
    <w:rsid w:val="00FA4003"/>
    <w:rsid w:val="00FA433A"/>
    <w:rsid w:val="00FA494E"/>
    <w:rsid w:val="00FA4AE6"/>
    <w:rsid w:val="00FA5394"/>
    <w:rsid w:val="00FA64AD"/>
    <w:rsid w:val="00FA662E"/>
    <w:rsid w:val="00FA7189"/>
    <w:rsid w:val="00FA734A"/>
    <w:rsid w:val="00FA77B9"/>
    <w:rsid w:val="00FA7A89"/>
    <w:rsid w:val="00FB007F"/>
    <w:rsid w:val="00FB01F8"/>
    <w:rsid w:val="00FB0DAB"/>
    <w:rsid w:val="00FB3169"/>
    <w:rsid w:val="00FB3E61"/>
    <w:rsid w:val="00FB4324"/>
    <w:rsid w:val="00FB5178"/>
    <w:rsid w:val="00FB5F24"/>
    <w:rsid w:val="00FB5FB0"/>
    <w:rsid w:val="00FB664C"/>
    <w:rsid w:val="00FB697C"/>
    <w:rsid w:val="00FB733F"/>
    <w:rsid w:val="00FC1A82"/>
    <w:rsid w:val="00FC265A"/>
    <w:rsid w:val="00FC28CC"/>
    <w:rsid w:val="00FC2A3C"/>
    <w:rsid w:val="00FC2E9F"/>
    <w:rsid w:val="00FC3035"/>
    <w:rsid w:val="00FC514D"/>
    <w:rsid w:val="00FC55C3"/>
    <w:rsid w:val="00FC7667"/>
    <w:rsid w:val="00FD1649"/>
    <w:rsid w:val="00FD16A8"/>
    <w:rsid w:val="00FD2BE9"/>
    <w:rsid w:val="00FD31F7"/>
    <w:rsid w:val="00FD404F"/>
    <w:rsid w:val="00FD487C"/>
    <w:rsid w:val="00FD64A0"/>
    <w:rsid w:val="00FD7B87"/>
    <w:rsid w:val="00FE0EAF"/>
    <w:rsid w:val="00FE1618"/>
    <w:rsid w:val="00FE3227"/>
    <w:rsid w:val="00FE32CC"/>
    <w:rsid w:val="00FE404C"/>
    <w:rsid w:val="00FE53D7"/>
    <w:rsid w:val="00FE574B"/>
    <w:rsid w:val="00FE599F"/>
    <w:rsid w:val="00FE6225"/>
    <w:rsid w:val="00FE67E5"/>
    <w:rsid w:val="00FE68CE"/>
    <w:rsid w:val="00FE6932"/>
    <w:rsid w:val="00FF03D5"/>
    <w:rsid w:val="00FF057E"/>
    <w:rsid w:val="00FF1FE6"/>
    <w:rsid w:val="00FF2A45"/>
    <w:rsid w:val="00FF34B6"/>
    <w:rsid w:val="00FF38D9"/>
    <w:rsid w:val="00FF41A4"/>
    <w:rsid w:val="00FF55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716FAEEA-7134-4DE9-9039-6BA1F4006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D38"/>
    <w:pPr>
      <w:spacing w:after="160" w:line="259"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link w:val="Heading3Char"/>
    <w:autoRedefine/>
    <w:qFormat/>
    <w:rsid w:val="00943188"/>
    <w:pPr>
      <w:spacing w:before="240" w:after="120"/>
      <w:outlineLvl w:val="2"/>
    </w:pPr>
    <w:rPr>
      <w:spacing w:val="-10"/>
      <w:kern w:val="32"/>
      <w:sz w:val="36"/>
    </w:rPr>
  </w:style>
  <w:style w:type="paragraph" w:styleId="Heading4">
    <w:name w:val="heading 4"/>
    <w:basedOn w:val="HeadingBase"/>
    <w:next w:val="BodyText"/>
    <w:link w:val="Heading4Char"/>
    <w:qFormat/>
    <w:rsid w:val="00943188"/>
    <w:pPr>
      <w:spacing w:before="240" w:after="120"/>
      <w:outlineLvl w:val="3"/>
    </w:pPr>
    <w:rPr>
      <w:sz w:val="28"/>
    </w:rPr>
  </w:style>
  <w:style w:type="paragraph" w:styleId="Heading5">
    <w:name w:val="heading 5"/>
    <w:basedOn w:val="HeadingBase"/>
    <w:next w:val="Normal"/>
    <w:link w:val="Heading5Char"/>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D22D3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22D38"/>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link w:val="BodyTextChar"/>
    <w:autoRedefine/>
    <w:semiHidden/>
    <w:rsid w:val="005C1822"/>
    <w:pPr>
      <w:widowControl w:val="0"/>
      <w:tabs>
        <w:tab w:val="left" w:pos="4410"/>
      </w:tabs>
      <w:spacing w:after="0" w:line="240" w:lineRule="auto"/>
    </w:pPr>
    <w:rPr>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style>
  <w:style w:type="paragraph" w:styleId="TOC4">
    <w:name w:val="toc 4"/>
    <w:basedOn w:val="TOCBase"/>
    <w:next w:val="Normal"/>
    <w:uiPriority w:val="39"/>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link w:val="HTMLPreformattedChar"/>
    <w:uiPriority w:val="99"/>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character" w:customStyle="1" w:styleId="BodyTextChar">
    <w:name w:val="Body Text Char"/>
    <w:basedOn w:val="DefaultParagraphFont"/>
    <w:link w:val="BodyText"/>
    <w:semiHidden/>
    <w:rsid w:val="005C1822"/>
    <w:rPr>
      <w:rFonts w:asciiTheme="minorHAnsi" w:eastAsiaTheme="minorHAnsi" w:hAnsiTheme="minorHAnsi" w:cstheme="minorBidi"/>
      <w:bCs/>
      <w:color w:val="000000" w:themeColor="text1"/>
      <w:sz w:val="22"/>
      <w:szCs w:val="22"/>
    </w:rPr>
  </w:style>
  <w:style w:type="character" w:customStyle="1" w:styleId="HTMLPreformattedChar">
    <w:name w:val="HTML Preformatted Char"/>
    <w:basedOn w:val="DefaultParagraphFont"/>
    <w:link w:val="HTMLPreformatted"/>
    <w:uiPriority w:val="99"/>
    <w:semiHidden/>
    <w:rsid w:val="00E818EE"/>
    <w:rPr>
      <w:rFonts w:ascii="Courier New" w:eastAsia="Courier New" w:hAnsi="Courier New" w:cs="Courier New"/>
    </w:rPr>
  </w:style>
  <w:style w:type="paragraph" w:styleId="TOC5">
    <w:name w:val="toc 5"/>
    <w:basedOn w:val="Normal"/>
    <w:next w:val="Normal"/>
    <w:autoRedefine/>
    <w:uiPriority w:val="39"/>
    <w:unhideWhenUsed/>
    <w:rsid w:val="005A708D"/>
    <w:pPr>
      <w:spacing w:after="100"/>
      <w:ind w:left="880"/>
    </w:pPr>
    <w:rPr>
      <w:rFonts w:eastAsiaTheme="minorEastAsia"/>
    </w:rPr>
  </w:style>
  <w:style w:type="paragraph" w:styleId="TOC6">
    <w:name w:val="toc 6"/>
    <w:basedOn w:val="Normal"/>
    <w:next w:val="Normal"/>
    <w:autoRedefine/>
    <w:uiPriority w:val="39"/>
    <w:unhideWhenUsed/>
    <w:rsid w:val="005A708D"/>
    <w:pPr>
      <w:spacing w:after="100"/>
      <w:ind w:left="1100"/>
    </w:pPr>
    <w:rPr>
      <w:rFonts w:eastAsiaTheme="minorEastAsia"/>
    </w:rPr>
  </w:style>
  <w:style w:type="paragraph" w:styleId="TOC7">
    <w:name w:val="toc 7"/>
    <w:basedOn w:val="Normal"/>
    <w:next w:val="Normal"/>
    <w:autoRedefine/>
    <w:uiPriority w:val="39"/>
    <w:unhideWhenUsed/>
    <w:rsid w:val="005A708D"/>
    <w:pPr>
      <w:spacing w:after="100"/>
      <w:ind w:left="1320"/>
    </w:pPr>
    <w:rPr>
      <w:rFonts w:eastAsiaTheme="minorEastAsia"/>
    </w:rPr>
  </w:style>
  <w:style w:type="paragraph" w:styleId="TOC8">
    <w:name w:val="toc 8"/>
    <w:basedOn w:val="Normal"/>
    <w:next w:val="Normal"/>
    <w:autoRedefine/>
    <w:uiPriority w:val="39"/>
    <w:unhideWhenUsed/>
    <w:rsid w:val="005A708D"/>
    <w:pPr>
      <w:spacing w:after="100"/>
      <w:ind w:left="1540"/>
    </w:pPr>
    <w:rPr>
      <w:rFonts w:eastAsiaTheme="minorEastAsia"/>
    </w:rPr>
  </w:style>
  <w:style w:type="paragraph" w:styleId="TOC9">
    <w:name w:val="toc 9"/>
    <w:basedOn w:val="Normal"/>
    <w:next w:val="Normal"/>
    <w:autoRedefine/>
    <w:uiPriority w:val="39"/>
    <w:unhideWhenUsed/>
    <w:rsid w:val="005A708D"/>
    <w:pPr>
      <w:spacing w:after="100"/>
      <w:ind w:left="1760"/>
    </w:pPr>
    <w:rPr>
      <w:rFonts w:eastAsiaTheme="minorEastAsia"/>
    </w:rPr>
  </w:style>
  <w:style w:type="character" w:styleId="CommentReference">
    <w:name w:val="annotation reference"/>
    <w:basedOn w:val="DefaultParagraphFont"/>
    <w:uiPriority w:val="99"/>
    <w:semiHidden/>
    <w:unhideWhenUsed/>
    <w:rsid w:val="0081698E"/>
    <w:rPr>
      <w:sz w:val="16"/>
      <w:szCs w:val="16"/>
    </w:rPr>
  </w:style>
  <w:style w:type="paragraph" w:styleId="CommentText">
    <w:name w:val="annotation text"/>
    <w:basedOn w:val="Normal"/>
    <w:link w:val="CommentTextChar"/>
    <w:uiPriority w:val="99"/>
    <w:semiHidden/>
    <w:unhideWhenUsed/>
    <w:rsid w:val="0081698E"/>
    <w:pPr>
      <w:spacing w:line="240" w:lineRule="auto"/>
    </w:pPr>
    <w:rPr>
      <w:sz w:val="20"/>
      <w:szCs w:val="20"/>
    </w:rPr>
  </w:style>
  <w:style w:type="character" w:customStyle="1" w:styleId="CommentTextChar">
    <w:name w:val="Comment Text Char"/>
    <w:basedOn w:val="DefaultParagraphFont"/>
    <w:link w:val="CommentText"/>
    <w:uiPriority w:val="99"/>
    <w:semiHidden/>
    <w:rsid w:val="0081698E"/>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81698E"/>
    <w:rPr>
      <w:b/>
      <w:bCs/>
    </w:rPr>
  </w:style>
  <w:style w:type="character" w:customStyle="1" w:styleId="CommentSubjectChar">
    <w:name w:val="Comment Subject Char"/>
    <w:basedOn w:val="CommentTextChar"/>
    <w:link w:val="CommentSubject"/>
    <w:uiPriority w:val="99"/>
    <w:semiHidden/>
    <w:rsid w:val="0081698E"/>
    <w:rPr>
      <w:rFonts w:asciiTheme="minorHAnsi" w:eastAsiaTheme="minorHAnsi" w:hAnsiTheme="minorHAnsi" w:cstheme="minorBidi"/>
      <w:b/>
      <w:bCs/>
    </w:rPr>
  </w:style>
  <w:style w:type="character" w:customStyle="1" w:styleId="apple-converted-space">
    <w:name w:val="apple-converted-space"/>
    <w:basedOn w:val="DefaultParagraphFont"/>
    <w:rsid w:val="00D75375"/>
  </w:style>
  <w:style w:type="character" w:customStyle="1" w:styleId="Heading4Char">
    <w:name w:val="Heading 4 Char"/>
    <w:basedOn w:val="DefaultParagraphFont"/>
    <w:link w:val="Heading4"/>
    <w:rsid w:val="009814D6"/>
    <w:rPr>
      <w:rFonts w:ascii="Arial Narrow" w:hAnsi="Arial Narrow"/>
      <w:b/>
      <w:sz w:val="28"/>
    </w:rPr>
  </w:style>
  <w:style w:type="character" w:customStyle="1" w:styleId="tooltipfieldname">
    <w:name w:val="tooltipfieldname"/>
    <w:basedOn w:val="DefaultParagraphFont"/>
    <w:rsid w:val="00063642"/>
  </w:style>
  <w:style w:type="character" w:customStyle="1" w:styleId="Heading3Char">
    <w:name w:val="Heading 3 Char"/>
    <w:basedOn w:val="DefaultParagraphFont"/>
    <w:link w:val="Heading3"/>
    <w:rsid w:val="00B47B5A"/>
    <w:rPr>
      <w:rFonts w:ascii="Arial Narrow" w:hAnsi="Arial Narrow"/>
      <w:b/>
      <w:spacing w:val="-10"/>
      <w:kern w:val="32"/>
      <w:sz w:val="36"/>
    </w:rPr>
  </w:style>
  <w:style w:type="table" w:customStyle="1" w:styleId="LightGrid-Accent51">
    <w:name w:val="Light Grid - Accent 51"/>
    <w:basedOn w:val="TableNormal"/>
    <w:next w:val="LightGrid-Accent5"/>
    <w:uiPriority w:val="62"/>
    <w:rsid w:val="0076608A"/>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5">
    <w:name w:val="Light Grid Accent 5"/>
    <w:basedOn w:val="TableNormal"/>
    <w:uiPriority w:val="62"/>
    <w:rsid w:val="0076608A"/>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ode">
    <w:name w:val="HTML Code"/>
    <w:basedOn w:val="DefaultParagraphFont"/>
    <w:uiPriority w:val="99"/>
    <w:semiHidden/>
    <w:unhideWhenUsed/>
    <w:rsid w:val="005C3C83"/>
    <w:rPr>
      <w:rFonts w:ascii="Courier New" w:eastAsia="Times New Roman" w:hAnsi="Courier New" w:cs="Courier New"/>
      <w:sz w:val="20"/>
      <w:szCs w:val="20"/>
    </w:rPr>
  </w:style>
  <w:style w:type="character" w:customStyle="1" w:styleId="Heading5Char">
    <w:name w:val="Heading 5 Char"/>
    <w:basedOn w:val="DefaultParagraphFont"/>
    <w:link w:val="Heading5"/>
    <w:rsid w:val="00BB328D"/>
    <w:rPr>
      <w:rFonts w:ascii="Arial Narrow" w:hAnsi="Arial Narrow"/>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57158">
      <w:bodyDiv w:val="1"/>
      <w:marLeft w:val="0"/>
      <w:marRight w:val="0"/>
      <w:marTop w:val="0"/>
      <w:marBottom w:val="0"/>
      <w:divBdr>
        <w:top w:val="none" w:sz="0" w:space="0" w:color="auto"/>
        <w:left w:val="none" w:sz="0" w:space="0" w:color="auto"/>
        <w:bottom w:val="none" w:sz="0" w:space="0" w:color="auto"/>
        <w:right w:val="none" w:sz="0" w:space="0" w:color="auto"/>
      </w:divBdr>
    </w:div>
    <w:div w:id="197016528">
      <w:bodyDiv w:val="1"/>
      <w:marLeft w:val="0"/>
      <w:marRight w:val="0"/>
      <w:marTop w:val="0"/>
      <w:marBottom w:val="0"/>
      <w:divBdr>
        <w:top w:val="none" w:sz="0" w:space="0" w:color="auto"/>
        <w:left w:val="none" w:sz="0" w:space="0" w:color="auto"/>
        <w:bottom w:val="none" w:sz="0" w:space="0" w:color="auto"/>
        <w:right w:val="none" w:sz="0" w:space="0" w:color="auto"/>
      </w:divBdr>
    </w:div>
    <w:div w:id="244847650">
      <w:bodyDiv w:val="1"/>
      <w:marLeft w:val="0"/>
      <w:marRight w:val="0"/>
      <w:marTop w:val="0"/>
      <w:marBottom w:val="0"/>
      <w:divBdr>
        <w:top w:val="none" w:sz="0" w:space="0" w:color="auto"/>
        <w:left w:val="none" w:sz="0" w:space="0" w:color="auto"/>
        <w:bottom w:val="none" w:sz="0" w:space="0" w:color="auto"/>
        <w:right w:val="none" w:sz="0" w:space="0" w:color="auto"/>
      </w:divBdr>
    </w:div>
    <w:div w:id="322241818">
      <w:bodyDiv w:val="1"/>
      <w:marLeft w:val="0"/>
      <w:marRight w:val="0"/>
      <w:marTop w:val="0"/>
      <w:marBottom w:val="0"/>
      <w:divBdr>
        <w:top w:val="none" w:sz="0" w:space="0" w:color="auto"/>
        <w:left w:val="none" w:sz="0" w:space="0" w:color="auto"/>
        <w:bottom w:val="none" w:sz="0" w:space="0" w:color="auto"/>
        <w:right w:val="none" w:sz="0" w:space="0" w:color="auto"/>
      </w:divBdr>
    </w:div>
    <w:div w:id="425227874">
      <w:bodyDiv w:val="1"/>
      <w:marLeft w:val="0"/>
      <w:marRight w:val="0"/>
      <w:marTop w:val="0"/>
      <w:marBottom w:val="0"/>
      <w:divBdr>
        <w:top w:val="none" w:sz="0" w:space="0" w:color="auto"/>
        <w:left w:val="none" w:sz="0" w:space="0" w:color="auto"/>
        <w:bottom w:val="none" w:sz="0" w:space="0" w:color="auto"/>
        <w:right w:val="none" w:sz="0" w:space="0" w:color="auto"/>
      </w:divBdr>
    </w:div>
    <w:div w:id="454636990">
      <w:bodyDiv w:val="1"/>
      <w:marLeft w:val="0"/>
      <w:marRight w:val="0"/>
      <w:marTop w:val="0"/>
      <w:marBottom w:val="0"/>
      <w:divBdr>
        <w:top w:val="none" w:sz="0" w:space="0" w:color="auto"/>
        <w:left w:val="none" w:sz="0" w:space="0" w:color="auto"/>
        <w:bottom w:val="none" w:sz="0" w:space="0" w:color="auto"/>
        <w:right w:val="none" w:sz="0" w:space="0" w:color="auto"/>
      </w:divBdr>
    </w:div>
    <w:div w:id="474642648">
      <w:bodyDiv w:val="1"/>
      <w:marLeft w:val="0"/>
      <w:marRight w:val="0"/>
      <w:marTop w:val="0"/>
      <w:marBottom w:val="0"/>
      <w:divBdr>
        <w:top w:val="none" w:sz="0" w:space="0" w:color="auto"/>
        <w:left w:val="none" w:sz="0" w:space="0" w:color="auto"/>
        <w:bottom w:val="none" w:sz="0" w:space="0" w:color="auto"/>
        <w:right w:val="none" w:sz="0" w:space="0" w:color="auto"/>
      </w:divBdr>
    </w:div>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587541755">
      <w:bodyDiv w:val="1"/>
      <w:marLeft w:val="0"/>
      <w:marRight w:val="0"/>
      <w:marTop w:val="0"/>
      <w:marBottom w:val="0"/>
      <w:divBdr>
        <w:top w:val="none" w:sz="0" w:space="0" w:color="auto"/>
        <w:left w:val="none" w:sz="0" w:space="0" w:color="auto"/>
        <w:bottom w:val="none" w:sz="0" w:space="0" w:color="auto"/>
        <w:right w:val="none" w:sz="0" w:space="0" w:color="auto"/>
      </w:divBdr>
    </w:div>
    <w:div w:id="596792720">
      <w:bodyDiv w:val="1"/>
      <w:marLeft w:val="0"/>
      <w:marRight w:val="0"/>
      <w:marTop w:val="0"/>
      <w:marBottom w:val="0"/>
      <w:divBdr>
        <w:top w:val="none" w:sz="0" w:space="0" w:color="auto"/>
        <w:left w:val="none" w:sz="0" w:space="0" w:color="auto"/>
        <w:bottom w:val="none" w:sz="0" w:space="0" w:color="auto"/>
        <w:right w:val="none" w:sz="0" w:space="0" w:color="auto"/>
      </w:divBdr>
    </w:div>
    <w:div w:id="637608557">
      <w:bodyDiv w:val="1"/>
      <w:marLeft w:val="0"/>
      <w:marRight w:val="0"/>
      <w:marTop w:val="0"/>
      <w:marBottom w:val="0"/>
      <w:divBdr>
        <w:top w:val="none" w:sz="0" w:space="0" w:color="auto"/>
        <w:left w:val="none" w:sz="0" w:space="0" w:color="auto"/>
        <w:bottom w:val="none" w:sz="0" w:space="0" w:color="auto"/>
        <w:right w:val="none" w:sz="0" w:space="0" w:color="auto"/>
      </w:divBdr>
    </w:div>
    <w:div w:id="683749088">
      <w:bodyDiv w:val="1"/>
      <w:marLeft w:val="0"/>
      <w:marRight w:val="0"/>
      <w:marTop w:val="0"/>
      <w:marBottom w:val="0"/>
      <w:divBdr>
        <w:top w:val="none" w:sz="0" w:space="0" w:color="auto"/>
        <w:left w:val="none" w:sz="0" w:space="0" w:color="auto"/>
        <w:bottom w:val="none" w:sz="0" w:space="0" w:color="auto"/>
        <w:right w:val="none" w:sz="0" w:space="0" w:color="auto"/>
      </w:divBdr>
    </w:div>
    <w:div w:id="692346585">
      <w:bodyDiv w:val="1"/>
      <w:marLeft w:val="0"/>
      <w:marRight w:val="0"/>
      <w:marTop w:val="0"/>
      <w:marBottom w:val="0"/>
      <w:divBdr>
        <w:top w:val="none" w:sz="0" w:space="0" w:color="auto"/>
        <w:left w:val="none" w:sz="0" w:space="0" w:color="auto"/>
        <w:bottom w:val="none" w:sz="0" w:space="0" w:color="auto"/>
        <w:right w:val="none" w:sz="0" w:space="0" w:color="auto"/>
      </w:divBdr>
    </w:div>
    <w:div w:id="694234262">
      <w:bodyDiv w:val="1"/>
      <w:marLeft w:val="0"/>
      <w:marRight w:val="0"/>
      <w:marTop w:val="0"/>
      <w:marBottom w:val="0"/>
      <w:divBdr>
        <w:top w:val="none" w:sz="0" w:space="0" w:color="auto"/>
        <w:left w:val="none" w:sz="0" w:space="0" w:color="auto"/>
        <w:bottom w:val="none" w:sz="0" w:space="0" w:color="auto"/>
        <w:right w:val="none" w:sz="0" w:space="0" w:color="auto"/>
      </w:divBdr>
    </w:div>
    <w:div w:id="751508075">
      <w:bodyDiv w:val="1"/>
      <w:marLeft w:val="0"/>
      <w:marRight w:val="0"/>
      <w:marTop w:val="0"/>
      <w:marBottom w:val="0"/>
      <w:divBdr>
        <w:top w:val="none" w:sz="0" w:space="0" w:color="auto"/>
        <w:left w:val="none" w:sz="0" w:space="0" w:color="auto"/>
        <w:bottom w:val="none" w:sz="0" w:space="0" w:color="auto"/>
        <w:right w:val="none" w:sz="0" w:space="0" w:color="auto"/>
      </w:divBdr>
    </w:div>
    <w:div w:id="768545374">
      <w:bodyDiv w:val="1"/>
      <w:marLeft w:val="0"/>
      <w:marRight w:val="0"/>
      <w:marTop w:val="0"/>
      <w:marBottom w:val="0"/>
      <w:divBdr>
        <w:top w:val="none" w:sz="0" w:space="0" w:color="auto"/>
        <w:left w:val="none" w:sz="0" w:space="0" w:color="auto"/>
        <w:bottom w:val="none" w:sz="0" w:space="0" w:color="auto"/>
        <w:right w:val="none" w:sz="0" w:space="0" w:color="auto"/>
      </w:divBdr>
    </w:div>
    <w:div w:id="783502663">
      <w:bodyDiv w:val="1"/>
      <w:marLeft w:val="0"/>
      <w:marRight w:val="0"/>
      <w:marTop w:val="0"/>
      <w:marBottom w:val="0"/>
      <w:divBdr>
        <w:top w:val="none" w:sz="0" w:space="0" w:color="auto"/>
        <w:left w:val="none" w:sz="0" w:space="0" w:color="auto"/>
        <w:bottom w:val="none" w:sz="0" w:space="0" w:color="auto"/>
        <w:right w:val="none" w:sz="0" w:space="0" w:color="auto"/>
      </w:divBdr>
    </w:div>
    <w:div w:id="818420838">
      <w:bodyDiv w:val="1"/>
      <w:marLeft w:val="0"/>
      <w:marRight w:val="0"/>
      <w:marTop w:val="0"/>
      <w:marBottom w:val="0"/>
      <w:divBdr>
        <w:top w:val="none" w:sz="0" w:space="0" w:color="auto"/>
        <w:left w:val="none" w:sz="0" w:space="0" w:color="auto"/>
        <w:bottom w:val="none" w:sz="0" w:space="0" w:color="auto"/>
        <w:right w:val="none" w:sz="0" w:space="0" w:color="auto"/>
      </w:divBdr>
    </w:div>
    <w:div w:id="821124442">
      <w:bodyDiv w:val="1"/>
      <w:marLeft w:val="0"/>
      <w:marRight w:val="0"/>
      <w:marTop w:val="0"/>
      <w:marBottom w:val="0"/>
      <w:divBdr>
        <w:top w:val="none" w:sz="0" w:space="0" w:color="auto"/>
        <w:left w:val="none" w:sz="0" w:space="0" w:color="auto"/>
        <w:bottom w:val="none" w:sz="0" w:space="0" w:color="auto"/>
        <w:right w:val="none" w:sz="0" w:space="0" w:color="auto"/>
      </w:divBdr>
    </w:div>
    <w:div w:id="988242152">
      <w:bodyDiv w:val="1"/>
      <w:marLeft w:val="0"/>
      <w:marRight w:val="0"/>
      <w:marTop w:val="0"/>
      <w:marBottom w:val="0"/>
      <w:divBdr>
        <w:top w:val="none" w:sz="0" w:space="0" w:color="auto"/>
        <w:left w:val="none" w:sz="0" w:space="0" w:color="auto"/>
        <w:bottom w:val="none" w:sz="0" w:space="0" w:color="auto"/>
        <w:right w:val="none" w:sz="0" w:space="0" w:color="auto"/>
      </w:divBdr>
    </w:div>
    <w:div w:id="1086194780">
      <w:bodyDiv w:val="1"/>
      <w:marLeft w:val="0"/>
      <w:marRight w:val="0"/>
      <w:marTop w:val="0"/>
      <w:marBottom w:val="0"/>
      <w:divBdr>
        <w:top w:val="none" w:sz="0" w:space="0" w:color="auto"/>
        <w:left w:val="none" w:sz="0" w:space="0" w:color="auto"/>
        <w:bottom w:val="none" w:sz="0" w:space="0" w:color="auto"/>
        <w:right w:val="none" w:sz="0" w:space="0" w:color="auto"/>
      </w:divBdr>
    </w:div>
    <w:div w:id="1094286149">
      <w:bodyDiv w:val="1"/>
      <w:marLeft w:val="0"/>
      <w:marRight w:val="0"/>
      <w:marTop w:val="0"/>
      <w:marBottom w:val="0"/>
      <w:divBdr>
        <w:top w:val="none" w:sz="0" w:space="0" w:color="auto"/>
        <w:left w:val="none" w:sz="0" w:space="0" w:color="auto"/>
        <w:bottom w:val="none" w:sz="0" w:space="0" w:color="auto"/>
        <w:right w:val="none" w:sz="0" w:space="0" w:color="auto"/>
      </w:divBdr>
      <w:divsChild>
        <w:div w:id="2083598708">
          <w:marLeft w:val="0"/>
          <w:marRight w:val="0"/>
          <w:marTop w:val="0"/>
          <w:marBottom w:val="0"/>
          <w:divBdr>
            <w:top w:val="none" w:sz="0" w:space="0" w:color="auto"/>
            <w:left w:val="none" w:sz="0" w:space="0" w:color="auto"/>
            <w:bottom w:val="none" w:sz="0" w:space="0" w:color="auto"/>
            <w:right w:val="none" w:sz="0" w:space="0" w:color="auto"/>
          </w:divBdr>
        </w:div>
      </w:divsChild>
    </w:div>
    <w:div w:id="1155220640">
      <w:bodyDiv w:val="1"/>
      <w:marLeft w:val="0"/>
      <w:marRight w:val="0"/>
      <w:marTop w:val="0"/>
      <w:marBottom w:val="0"/>
      <w:divBdr>
        <w:top w:val="none" w:sz="0" w:space="0" w:color="auto"/>
        <w:left w:val="none" w:sz="0" w:space="0" w:color="auto"/>
        <w:bottom w:val="none" w:sz="0" w:space="0" w:color="auto"/>
        <w:right w:val="none" w:sz="0" w:space="0" w:color="auto"/>
      </w:divBdr>
    </w:div>
    <w:div w:id="1265378777">
      <w:bodyDiv w:val="1"/>
      <w:marLeft w:val="0"/>
      <w:marRight w:val="0"/>
      <w:marTop w:val="0"/>
      <w:marBottom w:val="0"/>
      <w:divBdr>
        <w:top w:val="none" w:sz="0" w:space="0" w:color="auto"/>
        <w:left w:val="none" w:sz="0" w:space="0" w:color="auto"/>
        <w:bottom w:val="none" w:sz="0" w:space="0" w:color="auto"/>
        <w:right w:val="none" w:sz="0" w:space="0" w:color="auto"/>
      </w:divBdr>
    </w:div>
    <w:div w:id="1319111206">
      <w:bodyDiv w:val="1"/>
      <w:marLeft w:val="0"/>
      <w:marRight w:val="0"/>
      <w:marTop w:val="0"/>
      <w:marBottom w:val="0"/>
      <w:divBdr>
        <w:top w:val="none" w:sz="0" w:space="0" w:color="auto"/>
        <w:left w:val="none" w:sz="0" w:space="0" w:color="auto"/>
        <w:bottom w:val="none" w:sz="0" w:space="0" w:color="auto"/>
        <w:right w:val="none" w:sz="0" w:space="0" w:color="auto"/>
      </w:divBdr>
    </w:div>
    <w:div w:id="1344283372">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1716807483">
      <w:bodyDiv w:val="1"/>
      <w:marLeft w:val="0"/>
      <w:marRight w:val="0"/>
      <w:marTop w:val="0"/>
      <w:marBottom w:val="0"/>
      <w:divBdr>
        <w:top w:val="none" w:sz="0" w:space="0" w:color="auto"/>
        <w:left w:val="none" w:sz="0" w:space="0" w:color="auto"/>
        <w:bottom w:val="none" w:sz="0" w:space="0" w:color="auto"/>
        <w:right w:val="none" w:sz="0" w:space="0" w:color="auto"/>
      </w:divBdr>
    </w:div>
    <w:div w:id="1718123762">
      <w:bodyDiv w:val="1"/>
      <w:marLeft w:val="0"/>
      <w:marRight w:val="0"/>
      <w:marTop w:val="0"/>
      <w:marBottom w:val="0"/>
      <w:divBdr>
        <w:top w:val="none" w:sz="0" w:space="0" w:color="auto"/>
        <w:left w:val="none" w:sz="0" w:space="0" w:color="auto"/>
        <w:bottom w:val="none" w:sz="0" w:space="0" w:color="auto"/>
        <w:right w:val="none" w:sz="0" w:space="0" w:color="auto"/>
      </w:divBdr>
    </w:div>
    <w:div w:id="1776363871">
      <w:bodyDiv w:val="1"/>
      <w:marLeft w:val="0"/>
      <w:marRight w:val="0"/>
      <w:marTop w:val="0"/>
      <w:marBottom w:val="0"/>
      <w:divBdr>
        <w:top w:val="none" w:sz="0" w:space="0" w:color="auto"/>
        <w:left w:val="none" w:sz="0" w:space="0" w:color="auto"/>
        <w:bottom w:val="none" w:sz="0" w:space="0" w:color="auto"/>
        <w:right w:val="none" w:sz="0" w:space="0" w:color="auto"/>
      </w:divBdr>
    </w:div>
    <w:div w:id="1807509361">
      <w:bodyDiv w:val="1"/>
      <w:marLeft w:val="0"/>
      <w:marRight w:val="0"/>
      <w:marTop w:val="0"/>
      <w:marBottom w:val="0"/>
      <w:divBdr>
        <w:top w:val="none" w:sz="0" w:space="0" w:color="auto"/>
        <w:left w:val="none" w:sz="0" w:space="0" w:color="auto"/>
        <w:bottom w:val="none" w:sz="0" w:space="0" w:color="auto"/>
        <w:right w:val="none" w:sz="0" w:space="0" w:color="auto"/>
      </w:divBdr>
    </w:div>
    <w:div w:id="1829662337">
      <w:bodyDiv w:val="1"/>
      <w:marLeft w:val="0"/>
      <w:marRight w:val="0"/>
      <w:marTop w:val="0"/>
      <w:marBottom w:val="0"/>
      <w:divBdr>
        <w:top w:val="none" w:sz="0" w:space="0" w:color="auto"/>
        <w:left w:val="none" w:sz="0" w:space="0" w:color="auto"/>
        <w:bottom w:val="none" w:sz="0" w:space="0" w:color="auto"/>
        <w:right w:val="none" w:sz="0" w:space="0" w:color="auto"/>
      </w:divBdr>
    </w:div>
    <w:div w:id="2086417627">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 w:id="211670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hyperlink" Target="http://apps.cybersource.com/library/documentation/dev_guides/AliPayDom/AliPay_Dom_SO_API.pdf" TargetMode="External"/><Relationship Id="rId21" Type="http://schemas.openxmlformats.org/officeDocument/2006/relationships/image" Target="media/image6.jpeg"/><Relationship Id="rId42" Type="http://schemas.openxmlformats.org/officeDocument/2006/relationships/hyperlink" Target="http://apps.cybersource.com/library/documentation/sbc/quickref/currencies.pdf" TargetMode="External"/><Relationship Id="rId47" Type="http://schemas.openxmlformats.org/officeDocument/2006/relationships/hyperlink" Target="https://cybersource09.tech-prtnr-na07.dw.demandware.net/on/demandware.store/Sites-Site/default/ViewPaymentMethod_52-Show?PaymentMethodUUID=de6053816beb9b83e884a18af1&amp;ChannelID=2bf86b419a8495def13f40220f&amp;csrf_token=pQQLTV_vVrt2lZ_ytq3Uuj_YwznYq29INxIYLdUz0icUkHAtqWiU9623EEJ_w4E_gnnMQGKd8yP0nZM3zB_3TdOk-C9piQjnnIQclYKcW1W9RTijhf_wVybhkcvDaAH28t1RUpH_TZlWW1h0lc3ELowHPCKBRxnL3T_NgOVWZ2oHCkLIrP8" TargetMode="External"/><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apps.cybersource.com/library/documentation/dev_guides/Payer_Authentication_IG/html/" TargetMode="External"/><Relationship Id="rId16" Type="http://schemas.openxmlformats.org/officeDocument/2006/relationships/hyperlink" Target="http://www.cybersource.com/support_center/support_documentation/services_documentation/payment.php" TargetMode="External"/><Relationship Id="rId107" Type="http://schemas.openxmlformats.org/officeDocument/2006/relationships/hyperlink" Target="http://www.cybersource.com/support_center/support_documentation/quick_references/view.php?page_id=422" TargetMode="External"/><Relationship Id="rId11" Type="http://schemas.openxmlformats.org/officeDocument/2006/relationships/footer" Target="footer1.xml"/><Relationship Id="rId32" Type="http://schemas.openxmlformats.org/officeDocument/2006/relationships/image" Target="media/image14.jpeg"/><Relationship Id="rId37" Type="http://schemas.openxmlformats.org/officeDocument/2006/relationships/image" Target="media/image16.png"/><Relationship Id="rId53" Type="http://schemas.openxmlformats.org/officeDocument/2006/relationships/hyperlink" Target="https://cybersource09-tech-prtnr-na07-dw.demandware.net/on/demandware.store/Sites-Site/default/ViewPaymentMethod_52-Show?PaymentMethodUUID=1fb5a790ae3b6e6dd9417313a3&amp;ChannelID=025c7f6c4d15d5fe01087cb012&amp;csrf_token=H-tq6OnczJIMz54a9MpnrhCH1u04ZZgTOMCPUYUAEBmKlllNFEApfroCnA4Db0WCMl5_VYzj1N-bh_dgbWhMIZs0w-T9UT9My_uPMD_YW319mlQXHEYSwbcYPjCdrwaEebyU2gFE6CF2-pk-xKgN6clcWC9OBA8tohZ6Xm0gEYGmpp_MguI" TargetMode="External"/><Relationship Id="rId58" Type="http://schemas.openxmlformats.org/officeDocument/2006/relationships/image" Target="media/image27.png"/><Relationship Id="rId74" Type="http://schemas.openxmlformats.org/officeDocument/2006/relationships/hyperlink" Target="https://sandbox-assets.secure.checkout.visa.com/checkout-widget/resources/js/integration/v1/sdk.js" TargetMode="External"/><Relationship Id="rId79" Type="http://schemas.openxmlformats.org/officeDocument/2006/relationships/image" Target="media/image43.jpeg"/><Relationship Id="rId102" Type="http://schemas.openxmlformats.org/officeDocument/2006/relationships/image" Target="media/image66.png"/><Relationship Id="rId123" Type="http://schemas.openxmlformats.org/officeDocument/2006/relationships/hyperlink" Target="https://developer.paypal.com/demo/checkout/"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4.png"/><Relationship Id="rId95" Type="http://schemas.openxmlformats.org/officeDocument/2006/relationships/image" Target="media/image59.png"/><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cybersource04.tech-prtnr-na02.dw.demandware.net/on/demandware.store/Sites-Site/default/SiteNavigationBar-ShowMenuitemOverview?CurrentMenuItemId=site-prefs" TargetMode="External"/><Relationship Id="rId35" Type="http://schemas.openxmlformats.org/officeDocument/2006/relationships/hyperlink" Target="https://cybersource04.tech-prtnr-na02.dw.demandware.net/on/demandware.store/Sites-Site/default/CustomPreferences-View?PreferenceType=SITE" TargetMode="External"/><Relationship Id="rId43" Type="http://schemas.openxmlformats.org/officeDocument/2006/relationships/image" Target="media/image21.png"/><Relationship Id="rId48"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7.png"/><Relationship Id="rId77" Type="http://schemas.openxmlformats.org/officeDocument/2006/relationships/hyperlink" Target="https://secure.checkout.visa.com/wallet-services-web/xo/button.png" TargetMode="External"/><Relationship Id="rId100" Type="http://schemas.openxmlformats.org/officeDocument/2006/relationships/image" Target="media/image64.png"/><Relationship Id="rId105" Type="http://schemas.openxmlformats.org/officeDocument/2006/relationships/image" Target="media/image69.png"/><Relationship Id="rId113" Type="http://schemas.openxmlformats.org/officeDocument/2006/relationships/hyperlink" Target="http://apps.cybersource.com/library/documentation/dev_guides/Verification_Svcs_IG/20091012_Verification_IG.pdf" TargetMode="External"/><Relationship Id="rId118" Type="http://schemas.openxmlformats.org/officeDocument/2006/relationships/hyperlink" Target="http://apps.cybersource.com/library/documentation/dev_guides/AliPayInt/AliPay_Int_SO_API.pdf" TargetMode="External"/><Relationship Id="rId12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cybersource09-tech-prtnr-na07-dw.demandware.net/on/demandware.store/Sites-Site/default/ViewPaymentMethod_52-Show?PaymentMethodUUID=80926ad5f3ab229d4be2bbf3a7&amp;ChannelID=025c7f6c4d15d5fe01087cb012&amp;csrf_token=H-tq6OnczJIMz54a9MpnrhCH1u04ZZgTOMCPUYUAEBmKlllNFEApfroCnA4Db0WCMl5_VYzj1N-bh_dgbWhMIZs0w-T9UT9My_uPMD_YW319mlQXHEYSwbcYPjCdrwaEebyU2gFE6CF2-pk-xKgN6clcWC9OBA8tohZ6Xm0gEYGmpp_MguI" TargetMode="External"/><Relationship Id="rId72" Type="http://schemas.openxmlformats.org/officeDocument/2006/relationships/image" Target="media/image40.png"/><Relationship Id="rId80" Type="http://schemas.openxmlformats.org/officeDocument/2006/relationships/image" Target="media/image44.jpeg"/><Relationship Id="rId85" Type="http://schemas.openxmlformats.org/officeDocument/2006/relationships/image" Target="media/image49.png"/><Relationship Id="rId93" Type="http://schemas.openxmlformats.org/officeDocument/2006/relationships/image" Target="media/image57.png"/><Relationship Id="rId98" Type="http://schemas.openxmlformats.org/officeDocument/2006/relationships/image" Target="media/image62.png"/><Relationship Id="rId121" Type="http://schemas.openxmlformats.org/officeDocument/2006/relationships/hyperlink" Target="http://apps.cybersource.com/library/documentation/dev_guides/OnlineBankTransfers_SO_API/OnlineBankTransfers_SO_API.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cybersource.com/products_and_services/payment_security/hosted_payment_acceptance/" TargetMode="External"/><Relationship Id="rId25" Type="http://schemas.openxmlformats.org/officeDocument/2006/relationships/image" Target="media/image10.jpeg"/><Relationship Id="rId33"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28.png"/><Relationship Id="rId67" Type="http://schemas.openxmlformats.org/officeDocument/2006/relationships/image" Target="media/image35.png"/><Relationship Id="rId103" Type="http://schemas.openxmlformats.org/officeDocument/2006/relationships/image" Target="media/image67.png"/><Relationship Id="rId108" Type="http://schemas.openxmlformats.org/officeDocument/2006/relationships/hyperlink" Target="http://apps.cybersource.com/library/documentation/dev_guides/CC_Svcs_SO_API/Credit_Cards_SO_API.pdf" TargetMode="External"/><Relationship Id="rId116" Type="http://schemas.openxmlformats.org/officeDocument/2006/relationships/hyperlink" Target="http://apps.cybersource.com/library/documentation/dev_guides/Retail_SO_API/Retail_SO_API.pdf" TargetMode="External"/><Relationship Id="rId124" Type="http://schemas.openxmlformats.org/officeDocument/2006/relationships/header" Target="header4.xml"/><Relationship Id="rId20" Type="http://schemas.openxmlformats.org/officeDocument/2006/relationships/image" Target="cid:image003.jpg@01D22FA7.D802ED00" TargetMode="External"/><Relationship Id="rId41" Type="http://schemas.openxmlformats.org/officeDocument/2006/relationships/image" Target="media/image20.png"/><Relationship Id="rId54" Type="http://schemas.openxmlformats.org/officeDocument/2006/relationships/hyperlink" Target="https://cybersource09-tech-prtnr-na07-dw.demandware.net/on/demandware.store/Sites-Site/default/ViewPaymentMethod_52-Show?PaymentMethodUUID=0ff468a00d9ec8cb0ef3c556d1&amp;ChannelID=025c7f6c4d15d5fe01087cb012&amp;csrf_token=H-tq6OnczJIMz54a9MpnrhCH1u04ZZgTOMCPUYUAEBmKlllNFEApfroCnA4Db0WCMl5_VYzj1N-bh_dgbWhMIZs0w-T9UT9My_uPMD_YW319mlQXHEYSwbcYPjCdrwaEebyU2gFE6CF2-pk-xKgN6clcWC9OBA8tohZ6Xm0gEYGmpp_MguI" TargetMode="External"/><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hyperlink" Target="https://assets.secure.checkout.visa.com/checkout-widget/resources/js/integration/v1/sdk.js" TargetMode="External"/><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image" Target="media/image55.png"/><Relationship Id="rId96" Type="http://schemas.openxmlformats.org/officeDocument/2006/relationships/image" Target="media/image60.png"/><Relationship Id="rId111" Type="http://schemas.openxmlformats.org/officeDocument/2006/relationships/hyperlink" Target="http://apps.cybersource.com/library/documentation/dev_guides/Payer_Authentication_IG/20090928_Payauth_IG.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5.jpeg"/><Relationship Id="rId49" Type="http://schemas.openxmlformats.org/officeDocument/2006/relationships/hyperlink" Target="https://cybersource02.tech-prtnr-na02.dw.demandware.net/on/demandware.store/Sites-Site/default/ViewPaymentMethod_52-Show?PaymentMethodUUID=2e465f83282638559e5b5d8909&amp;ChannelID=0529909f885a5606e75e831d7c" TargetMode="External"/><Relationship Id="rId57" Type="http://schemas.openxmlformats.org/officeDocument/2006/relationships/image" Target="media/image26.png"/><Relationship Id="rId106" Type="http://schemas.openxmlformats.org/officeDocument/2006/relationships/hyperlink" Target="http://www.cybersource.com/support_center/implementation/testing_info/simple_order_api/General_testing_info/soapi_general_test.html" TargetMode="External"/><Relationship Id="rId114" Type="http://schemas.openxmlformats.org/officeDocument/2006/relationships/hyperlink" Target="http://www.cybersource.com/support_center/support_documentation/services_documentation/tax.php" TargetMode="External"/><Relationship Id="rId119" Type="http://schemas.openxmlformats.org/officeDocument/2006/relationships/hyperlink" Target="http://apps.cybersource.com/library/documentation/dev_guides/VCO_SO_API/Visa_Checkout_SO_API.pdf" TargetMode="External"/><Relationship Id="rId127" Type="http://schemas.microsoft.com/office/2011/relationships/people" Target="people.xml"/><Relationship Id="rId10" Type="http://schemas.openxmlformats.org/officeDocument/2006/relationships/header" Target="header2.xml"/><Relationship Id="rId31" Type="http://schemas.openxmlformats.org/officeDocument/2006/relationships/hyperlink" Target="https://cybersource04.tech-prtnr-na02.dw.demandware.net/on/demandware.store/Sites-Site/default/CustomPreferences-View?PreferenceType=SITE" TargetMode="External"/><Relationship Id="rId44" Type="http://schemas.openxmlformats.org/officeDocument/2006/relationships/image" Target="media/image22.png"/><Relationship Id="rId52" Type="http://schemas.openxmlformats.org/officeDocument/2006/relationships/hyperlink" Target="https://cybersource09-tech-prtnr-na07-dw.demandware.net/on/demandware.store/Sites-Site/default/ViewPaymentMethod_52-Show?PaymentMethodUUID=89c5706ffe12b4701a20fcd25d&amp;ChannelID=025c7f6c4d15d5fe01087cb012&amp;csrf_token=H-tq6OnczJIMz54a9MpnrhCH1u04ZZgTOMCPUYUAEBmKlllNFEApfroCnA4Db0WCMl5_VYzj1N-bh_dgbWhMIZs0w-T9UT9My_uPMD_YW319mlQXHEYSwbcYPjCdrwaEebyU2gFE6CF2-pk-xKgN6clcWC9OBA8tohZ6Xm0gEYGmpp_MguI" TargetMode="External"/><Relationship Id="rId60" Type="http://schemas.openxmlformats.org/officeDocument/2006/relationships/image" Target="media/image29.png"/><Relationship Id="rId65" Type="http://schemas.openxmlformats.org/officeDocument/2006/relationships/image" Target="cid:image001.png@01D22FB4.0F307B60" TargetMode="External"/><Relationship Id="rId73" Type="http://schemas.openxmlformats.org/officeDocument/2006/relationships/image" Target="media/image41.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www.cybersource.com/support_center/support_documentation"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emf"/><Relationship Id="rId39" Type="http://schemas.openxmlformats.org/officeDocument/2006/relationships/image" Target="media/image18.png"/><Relationship Id="rId109" Type="http://schemas.openxmlformats.org/officeDocument/2006/relationships/hyperlink" Target="http://apps.cybersource.com/library/documentation/dev_guides/Getting_Started/Getting_Started_Advanced.pdf" TargetMode="External"/><Relationship Id="rId34" Type="http://schemas.openxmlformats.org/officeDocument/2006/relationships/hyperlink" Target="https://cybersource04.tech-prtnr-na02.dw.demandware.net/on/demandware.store/Sites-Site/default/SiteNavigationBar-ShowMenuitemOverview?CurrentMenuItemId=site-prefs" TargetMode="External"/><Relationship Id="rId50" Type="http://schemas.openxmlformats.org/officeDocument/2006/relationships/hyperlink" Target="https://cybersource02.tech-prtnr-na02.dw.demandware.net/on/demandware.store/Sites-Site/default/ViewPaymentMethod_52-Show?PaymentMethodUUID=d957151d6c54ebbe0d99533b91&amp;ChannelID=0529909f885a5606e75e831d7c" TargetMode="External"/><Relationship Id="rId55" Type="http://schemas.openxmlformats.org/officeDocument/2006/relationships/hyperlink" Target="https://cybersource09-tech-prtnr-na07-dw.demandware.net/on/demandware.store/Sites-Site/default/ViewPaymentMethod_52-Show?PaymentMethodUUID=bf6cf49635cb4ac5efefd6e4da&amp;ChannelID=025c7f6c4d15d5fe01087cb012&amp;csrf_token=H-tq6OnczJIMz54a9MpnrhCH1u04ZZgTOMCPUYUAEBmKlllNFEApfroCnA4Db0WCMl5_VYzj1N-bh_dgbWhMIZs0w-T9UT9My_uPMD_YW319mlQXHEYSwbcYPjCdrwaEebyU2gFE6CF2-pk-xKgN6clcWC9OBA8tohZ6Xm0gEYGmpp_MguI" TargetMode="External"/><Relationship Id="rId76" Type="http://schemas.openxmlformats.org/officeDocument/2006/relationships/hyperlink" Target="https://sandbox.secure.checkout.visa.com/wallet-services-web/xo/button.png" TargetMode="External"/><Relationship Id="rId97" Type="http://schemas.openxmlformats.org/officeDocument/2006/relationships/image" Target="media/image61.png"/><Relationship Id="rId104" Type="http://schemas.openxmlformats.org/officeDocument/2006/relationships/image" Target="media/image68.png"/><Relationship Id="rId120" Type="http://schemas.openxmlformats.org/officeDocument/2006/relationships/hyperlink" Target="http://apps.cybersource.com/library/documentation/dev_guides/apple_payments/getting_started/Getting_Started.pdf" TargetMode="External"/><Relationship Id="rId12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cybersource04.tech-prtnr-na02.dw.demandware.net/on/demandware.store/Sites-Site/default/ViewApplication-SelectSite?MenuGroupID=ChannelMenu&amp;ChannelID=bcbcIiaagtq3oaaac631602PJ3&amp;SelectedSiteID=bcbcIiaagtq3oaaac631602PJ3" TargetMode="External"/><Relationship Id="rId24" Type="http://schemas.openxmlformats.org/officeDocument/2006/relationships/image" Target="media/image9.jpeg"/><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34.png"/><Relationship Id="rId87" Type="http://schemas.openxmlformats.org/officeDocument/2006/relationships/image" Target="media/image51.png"/><Relationship Id="rId110" Type="http://schemas.openxmlformats.org/officeDocument/2006/relationships/hyperlink" Target="http://www.cybersource.com/support_center/support_documentation/quick_references/" TargetMode="External"/><Relationship Id="rId115" Type="http://schemas.openxmlformats.org/officeDocument/2006/relationships/hyperlink" Target="http://apps.cybersource.com/library/documentation/dev_guides/Tax_IG/Tax_Guide.pdf" TargetMode="External"/><Relationship Id="rId61" Type="http://schemas.openxmlformats.org/officeDocument/2006/relationships/image" Target="media/image30.png"/><Relationship Id="rId8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94611D-BCAB-48FF-955B-5954A64A0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3455</TotalTime>
  <Pages>170</Pages>
  <Words>38404</Words>
  <Characters>218904</Characters>
  <Application>Microsoft Office Word</Application>
  <DocSecurity>0</DocSecurity>
  <Lines>1824</Lines>
  <Paragraphs>513</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256795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Pawan Chugh</cp:lastModifiedBy>
  <cp:revision>315</cp:revision>
  <dcterms:created xsi:type="dcterms:W3CDTF">2017-08-23T04:09:00Z</dcterms:created>
  <dcterms:modified xsi:type="dcterms:W3CDTF">2017-09-11T11:10:00Z</dcterms:modified>
</cp:coreProperties>
</file>