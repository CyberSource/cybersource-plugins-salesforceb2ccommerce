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4E0415" w14:textId="77777777" w:rsidR="003D49FF" w:rsidRPr="00E33D85" w:rsidRDefault="003D49FF" w:rsidP="00D47329">
      <w:pPr>
        <w:pStyle w:val="SuperTitle"/>
        <w:jc w:val="left"/>
        <w:rPr>
          <w:rFonts w:asciiTheme="minorHAnsi" w:hAnsiTheme="minorHAnsi"/>
        </w:rPr>
      </w:pPr>
    </w:p>
    <w:p w14:paraId="6EFF9B41" w14:textId="77777777" w:rsidR="003D49FF" w:rsidRPr="00E33D85" w:rsidRDefault="003D49FF" w:rsidP="00B3035F">
      <w:pPr>
        <w:pStyle w:val="Title"/>
        <w:jc w:val="center"/>
        <w:rPr>
          <w:rFonts w:asciiTheme="minorHAnsi" w:hAnsiTheme="minorHAnsi"/>
        </w:rPr>
      </w:pPr>
      <w:r w:rsidRPr="00E33D85">
        <w:rPr>
          <w:rFonts w:asciiTheme="minorHAnsi" w:hAnsiTheme="minorHAnsi"/>
        </w:rPr>
        <w:t>CyberSourceCartridge</w:t>
      </w:r>
    </w:p>
    <w:p w14:paraId="5EF3EFBE" w14:textId="13A3A8F8" w:rsidR="003D49FF" w:rsidRPr="00E33D85" w:rsidRDefault="00B70C05" w:rsidP="00B70C05">
      <w:pPr>
        <w:pStyle w:val="Version"/>
        <w:tabs>
          <w:tab w:val="center" w:pos="5040"/>
        </w:tabs>
        <w:jc w:val="left"/>
        <w:rPr>
          <w:rFonts w:asciiTheme="minorHAnsi" w:hAnsiTheme="minorHAnsi"/>
        </w:rPr>
      </w:pPr>
      <w:r w:rsidRPr="00E33D85">
        <w:rPr>
          <w:rFonts w:asciiTheme="minorHAnsi" w:hAnsiTheme="minorHAnsi"/>
        </w:rPr>
        <w:tab/>
      </w:r>
      <w:r w:rsidR="0009037C" w:rsidRPr="00E33D85">
        <w:rPr>
          <w:rFonts w:asciiTheme="minorHAnsi" w:hAnsiTheme="minorHAnsi"/>
        </w:rPr>
        <w:t xml:space="preserve">Version </w:t>
      </w:r>
      <w:r w:rsidR="001801DE" w:rsidRPr="00E33D85">
        <w:rPr>
          <w:rFonts w:asciiTheme="minorHAnsi" w:hAnsiTheme="minorHAnsi"/>
        </w:rPr>
        <w:t>1</w:t>
      </w:r>
      <w:r w:rsidR="00676AEF">
        <w:rPr>
          <w:rFonts w:asciiTheme="minorHAnsi" w:hAnsiTheme="minorHAnsi"/>
        </w:rPr>
        <w:t>7.2</w:t>
      </w:r>
    </w:p>
    <w:p w14:paraId="4F4131DA" w14:textId="77777777" w:rsidR="00B74633" w:rsidRPr="00E33D85" w:rsidRDefault="008557D0" w:rsidP="00B3035F">
      <w:pPr>
        <w:pStyle w:val="Version"/>
        <w:keepNext w:val="0"/>
        <w:jc w:val="center"/>
        <w:rPr>
          <w:rFonts w:asciiTheme="minorHAnsi" w:hAnsiTheme="minorHAnsi"/>
          <w:sz w:val="56"/>
          <w:szCs w:val="56"/>
        </w:rPr>
      </w:pPr>
      <w:r>
        <w:rPr>
          <w:rFonts w:asciiTheme="minorHAnsi" w:hAnsiTheme="minorHAnsi"/>
          <w:noProof/>
        </w:rPr>
        <w:drawing>
          <wp:inline distT="0" distB="0" distL="0" distR="0" wp14:anchorId="69EF3CC5" wp14:editId="19FB4DF3">
            <wp:extent cx="2943225"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1524000"/>
                    </a:xfrm>
                    <a:prstGeom prst="rect">
                      <a:avLst/>
                    </a:prstGeom>
                    <a:noFill/>
                    <a:ln>
                      <a:noFill/>
                    </a:ln>
                  </pic:spPr>
                </pic:pic>
              </a:graphicData>
            </a:graphic>
          </wp:inline>
        </w:drawing>
      </w:r>
    </w:p>
    <w:p w14:paraId="13224C45" w14:textId="6750F445" w:rsidR="003D49FF" w:rsidRPr="00E33D85" w:rsidRDefault="005B0455" w:rsidP="00045B72">
      <w:pPr>
        <w:pStyle w:val="Version"/>
        <w:keepNext w:val="0"/>
        <w:jc w:val="center"/>
        <w:rPr>
          <w:rFonts w:asciiTheme="minorHAnsi" w:hAnsiTheme="minorHAnsi"/>
          <w:sz w:val="56"/>
          <w:szCs w:val="56"/>
        </w:rPr>
        <w:sectPr w:rsidR="003D49FF" w:rsidRPr="00E33D85">
          <w:type w:val="oddPage"/>
          <w:pgSz w:w="12240" w:h="15840"/>
          <w:pgMar w:top="1080" w:right="1080" w:bottom="1440" w:left="1080" w:header="980" w:footer="980" w:gutter="0"/>
          <w:cols w:space="720"/>
          <w:noEndnote/>
          <w:docGrid w:linePitch="299"/>
        </w:sectPr>
      </w:pPr>
      <w:r>
        <w:rPr>
          <w:rFonts w:asciiTheme="minorHAnsi" w:hAnsiTheme="minorHAnsi"/>
          <w:sz w:val="56"/>
          <w:szCs w:val="56"/>
        </w:rPr>
        <w:t>09</w:t>
      </w:r>
      <w:bookmarkStart w:id="0" w:name="_GoBack"/>
      <w:bookmarkEnd w:id="0"/>
      <w:r w:rsidR="001F287F" w:rsidRPr="00E33D85">
        <w:rPr>
          <w:rFonts w:asciiTheme="minorHAnsi" w:hAnsiTheme="minorHAnsi"/>
          <w:sz w:val="56"/>
          <w:szCs w:val="56"/>
        </w:rPr>
        <w:t>/</w:t>
      </w:r>
      <w:r>
        <w:rPr>
          <w:rFonts w:asciiTheme="minorHAnsi" w:hAnsiTheme="minorHAnsi"/>
          <w:sz w:val="56"/>
          <w:szCs w:val="56"/>
        </w:rPr>
        <w:t>31</w:t>
      </w:r>
      <w:r w:rsidR="001F287F" w:rsidRPr="00E33D85">
        <w:rPr>
          <w:rFonts w:asciiTheme="minorHAnsi" w:hAnsiTheme="minorHAnsi"/>
          <w:sz w:val="56"/>
          <w:szCs w:val="56"/>
        </w:rPr>
        <w:t>/201</w:t>
      </w:r>
      <w:bookmarkStart w:id="1" w:name="O_109"/>
      <w:bookmarkEnd w:id="1"/>
      <w:r w:rsidR="008B0CF2" w:rsidRPr="00E33D85">
        <w:rPr>
          <w:rFonts w:asciiTheme="minorHAnsi" w:hAnsiTheme="minorHAnsi"/>
          <w:sz w:val="56"/>
          <w:szCs w:val="56"/>
        </w:rPr>
        <w:t>7</w:t>
      </w:r>
    </w:p>
    <w:p w14:paraId="25D49EE7" w14:textId="77777777" w:rsidR="003D49FF" w:rsidRPr="00E33D85" w:rsidRDefault="003D49FF" w:rsidP="003D49FF"/>
    <w:sdt>
      <w:sdtPr>
        <w:rPr>
          <w:rFonts w:asciiTheme="minorHAnsi" w:eastAsiaTheme="minorHAnsi" w:hAnsiTheme="minorHAnsi" w:cstheme="minorBidi"/>
          <w:b w:val="0"/>
          <w:bCs w:val="0"/>
          <w:color w:val="auto"/>
          <w:sz w:val="22"/>
          <w:szCs w:val="22"/>
          <w:lang w:val="en-IN" w:eastAsia="en-US"/>
        </w:rPr>
        <w:id w:val="-1658682210"/>
        <w:docPartObj>
          <w:docPartGallery w:val="Table of Contents"/>
          <w:docPartUnique/>
        </w:docPartObj>
      </w:sdtPr>
      <w:sdtEndPr>
        <w:rPr>
          <w:noProof/>
          <w:lang w:val="en-US"/>
        </w:rPr>
      </w:sdtEndPr>
      <w:sdtContent>
        <w:p w14:paraId="68E0C15B" w14:textId="77777777" w:rsidR="004029E8" w:rsidRPr="00E33D85" w:rsidRDefault="004029E8">
          <w:pPr>
            <w:pStyle w:val="TOCHeading"/>
            <w:rPr>
              <w:rFonts w:asciiTheme="minorHAnsi" w:hAnsiTheme="minorHAnsi"/>
            </w:rPr>
          </w:pPr>
          <w:r w:rsidRPr="00E33D85">
            <w:rPr>
              <w:rFonts w:asciiTheme="minorHAnsi" w:hAnsiTheme="minorHAnsi"/>
            </w:rPr>
            <w:t>Contents</w:t>
          </w:r>
        </w:p>
        <w:p w14:paraId="509EBC24" w14:textId="77777777" w:rsidR="001F7CBD" w:rsidRDefault="00F37628">
          <w:pPr>
            <w:pStyle w:val="TOC1"/>
            <w:rPr>
              <w:rFonts w:asciiTheme="minorHAnsi" w:eastAsiaTheme="minorEastAsia" w:hAnsiTheme="minorHAnsi" w:cstheme="minorBidi"/>
              <w:b w:val="0"/>
              <w:noProof/>
              <w:sz w:val="22"/>
              <w:szCs w:val="22"/>
            </w:rPr>
          </w:pPr>
          <w:r w:rsidRPr="00E33D85">
            <w:rPr>
              <w:rFonts w:asciiTheme="minorHAnsi" w:hAnsiTheme="minorHAnsi"/>
            </w:rPr>
            <w:fldChar w:fldCharType="begin"/>
          </w:r>
          <w:r w:rsidR="004029E8" w:rsidRPr="00E33D85">
            <w:rPr>
              <w:rFonts w:asciiTheme="minorHAnsi" w:hAnsiTheme="minorHAnsi"/>
            </w:rPr>
            <w:instrText xml:space="preserve"> TOC \o "1-3" \h \z \u </w:instrText>
          </w:r>
          <w:r w:rsidRPr="00E33D85">
            <w:rPr>
              <w:rFonts w:asciiTheme="minorHAnsi" w:hAnsiTheme="minorHAnsi"/>
            </w:rPr>
            <w:fldChar w:fldCharType="separate"/>
          </w:r>
          <w:hyperlink w:anchor="_Toc492046175" w:history="1">
            <w:r w:rsidR="001F7CBD" w:rsidRPr="00AA0927">
              <w:rPr>
                <w:rStyle w:val="Hyperlink"/>
                <w:noProof/>
              </w:rPr>
              <w:t>Summary</w:t>
            </w:r>
            <w:r w:rsidR="001F7CBD">
              <w:rPr>
                <w:noProof/>
                <w:webHidden/>
              </w:rPr>
              <w:tab/>
            </w:r>
            <w:r w:rsidR="001F7CBD">
              <w:rPr>
                <w:noProof/>
                <w:webHidden/>
              </w:rPr>
              <w:fldChar w:fldCharType="begin"/>
            </w:r>
            <w:r w:rsidR="001F7CBD">
              <w:rPr>
                <w:noProof/>
                <w:webHidden/>
              </w:rPr>
              <w:instrText xml:space="preserve"> PAGEREF _Toc492046175 \h </w:instrText>
            </w:r>
            <w:r w:rsidR="001F7CBD">
              <w:rPr>
                <w:noProof/>
                <w:webHidden/>
              </w:rPr>
            </w:r>
            <w:r w:rsidR="001F7CBD">
              <w:rPr>
                <w:noProof/>
                <w:webHidden/>
              </w:rPr>
              <w:fldChar w:fldCharType="separate"/>
            </w:r>
            <w:r w:rsidR="001F7CBD">
              <w:rPr>
                <w:noProof/>
                <w:webHidden/>
              </w:rPr>
              <w:t>5</w:t>
            </w:r>
            <w:r w:rsidR="001F7CBD">
              <w:rPr>
                <w:noProof/>
                <w:webHidden/>
              </w:rPr>
              <w:fldChar w:fldCharType="end"/>
            </w:r>
          </w:hyperlink>
        </w:p>
        <w:p w14:paraId="74A4903C" w14:textId="77777777" w:rsidR="001F7CBD" w:rsidRDefault="001F7CBD">
          <w:pPr>
            <w:pStyle w:val="TOC1"/>
            <w:rPr>
              <w:rFonts w:asciiTheme="minorHAnsi" w:eastAsiaTheme="minorEastAsia" w:hAnsiTheme="minorHAnsi" w:cstheme="minorBidi"/>
              <w:b w:val="0"/>
              <w:noProof/>
              <w:sz w:val="22"/>
              <w:szCs w:val="22"/>
            </w:rPr>
          </w:pPr>
          <w:hyperlink w:anchor="_Toc492046176" w:history="1">
            <w:r w:rsidRPr="00AA0927">
              <w:rPr>
                <w:rStyle w:val="Hyperlink"/>
                <w:noProof/>
              </w:rPr>
              <w:t>Component Overview</w:t>
            </w:r>
            <w:r>
              <w:rPr>
                <w:noProof/>
                <w:webHidden/>
              </w:rPr>
              <w:tab/>
            </w:r>
            <w:r>
              <w:rPr>
                <w:noProof/>
                <w:webHidden/>
              </w:rPr>
              <w:fldChar w:fldCharType="begin"/>
            </w:r>
            <w:r>
              <w:rPr>
                <w:noProof/>
                <w:webHidden/>
              </w:rPr>
              <w:instrText xml:space="preserve"> PAGEREF _Toc492046176 \h </w:instrText>
            </w:r>
            <w:r>
              <w:rPr>
                <w:noProof/>
                <w:webHidden/>
              </w:rPr>
            </w:r>
            <w:r>
              <w:rPr>
                <w:noProof/>
                <w:webHidden/>
              </w:rPr>
              <w:fldChar w:fldCharType="separate"/>
            </w:r>
            <w:r>
              <w:rPr>
                <w:noProof/>
                <w:webHidden/>
              </w:rPr>
              <w:t>6</w:t>
            </w:r>
            <w:r>
              <w:rPr>
                <w:noProof/>
                <w:webHidden/>
              </w:rPr>
              <w:fldChar w:fldCharType="end"/>
            </w:r>
          </w:hyperlink>
        </w:p>
        <w:p w14:paraId="683E41DC" w14:textId="77777777" w:rsidR="001F7CBD" w:rsidRDefault="001F7CBD">
          <w:pPr>
            <w:pStyle w:val="TOC2"/>
            <w:rPr>
              <w:rFonts w:asciiTheme="minorHAnsi" w:eastAsiaTheme="minorEastAsia" w:hAnsiTheme="minorHAnsi" w:cstheme="minorBidi"/>
              <w:noProof/>
              <w:sz w:val="22"/>
              <w:szCs w:val="22"/>
            </w:rPr>
          </w:pPr>
          <w:hyperlink w:anchor="_Toc492046177" w:history="1">
            <w:r w:rsidRPr="00AA0927">
              <w:rPr>
                <w:rStyle w:val="Hyperlink"/>
                <w:noProof/>
              </w:rPr>
              <w:t>Functional Overview</w:t>
            </w:r>
            <w:r>
              <w:rPr>
                <w:noProof/>
                <w:webHidden/>
              </w:rPr>
              <w:tab/>
            </w:r>
            <w:r>
              <w:rPr>
                <w:noProof/>
                <w:webHidden/>
              </w:rPr>
              <w:fldChar w:fldCharType="begin"/>
            </w:r>
            <w:r>
              <w:rPr>
                <w:noProof/>
                <w:webHidden/>
              </w:rPr>
              <w:instrText xml:space="preserve"> PAGEREF _Toc492046177 \h </w:instrText>
            </w:r>
            <w:r>
              <w:rPr>
                <w:noProof/>
                <w:webHidden/>
              </w:rPr>
            </w:r>
            <w:r>
              <w:rPr>
                <w:noProof/>
                <w:webHidden/>
              </w:rPr>
              <w:fldChar w:fldCharType="separate"/>
            </w:r>
            <w:r>
              <w:rPr>
                <w:noProof/>
                <w:webHidden/>
              </w:rPr>
              <w:t>6</w:t>
            </w:r>
            <w:r>
              <w:rPr>
                <w:noProof/>
                <w:webHidden/>
              </w:rPr>
              <w:fldChar w:fldCharType="end"/>
            </w:r>
          </w:hyperlink>
        </w:p>
        <w:p w14:paraId="37717CB3" w14:textId="77777777" w:rsidR="001F7CBD" w:rsidRDefault="001F7CBD">
          <w:pPr>
            <w:pStyle w:val="TOC3"/>
            <w:rPr>
              <w:rFonts w:asciiTheme="minorHAnsi" w:eastAsiaTheme="minorEastAsia" w:hAnsiTheme="minorHAnsi" w:cstheme="minorBidi"/>
              <w:noProof/>
              <w:sz w:val="22"/>
              <w:szCs w:val="22"/>
            </w:rPr>
          </w:pPr>
          <w:hyperlink w:anchor="_Toc492046178" w:history="1">
            <w:r w:rsidRPr="00AA0927">
              <w:rPr>
                <w:rStyle w:val="Hyperlink"/>
                <w:noProof/>
              </w:rPr>
              <w:t>Credit Card Authorization Service</w:t>
            </w:r>
            <w:r>
              <w:rPr>
                <w:noProof/>
                <w:webHidden/>
              </w:rPr>
              <w:tab/>
            </w:r>
            <w:r>
              <w:rPr>
                <w:noProof/>
                <w:webHidden/>
              </w:rPr>
              <w:fldChar w:fldCharType="begin"/>
            </w:r>
            <w:r>
              <w:rPr>
                <w:noProof/>
                <w:webHidden/>
              </w:rPr>
              <w:instrText xml:space="preserve"> PAGEREF _Toc492046178 \h </w:instrText>
            </w:r>
            <w:r>
              <w:rPr>
                <w:noProof/>
                <w:webHidden/>
              </w:rPr>
            </w:r>
            <w:r>
              <w:rPr>
                <w:noProof/>
                <w:webHidden/>
              </w:rPr>
              <w:fldChar w:fldCharType="separate"/>
            </w:r>
            <w:r>
              <w:rPr>
                <w:noProof/>
                <w:webHidden/>
              </w:rPr>
              <w:t>6</w:t>
            </w:r>
            <w:r>
              <w:rPr>
                <w:noProof/>
                <w:webHidden/>
              </w:rPr>
              <w:fldChar w:fldCharType="end"/>
            </w:r>
          </w:hyperlink>
        </w:p>
        <w:p w14:paraId="17C9A876" w14:textId="77777777" w:rsidR="001F7CBD" w:rsidRDefault="001F7CBD">
          <w:pPr>
            <w:pStyle w:val="TOC3"/>
            <w:rPr>
              <w:rFonts w:asciiTheme="minorHAnsi" w:eastAsiaTheme="minorEastAsia" w:hAnsiTheme="minorHAnsi" w:cstheme="minorBidi"/>
              <w:noProof/>
              <w:sz w:val="22"/>
              <w:szCs w:val="22"/>
            </w:rPr>
          </w:pPr>
          <w:hyperlink w:anchor="_Toc492046179" w:history="1">
            <w:r w:rsidRPr="00AA0927">
              <w:rPr>
                <w:rStyle w:val="Hyperlink"/>
                <w:noProof/>
              </w:rPr>
              <w:t>CyberSource Address Verification Service (AVS)</w:t>
            </w:r>
            <w:r>
              <w:rPr>
                <w:noProof/>
                <w:webHidden/>
              </w:rPr>
              <w:tab/>
            </w:r>
            <w:r>
              <w:rPr>
                <w:noProof/>
                <w:webHidden/>
              </w:rPr>
              <w:fldChar w:fldCharType="begin"/>
            </w:r>
            <w:r>
              <w:rPr>
                <w:noProof/>
                <w:webHidden/>
              </w:rPr>
              <w:instrText xml:space="preserve"> PAGEREF _Toc492046179 \h </w:instrText>
            </w:r>
            <w:r>
              <w:rPr>
                <w:noProof/>
                <w:webHidden/>
              </w:rPr>
            </w:r>
            <w:r>
              <w:rPr>
                <w:noProof/>
                <w:webHidden/>
              </w:rPr>
              <w:fldChar w:fldCharType="separate"/>
            </w:r>
            <w:r>
              <w:rPr>
                <w:noProof/>
                <w:webHidden/>
              </w:rPr>
              <w:t>7</w:t>
            </w:r>
            <w:r>
              <w:rPr>
                <w:noProof/>
                <w:webHidden/>
              </w:rPr>
              <w:fldChar w:fldCharType="end"/>
            </w:r>
          </w:hyperlink>
        </w:p>
        <w:p w14:paraId="2E506AA5" w14:textId="77777777" w:rsidR="001F7CBD" w:rsidRDefault="001F7CBD">
          <w:pPr>
            <w:pStyle w:val="TOC3"/>
            <w:rPr>
              <w:rFonts w:asciiTheme="minorHAnsi" w:eastAsiaTheme="minorEastAsia" w:hAnsiTheme="minorHAnsi" w:cstheme="minorBidi"/>
              <w:noProof/>
              <w:sz w:val="22"/>
              <w:szCs w:val="22"/>
            </w:rPr>
          </w:pPr>
          <w:hyperlink w:anchor="_Toc492046180" w:history="1">
            <w:r w:rsidRPr="00AA0927">
              <w:rPr>
                <w:rStyle w:val="Hyperlink"/>
                <w:noProof/>
              </w:rPr>
              <w:t>Merchant Defined Data (MDD) changes</w:t>
            </w:r>
            <w:r>
              <w:rPr>
                <w:noProof/>
                <w:webHidden/>
              </w:rPr>
              <w:tab/>
            </w:r>
            <w:r>
              <w:rPr>
                <w:noProof/>
                <w:webHidden/>
              </w:rPr>
              <w:fldChar w:fldCharType="begin"/>
            </w:r>
            <w:r>
              <w:rPr>
                <w:noProof/>
                <w:webHidden/>
              </w:rPr>
              <w:instrText xml:space="preserve"> PAGEREF _Toc492046180 \h </w:instrText>
            </w:r>
            <w:r>
              <w:rPr>
                <w:noProof/>
                <w:webHidden/>
              </w:rPr>
            </w:r>
            <w:r>
              <w:rPr>
                <w:noProof/>
                <w:webHidden/>
              </w:rPr>
              <w:fldChar w:fldCharType="separate"/>
            </w:r>
            <w:r>
              <w:rPr>
                <w:noProof/>
                <w:webHidden/>
              </w:rPr>
              <w:t>7</w:t>
            </w:r>
            <w:r>
              <w:rPr>
                <w:noProof/>
                <w:webHidden/>
              </w:rPr>
              <w:fldChar w:fldCharType="end"/>
            </w:r>
          </w:hyperlink>
        </w:p>
        <w:p w14:paraId="5E18031F" w14:textId="77777777" w:rsidR="001F7CBD" w:rsidRDefault="001F7CBD">
          <w:pPr>
            <w:pStyle w:val="TOC3"/>
            <w:rPr>
              <w:rFonts w:asciiTheme="minorHAnsi" w:eastAsiaTheme="minorEastAsia" w:hAnsiTheme="minorHAnsi" w:cstheme="minorBidi"/>
              <w:noProof/>
              <w:sz w:val="22"/>
              <w:szCs w:val="22"/>
            </w:rPr>
          </w:pPr>
          <w:hyperlink w:anchor="_Toc492046181" w:history="1">
            <w:r w:rsidRPr="00AA0927">
              <w:rPr>
                <w:rStyle w:val="Hyperlink"/>
                <w:noProof/>
              </w:rPr>
              <w:t>CyberSource Delivery Address Verification Service (DAV)</w:t>
            </w:r>
            <w:r>
              <w:rPr>
                <w:noProof/>
                <w:webHidden/>
              </w:rPr>
              <w:tab/>
            </w:r>
            <w:r>
              <w:rPr>
                <w:noProof/>
                <w:webHidden/>
              </w:rPr>
              <w:fldChar w:fldCharType="begin"/>
            </w:r>
            <w:r>
              <w:rPr>
                <w:noProof/>
                <w:webHidden/>
              </w:rPr>
              <w:instrText xml:space="preserve"> PAGEREF _Toc492046181 \h </w:instrText>
            </w:r>
            <w:r>
              <w:rPr>
                <w:noProof/>
                <w:webHidden/>
              </w:rPr>
            </w:r>
            <w:r>
              <w:rPr>
                <w:noProof/>
                <w:webHidden/>
              </w:rPr>
              <w:fldChar w:fldCharType="separate"/>
            </w:r>
            <w:r>
              <w:rPr>
                <w:noProof/>
                <w:webHidden/>
              </w:rPr>
              <w:t>8</w:t>
            </w:r>
            <w:r>
              <w:rPr>
                <w:noProof/>
                <w:webHidden/>
              </w:rPr>
              <w:fldChar w:fldCharType="end"/>
            </w:r>
          </w:hyperlink>
        </w:p>
        <w:p w14:paraId="5A3CAB87" w14:textId="77777777" w:rsidR="001F7CBD" w:rsidRDefault="001F7CBD">
          <w:pPr>
            <w:pStyle w:val="TOC3"/>
            <w:rPr>
              <w:rFonts w:asciiTheme="minorHAnsi" w:eastAsiaTheme="minorEastAsia" w:hAnsiTheme="minorHAnsi" w:cstheme="minorBidi"/>
              <w:noProof/>
              <w:sz w:val="22"/>
              <w:szCs w:val="22"/>
            </w:rPr>
          </w:pPr>
          <w:hyperlink w:anchor="_Toc492046182" w:history="1">
            <w:r w:rsidRPr="00AA0927">
              <w:rPr>
                <w:rStyle w:val="Hyperlink"/>
                <w:noProof/>
              </w:rPr>
              <w:t>Decision Manager</w:t>
            </w:r>
            <w:r>
              <w:rPr>
                <w:noProof/>
                <w:webHidden/>
              </w:rPr>
              <w:tab/>
            </w:r>
            <w:r>
              <w:rPr>
                <w:noProof/>
                <w:webHidden/>
              </w:rPr>
              <w:fldChar w:fldCharType="begin"/>
            </w:r>
            <w:r>
              <w:rPr>
                <w:noProof/>
                <w:webHidden/>
              </w:rPr>
              <w:instrText xml:space="preserve"> PAGEREF _Toc492046182 \h </w:instrText>
            </w:r>
            <w:r>
              <w:rPr>
                <w:noProof/>
                <w:webHidden/>
              </w:rPr>
            </w:r>
            <w:r>
              <w:rPr>
                <w:noProof/>
                <w:webHidden/>
              </w:rPr>
              <w:fldChar w:fldCharType="separate"/>
            </w:r>
            <w:r>
              <w:rPr>
                <w:noProof/>
                <w:webHidden/>
              </w:rPr>
              <w:t>8</w:t>
            </w:r>
            <w:r>
              <w:rPr>
                <w:noProof/>
                <w:webHidden/>
              </w:rPr>
              <w:fldChar w:fldCharType="end"/>
            </w:r>
          </w:hyperlink>
        </w:p>
        <w:p w14:paraId="648D5021" w14:textId="77777777" w:rsidR="001F7CBD" w:rsidRDefault="001F7CBD">
          <w:pPr>
            <w:pStyle w:val="TOC3"/>
            <w:rPr>
              <w:rFonts w:asciiTheme="minorHAnsi" w:eastAsiaTheme="minorEastAsia" w:hAnsiTheme="minorHAnsi" w:cstheme="minorBidi"/>
              <w:noProof/>
              <w:sz w:val="22"/>
              <w:szCs w:val="22"/>
            </w:rPr>
          </w:pPr>
          <w:hyperlink w:anchor="_Toc492046183" w:history="1">
            <w:r w:rsidRPr="00AA0927">
              <w:rPr>
                <w:rStyle w:val="Hyperlink"/>
                <w:noProof/>
              </w:rPr>
              <w:t>Payment Tokenization</w:t>
            </w:r>
            <w:r>
              <w:rPr>
                <w:noProof/>
                <w:webHidden/>
              </w:rPr>
              <w:tab/>
            </w:r>
            <w:r>
              <w:rPr>
                <w:noProof/>
                <w:webHidden/>
              </w:rPr>
              <w:fldChar w:fldCharType="begin"/>
            </w:r>
            <w:r>
              <w:rPr>
                <w:noProof/>
                <w:webHidden/>
              </w:rPr>
              <w:instrText xml:space="preserve"> PAGEREF _Toc492046183 \h </w:instrText>
            </w:r>
            <w:r>
              <w:rPr>
                <w:noProof/>
                <w:webHidden/>
              </w:rPr>
            </w:r>
            <w:r>
              <w:rPr>
                <w:noProof/>
                <w:webHidden/>
              </w:rPr>
              <w:fldChar w:fldCharType="separate"/>
            </w:r>
            <w:r>
              <w:rPr>
                <w:noProof/>
                <w:webHidden/>
              </w:rPr>
              <w:t>8</w:t>
            </w:r>
            <w:r>
              <w:rPr>
                <w:noProof/>
                <w:webHidden/>
              </w:rPr>
              <w:fldChar w:fldCharType="end"/>
            </w:r>
          </w:hyperlink>
        </w:p>
        <w:p w14:paraId="1C47E605" w14:textId="77777777" w:rsidR="001F7CBD" w:rsidRDefault="001F7CBD">
          <w:pPr>
            <w:pStyle w:val="TOC3"/>
            <w:rPr>
              <w:rFonts w:asciiTheme="minorHAnsi" w:eastAsiaTheme="minorEastAsia" w:hAnsiTheme="minorHAnsi" w:cstheme="minorBidi"/>
              <w:noProof/>
              <w:sz w:val="22"/>
              <w:szCs w:val="22"/>
            </w:rPr>
          </w:pPr>
          <w:hyperlink w:anchor="_Toc492046184" w:history="1">
            <w:r w:rsidRPr="00AA0927">
              <w:rPr>
                <w:rStyle w:val="Hyperlink"/>
                <w:noProof/>
              </w:rPr>
              <w:t>Payer Authentication</w:t>
            </w:r>
            <w:r>
              <w:rPr>
                <w:noProof/>
                <w:webHidden/>
              </w:rPr>
              <w:tab/>
            </w:r>
            <w:r>
              <w:rPr>
                <w:noProof/>
                <w:webHidden/>
              </w:rPr>
              <w:fldChar w:fldCharType="begin"/>
            </w:r>
            <w:r>
              <w:rPr>
                <w:noProof/>
                <w:webHidden/>
              </w:rPr>
              <w:instrText xml:space="preserve"> PAGEREF _Toc492046184 \h </w:instrText>
            </w:r>
            <w:r>
              <w:rPr>
                <w:noProof/>
                <w:webHidden/>
              </w:rPr>
            </w:r>
            <w:r>
              <w:rPr>
                <w:noProof/>
                <w:webHidden/>
              </w:rPr>
              <w:fldChar w:fldCharType="separate"/>
            </w:r>
            <w:r>
              <w:rPr>
                <w:noProof/>
                <w:webHidden/>
              </w:rPr>
              <w:t>9</w:t>
            </w:r>
            <w:r>
              <w:rPr>
                <w:noProof/>
                <w:webHidden/>
              </w:rPr>
              <w:fldChar w:fldCharType="end"/>
            </w:r>
          </w:hyperlink>
        </w:p>
        <w:p w14:paraId="0D50141A" w14:textId="77777777" w:rsidR="001F7CBD" w:rsidRDefault="001F7CBD">
          <w:pPr>
            <w:pStyle w:val="TOC3"/>
            <w:rPr>
              <w:rFonts w:asciiTheme="minorHAnsi" w:eastAsiaTheme="minorEastAsia" w:hAnsiTheme="minorHAnsi" w:cstheme="minorBidi"/>
              <w:noProof/>
              <w:sz w:val="22"/>
              <w:szCs w:val="22"/>
            </w:rPr>
          </w:pPr>
          <w:hyperlink w:anchor="_Toc492046185" w:history="1">
            <w:r w:rsidRPr="00AA0927">
              <w:rPr>
                <w:rStyle w:val="Hyperlink"/>
                <w:noProof/>
              </w:rPr>
              <w:t>Tax Service</w:t>
            </w:r>
            <w:r>
              <w:rPr>
                <w:noProof/>
                <w:webHidden/>
              </w:rPr>
              <w:tab/>
            </w:r>
            <w:r>
              <w:rPr>
                <w:noProof/>
                <w:webHidden/>
              </w:rPr>
              <w:fldChar w:fldCharType="begin"/>
            </w:r>
            <w:r>
              <w:rPr>
                <w:noProof/>
                <w:webHidden/>
              </w:rPr>
              <w:instrText xml:space="preserve"> PAGEREF _Toc492046185 \h </w:instrText>
            </w:r>
            <w:r>
              <w:rPr>
                <w:noProof/>
                <w:webHidden/>
              </w:rPr>
            </w:r>
            <w:r>
              <w:rPr>
                <w:noProof/>
                <w:webHidden/>
              </w:rPr>
              <w:fldChar w:fldCharType="separate"/>
            </w:r>
            <w:r>
              <w:rPr>
                <w:noProof/>
                <w:webHidden/>
              </w:rPr>
              <w:t>10</w:t>
            </w:r>
            <w:r>
              <w:rPr>
                <w:noProof/>
                <w:webHidden/>
              </w:rPr>
              <w:fldChar w:fldCharType="end"/>
            </w:r>
          </w:hyperlink>
        </w:p>
        <w:p w14:paraId="541FEB75" w14:textId="77777777" w:rsidR="001F7CBD" w:rsidRDefault="001F7CBD">
          <w:pPr>
            <w:pStyle w:val="TOC3"/>
            <w:rPr>
              <w:rFonts w:asciiTheme="minorHAnsi" w:eastAsiaTheme="minorEastAsia" w:hAnsiTheme="minorHAnsi" w:cstheme="minorBidi"/>
              <w:noProof/>
              <w:sz w:val="22"/>
              <w:szCs w:val="22"/>
            </w:rPr>
          </w:pPr>
          <w:hyperlink w:anchor="_Toc492046186" w:history="1">
            <w:r w:rsidRPr="00AA0927">
              <w:rPr>
                <w:rStyle w:val="Hyperlink"/>
                <w:noProof/>
              </w:rPr>
              <w:t>Secure Acceptance Authorization</w:t>
            </w:r>
            <w:r>
              <w:rPr>
                <w:noProof/>
                <w:webHidden/>
              </w:rPr>
              <w:tab/>
            </w:r>
            <w:r>
              <w:rPr>
                <w:noProof/>
                <w:webHidden/>
              </w:rPr>
              <w:fldChar w:fldCharType="begin"/>
            </w:r>
            <w:r>
              <w:rPr>
                <w:noProof/>
                <w:webHidden/>
              </w:rPr>
              <w:instrText xml:space="preserve"> PAGEREF _Toc492046186 \h </w:instrText>
            </w:r>
            <w:r>
              <w:rPr>
                <w:noProof/>
                <w:webHidden/>
              </w:rPr>
            </w:r>
            <w:r>
              <w:rPr>
                <w:noProof/>
                <w:webHidden/>
              </w:rPr>
              <w:fldChar w:fldCharType="separate"/>
            </w:r>
            <w:r>
              <w:rPr>
                <w:noProof/>
                <w:webHidden/>
              </w:rPr>
              <w:t>10</w:t>
            </w:r>
            <w:r>
              <w:rPr>
                <w:noProof/>
                <w:webHidden/>
              </w:rPr>
              <w:fldChar w:fldCharType="end"/>
            </w:r>
          </w:hyperlink>
        </w:p>
        <w:p w14:paraId="6798C251" w14:textId="77777777" w:rsidR="001F7CBD" w:rsidRDefault="001F7CBD">
          <w:pPr>
            <w:pStyle w:val="TOC3"/>
            <w:rPr>
              <w:rFonts w:asciiTheme="minorHAnsi" w:eastAsiaTheme="minorEastAsia" w:hAnsiTheme="minorHAnsi" w:cstheme="minorBidi"/>
              <w:noProof/>
              <w:sz w:val="22"/>
              <w:szCs w:val="22"/>
            </w:rPr>
          </w:pPr>
          <w:hyperlink w:anchor="_Toc492046187" w:history="1">
            <w:r w:rsidRPr="00AA0927">
              <w:rPr>
                <w:rStyle w:val="Hyperlink"/>
                <w:noProof/>
              </w:rPr>
              <w:t>Visa Checkout</w:t>
            </w:r>
            <w:r>
              <w:rPr>
                <w:noProof/>
                <w:webHidden/>
              </w:rPr>
              <w:tab/>
            </w:r>
            <w:r>
              <w:rPr>
                <w:noProof/>
                <w:webHidden/>
              </w:rPr>
              <w:fldChar w:fldCharType="begin"/>
            </w:r>
            <w:r>
              <w:rPr>
                <w:noProof/>
                <w:webHidden/>
              </w:rPr>
              <w:instrText xml:space="preserve"> PAGEREF _Toc492046187 \h </w:instrText>
            </w:r>
            <w:r>
              <w:rPr>
                <w:noProof/>
                <w:webHidden/>
              </w:rPr>
            </w:r>
            <w:r>
              <w:rPr>
                <w:noProof/>
                <w:webHidden/>
              </w:rPr>
              <w:fldChar w:fldCharType="separate"/>
            </w:r>
            <w:r>
              <w:rPr>
                <w:noProof/>
                <w:webHidden/>
              </w:rPr>
              <w:t>11</w:t>
            </w:r>
            <w:r>
              <w:rPr>
                <w:noProof/>
                <w:webHidden/>
              </w:rPr>
              <w:fldChar w:fldCharType="end"/>
            </w:r>
          </w:hyperlink>
        </w:p>
        <w:p w14:paraId="6A637CF5" w14:textId="77777777" w:rsidR="001F7CBD" w:rsidRDefault="001F7CBD">
          <w:pPr>
            <w:pStyle w:val="TOC3"/>
            <w:rPr>
              <w:rFonts w:asciiTheme="minorHAnsi" w:eastAsiaTheme="minorEastAsia" w:hAnsiTheme="minorHAnsi" w:cstheme="minorBidi"/>
              <w:noProof/>
              <w:sz w:val="22"/>
              <w:szCs w:val="22"/>
            </w:rPr>
          </w:pPr>
          <w:hyperlink w:anchor="_Toc492046188" w:history="1">
            <w:r w:rsidRPr="00AA0927">
              <w:rPr>
                <w:rStyle w:val="Hyperlink"/>
                <w:noProof/>
              </w:rPr>
              <w:t>AliPay Authorization</w:t>
            </w:r>
            <w:r>
              <w:rPr>
                <w:noProof/>
                <w:webHidden/>
              </w:rPr>
              <w:tab/>
            </w:r>
            <w:r>
              <w:rPr>
                <w:noProof/>
                <w:webHidden/>
              </w:rPr>
              <w:fldChar w:fldCharType="begin"/>
            </w:r>
            <w:r>
              <w:rPr>
                <w:noProof/>
                <w:webHidden/>
              </w:rPr>
              <w:instrText xml:space="preserve"> PAGEREF _Toc492046188 \h </w:instrText>
            </w:r>
            <w:r>
              <w:rPr>
                <w:noProof/>
                <w:webHidden/>
              </w:rPr>
            </w:r>
            <w:r>
              <w:rPr>
                <w:noProof/>
                <w:webHidden/>
              </w:rPr>
              <w:fldChar w:fldCharType="separate"/>
            </w:r>
            <w:r>
              <w:rPr>
                <w:noProof/>
                <w:webHidden/>
              </w:rPr>
              <w:t>12</w:t>
            </w:r>
            <w:r>
              <w:rPr>
                <w:noProof/>
                <w:webHidden/>
              </w:rPr>
              <w:fldChar w:fldCharType="end"/>
            </w:r>
          </w:hyperlink>
        </w:p>
        <w:p w14:paraId="05BDB38D" w14:textId="77777777" w:rsidR="001F7CBD" w:rsidRDefault="001F7CBD">
          <w:pPr>
            <w:pStyle w:val="TOC3"/>
            <w:rPr>
              <w:rFonts w:asciiTheme="minorHAnsi" w:eastAsiaTheme="minorEastAsia" w:hAnsiTheme="minorHAnsi" w:cstheme="minorBidi"/>
              <w:noProof/>
              <w:sz w:val="22"/>
              <w:szCs w:val="22"/>
            </w:rPr>
          </w:pPr>
          <w:hyperlink w:anchor="_Toc492046189" w:history="1">
            <w:r w:rsidRPr="00AA0927">
              <w:rPr>
                <w:rStyle w:val="Hyperlink"/>
                <w:noProof/>
              </w:rPr>
              <w:t>Retail Point-of-Sale (POS)</w:t>
            </w:r>
            <w:r>
              <w:rPr>
                <w:noProof/>
                <w:webHidden/>
              </w:rPr>
              <w:tab/>
            </w:r>
            <w:r>
              <w:rPr>
                <w:noProof/>
                <w:webHidden/>
              </w:rPr>
              <w:fldChar w:fldCharType="begin"/>
            </w:r>
            <w:r>
              <w:rPr>
                <w:noProof/>
                <w:webHidden/>
              </w:rPr>
              <w:instrText xml:space="preserve"> PAGEREF _Toc492046189 \h </w:instrText>
            </w:r>
            <w:r>
              <w:rPr>
                <w:noProof/>
                <w:webHidden/>
              </w:rPr>
            </w:r>
            <w:r>
              <w:rPr>
                <w:noProof/>
                <w:webHidden/>
              </w:rPr>
              <w:fldChar w:fldCharType="separate"/>
            </w:r>
            <w:r>
              <w:rPr>
                <w:noProof/>
                <w:webHidden/>
              </w:rPr>
              <w:t>13</w:t>
            </w:r>
            <w:r>
              <w:rPr>
                <w:noProof/>
                <w:webHidden/>
              </w:rPr>
              <w:fldChar w:fldCharType="end"/>
            </w:r>
          </w:hyperlink>
        </w:p>
        <w:p w14:paraId="599DD4F4" w14:textId="77777777" w:rsidR="001F7CBD" w:rsidRDefault="001F7CBD">
          <w:pPr>
            <w:pStyle w:val="TOC3"/>
            <w:rPr>
              <w:rFonts w:asciiTheme="minorHAnsi" w:eastAsiaTheme="minorEastAsia" w:hAnsiTheme="minorHAnsi" w:cstheme="minorBidi"/>
              <w:noProof/>
              <w:sz w:val="22"/>
              <w:szCs w:val="22"/>
            </w:rPr>
          </w:pPr>
          <w:hyperlink w:anchor="_Toc492046190" w:history="1">
            <w:r w:rsidRPr="00AA0927">
              <w:rPr>
                <w:rStyle w:val="Hyperlink"/>
                <w:noProof/>
              </w:rPr>
              <w:t>Klarna</w:t>
            </w:r>
            <w:r>
              <w:rPr>
                <w:noProof/>
                <w:webHidden/>
              </w:rPr>
              <w:tab/>
            </w:r>
            <w:r>
              <w:rPr>
                <w:noProof/>
                <w:webHidden/>
              </w:rPr>
              <w:fldChar w:fldCharType="begin"/>
            </w:r>
            <w:r>
              <w:rPr>
                <w:noProof/>
                <w:webHidden/>
              </w:rPr>
              <w:instrText xml:space="preserve"> PAGEREF _Toc492046190 \h </w:instrText>
            </w:r>
            <w:r>
              <w:rPr>
                <w:noProof/>
                <w:webHidden/>
              </w:rPr>
            </w:r>
            <w:r>
              <w:rPr>
                <w:noProof/>
                <w:webHidden/>
              </w:rPr>
              <w:fldChar w:fldCharType="separate"/>
            </w:r>
            <w:r>
              <w:rPr>
                <w:noProof/>
                <w:webHidden/>
              </w:rPr>
              <w:t>13</w:t>
            </w:r>
            <w:r>
              <w:rPr>
                <w:noProof/>
                <w:webHidden/>
              </w:rPr>
              <w:fldChar w:fldCharType="end"/>
            </w:r>
          </w:hyperlink>
        </w:p>
        <w:p w14:paraId="16FF7F57" w14:textId="77777777" w:rsidR="001F7CBD" w:rsidRDefault="001F7CBD">
          <w:pPr>
            <w:pStyle w:val="TOC3"/>
            <w:rPr>
              <w:rFonts w:asciiTheme="minorHAnsi" w:eastAsiaTheme="minorEastAsia" w:hAnsiTheme="minorHAnsi" w:cstheme="minorBidi"/>
              <w:noProof/>
              <w:sz w:val="22"/>
              <w:szCs w:val="22"/>
            </w:rPr>
          </w:pPr>
          <w:hyperlink w:anchor="_Toc492046191" w:history="1">
            <w:r w:rsidRPr="00AA0927">
              <w:rPr>
                <w:rStyle w:val="Hyperlink"/>
                <w:noProof/>
              </w:rPr>
              <w:t>Bank Transfer APM’s</w:t>
            </w:r>
            <w:r>
              <w:rPr>
                <w:noProof/>
                <w:webHidden/>
              </w:rPr>
              <w:tab/>
            </w:r>
            <w:r>
              <w:rPr>
                <w:noProof/>
                <w:webHidden/>
              </w:rPr>
              <w:fldChar w:fldCharType="begin"/>
            </w:r>
            <w:r>
              <w:rPr>
                <w:noProof/>
                <w:webHidden/>
              </w:rPr>
              <w:instrText xml:space="preserve"> PAGEREF _Toc492046191 \h </w:instrText>
            </w:r>
            <w:r>
              <w:rPr>
                <w:noProof/>
                <w:webHidden/>
              </w:rPr>
            </w:r>
            <w:r>
              <w:rPr>
                <w:noProof/>
                <w:webHidden/>
              </w:rPr>
              <w:fldChar w:fldCharType="separate"/>
            </w:r>
            <w:r>
              <w:rPr>
                <w:noProof/>
                <w:webHidden/>
              </w:rPr>
              <w:t>15</w:t>
            </w:r>
            <w:r>
              <w:rPr>
                <w:noProof/>
                <w:webHidden/>
              </w:rPr>
              <w:fldChar w:fldCharType="end"/>
            </w:r>
          </w:hyperlink>
        </w:p>
        <w:p w14:paraId="62C4F941" w14:textId="77777777" w:rsidR="001F7CBD" w:rsidRDefault="001F7CBD">
          <w:pPr>
            <w:pStyle w:val="TOC3"/>
            <w:rPr>
              <w:rFonts w:asciiTheme="minorHAnsi" w:eastAsiaTheme="minorEastAsia" w:hAnsiTheme="minorHAnsi" w:cstheme="minorBidi"/>
              <w:noProof/>
              <w:sz w:val="22"/>
              <w:szCs w:val="22"/>
            </w:rPr>
          </w:pPr>
          <w:hyperlink w:anchor="_Toc492046192" w:history="1">
            <w:r w:rsidRPr="00AA0927">
              <w:rPr>
                <w:rStyle w:val="Hyperlink"/>
                <w:noProof/>
              </w:rPr>
              <w:t>Apple Pay</w:t>
            </w:r>
            <w:r>
              <w:rPr>
                <w:noProof/>
                <w:webHidden/>
              </w:rPr>
              <w:tab/>
            </w:r>
            <w:r>
              <w:rPr>
                <w:noProof/>
                <w:webHidden/>
              </w:rPr>
              <w:fldChar w:fldCharType="begin"/>
            </w:r>
            <w:r>
              <w:rPr>
                <w:noProof/>
                <w:webHidden/>
              </w:rPr>
              <w:instrText xml:space="preserve"> PAGEREF _Toc492046192 \h </w:instrText>
            </w:r>
            <w:r>
              <w:rPr>
                <w:noProof/>
                <w:webHidden/>
              </w:rPr>
            </w:r>
            <w:r>
              <w:rPr>
                <w:noProof/>
                <w:webHidden/>
              </w:rPr>
              <w:fldChar w:fldCharType="separate"/>
            </w:r>
            <w:r>
              <w:rPr>
                <w:noProof/>
                <w:webHidden/>
              </w:rPr>
              <w:t>19</w:t>
            </w:r>
            <w:r>
              <w:rPr>
                <w:noProof/>
                <w:webHidden/>
              </w:rPr>
              <w:fldChar w:fldCharType="end"/>
            </w:r>
          </w:hyperlink>
        </w:p>
        <w:p w14:paraId="399B2BD9" w14:textId="77777777" w:rsidR="001F7CBD" w:rsidRDefault="001F7CBD">
          <w:pPr>
            <w:pStyle w:val="TOC3"/>
            <w:rPr>
              <w:rFonts w:asciiTheme="minorHAnsi" w:eastAsiaTheme="minorEastAsia" w:hAnsiTheme="minorHAnsi" w:cstheme="minorBidi"/>
              <w:noProof/>
              <w:sz w:val="22"/>
              <w:szCs w:val="22"/>
            </w:rPr>
          </w:pPr>
          <w:hyperlink w:anchor="_Toc492046193" w:history="1">
            <w:r w:rsidRPr="00AA0927">
              <w:rPr>
                <w:rStyle w:val="Hyperlink"/>
                <w:noProof/>
              </w:rPr>
              <w:t>Android Pay</w:t>
            </w:r>
            <w:r>
              <w:rPr>
                <w:noProof/>
                <w:webHidden/>
              </w:rPr>
              <w:tab/>
            </w:r>
            <w:r>
              <w:rPr>
                <w:noProof/>
                <w:webHidden/>
              </w:rPr>
              <w:fldChar w:fldCharType="begin"/>
            </w:r>
            <w:r>
              <w:rPr>
                <w:noProof/>
                <w:webHidden/>
              </w:rPr>
              <w:instrText xml:space="preserve"> PAGEREF _Toc492046193 \h </w:instrText>
            </w:r>
            <w:r>
              <w:rPr>
                <w:noProof/>
                <w:webHidden/>
              </w:rPr>
            </w:r>
            <w:r>
              <w:rPr>
                <w:noProof/>
                <w:webHidden/>
              </w:rPr>
              <w:fldChar w:fldCharType="separate"/>
            </w:r>
            <w:r>
              <w:rPr>
                <w:noProof/>
                <w:webHidden/>
              </w:rPr>
              <w:t>19</w:t>
            </w:r>
            <w:r>
              <w:rPr>
                <w:noProof/>
                <w:webHidden/>
              </w:rPr>
              <w:fldChar w:fldCharType="end"/>
            </w:r>
          </w:hyperlink>
        </w:p>
        <w:p w14:paraId="10EDF9A1" w14:textId="77777777" w:rsidR="001F7CBD" w:rsidRDefault="001F7CBD">
          <w:pPr>
            <w:pStyle w:val="TOC3"/>
            <w:rPr>
              <w:rFonts w:asciiTheme="minorHAnsi" w:eastAsiaTheme="minorEastAsia" w:hAnsiTheme="minorHAnsi" w:cstheme="minorBidi"/>
              <w:noProof/>
              <w:sz w:val="22"/>
              <w:szCs w:val="22"/>
            </w:rPr>
          </w:pPr>
          <w:hyperlink w:anchor="_Toc492046194" w:history="1">
            <w:r w:rsidRPr="00AA0927">
              <w:rPr>
                <w:rStyle w:val="Hyperlink"/>
                <w:noProof/>
              </w:rPr>
              <w:t>PayPal Express</w:t>
            </w:r>
            <w:r>
              <w:rPr>
                <w:noProof/>
                <w:webHidden/>
              </w:rPr>
              <w:tab/>
            </w:r>
            <w:r>
              <w:rPr>
                <w:noProof/>
                <w:webHidden/>
              </w:rPr>
              <w:fldChar w:fldCharType="begin"/>
            </w:r>
            <w:r>
              <w:rPr>
                <w:noProof/>
                <w:webHidden/>
              </w:rPr>
              <w:instrText xml:space="preserve"> PAGEREF _Toc492046194 \h </w:instrText>
            </w:r>
            <w:r>
              <w:rPr>
                <w:noProof/>
                <w:webHidden/>
              </w:rPr>
            </w:r>
            <w:r>
              <w:rPr>
                <w:noProof/>
                <w:webHidden/>
              </w:rPr>
              <w:fldChar w:fldCharType="separate"/>
            </w:r>
            <w:r>
              <w:rPr>
                <w:noProof/>
                <w:webHidden/>
              </w:rPr>
              <w:t>19</w:t>
            </w:r>
            <w:r>
              <w:rPr>
                <w:noProof/>
                <w:webHidden/>
              </w:rPr>
              <w:fldChar w:fldCharType="end"/>
            </w:r>
          </w:hyperlink>
        </w:p>
        <w:p w14:paraId="148E4825" w14:textId="77777777" w:rsidR="001F7CBD" w:rsidRDefault="001F7CBD">
          <w:pPr>
            <w:pStyle w:val="TOC3"/>
            <w:rPr>
              <w:rFonts w:asciiTheme="minorHAnsi" w:eastAsiaTheme="minorEastAsia" w:hAnsiTheme="minorHAnsi" w:cstheme="minorBidi"/>
              <w:noProof/>
              <w:sz w:val="22"/>
              <w:szCs w:val="22"/>
            </w:rPr>
          </w:pPr>
          <w:hyperlink w:anchor="_Toc492046195" w:history="1">
            <w:r w:rsidRPr="00AA0927">
              <w:rPr>
                <w:rStyle w:val="Hyperlink"/>
                <w:noProof/>
              </w:rPr>
              <w:t>PayPal Credit</w:t>
            </w:r>
            <w:r>
              <w:rPr>
                <w:noProof/>
                <w:webHidden/>
              </w:rPr>
              <w:tab/>
            </w:r>
            <w:r>
              <w:rPr>
                <w:noProof/>
                <w:webHidden/>
              </w:rPr>
              <w:fldChar w:fldCharType="begin"/>
            </w:r>
            <w:r>
              <w:rPr>
                <w:noProof/>
                <w:webHidden/>
              </w:rPr>
              <w:instrText xml:space="preserve"> PAGEREF _Toc492046195 \h </w:instrText>
            </w:r>
            <w:r>
              <w:rPr>
                <w:noProof/>
                <w:webHidden/>
              </w:rPr>
            </w:r>
            <w:r>
              <w:rPr>
                <w:noProof/>
                <w:webHidden/>
              </w:rPr>
              <w:fldChar w:fldCharType="separate"/>
            </w:r>
            <w:r>
              <w:rPr>
                <w:noProof/>
                <w:webHidden/>
              </w:rPr>
              <w:t>20</w:t>
            </w:r>
            <w:r>
              <w:rPr>
                <w:noProof/>
                <w:webHidden/>
              </w:rPr>
              <w:fldChar w:fldCharType="end"/>
            </w:r>
          </w:hyperlink>
        </w:p>
        <w:p w14:paraId="31725ED3" w14:textId="77777777" w:rsidR="001F7CBD" w:rsidRDefault="001F7CBD">
          <w:pPr>
            <w:pStyle w:val="TOC3"/>
            <w:rPr>
              <w:rFonts w:asciiTheme="minorHAnsi" w:eastAsiaTheme="minorEastAsia" w:hAnsiTheme="minorHAnsi" w:cstheme="minorBidi"/>
              <w:noProof/>
              <w:sz w:val="22"/>
              <w:szCs w:val="22"/>
            </w:rPr>
          </w:pPr>
          <w:hyperlink w:anchor="_Toc492046196" w:history="1">
            <w:r w:rsidRPr="00AA0927">
              <w:rPr>
                <w:rStyle w:val="Hyperlink"/>
                <w:noProof/>
              </w:rPr>
              <w:t>PayPal Billing Agreement</w:t>
            </w:r>
            <w:r>
              <w:rPr>
                <w:noProof/>
                <w:webHidden/>
              </w:rPr>
              <w:tab/>
            </w:r>
            <w:r>
              <w:rPr>
                <w:noProof/>
                <w:webHidden/>
              </w:rPr>
              <w:fldChar w:fldCharType="begin"/>
            </w:r>
            <w:r>
              <w:rPr>
                <w:noProof/>
                <w:webHidden/>
              </w:rPr>
              <w:instrText xml:space="preserve"> PAGEREF _Toc492046196 \h </w:instrText>
            </w:r>
            <w:r>
              <w:rPr>
                <w:noProof/>
                <w:webHidden/>
              </w:rPr>
            </w:r>
            <w:r>
              <w:rPr>
                <w:noProof/>
                <w:webHidden/>
              </w:rPr>
              <w:fldChar w:fldCharType="separate"/>
            </w:r>
            <w:r>
              <w:rPr>
                <w:noProof/>
                <w:webHidden/>
              </w:rPr>
              <w:t>20</w:t>
            </w:r>
            <w:r>
              <w:rPr>
                <w:noProof/>
                <w:webHidden/>
              </w:rPr>
              <w:fldChar w:fldCharType="end"/>
            </w:r>
          </w:hyperlink>
        </w:p>
        <w:p w14:paraId="0BACA503" w14:textId="77777777" w:rsidR="001F7CBD" w:rsidRDefault="001F7CBD">
          <w:pPr>
            <w:pStyle w:val="TOC3"/>
            <w:rPr>
              <w:rFonts w:asciiTheme="minorHAnsi" w:eastAsiaTheme="minorEastAsia" w:hAnsiTheme="minorHAnsi" w:cstheme="minorBidi"/>
              <w:noProof/>
              <w:sz w:val="22"/>
              <w:szCs w:val="22"/>
            </w:rPr>
          </w:pPr>
          <w:hyperlink w:anchor="_Toc492046197" w:history="1">
            <w:r w:rsidRPr="00AA0927">
              <w:rPr>
                <w:rStyle w:val="Hyperlink"/>
                <w:noProof/>
              </w:rPr>
              <w:t>Conversion Detail Report</w:t>
            </w:r>
            <w:r>
              <w:rPr>
                <w:noProof/>
                <w:webHidden/>
              </w:rPr>
              <w:tab/>
            </w:r>
            <w:r>
              <w:rPr>
                <w:noProof/>
                <w:webHidden/>
              </w:rPr>
              <w:fldChar w:fldCharType="begin"/>
            </w:r>
            <w:r>
              <w:rPr>
                <w:noProof/>
                <w:webHidden/>
              </w:rPr>
              <w:instrText xml:space="preserve"> PAGEREF _Toc492046197 \h </w:instrText>
            </w:r>
            <w:r>
              <w:rPr>
                <w:noProof/>
                <w:webHidden/>
              </w:rPr>
            </w:r>
            <w:r>
              <w:rPr>
                <w:noProof/>
                <w:webHidden/>
              </w:rPr>
              <w:fldChar w:fldCharType="separate"/>
            </w:r>
            <w:r>
              <w:rPr>
                <w:noProof/>
                <w:webHidden/>
              </w:rPr>
              <w:t>21</w:t>
            </w:r>
            <w:r>
              <w:rPr>
                <w:noProof/>
                <w:webHidden/>
              </w:rPr>
              <w:fldChar w:fldCharType="end"/>
            </w:r>
          </w:hyperlink>
        </w:p>
        <w:p w14:paraId="79432E31" w14:textId="77777777" w:rsidR="001F7CBD" w:rsidRDefault="001F7CBD">
          <w:pPr>
            <w:pStyle w:val="TOC3"/>
            <w:rPr>
              <w:rFonts w:asciiTheme="minorHAnsi" w:eastAsiaTheme="minorEastAsia" w:hAnsiTheme="minorHAnsi" w:cstheme="minorBidi"/>
              <w:noProof/>
              <w:sz w:val="22"/>
              <w:szCs w:val="22"/>
            </w:rPr>
          </w:pPr>
          <w:hyperlink w:anchor="_Toc492046198" w:history="1">
            <w:r w:rsidRPr="00AA0927">
              <w:rPr>
                <w:rStyle w:val="Hyperlink"/>
                <w:noProof/>
              </w:rPr>
              <w:t>Secure Acceptance Merchant Notification Post Batch Job</w:t>
            </w:r>
            <w:r>
              <w:rPr>
                <w:noProof/>
                <w:webHidden/>
              </w:rPr>
              <w:tab/>
            </w:r>
            <w:r>
              <w:rPr>
                <w:noProof/>
                <w:webHidden/>
              </w:rPr>
              <w:fldChar w:fldCharType="begin"/>
            </w:r>
            <w:r>
              <w:rPr>
                <w:noProof/>
                <w:webHidden/>
              </w:rPr>
              <w:instrText xml:space="preserve"> PAGEREF _Toc492046198 \h </w:instrText>
            </w:r>
            <w:r>
              <w:rPr>
                <w:noProof/>
                <w:webHidden/>
              </w:rPr>
            </w:r>
            <w:r>
              <w:rPr>
                <w:noProof/>
                <w:webHidden/>
              </w:rPr>
              <w:fldChar w:fldCharType="separate"/>
            </w:r>
            <w:r>
              <w:rPr>
                <w:noProof/>
                <w:webHidden/>
              </w:rPr>
              <w:t>21</w:t>
            </w:r>
            <w:r>
              <w:rPr>
                <w:noProof/>
                <w:webHidden/>
              </w:rPr>
              <w:fldChar w:fldCharType="end"/>
            </w:r>
          </w:hyperlink>
        </w:p>
        <w:p w14:paraId="2150004B" w14:textId="77777777" w:rsidR="001F7CBD" w:rsidRDefault="001F7CBD">
          <w:pPr>
            <w:pStyle w:val="TOC3"/>
            <w:rPr>
              <w:rFonts w:asciiTheme="minorHAnsi" w:eastAsiaTheme="minorEastAsia" w:hAnsiTheme="minorHAnsi" w:cstheme="minorBidi"/>
              <w:noProof/>
              <w:sz w:val="22"/>
              <w:szCs w:val="22"/>
            </w:rPr>
          </w:pPr>
          <w:hyperlink w:anchor="_Toc492046199" w:history="1">
            <w:r w:rsidRPr="00AA0927">
              <w:rPr>
                <w:rStyle w:val="Hyperlink"/>
                <w:noProof/>
              </w:rPr>
              <w:t>IDeal Bank Options List Service Batch Job</w:t>
            </w:r>
            <w:r>
              <w:rPr>
                <w:noProof/>
                <w:webHidden/>
              </w:rPr>
              <w:tab/>
            </w:r>
            <w:r>
              <w:rPr>
                <w:noProof/>
                <w:webHidden/>
              </w:rPr>
              <w:fldChar w:fldCharType="begin"/>
            </w:r>
            <w:r>
              <w:rPr>
                <w:noProof/>
                <w:webHidden/>
              </w:rPr>
              <w:instrText xml:space="preserve"> PAGEREF _Toc492046199 \h </w:instrText>
            </w:r>
            <w:r>
              <w:rPr>
                <w:noProof/>
                <w:webHidden/>
              </w:rPr>
            </w:r>
            <w:r>
              <w:rPr>
                <w:noProof/>
                <w:webHidden/>
              </w:rPr>
              <w:fldChar w:fldCharType="separate"/>
            </w:r>
            <w:r>
              <w:rPr>
                <w:noProof/>
                <w:webHidden/>
              </w:rPr>
              <w:t>22</w:t>
            </w:r>
            <w:r>
              <w:rPr>
                <w:noProof/>
                <w:webHidden/>
              </w:rPr>
              <w:fldChar w:fldCharType="end"/>
            </w:r>
          </w:hyperlink>
        </w:p>
        <w:p w14:paraId="152805B4" w14:textId="77777777" w:rsidR="001F7CBD" w:rsidRDefault="001F7CBD">
          <w:pPr>
            <w:pStyle w:val="TOC3"/>
            <w:rPr>
              <w:rFonts w:asciiTheme="minorHAnsi" w:eastAsiaTheme="minorEastAsia" w:hAnsiTheme="minorHAnsi" w:cstheme="minorBidi"/>
              <w:noProof/>
              <w:sz w:val="22"/>
              <w:szCs w:val="22"/>
            </w:rPr>
          </w:pPr>
          <w:hyperlink w:anchor="_Toc492046200" w:history="1">
            <w:r w:rsidRPr="00AA0927">
              <w:rPr>
                <w:rStyle w:val="Hyperlink"/>
                <w:noProof/>
              </w:rPr>
              <w:t>Alternate Payment Check Status Batch Job</w:t>
            </w:r>
            <w:r>
              <w:rPr>
                <w:noProof/>
                <w:webHidden/>
              </w:rPr>
              <w:tab/>
            </w:r>
            <w:r>
              <w:rPr>
                <w:noProof/>
                <w:webHidden/>
              </w:rPr>
              <w:fldChar w:fldCharType="begin"/>
            </w:r>
            <w:r>
              <w:rPr>
                <w:noProof/>
                <w:webHidden/>
              </w:rPr>
              <w:instrText xml:space="preserve"> PAGEREF _Toc492046200 \h </w:instrText>
            </w:r>
            <w:r>
              <w:rPr>
                <w:noProof/>
                <w:webHidden/>
              </w:rPr>
            </w:r>
            <w:r>
              <w:rPr>
                <w:noProof/>
                <w:webHidden/>
              </w:rPr>
              <w:fldChar w:fldCharType="separate"/>
            </w:r>
            <w:r>
              <w:rPr>
                <w:noProof/>
                <w:webHidden/>
              </w:rPr>
              <w:t>22</w:t>
            </w:r>
            <w:r>
              <w:rPr>
                <w:noProof/>
                <w:webHidden/>
              </w:rPr>
              <w:fldChar w:fldCharType="end"/>
            </w:r>
          </w:hyperlink>
        </w:p>
        <w:p w14:paraId="3B6F96AB" w14:textId="77777777" w:rsidR="001F7CBD" w:rsidRDefault="001F7CBD">
          <w:pPr>
            <w:pStyle w:val="TOC2"/>
            <w:rPr>
              <w:rFonts w:asciiTheme="minorHAnsi" w:eastAsiaTheme="minorEastAsia" w:hAnsiTheme="minorHAnsi" w:cstheme="minorBidi"/>
              <w:noProof/>
              <w:sz w:val="22"/>
              <w:szCs w:val="22"/>
            </w:rPr>
          </w:pPr>
          <w:hyperlink w:anchor="_Toc492046201" w:history="1">
            <w:r w:rsidRPr="00AA0927">
              <w:rPr>
                <w:rStyle w:val="Hyperlink"/>
                <w:noProof/>
              </w:rPr>
              <w:t>Use Cases Scenarios</w:t>
            </w:r>
            <w:r>
              <w:rPr>
                <w:noProof/>
                <w:webHidden/>
              </w:rPr>
              <w:tab/>
            </w:r>
            <w:r>
              <w:rPr>
                <w:noProof/>
                <w:webHidden/>
              </w:rPr>
              <w:fldChar w:fldCharType="begin"/>
            </w:r>
            <w:r>
              <w:rPr>
                <w:noProof/>
                <w:webHidden/>
              </w:rPr>
              <w:instrText xml:space="preserve"> PAGEREF _Toc492046201 \h </w:instrText>
            </w:r>
            <w:r>
              <w:rPr>
                <w:noProof/>
                <w:webHidden/>
              </w:rPr>
            </w:r>
            <w:r>
              <w:rPr>
                <w:noProof/>
                <w:webHidden/>
              </w:rPr>
              <w:fldChar w:fldCharType="separate"/>
            </w:r>
            <w:r>
              <w:rPr>
                <w:noProof/>
                <w:webHidden/>
              </w:rPr>
              <w:t>23</w:t>
            </w:r>
            <w:r>
              <w:rPr>
                <w:noProof/>
                <w:webHidden/>
              </w:rPr>
              <w:fldChar w:fldCharType="end"/>
            </w:r>
          </w:hyperlink>
        </w:p>
        <w:p w14:paraId="42F3F483" w14:textId="77777777" w:rsidR="001F7CBD" w:rsidRDefault="001F7CBD">
          <w:pPr>
            <w:pStyle w:val="TOC3"/>
            <w:rPr>
              <w:rFonts w:asciiTheme="minorHAnsi" w:eastAsiaTheme="minorEastAsia" w:hAnsiTheme="minorHAnsi" w:cstheme="minorBidi"/>
              <w:noProof/>
              <w:sz w:val="22"/>
              <w:szCs w:val="22"/>
            </w:rPr>
          </w:pPr>
          <w:hyperlink w:anchor="_Toc492046202" w:history="1">
            <w:r w:rsidRPr="00AA0927">
              <w:rPr>
                <w:rStyle w:val="Hyperlink"/>
                <w:noProof/>
              </w:rPr>
              <w:t>Credit Card / Visa Checkout / Apple Pay Authorization</w:t>
            </w:r>
            <w:r>
              <w:rPr>
                <w:noProof/>
                <w:webHidden/>
              </w:rPr>
              <w:tab/>
            </w:r>
            <w:r>
              <w:rPr>
                <w:noProof/>
                <w:webHidden/>
              </w:rPr>
              <w:fldChar w:fldCharType="begin"/>
            </w:r>
            <w:r>
              <w:rPr>
                <w:noProof/>
                <w:webHidden/>
              </w:rPr>
              <w:instrText xml:space="preserve"> PAGEREF _Toc492046202 \h </w:instrText>
            </w:r>
            <w:r>
              <w:rPr>
                <w:noProof/>
                <w:webHidden/>
              </w:rPr>
            </w:r>
            <w:r>
              <w:rPr>
                <w:noProof/>
                <w:webHidden/>
              </w:rPr>
              <w:fldChar w:fldCharType="separate"/>
            </w:r>
            <w:r>
              <w:rPr>
                <w:noProof/>
                <w:webHidden/>
              </w:rPr>
              <w:t>23</w:t>
            </w:r>
            <w:r>
              <w:rPr>
                <w:noProof/>
                <w:webHidden/>
              </w:rPr>
              <w:fldChar w:fldCharType="end"/>
            </w:r>
          </w:hyperlink>
        </w:p>
        <w:p w14:paraId="23F82FFD" w14:textId="77777777" w:rsidR="001F7CBD" w:rsidRDefault="001F7CBD">
          <w:pPr>
            <w:pStyle w:val="TOC3"/>
            <w:rPr>
              <w:rFonts w:asciiTheme="minorHAnsi" w:eastAsiaTheme="minorEastAsia" w:hAnsiTheme="minorHAnsi" w:cstheme="minorBidi"/>
              <w:noProof/>
              <w:sz w:val="22"/>
              <w:szCs w:val="22"/>
            </w:rPr>
          </w:pPr>
          <w:hyperlink w:anchor="_Toc492046203" w:history="1">
            <w:r w:rsidRPr="00AA0927">
              <w:rPr>
                <w:rStyle w:val="Hyperlink"/>
                <w:noProof/>
              </w:rPr>
              <w:t>Address Validation Service (AVS)</w:t>
            </w:r>
            <w:r>
              <w:rPr>
                <w:noProof/>
                <w:webHidden/>
              </w:rPr>
              <w:tab/>
            </w:r>
            <w:r>
              <w:rPr>
                <w:noProof/>
                <w:webHidden/>
              </w:rPr>
              <w:fldChar w:fldCharType="begin"/>
            </w:r>
            <w:r>
              <w:rPr>
                <w:noProof/>
                <w:webHidden/>
              </w:rPr>
              <w:instrText xml:space="preserve"> PAGEREF _Toc492046203 \h </w:instrText>
            </w:r>
            <w:r>
              <w:rPr>
                <w:noProof/>
                <w:webHidden/>
              </w:rPr>
            </w:r>
            <w:r>
              <w:rPr>
                <w:noProof/>
                <w:webHidden/>
              </w:rPr>
              <w:fldChar w:fldCharType="separate"/>
            </w:r>
            <w:r>
              <w:rPr>
                <w:noProof/>
                <w:webHidden/>
              </w:rPr>
              <w:t>25</w:t>
            </w:r>
            <w:r>
              <w:rPr>
                <w:noProof/>
                <w:webHidden/>
              </w:rPr>
              <w:fldChar w:fldCharType="end"/>
            </w:r>
          </w:hyperlink>
        </w:p>
        <w:p w14:paraId="0355D40E" w14:textId="77777777" w:rsidR="001F7CBD" w:rsidRDefault="001F7CBD">
          <w:pPr>
            <w:pStyle w:val="TOC3"/>
            <w:rPr>
              <w:rFonts w:asciiTheme="minorHAnsi" w:eastAsiaTheme="minorEastAsia" w:hAnsiTheme="minorHAnsi" w:cstheme="minorBidi"/>
              <w:noProof/>
              <w:sz w:val="22"/>
              <w:szCs w:val="22"/>
            </w:rPr>
          </w:pPr>
          <w:hyperlink w:anchor="_Toc492046204" w:history="1">
            <w:r w:rsidRPr="00AA0927">
              <w:rPr>
                <w:rStyle w:val="Hyperlink"/>
                <w:noProof/>
              </w:rPr>
              <w:t>Delivery Address Verification Service (DAV)</w:t>
            </w:r>
            <w:r>
              <w:rPr>
                <w:noProof/>
                <w:webHidden/>
              </w:rPr>
              <w:tab/>
            </w:r>
            <w:r>
              <w:rPr>
                <w:noProof/>
                <w:webHidden/>
              </w:rPr>
              <w:fldChar w:fldCharType="begin"/>
            </w:r>
            <w:r>
              <w:rPr>
                <w:noProof/>
                <w:webHidden/>
              </w:rPr>
              <w:instrText xml:space="preserve"> PAGEREF _Toc492046204 \h </w:instrText>
            </w:r>
            <w:r>
              <w:rPr>
                <w:noProof/>
                <w:webHidden/>
              </w:rPr>
            </w:r>
            <w:r>
              <w:rPr>
                <w:noProof/>
                <w:webHidden/>
              </w:rPr>
              <w:fldChar w:fldCharType="separate"/>
            </w:r>
            <w:r>
              <w:rPr>
                <w:noProof/>
                <w:webHidden/>
              </w:rPr>
              <w:t>25</w:t>
            </w:r>
            <w:r>
              <w:rPr>
                <w:noProof/>
                <w:webHidden/>
              </w:rPr>
              <w:fldChar w:fldCharType="end"/>
            </w:r>
          </w:hyperlink>
        </w:p>
        <w:p w14:paraId="0EB4DA15" w14:textId="77777777" w:rsidR="001F7CBD" w:rsidRDefault="001F7CBD">
          <w:pPr>
            <w:pStyle w:val="TOC3"/>
            <w:rPr>
              <w:rFonts w:asciiTheme="minorHAnsi" w:eastAsiaTheme="minorEastAsia" w:hAnsiTheme="minorHAnsi" w:cstheme="minorBidi"/>
              <w:noProof/>
              <w:sz w:val="22"/>
              <w:szCs w:val="22"/>
            </w:rPr>
          </w:pPr>
          <w:hyperlink w:anchor="_Toc492046205" w:history="1">
            <w:r w:rsidRPr="00AA0927">
              <w:rPr>
                <w:rStyle w:val="Hyperlink"/>
                <w:noProof/>
              </w:rPr>
              <w:t>Payment Tokenization</w:t>
            </w:r>
            <w:r>
              <w:rPr>
                <w:noProof/>
                <w:webHidden/>
              </w:rPr>
              <w:tab/>
            </w:r>
            <w:r>
              <w:rPr>
                <w:noProof/>
                <w:webHidden/>
              </w:rPr>
              <w:fldChar w:fldCharType="begin"/>
            </w:r>
            <w:r>
              <w:rPr>
                <w:noProof/>
                <w:webHidden/>
              </w:rPr>
              <w:instrText xml:space="preserve"> PAGEREF _Toc492046205 \h </w:instrText>
            </w:r>
            <w:r>
              <w:rPr>
                <w:noProof/>
                <w:webHidden/>
              </w:rPr>
            </w:r>
            <w:r>
              <w:rPr>
                <w:noProof/>
                <w:webHidden/>
              </w:rPr>
              <w:fldChar w:fldCharType="separate"/>
            </w:r>
            <w:r>
              <w:rPr>
                <w:noProof/>
                <w:webHidden/>
              </w:rPr>
              <w:t>25</w:t>
            </w:r>
            <w:r>
              <w:rPr>
                <w:noProof/>
                <w:webHidden/>
              </w:rPr>
              <w:fldChar w:fldCharType="end"/>
            </w:r>
          </w:hyperlink>
        </w:p>
        <w:p w14:paraId="4B1F058F" w14:textId="77777777" w:rsidR="001F7CBD" w:rsidRDefault="001F7CBD">
          <w:pPr>
            <w:pStyle w:val="TOC3"/>
            <w:rPr>
              <w:rFonts w:asciiTheme="minorHAnsi" w:eastAsiaTheme="minorEastAsia" w:hAnsiTheme="minorHAnsi" w:cstheme="minorBidi"/>
              <w:noProof/>
              <w:sz w:val="22"/>
              <w:szCs w:val="22"/>
            </w:rPr>
          </w:pPr>
          <w:hyperlink w:anchor="_Toc492046206" w:history="1">
            <w:r w:rsidRPr="00AA0927">
              <w:rPr>
                <w:rStyle w:val="Hyperlink"/>
                <w:noProof/>
              </w:rPr>
              <w:t>Payer Authorization</w:t>
            </w:r>
            <w:r>
              <w:rPr>
                <w:noProof/>
                <w:webHidden/>
              </w:rPr>
              <w:tab/>
            </w:r>
            <w:r>
              <w:rPr>
                <w:noProof/>
                <w:webHidden/>
              </w:rPr>
              <w:fldChar w:fldCharType="begin"/>
            </w:r>
            <w:r>
              <w:rPr>
                <w:noProof/>
                <w:webHidden/>
              </w:rPr>
              <w:instrText xml:space="preserve"> PAGEREF _Toc492046206 \h </w:instrText>
            </w:r>
            <w:r>
              <w:rPr>
                <w:noProof/>
                <w:webHidden/>
              </w:rPr>
            </w:r>
            <w:r>
              <w:rPr>
                <w:noProof/>
                <w:webHidden/>
              </w:rPr>
              <w:fldChar w:fldCharType="separate"/>
            </w:r>
            <w:r>
              <w:rPr>
                <w:noProof/>
                <w:webHidden/>
              </w:rPr>
              <w:t>26</w:t>
            </w:r>
            <w:r>
              <w:rPr>
                <w:noProof/>
                <w:webHidden/>
              </w:rPr>
              <w:fldChar w:fldCharType="end"/>
            </w:r>
          </w:hyperlink>
        </w:p>
        <w:p w14:paraId="0025260E" w14:textId="77777777" w:rsidR="001F7CBD" w:rsidRDefault="001F7CBD">
          <w:pPr>
            <w:pStyle w:val="TOC3"/>
            <w:rPr>
              <w:rFonts w:asciiTheme="minorHAnsi" w:eastAsiaTheme="minorEastAsia" w:hAnsiTheme="minorHAnsi" w:cstheme="minorBidi"/>
              <w:noProof/>
              <w:sz w:val="22"/>
              <w:szCs w:val="22"/>
            </w:rPr>
          </w:pPr>
          <w:hyperlink w:anchor="_Toc492046207" w:history="1">
            <w:r w:rsidRPr="00AA0927">
              <w:rPr>
                <w:rStyle w:val="Hyperlink"/>
                <w:noProof/>
              </w:rPr>
              <w:t>Tax Service</w:t>
            </w:r>
            <w:r>
              <w:rPr>
                <w:noProof/>
                <w:webHidden/>
              </w:rPr>
              <w:tab/>
            </w:r>
            <w:r>
              <w:rPr>
                <w:noProof/>
                <w:webHidden/>
              </w:rPr>
              <w:fldChar w:fldCharType="begin"/>
            </w:r>
            <w:r>
              <w:rPr>
                <w:noProof/>
                <w:webHidden/>
              </w:rPr>
              <w:instrText xml:space="preserve"> PAGEREF _Toc492046207 \h </w:instrText>
            </w:r>
            <w:r>
              <w:rPr>
                <w:noProof/>
                <w:webHidden/>
              </w:rPr>
            </w:r>
            <w:r>
              <w:rPr>
                <w:noProof/>
                <w:webHidden/>
              </w:rPr>
              <w:fldChar w:fldCharType="separate"/>
            </w:r>
            <w:r>
              <w:rPr>
                <w:noProof/>
                <w:webHidden/>
              </w:rPr>
              <w:t>26</w:t>
            </w:r>
            <w:r>
              <w:rPr>
                <w:noProof/>
                <w:webHidden/>
              </w:rPr>
              <w:fldChar w:fldCharType="end"/>
            </w:r>
          </w:hyperlink>
        </w:p>
        <w:p w14:paraId="2C31982A" w14:textId="77777777" w:rsidR="001F7CBD" w:rsidRDefault="001F7CBD">
          <w:pPr>
            <w:pStyle w:val="TOC3"/>
            <w:rPr>
              <w:rFonts w:asciiTheme="minorHAnsi" w:eastAsiaTheme="minorEastAsia" w:hAnsiTheme="minorHAnsi" w:cstheme="minorBidi"/>
              <w:noProof/>
              <w:sz w:val="22"/>
              <w:szCs w:val="22"/>
            </w:rPr>
          </w:pPr>
          <w:hyperlink w:anchor="_Toc492046208" w:history="1">
            <w:r w:rsidRPr="00AA0927">
              <w:rPr>
                <w:rStyle w:val="Hyperlink"/>
                <w:noProof/>
              </w:rPr>
              <w:t>Secure Acceptance Authorization</w:t>
            </w:r>
            <w:r>
              <w:rPr>
                <w:noProof/>
                <w:webHidden/>
              </w:rPr>
              <w:tab/>
            </w:r>
            <w:r>
              <w:rPr>
                <w:noProof/>
                <w:webHidden/>
              </w:rPr>
              <w:fldChar w:fldCharType="begin"/>
            </w:r>
            <w:r>
              <w:rPr>
                <w:noProof/>
                <w:webHidden/>
              </w:rPr>
              <w:instrText xml:space="preserve"> PAGEREF _Toc492046208 \h </w:instrText>
            </w:r>
            <w:r>
              <w:rPr>
                <w:noProof/>
                <w:webHidden/>
              </w:rPr>
            </w:r>
            <w:r>
              <w:rPr>
                <w:noProof/>
                <w:webHidden/>
              </w:rPr>
              <w:fldChar w:fldCharType="separate"/>
            </w:r>
            <w:r>
              <w:rPr>
                <w:noProof/>
                <w:webHidden/>
              </w:rPr>
              <w:t>27</w:t>
            </w:r>
            <w:r>
              <w:rPr>
                <w:noProof/>
                <w:webHidden/>
              </w:rPr>
              <w:fldChar w:fldCharType="end"/>
            </w:r>
          </w:hyperlink>
        </w:p>
        <w:p w14:paraId="05A75C21" w14:textId="77777777" w:rsidR="001F7CBD" w:rsidRDefault="001F7CBD">
          <w:pPr>
            <w:pStyle w:val="TOC3"/>
            <w:rPr>
              <w:rFonts w:asciiTheme="minorHAnsi" w:eastAsiaTheme="minorEastAsia" w:hAnsiTheme="minorHAnsi" w:cstheme="minorBidi"/>
              <w:noProof/>
              <w:sz w:val="22"/>
              <w:szCs w:val="22"/>
            </w:rPr>
          </w:pPr>
          <w:hyperlink w:anchor="_Toc492046209" w:history="1">
            <w:r w:rsidRPr="00AA0927">
              <w:rPr>
                <w:rStyle w:val="Hyperlink"/>
                <w:noProof/>
              </w:rPr>
              <w:t>VISA Checkout Decrypt</w:t>
            </w:r>
            <w:r>
              <w:rPr>
                <w:noProof/>
                <w:webHidden/>
              </w:rPr>
              <w:tab/>
            </w:r>
            <w:r>
              <w:rPr>
                <w:noProof/>
                <w:webHidden/>
              </w:rPr>
              <w:fldChar w:fldCharType="begin"/>
            </w:r>
            <w:r>
              <w:rPr>
                <w:noProof/>
                <w:webHidden/>
              </w:rPr>
              <w:instrText xml:space="preserve"> PAGEREF _Toc492046209 \h </w:instrText>
            </w:r>
            <w:r>
              <w:rPr>
                <w:noProof/>
                <w:webHidden/>
              </w:rPr>
            </w:r>
            <w:r>
              <w:rPr>
                <w:noProof/>
                <w:webHidden/>
              </w:rPr>
              <w:fldChar w:fldCharType="separate"/>
            </w:r>
            <w:r>
              <w:rPr>
                <w:noProof/>
                <w:webHidden/>
              </w:rPr>
              <w:t>28</w:t>
            </w:r>
            <w:r>
              <w:rPr>
                <w:noProof/>
                <w:webHidden/>
              </w:rPr>
              <w:fldChar w:fldCharType="end"/>
            </w:r>
          </w:hyperlink>
        </w:p>
        <w:p w14:paraId="008609D3" w14:textId="77777777" w:rsidR="001F7CBD" w:rsidRDefault="001F7CBD">
          <w:pPr>
            <w:pStyle w:val="TOC3"/>
            <w:rPr>
              <w:rFonts w:asciiTheme="minorHAnsi" w:eastAsiaTheme="minorEastAsia" w:hAnsiTheme="minorHAnsi" w:cstheme="minorBidi"/>
              <w:noProof/>
              <w:sz w:val="22"/>
              <w:szCs w:val="22"/>
            </w:rPr>
          </w:pPr>
          <w:hyperlink w:anchor="_Toc492046210" w:history="1">
            <w:r w:rsidRPr="00AA0927">
              <w:rPr>
                <w:rStyle w:val="Hyperlink"/>
                <w:noProof/>
              </w:rPr>
              <w:t>Alipay Authorization</w:t>
            </w:r>
            <w:r>
              <w:rPr>
                <w:noProof/>
                <w:webHidden/>
              </w:rPr>
              <w:tab/>
            </w:r>
            <w:r>
              <w:rPr>
                <w:noProof/>
                <w:webHidden/>
              </w:rPr>
              <w:fldChar w:fldCharType="begin"/>
            </w:r>
            <w:r>
              <w:rPr>
                <w:noProof/>
                <w:webHidden/>
              </w:rPr>
              <w:instrText xml:space="preserve"> PAGEREF _Toc492046210 \h </w:instrText>
            </w:r>
            <w:r>
              <w:rPr>
                <w:noProof/>
                <w:webHidden/>
              </w:rPr>
            </w:r>
            <w:r>
              <w:rPr>
                <w:noProof/>
                <w:webHidden/>
              </w:rPr>
              <w:fldChar w:fldCharType="separate"/>
            </w:r>
            <w:r>
              <w:rPr>
                <w:noProof/>
                <w:webHidden/>
              </w:rPr>
              <w:t>28</w:t>
            </w:r>
            <w:r>
              <w:rPr>
                <w:noProof/>
                <w:webHidden/>
              </w:rPr>
              <w:fldChar w:fldCharType="end"/>
            </w:r>
          </w:hyperlink>
        </w:p>
        <w:p w14:paraId="3133A118" w14:textId="77777777" w:rsidR="001F7CBD" w:rsidRDefault="001F7CBD">
          <w:pPr>
            <w:pStyle w:val="TOC3"/>
            <w:rPr>
              <w:rFonts w:asciiTheme="minorHAnsi" w:eastAsiaTheme="minorEastAsia" w:hAnsiTheme="minorHAnsi" w:cstheme="minorBidi"/>
              <w:noProof/>
              <w:sz w:val="22"/>
              <w:szCs w:val="22"/>
            </w:rPr>
          </w:pPr>
          <w:hyperlink w:anchor="_Toc492046211" w:history="1">
            <w:r w:rsidRPr="00AA0927">
              <w:rPr>
                <w:rStyle w:val="Hyperlink"/>
                <w:noProof/>
              </w:rPr>
              <w:t>Retail Point-of-Sale (POS)</w:t>
            </w:r>
            <w:r>
              <w:rPr>
                <w:noProof/>
                <w:webHidden/>
              </w:rPr>
              <w:tab/>
            </w:r>
            <w:r>
              <w:rPr>
                <w:noProof/>
                <w:webHidden/>
              </w:rPr>
              <w:fldChar w:fldCharType="begin"/>
            </w:r>
            <w:r>
              <w:rPr>
                <w:noProof/>
                <w:webHidden/>
              </w:rPr>
              <w:instrText xml:space="preserve"> PAGEREF _Toc492046211 \h </w:instrText>
            </w:r>
            <w:r>
              <w:rPr>
                <w:noProof/>
                <w:webHidden/>
              </w:rPr>
            </w:r>
            <w:r>
              <w:rPr>
                <w:noProof/>
                <w:webHidden/>
              </w:rPr>
              <w:fldChar w:fldCharType="separate"/>
            </w:r>
            <w:r>
              <w:rPr>
                <w:noProof/>
                <w:webHidden/>
              </w:rPr>
              <w:t>29</w:t>
            </w:r>
            <w:r>
              <w:rPr>
                <w:noProof/>
                <w:webHidden/>
              </w:rPr>
              <w:fldChar w:fldCharType="end"/>
            </w:r>
          </w:hyperlink>
        </w:p>
        <w:p w14:paraId="24B7ED77" w14:textId="77777777" w:rsidR="001F7CBD" w:rsidRDefault="001F7CBD">
          <w:pPr>
            <w:pStyle w:val="TOC3"/>
            <w:rPr>
              <w:rFonts w:asciiTheme="minorHAnsi" w:eastAsiaTheme="minorEastAsia" w:hAnsiTheme="minorHAnsi" w:cstheme="minorBidi"/>
              <w:noProof/>
              <w:sz w:val="22"/>
              <w:szCs w:val="22"/>
            </w:rPr>
          </w:pPr>
          <w:hyperlink w:anchor="_Toc492046212" w:history="1">
            <w:r w:rsidRPr="00AA0927">
              <w:rPr>
                <w:rStyle w:val="Hyperlink"/>
                <w:noProof/>
              </w:rPr>
              <w:t>Klarna &amp; Bank Transfer</w:t>
            </w:r>
            <w:r>
              <w:rPr>
                <w:noProof/>
                <w:webHidden/>
              </w:rPr>
              <w:tab/>
            </w:r>
            <w:r>
              <w:rPr>
                <w:noProof/>
                <w:webHidden/>
              </w:rPr>
              <w:fldChar w:fldCharType="begin"/>
            </w:r>
            <w:r>
              <w:rPr>
                <w:noProof/>
                <w:webHidden/>
              </w:rPr>
              <w:instrText xml:space="preserve"> PAGEREF _Toc492046212 \h </w:instrText>
            </w:r>
            <w:r>
              <w:rPr>
                <w:noProof/>
                <w:webHidden/>
              </w:rPr>
            </w:r>
            <w:r>
              <w:rPr>
                <w:noProof/>
                <w:webHidden/>
              </w:rPr>
              <w:fldChar w:fldCharType="separate"/>
            </w:r>
            <w:r>
              <w:rPr>
                <w:noProof/>
                <w:webHidden/>
              </w:rPr>
              <w:t>29</w:t>
            </w:r>
            <w:r>
              <w:rPr>
                <w:noProof/>
                <w:webHidden/>
              </w:rPr>
              <w:fldChar w:fldCharType="end"/>
            </w:r>
          </w:hyperlink>
        </w:p>
        <w:p w14:paraId="3F1DA1BE" w14:textId="77777777" w:rsidR="001F7CBD" w:rsidRDefault="001F7CBD">
          <w:pPr>
            <w:pStyle w:val="TOC3"/>
            <w:rPr>
              <w:rFonts w:asciiTheme="minorHAnsi" w:eastAsiaTheme="minorEastAsia" w:hAnsiTheme="minorHAnsi" w:cstheme="minorBidi"/>
              <w:noProof/>
              <w:sz w:val="22"/>
              <w:szCs w:val="22"/>
            </w:rPr>
          </w:pPr>
          <w:hyperlink w:anchor="_Toc492046213" w:history="1">
            <w:r w:rsidRPr="00AA0927">
              <w:rPr>
                <w:rStyle w:val="Hyperlink"/>
                <w:noProof/>
              </w:rPr>
              <w:t>PayPal Express / Credit / Billing Agreement</w:t>
            </w:r>
            <w:r>
              <w:rPr>
                <w:noProof/>
                <w:webHidden/>
              </w:rPr>
              <w:tab/>
            </w:r>
            <w:r>
              <w:rPr>
                <w:noProof/>
                <w:webHidden/>
              </w:rPr>
              <w:fldChar w:fldCharType="begin"/>
            </w:r>
            <w:r>
              <w:rPr>
                <w:noProof/>
                <w:webHidden/>
              </w:rPr>
              <w:instrText xml:space="preserve"> PAGEREF _Toc492046213 \h </w:instrText>
            </w:r>
            <w:r>
              <w:rPr>
                <w:noProof/>
                <w:webHidden/>
              </w:rPr>
            </w:r>
            <w:r>
              <w:rPr>
                <w:noProof/>
                <w:webHidden/>
              </w:rPr>
              <w:fldChar w:fldCharType="separate"/>
            </w:r>
            <w:r>
              <w:rPr>
                <w:noProof/>
                <w:webHidden/>
              </w:rPr>
              <w:t>30</w:t>
            </w:r>
            <w:r>
              <w:rPr>
                <w:noProof/>
                <w:webHidden/>
              </w:rPr>
              <w:fldChar w:fldCharType="end"/>
            </w:r>
          </w:hyperlink>
        </w:p>
        <w:p w14:paraId="6ED2DE5C" w14:textId="77777777" w:rsidR="001F7CBD" w:rsidRDefault="001F7CBD">
          <w:pPr>
            <w:pStyle w:val="TOC3"/>
            <w:rPr>
              <w:rFonts w:asciiTheme="minorHAnsi" w:eastAsiaTheme="minorEastAsia" w:hAnsiTheme="minorHAnsi" w:cstheme="minorBidi"/>
              <w:noProof/>
              <w:sz w:val="22"/>
              <w:szCs w:val="22"/>
            </w:rPr>
          </w:pPr>
          <w:hyperlink w:anchor="_Toc492046214" w:history="1">
            <w:r w:rsidRPr="00AA0927">
              <w:rPr>
                <w:rStyle w:val="Hyperlink"/>
                <w:noProof/>
              </w:rPr>
              <w:t>Conversion Detail Report</w:t>
            </w:r>
            <w:r>
              <w:rPr>
                <w:noProof/>
                <w:webHidden/>
              </w:rPr>
              <w:tab/>
            </w:r>
            <w:r>
              <w:rPr>
                <w:noProof/>
                <w:webHidden/>
              </w:rPr>
              <w:fldChar w:fldCharType="begin"/>
            </w:r>
            <w:r>
              <w:rPr>
                <w:noProof/>
                <w:webHidden/>
              </w:rPr>
              <w:instrText xml:space="preserve"> PAGEREF _Toc492046214 \h </w:instrText>
            </w:r>
            <w:r>
              <w:rPr>
                <w:noProof/>
                <w:webHidden/>
              </w:rPr>
            </w:r>
            <w:r>
              <w:rPr>
                <w:noProof/>
                <w:webHidden/>
              </w:rPr>
              <w:fldChar w:fldCharType="separate"/>
            </w:r>
            <w:r>
              <w:rPr>
                <w:noProof/>
                <w:webHidden/>
              </w:rPr>
              <w:t>33</w:t>
            </w:r>
            <w:r>
              <w:rPr>
                <w:noProof/>
                <w:webHidden/>
              </w:rPr>
              <w:fldChar w:fldCharType="end"/>
            </w:r>
          </w:hyperlink>
        </w:p>
        <w:p w14:paraId="2AA959F9" w14:textId="77777777" w:rsidR="001F7CBD" w:rsidRDefault="001F7CBD">
          <w:pPr>
            <w:pStyle w:val="TOC3"/>
            <w:rPr>
              <w:rFonts w:asciiTheme="minorHAnsi" w:eastAsiaTheme="minorEastAsia" w:hAnsiTheme="minorHAnsi" w:cstheme="minorBidi"/>
              <w:noProof/>
              <w:sz w:val="22"/>
              <w:szCs w:val="22"/>
            </w:rPr>
          </w:pPr>
          <w:hyperlink w:anchor="_Toc492046215" w:history="1">
            <w:r w:rsidRPr="00AA0927">
              <w:rPr>
                <w:rStyle w:val="Hyperlink"/>
                <w:noProof/>
              </w:rPr>
              <w:t>Alternate Payment Check Status Job</w:t>
            </w:r>
            <w:r>
              <w:rPr>
                <w:noProof/>
                <w:webHidden/>
              </w:rPr>
              <w:tab/>
            </w:r>
            <w:r>
              <w:rPr>
                <w:noProof/>
                <w:webHidden/>
              </w:rPr>
              <w:fldChar w:fldCharType="begin"/>
            </w:r>
            <w:r>
              <w:rPr>
                <w:noProof/>
                <w:webHidden/>
              </w:rPr>
              <w:instrText xml:space="preserve"> PAGEREF _Toc492046215 \h </w:instrText>
            </w:r>
            <w:r>
              <w:rPr>
                <w:noProof/>
                <w:webHidden/>
              </w:rPr>
            </w:r>
            <w:r>
              <w:rPr>
                <w:noProof/>
                <w:webHidden/>
              </w:rPr>
              <w:fldChar w:fldCharType="separate"/>
            </w:r>
            <w:r>
              <w:rPr>
                <w:noProof/>
                <w:webHidden/>
              </w:rPr>
              <w:t>33</w:t>
            </w:r>
            <w:r>
              <w:rPr>
                <w:noProof/>
                <w:webHidden/>
              </w:rPr>
              <w:fldChar w:fldCharType="end"/>
            </w:r>
          </w:hyperlink>
        </w:p>
        <w:p w14:paraId="3DED6453" w14:textId="77777777" w:rsidR="001F7CBD" w:rsidRDefault="001F7CBD">
          <w:pPr>
            <w:pStyle w:val="TOC3"/>
            <w:rPr>
              <w:rFonts w:asciiTheme="minorHAnsi" w:eastAsiaTheme="minorEastAsia" w:hAnsiTheme="minorHAnsi" w:cstheme="minorBidi"/>
              <w:noProof/>
              <w:sz w:val="22"/>
              <w:szCs w:val="22"/>
            </w:rPr>
          </w:pPr>
          <w:hyperlink w:anchor="_Toc492046216" w:history="1">
            <w:r w:rsidRPr="00AA0927">
              <w:rPr>
                <w:rStyle w:val="Hyperlink"/>
                <w:noProof/>
              </w:rPr>
              <w:t>CyberSource Decision and DW Order Status Mapping</w:t>
            </w:r>
            <w:r>
              <w:rPr>
                <w:noProof/>
                <w:webHidden/>
              </w:rPr>
              <w:tab/>
            </w:r>
            <w:r>
              <w:rPr>
                <w:noProof/>
                <w:webHidden/>
              </w:rPr>
              <w:fldChar w:fldCharType="begin"/>
            </w:r>
            <w:r>
              <w:rPr>
                <w:noProof/>
                <w:webHidden/>
              </w:rPr>
              <w:instrText xml:space="preserve"> PAGEREF _Toc492046216 \h </w:instrText>
            </w:r>
            <w:r>
              <w:rPr>
                <w:noProof/>
                <w:webHidden/>
              </w:rPr>
            </w:r>
            <w:r>
              <w:rPr>
                <w:noProof/>
                <w:webHidden/>
              </w:rPr>
              <w:fldChar w:fldCharType="separate"/>
            </w:r>
            <w:r>
              <w:rPr>
                <w:noProof/>
                <w:webHidden/>
              </w:rPr>
              <w:t>34</w:t>
            </w:r>
            <w:r>
              <w:rPr>
                <w:noProof/>
                <w:webHidden/>
              </w:rPr>
              <w:fldChar w:fldCharType="end"/>
            </w:r>
          </w:hyperlink>
        </w:p>
        <w:p w14:paraId="572E86D6" w14:textId="77777777" w:rsidR="001F7CBD" w:rsidRDefault="001F7CBD">
          <w:pPr>
            <w:pStyle w:val="TOC2"/>
            <w:rPr>
              <w:rFonts w:asciiTheme="minorHAnsi" w:eastAsiaTheme="minorEastAsia" w:hAnsiTheme="minorHAnsi" w:cstheme="minorBidi"/>
              <w:noProof/>
              <w:sz w:val="22"/>
              <w:szCs w:val="22"/>
            </w:rPr>
          </w:pPr>
          <w:hyperlink w:anchor="_Toc492046217" w:history="1">
            <w:r w:rsidRPr="00AA0927">
              <w:rPr>
                <w:rStyle w:val="Hyperlink"/>
                <w:noProof/>
              </w:rPr>
              <w:t>Limitations, Constraints</w:t>
            </w:r>
            <w:r>
              <w:rPr>
                <w:noProof/>
                <w:webHidden/>
              </w:rPr>
              <w:tab/>
            </w:r>
            <w:r>
              <w:rPr>
                <w:noProof/>
                <w:webHidden/>
              </w:rPr>
              <w:fldChar w:fldCharType="begin"/>
            </w:r>
            <w:r>
              <w:rPr>
                <w:noProof/>
                <w:webHidden/>
              </w:rPr>
              <w:instrText xml:space="preserve"> PAGEREF _Toc492046217 \h </w:instrText>
            </w:r>
            <w:r>
              <w:rPr>
                <w:noProof/>
                <w:webHidden/>
              </w:rPr>
            </w:r>
            <w:r>
              <w:rPr>
                <w:noProof/>
                <w:webHidden/>
              </w:rPr>
              <w:fldChar w:fldCharType="separate"/>
            </w:r>
            <w:r>
              <w:rPr>
                <w:noProof/>
                <w:webHidden/>
              </w:rPr>
              <w:t>34</w:t>
            </w:r>
            <w:r>
              <w:rPr>
                <w:noProof/>
                <w:webHidden/>
              </w:rPr>
              <w:fldChar w:fldCharType="end"/>
            </w:r>
          </w:hyperlink>
        </w:p>
        <w:p w14:paraId="2EF7B2E9" w14:textId="77777777" w:rsidR="001F7CBD" w:rsidRDefault="001F7CBD">
          <w:pPr>
            <w:pStyle w:val="TOC2"/>
            <w:rPr>
              <w:rFonts w:asciiTheme="minorHAnsi" w:eastAsiaTheme="minorEastAsia" w:hAnsiTheme="minorHAnsi" w:cstheme="minorBidi"/>
              <w:noProof/>
              <w:sz w:val="22"/>
              <w:szCs w:val="22"/>
            </w:rPr>
          </w:pPr>
          <w:hyperlink w:anchor="_Toc492046218" w:history="1">
            <w:r w:rsidRPr="00AA0927">
              <w:rPr>
                <w:rStyle w:val="Hyperlink"/>
                <w:noProof/>
              </w:rPr>
              <w:t>Compatibility</w:t>
            </w:r>
            <w:r>
              <w:rPr>
                <w:noProof/>
                <w:webHidden/>
              </w:rPr>
              <w:tab/>
            </w:r>
            <w:r>
              <w:rPr>
                <w:noProof/>
                <w:webHidden/>
              </w:rPr>
              <w:fldChar w:fldCharType="begin"/>
            </w:r>
            <w:r>
              <w:rPr>
                <w:noProof/>
                <w:webHidden/>
              </w:rPr>
              <w:instrText xml:space="preserve"> PAGEREF _Toc492046218 \h </w:instrText>
            </w:r>
            <w:r>
              <w:rPr>
                <w:noProof/>
                <w:webHidden/>
              </w:rPr>
            </w:r>
            <w:r>
              <w:rPr>
                <w:noProof/>
                <w:webHidden/>
              </w:rPr>
              <w:fldChar w:fldCharType="separate"/>
            </w:r>
            <w:r>
              <w:rPr>
                <w:noProof/>
                <w:webHidden/>
              </w:rPr>
              <w:t>36</w:t>
            </w:r>
            <w:r>
              <w:rPr>
                <w:noProof/>
                <w:webHidden/>
              </w:rPr>
              <w:fldChar w:fldCharType="end"/>
            </w:r>
          </w:hyperlink>
        </w:p>
        <w:p w14:paraId="6F974F16" w14:textId="77777777" w:rsidR="001F7CBD" w:rsidRDefault="001F7CBD">
          <w:pPr>
            <w:pStyle w:val="TOC1"/>
            <w:rPr>
              <w:rFonts w:asciiTheme="minorHAnsi" w:eastAsiaTheme="minorEastAsia" w:hAnsiTheme="minorHAnsi" w:cstheme="minorBidi"/>
              <w:b w:val="0"/>
              <w:noProof/>
              <w:sz w:val="22"/>
              <w:szCs w:val="22"/>
            </w:rPr>
          </w:pPr>
          <w:hyperlink w:anchor="_Toc492046219" w:history="1">
            <w:r w:rsidRPr="00AA0927">
              <w:rPr>
                <w:rStyle w:val="Hyperlink"/>
                <w:noProof/>
              </w:rPr>
              <w:t>Implementation Guide</w:t>
            </w:r>
            <w:r>
              <w:rPr>
                <w:noProof/>
                <w:webHidden/>
              </w:rPr>
              <w:tab/>
            </w:r>
            <w:r>
              <w:rPr>
                <w:noProof/>
                <w:webHidden/>
              </w:rPr>
              <w:fldChar w:fldCharType="begin"/>
            </w:r>
            <w:r>
              <w:rPr>
                <w:noProof/>
                <w:webHidden/>
              </w:rPr>
              <w:instrText xml:space="preserve"> PAGEREF _Toc492046219 \h </w:instrText>
            </w:r>
            <w:r>
              <w:rPr>
                <w:noProof/>
                <w:webHidden/>
              </w:rPr>
            </w:r>
            <w:r>
              <w:rPr>
                <w:noProof/>
                <w:webHidden/>
              </w:rPr>
              <w:fldChar w:fldCharType="separate"/>
            </w:r>
            <w:r>
              <w:rPr>
                <w:noProof/>
                <w:webHidden/>
              </w:rPr>
              <w:t>36</w:t>
            </w:r>
            <w:r>
              <w:rPr>
                <w:noProof/>
                <w:webHidden/>
              </w:rPr>
              <w:fldChar w:fldCharType="end"/>
            </w:r>
          </w:hyperlink>
        </w:p>
        <w:p w14:paraId="1AC1F2E9" w14:textId="77777777" w:rsidR="001F7CBD" w:rsidRDefault="001F7CBD">
          <w:pPr>
            <w:pStyle w:val="TOC2"/>
            <w:rPr>
              <w:rFonts w:asciiTheme="minorHAnsi" w:eastAsiaTheme="minorEastAsia" w:hAnsiTheme="minorHAnsi" w:cstheme="minorBidi"/>
              <w:noProof/>
              <w:sz w:val="22"/>
              <w:szCs w:val="22"/>
            </w:rPr>
          </w:pPr>
          <w:hyperlink w:anchor="_Toc492046220" w:history="1">
            <w:r w:rsidRPr="00AA0927">
              <w:rPr>
                <w:rStyle w:val="Hyperlink"/>
                <w:noProof/>
              </w:rPr>
              <w:t>Custom Code</w:t>
            </w:r>
            <w:r>
              <w:rPr>
                <w:noProof/>
                <w:webHidden/>
              </w:rPr>
              <w:tab/>
            </w:r>
            <w:r>
              <w:rPr>
                <w:noProof/>
                <w:webHidden/>
              </w:rPr>
              <w:fldChar w:fldCharType="begin"/>
            </w:r>
            <w:r>
              <w:rPr>
                <w:noProof/>
                <w:webHidden/>
              </w:rPr>
              <w:instrText xml:space="preserve"> PAGEREF _Toc492046220 \h </w:instrText>
            </w:r>
            <w:r>
              <w:rPr>
                <w:noProof/>
                <w:webHidden/>
              </w:rPr>
            </w:r>
            <w:r>
              <w:rPr>
                <w:noProof/>
                <w:webHidden/>
              </w:rPr>
              <w:fldChar w:fldCharType="separate"/>
            </w:r>
            <w:r>
              <w:rPr>
                <w:noProof/>
                <w:webHidden/>
              </w:rPr>
              <w:t>36</w:t>
            </w:r>
            <w:r>
              <w:rPr>
                <w:noProof/>
                <w:webHidden/>
              </w:rPr>
              <w:fldChar w:fldCharType="end"/>
            </w:r>
          </w:hyperlink>
        </w:p>
        <w:p w14:paraId="1D90881F" w14:textId="77777777" w:rsidR="001F7CBD" w:rsidRDefault="001F7CBD">
          <w:pPr>
            <w:pStyle w:val="TOC3"/>
            <w:rPr>
              <w:rFonts w:asciiTheme="minorHAnsi" w:eastAsiaTheme="minorEastAsia" w:hAnsiTheme="minorHAnsi" w:cstheme="minorBidi"/>
              <w:noProof/>
              <w:sz w:val="22"/>
              <w:szCs w:val="22"/>
            </w:rPr>
          </w:pPr>
          <w:hyperlink w:anchor="_Toc492046221" w:history="1">
            <w:r w:rsidRPr="00AA0927">
              <w:rPr>
                <w:rStyle w:val="Hyperlink"/>
                <w:noProof/>
              </w:rPr>
              <w:t>Generic Section</w:t>
            </w:r>
            <w:r>
              <w:rPr>
                <w:noProof/>
                <w:webHidden/>
              </w:rPr>
              <w:tab/>
            </w:r>
            <w:r>
              <w:rPr>
                <w:noProof/>
                <w:webHidden/>
              </w:rPr>
              <w:fldChar w:fldCharType="begin"/>
            </w:r>
            <w:r>
              <w:rPr>
                <w:noProof/>
                <w:webHidden/>
              </w:rPr>
              <w:instrText xml:space="preserve"> PAGEREF _Toc492046221 \h </w:instrText>
            </w:r>
            <w:r>
              <w:rPr>
                <w:noProof/>
                <w:webHidden/>
              </w:rPr>
            </w:r>
            <w:r>
              <w:rPr>
                <w:noProof/>
                <w:webHidden/>
              </w:rPr>
              <w:fldChar w:fldCharType="separate"/>
            </w:r>
            <w:r>
              <w:rPr>
                <w:noProof/>
                <w:webHidden/>
              </w:rPr>
              <w:t>36</w:t>
            </w:r>
            <w:r>
              <w:rPr>
                <w:noProof/>
                <w:webHidden/>
              </w:rPr>
              <w:fldChar w:fldCharType="end"/>
            </w:r>
          </w:hyperlink>
        </w:p>
        <w:p w14:paraId="4CC2DEEF" w14:textId="77777777" w:rsidR="001F7CBD" w:rsidRDefault="001F7CBD">
          <w:pPr>
            <w:pStyle w:val="TOC3"/>
            <w:rPr>
              <w:rFonts w:asciiTheme="minorHAnsi" w:eastAsiaTheme="minorEastAsia" w:hAnsiTheme="minorHAnsi" w:cstheme="minorBidi"/>
              <w:noProof/>
              <w:sz w:val="22"/>
              <w:szCs w:val="22"/>
            </w:rPr>
          </w:pPr>
          <w:hyperlink w:anchor="_Toc492046222" w:history="1">
            <w:r w:rsidRPr="00AA0927">
              <w:rPr>
                <w:rStyle w:val="Hyperlink"/>
                <w:noProof/>
              </w:rPr>
              <w:t>Credit Card Auth</w:t>
            </w:r>
            <w:r>
              <w:rPr>
                <w:noProof/>
                <w:webHidden/>
              </w:rPr>
              <w:tab/>
            </w:r>
            <w:r>
              <w:rPr>
                <w:noProof/>
                <w:webHidden/>
              </w:rPr>
              <w:fldChar w:fldCharType="begin"/>
            </w:r>
            <w:r>
              <w:rPr>
                <w:noProof/>
                <w:webHidden/>
              </w:rPr>
              <w:instrText xml:space="preserve"> PAGEREF _Toc492046222 \h </w:instrText>
            </w:r>
            <w:r>
              <w:rPr>
                <w:noProof/>
                <w:webHidden/>
              </w:rPr>
            </w:r>
            <w:r>
              <w:rPr>
                <w:noProof/>
                <w:webHidden/>
              </w:rPr>
              <w:fldChar w:fldCharType="separate"/>
            </w:r>
            <w:r>
              <w:rPr>
                <w:noProof/>
                <w:webHidden/>
              </w:rPr>
              <w:t>56</w:t>
            </w:r>
            <w:r>
              <w:rPr>
                <w:noProof/>
                <w:webHidden/>
              </w:rPr>
              <w:fldChar w:fldCharType="end"/>
            </w:r>
          </w:hyperlink>
        </w:p>
        <w:p w14:paraId="6AEF5036" w14:textId="77777777" w:rsidR="001F7CBD" w:rsidRDefault="001F7CBD">
          <w:pPr>
            <w:pStyle w:val="TOC3"/>
            <w:rPr>
              <w:rFonts w:asciiTheme="minorHAnsi" w:eastAsiaTheme="minorEastAsia" w:hAnsiTheme="minorHAnsi" w:cstheme="minorBidi"/>
              <w:noProof/>
              <w:sz w:val="22"/>
              <w:szCs w:val="22"/>
            </w:rPr>
          </w:pPr>
          <w:hyperlink w:anchor="_Toc492046223" w:history="1">
            <w:r w:rsidRPr="00AA0927">
              <w:rPr>
                <w:rStyle w:val="Hyperlink"/>
                <w:noProof/>
              </w:rPr>
              <w:t>Tax Service</w:t>
            </w:r>
            <w:r>
              <w:rPr>
                <w:noProof/>
                <w:webHidden/>
              </w:rPr>
              <w:tab/>
            </w:r>
            <w:r>
              <w:rPr>
                <w:noProof/>
                <w:webHidden/>
              </w:rPr>
              <w:fldChar w:fldCharType="begin"/>
            </w:r>
            <w:r>
              <w:rPr>
                <w:noProof/>
                <w:webHidden/>
              </w:rPr>
              <w:instrText xml:space="preserve"> PAGEREF _Toc492046223 \h </w:instrText>
            </w:r>
            <w:r>
              <w:rPr>
                <w:noProof/>
                <w:webHidden/>
              </w:rPr>
            </w:r>
            <w:r>
              <w:rPr>
                <w:noProof/>
                <w:webHidden/>
              </w:rPr>
              <w:fldChar w:fldCharType="separate"/>
            </w:r>
            <w:r>
              <w:rPr>
                <w:noProof/>
                <w:webHidden/>
              </w:rPr>
              <w:t>58</w:t>
            </w:r>
            <w:r>
              <w:rPr>
                <w:noProof/>
                <w:webHidden/>
              </w:rPr>
              <w:fldChar w:fldCharType="end"/>
            </w:r>
          </w:hyperlink>
        </w:p>
        <w:p w14:paraId="79E51C34" w14:textId="77777777" w:rsidR="001F7CBD" w:rsidRDefault="001F7CBD">
          <w:pPr>
            <w:pStyle w:val="TOC3"/>
            <w:rPr>
              <w:rFonts w:asciiTheme="minorHAnsi" w:eastAsiaTheme="minorEastAsia" w:hAnsiTheme="minorHAnsi" w:cstheme="minorBidi"/>
              <w:noProof/>
              <w:sz w:val="22"/>
              <w:szCs w:val="22"/>
            </w:rPr>
          </w:pPr>
          <w:hyperlink w:anchor="_Toc492046224" w:history="1">
            <w:r w:rsidRPr="00AA0927">
              <w:rPr>
                <w:rStyle w:val="Hyperlink"/>
                <w:noProof/>
              </w:rPr>
              <w:t>Address Verification Service</w:t>
            </w:r>
            <w:r>
              <w:rPr>
                <w:noProof/>
                <w:webHidden/>
              </w:rPr>
              <w:tab/>
            </w:r>
            <w:r>
              <w:rPr>
                <w:noProof/>
                <w:webHidden/>
              </w:rPr>
              <w:fldChar w:fldCharType="begin"/>
            </w:r>
            <w:r>
              <w:rPr>
                <w:noProof/>
                <w:webHidden/>
              </w:rPr>
              <w:instrText xml:space="preserve"> PAGEREF _Toc492046224 \h </w:instrText>
            </w:r>
            <w:r>
              <w:rPr>
                <w:noProof/>
                <w:webHidden/>
              </w:rPr>
            </w:r>
            <w:r>
              <w:rPr>
                <w:noProof/>
                <w:webHidden/>
              </w:rPr>
              <w:fldChar w:fldCharType="separate"/>
            </w:r>
            <w:r>
              <w:rPr>
                <w:noProof/>
                <w:webHidden/>
              </w:rPr>
              <w:t>61</w:t>
            </w:r>
            <w:r>
              <w:rPr>
                <w:noProof/>
                <w:webHidden/>
              </w:rPr>
              <w:fldChar w:fldCharType="end"/>
            </w:r>
          </w:hyperlink>
        </w:p>
        <w:p w14:paraId="6577E901" w14:textId="77777777" w:rsidR="001F7CBD" w:rsidRDefault="001F7CBD">
          <w:pPr>
            <w:pStyle w:val="TOC3"/>
            <w:rPr>
              <w:rFonts w:asciiTheme="minorHAnsi" w:eastAsiaTheme="minorEastAsia" w:hAnsiTheme="minorHAnsi" w:cstheme="minorBidi"/>
              <w:noProof/>
              <w:sz w:val="22"/>
              <w:szCs w:val="22"/>
            </w:rPr>
          </w:pPr>
          <w:hyperlink w:anchor="_Toc492046225" w:history="1">
            <w:r w:rsidRPr="00AA0927">
              <w:rPr>
                <w:rStyle w:val="Hyperlink"/>
                <w:noProof/>
              </w:rPr>
              <w:t>Delivery Address Validation Service</w:t>
            </w:r>
            <w:r>
              <w:rPr>
                <w:noProof/>
                <w:webHidden/>
              </w:rPr>
              <w:tab/>
            </w:r>
            <w:r>
              <w:rPr>
                <w:noProof/>
                <w:webHidden/>
              </w:rPr>
              <w:fldChar w:fldCharType="begin"/>
            </w:r>
            <w:r>
              <w:rPr>
                <w:noProof/>
                <w:webHidden/>
              </w:rPr>
              <w:instrText xml:space="preserve"> PAGEREF _Toc492046225 \h </w:instrText>
            </w:r>
            <w:r>
              <w:rPr>
                <w:noProof/>
                <w:webHidden/>
              </w:rPr>
            </w:r>
            <w:r>
              <w:rPr>
                <w:noProof/>
                <w:webHidden/>
              </w:rPr>
              <w:fldChar w:fldCharType="separate"/>
            </w:r>
            <w:r>
              <w:rPr>
                <w:noProof/>
                <w:webHidden/>
              </w:rPr>
              <w:t>62</w:t>
            </w:r>
            <w:r>
              <w:rPr>
                <w:noProof/>
                <w:webHidden/>
              </w:rPr>
              <w:fldChar w:fldCharType="end"/>
            </w:r>
          </w:hyperlink>
        </w:p>
        <w:p w14:paraId="4432BDC7" w14:textId="77777777" w:rsidR="001F7CBD" w:rsidRDefault="001F7CBD">
          <w:pPr>
            <w:pStyle w:val="TOC3"/>
            <w:rPr>
              <w:rFonts w:asciiTheme="minorHAnsi" w:eastAsiaTheme="minorEastAsia" w:hAnsiTheme="minorHAnsi" w:cstheme="minorBidi"/>
              <w:noProof/>
              <w:sz w:val="22"/>
              <w:szCs w:val="22"/>
            </w:rPr>
          </w:pPr>
          <w:hyperlink w:anchor="_Toc492046226" w:history="1">
            <w:r w:rsidRPr="00AA0927">
              <w:rPr>
                <w:rStyle w:val="Hyperlink"/>
                <w:noProof/>
              </w:rPr>
              <w:t>Payer Authentication Service</w:t>
            </w:r>
            <w:r>
              <w:rPr>
                <w:noProof/>
                <w:webHidden/>
              </w:rPr>
              <w:tab/>
            </w:r>
            <w:r>
              <w:rPr>
                <w:noProof/>
                <w:webHidden/>
              </w:rPr>
              <w:fldChar w:fldCharType="begin"/>
            </w:r>
            <w:r>
              <w:rPr>
                <w:noProof/>
                <w:webHidden/>
              </w:rPr>
              <w:instrText xml:space="preserve"> PAGEREF _Toc492046226 \h </w:instrText>
            </w:r>
            <w:r>
              <w:rPr>
                <w:noProof/>
                <w:webHidden/>
              </w:rPr>
            </w:r>
            <w:r>
              <w:rPr>
                <w:noProof/>
                <w:webHidden/>
              </w:rPr>
              <w:fldChar w:fldCharType="separate"/>
            </w:r>
            <w:r>
              <w:rPr>
                <w:noProof/>
                <w:webHidden/>
              </w:rPr>
              <w:t>63</w:t>
            </w:r>
            <w:r>
              <w:rPr>
                <w:noProof/>
                <w:webHidden/>
              </w:rPr>
              <w:fldChar w:fldCharType="end"/>
            </w:r>
          </w:hyperlink>
        </w:p>
        <w:p w14:paraId="69A76324" w14:textId="77777777" w:rsidR="001F7CBD" w:rsidRDefault="001F7CBD">
          <w:pPr>
            <w:pStyle w:val="TOC3"/>
            <w:rPr>
              <w:rFonts w:asciiTheme="minorHAnsi" w:eastAsiaTheme="minorEastAsia" w:hAnsiTheme="minorHAnsi" w:cstheme="minorBidi"/>
              <w:noProof/>
              <w:sz w:val="22"/>
              <w:szCs w:val="22"/>
            </w:rPr>
          </w:pPr>
          <w:hyperlink w:anchor="_Toc492046227" w:history="1">
            <w:r w:rsidRPr="00AA0927">
              <w:rPr>
                <w:rStyle w:val="Hyperlink"/>
                <w:noProof/>
              </w:rPr>
              <w:t>Payment Tokenization Service</w:t>
            </w:r>
            <w:r>
              <w:rPr>
                <w:noProof/>
                <w:webHidden/>
              </w:rPr>
              <w:tab/>
            </w:r>
            <w:r>
              <w:rPr>
                <w:noProof/>
                <w:webHidden/>
              </w:rPr>
              <w:fldChar w:fldCharType="begin"/>
            </w:r>
            <w:r>
              <w:rPr>
                <w:noProof/>
                <w:webHidden/>
              </w:rPr>
              <w:instrText xml:space="preserve"> PAGEREF _Toc492046227 \h </w:instrText>
            </w:r>
            <w:r>
              <w:rPr>
                <w:noProof/>
                <w:webHidden/>
              </w:rPr>
            </w:r>
            <w:r>
              <w:rPr>
                <w:noProof/>
                <w:webHidden/>
              </w:rPr>
              <w:fldChar w:fldCharType="separate"/>
            </w:r>
            <w:r>
              <w:rPr>
                <w:noProof/>
                <w:webHidden/>
              </w:rPr>
              <w:t>64</w:t>
            </w:r>
            <w:r>
              <w:rPr>
                <w:noProof/>
                <w:webHidden/>
              </w:rPr>
              <w:fldChar w:fldCharType="end"/>
            </w:r>
          </w:hyperlink>
        </w:p>
        <w:p w14:paraId="559352D7" w14:textId="77777777" w:rsidR="001F7CBD" w:rsidRDefault="001F7CBD">
          <w:pPr>
            <w:pStyle w:val="TOC3"/>
            <w:rPr>
              <w:rFonts w:asciiTheme="minorHAnsi" w:eastAsiaTheme="minorEastAsia" w:hAnsiTheme="minorHAnsi" w:cstheme="minorBidi"/>
              <w:noProof/>
              <w:sz w:val="22"/>
              <w:szCs w:val="22"/>
            </w:rPr>
          </w:pPr>
          <w:hyperlink w:anchor="_Toc492046228" w:history="1">
            <w:r w:rsidRPr="00AA0927">
              <w:rPr>
                <w:rStyle w:val="Hyperlink"/>
                <w:noProof/>
              </w:rPr>
              <w:t>Klarna</w:t>
            </w:r>
            <w:r>
              <w:rPr>
                <w:noProof/>
                <w:webHidden/>
              </w:rPr>
              <w:tab/>
            </w:r>
            <w:r>
              <w:rPr>
                <w:noProof/>
                <w:webHidden/>
              </w:rPr>
              <w:fldChar w:fldCharType="begin"/>
            </w:r>
            <w:r>
              <w:rPr>
                <w:noProof/>
                <w:webHidden/>
              </w:rPr>
              <w:instrText xml:space="preserve"> PAGEREF _Toc492046228 \h </w:instrText>
            </w:r>
            <w:r>
              <w:rPr>
                <w:noProof/>
                <w:webHidden/>
              </w:rPr>
            </w:r>
            <w:r>
              <w:rPr>
                <w:noProof/>
                <w:webHidden/>
              </w:rPr>
              <w:fldChar w:fldCharType="separate"/>
            </w:r>
            <w:r>
              <w:rPr>
                <w:noProof/>
                <w:webHidden/>
              </w:rPr>
              <w:t>69</w:t>
            </w:r>
            <w:r>
              <w:rPr>
                <w:noProof/>
                <w:webHidden/>
              </w:rPr>
              <w:fldChar w:fldCharType="end"/>
            </w:r>
          </w:hyperlink>
        </w:p>
        <w:p w14:paraId="0FDDD820" w14:textId="77777777" w:rsidR="001F7CBD" w:rsidRDefault="001F7CBD">
          <w:pPr>
            <w:pStyle w:val="TOC3"/>
            <w:rPr>
              <w:rFonts w:asciiTheme="minorHAnsi" w:eastAsiaTheme="minorEastAsia" w:hAnsiTheme="minorHAnsi" w:cstheme="minorBidi"/>
              <w:noProof/>
              <w:sz w:val="22"/>
              <w:szCs w:val="22"/>
            </w:rPr>
          </w:pPr>
          <w:hyperlink w:anchor="_Toc492046229" w:history="1">
            <w:r w:rsidRPr="00AA0927">
              <w:rPr>
                <w:rStyle w:val="Hyperlink"/>
                <w:noProof/>
              </w:rPr>
              <w:t>Bank Transfer</w:t>
            </w:r>
            <w:r>
              <w:rPr>
                <w:noProof/>
                <w:webHidden/>
              </w:rPr>
              <w:tab/>
            </w:r>
            <w:r>
              <w:rPr>
                <w:noProof/>
                <w:webHidden/>
              </w:rPr>
              <w:fldChar w:fldCharType="begin"/>
            </w:r>
            <w:r>
              <w:rPr>
                <w:noProof/>
                <w:webHidden/>
              </w:rPr>
              <w:instrText xml:space="preserve"> PAGEREF _Toc492046229 \h </w:instrText>
            </w:r>
            <w:r>
              <w:rPr>
                <w:noProof/>
                <w:webHidden/>
              </w:rPr>
            </w:r>
            <w:r>
              <w:rPr>
                <w:noProof/>
                <w:webHidden/>
              </w:rPr>
              <w:fldChar w:fldCharType="separate"/>
            </w:r>
            <w:r>
              <w:rPr>
                <w:noProof/>
                <w:webHidden/>
              </w:rPr>
              <w:t>71</w:t>
            </w:r>
            <w:r>
              <w:rPr>
                <w:noProof/>
                <w:webHidden/>
              </w:rPr>
              <w:fldChar w:fldCharType="end"/>
            </w:r>
          </w:hyperlink>
        </w:p>
        <w:p w14:paraId="4CB90B2E" w14:textId="77777777" w:rsidR="001F7CBD" w:rsidRDefault="001F7CBD">
          <w:pPr>
            <w:pStyle w:val="TOC3"/>
            <w:rPr>
              <w:rFonts w:asciiTheme="minorHAnsi" w:eastAsiaTheme="minorEastAsia" w:hAnsiTheme="minorHAnsi" w:cstheme="minorBidi"/>
              <w:noProof/>
              <w:sz w:val="22"/>
              <w:szCs w:val="22"/>
            </w:rPr>
          </w:pPr>
          <w:hyperlink w:anchor="_Toc492046230" w:history="1">
            <w:r w:rsidRPr="00AA0927">
              <w:rPr>
                <w:rStyle w:val="Hyperlink"/>
                <w:noProof/>
              </w:rPr>
              <w:t>Alipay Authorization</w:t>
            </w:r>
            <w:r>
              <w:rPr>
                <w:noProof/>
                <w:webHidden/>
              </w:rPr>
              <w:tab/>
            </w:r>
            <w:r>
              <w:rPr>
                <w:noProof/>
                <w:webHidden/>
              </w:rPr>
              <w:fldChar w:fldCharType="begin"/>
            </w:r>
            <w:r>
              <w:rPr>
                <w:noProof/>
                <w:webHidden/>
              </w:rPr>
              <w:instrText xml:space="preserve"> PAGEREF _Toc492046230 \h </w:instrText>
            </w:r>
            <w:r>
              <w:rPr>
                <w:noProof/>
                <w:webHidden/>
              </w:rPr>
            </w:r>
            <w:r>
              <w:rPr>
                <w:noProof/>
                <w:webHidden/>
              </w:rPr>
              <w:fldChar w:fldCharType="separate"/>
            </w:r>
            <w:r>
              <w:rPr>
                <w:noProof/>
                <w:webHidden/>
              </w:rPr>
              <w:t>72</w:t>
            </w:r>
            <w:r>
              <w:rPr>
                <w:noProof/>
                <w:webHidden/>
              </w:rPr>
              <w:fldChar w:fldCharType="end"/>
            </w:r>
          </w:hyperlink>
        </w:p>
        <w:p w14:paraId="71EECF75" w14:textId="77777777" w:rsidR="001F7CBD" w:rsidRDefault="001F7CBD">
          <w:pPr>
            <w:pStyle w:val="TOC3"/>
            <w:rPr>
              <w:rFonts w:asciiTheme="minorHAnsi" w:eastAsiaTheme="minorEastAsia" w:hAnsiTheme="minorHAnsi" w:cstheme="minorBidi"/>
              <w:noProof/>
              <w:sz w:val="22"/>
              <w:szCs w:val="22"/>
            </w:rPr>
          </w:pPr>
          <w:hyperlink w:anchor="_Toc492046231" w:history="1">
            <w:r w:rsidRPr="00AA0927">
              <w:rPr>
                <w:rStyle w:val="Hyperlink"/>
                <w:noProof/>
              </w:rPr>
              <w:t>PayPal Express &amp; PayPal Billing Agreement</w:t>
            </w:r>
            <w:r>
              <w:rPr>
                <w:noProof/>
                <w:webHidden/>
              </w:rPr>
              <w:tab/>
            </w:r>
            <w:r>
              <w:rPr>
                <w:noProof/>
                <w:webHidden/>
              </w:rPr>
              <w:fldChar w:fldCharType="begin"/>
            </w:r>
            <w:r>
              <w:rPr>
                <w:noProof/>
                <w:webHidden/>
              </w:rPr>
              <w:instrText xml:space="preserve"> PAGEREF _Toc492046231 \h </w:instrText>
            </w:r>
            <w:r>
              <w:rPr>
                <w:noProof/>
                <w:webHidden/>
              </w:rPr>
            </w:r>
            <w:r>
              <w:rPr>
                <w:noProof/>
                <w:webHidden/>
              </w:rPr>
              <w:fldChar w:fldCharType="separate"/>
            </w:r>
            <w:r>
              <w:rPr>
                <w:noProof/>
                <w:webHidden/>
              </w:rPr>
              <w:t>73</w:t>
            </w:r>
            <w:r>
              <w:rPr>
                <w:noProof/>
                <w:webHidden/>
              </w:rPr>
              <w:fldChar w:fldCharType="end"/>
            </w:r>
          </w:hyperlink>
        </w:p>
        <w:p w14:paraId="71999CFC" w14:textId="77777777" w:rsidR="001F7CBD" w:rsidRDefault="001F7CBD">
          <w:pPr>
            <w:pStyle w:val="TOC3"/>
            <w:rPr>
              <w:rFonts w:asciiTheme="minorHAnsi" w:eastAsiaTheme="minorEastAsia" w:hAnsiTheme="minorHAnsi" w:cstheme="minorBidi"/>
              <w:noProof/>
              <w:sz w:val="22"/>
              <w:szCs w:val="22"/>
            </w:rPr>
          </w:pPr>
          <w:hyperlink w:anchor="_Toc492046232" w:history="1">
            <w:r w:rsidRPr="00AA0927">
              <w:rPr>
                <w:rStyle w:val="Hyperlink"/>
                <w:noProof/>
              </w:rPr>
              <w:t>PayPal Credit</w:t>
            </w:r>
            <w:r>
              <w:rPr>
                <w:noProof/>
                <w:webHidden/>
              </w:rPr>
              <w:tab/>
            </w:r>
            <w:r>
              <w:rPr>
                <w:noProof/>
                <w:webHidden/>
              </w:rPr>
              <w:fldChar w:fldCharType="begin"/>
            </w:r>
            <w:r>
              <w:rPr>
                <w:noProof/>
                <w:webHidden/>
              </w:rPr>
              <w:instrText xml:space="preserve"> PAGEREF _Toc492046232 \h </w:instrText>
            </w:r>
            <w:r>
              <w:rPr>
                <w:noProof/>
                <w:webHidden/>
              </w:rPr>
            </w:r>
            <w:r>
              <w:rPr>
                <w:noProof/>
                <w:webHidden/>
              </w:rPr>
              <w:fldChar w:fldCharType="separate"/>
            </w:r>
            <w:r>
              <w:rPr>
                <w:noProof/>
                <w:webHidden/>
              </w:rPr>
              <w:t>77</w:t>
            </w:r>
            <w:r>
              <w:rPr>
                <w:noProof/>
                <w:webHidden/>
              </w:rPr>
              <w:fldChar w:fldCharType="end"/>
            </w:r>
          </w:hyperlink>
        </w:p>
        <w:p w14:paraId="2D285587" w14:textId="77777777" w:rsidR="001F7CBD" w:rsidRDefault="001F7CBD">
          <w:pPr>
            <w:pStyle w:val="TOC3"/>
            <w:rPr>
              <w:rFonts w:asciiTheme="minorHAnsi" w:eastAsiaTheme="minorEastAsia" w:hAnsiTheme="minorHAnsi" w:cstheme="minorBidi"/>
              <w:noProof/>
              <w:sz w:val="22"/>
              <w:szCs w:val="22"/>
            </w:rPr>
          </w:pPr>
          <w:hyperlink w:anchor="_Toc492046233" w:history="1">
            <w:r w:rsidRPr="00AA0927">
              <w:rPr>
                <w:rStyle w:val="Hyperlink"/>
                <w:noProof/>
              </w:rPr>
              <w:t>Retail POS</w:t>
            </w:r>
            <w:r>
              <w:rPr>
                <w:noProof/>
                <w:webHidden/>
              </w:rPr>
              <w:tab/>
            </w:r>
            <w:r>
              <w:rPr>
                <w:noProof/>
                <w:webHidden/>
              </w:rPr>
              <w:fldChar w:fldCharType="begin"/>
            </w:r>
            <w:r>
              <w:rPr>
                <w:noProof/>
                <w:webHidden/>
              </w:rPr>
              <w:instrText xml:space="preserve"> PAGEREF _Toc492046233 \h </w:instrText>
            </w:r>
            <w:r>
              <w:rPr>
                <w:noProof/>
                <w:webHidden/>
              </w:rPr>
            </w:r>
            <w:r>
              <w:rPr>
                <w:noProof/>
                <w:webHidden/>
              </w:rPr>
              <w:fldChar w:fldCharType="separate"/>
            </w:r>
            <w:r>
              <w:rPr>
                <w:noProof/>
                <w:webHidden/>
              </w:rPr>
              <w:t>78</w:t>
            </w:r>
            <w:r>
              <w:rPr>
                <w:noProof/>
                <w:webHidden/>
              </w:rPr>
              <w:fldChar w:fldCharType="end"/>
            </w:r>
          </w:hyperlink>
        </w:p>
        <w:p w14:paraId="7F65D7C2" w14:textId="77777777" w:rsidR="001F7CBD" w:rsidRDefault="001F7CBD">
          <w:pPr>
            <w:pStyle w:val="TOC3"/>
            <w:rPr>
              <w:rFonts w:asciiTheme="minorHAnsi" w:eastAsiaTheme="minorEastAsia" w:hAnsiTheme="minorHAnsi" w:cstheme="minorBidi"/>
              <w:noProof/>
              <w:sz w:val="22"/>
              <w:szCs w:val="22"/>
            </w:rPr>
          </w:pPr>
          <w:hyperlink w:anchor="_Toc492046234" w:history="1">
            <w:r w:rsidRPr="00AA0927">
              <w:rPr>
                <w:rStyle w:val="Hyperlink"/>
                <w:noProof/>
              </w:rPr>
              <w:t>Apple Pay REST Interface Integration ways with Device/APP</w:t>
            </w:r>
            <w:r>
              <w:rPr>
                <w:noProof/>
                <w:webHidden/>
              </w:rPr>
              <w:tab/>
            </w:r>
            <w:r>
              <w:rPr>
                <w:noProof/>
                <w:webHidden/>
              </w:rPr>
              <w:fldChar w:fldCharType="begin"/>
            </w:r>
            <w:r>
              <w:rPr>
                <w:noProof/>
                <w:webHidden/>
              </w:rPr>
              <w:instrText xml:space="preserve"> PAGEREF _Toc492046234 \h </w:instrText>
            </w:r>
            <w:r>
              <w:rPr>
                <w:noProof/>
                <w:webHidden/>
              </w:rPr>
            </w:r>
            <w:r>
              <w:rPr>
                <w:noProof/>
                <w:webHidden/>
              </w:rPr>
              <w:fldChar w:fldCharType="separate"/>
            </w:r>
            <w:r>
              <w:rPr>
                <w:noProof/>
                <w:webHidden/>
              </w:rPr>
              <w:t>86</w:t>
            </w:r>
            <w:r>
              <w:rPr>
                <w:noProof/>
                <w:webHidden/>
              </w:rPr>
              <w:fldChar w:fldCharType="end"/>
            </w:r>
          </w:hyperlink>
        </w:p>
        <w:p w14:paraId="011324C4" w14:textId="77777777" w:rsidR="001F7CBD" w:rsidRDefault="001F7CBD">
          <w:pPr>
            <w:pStyle w:val="TOC3"/>
            <w:rPr>
              <w:rFonts w:asciiTheme="minorHAnsi" w:eastAsiaTheme="minorEastAsia" w:hAnsiTheme="minorHAnsi" w:cstheme="minorBidi"/>
              <w:noProof/>
              <w:sz w:val="22"/>
              <w:szCs w:val="22"/>
            </w:rPr>
          </w:pPr>
          <w:hyperlink w:anchor="_Toc492046235" w:history="1">
            <w:r w:rsidRPr="00AA0927">
              <w:rPr>
                <w:rStyle w:val="Hyperlink"/>
                <w:noProof/>
              </w:rPr>
              <w:t>Android Pay REST Interface Integration ways with Device/APP</w:t>
            </w:r>
            <w:r>
              <w:rPr>
                <w:noProof/>
                <w:webHidden/>
              </w:rPr>
              <w:tab/>
            </w:r>
            <w:r>
              <w:rPr>
                <w:noProof/>
                <w:webHidden/>
              </w:rPr>
              <w:fldChar w:fldCharType="begin"/>
            </w:r>
            <w:r>
              <w:rPr>
                <w:noProof/>
                <w:webHidden/>
              </w:rPr>
              <w:instrText xml:space="preserve"> PAGEREF _Toc492046235 \h </w:instrText>
            </w:r>
            <w:r>
              <w:rPr>
                <w:noProof/>
                <w:webHidden/>
              </w:rPr>
            </w:r>
            <w:r>
              <w:rPr>
                <w:noProof/>
                <w:webHidden/>
              </w:rPr>
              <w:fldChar w:fldCharType="separate"/>
            </w:r>
            <w:r>
              <w:rPr>
                <w:noProof/>
                <w:webHidden/>
              </w:rPr>
              <w:t>90</w:t>
            </w:r>
            <w:r>
              <w:rPr>
                <w:noProof/>
                <w:webHidden/>
              </w:rPr>
              <w:fldChar w:fldCharType="end"/>
            </w:r>
          </w:hyperlink>
        </w:p>
        <w:p w14:paraId="56762D46" w14:textId="77777777" w:rsidR="001F7CBD" w:rsidRDefault="001F7CBD">
          <w:pPr>
            <w:pStyle w:val="TOC3"/>
            <w:rPr>
              <w:rFonts w:asciiTheme="minorHAnsi" w:eastAsiaTheme="minorEastAsia" w:hAnsiTheme="minorHAnsi" w:cstheme="minorBidi"/>
              <w:noProof/>
              <w:sz w:val="22"/>
              <w:szCs w:val="22"/>
            </w:rPr>
          </w:pPr>
          <w:hyperlink w:anchor="_Toc492046236" w:history="1">
            <w:r w:rsidRPr="00AA0927">
              <w:rPr>
                <w:rStyle w:val="Hyperlink"/>
                <w:noProof/>
              </w:rPr>
              <w:t>Visa Checkout</w:t>
            </w:r>
            <w:r>
              <w:rPr>
                <w:noProof/>
                <w:webHidden/>
              </w:rPr>
              <w:tab/>
            </w:r>
            <w:r>
              <w:rPr>
                <w:noProof/>
                <w:webHidden/>
              </w:rPr>
              <w:fldChar w:fldCharType="begin"/>
            </w:r>
            <w:r>
              <w:rPr>
                <w:noProof/>
                <w:webHidden/>
              </w:rPr>
              <w:instrText xml:space="preserve"> PAGEREF _Toc492046236 \h </w:instrText>
            </w:r>
            <w:r>
              <w:rPr>
                <w:noProof/>
                <w:webHidden/>
              </w:rPr>
            </w:r>
            <w:r>
              <w:rPr>
                <w:noProof/>
                <w:webHidden/>
              </w:rPr>
              <w:fldChar w:fldCharType="separate"/>
            </w:r>
            <w:r>
              <w:rPr>
                <w:noProof/>
                <w:webHidden/>
              </w:rPr>
              <w:t>93</w:t>
            </w:r>
            <w:r>
              <w:rPr>
                <w:noProof/>
                <w:webHidden/>
              </w:rPr>
              <w:fldChar w:fldCharType="end"/>
            </w:r>
          </w:hyperlink>
        </w:p>
        <w:p w14:paraId="0EB3A782" w14:textId="77777777" w:rsidR="001F7CBD" w:rsidRDefault="001F7CBD">
          <w:pPr>
            <w:pStyle w:val="TOC3"/>
            <w:rPr>
              <w:rFonts w:asciiTheme="minorHAnsi" w:eastAsiaTheme="minorEastAsia" w:hAnsiTheme="minorHAnsi" w:cstheme="minorBidi"/>
              <w:noProof/>
              <w:sz w:val="22"/>
              <w:szCs w:val="22"/>
            </w:rPr>
          </w:pPr>
          <w:hyperlink w:anchor="_Toc492046237" w:history="1">
            <w:r w:rsidRPr="00AA0927">
              <w:rPr>
                <w:rStyle w:val="Hyperlink"/>
                <w:noProof/>
              </w:rPr>
              <w:t>Secure Acceptance</w:t>
            </w:r>
            <w:r>
              <w:rPr>
                <w:noProof/>
                <w:webHidden/>
              </w:rPr>
              <w:tab/>
            </w:r>
            <w:r>
              <w:rPr>
                <w:noProof/>
                <w:webHidden/>
              </w:rPr>
              <w:fldChar w:fldCharType="begin"/>
            </w:r>
            <w:r>
              <w:rPr>
                <w:noProof/>
                <w:webHidden/>
              </w:rPr>
              <w:instrText xml:space="preserve"> PAGEREF _Toc492046237 \h </w:instrText>
            </w:r>
            <w:r>
              <w:rPr>
                <w:noProof/>
                <w:webHidden/>
              </w:rPr>
            </w:r>
            <w:r>
              <w:rPr>
                <w:noProof/>
                <w:webHidden/>
              </w:rPr>
              <w:fldChar w:fldCharType="separate"/>
            </w:r>
            <w:r>
              <w:rPr>
                <w:noProof/>
                <w:webHidden/>
              </w:rPr>
              <w:t>98</w:t>
            </w:r>
            <w:r>
              <w:rPr>
                <w:noProof/>
                <w:webHidden/>
              </w:rPr>
              <w:fldChar w:fldCharType="end"/>
            </w:r>
          </w:hyperlink>
        </w:p>
        <w:p w14:paraId="1D2DD356" w14:textId="77777777" w:rsidR="001F7CBD" w:rsidRDefault="001F7CBD">
          <w:pPr>
            <w:pStyle w:val="TOC3"/>
            <w:rPr>
              <w:rFonts w:asciiTheme="minorHAnsi" w:eastAsiaTheme="minorEastAsia" w:hAnsiTheme="minorHAnsi" w:cstheme="minorBidi"/>
              <w:noProof/>
              <w:sz w:val="22"/>
              <w:szCs w:val="22"/>
            </w:rPr>
          </w:pPr>
          <w:hyperlink w:anchor="_Toc492046238" w:history="1">
            <w:r w:rsidRPr="00AA0927">
              <w:rPr>
                <w:rStyle w:val="Hyperlink"/>
                <w:noProof/>
              </w:rPr>
              <w:t>Device Fingerprint</w:t>
            </w:r>
            <w:r>
              <w:rPr>
                <w:noProof/>
                <w:webHidden/>
              </w:rPr>
              <w:tab/>
            </w:r>
            <w:r>
              <w:rPr>
                <w:noProof/>
                <w:webHidden/>
              </w:rPr>
              <w:fldChar w:fldCharType="begin"/>
            </w:r>
            <w:r>
              <w:rPr>
                <w:noProof/>
                <w:webHidden/>
              </w:rPr>
              <w:instrText xml:space="preserve"> PAGEREF _Toc492046238 \h </w:instrText>
            </w:r>
            <w:r>
              <w:rPr>
                <w:noProof/>
                <w:webHidden/>
              </w:rPr>
            </w:r>
            <w:r>
              <w:rPr>
                <w:noProof/>
                <w:webHidden/>
              </w:rPr>
              <w:fldChar w:fldCharType="separate"/>
            </w:r>
            <w:r>
              <w:rPr>
                <w:noProof/>
                <w:webHidden/>
              </w:rPr>
              <w:t>110</w:t>
            </w:r>
            <w:r>
              <w:rPr>
                <w:noProof/>
                <w:webHidden/>
              </w:rPr>
              <w:fldChar w:fldCharType="end"/>
            </w:r>
          </w:hyperlink>
        </w:p>
        <w:p w14:paraId="02114B0F" w14:textId="77777777" w:rsidR="001F7CBD" w:rsidRDefault="001F7CBD">
          <w:pPr>
            <w:pStyle w:val="TOC2"/>
            <w:rPr>
              <w:rFonts w:asciiTheme="minorHAnsi" w:eastAsiaTheme="minorEastAsia" w:hAnsiTheme="minorHAnsi" w:cstheme="minorBidi"/>
              <w:noProof/>
              <w:sz w:val="22"/>
              <w:szCs w:val="22"/>
            </w:rPr>
          </w:pPr>
          <w:hyperlink w:anchor="_Toc492046239" w:history="1">
            <w:r w:rsidRPr="00AA0927">
              <w:rPr>
                <w:rStyle w:val="Hyperlink"/>
                <w:noProof/>
              </w:rPr>
              <w:t>Site Configuration</w:t>
            </w:r>
            <w:r>
              <w:rPr>
                <w:noProof/>
                <w:webHidden/>
              </w:rPr>
              <w:tab/>
            </w:r>
            <w:r>
              <w:rPr>
                <w:noProof/>
                <w:webHidden/>
              </w:rPr>
              <w:fldChar w:fldCharType="begin"/>
            </w:r>
            <w:r>
              <w:rPr>
                <w:noProof/>
                <w:webHidden/>
              </w:rPr>
              <w:instrText xml:space="preserve"> PAGEREF _Toc492046239 \h </w:instrText>
            </w:r>
            <w:r>
              <w:rPr>
                <w:noProof/>
                <w:webHidden/>
              </w:rPr>
            </w:r>
            <w:r>
              <w:rPr>
                <w:noProof/>
                <w:webHidden/>
              </w:rPr>
              <w:fldChar w:fldCharType="separate"/>
            </w:r>
            <w:r>
              <w:rPr>
                <w:noProof/>
                <w:webHidden/>
              </w:rPr>
              <w:t>114</w:t>
            </w:r>
            <w:r>
              <w:rPr>
                <w:noProof/>
                <w:webHidden/>
              </w:rPr>
              <w:fldChar w:fldCharType="end"/>
            </w:r>
          </w:hyperlink>
        </w:p>
        <w:p w14:paraId="6C79367E" w14:textId="77777777" w:rsidR="001F7CBD" w:rsidRDefault="001F7CBD">
          <w:pPr>
            <w:pStyle w:val="TOC3"/>
            <w:rPr>
              <w:rFonts w:asciiTheme="minorHAnsi" w:eastAsiaTheme="minorEastAsia" w:hAnsiTheme="minorHAnsi" w:cstheme="minorBidi"/>
              <w:noProof/>
              <w:sz w:val="22"/>
              <w:szCs w:val="22"/>
            </w:rPr>
          </w:pPr>
          <w:hyperlink w:anchor="_Toc492046240" w:history="1">
            <w:r w:rsidRPr="00AA0927">
              <w:rPr>
                <w:rStyle w:val="Hyperlink"/>
                <w:noProof/>
              </w:rPr>
              <w:t>Configure Payment Processor</w:t>
            </w:r>
            <w:r>
              <w:rPr>
                <w:noProof/>
                <w:webHidden/>
              </w:rPr>
              <w:tab/>
            </w:r>
            <w:r>
              <w:rPr>
                <w:noProof/>
                <w:webHidden/>
              </w:rPr>
              <w:fldChar w:fldCharType="begin"/>
            </w:r>
            <w:r>
              <w:rPr>
                <w:noProof/>
                <w:webHidden/>
              </w:rPr>
              <w:instrText xml:space="preserve"> PAGEREF _Toc492046240 \h </w:instrText>
            </w:r>
            <w:r>
              <w:rPr>
                <w:noProof/>
                <w:webHidden/>
              </w:rPr>
            </w:r>
            <w:r>
              <w:rPr>
                <w:noProof/>
                <w:webHidden/>
              </w:rPr>
              <w:fldChar w:fldCharType="separate"/>
            </w:r>
            <w:r>
              <w:rPr>
                <w:noProof/>
                <w:webHidden/>
              </w:rPr>
              <w:t>114</w:t>
            </w:r>
            <w:r>
              <w:rPr>
                <w:noProof/>
                <w:webHidden/>
              </w:rPr>
              <w:fldChar w:fldCharType="end"/>
            </w:r>
          </w:hyperlink>
        </w:p>
        <w:p w14:paraId="012C7AE3" w14:textId="77777777" w:rsidR="001F7CBD" w:rsidRDefault="001F7CBD">
          <w:pPr>
            <w:pStyle w:val="TOC3"/>
            <w:rPr>
              <w:rFonts w:asciiTheme="minorHAnsi" w:eastAsiaTheme="minorEastAsia" w:hAnsiTheme="minorHAnsi" w:cstheme="minorBidi"/>
              <w:noProof/>
              <w:sz w:val="22"/>
              <w:szCs w:val="22"/>
            </w:rPr>
          </w:pPr>
          <w:hyperlink w:anchor="_Toc492046241" w:history="1">
            <w:r w:rsidRPr="00AA0927">
              <w:rPr>
                <w:rStyle w:val="Hyperlink"/>
                <w:noProof/>
              </w:rPr>
              <w:t>Import Meta Data</w:t>
            </w:r>
            <w:r>
              <w:rPr>
                <w:noProof/>
                <w:webHidden/>
              </w:rPr>
              <w:tab/>
            </w:r>
            <w:r>
              <w:rPr>
                <w:noProof/>
                <w:webHidden/>
              </w:rPr>
              <w:fldChar w:fldCharType="begin"/>
            </w:r>
            <w:r>
              <w:rPr>
                <w:noProof/>
                <w:webHidden/>
              </w:rPr>
              <w:instrText xml:space="preserve"> PAGEREF _Toc492046241 \h </w:instrText>
            </w:r>
            <w:r>
              <w:rPr>
                <w:noProof/>
                <w:webHidden/>
              </w:rPr>
            </w:r>
            <w:r>
              <w:rPr>
                <w:noProof/>
                <w:webHidden/>
              </w:rPr>
              <w:fldChar w:fldCharType="separate"/>
            </w:r>
            <w:r>
              <w:rPr>
                <w:noProof/>
                <w:webHidden/>
              </w:rPr>
              <w:t>115</w:t>
            </w:r>
            <w:r>
              <w:rPr>
                <w:noProof/>
                <w:webHidden/>
              </w:rPr>
              <w:fldChar w:fldCharType="end"/>
            </w:r>
          </w:hyperlink>
        </w:p>
        <w:p w14:paraId="22730B4B" w14:textId="77777777" w:rsidR="001F7CBD" w:rsidRDefault="001F7CBD">
          <w:pPr>
            <w:pStyle w:val="TOC3"/>
            <w:rPr>
              <w:rFonts w:asciiTheme="minorHAnsi" w:eastAsiaTheme="minorEastAsia" w:hAnsiTheme="minorHAnsi" w:cstheme="minorBidi"/>
              <w:noProof/>
              <w:sz w:val="22"/>
              <w:szCs w:val="22"/>
            </w:rPr>
          </w:pPr>
          <w:hyperlink w:anchor="_Toc492046242" w:history="1">
            <w:r w:rsidRPr="00AA0927">
              <w:rPr>
                <w:rStyle w:val="Hyperlink"/>
                <w:noProof/>
              </w:rPr>
              <w:t>Import Payment Methods</w:t>
            </w:r>
            <w:r>
              <w:rPr>
                <w:noProof/>
                <w:webHidden/>
              </w:rPr>
              <w:tab/>
            </w:r>
            <w:r>
              <w:rPr>
                <w:noProof/>
                <w:webHidden/>
              </w:rPr>
              <w:fldChar w:fldCharType="begin"/>
            </w:r>
            <w:r>
              <w:rPr>
                <w:noProof/>
                <w:webHidden/>
              </w:rPr>
              <w:instrText xml:space="preserve"> PAGEREF _Toc492046242 \h </w:instrText>
            </w:r>
            <w:r>
              <w:rPr>
                <w:noProof/>
                <w:webHidden/>
              </w:rPr>
            </w:r>
            <w:r>
              <w:rPr>
                <w:noProof/>
                <w:webHidden/>
              </w:rPr>
              <w:fldChar w:fldCharType="separate"/>
            </w:r>
            <w:r>
              <w:rPr>
                <w:noProof/>
                <w:webHidden/>
              </w:rPr>
              <w:t>116</w:t>
            </w:r>
            <w:r>
              <w:rPr>
                <w:noProof/>
                <w:webHidden/>
              </w:rPr>
              <w:fldChar w:fldCharType="end"/>
            </w:r>
          </w:hyperlink>
        </w:p>
        <w:p w14:paraId="3284F1E6" w14:textId="77777777" w:rsidR="001F7CBD" w:rsidRDefault="001F7CBD">
          <w:pPr>
            <w:pStyle w:val="TOC3"/>
            <w:rPr>
              <w:rFonts w:asciiTheme="minorHAnsi" w:eastAsiaTheme="minorEastAsia" w:hAnsiTheme="minorHAnsi" w:cstheme="minorBidi"/>
              <w:noProof/>
              <w:sz w:val="22"/>
              <w:szCs w:val="22"/>
            </w:rPr>
          </w:pPr>
          <w:hyperlink w:anchor="_Toc492046243" w:history="1">
            <w:r w:rsidRPr="00AA0927">
              <w:rPr>
                <w:rStyle w:val="Hyperlink"/>
                <w:noProof/>
              </w:rPr>
              <w:t>Configure Services</w:t>
            </w:r>
            <w:r>
              <w:rPr>
                <w:noProof/>
                <w:webHidden/>
              </w:rPr>
              <w:tab/>
            </w:r>
            <w:r>
              <w:rPr>
                <w:noProof/>
                <w:webHidden/>
              </w:rPr>
              <w:fldChar w:fldCharType="begin"/>
            </w:r>
            <w:r>
              <w:rPr>
                <w:noProof/>
                <w:webHidden/>
              </w:rPr>
              <w:instrText xml:space="preserve"> PAGEREF _Toc492046243 \h </w:instrText>
            </w:r>
            <w:r>
              <w:rPr>
                <w:noProof/>
                <w:webHidden/>
              </w:rPr>
            </w:r>
            <w:r>
              <w:rPr>
                <w:noProof/>
                <w:webHidden/>
              </w:rPr>
              <w:fldChar w:fldCharType="separate"/>
            </w:r>
            <w:r>
              <w:rPr>
                <w:noProof/>
                <w:webHidden/>
              </w:rPr>
              <w:t>117</w:t>
            </w:r>
            <w:r>
              <w:rPr>
                <w:noProof/>
                <w:webHidden/>
              </w:rPr>
              <w:fldChar w:fldCharType="end"/>
            </w:r>
          </w:hyperlink>
        </w:p>
        <w:p w14:paraId="3140C5A2" w14:textId="77777777" w:rsidR="001F7CBD" w:rsidRDefault="001F7CBD">
          <w:pPr>
            <w:pStyle w:val="TOC3"/>
            <w:rPr>
              <w:rFonts w:asciiTheme="minorHAnsi" w:eastAsiaTheme="minorEastAsia" w:hAnsiTheme="minorHAnsi" w:cstheme="minorBidi"/>
              <w:noProof/>
              <w:sz w:val="22"/>
              <w:szCs w:val="22"/>
            </w:rPr>
          </w:pPr>
          <w:hyperlink w:anchor="_Toc492046244" w:history="1">
            <w:r w:rsidRPr="00AA0927">
              <w:rPr>
                <w:rStyle w:val="Hyperlink"/>
                <w:noProof/>
              </w:rPr>
              <w:t>Configure Site Preferences</w:t>
            </w:r>
            <w:r>
              <w:rPr>
                <w:noProof/>
                <w:webHidden/>
              </w:rPr>
              <w:tab/>
            </w:r>
            <w:r>
              <w:rPr>
                <w:noProof/>
                <w:webHidden/>
              </w:rPr>
              <w:fldChar w:fldCharType="begin"/>
            </w:r>
            <w:r>
              <w:rPr>
                <w:noProof/>
                <w:webHidden/>
              </w:rPr>
              <w:instrText xml:space="preserve"> PAGEREF _Toc492046244 \h </w:instrText>
            </w:r>
            <w:r>
              <w:rPr>
                <w:noProof/>
                <w:webHidden/>
              </w:rPr>
            </w:r>
            <w:r>
              <w:rPr>
                <w:noProof/>
                <w:webHidden/>
              </w:rPr>
              <w:fldChar w:fldCharType="separate"/>
            </w:r>
            <w:r>
              <w:rPr>
                <w:noProof/>
                <w:webHidden/>
              </w:rPr>
              <w:t>121</w:t>
            </w:r>
            <w:r>
              <w:rPr>
                <w:noProof/>
                <w:webHidden/>
              </w:rPr>
              <w:fldChar w:fldCharType="end"/>
            </w:r>
          </w:hyperlink>
        </w:p>
        <w:p w14:paraId="1CEA951C" w14:textId="77777777" w:rsidR="001F7CBD" w:rsidRDefault="001F7CBD">
          <w:pPr>
            <w:pStyle w:val="TOC3"/>
            <w:rPr>
              <w:rFonts w:asciiTheme="minorHAnsi" w:eastAsiaTheme="minorEastAsia" w:hAnsiTheme="minorHAnsi" w:cstheme="minorBidi"/>
              <w:noProof/>
              <w:sz w:val="22"/>
              <w:szCs w:val="22"/>
            </w:rPr>
          </w:pPr>
          <w:hyperlink w:anchor="_Toc492046245" w:history="1">
            <w:r w:rsidRPr="00AA0927">
              <w:rPr>
                <w:rStyle w:val="Hyperlink"/>
                <w:noProof/>
              </w:rPr>
              <w:t>Configure Payment Method</w:t>
            </w:r>
            <w:r>
              <w:rPr>
                <w:noProof/>
                <w:webHidden/>
              </w:rPr>
              <w:tab/>
            </w:r>
            <w:r>
              <w:rPr>
                <w:noProof/>
                <w:webHidden/>
              </w:rPr>
              <w:fldChar w:fldCharType="begin"/>
            </w:r>
            <w:r>
              <w:rPr>
                <w:noProof/>
                <w:webHidden/>
              </w:rPr>
              <w:instrText xml:space="preserve"> PAGEREF _Toc492046245 \h </w:instrText>
            </w:r>
            <w:r>
              <w:rPr>
                <w:noProof/>
                <w:webHidden/>
              </w:rPr>
            </w:r>
            <w:r>
              <w:rPr>
                <w:noProof/>
                <w:webHidden/>
              </w:rPr>
              <w:fldChar w:fldCharType="separate"/>
            </w:r>
            <w:r>
              <w:rPr>
                <w:noProof/>
                <w:webHidden/>
              </w:rPr>
              <w:t>135</w:t>
            </w:r>
            <w:r>
              <w:rPr>
                <w:noProof/>
                <w:webHidden/>
              </w:rPr>
              <w:fldChar w:fldCharType="end"/>
            </w:r>
          </w:hyperlink>
        </w:p>
        <w:p w14:paraId="6E67064F" w14:textId="77777777" w:rsidR="001F7CBD" w:rsidRDefault="001F7CBD">
          <w:pPr>
            <w:pStyle w:val="TOC3"/>
            <w:rPr>
              <w:rFonts w:asciiTheme="minorHAnsi" w:eastAsiaTheme="minorEastAsia" w:hAnsiTheme="minorHAnsi" w:cstheme="minorBidi"/>
              <w:noProof/>
              <w:sz w:val="22"/>
              <w:szCs w:val="22"/>
            </w:rPr>
          </w:pPr>
          <w:hyperlink w:anchor="_Toc492046246" w:history="1">
            <w:r w:rsidRPr="00AA0927">
              <w:rPr>
                <w:rStyle w:val="Hyperlink"/>
                <w:noProof/>
              </w:rPr>
              <w:t>Configure Custom Objects</w:t>
            </w:r>
            <w:r>
              <w:rPr>
                <w:noProof/>
                <w:webHidden/>
              </w:rPr>
              <w:tab/>
            </w:r>
            <w:r>
              <w:rPr>
                <w:noProof/>
                <w:webHidden/>
              </w:rPr>
              <w:fldChar w:fldCharType="begin"/>
            </w:r>
            <w:r>
              <w:rPr>
                <w:noProof/>
                <w:webHidden/>
              </w:rPr>
              <w:instrText xml:space="preserve"> PAGEREF _Toc492046246 \h </w:instrText>
            </w:r>
            <w:r>
              <w:rPr>
                <w:noProof/>
                <w:webHidden/>
              </w:rPr>
            </w:r>
            <w:r>
              <w:rPr>
                <w:noProof/>
                <w:webHidden/>
              </w:rPr>
              <w:fldChar w:fldCharType="separate"/>
            </w:r>
            <w:r>
              <w:rPr>
                <w:noProof/>
                <w:webHidden/>
              </w:rPr>
              <w:t>136</w:t>
            </w:r>
            <w:r>
              <w:rPr>
                <w:noProof/>
                <w:webHidden/>
              </w:rPr>
              <w:fldChar w:fldCharType="end"/>
            </w:r>
          </w:hyperlink>
        </w:p>
        <w:p w14:paraId="0169F090" w14:textId="77777777" w:rsidR="001F7CBD" w:rsidRDefault="001F7CBD">
          <w:pPr>
            <w:pStyle w:val="TOC3"/>
            <w:rPr>
              <w:rFonts w:asciiTheme="minorHAnsi" w:eastAsiaTheme="minorEastAsia" w:hAnsiTheme="minorHAnsi" w:cstheme="minorBidi"/>
              <w:noProof/>
              <w:sz w:val="22"/>
              <w:szCs w:val="22"/>
            </w:rPr>
          </w:pPr>
          <w:hyperlink w:anchor="_Toc492046247" w:history="1">
            <w:r w:rsidRPr="00AA0927">
              <w:rPr>
                <w:rStyle w:val="Hyperlink"/>
                <w:noProof/>
              </w:rPr>
              <w:t>Custom Attribute in Customer Profile</w:t>
            </w:r>
            <w:r>
              <w:rPr>
                <w:noProof/>
                <w:webHidden/>
              </w:rPr>
              <w:tab/>
            </w:r>
            <w:r>
              <w:rPr>
                <w:noProof/>
                <w:webHidden/>
              </w:rPr>
              <w:fldChar w:fldCharType="begin"/>
            </w:r>
            <w:r>
              <w:rPr>
                <w:noProof/>
                <w:webHidden/>
              </w:rPr>
              <w:instrText xml:space="preserve"> PAGEREF _Toc492046247 \h </w:instrText>
            </w:r>
            <w:r>
              <w:rPr>
                <w:noProof/>
                <w:webHidden/>
              </w:rPr>
            </w:r>
            <w:r>
              <w:rPr>
                <w:noProof/>
                <w:webHidden/>
              </w:rPr>
              <w:fldChar w:fldCharType="separate"/>
            </w:r>
            <w:r>
              <w:rPr>
                <w:noProof/>
                <w:webHidden/>
              </w:rPr>
              <w:t>139</w:t>
            </w:r>
            <w:r>
              <w:rPr>
                <w:noProof/>
                <w:webHidden/>
              </w:rPr>
              <w:fldChar w:fldCharType="end"/>
            </w:r>
          </w:hyperlink>
        </w:p>
        <w:p w14:paraId="583E76BD" w14:textId="77777777" w:rsidR="001F7CBD" w:rsidRDefault="001F7CBD">
          <w:pPr>
            <w:pStyle w:val="TOC3"/>
            <w:rPr>
              <w:rFonts w:asciiTheme="minorHAnsi" w:eastAsiaTheme="minorEastAsia" w:hAnsiTheme="minorHAnsi" w:cstheme="minorBidi"/>
              <w:noProof/>
              <w:sz w:val="22"/>
              <w:szCs w:val="22"/>
            </w:rPr>
          </w:pPr>
          <w:hyperlink w:anchor="_Toc492046248" w:history="1">
            <w:r w:rsidRPr="00AA0927">
              <w:rPr>
                <w:rStyle w:val="Hyperlink"/>
                <w:noProof/>
              </w:rPr>
              <w:t>Enable Payer Authentication for cards</w:t>
            </w:r>
            <w:r>
              <w:rPr>
                <w:noProof/>
                <w:webHidden/>
              </w:rPr>
              <w:tab/>
            </w:r>
            <w:r>
              <w:rPr>
                <w:noProof/>
                <w:webHidden/>
              </w:rPr>
              <w:fldChar w:fldCharType="begin"/>
            </w:r>
            <w:r>
              <w:rPr>
                <w:noProof/>
                <w:webHidden/>
              </w:rPr>
              <w:instrText xml:space="preserve"> PAGEREF _Toc492046248 \h </w:instrText>
            </w:r>
            <w:r>
              <w:rPr>
                <w:noProof/>
                <w:webHidden/>
              </w:rPr>
            </w:r>
            <w:r>
              <w:rPr>
                <w:noProof/>
                <w:webHidden/>
              </w:rPr>
              <w:fldChar w:fldCharType="separate"/>
            </w:r>
            <w:r>
              <w:rPr>
                <w:noProof/>
                <w:webHidden/>
              </w:rPr>
              <w:t>140</w:t>
            </w:r>
            <w:r>
              <w:rPr>
                <w:noProof/>
                <w:webHidden/>
              </w:rPr>
              <w:fldChar w:fldCharType="end"/>
            </w:r>
          </w:hyperlink>
        </w:p>
        <w:p w14:paraId="6F5E13DD" w14:textId="77777777" w:rsidR="001F7CBD" w:rsidRDefault="001F7CBD">
          <w:pPr>
            <w:pStyle w:val="TOC3"/>
            <w:rPr>
              <w:rFonts w:asciiTheme="minorHAnsi" w:eastAsiaTheme="minorEastAsia" w:hAnsiTheme="minorHAnsi" w:cstheme="minorBidi"/>
              <w:noProof/>
              <w:sz w:val="22"/>
              <w:szCs w:val="22"/>
            </w:rPr>
          </w:pPr>
          <w:hyperlink w:anchor="_Toc492046249" w:history="1">
            <w:r w:rsidRPr="00AA0927">
              <w:rPr>
                <w:rStyle w:val="Hyperlink"/>
                <w:noProof/>
              </w:rPr>
              <w:t>Update shipping method preference</w:t>
            </w:r>
            <w:r>
              <w:rPr>
                <w:noProof/>
                <w:webHidden/>
              </w:rPr>
              <w:tab/>
            </w:r>
            <w:r>
              <w:rPr>
                <w:noProof/>
                <w:webHidden/>
              </w:rPr>
              <w:fldChar w:fldCharType="begin"/>
            </w:r>
            <w:r>
              <w:rPr>
                <w:noProof/>
                <w:webHidden/>
              </w:rPr>
              <w:instrText xml:space="preserve"> PAGEREF _Toc492046249 \h </w:instrText>
            </w:r>
            <w:r>
              <w:rPr>
                <w:noProof/>
                <w:webHidden/>
              </w:rPr>
            </w:r>
            <w:r>
              <w:rPr>
                <w:noProof/>
                <w:webHidden/>
              </w:rPr>
              <w:fldChar w:fldCharType="separate"/>
            </w:r>
            <w:r>
              <w:rPr>
                <w:noProof/>
                <w:webHidden/>
              </w:rPr>
              <w:t>140</w:t>
            </w:r>
            <w:r>
              <w:rPr>
                <w:noProof/>
                <w:webHidden/>
              </w:rPr>
              <w:fldChar w:fldCharType="end"/>
            </w:r>
          </w:hyperlink>
        </w:p>
        <w:p w14:paraId="072CFD79" w14:textId="77777777" w:rsidR="001F7CBD" w:rsidRDefault="001F7CBD">
          <w:pPr>
            <w:pStyle w:val="TOC3"/>
            <w:rPr>
              <w:rFonts w:asciiTheme="minorHAnsi" w:eastAsiaTheme="minorEastAsia" w:hAnsiTheme="minorHAnsi" w:cstheme="minorBidi"/>
              <w:noProof/>
              <w:sz w:val="22"/>
              <w:szCs w:val="22"/>
            </w:rPr>
          </w:pPr>
          <w:hyperlink w:anchor="_Toc492046250" w:history="1">
            <w:r w:rsidRPr="00AA0927">
              <w:rPr>
                <w:rStyle w:val="Hyperlink"/>
                <w:noProof/>
              </w:rPr>
              <w:t>Applying CyberSource Cartridge to the Site</w:t>
            </w:r>
            <w:r>
              <w:rPr>
                <w:noProof/>
                <w:webHidden/>
              </w:rPr>
              <w:tab/>
            </w:r>
            <w:r>
              <w:rPr>
                <w:noProof/>
                <w:webHidden/>
              </w:rPr>
              <w:fldChar w:fldCharType="begin"/>
            </w:r>
            <w:r>
              <w:rPr>
                <w:noProof/>
                <w:webHidden/>
              </w:rPr>
              <w:instrText xml:space="preserve"> PAGEREF _Toc492046250 \h </w:instrText>
            </w:r>
            <w:r>
              <w:rPr>
                <w:noProof/>
                <w:webHidden/>
              </w:rPr>
            </w:r>
            <w:r>
              <w:rPr>
                <w:noProof/>
                <w:webHidden/>
              </w:rPr>
              <w:fldChar w:fldCharType="separate"/>
            </w:r>
            <w:r>
              <w:rPr>
                <w:noProof/>
                <w:webHidden/>
              </w:rPr>
              <w:t>141</w:t>
            </w:r>
            <w:r>
              <w:rPr>
                <w:noProof/>
                <w:webHidden/>
              </w:rPr>
              <w:fldChar w:fldCharType="end"/>
            </w:r>
          </w:hyperlink>
        </w:p>
        <w:p w14:paraId="6404CBEB" w14:textId="77777777" w:rsidR="001F7CBD" w:rsidRDefault="001F7CBD">
          <w:pPr>
            <w:pStyle w:val="TOC3"/>
            <w:rPr>
              <w:rFonts w:asciiTheme="minorHAnsi" w:eastAsiaTheme="minorEastAsia" w:hAnsiTheme="minorHAnsi" w:cstheme="minorBidi"/>
              <w:noProof/>
              <w:sz w:val="22"/>
              <w:szCs w:val="22"/>
            </w:rPr>
          </w:pPr>
          <w:hyperlink w:anchor="_Toc492046251" w:history="1">
            <w:r w:rsidRPr="00AA0927">
              <w:rPr>
                <w:rStyle w:val="Hyperlink"/>
                <w:noProof/>
              </w:rPr>
              <w:t>Batch Jobs</w:t>
            </w:r>
            <w:r>
              <w:rPr>
                <w:noProof/>
                <w:webHidden/>
              </w:rPr>
              <w:tab/>
            </w:r>
            <w:r>
              <w:rPr>
                <w:noProof/>
                <w:webHidden/>
              </w:rPr>
              <w:fldChar w:fldCharType="begin"/>
            </w:r>
            <w:r>
              <w:rPr>
                <w:noProof/>
                <w:webHidden/>
              </w:rPr>
              <w:instrText xml:space="preserve"> PAGEREF _Toc492046251 \h </w:instrText>
            </w:r>
            <w:r>
              <w:rPr>
                <w:noProof/>
                <w:webHidden/>
              </w:rPr>
            </w:r>
            <w:r>
              <w:rPr>
                <w:noProof/>
                <w:webHidden/>
              </w:rPr>
              <w:fldChar w:fldCharType="separate"/>
            </w:r>
            <w:r>
              <w:rPr>
                <w:noProof/>
                <w:webHidden/>
              </w:rPr>
              <w:t>142</w:t>
            </w:r>
            <w:r>
              <w:rPr>
                <w:noProof/>
                <w:webHidden/>
              </w:rPr>
              <w:fldChar w:fldCharType="end"/>
            </w:r>
          </w:hyperlink>
        </w:p>
        <w:p w14:paraId="270FE2B8" w14:textId="77777777" w:rsidR="001F7CBD" w:rsidRDefault="001F7CBD">
          <w:pPr>
            <w:pStyle w:val="TOC2"/>
            <w:rPr>
              <w:rFonts w:asciiTheme="minorHAnsi" w:eastAsiaTheme="minorEastAsia" w:hAnsiTheme="minorHAnsi" w:cstheme="minorBidi"/>
              <w:noProof/>
              <w:sz w:val="22"/>
              <w:szCs w:val="22"/>
            </w:rPr>
          </w:pPr>
          <w:hyperlink w:anchor="_Toc492046252" w:history="1">
            <w:r w:rsidRPr="00AA0927">
              <w:rPr>
                <w:rStyle w:val="Hyperlink"/>
                <w:noProof/>
              </w:rPr>
              <w:t>Unit Test Services</w:t>
            </w:r>
            <w:r>
              <w:rPr>
                <w:noProof/>
                <w:webHidden/>
              </w:rPr>
              <w:tab/>
            </w:r>
            <w:r>
              <w:rPr>
                <w:noProof/>
                <w:webHidden/>
              </w:rPr>
              <w:fldChar w:fldCharType="begin"/>
            </w:r>
            <w:r>
              <w:rPr>
                <w:noProof/>
                <w:webHidden/>
              </w:rPr>
              <w:instrText xml:space="preserve"> PAGEREF _Toc492046252 \h </w:instrText>
            </w:r>
            <w:r>
              <w:rPr>
                <w:noProof/>
                <w:webHidden/>
              </w:rPr>
            </w:r>
            <w:r>
              <w:rPr>
                <w:noProof/>
                <w:webHidden/>
              </w:rPr>
              <w:fldChar w:fldCharType="separate"/>
            </w:r>
            <w:r>
              <w:rPr>
                <w:noProof/>
                <w:webHidden/>
              </w:rPr>
              <w:t>148</w:t>
            </w:r>
            <w:r>
              <w:rPr>
                <w:noProof/>
                <w:webHidden/>
              </w:rPr>
              <w:fldChar w:fldCharType="end"/>
            </w:r>
          </w:hyperlink>
        </w:p>
        <w:p w14:paraId="27797959" w14:textId="77777777" w:rsidR="001F7CBD" w:rsidRDefault="001F7CBD">
          <w:pPr>
            <w:pStyle w:val="TOC3"/>
            <w:rPr>
              <w:rFonts w:asciiTheme="minorHAnsi" w:eastAsiaTheme="minorEastAsia" w:hAnsiTheme="minorHAnsi" w:cstheme="minorBidi"/>
              <w:noProof/>
              <w:sz w:val="22"/>
              <w:szCs w:val="22"/>
            </w:rPr>
          </w:pPr>
          <w:hyperlink w:anchor="_Toc492046253" w:history="1">
            <w:r w:rsidRPr="00AA0927">
              <w:rPr>
                <w:rStyle w:val="Hyperlink"/>
                <w:noProof/>
              </w:rPr>
              <w:t>Authorize Credit Card</w:t>
            </w:r>
            <w:r>
              <w:rPr>
                <w:noProof/>
                <w:webHidden/>
              </w:rPr>
              <w:tab/>
            </w:r>
            <w:r>
              <w:rPr>
                <w:noProof/>
                <w:webHidden/>
              </w:rPr>
              <w:fldChar w:fldCharType="begin"/>
            </w:r>
            <w:r>
              <w:rPr>
                <w:noProof/>
                <w:webHidden/>
              </w:rPr>
              <w:instrText xml:space="preserve"> PAGEREF _Toc492046253 \h </w:instrText>
            </w:r>
            <w:r>
              <w:rPr>
                <w:noProof/>
                <w:webHidden/>
              </w:rPr>
            </w:r>
            <w:r>
              <w:rPr>
                <w:noProof/>
                <w:webHidden/>
              </w:rPr>
              <w:fldChar w:fldCharType="separate"/>
            </w:r>
            <w:r>
              <w:rPr>
                <w:noProof/>
                <w:webHidden/>
              </w:rPr>
              <w:t>150</w:t>
            </w:r>
            <w:r>
              <w:rPr>
                <w:noProof/>
                <w:webHidden/>
              </w:rPr>
              <w:fldChar w:fldCharType="end"/>
            </w:r>
          </w:hyperlink>
        </w:p>
        <w:p w14:paraId="7A311043" w14:textId="77777777" w:rsidR="001F7CBD" w:rsidRDefault="001F7CBD">
          <w:pPr>
            <w:pStyle w:val="TOC3"/>
            <w:rPr>
              <w:rFonts w:asciiTheme="minorHAnsi" w:eastAsiaTheme="minorEastAsia" w:hAnsiTheme="minorHAnsi" w:cstheme="minorBidi"/>
              <w:noProof/>
              <w:sz w:val="22"/>
              <w:szCs w:val="22"/>
            </w:rPr>
          </w:pPr>
          <w:hyperlink w:anchor="_Toc492046254" w:history="1">
            <w:r w:rsidRPr="00AA0927">
              <w:rPr>
                <w:rStyle w:val="Hyperlink"/>
                <w:noProof/>
              </w:rPr>
              <w:t>Tax Service</w:t>
            </w:r>
            <w:r>
              <w:rPr>
                <w:noProof/>
                <w:webHidden/>
              </w:rPr>
              <w:tab/>
            </w:r>
            <w:r>
              <w:rPr>
                <w:noProof/>
                <w:webHidden/>
              </w:rPr>
              <w:fldChar w:fldCharType="begin"/>
            </w:r>
            <w:r>
              <w:rPr>
                <w:noProof/>
                <w:webHidden/>
              </w:rPr>
              <w:instrText xml:space="preserve"> PAGEREF _Toc492046254 \h </w:instrText>
            </w:r>
            <w:r>
              <w:rPr>
                <w:noProof/>
                <w:webHidden/>
              </w:rPr>
            </w:r>
            <w:r>
              <w:rPr>
                <w:noProof/>
                <w:webHidden/>
              </w:rPr>
              <w:fldChar w:fldCharType="separate"/>
            </w:r>
            <w:r>
              <w:rPr>
                <w:noProof/>
                <w:webHidden/>
              </w:rPr>
              <w:t>150</w:t>
            </w:r>
            <w:r>
              <w:rPr>
                <w:noProof/>
                <w:webHidden/>
              </w:rPr>
              <w:fldChar w:fldCharType="end"/>
            </w:r>
          </w:hyperlink>
        </w:p>
        <w:p w14:paraId="4749DEBD" w14:textId="77777777" w:rsidR="001F7CBD" w:rsidRDefault="001F7CBD">
          <w:pPr>
            <w:pStyle w:val="TOC3"/>
            <w:rPr>
              <w:rFonts w:asciiTheme="minorHAnsi" w:eastAsiaTheme="minorEastAsia" w:hAnsiTheme="minorHAnsi" w:cstheme="minorBidi"/>
              <w:noProof/>
              <w:sz w:val="22"/>
              <w:szCs w:val="22"/>
            </w:rPr>
          </w:pPr>
          <w:hyperlink w:anchor="_Toc492046255" w:history="1">
            <w:r w:rsidRPr="00AA0927">
              <w:rPr>
                <w:rStyle w:val="Hyperlink"/>
                <w:noProof/>
              </w:rPr>
              <w:t>Address Verification Service (AVS)</w:t>
            </w:r>
            <w:r>
              <w:rPr>
                <w:noProof/>
                <w:webHidden/>
              </w:rPr>
              <w:tab/>
            </w:r>
            <w:r>
              <w:rPr>
                <w:noProof/>
                <w:webHidden/>
              </w:rPr>
              <w:fldChar w:fldCharType="begin"/>
            </w:r>
            <w:r>
              <w:rPr>
                <w:noProof/>
                <w:webHidden/>
              </w:rPr>
              <w:instrText xml:space="preserve"> PAGEREF _Toc492046255 \h </w:instrText>
            </w:r>
            <w:r>
              <w:rPr>
                <w:noProof/>
                <w:webHidden/>
              </w:rPr>
            </w:r>
            <w:r>
              <w:rPr>
                <w:noProof/>
                <w:webHidden/>
              </w:rPr>
              <w:fldChar w:fldCharType="separate"/>
            </w:r>
            <w:r>
              <w:rPr>
                <w:noProof/>
                <w:webHidden/>
              </w:rPr>
              <w:t>151</w:t>
            </w:r>
            <w:r>
              <w:rPr>
                <w:noProof/>
                <w:webHidden/>
              </w:rPr>
              <w:fldChar w:fldCharType="end"/>
            </w:r>
          </w:hyperlink>
        </w:p>
        <w:p w14:paraId="77F2D0FF" w14:textId="77777777" w:rsidR="001F7CBD" w:rsidRDefault="001F7CBD">
          <w:pPr>
            <w:pStyle w:val="TOC3"/>
            <w:rPr>
              <w:rFonts w:asciiTheme="minorHAnsi" w:eastAsiaTheme="minorEastAsia" w:hAnsiTheme="minorHAnsi" w:cstheme="minorBidi"/>
              <w:noProof/>
              <w:sz w:val="22"/>
              <w:szCs w:val="22"/>
            </w:rPr>
          </w:pPr>
          <w:hyperlink w:anchor="_Toc492046256" w:history="1">
            <w:r w:rsidRPr="00AA0927">
              <w:rPr>
                <w:rStyle w:val="Hyperlink"/>
                <w:noProof/>
              </w:rPr>
              <w:t>Delivery Address Verification Service (DAV)</w:t>
            </w:r>
            <w:r>
              <w:rPr>
                <w:noProof/>
                <w:webHidden/>
              </w:rPr>
              <w:tab/>
            </w:r>
            <w:r>
              <w:rPr>
                <w:noProof/>
                <w:webHidden/>
              </w:rPr>
              <w:fldChar w:fldCharType="begin"/>
            </w:r>
            <w:r>
              <w:rPr>
                <w:noProof/>
                <w:webHidden/>
              </w:rPr>
              <w:instrText xml:space="preserve"> PAGEREF _Toc492046256 \h </w:instrText>
            </w:r>
            <w:r>
              <w:rPr>
                <w:noProof/>
                <w:webHidden/>
              </w:rPr>
            </w:r>
            <w:r>
              <w:rPr>
                <w:noProof/>
                <w:webHidden/>
              </w:rPr>
              <w:fldChar w:fldCharType="separate"/>
            </w:r>
            <w:r>
              <w:rPr>
                <w:noProof/>
                <w:webHidden/>
              </w:rPr>
              <w:t>151</w:t>
            </w:r>
            <w:r>
              <w:rPr>
                <w:noProof/>
                <w:webHidden/>
              </w:rPr>
              <w:fldChar w:fldCharType="end"/>
            </w:r>
          </w:hyperlink>
        </w:p>
        <w:p w14:paraId="3948CCC2" w14:textId="77777777" w:rsidR="001F7CBD" w:rsidRDefault="001F7CBD">
          <w:pPr>
            <w:pStyle w:val="TOC3"/>
            <w:rPr>
              <w:rFonts w:asciiTheme="minorHAnsi" w:eastAsiaTheme="minorEastAsia" w:hAnsiTheme="minorHAnsi" w:cstheme="minorBidi"/>
              <w:noProof/>
              <w:sz w:val="22"/>
              <w:szCs w:val="22"/>
            </w:rPr>
          </w:pPr>
          <w:hyperlink w:anchor="_Toc492046257" w:history="1">
            <w:r w:rsidRPr="00AA0927">
              <w:rPr>
                <w:rStyle w:val="Hyperlink"/>
                <w:noProof/>
              </w:rPr>
              <w:t>Payment Tokenization</w:t>
            </w:r>
            <w:r>
              <w:rPr>
                <w:noProof/>
                <w:webHidden/>
              </w:rPr>
              <w:tab/>
            </w:r>
            <w:r>
              <w:rPr>
                <w:noProof/>
                <w:webHidden/>
              </w:rPr>
              <w:fldChar w:fldCharType="begin"/>
            </w:r>
            <w:r>
              <w:rPr>
                <w:noProof/>
                <w:webHidden/>
              </w:rPr>
              <w:instrText xml:space="preserve"> PAGEREF _Toc492046257 \h </w:instrText>
            </w:r>
            <w:r>
              <w:rPr>
                <w:noProof/>
                <w:webHidden/>
              </w:rPr>
            </w:r>
            <w:r>
              <w:rPr>
                <w:noProof/>
                <w:webHidden/>
              </w:rPr>
              <w:fldChar w:fldCharType="separate"/>
            </w:r>
            <w:r>
              <w:rPr>
                <w:noProof/>
                <w:webHidden/>
              </w:rPr>
              <w:t>151</w:t>
            </w:r>
            <w:r>
              <w:rPr>
                <w:noProof/>
                <w:webHidden/>
              </w:rPr>
              <w:fldChar w:fldCharType="end"/>
            </w:r>
          </w:hyperlink>
        </w:p>
        <w:p w14:paraId="38E40DB6" w14:textId="77777777" w:rsidR="001F7CBD" w:rsidRDefault="001F7CBD">
          <w:pPr>
            <w:pStyle w:val="TOC3"/>
            <w:rPr>
              <w:rFonts w:asciiTheme="minorHAnsi" w:eastAsiaTheme="minorEastAsia" w:hAnsiTheme="minorHAnsi" w:cstheme="minorBidi"/>
              <w:noProof/>
              <w:sz w:val="22"/>
              <w:szCs w:val="22"/>
            </w:rPr>
          </w:pPr>
          <w:hyperlink w:anchor="_Toc492046258" w:history="1">
            <w:r w:rsidRPr="00AA0927">
              <w:rPr>
                <w:rStyle w:val="Hyperlink"/>
                <w:noProof/>
              </w:rPr>
              <w:t>Device Fingerprint</w:t>
            </w:r>
            <w:r>
              <w:rPr>
                <w:noProof/>
                <w:webHidden/>
              </w:rPr>
              <w:tab/>
            </w:r>
            <w:r>
              <w:rPr>
                <w:noProof/>
                <w:webHidden/>
              </w:rPr>
              <w:fldChar w:fldCharType="begin"/>
            </w:r>
            <w:r>
              <w:rPr>
                <w:noProof/>
                <w:webHidden/>
              </w:rPr>
              <w:instrText xml:space="preserve"> PAGEREF _Toc492046258 \h </w:instrText>
            </w:r>
            <w:r>
              <w:rPr>
                <w:noProof/>
                <w:webHidden/>
              </w:rPr>
            </w:r>
            <w:r>
              <w:rPr>
                <w:noProof/>
                <w:webHidden/>
              </w:rPr>
              <w:fldChar w:fldCharType="separate"/>
            </w:r>
            <w:r>
              <w:rPr>
                <w:noProof/>
                <w:webHidden/>
              </w:rPr>
              <w:t>151</w:t>
            </w:r>
            <w:r>
              <w:rPr>
                <w:noProof/>
                <w:webHidden/>
              </w:rPr>
              <w:fldChar w:fldCharType="end"/>
            </w:r>
          </w:hyperlink>
        </w:p>
        <w:p w14:paraId="1FEED3CA" w14:textId="77777777" w:rsidR="001F7CBD" w:rsidRDefault="001F7CBD">
          <w:pPr>
            <w:pStyle w:val="TOC3"/>
            <w:rPr>
              <w:rFonts w:asciiTheme="minorHAnsi" w:eastAsiaTheme="minorEastAsia" w:hAnsiTheme="minorHAnsi" w:cstheme="minorBidi"/>
              <w:noProof/>
              <w:sz w:val="22"/>
              <w:szCs w:val="22"/>
            </w:rPr>
          </w:pPr>
          <w:hyperlink w:anchor="_Toc492046259" w:history="1">
            <w:r w:rsidRPr="00AA0927">
              <w:rPr>
                <w:rStyle w:val="Hyperlink"/>
                <w:noProof/>
              </w:rPr>
              <w:t>Payer Authentication</w:t>
            </w:r>
            <w:r>
              <w:rPr>
                <w:noProof/>
                <w:webHidden/>
              </w:rPr>
              <w:tab/>
            </w:r>
            <w:r>
              <w:rPr>
                <w:noProof/>
                <w:webHidden/>
              </w:rPr>
              <w:fldChar w:fldCharType="begin"/>
            </w:r>
            <w:r>
              <w:rPr>
                <w:noProof/>
                <w:webHidden/>
              </w:rPr>
              <w:instrText xml:space="preserve"> PAGEREF _Toc492046259 \h </w:instrText>
            </w:r>
            <w:r>
              <w:rPr>
                <w:noProof/>
                <w:webHidden/>
              </w:rPr>
            </w:r>
            <w:r>
              <w:rPr>
                <w:noProof/>
                <w:webHidden/>
              </w:rPr>
              <w:fldChar w:fldCharType="separate"/>
            </w:r>
            <w:r>
              <w:rPr>
                <w:noProof/>
                <w:webHidden/>
              </w:rPr>
              <w:t>151</w:t>
            </w:r>
            <w:r>
              <w:rPr>
                <w:noProof/>
                <w:webHidden/>
              </w:rPr>
              <w:fldChar w:fldCharType="end"/>
            </w:r>
          </w:hyperlink>
        </w:p>
        <w:p w14:paraId="283FA99A" w14:textId="77777777" w:rsidR="001F7CBD" w:rsidRDefault="001F7CBD">
          <w:pPr>
            <w:pStyle w:val="TOC3"/>
            <w:rPr>
              <w:rFonts w:asciiTheme="minorHAnsi" w:eastAsiaTheme="minorEastAsia" w:hAnsiTheme="minorHAnsi" w:cstheme="minorBidi"/>
              <w:noProof/>
              <w:sz w:val="22"/>
              <w:szCs w:val="22"/>
            </w:rPr>
          </w:pPr>
          <w:hyperlink w:anchor="_Toc492046260" w:history="1">
            <w:r w:rsidRPr="00AA0927">
              <w:rPr>
                <w:rStyle w:val="Hyperlink"/>
                <w:noProof/>
              </w:rPr>
              <w:t>Retail POS Authorization Request</w:t>
            </w:r>
            <w:r>
              <w:rPr>
                <w:noProof/>
                <w:webHidden/>
              </w:rPr>
              <w:tab/>
            </w:r>
            <w:r>
              <w:rPr>
                <w:noProof/>
                <w:webHidden/>
              </w:rPr>
              <w:fldChar w:fldCharType="begin"/>
            </w:r>
            <w:r>
              <w:rPr>
                <w:noProof/>
                <w:webHidden/>
              </w:rPr>
              <w:instrText xml:space="preserve"> PAGEREF _Toc492046260 \h </w:instrText>
            </w:r>
            <w:r>
              <w:rPr>
                <w:noProof/>
                <w:webHidden/>
              </w:rPr>
            </w:r>
            <w:r>
              <w:rPr>
                <w:noProof/>
                <w:webHidden/>
              </w:rPr>
              <w:fldChar w:fldCharType="separate"/>
            </w:r>
            <w:r>
              <w:rPr>
                <w:noProof/>
                <w:webHidden/>
              </w:rPr>
              <w:t>151</w:t>
            </w:r>
            <w:r>
              <w:rPr>
                <w:noProof/>
                <w:webHidden/>
              </w:rPr>
              <w:fldChar w:fldCharType="end"/>
            </w:r>
          </w:hyperlink>
        </w:p>
        <w:p w14:paraId="2D5A3BC8" w14:textId="77777777" w:rsidR="001F7CBD" w:rsidRDefault="001F7CBD">
          <w:pPr>
            <w:pStyle w:val="TOC3"/>
            <w:rPr>
              <w:rFonts w:asciiTheme="minorHAnsi" w:eastAsiaTheme="minorEastAsia" w:hAnsiTheme="minorHAnsi" w:cstheme="minorBidi"/>
              <w:noProof/>
              <w:sz w:val="22"/>
              <w:szCs w:val="22"/>
            </w:rPr>
          </w:pPr>
          <w:hyperlink w:anchor="_Toc492046261" w:history="1">
            <w:r w:rsidRPr="00AA0927">
              <w:rPr>
                <w:rStyle w:val="Hyperlink"/>
                <w:noProof/>
              </w:rPr>
              <w:t>Alipay Initiate Request</w:t>
            </w:r>
            <w:r>
              <w:rPr>
                <w:noProof/>
                <w:webHidden/>
              </w:rPr>
              <w:tab/>
            </w:r>
            <w:r>
              <w:rPr>
                <w:noProof/>
                <w:webHidden/>
              </w:rPr>
              <w:fldChar w:fldCharType="begin"/>
            </w:r>
            <w:r>
              <w:rPr>
                <w:noProof/>
                <w:webHidden/>
              </w:rPr>
              <w:instrText xml:space="preserve"> PAGEREF _Toc492046261 \h </w:instrText>
            </w:r>
            <w:r>
              <w:rPr>
                <w:noProof/>
                <w:webHidden/>
              </w:rPr>
            </w:r>
            <w:r>
              <w:rPr>
                <w:noProof/>
                <w:webHidden/>
              </w:rPr>
              <w:fldChar w:fldCharType="separate"/>
            </w:r>
            <w:r>
              <w:rPr>
                <w:noProof/>
                <w:webHidden/>
              </w:rPr>
              <w:t>152</w:t>
            </w:r>
            <w:r>
              <w:rPr>
                <w:noProof/>
                <w:webHidden/>
              </w:rPr>
              <w:fldChar w:fldCharType="end"/>
            </w:r>
          </w:hyperlink>
        </w:p>
        <w:p w14:paraId="79B44264" w14:textId="77777777" w:rsidR="001F7CBD" w:rsidRDefault="001F7CBD">
          <w:pPr>
            <w:pStyle w:val="TOC3"/>
            <w:rPr>
              <w:rFonts w:asciiTheme="minorHAnsi" w:eastAsiaTheme="minorEastAsia" w:hAnsiTheme="minorHAnsi" w:cstheme="minorBidi"/>
              <w:noProof/>
              <w:sz w:val="22"/>
              <w:szCs w:val="22"/>
            </w:rPr>
          </w:pPr>
          <w:hyperlink w:anchor="_Toc492046262" w:history="1">
            <w:r w:rsidRPr="00AA0927">
              <w:rPr>
                <w:rStyle w:val="Hyperlink"/>
                <w:noProof/>
              </w:rPr>
              <w:t>Create Subscription Request</w:t>
            </w:r>
            <w:r>
              <w:rPr>
                <w:noProof/>
                <w:webHidden/>
              </w:rPr>
              <w:tab/>
            </w:r>
            <w:r>
              <w:rPr>
                <w:noProof/>
                <w:webHidden/>
              </w:rPr>
              <w:fldChar w:fldCharType="begin"/>
            </w:r>
            <w:r>
              <w:rPr>
                <w:noProof/>
                <w:webHidden/>
              </w:rPr>
              <w:instrText xml:space="preserve"> PAGEREF _Toc492046262 \h </w:instrText>
            </w:r>
            <w:r>
              <w:rPr>
                <w:noProof/>
                <w:webHidden/>
              </w:rPr>
            </w:r>
            <w:r>
              <w:rPr>
                <w:noProof/>
                <w:webHidden/>
              </w:rPr>
              <w:fldChar w:fldCharType="separate"/>
            </w:r>
            <w:r>
              <w:rPr>
                <w:noProof/>
                <w:webHidden/>
              </w:rPr>
              <w:t>152</w:t>
            </w:r>
            <w:r>
              <w:rPr>
                <w:noProof/>
                <w:webHidden/>
              </w:rPr>
              <w:fldChar w:fldCharType="end"/>
            </w:r>
          </w:hyperlink>
        </w:p>
        <w:p w14:paraId="1363F542" w14:textId="77777777" w:rsidR="001F7CBD" w:rsidRDefault="001F7CBD">
          <w:pPr>
            <w:pStyle w:val="TOC3"/>
            <w:rPr>
              <w:rFonts w:asciiTheme="minorHAnsi" w:eastAsiaTheme="minorEastAsia" w:hAnsiTheme="minorHAnsi" w:cstheme="minorBidi"/>
              <w:noProof/>
              <w:sz w:val="22"/>
              <w:szCs w:val="22"/>
            </w:rPr>
          </w:pPr>
          <w:hyperlink w:anchor="_Toc492046263" w:history="1">
            <w:r w:rsidRPr="00AA0927">
              <w:rPr>
                <w:rStyle w:val="Hyperlink"/>
                <w:noProof/>
              </w:rPr>
              <w:t>View Subscription Request</w:t>
            </w:r>
            <w:r>
              <w:rPr>
                <w:noProof/>
                <w:webHidden/>
              </w:rPr>
              <w:tab/>
            </w:r>
            <w:r>
              <w:rPr>
                <w:noProof/>
                <w:webHidden/>
              </w:rPr>
              <w:fldChar w:fldCharType="begin"/>
            </w:r>
            <w:r>
              <w:rPr>
                <w:noProof/>
                <w:webHidden/>
              </w:rPr>
              <w:instrText xml:space="preserve"> PAGEREF _Toc492046263 \h </w:instrText>
            </w:r>
            <w:r>
              <w:rPr>
                <w:noProof/>
                <w:webHidden/>
              </w:rPr>
            </w:r>
            <w:r>
              <w:rPr>
                <w:noProof/>
                <w:webHidden/>
              </w:rPr>
              <w:fldChar w:fldCharType="separate"/>
            </w:r>
            <w:r>
              <w:rPr>
                <w:noProof/>
                <w:webHidden/>
              </w:rPr>
              <w:t>152</w:t>
            </w:r>
            <w:r>
              <w:rPr>
                <w:noProof/>
                <w:webHidden/>
              </w:rPr>
              <w:fldChar w:fldCharType="end"/>
            </w:r>
          </w:hyperlink>
        </w:p>
        <w:p w14:paraId="7CC4B36C" w14:textId="77777777" w:rsidR="001F7CBD" w:rsidRDefault="001F7CBD">
          <w:pPr>
            <w:pStyle w:val="TOC3"/>
            <w:rPr>
              <w:rFonts w:asciiTheme="minorHAnsi" w:eastAsiaTheme="minorEastAsia" w:hAnsiTheme="minorHAnsi" w:cstheme="minorBidi"/>
              <w:noProof/>
              <w:sz w:val="22"/>
              <w:szCs w:val="22"/>
            </w:rPr>
          </w:pPr>
          <w:hyperlink w:anchor="_Toc492046264" w:history="1">
            <w:r w:rsidRPr="00AA0927">
              <w:rPr>
                <w:rStyle w:val="Hyperlink"/>
                <w:noProof/>
              </w:rPr>
              <w:t>Update Subscription Request</w:t>
            </w:r>
            <w:r>
              <w:rPr>
                <w:noProof/>
                <w:webHidden/>
              </w:rPr>
              <w:tab/>
            </w:r>
            <w:r>
              <w:rPr>
                <w:noProof/>
                <w:webHidden/>
              </w:rPr>
              <w:fldChar w:fldCharType="begin"/>
            </w:r>
            <w:r>
              <w:rPr>
                <w:noProof/>
                <w:webHidden/>
              </w:rPr>
              <w:instrText xml:space="preserve"> PAGEREF _Toc492046264 \h </w:instrText>
            </w:r>
            <w:r>
              <w:rPr>
                <w:noProof/>
                <w:webHidden/>
              </w:rPr>
            </w:r>
            <w:r>
              <w:rPr>
                <w:noProof/>
                <w:webHidden/>
              </w:rPr>
              <w:fldChar w:fldCharType="separate"/>
            </w:r>
            <w:r>
              <w:rPr>
                <w:noProof/>
                <w:webHidden/>
              </w:rPr>
              <w:t>152</w:t>
            </w:r>
            <w:r>
              <w:rPr>
                <w:noProof/>
                <w:webHidden/>
              </w:rPr>
              <w:fldChar w:fldCharType="end"/>
            </w:r>
          </w:hyperlink>
        </w:p>
        <w:p w14:paraId="21243D42" w14:textId="77777777" w:rsidR="001F7CBD" w:rsidRDefault="001F7CBD">
          <w:pPr>
            <w:pStyle w:val="TOC3"/>
            <w:rPr>
              <w:rFonts w:asciiTheme="minorHAnsi" w:eastAsiaTheme="minorEastAsia" w:hAnsiTheme="minorHAnsi" w:cstheme="minorBidi"/>
              <w:noProof/>
              <w:sz w:val="22"/>
              <w:szCs w:val="22"/>
            </w:rPr>
          </w:pPr>
          <w:hyperlink w:anchor="_Toc492046265" w:history="1">
            <w:r w:rsidRPr="00AA0927">
              <w:rPr>
                <w:rStyle w:val="Hyperlink"/>
                <w:noProof/>
              </w:rPr>
              <w:t>Delete Subscription Request</w:t>
            </w:r>
            <w:r>
              <w:rPr>
                <w:noProof/>
                <w:webHidden/>
              </w:rPr>
              <w:tab/>
            </w:r>
            <w:r>
              <w:rPr>
                <w:noProof/>
                <w:webHidden/>
              </w:rPr>
              <w:fldChar w:fldCharType="begin"/>
            </w:r>
            <w:r>
              <w:rPr>
                <w:noProof/>
                <w:webHidden/>
              </w:rPr>
              <w:instrText xml:space="preserve"> PAGEREF _Toc492046265 \h </w:instrText>
            </w:r>
            <w:r>
              <w:rPr>
                <w:noProof/>
                <w:webHidden/>
              </w:rPr>
            </w:r>
            <w:r>
              <w:rPr>
                <w:noProof/>
                <w:webHidden/>
              </w:rPr>
              <w:fldChar w:fldCharType="separate"/>
            </w:r>
            <w:r>
              <w:rPr>
                <w:noProof/>
                <w:webHidden/>
              </w:rPr>
              <w:t>153</w:t>
            </w:r>
            <w:r>
              <w:rPr>
                <w:noProof/>
                <w:webHidden/>
              </w:rPr>
              <w:fldChar w:fldCharType="end"/>
            </w:r>
          </w:hyperlink>
        </w:p>
        <w:p w14:paraId="064ECCBF" w14:textId="77777777" w:rsidR="001F7CBD" w:rsidRDefault="001F7CBD">
          <w:pPr>
            <w:pStyle w:val="TOC3"/>
            <w:rPr>
              <w:rFonts w:asciiTheme="minorHAnsi" w:eastAsiaTheme="minorEastAsia" w:hAnsiTheme="minorHAnsi" w:cstheme="minorBidi"/>
              <w:noProof/>
              <w:sz w:val="22"/>
              <w:szCs w:val="22"/>
            </w:rPr>
          </w:pPr>
          <w:hyperlink w:anchor="_Toc492046266" w:history="1">
            <w:r w:rsidRPr="00AA0927">
              <w:rPr>
                <w:rStyle w:val="Hyperlink"/>
                <w:noProof/>
              </w:rPr>
              <w:t>On Demand Payment Request</w:t>
            </w:r>
            <w:r>
              <w:rPr>
                <w:noProof/>
                <w:webHidden/>
              </w:rPr>
              <w:tab/>
            </w:r>
            <w:r>
              <w:rPr>
                <w:noProof/>
                <w:webHidden/>
              </w:rPr>
              <w:fldChar w:fldCharType="begin"/>
            </w:r>
            <w:r>
              <w:rPr>
                <w:noProof/>
                <w:webHidden/>
              </w:rPr>
              <w:instrText xml:space="preserve"> PAGEREF _Toc492046266 \h </w:instrText>
            </w:r>
            <w:r>
              <w:rPr>
                <w:noProof/>
                <w:webHidden/>
              </w:rPr>
            </w:r>
            <w:r>
              <w:rPr>
                <w:noProof/>
                <w:webHidden/>
              </w:rPr>
              <w:fldChar w:fldCharType="separate"/>
            </w:r>
            <w:r>
              <w:rPr>
                <w:noProof/>
                <w:webHidden/>
              </w:rPr>
              <w:t>153</w:t>
            </w:r>
            <w:r>
              <w:rPr>
                <w:noProof/>
                <w:webHidden/>
              </w:rPr>
              <w:fldChar w:fldCharType="end"/>
            </w:r>
          </w:hyperlink>
        </w:p>
        <w:p w14:paraId="18115E9B" w14:textId="77777777" w:rsidR="001F7CBD" w:rsidRDefault="001F7CBD">
          <w:pPr>
            <w:pStyle w:val="TOC3"/>
            <w:rPr>
              <w:rFonts w:asciiTheme="minorHAnsi" w:eastAsiaTheme="minorEastAsia" w:hAnsiTheme="minorHAnsi" w:cstheme="minorBidi"/>
              <w:noProof/>
              <w:sz w:val="22"/>
              <w:szCs w:val="22"/>
            </w:rPr>
          </w:pPr>
          <w:hyperlink w:anchor="_Toc492046267" w:history="1">
            <w:r w:rsidRPr="00AA0927">
              <w:rPr>
                <w:rStyle w:val="Hyperlink"/>
                <w:noProof/>
              </w:rPr>
              <w:t>Check Status Request</w:t>
            </w:r>
            <w:r>
              <w:rPr>
                <w:noProof/>
                <w:webHidden/>
              </w:rPr>
              <w:tab/>
            </w:r>
            <w:r>
              <w:rPr>
                <w:noProof/>
                <w:webHidden/>
              </w:rPr>
              <w:fldChar w:fldCharType="begin"/>
            </w:r>
            <w:r>
              <w:rPr>
                <w:noProof/>
                <w:webHidden/>
              </w:rPr>
              <w:instrText xml:space="preserve"> PAGEREF _Toc492046267 \h </w:instrText>
            </w:r>
            <w:r>
              <w:rPr>
                <w:noProof/>
                <w:webHidden/>
              </w:rPr>
            </w:r>
            <w:r>
              <w:rPr>
                <w:noProof/>
                <w:webHidden/>
              </w:rPr>
              <w:fldChar w:fldCharType="separate"/>
            </w:r>
            <w:r>
              <w:rPr>
                <w:noProof/>
                <w:webHidden/>
              </w:rPr>
              <w:t>153</w:t>
            </w:r>
            <w:r>
              <w:rPr>
                <w:noProof/>
                <w:webHidden/>
              </w:rPr>
              <w:fldChar w:fldCharType="end"/>
            </w:r>
          </w:hyperlink>
        </w:p>
        <w:p w14:paraId="6D672205" w14:textId="77777777" w:rsidR="001F7CBD" w:rsidRDefault="001F7CBD">
          <w:pPr>
            <w:pStyle w:val="TOC3"/>
            <w:rPr>
              <w:rFonts w:asciiTheme="minorHAnsi" w:eastAsiaTheme="minorEastAsia" w:hAnsiTheme="minorHAnsi" w:cstheme="minorBidi"/>
              <w:noProof/>
              <w:sz w:val="22"/>
              <w:szCs w:val="22"/>
            </w:rPr>
          </w:pPr>
          <w:hyperlink w:anchor="_Toc492046268" w:history="1">
            <w:r w:rsidRPr="00AA0927">
              <w:rPr>
                <w:rStyle w:val="Hyperlink"/>
                <w:noProof/>
              </w:rPr>
              <w:t>Capture Request</w:t>
            </w:r>
            <w:r>
              <w:rPr>
                <w:noProof/>
                <w:webHidden/>
              </w:rPr>
              <w:tab/>
            </w:r>
            <w:r>
              <w:rPr>
                <w:noProof/>
                <w:webHidden/>
              </w:rPr>
              <w:fldChar w:fldCharType="begin"/>
            </w:r>
            <w:r>
              <w:rPr>
                <w:noProof/>
                <w:webHidden/>
              </w:rPr>
              <w:instrText xml:space="preserve"> PAGEREF _Toc492046268 \h </w:instrText>
            </w:r>
            <w:r>
              <w:rPr>
                <w:noProof/>
                <w:webHidden/>
              </w:rPr>
            </w:r>
            <w:r>
              <w:rPr>
                <w:noProof/>
                <w:webHidden/>
              </w:rPr>
              <w:fldChar w:fldCharType="separate"/>
            </w:r>
            <w:r>
              <w:rPr>
                <w:noProof/>
                <w:webHidden/>
              </w:rPr>
              <w:t>153</w:t>
            </w:r>
            <w:r>
              <w:rPr>
                <w:noProof/>
                <w:webHidden/>
              </w:rPr>
              <w:fldChar w:fldCharType="end"/>
            </w:r>
          </w:hyperlink>
        </w:p>
        <w:p w14:paraId="2890FF1F" w14:textId="77777777" w:rsidR="001F7CBD" w:rsidRDefault="001F7CBD">
          <w:pPr>
            <w:pStyle w:val="TOC3"/>
            <w:rPr>
              <w:rFonts w:asciiTheme="minorHAnsi" w:eastAsiaTheme="minorEastAsia" w:hAnsiTheme="minorHAnsi" w:cstheme="minorBidi"/>
              <w:noProof/>
              <w:sz w:val="22"/>
              <w:szCs w:val="22"/>
            </w:rPr>
          </w:pPr>
          <w:hyperlink w:anchor="_Toc492046269" w:history="1">
            <w:r w:rsidRPr="00AA0927">
              <w:rPr>
                <w:rStyle w:val="Hyperlink"/>
                <w:noProof/>
              </w:rPr>
              <w:t>Auth Reversal Request</w:t>
            </w:r>
            <w:r>
              <w:rPr>
                <w:noProof/>
                <w:webHidden/>
              </w:rPr>
              <w:tab/>
            </w:r>
            <w:r>
              <w:rPr>
                <w:noProof/>
                <w:webHidden/>
              </w:rPr>
              <w:fldChar w:fldCharType="begin"/>
            </w:r>
            <w:r>
              <w:rPr>
                <w:noProof/>
                <w:webHidden/>
              </w:rPr>
              <w:instrText xml:space="preserve"> PAGEREF _Toc492046269 \h </w:instrText>
            </w:r>
            <w:r>
              <w:rPr>
                <w:noProof/>
                <w:webHidden/>
              </w:rPr>
            </w:r>
            <w:r>
              <w:rPr>
                <w:noProof/>
                <w:webHidden/>
              </w:rPr>
              <w:fldChar w:fldCharType="separate"/>
            </w:r>
            <w:r>
              <w:rPr>
                <w:noProof/>
                <w:webHidden/>
              </w:rPr>
              <w:t>154</w:t>
            </w:r>
            <w:r>
              <w:rPr>
                <w:noProof/>
                <w:webHidden/>
              </w:rPr>
              <w:fldChar w:fldCharType="end"/>
            </w:r>
          </w:hyperlink>
        </w:p>
        <w:p w14:paraId="5D9811EA" w14:textId="77777777" w:rsidR="001F7CBD" w:rsidRDefault="001F7CBD">
          <w:pPr>
            <w:pStyle w:val="TOC3"/>
            <w:rPr>
              <w:rFonts w:asciiTheme="minorHAnsi" w:eastAsiaTheme="minorEastAsia" w:hAnsiTheme="minorHAnsi" w:cstheme="minorBidi"/>
              <w:noProof/>
              <w:sz w:val="22"/>
              <w:szCs w:val="22"/>
            </w:rPr>
          </w:pPr>
          <w:hyperlink w:anchor="_Toc492046270" w:history="1">
            <w:r w:rsidRPr="00AA0927">
              <w:rPr>
                <w:rStyle w:val="Hyperlink"/>
                <w:noProof/>
              </w:rPr>
              <w:t>Sale Request</w:t>
            </w:r>
            <w:r>
              <w:rPr>
                <w:noProof/>
                <w:webHidden/>
              </w:rPr>
              <w:tab/>
            </w:r>
            <w:r>
              <w:rPr>
                <w:noProof/>
                <w:webHidden/>
              </w:rPr>
              <w:fldChar w:fldCharType="begin"/>
            </w:r>
            <w:r>
              <w:rPr>
                <w:noProof/>
                <w:webHidden/>
              </w:rPr>
              <w:instrText xml:space="preserve"> PAGEREF _Toc492046270 \h </w:instrText>
            </w:r>
            <w:r>
              <w:rPr>
                <w:noProof/>
                <w:webHidden/>
              </w:rPr>
            </w:r>
            <w:r>
              <w:rPr>
                <w:noProof/>
                <w:webHidden/>
              </w:rPr>
              <w:fldChar w:fldCharType="separate"/>
            </w:r>
            <w:r>
              <w:rPr>
                <w:noProof/>
                <w:webHidden/>
              </w:rPr>
              <w:t>154</w:t>
            </w:r>
            <w:r>
              <w:rPr>
                <w:noProof/>
                <w:webHidden/>
              </w:rPr>
              <w:fldChar w:fldCharType="end"/>
            </w:r>
          </w:hyperlink>
        </w:p>
        <w:p w14:paraId="2DF42D0E" w14:textId="77777777" w:rsidR="001F7CBD" w:rsidRDefault="001F7CBD">
          <w:pPr>
            <w:pStyle w:val="TOC3"/>
            <w:rPr>
              <w:rFonts w:asciiTheme="minorHAnsi" w:eastAsiaTheme="minorEastAsia" w:hAnsiTheme="minorHAnsi" w:cstheme="minorBidi"/>
              <w:noProof/>
              <w:sz w:val="22"/>
              <w:szCs w:val="22"/>
            </w:rPr>
          </w:pPr>
          <w:hyperlink w:anchor="_Toc492046271" w:history="1">
            <w:r w:rsidRPr="00AA0927">
              <w:rPr>
                <w:rStyle w:val="Hyperlink"/>
                <w:noProof/>
              </w:rPr>
              <w:t>Authorize Request</w:t>
            </w:r>
            <w:r>
              <w:rPr>
                <w:noProof/>
                <w:webHidden/>
              </w:rPr>
              <w:tab/>
            </w:r>
            <w:r>
              <w:rPr>
                <w:noProof/>
                <w:webHidden/>
              </w:rPr>
              <w:fldChar w:fldCharType="begin"/>
            </w:r>
            <w:r>
              <w:rPr>
                <w:noProof/>
                <w:webHidden/>
              </w:rPr>
              <w:instrText xml:space="preserve"> PAGEREF _Toc492046271 \h </w:instrText>
            </w:r>
            <w:r>
              <w:rPr>
                <w:noProof/>
                <w:webHidden/>
              </w:rPr>
            </w:r>
            <w:r>
              <w:rPr>
                <w:noProof/>
                <w:webHidden/>
              </w:rPr>
              <w:fldChar w:fldCharType="separate"/>
            </w:r>
            <w:r>
              <w:rPr>
                <w:noProof/>
                <w:webHidden/>
              </w:rPr>
              <w:t>154</w:t>
            </w:r>
            <w:r>
              <w:rPr>
                <w:noProof/>
                <w:webHidden/>
              </w:rPr>
              <w:fldChar w:fldCharType="end"/>
            </w:r>
          </w:hyperlink>
        </w:p>
        <w:p w14:paraId="0B712CE8" w14:textId="77777777" w:rsidR="001F7CBD" w:rsidRDefault="001F7CBD">
          <w:pPr>
            <w:pStyle w:val="TOC3"/>
            <w:rPr>
              <w:rFonts w:asciiTheme="minorHAnsi" w:eastAsiaTheme="minorEastAsia" w:hAnsiTheme="minorHAnsi" w:cstheme="minorBidi"/>
              <w:noProof/>
              <w:sz w:val="22"/>
              <w:szCs w:val="22"/>
            </w:rPr>
          </w:pPr>
          <w:hyperlink w:anchor="_Toc492046272" w:history="1">
            <w:r w:rsidRPr="00AA0927">
              <w:rPr>
                <w:rStyle w:val="Hyperlink"/>
                <w:noProof/>
              </w:rPr>
              <w:t>Refund Request</w:t>
            </w:r>
            <w:r>
              <w:rPr>
                <w:noProof/>
                <w:webHidden/>
              </w:rPr>
              <w:tab/>
            </w:r>
            <w:r>
              <w:rPr>
                <w:noProof/>
                <w:webHidden/>
              </w:rPr>
              <w:fldChar w:fldCharType="begin"/>
            </w:r>
            <w:r>
              <w:rPr>
                <w:noProof/>
                <w:webHidden/>
              </w:rPr>
              <w:instrText xml:space="preserve"> PAGEREF _Toc492046272 \h </w:instrText>
            </w:r>
            <w:r>
              <w:rPr>
                <w:noProof/>
                <w:webHidden/>
              </w:rPr>
            </w:r>
            <w:r>
              <w:rPr>
                <w:noProof/>
                <w:webHidden/>
              </w:rPr>
              <w:fldChar w:fldCharType="separate"/>
            </w:r>
            <w:r>
              <w:rPr>
                <w:noProof/>
                <w:webHidden/>
              </w:rPr>
              <w:t>154</w:t>
            </w:r>
            <w:r>
              <w:rPr>
                <w:noProof/>
                <w:webHidden/>
              </w:rPr>
              <w:fldChar w:fldCharType="end"/>
            </w:r>
          </w:hyperlink>
        </w:p>
        <w:p w14:paraId="0FD48A50" w14:textId="77777777" w:rsidR="001F7CBD" w:rsidRDefault="001F7CBD">
          <w:pPr>
            <w:pStyle w:val="TOC3"/>
            <w:rPr>
              <w:rFonts w:asciiTheme="minorHAnsi" w:eastAsiaTheme="minorEastAsia" w:hAnsiTheme="minorHAnsi" w:cstheme="minorBidi"/>
              <w:noProof/>
              <w:sz w:val="22"/>
              <w:szCs w:val="22"/>
            </w:rPr>
          </w:pPr>
          <w:hyperlink w:anchor="_Toc492046273" w:history="1">
            <w:r w:rsidRPr="00AA0927">
              <w:rPr>
                <w:rStyle w:val="Hyperlink"/>
                <w:noProof/>
              </w:rPr>
              <w:t>Cancel Request</w:t>
            </w:r>
            <w:r>
              <w:rPr>
                <w:noProof/>
                <w:webHidden/>
              </w:rPr>
              <w:tab/>
            </w:r>
            <w:r>
              <w:rPr>
                <w:noProof/>
                <w:webHidden/>
              </w:rPr>
              <w:fldChar w:fldCharType="begin"/>
            </w:r>
            <w:r>
              <w:rPr>
                <w:noProof/>
                <w:webHidden/>
              </w:rPr>
              <w:instrText xml:space="preserve"> PAGEREF _Toc492046273 \h </w:instrText>
            </w:r>
            <w:r>
              <w:rPr>
                <w:noProof/>
                <w:webHidden/>
              </w:rPr>
            </w:r>
            <w:r>
              <w:rPr>
                <w:noProof/>
                <w:webHidden/>
              </w:rPr>
              <w:fldChar w:fldCharType="separate"/>
            </w:r>
            <w:r>
              <w:rPr>
                <w:noProof/>
                <w:webHidden/>
              </w:rPr>
              <w:t>155</w:t>
            </w:r>
            <w:r>
              <w:rPr>
                <w:noProof/>
                <w:webHidden/>
              </w:rPr>
              <w:fldChar w:fldCharType="end"/>
            </w:r>
          </w:hyperlink>
        </w:p>
        <w:p w14:paraId="67CAE438" w14:textId="77777777" w:rsidR="001F7CBD" w:rsidRDefault="001F7CBD">
          <w:pPr>
            <w:pStyle w:val="TOC3"/>
            <w:rPr>
              <w:rFonts w:asciiTheme="minorHAnsi" w:eastAsiaTheme="minorEastAsia" w:hAnsiTheme="minorHAnsi" w:cstheme="minorBidi"/>
              <w:noProof/>
              <w:sz w:val="22"/>
              <w:szCs w:val="22"/>
            </w:rPr>
          </w:pPr>
          <w:hyperlink w:anchor="_Toc492046274" w:history="1">
            <w:r w:rsidRPr="00AA0927">
              <w:rPr>
                <w:rStyle w:val="Hyperlink"/>
                <w:noProof/>
              </w:rPr>
              <w:t>Secure Acceptance Web / Mobile Create Token Request</w:t>
            </w:r>
            <w:r>
              <w:rPr>
                <w:noProof/>
                <w:webHidden/>
              </w:rPr>
              <w:tab/>
            </w:r>
            <w:r>
              <w:rPr>
                <w:noProof/>
                <w:webHidden/>
              </w:rPr>
              <w:fldChar w:fldCharType="begin"/>
            </w:r>
            <w:r>
              <w:rPr>
                <w:noProof/>
                <w:webHidden/>
              </w:rPr>
              <w:instrText xml:space="preserve"> PAGEREF _Toc492046274 \h </w:instrText>
            </w:r>
            <w:r>
              <w:rPr>
                <w:noProof/>
                <w:webHidden/>
              </w:rPr>
            </w:r>
            <w:r>
              <w:rPr>
                <w:noProof/>
                <w:webHidden/>
              </w:rPr>
              <w:fldChar w:fldCharType="separate"/>
            </w:r>
            <w:r>
              <w:rPr>
                <w:noProof/>
                <w:webHidden/>
              </w:rPr>
              <w:t>155</w:t>
            </w:r>
            <w:r>
              <w:rPr>
                <w:noProof/>
                <w:webHidden/>
              </w:rPr>
              <w:fldChar w:fldCharType="end"/>
            </w:r>
          </w:hyperlink>
        </w:p>
        <w:p w14:paraId="6DA22B48" w14:textId="77777777" w:rsidR="001F7CBD" w:rsidRDefault="001F7CBD">
          <w:pPr>
            <w:pStyle w:val="TOC3"/>
            <w:rPr>
              <w:rFonts w:asciiTheme="minorHAnsi" w:eastAsiaTheme="minorEastAsia" w:hAnsiTheme="minorHAnsi" w:cstheme="minorBidi"/>
              <w:noProof/>
              <w:sz w:val="22"/>
              <w:szCs w:val="22"/>
            </w:rPr>
          </w:pPr>
          <w:hyperlink w:anchor="_Toc492046275" w:history="1">
            <w:r w:rsidRPr="00AA0927">
              <w:rPr>
                <w:rStyle w:val="Hyperlink"/>
                <w:noProof/>
              </w:rPr>
              <w:t>Apple Pay</w:t>
            </w:r>
            <w:r>
              <w:rPr>
                <w:noProof/>
                <w:webHidden/>
              </w:rPr>
              <w:tab/>
            </w:r>
            <w:r>
              <w:rPr>
                <w:noProof/>
                <w:webHidden/>
              </w:rPr>
              <w:fldChar w:fldCharType="begin"/>
            </w:r>
            <w:r>
              <w:rPr>
                <w:noProof/>
                <w:webHidden/>
              </w:rPr>
              <w:instrText xml:space="preserve"> PAGEREF _Toc492046275 \h </w:instrText>
            </w:r>
            <w:r>
              <w:rPr>
                <w:noProof/>
                <w:webHidden/>
              </w:rPr>
            </w:r>
            <w:r>
              <w:rPr>
                <w:noProof/>
                <w:webHidden/>
              </w:rPr>
              <w:fldChar w:fldCharType="separate"/>
            </w:r>
            <w:r>
              <w:rPr>
                <w:noProof/>
                <w:webHidden/>
              </w:rPr>
              <w:t>155</w:t>
            </w:r>
            <w:r>
              <w:rPr>
                <w:noProof/>
                <w:webHidden/>
              </w:rPr>
              <w:fldChar w:fldCharType="end"/>
            </w:r>
          </w:hyperlink>
        </w:p>
        <w:p w14:paraId="01635B6D" w14:textId="77777777" w:rsidR="001F7CBD" w:rsidRDefault="001F7CBD">
          <w:pPr>
            <w:pStyle w:val="TOC3"/>
            <w:rPr>
              <w:rFonts w:asciiTheme="minorHAnsi" w:eastAsiaTheme="minorEastAsia" w:hAnsiTheme="minorHAnsi" w:cstheme="minorBidi"/>
              <w:noProof/>
              <w:sz w:val="22"/>
              <w:szCs w:val="22"/>
            </w:rPr>
          </w:pPr>
          <w:hyperlink w:anchor="_Toc492046276" w:history="1">
            <w:r w:rsidRPr="00AA0927">
              <w:rPr>
                <w:rStyle w:val="Hyperlink"/>
                <w:noProof/>
              </w:rPr>
              <w:t>Android Pay</w:t>
            </w:r>
            <w:r>
              <w:rPr>
                <w:noProof/>
                <w:webHidden/>
              </w:rPr>
              <w:tab/>
            </w:r>
            <w:r>
              <w:rPr>
                <w:noProof/>
                <w:webHidden/>
              </w:rPr>
              <w:fldChar w:fldCharType="begin"/>
            </w:r>
            <w:r>
              <w:rPr>
                <w:noProof/>
                <w:webHidden/>
              </w:rPr>
              <w:instrText xml:space="preserve"> PAGEREF _Toc492046276 \h </w:instrText>
            </w:r>
            <w:r>
              <w:rPr>
                <w:noProof/>
                <w:webHidden/>
              </w:rPr>
            </w:r>
            <w:r>
              <w:rPr>
                <w:noProof/>
                <w:webHidden/>
              </w:rPr>
              <w:fldChar w:fldCharType="separate"/>
            </w:r>
            <w:r>
              <w:rPr>
                <w:noProof/>
                <w:webHidden/>
              </w:rPr>
              <w:t>160</w:t>
            </w:r>
            <w:r>
              <w:rPr>
                <w:noProof/>
                <w:webHidden/>
              </w:rPr>
              <w:fldChar w:fldCharType="end"/>
            </w:r>
          </w:hyperlink>
        </w:p>
        <w:p w14:paraId="5BB71839" w14:textId="77777777" w:rsidR="001F7CBD" w:rsidRDefault="001F7CBD">
          <w:pPr>
            <w:pStyle w:val="TOC2"/>
            <w:rPr>
              <w:rFonts w:asciiTheme="minorHAnsi" w:eastAsiaTheme="minorEastAsia" w:hAnsiTheme="minorHAnsi" w:cstheme="minorBidi"/>
              <w:noProof/>
              <w:sz w:val="22"/>
              <w:szCs w:val="22"/>
            </w:rPr>
          </w:pPr>
          <w:hyperlink w:anchor="_Toc492046277" w:history="1">
            <w:r w:rsidRPr="00AA0927">
              <w:rPr>
                <w:rStyle w:val="Hyperlink"/>
                <w:noProof/>
              </w:rPr>
              <w:t>Cartridges Structure and Reference</w:t>
            </w:r>
            <w:r>
              <w:rPr>
                <w:noProof/>
                <w:webHidden/>
              </w:rPr>
              <w:tab/>
            </w:r>
            <w:r>
              <w:rPr>
                <w:noProof/>
                <w:webHidden/>
              </w:rPr>
              <w:fldChar w:fldCharType="begin"/>
            </w:r>
            <w:r>
              <w:rPr>
                <w:noProof/>
                <w:webHidden/>
              </w:rPr>
              <w:instrText xml:space="preserve"> PAGEREF _Toc492046277 \h </w:instrText>
            </w:r>
            <w:r>
              <w:rPr>
                <w:noProof/>
                <w:webHidden/>
              </w:rPr>
            </w:r>
            <w:r>
              <w:rPr>
                <w:noProof/>
                <w:webHidden/>
              </w:rPr>
              <w:fldChar w:fldCharType="separate"/>
            </w:r>
            <w:r>
              <w:rPr>
                <w:noProof/>
                <w:webHidden/>
              </w:rPr>
              <w:t>165</w:t>
            </w:r>
            <w:r>
              <w:rPr>
                <w:noProof/>
                <w:webHidden/>
              </w:rPr>
              <w:fldChar w:fldCharType="end"/>
            </w:r>
          </w:hyperlink>
        </w:p>
        <w:p w14:paraId="1A292252" w14:textId="77777777" w:rsidR="001F7CBD" w:rsidRDefault="001F7CBD">
          <w:pPr>
            <w:pStyle w:val="TOC1"/>
            <w:rPr>
              <w:rFonts w:asciiTheme="minorHAnsi" w:eastAsiaTheme="minorEastAsia" w:hAnsiTheme="minorHAnsi" w:cstheme="minorBidi"/>
              <w:b w:val="0"/>
              <w:noProof/>
              <w:sz w:val="22"/>
              <w:szCs w:val="22"/>
            </w:rPr>
          </w:pPr>
          <w:hyperlink w:anchor="_Toc492046278" w:history="1">
            <w:r w:rsidRPr="00AA0927">
              <w:rPr>
                <w:rStyle w:val="Hyperlink"/>
                <w:noProof/>
              </w:rPr>
              <w:t>Typical Project Plan</w:t>
            </w:r>
            <w:r>
              <w:rPr>
                <w:noProof/>
                <w:webHidden/>
              </w:rPr>
              <w:tab/>
            </w:r>
            <w:r>
              <w:rPr>
                <w:noProof/>
                <w:webHidden/>
              </w:rPr>
              <w:fldChar w:fldCharType="begin"/>
            </w:r>
            <w:r>
              <w:rPr>
                <w:noProof/>
                <w:webHidden/>
              </w:rPr>
              <w:instrText xml:space="preserve"> PAGEREF _Toc492046278 \h </w:instrText>
            </w:r>
            <w:r>
              <w:rPr>
                <w:noProof/>
                <w:webHidden/>
              </w:rPr>
            </w:r>
            <w:r>
              <w:rPr>
                <w:noProof/>
                <w:webHidden/>
              </w:rPr>
              <w:fldChar w:fldCharType="separate"/>
            </w:r>
            <w:r>
              <w:rPr>
                <w:noProof/>
                <w:webHidden/>
              </w:rPr>
              <w:t>165</w:t>
            </w:r>
            <w:r>
              <w:rPr>
                <w:noProof/>
                <w:webHidden/>
              </w:rPr>
              <w:fldChar w:fldCharType="end"/>
            </w:r>
          </w:hyperlink>
        </w:p>
        <w:p w14:paraId="37165A0A" w14:textId="77777777" w:rsidR="001F7CBD" w:rsidRDefault="001F7CBD">
          <w:pPr>
            <w:pStyle w:val="TOC2"/>
            <w:rPr>
              <w:rFonts w:asciiTheme="minorHAnsi" w:eastAsiaTheme="minorEastAsia" w:hAnsiTheme="minorHAnsi" w:cstheme="minorBidi"/>
              <w:noProof/>
              <w:sz w:val="22"/>
              <w:szCs w:val="22"/>
            </w:rPr>
          </w:pPr>
          <w:hyperlink w:anchor="_Toc492046279" w:history="1">
            <w:r w:rsidRPr="00AA0927">
              <w:rPr>
                <w:rStyle w:val="Hyperlink"/>
                <w:noProof/>
              </w:rPr>
              <w:t>Roles, Responsibilities</w:t>
            </w:r>
            <w:r>
              <w:rPr>
                <w:noProof/>
                <w:webHidden/>
              </w:rPr>
              <w:tab/>
            </w:r>
            <w:r>
              <w:rPr>
                <w:noProof/>
                <w:webHidden/>
              </w:rPr>
              <w:fldChar w:fldCharType="begin"/>
            </w:r>
            <w:r>
              <w:rPr>
                <w:noProof/>
                <w:webHidden/>
              </w:rPr>
              <w:instrText xml:space="preserve"> PAGEREF _Toc492046279 \h </w:instrText>
            </w:r>
            <w:r>
              <w:rPr>
                <w:noProof/>
                <w:webHidden/>
              </w:rPr>
            </w:r>
            <w:r>
              <w:rPr>
                <w:noProof/>
                <w:webHidden/>
              </w:rPr>
              <w:fldChar w:fldCharType="separate"/>
            </w:r>
            <w:r>
              <w:rPr>
                <w:noProof/>
                <w:webHidden/>
              </w:rPr>
              <w:t>165</w:t>
            </w:r>
            <w:r>
              <w:rPr>
                <w:noProof/>
                <w:webHidden/>
              </w:rPr>
              <w:fldChar w:fldCharType="end"/>
            </w:r>
          </w:hyperlink>
        </w:p>
        <w:p w14:paraId="6F88F896" w14:textId="77777777" w:rsidR="001F7CBD" w:rsidRDefault="001F7CBD">
          <w:pPr>
            <w:pStyle w:val="TOC2"/>
            <w:rPr>
              <w:rFonts w:asciiTheme="minorHAnsi" w:eastAsiaTheme="minorEastAsia" w:hAnsiTheme="minorHAnsi" w:cstheme="minorBidi"/>
              <w:noProof/>
              <w:sz w:val="22"/>
              <w:szCs w:val="22"/>
            </w:rPr>
          </w:pPr>
          <w:hyperlink w:anchor="_Toc492046280" w:history="1">
            <w:r w:rsidRPr="00AA0927">
              <w:rPr>
                <w:rStyle w:val="Hyperlink"/>
                <w:noProof/>
              </w:rPr>
              <w:t>Typical Efforts and Timelines</w:t>
            </w:r>
            <w:r>
              <w:rPr>
                <w:noProof/>
                <w:webHidden/>
              </w:rPr>
              <w:tab/>
            </w:r>
            <w:r>
              <w:rPr>
                <w:noProof/>
                <w:webHidden/>
              </w:rPr>
              <w:fldChar w:fldCharType="begin"/>
            </w:r>
            <w:r>
              <w:rPr>
                <w:noProof/>
                <w:webHidden/>
              </w:rPr>
              <w:instrText xml:space="preserve"> PAGEREF _Toc492046280 \h </w:instrText>
            </w:r>
            <w:r>
              <w:rPr>
                <w:noProof/>
                <w:webHidden/>
              </w:rPr>
            </w:r>
            <w:r>
              <w:rPr>
                <w:noProof/>
                <w:webHidden/>
              </w:rPr>
              <w:fldChar w:fldCharType="separate"/>
            </w:r>
            <w:r>
              <w:rPr>
                <w:noProof/>
                <w:webHidden/>
              </w:rPr>
              <w:t>166</w:t>
            </w:r>
            <w:r>
              <w:rPr>
                <w:noProof/>
                <w:webHidden/>
              </w:rPr>
              <w:fldChar w:fldCharType="end"/>
            </w:r>
          </w:hyperlink>
        </w:p>
        <w:p w14:paraId="74B59337" w14:textId="77777777" w:rsidR="001F7CBD" w:rsidRDefault="001F7CBD">
          <w:pPr>
            <w:pStyle w:val="TOC2"/>
            <w:rPr>
              <w:rFonts w:asciiTheme="minorHAnsi" w:eastAsiaTheme="minorEastAsia" w:hAnsiTheme="minorHAnsi" w:cstheme="minorBidi"/>
              <w:noProof/>
              <w:sz w:val="22"/>
              <w:szCs w:val="22"/>
            </w:rPr>
          </w:pPr>
          <w:hyperlink w:anchor="_Toc492046281" w:history="1">
            <w:r w:rsidRPr="00AA0927">
              <w:rPr>
                <w:rStyle w:val="Hyperlink"/>
                <w:noProof/>
              </w:rPr>
              <w:t>Pre-Production Steps</w:t>
            </w:r>
            <w:r>
              <w:rPr>
                <w:noProof/>
                <w:webHidden/>
              </w:rPr>
              <w:tab/>
            </w:r>
            <w:r>
              <w:rPr>
                <w:noProof/>
                <w:webHidden/>
              </w:rPr>
              <w:fldChar w:fldCharType="begin"/>
            </w:r>
            <w:r>
              <w:rPr>
                <w:noProof/>
                <w:webHidden/>
              </w:rPr>
              <w:instrText xml:space="preserve"> PAGEREF _Toc492046281 \h </w:instrText>
            </w:r>
            <w:r>
              <w:rPr>
                <w:noProof/>
                <w:webHidden/>
              </w:rPr>
            </w:r>
            <w:r>
              <w:rPr>
                <w:noProof/>
                <w:webHidden/>
              </w:rPr>
              <w:fldChar w:fldCharType="separate"/>
            </w:r>
            <w:r>
              <w:rPr>
                <w:noProof/>
                <w:webHidden/>
              </w:rPr>
              <w:t>168</w:t>
            </w:r>
            <w:r>
              <w:rPr>
                <w:noProof/>
                <w:webHidden/>
              </w:rPr>
              <w:fldChar w:fldCharType="end"/>
            </w:r>
          </w:hyperlink>
        </w:p>
        <w:p w14:paraId="74DDA794" w14:textId="77777777" w:rsidR="001F7CBD" w:rsidRDefault="001F7CBD">
          <w:pPr>
            <w:pStyle w:val="TOC1"/>
            <w:rPr>
              <w:rFonts w:asciiTheme="minorHAnsi" w:eastAsiaTheme="minorEastAsia" w:hAnsiTheme="minorHAnsi" w:cstheme="minorBidi"/>
              <w:b w:val="0"/>
              <w:noProof/>
              <w:sz w:val="22"/>
              <w:szCs w:val="22"/>
            </w:rPr>
          </w:pPr>
          <w:hyperlink w:anchor="_Toc492046282" w:history="1">
            <w:r w:rsidRPr="00AA0927">
              <w:rPr>
                <w:rStyle w:val="Hyperlink"/>
                <w:noProof/>
              </w:rPr>
              <w:t>Known Issues</w:t>
            </w:r>
            <w:r>
              <w:rPr>
                <w:noProof/>
                <w:webHidden/>
              </w:rPr>
              <w:tab/>
            </w:r>
            <w:r>
              <w:rPr>
                <w:noProof/>
                <w:webHidden/>
              </w:rPr>
              <w:fldChar w:fldCharType="begin"/>
            </w:r>
            <w:r>
              <w:rPr>
                <w:noProof/>
                <w:webHidden/>
              </w:rPr>
              <w:instrText xml:space="preserve"> PAGEREF _Toc492046282 \h </w:instrText>
            </w:r>
            <w:r>
              <w:rPr>
                <w:noProof/>
                <w:webHidden/>
              </w:rPr>
            </w:r>
            <w:r>
              <w:rPr>
                <w:noProof/>
                <w:webHidden/>
              </w:rPr>
              <w:fldChar w:fldCharType="separate"/>
            </w:r>
            <w:r>
              <w:rPr>
                <w:noProof/>
                <w:webHidden/>
              </w:rPr>
              <w:t>169</w:t>
            </w:r>
            <w:r>
              <w:rPr>
                <w:noProof/>
                <w:webHidden/>
              </w:rPr>
              <w:fldChar w:fldCharType="end"/>
            </w:r>
          </w:hyperlink>
        </w:p>
        <w:p w14:paraId="7672C9AE" w14:textId="77777777" w:rsidR="001F7CBD" w:rsidRDefault="001F7CBD">
          <w:pPr>
            <w:pStyle w:val="TOC1"/>
            <w:rPr>
              <w:rFonts w:asciiTheme="minorHAnsi" w:eastAsiaTheme="minorEastAsia" w:hAnsiTheme="minorHAnsi" w:cstheme="minorBidi"/>
              <w:b w:val="0"/>
              <w:noProof/>
              <w:sz w:val="22"/>
              <w:szCs w:val="22"/>
            </w:rPr>
          </w:pPr>
          <w:hyperlink w:anchor="_Toc492046283" w:history="1">
            <w:r w:rsidRPr="00AA0927">
              <w:rPr>
                <w:rStyle w:val="Hyperlink"/>
                <w:noProof/>
              </w:rPr>
              <w:t>CyberSource document links</w:t>
            </w:r>
            <w:r>
              <w:rPr>
                <w:noProof/>
                <w:webHidden/>
              </w:rPr>
              <w:tab/>
            </w:r>
            <w:r>
              <w:rPr>
                <w:noProof/>
                <w:webHidden/>
              </w:rPr>
              <w:fldChar w:fldCharType="begin"/>
            </w:r>
            <w:r>
              <w:rPr>
                <w:noProof/>
                <w:webHidden/>
              </w:rPr>
              <w:instrText xml:space="preserve"> PAGEREF _Toc492046283 \h </w:instrText>
            </w:r>
            <w:r>
              <w:rPr>
                <w:noProof/>
                <w:webHidden/>
              </w:rPr>
            </w:r>
            <w:r>
              <w:rPr>
                <w:noProof/>
                <w:webHidden/>
              </w:rPr>
              <w:fldChar w:fldCharType="separate"/>
            </w:r>
            <w:r>
              <w:rPr>
                <w:noProof/>
                <w:webHidden/>
              </w:rPr>
              <w:t>169</w:t>
            </w:r>
            <w:r>
              <w:rPr>
                <w:noProof/>
                <w:webHidden/>
              </w:rPr>
              <w:fldChar w:fldCharType="end"/>
            </w:r>
          </w:hyperlink>
        </w:p>
        <w:p w14:paraId="2CB00E39" w14:textId="77777777" w:rsidR="001F7CBD" w:rsidRDefault="001F7CBD">
          <w:pPr>
            <w:pStyle w:val="TOC1"/>
            <w:rPr>
              <w:rFonts w:asciiTheme="minorHAnsi" w:eastAsiaTheme="minorEastAsia" w:hAnsiTheme="minorHAnsi" w:cstheme="minorBidi"/>
              <w:b w:val="0"/>
              <w:noProof/>
              <w:sz w:val="22"/>
              <w:szCs w:val="22"/>
            </w:rPr>
          </w:pPr>
          <w:hyperlink w:anchor="_Toc492046284" w:history="1">
            <w:r w:rsidRPr="00AA0927">
              <w:rPr>
                <w:rStyle w:val="Hyperlink"/>
                <w:noProof/>
              </w:rPr>
              <w:t>Release History</w:t>
            </w:r>
            <w:r>
              <w:rPr>
                <w:noProof/>
                <w:webHidden/>
              </w:rPr>
              <w:tab/>
            </w:r>
            <w:r>
              <w:rPr>
                <w:noProof/>
                <w:webHidden/>
              </w:rPr>
              <w:fldChar w:fldCharType="begin"/>
            </w:r>
            <w:r>
              <w:rPr>
                <w:noProof/>
                <w:webHidden/>
              </w:rPr>
              <w:instrText xml:space="preserve"> PAGEREF _Toc492046284 \h </w:instrText>
            </w:r>
            <w:r>
              <w:rPr>
                <w:noProof/>
                <w:webHidden/>
              </w:rPr>
            </w:r>
            <w:r>
              <w:rPr>
                <w:noProof/>
                <w:webHidden/>
              </w:rPr>
              <w:fldChar w:fldCharType="separate"/>
            </w:r>
            <w:r>
              <w:rPr>
                <w:noProof/>
                <w:webHidden/>
              </w:rPr>
              <w:t>170</w:t>
            </w:r>
            <w:r>
              <w:rPr>
                <w:noProof/>
                <w:webHidden/>
              </w:rPr>
              <w:fldChar w:fldCharType="end"/>
            </w:r>
          </w:hyperlink>
        </w:p>
        <w:p w14:paraId="2509F725" w14:textId="77777777" w:rsidR="004029E8" w:rsidRPr="00E33D85" w:rsidRDefault="00F37628">
          <w:r w:rsidRPr="00E33D85">
            <w:rPr>
              <w:b/>
              <w:bCs/>
              <w:noProof/>
            </w:rPr>
            <w:fldChar w:fldCharType="end"/>
          </w:r>
        </w:p>
      </w:sdtContent>
    </w:sdt>
    <w:p w14:paraId="0A5B0C21" w14:textId="77777777" w:rsidR="003D49FF" w:rsidRPr="00E33D85" w:rsidRDefault="003D49FF" w:rsidP="003D49FF">
      <w:pPr>
        <w:sectPr w:rsidR="003D49FF" w:rsidRPr="00E33D85">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14:paraId="61ECFE9D" w14:textId="77777777" w:rsidR="003D49FF" w:rsidRPr="00E33D85" w:rsidRDefault="003D49FF" w:rsidP="003D49FF">
      <w:pPr>
        <w:pStyle w:val="Heading1"/>
        <w:framePr w:wrap="notBeside"/>
        <w:rPr>
          <w:rFonts w:asciiTheme="minorHAnsi" w:hAnsiTheme="minorHAnsi"/>
        </w:rPr>
      </w:pPr>
      <w:bookmarkStart w:id="2" w:name="O_5623"/>
      <w:bookmarkStart w:id="3" w:name="O_6772"/>
      <w:bookmarkStart w:id="4" w:name="_Toc368651117"/>
      <w:bookmarkStart w:id="5" w:name="_Toc492046175"/>
      <w:bookmarkEnd w:id="2"/>
      <w:bookmarkEnd w:id="3"/>
      <w:r w:rsidRPr="00E33D85">
        <w:rPr>
          <w:rFonts w:asciiTheme="minorHAnsi" w:hAnsiTheme="minorHAnsi"/>
        </w:rPr>
        <w:lastRenderedPageBreak/>
        <w:t>Summary</w:t>
      </w:r>
      <w:bookmarkEnd w:id="4"/>
      <w:bookmarkEnd w:id="5"/>
    </w:p>
    <w:p w14:paraId="5BF0C8D1" w14:textId="77777777" w:rsidR="003D49FF" w:rsidRPr="00BA666D" w:rsidRDefault="003D49FF" w:rsidP="005C1822">
      <w:pPr>
        <w:pStyle w:val="BodyText"/>
      </w:pPr>
      <w:bookmarkStart w:id="6" w:name="O_4437"/>
      <w:bookmarkEnd w:id="6"/>
      <w:r w:rsidRPr="00BA666D">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14:paraId="3F54D676" w14:textId="77777777" w:rsidR="003D49FF" w:rsidRPr="00BA666D" w:rsidRDefault="003D49FF" w:rsidP="005C1822">
      <w:pPr>
        <w:pStyle w:val="BodyText"/>
      </w:pPr>
    </w:p>
    <w:p w14:paraId="34B45338" w14:textId="77777777" w:rsidR="00B61E08" w:rsidRPr="00BA666D" w:rsidRDefault="00B61E08" w:rsidP="005C1822">
      <w:pPr>
        <w:pStyle w:val="BodyText"/>
        <w:numPr>
          <w:ilvl w:val="0"/>
          <w:numId w:val="63"/>
        </w:numPr>
      </w:pPr>
      <w:r w:rsidRPr="00BA666D">
        <w:t xml:space="preserve">Credit Card </w:t>
      </w:r>
      <w:r w:rsidR="006501FB" w:rsidRPr="00BA666D">
        <w:t>Authorization</w:t>
      </w:r>
    </w:p>
    <w:p w14:paraId="04E969D5" w14:textId="77777777" w:rsidR="00B61E08" w:rsidRPr="00BA666D" w:rsidRDefault="00B61E08" w:rsidP="005C1822">
      <w:pPr>
        <w:pStyle w:val="BodyText"/>
        <w:numPr>
          <w:ilvl w:val="0"/>
          <w:numId w:val="63"/>
        </w:numPr>
      </w:pPr>
      <w:r w:rsidRPr="00BA666D">
        <w:t>CyberSource Address Verification</w:t>
      </w:r>
    </w:p>
    <w:p w14:paraId="098DC5BB" w14:textId="77777777" w:rsidR="00B61E08" w:rsidRPr="00BA666D" w:rsidRDefault="00B61E08" w:rsidP="005C1822">
      <w:pPr>
        <w:pStyle w:val="BodyText"/>
        <w:numPr>
          <w:ilvl w:val="0"/>
          <w:numId w:val="63"/>
        </w:numPr>
      </w:pPr>
      <w:r w:rsidRPr="00BA666D">
        <w:t xml:space="preserve">Delivery Address Verification </w:t>
      </w:r>
    </w:p>
    <w:p w14:paraId="1EE75700" w14:textId="77777777" w:rsidR="00B61E08" w:rsidRPr="00BA666D" w:rsidRDefault="00B61E08" w:rsidP="005C1822">
      <w:pPr>
        <w:pStyle w:val="BodyText"/>
        <w:numPr>
          <w:ilvl w:val="0"/>
          <w:numId w:val="63"/>
        </w:numPr>
      </w:pPr>
      <w:r w:rsidRPr="00BA666D">
        <w:t xml:space="preserve">Payment Tokenization </w:t>
      </w:r>
    </w:p>
    <w:p w14:paraId="2C015A17" w14:textId="77777777" w:rsidR="00B61E08" w:rsidRPr="00BA666D" w:rsidRDefault="00025B82" w:rsidP="005C1822">
      <w:pPr>
        <w:pStyle w:val="BodyText"/>
        <w:numPr>
          <w:ilvl w:val="0"/>
          <w:numId w:val="63"/>
        </w:numPr>
      </w:pPr>
      <w:r w:rsidRPr="00BA666D">
        <w:t>Payer Authentication</w:t>
      </w:r>
    </w:p>
    <w:p w14:paraId="4AE9FBF2" w14:textId="77777777" w:rsidR="00EB5B6C" w:rsidRPr="00BA666D" w:rsidRDefault="00EB5B6C" w:rsidP="005C1822">
      <w:pPr>
        <w:pStyle w:val="BodyText"/>
        <w:numPr>
          <w:ilvl w:val="0"/>
          <w:numId w:val="63"/>
        </w:numPr>
      </w:pPr>
      <w:r w:rsidRPr="00BA666D">
        <w:t>Tax Service</w:t>
      </w:r>
    </w:p>
    <w:p w14:paraId="0D7359B8" w14:textId="77777777" w:rsidR="00EB5B6C" w:rsidRPr="00BA666D" w:rsidRDefault="00EB5B6C" w:rsidP="005C1822">
      <w:pPr>
        <w:pStyle w:val="BodyText"/>
        <w:numPr>
          <w:ilvl w:val="0"/>
          <w:numId w:val="63"/>
        </w:numPr>
      </w:pPr>
      <w:r w:rsidRPr="00BA666D">
        <w:t xml:space="preserve">Credit Card Secure Acceptance  Web /Mobile  </w:t>
      </w:r>
    </w:p>
    <w:p w14:paraId="1D45A36A" w14:textId="77777777" w:rsidR="00EB5B6C" w:rsidRPr="00BA666D" w:rsidRDefault="00EB5B6C" w:rsidP="005C1822">
      <w:pPr>
        <w:pStyle w:val="BodyText"/>
        <w:numPr>
          <w:ilvl w:val="1"/>
          <w:numId w:val="63"/>
        </w:numPr>
      </w:pPr>
      <w:r w:rsidRPr="00BA666D">
        <w:t>Redirect method</w:t>
      </w:r>
    </w:p>
    <w:p w14:paraId="139ADC7F" w14:textId="77777777" w:rsidR="00B7327A" w:rsidRPr="00BA666D" w:rsidRDefault="000B6A3D" w:rsidP="005C1822">
      <w:pPr>
        <w:pStyle w:val="BodyText"/>
        <w:numPr>
          <w:ilvl w:val="1"/>
          <w:numId w:val="63"/>
        </w:numPr>
      </w:pPr>
      <w:r w:rsidRPr="00BA666D">
        <w:t>Iframe</w:t>
      </w:r>
      <w:r w:rsidR="00EB5B6C" w:rsidRPr="00BA666D">
        <w:t xml:space="preserve"> method</w:t>
      </w:r>
    </w:p>
    <w:p w14:paraId="3709B673" w14:textId="77777777" w:rsidR="00B7327A" w:rsidRPr="00BA666D" w:rsidRDefault="00B7327A" w:rsidP="005C1822">
      <w:pPr>
        <w:pStyle w:val="BodyText"/>
        <w:numPr>
          <w:ilvl w:val="0"/>
          <w:numId w:val="63"/>
        </w:numPr>
      </w:pPr>
      <w:r w:rsidRPr="00BA666D">
        <w:t>Credit Card Secure Acceptance Silent Order Post</w:t>
      </w:r>
    </w:p>
    <w:p w14:paraId="0AA92A1B" w14:textId="77777777" w:rsidR="00B7327A" w:rsidRPr="00BA666D" w:rsidRDefault="00B7327A" w:rsidP="005C1822">
      <w:pPr>
        <w:pStyle w:val="BodyText"/>
        <w:numPr>
          <w:ilvl w:val="0"/>
          <w:numId w:val="63"/>
        </w:numPr>
      </w:pPr>
      <w:r w:rsidRPr="00BA666D">
        <w:t>Visa Checkout</w:t>
      </w:r>
    </w:p>
    <w:p w14:paraId="16C0F67F" w14:textId="77777777" w:rsidR="00B7327A" w:rsidRPr="00BA666D" w:rsidRDefault="00B7327A" w:rsidP="005C1822">
      <w:pPr>
        <w:pStyle w:val="BodyText"/>
        <w:numPr>
          <w:ilvl w:val="0"/>
          <w:numId w:val="63"/>
        </w:numPr>
      </w:pPr>
      <w:r w:rsidRPr="00BA666D">
        <w:t xml:space="preserve">AliPay </w:t>
      </w:r>
    </w:p>
    <w:p w14:paraId="03BD31D1" w14:textId="77777777" w:rsidR="00B7327A" w:rsidRPr="00BA666D" w:rsidRDefault="00B7327A" w:rsidP="005C1822">
      <w:pPr>
        <w:pStyle w:val="BodyText"/>
        <w:numPr>
          <w:ilvl w:val="1"/>
          <w:numId w:val="63"/>
        </w:numPr>
      </w:pPr>
      <w:r w:rsidRPr="00BA666D">
        <w:t>Domestic</w:t>
      </w:r>
    </w:p>
    <w:p w14:paraId="0C2CE3F0" w14:textId="77777777" w:rsidR="00B7327A" w:rsidRPr="00BA666D" w:rsidRDefault="00B7327A" w:rsidP="005C1822">
      <w:pPr>
        <w:pStyle w:val="BodyText"/>
        <w:numPr>
          <w:ilvl w:val="1"/>
          <w:numId w:val="63"/>
        </w:numPr>
      </w:pPr>
      <w:r w:rsidRPr="00BA666D">
        <w:t>International</w:t>
      </w:r>
    </w:p>
    <w:p w14:paraId="31312CD4" w14:textId="77777777" w:rsidR="00B7327A" w:rsidRPr="00BA666D" w:rsidRDefault="00B7327A" w:rsidP="005C1822">
      <w:pPr>
        <w:pStyle w:val="BodyText"/>
        <w:numPr>
          <w:ilvl w:val="0"/>
          <w:numId w:val="63"/>
        </w:numPr>
      </w:pPr>
      <w:r w:rsidRPr="00BA666D">
        <w:t>Retail POS</w:t>
      </w:r>
    </w:p>
    <w:p w14:paraId="46919529" w14:textId="77777777" w:rsidR="00025B82" w:rsidRPr="00BA666D" w:rsidRDefault="00025B82" w:rsidP="005C1822">
      <w:pPr>
        <w:pStyle w:val="BodyText"/>
        <w:numPr>
          <w:ilvl w:val="0"/>
          <w:numId w:val="63"/>
        </w:numPr>
      </w:pPr>
      <w:r w:rsidRPr="00BA666D">
        <w:t>Klarna</w:t>
      </w:r>
      <w:r w:rsidR="00F36A30">
        <w:t xml:space="preserve"> </w:t>
      </w:r>
    </w:p>
    <w:p w14:paraId="5A141F0F" w14:textId="77777777" w:rsidR="00B7327A" w:rsidRPr="00BA666D" w:rsidRDefault="00B7327A" w:rsidP="005C1822">
      <w:pPr>
        <w:pStyle w:val="BodyText"/>
        <w:numPr>
          <w:ilvl w:val="0"/>
          <w:numId w:val="63"/>
        </w:numPr>
      </w:pPr>
      <w:r w:rsidRPr="00BA666D">
        <w:t>Bank Transfer APM’s</w:t>
      </w:r>
    </w:p>
    <w:p w14:paraId="50F86222" w14:textId="77777777" w:rsidR="00B7327A" w:rsidRDefault="00694926" w:rsidP="005C1822">
      <w:pPr>
        <w:pStyle w:val="BodyText"/>
        <w:numPr>
          <w:ilvl w:val="1"/>
          <w:numId w:val="63"/>
        </w:numPr>
      </w:pPr>
      <w:r>
        <w:t>SOFORT</w:t>
      </w:r>
    </w:p>
    <w:p w14:paraId="63D98A77" w14:textId="77777777" w:rsidR="00694926" w:rsidRDefault="00694926" w:rsidP="005C1822">
      <w:pPr>
        <w:pStyle w:val="BodyText"/>
        <w:numPr>
          <w:ilvl w:val="1"/>
          <w:numId w:val="63"/>
        </w:numPr>
      </w:pPr>
      <w:r>
        <w:t>BANCONTACT</w:t>
      </w:r>
    </w:p>
    <w:p w14:paraId="2BA1E873" w14:textId="77777777" w:rsidR="00694926" w:rsidRDefault="00694926" w:rsidP="005C1822">
      <w:pPr>
        <w:pStyle w:val="BodyText"/>
        <w:numPr>
          <w:ilvl w:val="1"/>
          <w:numId w:val="63"/>
        </w:numPr>
      </w:pPr>
      <w:r>
        <w:t>GIROPAY</w:t>
      </w:r>
    </w:p>
    <w:p w14:paraId="7D5F48DC" w14:textId="77777777" w:rsidR="00694926" w:rsidRDefault="00694926" w:rsidP="005C1822">
      <w:pPr>
        <w:pStyle w:val="BodyText"/>
        <w:numPr>
          <w:ilvl w:val="1"/>
          <w:numId w:val="63"/>
        </w:numPr>
      </w:pPr>
      <w:r>
        <w:t>EPS</w:t>
      </w:r>
    </w:p>
    <w:p w14:paraId="4B7B0BE5" w14:textId="77777777" w:rsidR="00B61E08" w:rsidRPr="00BA666D" w:rsidRDefault="00694926" w:rsidP="005C1822">
      <w:pPr>
        <w:pStyle w:val="BodyText"/>
        <w:numPr>
          <w:ilvl w:val="1"/>
          <w:numId w:val="63"/>
        </w:numPr>
      </w:pPr>
      <w:r>
        <w:t>IDEAL</w:t>
      </w:r>
    </w:p>
    <w:p w14:paraId="4A84204A" w14:textId="77777777" w:rsidR="00B61E08" w:rsidRPr="00BA666D" w:rsidRDefault="000B6A3D" w:rsidP="005C1822">
      <w:pPr>
        <w:pStyle w:val="BodyText"/>
        <w:numPr>
          <w:ilvl w:val="0"/>
          <w:numId w:val="63"/>
        </w:numPr>
      </w:pPr>
      <w:r w:rsidRPr="00BA666D">
        <w:t>Apple Pay</w:t>
      </w:r>
      <w:r w:rsidR="00B61E08" w:rsidRPr="00BA666D">
        <w:t xml:space="preserve"> REST Based Interface </w:t>
      </w:r>
    </w:p>
    <w:p w14:paraId="49D79764" w14:textId="77777777"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Encrypted </w:t>
      </w:r>
      <w:r w:rsidR="004E3896" w:rsidRPr="00BA666D">
        <w:t>Payload</w:t>
      </w:r>
    </w:p>
    <w:p w14:paraId="6ED7AF5E" w14:textId="77777777"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Cryptogram</w:t>
      </w:r>
    </w:p>
    <w:p w14:paraId="636F9365" w14:textId="77777777" w:rsidR="00091193" w:rsidRPr="00BA666D" w:rsidRDefault="000B6A3D" w:rsidP="005C1822">
      <w:pPr>
        <w:pStyle w:val="BodyText"/>
        <w:numPr>
          <w:ilvl w:val="0"/>
          <w:numId w:val="63"/>
        </w:numPr>
      </w:pPr>
      <w:r w:rsidRPr="00BA666D">
        <w:t>Android Pay</w:t>
      </w:r>
      <w:r w:rsidR="00091193" w:rsidRPr="00BA666D">
        <w:t xml:space="preserve"> REST Based Interface </w:t>
      </w:r>
    </w:p>
    <w:p w14:paraId="4A767969" w14:textId="77777777" w:rsidR="00091193" w:rsidRPr="00BA666D" w:rsidRDefault="00091193" w:rsidP="005C1822">
      <w:pPr>
        <w:pStyle w:val="BodyText"/>
        <w:numPr>
          <w:ilvl w:val="1"/>
          <w:numId w:val="63"/>
        </w:numPr>
      </w:pPr>
      <w:r w:rsidRPr="00BA666D">
        <w:t>To Process Authorization for Encrypted Payload</w:t>
      </w:r>
    </w:p>
    <w:p w14:paraId="3E1C8451" w14:textId="77777777" w:rsidR="00091193" w:rsidRPr="00BA666D" w:rsidRDefault="00091193" w:rsidP="005C1822">
      <w:pPr>
        <w:pStyle w:val="BodyText"/>
        <w:numPr>
          <w:ilvl w:val="1"/>
          <w:numId w:val="63"/>
        </w:numPr>
      </w:pPr>
      <w:r w:rsidRPr="00BA666D">
        <w:t>To Process Authorization for Cryptogram</w:t>
      </w:r>
    </w:p>
    <w:p w14:paraId="670CE2BA" w14:textId="77777777" w:rsidR="00CF17BD" w:rsidRPr="00BA666D" w:rsidRDefault="00D10A7C" w:rsidP="005C1822">
      <w:pPr>
        <w:pStyle w:val="BodyText"/>
        <w:numPr>
          <w:ilvl w:val="0"/>
          <w:numId w:val="63"/>
        </w:numPr>
      </w:pPr>
      <w:r w:rsidRPr="00BA666D">
        <w:t xml:space="preserve">PayPal Express Checkout </w:t>
      </w:r>
    </w:p>
    <w:p w14:paraId="7462E876" w14:textId="77777777" w:rsidR="00B7327A" w:rsidRPr="00BA666D" w:rsidRDefault="000B6A3D" w:rsidP="005C1822">
      <w:pPr>
        <w:pStyle w:val="BodyText"/>
        <w:numPr>
          <w:ilvl w:val="1"/>
          <w:numId w:val="63"/>
        </w:numPr>
      </w:pPr>
      <w:r w:rsidRPr="00BA666D">
        <w:t>PayPal</w:t>
      </w:r>
      <w:r w:rsidR="00B7327A" w:rsidRPr="00BA666D">
        <w:t xml:space="preserve"> Standard/Custom Order</w:t>
      </w:r>
    </w:p>
    <w:p w14:paraId="117CF07B" w14:textId="77777777" w:rsidR="00D10A7C" w:rsidRPr="00BA666D" w:rsidRDefault="00D10A7C" w:rsidP="005C1822">
      <w:pPr>
        <w:pStyle w:val="BodyText"/>
        <w:numPr>
          <w:ilvl w:val="1"/>
          <w:numId w:val="63"/>
        </w:numPr>
      </w:pPr>
      <w:r w:rsidRPr="00BA666D">
        <w:t>PayPal Billing Agreements</w:t>
      </w:r>
    </w:p>
    <w:p w14:paraId="01224AAC" w14:textId="77777777" w:rsidR="00D10A7C" w:rsidRPr="00BA666D" w:rsidRDefault="00D10A7C" w:rsidP="005C1822">
      <w:pPr>
        <w:pStyle w:val="BodyText"/>
        <w:numPr>
          <w:ilvl w:val="1"/>
          <w:numId w:val="63"/>
        </w:numPr>
      </w:pPr>
      <w:r w:rsidRPr="00BA666D">
        <w:t>PayPal Credit Order</w:t>
      </w:r>
    </w:p>
    <w:p w14:paraId="1B974D80" w14:textId="77777777" w:rsidR="00B61E08" w:rsidRPr="00BA666D" w:rsidRDefault="00B61E08" w:rsidP="005C1822">
      <w:pPr>
        <w:pStyle w:val="BodyText"/>
        <w:numPr>
          <w:ilvl w:val="0"/>
          <w:numId w:val="63"/>
        </w:numPr>
      </w:pPr>
      <w:r w:rsidRPr="00BA666D">
        <w:t>Batch Job</w:t>
      </w:r>
      <w:r w:rsidR="00E00501" w:rsidRPr="00BA666D">
        <w:t>s</w:t>
      </w:r>
    </w:p>
    <w:p w14:paraId="1684F701" w14:textId="77777777" w:rsidR="00E00501" w:rsidRPr="00BA666D" w:rsidRDefault="00091193" w:rsidP="005C1822">
      <w:pPr>
        <w:pStyle w:val="BodyText"/>
        <w:numPr>
          <w:ilvl w:val="1"/>
          <w:numId w:val="63"/>
        </w:numPr>
      </w:pPr>
      <w:r w:rsidRPr="00BA666D">
        <w:t xml:space="preserve">Alternate </w:t>
      </w:r>
      <w:r w:rsidR="00E00501" w:rsidRPr="00BA666D">
        <w:t xml:space="preserve"> Payment </w:t>
      </w:r>
      <w:r w:rsidRPr="00BA666D">
        <w:t xml:space="preserve">Check </w:t>
      </w:r>
      <w:r w:rsidR="00E00501" w:rsidRPr="00BA666D">
        <w:t>Status Batch Job</w:t>
      </w:r>
    </w:p>
    <w:p w14:paraId="060495A1" w14:textId="77777777" w:rsidR="00B61E08" w:rsidRPr="00BA666D" w:rsidRDefault="00B61E08" w:rsidP="005C1822">
      <w:pPr>
        <w:pStyle w:val="BodyText"/>
        <w:numPr>
          <w:ilvl w:val="1"/>
          <w:numId w:val="63"/>
        </w:numPr>
      </w:pPr>
      <w:r w:rsidRPr="00BA666D">
        <w:t xml:space="preserve">Secure Acceptance </w:t>
      </w:r>
      <w:r w:rsidR="00187562" w:rsidRPr="00BA666D">
        <w:t xml:space="preserve">Merchant </w:t>
      </w:r>
      <w:r w:rsidR="0024624B" w:rsidRPr="00BA666D">
        <w:t xml:space="preserve">Post </w:t>
      </w:r>
      <w:r w:rsidR="00187562" w:rsidRPr="00BA666D">
        <w:t xml:space="preserve">Notification Processing </w:t>
      </w:r>
      <w:r w:rsidRPr="00BA666D">
        <w:t>Batch Job</w:t>
      </w:r>
    </w:p>
    <w:p w14:paraId="78ECFC6B" w14:textId="77777777" w:rsidR="000464E9" w:rsidRPr="00BA666D" w:rsidRDefault="000464E9" w:rsidP="005C1822">
      <w:pPr>
        <w:pStyle w:val="BodyText"/>
        <w:numPr>
          <w:ilvl w:val="1"/>
          <w:numId w:val="63"/>
        </w:numPr>
      </w:pPr>
      <w:r w:rsidRPr="00BA666D">
        <w:t>Conversion Details Report Batch Job</w:t>
      </w:r>
    </w:p>
    <w:p w14:paraId="369C7C89" w14:textId="77777777" w:rsidR="003D49FF" w:rsidRPr="00BA666D" w:rsidRDefault="000B6A3D" w:rsidP="005C1822">
      <w:pPr>
        <w:pStyle w:val="BodyText"/>
        <w:numPr>
          <w:ilvl w:val="1"/>
          <w:numId w:val="63"/>
        </w:numPr>
      </w:pPr>
      <w:r w:rsidRPr="00BA666D">
        <w:t>IDEAL</w:t>
      </w:r>
      <w:r w:rsidR="00091193" w:rsidRPr="00BA666D">
        <w:t xml:space="preserve"> Bank Option Batch Jo</w:t>
      </w:r>
      <w:r w:rsidR="00834EEC" w:rsidRPr="00BA666D">
        <w:t>b</w:t>
      </w:r>
    </w:p>
    <w:p w14:paraId="2C6265F8" w14:textId="0C06C509" w:rsidR="003D49FF" w:rsidRPr="00E33D85" w:rsidRDefault="003D49FF" w:rsidP="003D49FF">
      <w:pPr>
        <w:pStyle w:val="Heading1"/>
        <w:framePr w:wrap="notBeside"/>
        <w:rPr>
          <w:rFonts w:asciiTheme="minorHAnsi" w:hAnsiTheme="minorHAnsi"/>
        </w:rPr>
      </w:pPr>
      <w:bookmarkStart w:id="7" w:name="_Toc368651118"/>
      <w:bookmarkStart w:id="8" w:name="_Toc492046176"/>
      <w:r w:rsidRPr="00E33D85">
        <w:rPr>
          <w:rFonts w:asciiTheme="minorHAnsi" w:hAnsiTheme="minorHAnsi"/>
        </w:rPr>
        <w:lastRenderedPageBreak/>
        <w:t>Component Overview</w:t>
      </w:r>
      <w:bookmarkEnd w:id="7"/>
      <w:bookmarkEnd w:id="8"/>
    </w:p>
    <w:p w14:paraId="55EE9889" w14:textId="77777777" w:rsidR="003D49FF" w:rsidRPr="00E33D85" w:rsidRDefault="003D49FF" w:rsidP="003D49FF">
      <w:pPr>
        <w:pStyle w:val="Heading2"/>
        <w:rPr>
          <w:rFonts w:asciiTheme="minorHAnsi" w:hAnsiTheme="minorHAnsi"/>
        </w:rPr>
      </w:pPr>
      <w:bookmarkStart w:id="9" w:name="_Toc368651119"/>
      <w:bookmarkStart w:id="10" w:name="_Toc492046177"/>
      <w:r w:rsidRPr="00E33D85">
        <w:rPr>
          <w:rFonts w:asciiTheme="minorHAnsi" w:hAnsiTheme="minorHAnsi"/>
        </w:rPr>
        <w:t>Functional Overview</w:t>
      </w:r>
      <w:bookmarkEnd w:id="9"/>
      <w:bookmarkEnd w:id="10"/>
    </w:p>
    <w:p w14:paraId="3D5E9783" w14:textId="77777777" w:rsidR="00BC24CE" w:rsidRPr="00E33D85" w:rsidRDefault="00BC24CE" w:rsidP="00BC24CE">
      <w:pPr>
        <w:pStyle w:val="Heading3"/>
        <w:rPr>
          <w:rFonts w:asciiTheme="minorHAnsi" w:hAnsiTheme="minorHAnsi"/>
        </w:rPr>
      </w:pPr>
      <w:r w:rsidRPr="00E33D85">
        <w:rPr>
          <w:rFonts w:asciiTheme="minorHAnsi" w:hAnsiTheme="minorHAnsi"/>
        </w:rPr>
        <w:br/>
      </w:r>
      <w:bookmarkStart w:id="11" w:name="_Toc368651120"/>
      <w:bookmarkStart w:id="12" w:name="_Toc491351795"/>
      <w:bookmarkStart w:id="13" w:name="_Toc492046178"/>
      <w:r w:rsidRPr="00E33D85">
        <w:rPr>
          <w:rFonts w:asciiTheme="minorHAnsi" w:hAnsiTheme="minorHAnsi"/>
        </w:rPr>
        <w:t>Credit Card Authorization Service</w:t>
      </w:r>
      <w:bookmarkEnd w:id="11"/>
      <w:bookmarkEnd w:id="12"/>
      <w:bookmarkEnd w:id="13"/>
    </w:p>
    <w:p w14:paraId="70E74AF6" w14:textId="77777777"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credit card authorization service controller allows storefront application to request for credit authorization for the total order amount. The controller makes the credit card authorization web service call to CyberSource authorization service and receive confirmation about the availability of the funds.  </w:t>
      </w:r>
    </w:p>
    <w:p w14:paraId="7433BF6B" w14:textId="77777777" w:rsidR="00BC24CE" w:rsidRPr="00E33D85" w:rsidRDefault="00BC24CE" w:rsidP="00BC24CE">
      <w:pPr>
        <w:rPr>
          <w:rFonts w:cs="Arial"/>
          <w:color w:val="000000"/>
        </w:rPr>
      </w:pPr>
      <w:r w:rsidRPr="00E33D85">
        <w:rPr>
          <w:rFonts w:cs="Arial"/>
          <w:color w:val="000000"/>
        </w:rPr>
        <w:t xml:space="preserve">The Demandware Cybersource–AuthorizeCreditCard populates the authorization request with ship-to, bill-to, credit card data, and purchase total data from the basket and invokes the authorization web service call using CyberSource web service API.  </w:t>
      </w:r>
    </w:p>
    <w:p w14:paraId="0043560C" w14:textId="77777777" w:rsidR="00BC24CE" w:rsidRPr="00E33D85" w:rsidRDefault="00BC24CE" w:rsidP="00BC24CE">
      <w:pPr>
        <w:shd w:val="clear" w:color="auto" w:fill="FFFFFF"/>
        <w:spacing w:after="150"/>
        <w:rPr>
          <w:rFonts w:cs="Arial"/>
          <w:color w:val="000000"/>
        </w:rPr>
      </w:pPr>
      <w:r w:rsidRPr="00E33D85">
        <w:rPr>
          <w:rFonts w:cs="Arial"/>
          <w:color w:val="000000"/>
        </w:rPr>
        <w:t>Credit Card Authorization sequence flow:</w:t>
      </w:r>
    </w:p>
    <w:p w14:paraId="3248CCAC" w14:textId="77777777" w:rsidR="00BC24CE" w:rsidRPr="00E33D85" w:rsidRDefault="00BC24CE" w:rsidP="00BC24CE">
      <w:pPr>
        <w:pStyle w:val="Listenabsatz"/>
        <w:numPr>
          <w:ilvl w:val="0"/>
          <w:numId w:val="13"/>
        </w:numPr>
        <w:rPr>
          <w:rFonts w:cs="Arial"/>
          <w:color w:val="000000"/>
        </w:rPr>
      </w:pPr>
      <w:r w:rsidRPr="00E33D85">
        <w:rPr>
          <w:rFonts w:cs="Arial"/>
          <w:color w:val="000000"/>
        </w:rPr>
        <w:t xml:space="preserve">Creates CyberSource authorization request using ship-to, bill-to, credit card data, and purchase total data from the current basket.  </w:t>
      </w:r>
    </w:p>
    <w:p w14:paraId="2DE0B2CF" w14:textId="77777777" w:rsidR="00BC24CE" w:rsidRPr="00E33D85" w:rsidRDefault="00BC24CE" w:rsidP="00BC24CE">
      <w:pPr>
        <w:pStyle w:val="Listenabsatz"/>
        <w:numPr>
          <w:ilvl w:val="0"/>
          <w:numId w:val="13"/>
        </w:numPr>
        <w:rPr>
          <w:rFonts w:cs="Arial"/>
          <w:color w:val="000000"/>
        </w:rPr>
      </w:pPr>
      <w:r w:rsidRPr="00E33D85">
        <w:rPr>
          <w:rFonts w:cs="Arial"/>
          <w:color w:val="000000"/>
        </w:rPr>
        <w:t>If authorize Payer is configured, then make the authorize payer request, if not ignore and continue with the authorization request.</w:t>
      </w:r>
    </w:p>
    <w:p w14:paraId="20388CA3" w14:textId="77777777" w:rsidR="00BC24CE" w:rsidRPr="00E33D85" w:rsidRDefault="00BC24CE" w:rsidP="00BC24CE">
      <w:pPr>
        <w:pStyle w:val="Listenabsatz"/>
        <w:numPr>
          <w:ilvl w:val="0"/>
          <w:numId w:val="13"/>
        </w:numPr>
        <w:rPr>
          <w:rFonts w:cs="Arial"/>
          <w:color w:val="000000"/>
        </w:rPr>
      </w:pPr>
      <w:r w:rsidRPr="00E33D85">
        <w:rPr>
          <w:rFonts w:cs="Arial"/>
          <w:color w:val="000000"/>
        </w:rPr>
        <w:t>Create credit card authorization request.</w:t>
      </w:r>
    </w:p>
    <w:p w14:paraId="34781019" w14:textId="77777777" w:rsidR="00BC24CE" w:rsidRPr="00E33D85" w:rsidRDefault="00BC24CE" w:rsidP="00BC24CE">
      <w:pPr>
        <w:pStyle w:val="Listenabsatz"/>
        <w:numPr>
          <w:ilvl w:val="0"/>
          <w:numId w:val="13"/>
        </w:numPr>
        <w:rPr>
          <w:rFonts w:cs="Arial"/>
          <w:color w:val="000000"/>
        </w:rPr>
      </w:pPr>
      <w:r w:rsidRPr="00E33D85">
        <w:rPr>
          <w:rFonts w:cs="Arial"/>
          <w:color w:val="000000"/>
        </w:rPr>
        <w:t>If DAV is enabled, then set up DAV business rules, as needed.</w:t>
      </w:r>
    </w:p>
    <w:p w14:paraId="7D0E6279" w14:textId="77777777" w:rsidR="00BC24CE" w:rsidRPr="00E33D85" w:rsidRDefault="00BC24CE" w:rsidP="00BC24CE">
      <w:pPr>
        <w:pStyle w:val="Listenabsatz"/>
        <w:numPr>
          <w:ilvl w:val="0"/>
          <w:numId w:val="13"/>
        </w:numPr>
        <w:rPr>
          <w:rFonts w:cs="Arial"/>
          <w:color w:val="000000"/>
        </w:rPr>
      </w:pPr>
      <w:r w:rsidRPr="00E33D85">
        <w:rPr>
          <w:rFonts w:cs="Arial"/>
          <w:color w:val="000000"/>
        </w:rPr>
        <w:t>Set up AVS Ignore Result business rule for request with AVS Ignore Flags specification, as needed.</w:t>
      </w:r>
    </w:p>
    <w:p w14:paraId="2BE4C288" w14:textId="77777777" w:rsidR="00BC24CE" w:rsidRPr="00E33D85" w:rsidRDefault="00BC24CE" w:rsidP="00BC24CE">
      <w:pPr>
        <w:pStyle w:val="Listenabsatz"/>
        <w:numPr>
          <w:ilvl w:val="0"/>
          <w:numId w:val="13"/>
        </w:numPr>
        <w:rPr>
          <w:rFonts w:cs="Arial"/>
          <w:color w:val="000000"/>
        </w:rPr>
      </w:pPr>
      <w:r w:rsidRPr="00E33D85">
        <w:rPr>
          <w:rFonts w:cs="Arial"/>
          <w:color w:val="000000"/>
        </w:rPr>
        <w:t>Make actual service call to CyberSource Simple Order API.</w:t>
      </w:r>
    </w:p>
    <w:p w14:paraId="02079794" w14:textId="77777777" w:rsidR="00BC24CE" w:rsidRPr="00E33D85" w:rsidRDefault="00BC24CE" w:rsidP="00BC24CE">
      <w:pPr>
        <w:pStyle w:val="Listenabsatz"/>
        <w:numPr>
          <w:ilvl w:val="0"/>
          <w:numId w:val="13"/>
        </w:numPr>
        <w:rPr>
          <w:rFonts w:cs="Arial"/>
          <w:color w:val="000000"/>
        </w:rPr>
      </w:pPr>
      <w:r w:rsidRPr="00E33D85">
        <w:rPr>
          <w:rFonts w:cs="Arial"/>
          <w:color w:val="000000"/>
        </w:rPr>
        <w:t>If Delivery Address Verification is enabled, then:</w:t>
      </w:r>
    </w:p>
    <w:p w14:paraId="784EB6C5" w14:textId="77777777" w:rsidR="00BC24CE" w:rsidRPr="00E33D85" w:rsidRDefault="00BC24CE" w:rsidP="00BC24CE">
      <w:pPr>
        <w:pStyle w:val="Listenabsatz"/>
        <w:numPr>
          <w:ilvl w:val="1"/>
          <w:numId w:val="13"/>
        </w:numPr>
        <w:rPr>
          <w:rFonts w:cs="Arial"/>
          <w:color w:val="000000"/>
        </w:rPr>
      </w:pPr>
      <w:r w:rsidRPr="00E33D85">
        <w:rPr>
          <w:rFonts w:cs="Arial"/>
          <w:color w:val="000000"/>
        </w:rPr>
        <w:t>Capture pertinent DAV result information &amp; DAV Reason Code</w:t>
      </w:r>
    </w:p>
    <w:p w14:paraId="7EC691A3" w14:textId="77777777" w:rsidR="00BC24CE" w:rsidRPr="00E33D85" w:rsidRDefault="00BC24CE" w:rsidP="00BC24CE">
      <w:pPr>
        <w:pStyle w:val="Listenabsatz"/>
        <w:numPr>
          <w:ilvl w:val="1"/>
          <w:numId w:val="13"/>
        </w:numPr>
        <w:rPr>
          <w:rFonts w:cs="Arial"/>
          <w:color w:val="000000"/>
        </w:rPr>
      </w:pPr>
      <w:r w:rsidRPr="00E33D85">
        <w:rPr>
          <w:rFonts w:cs="Arial"/>
          <w:color w:val="000000"/>
        </w:rPr>
        <w:t>If DAV fails and DAV On Failure is set to ‘REJECT’, then exit immediately with rejection response</w:t>
      </w:r>
    </w:p>
    <w:p w14:paraId="22CE048A" w14:textId="77777777" w:rsidR="00BC24CE" w:rsidRPr="00E33D85" w:rsidRDefault="00BC24CE" w:rsidP="00BC24CE">
      <w:pPr>
        <w:pStyle w:val="Listenabsatz"/>
        <w:numPr>
          <w:ilvl w:val="0"/>
          <w:numId w:val="13"/>
        </w:numPr>
        <w:rPr>
          <w:rFonts w:cs="Arial"/>
          <w:color w:val="000000"/>
        </w:rPr>
      </w:pPr>
      <w:r w:rsidRPr="00E33D85">
        <w:rPr>
          <w:rFonts w:cs="Arial"/>
          <w:color w:val="000000"/>
        </w:rPr>
        <w:t>If DAV On Failure is set to ‘APPROVE’ and the DAV Reason Code is a fail code (not 100), then:</w:t>
      </w:r>
    </w:p>
    <w:p w14:paraId="5490F261" w14:textId="77777777" w:rsidR="00BC24CE" w:rsidRPr="00E33D85" w:rsidRDefault="00BC24CE" w:rsidP="00BC24CE">
      <w:pPr>
        <w:pStyle w:val="Listenabsatz"/>
        <w:numPr>
          <w:ilvl w:val="1"/>
          <w:numId w:val="13"/>
        </w:numPr>
        <w:rPr>
          <w:rFonts w:cs="Arial"/>
          <w:color w:val="000000"/>
        </w:rPr>
      </w:pPr>
      <w:r w:rsidRPr="00E33D85">
        <w:rPr>
          <w:rFonts w:cs="Arial"/>
          <w:color w:val="000000"/>
        </w:rPr>
        <w:t>Exit immediately with declined or review response, as merchant defines</w:t>
      </w:r>
    </w:p>
    <w:p w14:paraId="57AF61AE" w14:textId="77777777" w:rsidR="00BC24CE" w:rsidRPr="00E33D85" w:rsidRDefault="00BC24CE" w:rsidP="00BC24CE">
      <w:pPr>
        <w:pStyle w:val="Listenabsatz"/>
        <w:numPr>
          <w:ilvl w:val="0"/>
          <w:numId w:val="13"/>
        </w:numPr>
        <w:rPr>
          <w:rFonts w:cs="Arial"/>
          <w:color w:val="000000"/>
        </w:rPr>
      </w:pPr>
      <w:r w:rsidRPr="00E33D85">
        <w:rPr>
          <w:rFonts w:cs="Arial"/>
          <w:color w:val="000000"/>
        </w:rPr>
        <w:t>Capture pertinent AVS information</w:t>
      </w:r>
    </w:p>
    <w:p w14:paraId="7E43465F" w14:textId="77777777" w:rsidR="00BC24CE" w:rsidRPr="00E33D85" w:rsidRDefault="00BC24CE" w:rsidP="00BC24CE">
      <w:pPr>
        <w:pStyle w:val="Listenabsatz"/>
        <w:numPr>
          <w:ilvl w:val="0"/>
          <w:numId w:val="13"/>
        </w:numPr>
        <w:rPr>
          <w:rFonts w:cs="Arial"/>
          <w:color w:val="000000"/>
        </w:rPr>
      </w:pPr>
      <w:r w:rsidRPr="00E33D85">
        <w:rPr>
          <w:rFonts w:cs="Arial"/>
          <w:color w:val="000000"/>
        </w:rPr>
        <w:t xml:space="preserve">Validate authorization reason code and set corresponding </w:t>
      </w:r>
      <w:r>
        <w:rPr>
          <w:rFonts w:cs="Arial"/>
          <w:color w:val="000000"/>
        </w:rPr>
        <w:t>values</w:t>
      </w:r>
      <w:r w:rsidRPr="00E33D85">
        <w:rPr>
          <w:rFonts w:cs="Arial"/>
          <w:color w:val="000000"/>
        </w:rPr>
        <w:t>, based on Auth response code.</w:t>
      </w:r>
    </w:p>
    <w:p w14:paraId="75EF9582" w14:textId="77777777" w:rsidR="00BC24CE" w:rsidRPr="00E33D85" w:rsidRDefault="00BC24CE" w:rsidP="00BC24CE">
      <w:pPr>
        <w:pStyle w:val="pbobodytext"/>
        <w:rPr>
          <w:rFonts w:asciiTheme="minorHAnsi" w:hAnsiTheme="minorHAnsi"/>
          <w:sz w:val="22"/>
          <w:szCs w:val="22"/>
        </w:rPr>
      </w:pPr>
    </w:p>
    <w:p w14:paraId="034784C1" w14:textId="77777777"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The list of activities depicted in the following diagram takes place when API request is made for an online credit card authorization: [</w:t>
      </w:r>
      <w:r w:rsidRPr="00E33D85">
        <w:rPr>
          <w:rFonts w:asciiTheme="minorHAnsi" w:hAnsiTheme="minorHAnsi"/>
          <w:b/>
          <w:sz w:val="22"/>
          <w:szCs w:val="22"/>
        </w:rPr>
        <w:t>Source, CyberSource Credit Card Service, and October 2009</w:t>
      </w:r>
      <w:r w:rsidRPr="00E33D85">
        <w:rPr>
          <w:rFonts w:asciiTheme="minorHAnsi" w:hAnsiTheme="minorHAnsi"/>
          <w:sz w:val="22"/>
          <w:szCs w:val="22"/>
        </w:rPr>
        <w:t xml:space="preserve">] </w:t>
      </w:r>
    </w:p>
    <w:p w14:paraId="69BCA293" w14:textId="77777777" w:rsidR="00BC24CE" w:rsidRPr="00E33D85" w:rsidRDefault="00BC24CE" w:rsidP="00BC24CE">
      <w:pPr>
        <w:pStyle w:val="pfifigure"/>
        <w:rPr>
          <w:rFonts w:asciiTheme="minorHAnsi" w:hAnsiTheme="minorHAnsi"/>
          <w:sz w:val="22"/>
          <w:szCs w:val="22"/>
        </w:rPr>
      </w:pPr>
      <w:r w:rsidRPr="00E33D85">
        <w:rPr>
          <w:rFonts w:asciiTheme="minorHAnsi" w:hAnsiTheme="minorHAnsi"/>
          <w:b/>
          <w:bCs/>
          <w:sz w:val="22"/>
          <w:szCs w:val="22"/>
        </w:rPr>
        <w:t xml:space="preserve">Figure 1 </w:t>
      </w:r>
      <w:r w:rsidRPr="00E33D85">
        <w:rPr>
          <w:rFonts w:asciiTheme="minorHAnsi" w:hAnsiTheme="minorHAnsi"/>
          <w:sz w:val="22"/>
          <w:szCs w:val="22"/>
        </w:rPr>
        <w:t>Processing an Online Authorization [</w:t>
      </w:r>
      <w:r w:rsidRPr="00E33D85">
        <w:rPr>
          <w:rFonts w:asciiTheme="minorHAnsi" w:hAnsiTheme="minorHAnsi"/>
          <w:b/>
          <w:sz w:val="22"/>
          <w:szCs w:val="22"/>
        </w:rPr>
        <w:t>Source, CyberSource Credit Card Service, October 2009</w:t>
      </w:r>
      <w:r w:rsidRPr="00E33D85">
        <w:rPr>
          <w:rFonts w:asciiTheme="minorHAnsi" w:hAnsiTheme="minorHAnsi"/>
          <w:sz w:val="22"/>
          <w:szCs w:val="22"/>
        </w:rPr>
        <w:t>]</w:t>
      </w:r>
    </w:p>
    <w:p w14:paraId="04B5BFAB" w14:textId="77777777" w:rsidR="00BC24CE" w:rsidRPr="00E33D85" w:rsidRDefault="00BC24CE" w:rsidP="00BC24CE">
      <w:pPr>
        <w:rPr>
          <w:rFonts w:cs="Arial"/>
        </w:rPr>
      </w:pPr>
      <w:r w:rsidRPr="00E33D85">
        <w:rPr>
          <w:rFonts w:cs="Arial"/>
          <w:noProof/>
        </w:rPr>
        <w:lastRenderedPageBreak/>
        <w:drawing>
          <wp:inline distT="0" distB="0" distL="0" distR="0" wp14:anchorId="58EA2AD5" wp14:editId="2A7A1921">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14:paraId="4B86BA91" w14:textId="77777777" w:rsidR="00BC24CE" w:rsidRPr="00E33D85" w:rsidRDefault="00BC24CE" w:rsidP="00BC24CE">
      <w:pPr>
        <w:pStyle w:val="ps1steps1"/>
        <w:numPr>
          <w:ilvl w:val="0"/>
          <w:numId w:val="22"/>
        </w:numPr>
        <w:rPr>
          <w:rFonts w:asciiTheme="minorHAnsi" w:hAnsiTheme="minorHAnsi"/>
          <w:sz w:val="22"/>
          <w:szCs w:val="22"/>
        </w:rPr>
      </w:pPr>
      <w:r w:rsidRPr="00E33D85">
        <w:rPr>
          <w:rFonts w:asciiTheme="minorHAnsi" w:hAnsiTheme="minorHAnsi"/>
          <w:sz w:val="22"/>
          <w:szCs w:val="22"/>
        </w:rPr>
        <w:t>The customer places an order and provides the credit card number, the card expiration date, and other information about the card.</w:t>
      </w:r>
    </w:p>
    <w:p w14:paraId="0AB03667"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2523CC36"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3   CyberSource validates the order information, and then contacts your payment processor and requests authorization.</w:t>
      </w:r>
    </w:p>
    <w:p w14:paraId="695DEF55"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4   The processor sends the transaction to the card association, which routes it to the issuing bank for the customer’s credit card. Some card companies, including Discover and American Express, act as their own issuing banks.</w:t>
      </w:r>
    </w:p>
    <w:p w14:paraId="53B3872A"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6" w:history="1">
        <w:r w:rsidRPr="00E33D85">
          <w:rPr>
            <w:rStyle w:val="Hyperlink"/>
            <w:rFonts w:asciiTheme="minorHAnsi" w:hAnsiTheme="minorHAnsi"/>
            <w:sz w:val="22"/>
            <w:szCs w:val="22"/>
          </w:rPr>
          <w:t>http://www.cybersource.com/support_center/support_documentation/services_documentation/payment.php</w:t>
        </w:r>
      </w:hyperlink>
      <w:r w:rsidRPr="00E33D85">
        <w:rPr>
          <w:rFonts w:asciiTheme="minorHAnsi" w:hAnsiTheme="minorHAnsi"/>
          <w:sz w:val="22"/>
          <w:szCs w:val="22"/>
        </w:rPr>
        <w:t xml:space="preserve"> or as described in this integration guide.</w:t>
      </w:r>
    </w:p>
    <w:p w14:paraId="295536B1"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6   CyberSource runs its own tests, and then tells you if the authorization succeeded.</w:t>
      </w:r>
    </w:p>
    <w:p w14:paraId="451FF560" w14:textId="77777777"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7   Response is sent back to the client.</w:t>
      </w:r>
    </w:p>
    <w:p w14:paraId="76152BE1" w14:textId="77777777" w:rsidR="00BC24CE" w:rsidRPr="00E33D85" w:rsidRDefault="007B4F36" w:rsidP="00BC24CE">
      <w:pPr>
        <w:pStyle w:val="Heading3"/>
        <w:rPr>
          <w:rFonts w:asciiTheme="minorHAnsi" w:hAnsiTheme="minorHAnsi"/>
        </w:rPr>
      </w:pPr>
      <w:bookmarkStart w:id="14" w:name="_Toc368651122"/>
      <w:bookmarkStart w:id="15" w:name="_Toc491351797"/>
      <w:bookmarkStart w:id="16" w:name="_Toc492046179"/>
      <w:r>
        <w:rPr>
          <w:rFonts w:asciiTheme="minorHAnsi" w:hAnsiTheme="minorHAnsi"/>
        </w:rPr>
        <w:t xml:space="preserve">CyberSource </w:t>
      </w:r>
      <w:r w:rsidR="00BC24CE" w:rsidRPr="00E33D85">
        <w:rPr>
          <w:rFonts w:asciiTheme="minorHAnsi" w:hAnsiTheme="minorHAnsi"/>
        </w:rPr>
        <w:t>Address Verification Service (AVS)</w:t>
      </w:r>
      <w:bookmarkEnd w:id="14"/>
      <w:bookmarkEnd w:id="15"/>
      <w:bookmarkEnd w:id="16"/>
    </w:p>
    <w:p w14:paraId="254145EF" w14:textId="77777777" w:rsidR="00BC24CE" w:rsidRPr="00E33D85" w:rsidRDefault="00BC24CE" w:rsidP="00BC24CE">
      <w:pPr>
        <w:shd w:val="clear" w:color="auto" w:fill="FFFFFF"/>
        <w:spacing w:after="150"/>
        <w:rPr>
          <w:rFonts w:cs="Arial"/>
          <w:color w:val="000000"/>
        </w:rPr>
      </w:pPr>
      <w:r w:rsidRPr="00E33D85">
        <w:rPr>
          <w:rFonts w:cs="Arial"/>
          <w:color w:val="000000"/>
        </w:rPr>
        <w:t>AVS does not exist as a stand-alone callable service.  Please refer to the Credit Card Authorization Service walkthrough for high level walkthrough.</w:t>
      </w:r>
    </w:p>
    <w:p w14:paraId="5424AA94" w14:textId="77777777" w:rsidR="007A50B8" w:rsidRDefault="007A50B8" w:rsidP="00BC24CE">
      <w:pPr>
        <w:pStyle w:val="Heading3"/>
        <w:rPr>
          <w:rFonts w:asciiTheme="minorHAnsi" w:hAnsiTheme="minorHAnsi"/>
        </w:rPr>
      </w:pPr>
      <w:bookmarkStart w:id="17" w:name="_Toc368651123"/>
      <w:bookmarkStart w:id="18" w:name="_Toc491351798"/>
      <w:bookmarkStart w:id="19" w:name="_Toc492046180"/>
      <w:r>
        <w:rPr>
          <w:rFonts w:asciiTheme="minorHAnsi" w:hAnsiTheme="minorHAnsi"/>
        </w:rPr>
        <w:t>Merchant Defined Data (MDD) changes</w:t>
      </w:r>
      <w:bookmarkEnd w:id="19"/>
    </w:p>
    <w:p w14:paraId="1DB0D7EB" w14:textId="77777777" w:rsidR="007A50B8" w:rsidRPr="007A50B8" w:rsidRDefault="007A50B8" w:rsidP="005C1822">
      <w:pPr>
        <w:pStyle w:val="BodyText"/>
      </w:pPr>
      <w:r>
        <w:t>CyberSource cartridge enables merchant to send additional information in authorization service using MDD fields. This information can be used in OMS.</w:t>
      </w:r>
      <w:r w:rsidR="006C6230">
        <w:t xml:space="preserve"> Cartridge does not support to send MDD fields into request, however merchant can customize the Autherise request to pass these additional fields. </w:t>
      </w:r>
    </w:p>
    <w:p w14:paraId="24581848" w14:textId="24913B2C" w:rsidR="00BC24CE" w:rsidRPr="00E33D85" w:rsidRDefault="007B4F36" w:rsidP="00BC24CE">
      <w:pPr>
        <w:pStyle w:val="Heading3"/>
        <w:rPr>
          <w:rFonts w:asciiTheme="minorHAnsi" w:hAnsiTheme="minorHAnsi"/>
        </w:rPr>
      </w:pPr>
      <w:bookmarkStart w:id="20" w:name="_Toc492046181"/>
      <w:r>
        <w:rPr>
          <w:rFonts w:asciiTheme="minorHAnsi" w:hAnsiTheme="minorHAnsi"/>
        </w:rPr>
        <w:lastRenderedPageBreak/>
        <w:t xml:space="preserve">CyberSource </w:t>
      </w:r>
      <w:r w:rsidR="00BC24CE" w:rsidRPr="00E33D85">
        <w:rPr>
          <w:rFonts w:asciiTheme="minorHAnsi" w:hAnsiTheme="minorHAnsi"/>
        </w:rPr>
        <w:t>Delivery Address Verification Service (DAV)</w:t>
      </w:r>
      <w:bookmarkEnd w:id="17"/>
      <w:bookmarkEnd w:id="18"/>
      <w:bookmarkEnd w:id="20"/>
    </w:p>
    <w:p w14:paraId="62A847B0" w14:textId="77777777" w:rsidR="00BC24CE" w:rsidRPr="00E33D85" w:rsidRDefault="00BC24CE" w:rsidP="00BC24CE">
      <w:pPr>
        <w:shd w:val="clear" w:color="auto" w:fill="FFFFFF"/>
        <w:spacing w:after="150"/>
        <w:rPr>
          <w:rFonts w:cs="Arial"/>
          <w:color w:val="000000"/>
        </w:rPr>
      </w:pPr>
      <w:r w:rsidRPr="00E33D85">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14:paraId="6CD31A5A" w14:textId="77777777" w:rsidR="00BC24CE" w:rsidRPr="00E33D85" w:rsidRDefault="00BC24CE" w:rsidP="00BC24CE">
      <w:pPr>
        <w:shd w:val="clear" w:color="auto" w:fill="FFFFFF"/>
        <w:spacing w:after="150"/>
        <w:rPr>
          <w:rFonts w:cs="Arial"/>
          <w:color w:val="000000"/>
        </w:rPr>
      </w:pPr>
      <w:r w:rsidRPr="00E33D85">
        <w:rPr>
          <w:rFonts w:cs="Arial"/>
          <w:color w:val="000000"/>
        </w:rPr>
        <w:t>As a stand-alone service, the process is defined as:</w:t>
      </w:r>
    </w:p>
    <w:p w14:paraId="79A6F2B7"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Customer enters shipping information</w:t>
      </w:r>
    </w:p>
    <w:p w14:paraId="14BA58C9"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client-side validation (required elements filled in)</w:t>
      </w:r>
    </w:p>
    <w:p w14:paraId="4BECC5B3"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basic server-side validation (syntactically correct)</w:t>
      </w:r>
    </w:p>
    <w:p w14:paraId="55694416"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Request is made to CyberSource DAV Service</w:t>
      </w:r>
    </w:p>
    <w:p w14:paraId="4265D496"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Response returns DAVReasonCode (100=Success)</w:t>
      </w:r>
    </w:p>
    <w:p w14:paraId="57995B1A"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Pr>
          <w:rFonts w:cs="Arial"/>
          <w:color w:val="000000"/>
        </w:rPr>
        <w:t xml:space="preserve">Method </w:t>
      </w:r>
      <w:r w:rsidRPr="00E33D85">
        <w:rPr>
          <w:rFonts w:cs="Arial"/>
          <w:color w:val="000000"/>
        </w:rPr>
        <w:t xml:space="preserve"> returns either: authorized, declined or error (authorized==success, declined==failure)</w:t>
      </w:r>
    </w:p>
    <w:p w14:paraId="3148E1C4"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Captured validation information is extracted from arguments to present user with choices to correct problems, confirm “standardized” formatting or try again</w:t>
      </w:r>
    </w:p>
    <w:p w14:paraId="5409F691" w14:textId="77777777"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If service is successful, allow Shipping Address save operation to continue</w:t>
      </w:r>
    </w:p>
    <w:p w14:paraId="1D44F4C4" w14:textId="77777777" w:rsidR="00BC24CE" w:rsidRPr="00E33D85" w:rsidRDefault="00BC24CE" w:rsidP="00BC24CE">
      <w:pPr>
        <w:pStyle w:val="Heading3"/>
        <w:rPr>
          <w:rFonts w:asciiTheme="minorHAnsi" w:hAnsiTheme="minorHAnsi"/>
        </w:rPr>
      </w:pPr>
      <w:bookmarkStart w:id="21" w:name="_Toc368651125"/>
      <w:bookmarkStart w:id="22" w:name="_Toc491351799"/>
      <w:bookmarkStart w:id="23" w:name="_Toc492046182"/>
      <w:r w:rsidRPr="00E33D85">
        <w:rPr>
          <w:rFonts w:asciiTheme="minorHAnsi" w:hAnsiTheme="minorHAnsi"/>
        </w:rPr>
        <w:t>Decision Manager</w:t>
      </w:r>
      <w:bookmarkEnd w:id="21"/>
      <w:bookmarkEnd w:id="22"/>
      <w:bookmarkEnd w:id="23"/>
    </w:p>
    <w:p w14:paraId="796EBFBE" w14:textId="77777777" w:rsidR="00BC24CE" w:rsidRDefault="00BC24CE" w:rsidP="005C1822">
      <w:pPr>
        <w:pStyle w:val="BodyText"/>
        <w:numPr>
          <w:ilvl w:val="0"/>
          <w:numId w:val="77"/>
        </w:numPr>
      </w:pPr>
      <w:r w:rsidRPr="00E33D85">
        <w:t>The CyberSource Decision Manager provides Merchant and ability to set business rules, provide case management, and Reporting.</w:t>
      </w:r>
    </w:p>
    <w:p w14:paraId="28BED33C" w14:textId="77777777" w:rsidR="00BC24CE" w:rsidRDefault="00BC24CE" w:rsidP="005C1822">
      <w:pPr>
        <w:pStyle w:val="BodyText"/>
        <w:numPr>
          <w:ilvl w:val="0"/>
          <w:numId w:val="77"/>
        </w:numPr>
      </w:pPr>
      <w:r w:rsidRPr="00E33D85">
        <w:t xml:space="preserve">The CyberSource Decision Manager Business rule engine allows Merchant to analyze the order data based on predefined or custom rules. The business rules can be set by orders, by category, or by SKU. </w:t>
      </w:r>
    </w:p>
    <w:p w14:paraId="3BBA7E56" w14:textId="77777777" w:rsidR="007B4F36" w:rsidRDefault="00BC24CE" w:rsidP="005C1822">
      <w:pPr>
        <w:pStyle w:val="BodyText"/>
        <w:numPr>
          <w:ilvl w:val="0"/>
          <w:numId w:val="77"/>
        </w:numPr>
      </w:pPr>
      <w:r w:rsidRPr="00E33D85">
        <w:t>The Demandware CyberSource Cartridge is using an alternate “Conversion Detail Report” Job</w:t>
      </w:r>
      <w:r>
        <w:t xml:space="preserve"> for transaction status updates</w:t>
      </w:r>
    </w:p>
    <w:p w14:paraId="7C8D8567" w14:textId="7585110B" w:rsidR="007B4F36" w:rsidRPr="00E33D85" w:rsidRDefault="007B4F36" w:rsidP="007B4F36">
      <w:pPr>
        <w:pStyle w:val="Heading3"/>
        <w:rPr>
          <w:rFonts w:asciiTheme="minorHAnsi" w:hAnsiTheme="minorHAnsi"/>
        </w:rPr>
      </w:pPr>
      <w:bookmarkStart w:id="24" w:name="_Toc368651126"/>
      <w:bookmarkStart w:id="25" w:name="_Toc491351801"/>
      <w:bookmarkStart w:id="26" w:name="_Toc492046183"/>
      <w:r w:rsidRPr="00E33D85">
        <w:rPr>
          <w:rFonts w:asciiTheme="minorHAnsi" w:hAnsiTheme="minorHAnsi"/>
        </w:rPr>
        <w:t>Payment Tokenization</w:t>
      </w:r>
      <w:bookmarkEnd w:id="24"/>
      <w:bookmarkEnd w:id="25"/>
      <w:bookmarkEnd w:id="26"/>
    </w:p>
    <w:p w14:paraId="5C43AA4A" w14:textId="77777777" w:rsidR="007B4F36"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14:paraId="2AE8CC0D" w14:textId="77777777" w:rsidR="007B4F36" w:rsidRPr="00E33D85" w:rsidRDefault="007B4F36" w:rsidP="00D525C0">
      <w:pPr>
        <w:pStyle w:val="pbobodytext"/>
      </w:pPr>
      <w:r w:rsidRPr="00D525C0">
        <w:rPr>
          <w:rFonts w:asciiTheme="minorHAnsi" w:hAnsiTheme="minorHAnsi"/>
          <w:sz w:val="22"/>
          <w:szCs w:val="22"/>
        </w:rPr>
        <w:t>How It Works</w:t>
      </w:r>
    </w:p>
    <w:p w14:paraId="3FE8C92B" w14:textId="77777777"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 xml:space="preserve">To make a purchase on your website, the customer will enter their payment card information into the designated payment fields on the order page. These payment fields will be hosted by CyberSource </w:t>
      </w:r>
      <w:r w:rsidR="000B6A3D" w:rsidRPr="00E33D85">
        <w:rPr>
          <w:rFonts w:cs="Arial"/>
          <w:color w:val="000000"/>
        </w:rPr>
        <w:t xml:space="preserve">using </w:t>
      </w:r>
      <w:hyperlink r:id="rId17" w:history="1">
        <w:r w:rsidRPr="00E33D85">
          <w:rPr>
            <w:rFonts w:cs="Arial"/>
            <w:color w:val="000000"/>
          </w:rPr>
          <w:t>Hosted Payment Acceptance</w:t>
        </w:r>
      </w:hyperlink>
      <w:r w:rsidRPr="00E33D85">
        <w:rPr>
          <w:rFonts w:cs="Arial"/>
          <w:color w:val="000000"/>
        </w:rPr>
        <w:t>. When the customer hits the ‘submit’ button, the data is immediately encrypted and transmitted directly to CyberSource for storing, processing, and token generation. The payment data never enters your environment.</w:t>
      </w:r>
    </w:p>
    <w:p w14:paraId="607A442C" w14:textId="77777777"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The encrypted primary account number (PAN) is decrypted when it enters Cyber Source’s Level 1, PCI-compliant data vault, where it is securely stored. The payment data is then passed on to the processing channel (bank) and returned to CyberSource with an accepted or denied result.</w:t>
      </w:r>
    </w:p>
    <w:p w14:paraId="4D9625BF" w14:textId="77777777" w:rsidR="00BC24CE"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lastRenderedPageBreak/>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r w:rsidR="00BC24CE" w:rsidRPr="00D525C0">
        <w:rPr>
          <w:rFonts w:asciiTheme="minorHAnsi" w:hAnsiTheme="minorHAnsi"/>
          <w:sz w:val="22"/>
          <w:szCs w:val="22"/>
        </w:rPr>
        <w:t xml:space="preserve"> </w:t>
      </w:r>
    </w:p>
    <w:p w14:paraId="14330175" w14:textId="77777777" w:rsidR="00BC24CE" w:rsidRPr="00E33D85" w:rsidRDefault="00BC24CE" w:rsidP="00BC24CE">
      <w:pPr>
        <w:autoSpaceDE w:val="0"/>
        <w:autoSpaceDN w:val="0"/>
        <w:adjustRightInd w:val="0"/>
      </w:pPr>
    </w:p>
    <w:p w14:paraId="03CB9CA8" w14:textId="77777777" w:rsidR="00BC24CE" w:rsidRPr="00E33D85" w:rsidRDefault="00BC24CE" w:rsidP="00D525C0">
      <w:pPr>
        <w:pStyle w:val="Listenabsatz"/>
        <w:shd w:val="clear" w:color="auto" w:fill="FFFFFF"/>
        <w:spacing w:line="255" w:lineRule="atLeast"/>
        <w:ind w:left="0"/>
        <w:rPr>
          <w:sz w:val="20"/>
          <w:szCs w:val="20"/>
        </w:rPr>
      </w:pPr>
    </w:p>
    <w:p w14:paraId="35458085" w14:textId="77777777" w:rsidR="00BC24CE" w:rsidRPr="00E33D85" w:rsidRDefault="00BC24CE" w:rsidP="00BC24CE">
      <w:pPr>
        <w:pStyle w:val="Heading3"/>
        <w:rPr>
          <w:rFonts w:asciiTheme="minorHAnsi" w:hAnsiTheme="minorHAnsi"/>
        </w:rPr>
      </w:pPr>
      <w:bookmarkStart w:id="27" w:name="_Toc368651127"/>
      <w:bookmarkStart w:id="28" w:name="_Toc491351802"/>
      <w:bookmarkStart w:id="29" w:name="_Toc492046184"/>
      <w:r w:rsidRPr="00E33D85">
        <w:rPr>
          <w:rFonts w:asciiTheme="minorHAnsi" w:hAnsiTheme="minorHAnsi"/>
        </w:rPr>
        <w:t>Payer Authentication</w:t>
      </w:r>
      <w:bookmarkEnd w:id="27"/>
      <w:bookmarkEnd w:id="28"/>
      <w:bookmarkEnd w:id="29"/>
    </w:p>
    <w:p w14:paraId="46603D97" w14:textId="77777777"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14:paraId="7527AA6F" w14:textId="77777777"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These card authentication services deter unauthorized card use and protect you from fraudulent chargeback activity referred to as liability shift.</w:t>
      </w:r>
    </w:p>
    <w:p w14:paraId="0DC269B3" w14:textId="77777777"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How It Works</w:t>
      </w:r>
    </w:p>
    <w:p w14:paraId="765DB7CA" w14:textId="77777777"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Payer Authentication provides the following services:</w:t>
      </w:r>
    </w:p>
    <w:p w14:paraId="0460B054" w14:textId="77777777" w:rsidR="00BC24CE" w:rsidRPr="00E33D85" w:rsidRDefault="00BC24CE" w:rsidP="00BC24CE">
      <w:pPr>
        <w:pStyle w:val="Listenabsatz"/>
        <w:numPr>
          <w:ilvl w:val="1"/>
          <w:numId w:val="15"/>
        </w:numPr>
        <w:shd w:val="clear" w:color="auto" w:fill="FFFFFF"/>
        <w:spacing w:line="255" w:lineRule="atLeast"/>
        <w:rPr>
          <w:rFonts w:cs="Arial"/>
          <w:color w:val="000000"/>
        </w:rPr>
      </w:pPr>
      <w:r w:rsidRPr="00E33D85">
        <w:rPr>
          <w:rFonts w:eastAsia="Times New Roman" w:cs="Arial"/>
          <w:b/>
          <w:sz w:val="20"/>
          <w:szCs w:val="20"/>
        </w:rPr>
        <w:t>Check Enrollment</w:t>
      </w:r>
      <w:r w:rsidRPr="00E33D85">
        <w:rPr>
          <w:rFonts w:eastAsia="Times New Roman" w:cs="Arial"/>
          <w:sz w:val="20"/>
          <w:szCs w:val="20"/>
        </w:rPr>
        <w:t>: Determines whether the customer is enrolled in one of the card authentication programs.</w:t>
      </w:r>
    </w:p>
    <w:p w14:paraId="0C594862" w14:textId="77777777" w:rsidR="00BC24CE" w:rsidRPr="00E33D85" w:rsidRDefault="00BC24CE" w:rsidP="00BC24CE">
      <w:pPr>
        <w:pStyle w:val="Listenabsatz"/>
        <w:numPr>
          <w:ilvl w:val="1"/>
          <w:numId w:val="15"/>
        </w:numPr>
        <w:shd w:val="clear" w:color="auto" w:fill="FFFFFF"/>
        <w:spacing w:line="255" w:lineRule="atLeast"/>
        <w:rPr>
          <w:rFonts w:eastAsia="Times New Roman" w:cs="Arial"/>
          <w:sz w:val="20"/>
          <w:szCs w:val="20"/>
        </w:rPr>
      </w:pPr>
      <w:r w:rsidRPr="00E33D85">
        <w:rPr>
          <w:rFonts w:eastAsia="Times New Roman" w:cs="Arial"/>
          <w:b/>
          <w:sz w:val="20"/>
          <w:szCs w:val="20"/>
        </w:rPr>
        <w:t>Validate Authentication</w:t>
      </w:r>
      <w:r w:rsidRPr="00E33D85">
        <w:rPr>
          <w:rFonts w:eastAsia="Times New Roman" w:cs="Arial"/>
          <w:sz w:val="20"/>
          <w:szCs w:val="20"/>
        </w:rPr>
        <w:t>: Ensures that the authentication that you receive from the issuing bank is valid.</w:t>
      </w:r>
    </w:p>
    <w:p w14:paraId="583A7E1D" w14:textId="77777777" w:rsidR="00BC24CE" w:rsidRPr="00E33D85" w:rsidRDefault="00BC24CE" w:rsidP="00BC24CE">
      <w:pPr>
        <w:pStyle w:val="Listenabsatz"/>
        <w:shd w:val="clear" w:color="auto" w:fill="FFFFFF"/>
        <w:spacing w:line="255" w:lineRule="atLeast"/>
        <w:ind w:left="1080"/>
        <w:rPr>
          <w:rFonts w:eastAsia="Times New Roman" w:cs="Arial"/>
          <w:sz w:val="20"/>
          <w:szCs w:val="20"/>
        </w:rPr>
      </w:pPr>
      <w:r w:rsidRPr="00E33D85">
        <w:rPr>
          <w:rFonts w:eastAsia="Times New Roman" w:cs="Arial"/>
          <w:noProof/>
          <w:sz w:val="20"/>
          <w:szCs w:val="20"/>
        </w:rPr>
        <w:drawing>
          <wp:inline distT="0" distB="0" distL="0" distR="0" wp14:anchorId="2922C21C" wp14:editId="357D6BB6">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5705064F" w14:textId="77777777"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The Check Enrollment service determines whether the customer is enrolled in one of the</w:t>
      </w:r>
    </w:p>
    <w:p w14:paraId="76CFF47D" w14:textId="77777777"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Card authentication services:</w:t>
      </w:r>
    </w:p>
    <w:p w14:paraId="22E35FEA" w14:textId="77777777"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No: If the card is not enrolled, you can process the authorization immediately.</w:t>
      </w:r>
    </w:p>
    <w:p w14:paraId="07E35B45" w14:textId="77777777"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Yes: If the card is enrolled, the customer’s browser displays a window where the customer can enter the password associated with the card. This is how the customer authenticates their card with the issuing bank.</w:t>
      </w:r>
    </w:p>
    <w:p w14:paraId="38310F94" w14:textId="77777777"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lastRenderedPageBreak/>
        <w:t>If the password matches the password stored by the bank, you need to verify that the information is valid with the Validate Authentication service. If the identity of the sender is verified, you can process the payment with the Card Authorization service.</w:t>
      </w:r>
    </w:p>
    <w:p w14:paraId="4D2F6C5E" w14:textId="77777777" w:rsidR="00BC24CE" w:rsidRPr="00D525C0" w:rsidRDefault="00BC24CE" w:rsidP="00BC24CE">
      <w:pPr>
        <w:pStyle w:val="Listenabsatz"/>
        <w:numPr>
          <w:ilvl w:val="0"/>
          <w:numId w:val="15"/>
        </w:numPr>
        <w:shd w:val="clear" w:color="auto" w:fill="FFFFFF"/>
        <w:autoSpaceDE w:val="0"/>
        <w:autoSpaceDN w:val="0"/>
        <w:adjustRightInd w:val="0"/>
        <w:spacing w:line="255" w:lineRule="atLeast"/>
        <w:rPr>
          <w:rFonts w:cs="Arial"/>
          <w:color w:val="000000"/>
        </w:rPr>
      </w:pPr>
      <w:r w:rsidRPr="00D525C0">
        <w:rPr>
          <w:rFonts w:cs="Arial"/>
          <w:color w:val="000000"/>
        </w:rPr>
        <w:t>If the password does not match the password stored by the bank, the customer may be fraudulent. You must refuse the card and can request another form of payment.</w:t>
      </w:r>
    </w:p>
    <w:p w14:paraId="2F5D368E" w14:textId="77777777" w:rsidR="007B4F36" w:rsidRPr="00E33D85" w:rsidRDefault="007B4F36" w:rsidP="007B4F36">
      <w:pPr>
        <w:pStyle w:val="Heading3"/>
        <w:rPr>
          <w:rFonts w:asciiTheme="minorHAnsi" w:hAnsiTheme="minorHAnsi"/>
        </w:rPr>
      </w:pPr>
      <w:bookmarkStart w:id="30" w:name="_Toc368651121"/>
      <w:bookmarkStart w:id="31" w:name="_Toc491351796"/>
      <w:bookmarkStart w:id="32" w:name="_Toc492046185"/>
      <w:r w:rsidRPr="00E33D85">
        <w:rPr>
          <w:rFonts w:asciiTheme="minorHAnsi" w:hAnsiTheme="minorHAnsi"/>
        </w:rPr>
        <w:t>Tax</w:t>
      </w:r>
      <w:bookmarkEnd w:id="30"/>
      <w:bookmarkEnd w:id="31"/>
      <w:r>
        <w:rPr>
          <w:rFonts w:asciiTheme="minorHAnsi" w:hAnsiTheme="minorHAnsi"/>
        </w:rPr>
        <w:t xml:space="preserve"> Service</w:t>
      </w:r>
      <w:bookmarkEnd w:id="32"/>
    </w:p>
    <w:p w14:paraId="2602A859" w14:textId="77777777" w:rsidR="007B4F36" w:rsidRPr="00CF5CBD" w:rsidRDefault="007B4F36" w:rsidP="005C1822">
      <w:pPr>
        <w:pStyle w:val="BodyText"/>
      </w:pPr>
      <w:r w:rsidRPr="00EC5B32">
        <w:t xml:space="preserve">Online Customer adds Product(s) to Cart and proceeds to </w:t>
      </w:r>
      <w:r w:rsidR="000B6A3D" w:rsidRPr="00EC5B32">
        <w:t>Checkout. As</w:t>
      </w:r>
      <w:r w:rsidRPr="00EC5B32">
        <w:t xml:space="preserve"> soon as shipping information is entered and validated, taxes are updated to reflect current tax rates based on six basic criteria:</w:t>
      </w:r>
    </w:p>
    <w:p w14:paraId="4F01321A" w14:textId="77777777"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Customer ship to address</w:t>
      </w:r>
    </w:p>
    <w:p w14:paraId="7BEBEC21" w14:textId="77777777"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ship from address</w:t>
      </w:r>
    </w:p>
    <w:p w14:paraId="24CEA247" w14:textId="77777777"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origin (POO)</w:t>
      </w:r>
    </w:p>
    <w:p w14:paraId="2634540A" w14:textId="77777777"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acceptance (POA)</w:t>
      </w:r>
    </w:p>
    <w:p w14:paraId="4088B9BB" w14:textId="77777777"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Product code</w:t>
      </w:r>
    </w:p>
    <w:p w14:paraId="584A1A51" w14:textId="77777777" w:rsidR="007B4F36" w:rsidRPr="00D24218"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nexus</w:t>
      </w:r>
    </w:p>
    <w:p w14:paraId="2DE07808" w14:textId="77777777" w:rsidR="00D24218" w:rsidRPr="00D24218" w:rsidRDefault="00D24218" w:rsidP="00D24218">
      <w:pPr>
        <w:pStyle w:val="Listenabsatz"/>
        <w:autoSpaceDE w:val="0"/>
        <w:autoSpaceDN w:val="0"/>
        <w:adjustRightInd w:val="0"/>
        <w:rPr>
          <w:rFonts w:cs="Palatino-Bold"/>
          <w:b/>
          <w:bCs/>
        </w:rPr>
      </w:pPr>
    </w:p>
    <w:p w14:paraId="1769A63F" w14:textId="77777777" w:rsidR="007B4F36" w:rsidRPr="00025B82" w:rsidRDefault="007B4F36" w:rsidP="007B4F36">
      <w:pPr>
        <w:pStyle w:val="Listenabsatz"/>
        <w:shd w:val="clear" w:color="auto" w:fill="FFFFFF"/>
        <w:autoSpaceDE w:val="0"/>
        <w:autoSpaceDN w:val="0"/>
        <w:adjustRightInd w:val="0"/>
        <w:spacing w:line="255" w:lineRule="atLeast"/>
        <w:ind w:left="0"/>
      </w:pPr>
      <w:r w:rsidRPr="00E33D85">
        <w:rPr>
          <w:rFonts w:cs="Palatino-Bold"/>
          <w:bCs/>
        </w:rPr>
        <w:t>Product information is provided on an individual line item basis and all merchant/request IDs are captured for future reference.  When the customer enters in shipping information, the Tax Service is called to calculate taxes.</w:t>
      </w:r>
    </w:p>
    <w:p w14:paraId="4B1B8279" w14:textId="77777777" w:rsidR="002D6FC0" w:rsidRPr="00E33D85" w:rsidRDefault="002D6FC0" w:rsidP="002D6FC0">
      <w:pPr>
        <w:pStyle w:val="Heading3"/>
        <w:rPr>
          <w:rFonts w:asciiTheme="minorHAnsi" w:hAnsiTheme="minorHAnsi"/>
        </w:rPr>
      </w:pPr>
      <w:bookmarkStart w:id="33" w:name="_Toc491351812"/>
      <w:bookmarkStart w:id="34" w:name="_Toc492046186"/>
      <w:r w:rsidRPr="00E33D85">
        <w:rPr>
          <w:rFonts w:asciiTheme="minorHAnsi" w:hAnsiTheme="minorHAnsi"/>
        </w:rPr>
        <w:t>Secure Acceptance Authorization</w:t>
      </w:r>
      <w:bookmarkEnd w:id="33"/>
      <w:bookmarkEnd w:id="34"/>
    </w:p>
    <w:p w14:paraId="79692FA6" w14:textId="77777777" w:rsidR="002D6FC0" w:rsidRPr="00CF5CBD" w:rsidRDefault="002D6FC0" w:rsidP="005C1822">
      <w:pPr>
        <w:pStyle w:val="BodyText"/>
      </w:pPr>
      <w:r w:rsidRPr="00EC5B32">
        <w:t>Secure Acceptance payment gateway is used to process transaction requests directly from the customer browser so that sensitive payment data does not pass through Demandware servers.</w:t>
      </w:r>
    </w:p>
    <w:p w14:paraId="5355EF63" w14:textId="77777777" w:rsidR="002D6FC0" w:rsidRPr="00C035C5" w:rsidRDefault="002D6FC0" w:rsidP="005C1822">
      <w:pPr>
        <w:pStyle w:val="BodyText"/>
      </w:pPr>
      <w:r w:rsidRPr="00CF5CBD">
        <w:t xml:space="preserve">Secure Acceptance </w:t>
      </w:r>
      <w:r w:rsidRPr="009F04FE">
        <w:t>feature is implemented using these secure acceptance payment methods:</w:t>
      </w:r>
    </w:p>
    <w:p w14:paraId="22CD7B03" w14:textId="77777777" w:rsidR="002D6FC0" w:rsidRPr="00A01A49" w:rsidRDefault="002D6FC0" w:rsidP="005C1822">
      <w:pPr>
        <w:pStyle w:val="BodyText"/>
      </w:pPr>
    </w:p>
    <w:p w14:paraId="3FF4F7F5" w14:textId="77777777" w:rsidR="002D6FC0" w:rsidRPr="00107B6C" w:rsidRDefault="002D6FC0" w:rsidP="005C1822">
      <w:pPr>
        <w:pStyle w:val="BodyText"/>
        <w:numPr>
          <w:ilvl w:val="0"/>
          <w:numId w:val="53"/>
        </w:numPr>
      </w:pPr>
      <w:r w:rsidRPr="00107B6C">
        <w:t>Secure Acceptance – Redirect</w:t>
      </w:r>
    </w:p>
    <w:p w14:paraId="33D951FD" w14:textId="77777777" w:rsidR="002D6FC0" w:rsidRPr="00E861FE" w:rsidRDefault="002D6FC0" w:rsidP="005C1822">
      <w:pPr>
        <w:pStyle w:val="BodyText"/>
        <w:numPr>
          <w:ilvl w:val="0"/>
          <w:numId w:val="53"/>
        </w:numPr>
      </w:pPr>
      <w:r w:rsidRPr="00E861FE">
        <w:t>Secure Acceptance – Iframe</w:t>
      </w:r>
    </w:p>
    <w:p w14:paraId="332B2489" w14:textId="77777777" w:rsidR="002D6FC0" w:rsidRPr="00D525C0" w:rsidRDefault="002D6FC0" w:rsidP="005C1822">
      <w:pPr>
        <w:pStyle w:val="BodyText"/>
        <w:numPr>
          <w:ilvl w:val="0"/>
          <w:numId w:val="53"/>
        </w:numPr>
      </w:pPr>
      <w:r w:rsidRPr="00D525C0">
        <w:t>Secure Acceptance – Silent Post</w:t>
      </w:r>
    </w:p>
    <w:p w14:paraId="19257C81" w14:textId="77777777" w:rsidR="002D6FC0" w:rsidRPr="00D525C0" w:rsidRDefault="002D6FC0" w:rsidP="005C1822">
      <w:pPr>
        <w:pStyle w:val="BodyText"/>
      </w:pPr>
    </w:p>
    <w:p w14:paraId="4E262772" w14:textId="77777777" w:rsidR="002D6FC0" w:rsidRPr="00D525C0" w:rsidRDefault="002D6FC0" w:rsidP="005C1822">
      <w:pPr>
        <w:pStyle w:val="BodyText"/>
      </w:pPr>
      <w:r w:rsidRPr="00D525C0">
        <w:t>All the above secure Acceptance methods provide a common feature of handling the secure information on secure pages only.</w:t>
      </w:r>
    </w:p>
    <w:p w14:paraId="28C41E4D" w14:textId="77777777" w:rsidR="002D6FC0" w:rsidRPr="00CF5CBD" w:rsidRDefault="002D6FC0" w:rsidP="005C1822">
      <w:pPr>
        <w:pStyle w:val="BodyText"/>
      </w:pPr>
      <w:r w:rsidRPr="00D525C0">
        <w:t xml:space="preserve">Secure Acceptance Redirect: </w:t>
      </w:r>
      <w:r w:rsidRPr="00EC5B32">
        <w:t>Customer will get redirect to secure Acceptance payment gateway when clicking on Place Order from Review Page</w:t>
      </w:r>
    </w:p>
    <w:p w14:paraId="06CB3A4E" w14:textId="77777777" w:rsidR="002D6FC0" w:rsidRPr="00CF5CBD" w:rsidRDefault="002D6FC0" w:rsidP="005C1822">
      <w:pPr>
        <w:pStyle w:val="BodyText"/>
      </w:pPr>
      <w:r w:rsidRPr="00D525C0">
        <w:t>Secure Acceptance Iframe:</w:t>
      </w:r>
      <w:r w:rsidRPr="00EC5B32">
        <w:t xml:space="preserve"> Customer will get redirect to secure Acceptance payment gateway wi</w:t>
      </w:r>
      <w:r w:rsidRPr="00CF5CBD">
        <w:t>thin an Iframe embedded in a new summary page added into checkout flow</w:t>
      </w:r>
    </w:p>
    <w:p w14:paraId="3D887D01" w14:textId="77777777" w:rsidR="002D6FC0" w:rsidRPr="00E33D85" w:rsidRDefault="002D6FC0" w:rsidP="005C1822">
      <w:pPr>
        <w:pStyle w:val="BodyText"/>
      </w:pPr>
      <w:r w:rsidRPr="00D525C0">
        <w:t>Secure Acceptance Silent Order Post:</w:t>
      </w:r>
      <w:r w:rsidRPr="00EC5B32">
        <w:t xml:space="preserve"> Credit Card form data is posted to secure acceptance silent post URL and token is generated and user is redirected on review page and normal card au</w:t>
      </w:r>
      <w:r w:rsidRPr="00CF5CBD">
        <w:t>thorization flow is being used to further process the transaction</w:t>
      </w:r>
      <w:r w:rsidRPr="00E33D85">
        <w:t>.</w:t>
      </w:r>
    </w:p>
    <w:p w14:paraId="383071D2" w14:textId="77777777" w:rsidR="002D6FC0" w:rsidRPr="00CF5CBD" w:rsidRDefault="002D6FC0" w:rsidP="005C1822">
      <w:pPr>
        <w:pStyle w:val="BodyText"/>
      </w:pPr>
      <w:r w:rsidRPr="00EC5B32">
        <w:t>Secure Acceptance Web/Mobile Authorization Sequence flow:</w:t>
      </w:r>
    </w:p>
    <w:p w14:paraId="358B52B1" w14:textId="77777777" w:rsidR="002D6FC0" w:rsidRPr="00E33D85" w:rsidRDefault="002D6FC0" w:rsidP="005C1822">
      <w:pPr>
        <w:pStyle w:val="BodyText"/>
      </w:pPr>
    </w:p>
    <w:p w14:paraId="3CF01C21" w14:textId="77777777" w:rsidR="002D6FC0" w:rsidRPr="00E33D85" w:rsidRDefault="002D6FC0" w:rsidP="005C1822">
      <w:pPr>
        <w:pStyle w:val="BodyText"/>
        <w:numPr>
          <w:ilvl w:val="0"/>
          <w:numId w:val="54"/>
        </w:numPr>
      </w:pPr>
      <w:r w:rsidRPr="00E33D85">
        <w:t>Secure Acceptance Authorize create Request signature using signed and unsigned field names  to validate the request on secure pages</w:t>
      </w:r>
    </w:p>
    <w:p w14:paraId="6273F0EF" w14:textId="77777777" w:rsidR="002D6FC0" w:rsidRPr="00E33D85" w:rsidRDefault="002D6FC0" w:rsidP="005C1822">
      <w:pPr>
        <w:pStyle w:val="BodyText"/>
        <w:numPr>
          <w:ilvl w:val="0"/>
          <w:numId w:val="54"/>
        </w:numPr>
      </w:pPr>
      <w:r w:rsidRPr="00E33D85">
        <w:t xml:space="preserve">Post the request data[i.e.: billing/shipping/card details, signature in signed and unsigned fields] in to </w:t>
      </w:r>
      <w:r w:rsidRPr="00E33D85">
        <w:lastRenderedPageBreak/>
        <w:t>selected APM form Action</w:t>
      </w:r>
    </w:p>
    <w:p w14:paraId="14EEDD97" w14:textId="77777777" w:rsidR="002D6FC0" w:rsidRPr="00E33D85" w:rsidRDefault="002D6FC0" w:rsidP="005C1822">
      <w:pPr>
        <w:pStyle w:val="BodyText"/>
        <w:numPr>
          <w:ilvl w:val="0"/>
          <w:numId w:val="54"/>
        </w:numPr>
      </w:pPr>
      <w:r w:rsidRPr="00E33D85">
        <w:t>Secure Acceptance validate the request using signature and open the secure payment pages to complete the checkout flow</w:t>
      </w:r>
    </w:p>
    <w:p w14:paraId="2AB79863" w14:textId="77777777" w:rsidR="002D6FC0" w:rsidRPr="00E33D85" w:rsidRDefault="002D6FC0" w:rsidP="005C1822">
      <w:pPr>
        <w:pStyle w:val="BodyText"/>
        <w:numPr>
          <w:ilvl w:val="0"/>
          <w:numId w:val="54"/>
        </w:numPr>
      </w:pPr>
      <w:r w:rsidRPr="00E33D85">
        <w:t>After successful checkout completion ,Customer is return back to Demandware custom controller method[configured in Cybersource profile]</w:t>
      </w:r>
    </w:p>
    <w:p w14:paraId="605DE016" w14:textId="77777777" w:rsidR="002D6FC0" w:rsidRPr="00E33D85" w:rsidRDefault="002D6FC0" w:rsidP="005C1822">
      <w:pPr>
        <w:pStyle w:val="BodyText"/>
        <w:numPr>
          <w:ilvl w:val="0"/>
          <w:numId w:val="54"/>
        </w:numPr>
      </w:pPr>
      <w:r w:rsidRPr="00E33D85">
        <w:t>Secure Acceptance response method get the response in CurrentHttpParameterMap,again signature is created using the response data and matched with the response signature, once validated response is parsed</w:t>
      </w:r>
    </w:p>
    <w:p w14:paraId="0C6A88D5" w14:textId="77777777" w:rsidR="002D6FC0" w:rsidRPr="00E33D85" w:rsidRDefault="002D6FC0" w:rsidP="005C1822">
      <w:pPr>
        <w:pStyle w:val="BodyText"/>
        <w:numPr>
          <w:ilvl w:val="0"/>
          <w:numId w:val="54"/>
        </w:numPr>
      </w:pPr>
      <w:r w:rsidRPr="00E33D85">
        <w:t>Based on Decision and reason code Order will get placed or failed in Demandware.</w:t>
      </w:r>
    </w:p>
    <w:p w14:paraId="6E1008E0" w14:textId="77777777" w:rsidR="002D6FC0" w:rsidRPr="00E33D85" w:rsidRDefault="002D6FC0" w:rsidP="005C1822">
      <w:pPr>
        <w:pStyle w:val="BodyText"/>
      </w:pPr>
    </w:p>
    <w:p w14:paraId="78316DBC" w14:textId="77777777" w:rsidR="002D6FC0" w:rsidRPr="00E33D85" w:rsidRDefault="002D6FC0" w:rsidP="005C1822">
      <w:pPr>
        <w:pStyle w:val="BodyText"/>
      </w:pPr>
      <w:r w:rsidRPr="00E33D85">
        <w:t>Secure Acceptance Silent Order Post Authorization Sequence flow:</w:t>
      </w:r>
    </w:p>
    <w:p w14:paraId="1B4BC8F3" w14:textId="77777777" w:rsidR="002D6FC0" w:rsidRPr="00E33D85" w:rsidRDefault="002D6FC0" w:rsidP="005C1822">
      <w:pPr>
        <w:pStyle w:val="BodyText"/>
      </w:pPr>
    </w:p>
    <w:p w14:paraId="4568CB4C" w14:textId="77777777" w:rsidR="002D6FC0" w:rsidRPr="00E33D85" w:rsidRDefault="002D6FC0" w:rsidP="005C1822">
      <w:pPr>
        <w:pStyle w:val="BodyText"/>
        <w:numPr>
          <w:ilvl w:val="0"/>
          <w:numId w:val="55"/>
        </w:numPr>
      </w:pPr>
      <w:r w:rsidRPr="00E33D85">
        <w:t>An Ajax function is created to call Secure Acceptance silent post controller  to prepare request data except card details</w:t>
      </w:r>
    </w:p>
    <w:p w14:paraId="604C0537" w14:textId="77777777" w:rsidR="002D6FC0" w:rsidRPr="00E33D85" w:rsidRDefault="002D6FC0" w:rsidP="005C1822">
      <w:pPr>
        <w:pStyle w:val="BodyText"/>
        <w:numPr>
          <w:ilvl w:val="0"/>
          <w:numId w:val="55"/>
        </w:numPr>
      </w:pPr>
      <w:r w:rsidRPr="00E33D85">
        <w:t>Card details are populated within Ajax to prevent security breach , further the details are posted to selected APM form action URL</w:t>
      </w:r>
    </w:p>
    <w:p w14:paraId="5F70EA51" w14:textId="77777777" w:rsidR="002D6FC0" w:rsidRPr="00E33D85" w:rsidRDefault="002D6FC0" w:rsidP="005C1822">
      <w:pPr>
        <w:pStyle w:val="BodyText"/>
        <w:numPr>
          <w:ilvl w:val="0"/>
          <w:numId w:val="55"/>
        </w:numPr>
      </w:pPr>
      <w:r w:rsidRPr="00E33D85">
        <w:t>Silent post will create or update token based on request details  and return the response on Demandware custom controller method which parse the response of CurrentHttpParameterMap and return back  to corresponding pages[summary/billing/cart]</w:t>
      </w:r>
    </w:p>
    <w:p w14:paraId="09DA0F61" w14:textId="77777777" w:rsidR="002D6FC0" w:rsidRDefault="002D6FC0" w:rsidP="005C1822">
      <w:pPr>
        <w:pStyle w:val="BodyText"/>
      </w:pPr>
      <w:r w:rsidRPr="00E33D85">
        <w:t xml:space="preserve">On Place </w:t>
      </w:r>
      <w:r w:rsidR="000B6A3D" w:rsidRPr="00E33D85">
        <w:t>Order, Secure</w:t>
      </w:r>
      <w:r w:rsidRPr="00E33D85">
        <w:t xml:space="preserve"> Acceptance </w:t>
      </w:r>
      <w:r w:rsidR="000B6A3D" w:rsidRPr="00E33D85">
        <w:t>authorization is</w:t>
      </w:r>
      <w:r w:rsidRPr="00E33D85">
        <w:t xml:space="preserve"> called which internally completed the flow using CyberSource </w:t>
      </w:r>
      <w:r w:rsidR="000B6A3D" w:rsidRPr="00E33D85">
        <w:t>Authorization [</w:t>
      </w:r>
      <w:r w:rsidRPr="00E33D85">
        <w:t>refer Credit Card Authorization service]</w:t>
      </w:r>
    </w:p>
    <w:p w14:paraId="0D8CA993" w14:textId="77777777" w:rsidR="002D6FC0" w:rsidRDefault="002D6FC0" w:rsidP="005C1822">
      <w:pPr>
        <w:pStyle w:val="BodyText"/>
      </w:pPr>
    </w:p>
    <w:p w14:paraId="68521BC1" w14:textId="2A7AB433" w:rsidR="002D6FC0" w:rsidRPr="00E33D85" w:rsidRDefault="002D6FC0" w:rsidP="002D6FC0">
      <w:pPr>
        <w:pStyle w:val="Heading3"/>
        <w:rPr>
          <w:rFonts w:asciiTheme="minorHAnsi" w:hAnsiTheme="minorHAnsi"/>
        </w:rPr>
      </w:pPr>
      <w:bookmarkStart w:id="35" w:name="_Toc491351816"/>
      <w:bookmarkStart w:id="36" w:name="_Toc492046187"/>
      <w:r w:rsidRPr="00E33D85">
        <w:rPr>
          <w:rFonts w:asciiTheme="minorHAnsi" w:hAnsiTheme="minorHAnsi"/>
        </w:rPr>
        <w:t>Visa Checkout</w:t>
      </w:r>
      <w:bookmarkEnd w:id="35"/>
      <w:bookmarkEnd w:id="36"/>
    </w:p>
    <w:p w14:paraId="30FFB386" w14:textId="77777777" w:rsidR="002D6FC0" w:rsidRPr="00E33D85" w:rsidRDefault="002D6FC0" w:rsidP="002D6FC0">
      <w:r w:rsidRPr="00E33D85">
        <w:t>Visa Checkout and the CyberSource credit card services work together as an integrated offering. CyberSource provides the following services to assist with your Visa Checkout integration</w:t>
      </w:r>
    </w:p>
    <w:p w14:paraId="5C96F18C" w14:textId="77777777" w:rsidR="002D6FC0" w:rsidRPr="00E33D85" w:rsidRDefault="002D6FC0" w:rsidP="002D6FC0">
      <w:pPr>
        <w:pStyle w:val="ListParagraph"/>
        <w:numPr>
          <w:ilvl w:val="0"/>
          <w:numId w:val="15"/>
        </w:numPr>
      </w:pPr>
      <w:r w:rsidRPr="00E33D85">
        <w:t>Get Visa Checkout data: this service retrieves Visa Checkout data, which enables you to display payment and shipping details to the customer during checkout.</w:t>
      </w:r>
    </w:p>
    <w:p w14:paraId="25BD67D8" w14:textId="77777777" w:rsidR="002D6FC0" w:rsidRPr="00E33D85" w:rsidRDefault="002D6FC0" w:rsidP="002D6FC0">
      <w:pPr>
        <w:pStyle w:val="ListParagraph"/>
        <w:numPr>
          <w:ilvl w:val="0"/>
          <w:numId w:val="15"/>
        </w:numPr>
      </w:pPr>
      <w:r w:rsidRPr="00E33D85">
        <w:t>Authorization: this service enables you to send an authorization request to your processor using the Visa Checkout payment data</w:t>
      </w:r>
    </w:p>
    <w:p w14:paraId="6E459718" w14:textId="77777777" w:rsidR="002D6FC0" w:rsidRPr="00E33D85" w:rsidRDefault="002D6FC0" w:rsidP="002D6FC0">
      <w:r w:rsidRPr="00E33D85">
        <w:rPr>
          <w:noProof/>
        </w:rPr>
        <w:lastRenderedPageBreak/>
        <w:drawing>
          <wp:inline distT="0" distB="0" distL="0" distR="0" wp14:anchorId="279A0028" wp14:editId="5A04CC9B">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7EC25473" w14:textId="77777777" w:rsidR="002D6FC0" w:rsidRPr="00E33D85" w:rsidRDefault="002D6FC0" w:rsidP="002D6FC0">
      <w:pPr>
        <w:pStyle w:val="ListParagraph"/>
        <w:ind w:hanging="360"/>
      </w:pPr>
      <w:r w:rsidRPr="00E33D85">
        <w:t>1.</w:t>
      </w:r>
      <w:r w:rsidRPr="00E33D85">
        <w:rPr>
          <w:sz w:val="14"/>
          <w:szCs w:val="14"/>
        </w:rPr>
        <w:t xml:space="preserve">       </w:t>
      </w:r>
      <w:r w:rsidRPr="00E33D85">
        <w:t>Your web site integrates directly to Visa Checkout to display the Visa Checkout button on your checkout page.</w:t>
      </w:r>
    </w:p>
    <w:p w14:paraId="002EACCD" w14:textId="77777777" w:rsidR="002D6FC0" w:rsidRPr="00E33D85" w:rsidRDefault="002D6FC0" w:rsidP="002D6FC0">
      <w:pPr>
        <w:pStyle w:val="ListParagraph"/>
        <w:ind w:hanging="360"/>
      </w:pPr>
      <w:r w:rsidRPr="00E33D85">
        <w:t>2.</w:t>
      </w:r>
      <w:r w:rsidRPr="00E33D85">
        <w:rPr>
          <w:sz w:val="14"/>
          <w:szCs w:val="14"/>
        </w:rPr>
        <w:t xml:space="preserve">       </w:t>
      </w:r>
      <w:r w:rsidRPr="00E33D85">
        <w:t>CyberSource provides the get Visa Checkout data service, which retrieves the Visa Checkout payment data, except the PAN. You can use the retrieved data to help the customer confirm the purchase.</w:t>
      </w:r>
    </w:p>
    <w:p w14:paraId="19A7F30A" w14:textId="77777777" w:rsidR="002D6FC0" w:rsidRDefault="002D6FC0" w:rsidP="002D6FC0">
      <w:pPr>
        <w:pStyle w:val="ListParagraph"/>
        <w:ind w:hanging="360"/>
      </w:pPr>
      <w:r w:rsidRPr="00E33D85">
        <w:t>3.</w:t>
      </w:r>
      <w:r w:rsidRPr="00E33D85">
        <w:rPr>
          <w:sz w:val="14"/>
          <w:szCs w:val="14"/>
        </w:rPr>
        <w:t xml:space="preserve">       </w:t>
      </w:r>
      <w:r w:rsidRPr="00E33D85">
        <w:t>You submit an authorization request to CyberSource for credit card processing. Instead of including payment information in the authorization request, you include the Visa Checkout order ID.</w:t>
      </w:r>
    </w:p>
    <w:p w14:paraId="5B2393CF" w14:textId="77777777" w:rsidR="002D6FC0" w:rsidRDefault="002D6FC0" w:rsidP="002D6FC0">
      <w:pPr>
        <w:pStyle w:val="ListParagraph"/>
        <w:ind w:hanging="360"/>
      </w:pPr>
      <w:r>
        <w:t>4.</w:t>
      </w:r>
      <w:r>
        <w:tab/>
      </w:r>
      <w:r w:rsidRPr="00E33D85">
        <w:t>At various points in the transaction cycle, you notify the customer of the transaction status</w:t>
      </w:r>
      <w:r>
        <w:t>.</w:t>
      </w:r>
    </w:p>
    <w:p w14:paraId="7EEA57D9" w14:textId="77777777" w:rsidR="002D6FC0" w:rsidRDefault="002D6FC0" w:rsidP="005C1822">
      <w:pPr>
        <w:pStyle w:val="BodyText"/>
      </w:pPr>
    </w:p>
    <w:p w14:paraId="7F392893" w14:textId="45E5A522" w:rsidR="002D6FC0" w:rsidRPr="00E33D85" w:rsidRDefault="002D6FC0" w:rsidP="002D6FC0">
      <w:pPr>
        <w:pStyle w:val="Heading3"/>
        <w:rPr>
          <w:rFonts w:asciiTheme="minorHAnsi" w:hAnsiTheme="minorHAnsi"/>
        </w:rPr>
      </w:pPr>
      <w:bookmarkStart w:id="37" w:name="_Toc491351807"/>
      <w:bookmarkStart w:id="38" w:name="_Toc492046188"/>
      <w:r w:rsidRPr="00E33D85">
        <w:rPr>
          <w:rFonts w:asciiTheme="minorHAnsi" w:hAnsiTheme="minorHAnsi"/>
        </w:rPr>
        <w:t>AliPay Authorization</w:t>
      </w:r>
      <w:bookmarkEnd w:id="37"/>
      <w:bookmarkEnd w:id="38"/>
    </w:p>
    <w:p w14:paraId="4ED67C46" w14:textId="77777777" w:rsidR="002D6FC0" w:rsidRPr="00E33D85" w:rsidRDefault="002D6FC0" w:rsidP="002D6FC0">
      <w:pPr>
        <w:pStyle w:val="Listenabsatz"/>
        <w:shd w:val="clear" w:color="auto" w:fill="FFFFFF"/>
        <w:autoSpaceDE w:val="0"/>
        <w:autoSpaceDN w:val="0"/>
        <w:adjustRightInd w:val="0"/>
        <w:spacing w:line="255" w:lineRule="atLeast"/>
        <w:ind w:left="0"/>
      </w:pPr>
      <w:r w:rsidRPr="00E33D85">
        <w:t>The Alipay authorization service allows storefront application to request for authorization for total ordered amount along with the currency. This make the web service call to CyberSource Alipay initiate service to initiate payment request and authorize the amount and after successful initiation controller make the web service call to check the payment status of initiated request.</w:t>
      </w:r>
    </w:p>
    <w:p w14:paraId="156A606D" w14:textId="77777777" w:rsidR="002D6FC0" w:rsidRPr="00E33D85" w:rsidRDefault="002D6FC0" w:rsidP="002D6FC0">
      <w:pPr>
        <w:pStyle w:val="Listenabsatz"/>
        <w:shd w:val="clear" w:color="auto" w:fill="FFFFFF"/>
        <w:autoSpaceDE w:val="0"/>
        <w:autoSpaceDN w:val="0"/>
        <w:adjustRightInd w:val="0"/>
        <w:spacing w:line="255" w:lineRule="atLeast"/>
        <w:ind w:left="0"/>
      </w:pPr>
    </w:p>
    <w:p w14:paraId="2D01E4A7" w14:textId="77777777" w:rsidR="002D6FC0" w:rsidRPr="00E33D85" w:rsidRDefault="002D6FC0" w:rsidP="002D6FC0">
      <w:pPr>
        <w:pStyle w:val="Listenabsatz"/>
        <w:shd w:val="clear" w:color="auto" w:fill="FFFFFF"/>
        <w:autoSpaceDE w:val="0"/>
        <w:autoSpaceDN w:val="0"/>
        <w:adjustRightInd w:val="0"/>
        <w:spacing w:line="255" w:lineRule="atLeast"/>
        <w:ind w:left="0"/>
      </w:pPr>
      <w:r w:rsidRPr="00E33D85">
        <w:t>The Demandware CyberSource- AuthorizeAlipay  populates the payment initiate request with purchase total data, product name, product description and Alipay Payment type such as APD (Domestic payment for China based merchant to trade in China) and APY (International payment for International merchant to trade from outside China) and invoke the initiate web service call using CyberSource web service API.</w:t>
      </w:r>
    </w:p>
    <w:p w14:paraId="3CADB734" w14:textId="77777777" w:rsidR="002D6FC0" w:rsidRPr="00E33D85" w:rsidRDefault="002D6FC0" w:rsidP="002D6FC0">
      <w:pPr>
        <w:pStyle w:val="Listenabsatz"/>
        <w:shd w:val="clear" w:color="auto" w:fill="FFFFFF"/>
        <w:autoSpaceDE w:val="0"/>
        <w:autoSpaceDN w:val="0"/>
        <w:adjustRightInd w:val="0"/>
        <w:spacing w:line="255" w:lineRule="atLeast"/>
        <w:ind w:left="0"/>
      </w:pPr>
    </w:p>
    <w:p w14:paraId="6F5A2C3D" w14:textId="77777777" w:rsidR="002D6FC0" w:rsidRPr="00E33D85" w:rsidRDefault="002D6FC0" w:rsidP="002D6FC0">
      <w:pPr>
        <w:pStyle w:val="Listenabsatz"/>
        <w:shd w:val="clear" w:color="auto" w:fill="FFFFFF"/>
        <w:autoSpaceDE w:val="0"/>
        <w:autoSpaceDN w:val="0"/>
        <w:adjustRightInd w:val="0"/>
        <w:spacing w:line="255" w:lineRule="atLeast"/>
        <w:ind w:left="0"/>
        <w:rPr>
          <w:b/>
        </w:rPr>
      </w:pPr>
      <w:r w:rsidRPr="00E33D85">
        <w:rPr>
          <w:b/>
        </w:rPr>
        <w:t>Alipay Authorization Sequence Flow:</w:t>
      </w:r>
    </w:p>
    <w:p w14:paraId="71602501" w14:textId="77777777" w:rsidR="002D6FC0" w:rsidRPr="00E33D85" w:rsidRDefault="002D6FC0" w:rsidP="002D6FC0">
      <w:pPr>
        <w:pStyle w:val="Listenabsatz"/>
        <w:shd w:val="clear" w:color="auto" w:fill="FFFFFF"/>
        <w:autoSpaceDE w:val="0"/>
        <w:autoSpaceDN w:val="0"/>
        <w:adjustRightInd w:val="0"/>
        <w:spacing w:line="255" w:lineRule="atLeast"/>
        <w:ind w:left="0"/>
      </w:pPr>
    </w:p>
    <w:p w14:paraId="10789984"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Create CyberSource Alipay Initiate request using purchase total data, product name, and product description (optional) from the current order object</w:t>
      </w:r>
    </w:p>
    <w:p w14:paraId="7DA6240E"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Set Alipay payment type to domestic or international in site preference</w:t>
      </w:r>
    </w:p>
    <w:p w14:paraId="69C23BBF"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After configuration make actual service call to Alipay Initiate request</w:t>
      </w:r>
    </w:p>
    <w:p w14:paraId="5B7B0898"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Decision of Initiate request and accordingly set the corresponding </w:t>
      </w:r>
      <w:r>
        <w:rPr>
          <w:rFonts w:cs="Arial"/>
          <w:color w:val="000000"/>
        </w:rPr>
        <w:t>variables</w:t>
      </w:r>
      <w:r w:rsidRPr="00E33D85">
        <w:t>.</w:t>
      </w:r>
    </w:p>
    <w:p w14:paraId="1A0592E0"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lastRenderedPageBreak/>
        <w:t>If initiation is successful, then assign the required values in Demandware Payment Tran</w:t>
      </w:r>
      <w:r>
        <w:t xml:space="preserve">saction object and </w:t>
      </w:r>
      <w:r w:rsidRPr="00E33D85">
        <w:t xml:space="preserve"> create CyberSource Alipay Check Status Request using Request ID of Initiate service response</w:t>
      </w:r>
    </w:p>
    <w:p w14:paraId="62E0652D"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Make service call to Alipay Check Status request to return the payment status of initiated request</w:t>
      </w:r>
    </w:p>
    <w:p w14:paraId="55966C54"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Payment status of check status service response and set the corresponding </w:t>
      </w:r>
      <w:r>
        <w:rPr>
          <w:rFonts w:cs="Arial"/>
          <w:color w:val="000000"/>
        </w:rPr>
        <w:t>variables</w:t>
      </w:r>
    </w:p>
    <w:p w14:paraId="06C6AB76"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then check the payment status. If payment status is COMPLETED for service call then complete the checkout flow and place the order with “New” as order status and “Paid” as order payment status.</w:t>
      </w:r>
    </w:p>
    <w:p w14:paraId="0EAC7249"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PENDING, complete the checkout flow with order status as “Created” and order payment status as “Not Paid”.</w:t>
      </w:r>
    </w:p>
    <w:p w14:paraId="08A918A4"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ABANDONED or PaymentStatus = TRADE_NOT_EXIST, fail the order and show message on the screen.</w:t>
      </w:r>
    </w:p>
    <w:p w14:paraId="5A22EEF1"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REJECT and ReasonCode = 102 or ReasonCode = 233, fail the order and show message on the screen.</w:t>
      </w:r>
    </w:p>
    <w:p w14:paraId="09358991" w14:textId="77777777"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ERROR and ReasonCode = 150, fail the order and show message on the screen.</w:t>
      </w:r>
    </w:p>
    <w:p w14:paraId="65EB365F" w14:textId="77777777" w:rsidR="002D6FC0" w:rsidRPr="00E33D85" w:rsidRDefault="002D6FC0" w:rsidP="002D6FC0">
      <w:pPr>
        <w:pStyle w:val="Listenabsatz"/>
        <w:shd w:val="clear" w:color="auto" w:fill="FFFFFF"/>
        <w:autoSpaceDE w:val="0"/>
        <w:autoSpaceDN w:val="0"/>
        <w:adjustRightInd w:val="0"/>
        <w:spacing w:line="255" w:lineRule="atLeast"/>
      </w:pPr>
    </w:p>
    <w:p w14:paraId="0B91CB48" w14:textId="77777777" w:rsidR="002D6FC0" w:rsidRPr="00E33D85" w:rsidRDefault="002D6FC0" w:rsidP="005C1822">
      <w:pPr>
        <w:pStyle w:val="BodyText"/>
      </w:pPr>
      <w:r w:rsidRPr="00E33D85">
        <w:rPr>
          <w:b/>
        </w:rPr>
        <w:t>Note:</w:t>
      </w:r>
      <w:r w:rsidRPr="00E33D85">
        <w:t xml:space="preserve">  As Alipay live environment is not available, so for Alipay Domestic and International scenarios, Site Preference configuration for Reconciliation ID needs to configure to test various scenarios of Alipay Initiate and Check Status service. Also, </w:t>
      </w:r>
      <w:r w:rsidR="000B6A3D" w:rsidRPr="00E33D85">
        <w:t>if</w:t>
      </w:r>
      <w:r w:rsidRPr="00E33D85">
        <w:t xml:space="preserve"> shopper does not return from the AliPay then Demandware order status shall remain the same as “Created” and shall be updated once Batch Job for Check Payment Status service runs from scheduler</w:t>
      </w:r>
    </w:p>
    <w:p w14:paraId="73304ACA" w14:textId="14A2DF44" w:rsidR="00BC24CE" w:rsidRPr="00E33D85" w:rsidRDefault="00BC24CE" w:rsidP="00BC24CE">
      <w:pPr>
        <w:pStyle w:val="Heading3"/>
        <w:rPr>
          <w:rFonts w:asciiTheme="minorHAnsi" w:hAnsiTheme="minorHAnsi"/>
        </w:rPr>
      </w:pPr>
      <w:bookmarkStart w:id="39" w:name="_Toc491351806"/>
      <w:bookmarkStart w:id="40" w:name="_Toc492046189"/>
      <w:r w:rsidRPr="00E33D85">
        <w:rPr>
          <w:rFonts w:asciiTheme="minorHAnsi" w:hAnsiTheme="minorHAnsi"/>
        </w:rPr>
        <w:t>Retail Point-of-Sale (POS)</w:t>
      </w:r>
      <w:bookmarkEnd w:id="39"/>
      <w:bookmarkEnd w:id="40"/>
    </w:p>
    <w:p w14:paraId="1EB22C15" w14:textId="77777777" w:rsidR="00BC24CE" w:rsidRPr="00E33D85" w:rsidRDefault="00BC24CE" w:rsidP="005C1822">
      <w:pPr>
        <w:pStyle w:val="BodyText"/>
      </w:pPr>
      <w:r w:rsidRPr="00E33D85">
        <w:t>This service of CyberSource enables a merchant to process a credit card for retail point-of-sale transaction at their stores. The integration takes inputs for the API service and provides CyberSource API response for later use. This integration takes care for terminal which has manual entry for credit card details and terminal with a magnetic stripe where a credit card can be swiped and enter amount for the transaction.</w:t>
      </w:r>
    </w:p>
    <w:p w14:paraId="3451EF7B" w14:textId="27550631" w:rsidR="002D6FC0" w:rsidRDefault="002D6FC0" w:rsidP="002D6FC0">
      <w:pPr>
        <w:pStyle w:val="Heading3"/>
        <w:rPr>
          <w:rFonts w:asciiTheme="minorHAnsi" w:hAnsiTheme="minorHAnsi"/>
        </w:rPr>
      </w:pPr>
      <w:bookmarkStart w:id="41" w:name="_Toc491351803"/>
      <w:bookmarkStart w:id="42" w:name="_Toc492046190"/>
      <w:r>
        <w:rPr>
          <w:rFonts w:asciiTheme="minorHAnsi" w:hAnsiTheme="minorHAnsi"/>
        </w:rPr>
        <w:t>Klarna</w:t>
      </w:r>
      <w:bookmarkEnd w:id="41"/>
      <w:bookmarkEnd w:id="42"/>
    </w:p>
    <w:p w14:paraId="465D10F5" w14:textId="77777777" w:rsidR="002D6FC0" w:rsidRPr="00E33D85" w:rsidRDefault="002D6FC0" w:rsidP="002D6FC0">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Klarna</w:t>
      </w:r>
      <w:r w:rsidRPr="00E33D85">
        <w:rPr>
          <w:rFonts w:asciiTheme="minorHAnsi" w:hAnsiTheme="minorHAnsi"/>
          <w:sz w:val="22"/>
          <w:szCs w:val="22"/>
        </w:rPr>
        <w:t xml:space="preserve"> authorization service controller allows storefront application to request for credit authorization for the total order amount. The controller</w:t>
      </w:r>
      <w:r>
        <w:rPr>
          <w:rFonts w:asciiTheme="minorHAnsi" w:hAnsiTheme="minorHAnsi"/>
          <w:sz w:val="22"/>
          <w:szCs w:val="22"/>
        </w:rPr>
        <w:t xml:space="preserve"> initially</w:t>
      </w:r>
      <w:r w:rsidRPr="00E33D85">
        <w:rPr>
          <w:rFonts w:asciiTheme="minorHAnsi" w:hAnsiTheme="minorHAnsi"/>
          <w:sz w:val="22"/>
          <w:szCs w:val="22"/>
        </w:rPr>
        <w:t xml:space="preserve"> makes the </w:t>
      </w:r>
      <w:r>
        <w:rPr>
          <w:rFonts w:asciiTheme="minorHAnsi" w:hAnsiTheme="minorHAnsi"/>
          <w:sz w:val="22"/>
          <w:szCs w:val="22"/>
        </w:rPr>
        <w:t xml:space="preserve">call to CyberSource Init Session service to initialize the Klarna widget and Klarna JS API authorization call along with </w:t>
      </w:r>
      <w:r w:rsidRPr="00E33D85">
        <w:rPr>
          <w:rFonts w:asciiTheme="minorHAnsi" w:hAnsiTheme="minorHAnsi"/>
          <w:sz w:val="22"/>
          <w:szCs w:val="22"/>
        </w:rPr>
        <w:t xml:space="preserve">authorization web service call to CyberSource authorization service and receive confirmation about the availability of the funds.  </w:t>
      </w:r>
    </w:p>
    <w:p w14:paraId="7B606795" w14:textId="77777777" w:rsidR="002D6FC0" w:rsidRPr="00E33D85" w:rsidRDefault="002D6FC0" w:rsidP="002D6FC0">
      <w:pPr>
        <w:rPr>
          <w:rFonts w:cs="Arial"/>
          <w:color w:val="000000"/>
        </w:rPr>
      </w:pPr>
      <w:r w:rsidRPr="00E33D85">
        <w:rPr>
          <w:rFonts w:cs="Arial"/>
          <w:color w:val="000000"/>
        </w:rPr>
        <w:t xml:space="preserve">The Demandware </w:t>
      </w:r>
      <w:r>
        <w:rPr>
          <w:rFonts w:cs="Arial"/>
          <w:color w:val="000000"/>
        </w:rPr>
        <w:t>KLARNA_CREDIT</w:t>
      </w:r>
      <w:r w:rsidRPr="00E33D85">
        <w:rPr>
          <w:rFonts w:cs="Arial"/>
          <w:color w:val="000000"/>
        </w:rPr>
        <w:t xml:space="preserve">–Authorize populates the authorization request with ship-to, bill-to, </w:t>
      </w:r>
      <w:r>
        <w:rPr>
          <w:rFonts w:cs="Arial"/>
          <w:color w:val="000000"/>
        </w:rPr>
        <w:t>Klarna Item data</w:t>
      </w:r>
      <w:r w:rsidRPr="00E33D85">
        <w:rPr>
          <w:rFonts w:cs="Arial"/>
          <w:color w:val="000000"/>
        </w:rPr>
        <w:t xml:space="preserve">, and purchase total data from the basket and invokes the authorization web service call using CyberSource web service API.  </w:t>
      </w:r>
    </w:p>
    <w:p w14:paraId="3C72C480" w14:textId="77777777" w:rsidR="002D6FC0" w:rsidRPr="007D6464" w:rsidRDefault="002D6FC0" w:rsidP="002D6FC0">
      <w:pPr>
        <w:shd w:val="clear" w:color="auto" w:fill="FFFFFF"/>
        <w:spacing w:after="150"/>
        <w:rPr>
          <w:rFonts w:cs="Arial"/>
          <w:b/>
          <w:color w:val="000000"/>
        </w:rPr>
      </w:pPr>
      <w:r w:rsidRPr="007D6464">
        <w:rPr>
          <w:rFonts w:cs="Arial"/>
          <w:b/>
          <w:color w:val="000000"/>
        </w:rPr>
        <w:t>Klarna sequence flow:</w:t>
      </w:r>
    </w:p>
    <w:p w14:paraId="19E948A1" w14:textId="77777777" w:rsidR="002D6FC0" w:rsidRDefault="002D6FC0" w:rsidP="00231B25">
      <w:pPr>
        <w:pStyle w:val="Listenabsatz"/>
        <w:numPr>
          <w:ilvl w:val="0"/>
          <w:numId w:val="75"/>
        </w:numPr>
        <w:rPr>
          <w:rFonts w:cs="Arial"/>
          <w:color w:val="000000"/>
        </w:rPr>
      </w:pPr>
      <w:r w:rsidRPr="00E33D85">
        <w:rPr>
          <w:rFonts w:cs="Arial"/>
          <w:color w:val="000000"/>
        </w:rPr>
        <w:t xml:space="preserve">Creates CyberSource </w:t>
      </w:r>
      <w:r>
        <w:rPr>
          <w:rFonts w:cs="Arial"/>
          <w:color w:val="000000"/>
        </w:rPr>
        <w:t>Init session</w:t>
      </w:r>
      <w:r w:rsidRPr="00E33D85">
        <w:rPr>
          <w:rFonts w:cs="Arial"/>
          <w:color w:val="000000"/>
        </w:rPr>
        <w:t xml:space="preserve"> request using 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14:paraId="25941212" w14:textId="77777777" w:rsidR="002D6FC0" w:rsidRDefault="002D6FC0" w:rsidP="00231B25">
      <w:pPr>
        <w:pStyle w:val="Listenabsatz"/>
        <w:numPr>
          <w:ilvl w:val="0"/>
          <w:numId w:val="75"/>
        </w:numPr>
        <w:rPr>
          <w:rFonts w:cs="Arial"/>
          <w:color w:val="000000"/>
        </w:rPr>
      </w:pPr>
      <w:r>
        <w:rPr>
          <w:rFonts w:cs="Arial"/>
          <w:color w:val="000000"/>
        </w:rPr>
        <w:lastRenderedPageBreak/>
        <w:t>Make actual service call to CyberSource Init session service</w:t>
      </w:r>
    </w:p>
    <w:p w14:paraId="3C85FE40" w14:textId="77777777" w:rsidR="002D6FC0" w:rsidRDefault="002D6FC0" w:rsidP="00231B25">
      <w:pPr>
        <w:pStyle w:val="Listenabsatz"/>
        <w:numPr>
          <w:ilvl w:val="0"/>
          <w:numId w:val="75"/>
        </w:numPr>
        <w:rPr>
          <w:rFonts w:cs="Arial"/>
          <w:color w:val="000000"/>
        </w:rPr>
      </w:pPr>
      <w:r>
        <w:rPr>
          <w:rFonts w:cs="Arial"/>
          <w:color w:val="000000"/>
        </w:rPr>
        <w:t>If service returns ACCEPT as decision and 100 as reason code, get the processor token from session service response and set its value into a session variable</w:t>
      </w:r>
    </w:p>
    <w:p w14:paraId="7B77C28D" w14:textId="77777777" w:rsidR="002D6FC0" w:rsidRDefault="002D6FC0" w:rsidP="00231B25">
      <w:pPr>
        <w:pStyle w:val="Listenabsatz"/>
        <w:numPr>
          <w:ilvl w:val="0"/>
          <w:numId w:val="75"/>
        </w:numPr>
        <w:rPr>
          <w:rFonts w:cs="Arial"/>
          <w:color w:val="000000"/>
        </w:rPr>
      </w:pPr>
      <w:r>
        <w:rPr>
          <w:rFonts w:cs="Arial"/>
          <w:color w:val="000000"/>
        </w:rPr>
        <w:t>If service returns any other decision apart from ACCEPT and 100 as reason code, display an error message on billing page</w:t>
      </w:r>
    </w:p>
    <w:p w14:paraId="3C6F8B3E" w14:textId="77777777" w:rsidR="002D6FC0" w:rsidRDefault="002D6FC0" w:rsidP="00231B25">
      <w:pPr>
        <w:pStyle w:val="Listenabsatz"/>
        <w:numPr>
          <w:ilvl w:val="0"/>
          <w:numId w:val="75"/>
        </w:numPr>
        <w:rPr>
          <w:rFonts w:cs="Arial"/>
          <w:color w:val="000000"/>
        </w:rPr>
      </w:pPr>
      <w:r>
        <w:rPr>
          <w:rFonts w:cs="Arial"/>
          <w:color w:val="000000"/>
        </w:rPr>
        <w:t>Pass the value of processor token Klarna JS API to load the Klarna widget on summary page</w:t>
      </w:r>
    </w:p>
    <w:p w14:paraId="1E3D9248" w14:textId="77777777" w:rsidR="002D6FC0" w:rsidRPr="00E33D85" w:rsidRDefault="002D6FC0" w:rsidP="00231B25">
      <w:pPr>
        <w:pStyle w:val="Listenabsatz"/>
        <w:numPr>
          <w:ilvl w:val="0"/>
          <w:numId w:val="75"/>
        </w:numPr>
        <w:rPr>
          <w:rFonts w:cs="Arial"/>
          <w:color w:val="000000"/>
        </w:rPr>
      </w:pPr>
      <w:r>
        <w:rPr>
          <w:rFonts w:cs="Arial"/>
          <w:color w:val="000000"/>
        </w:rPr>
        <w:t xml:space="preserve">Create CyberSource authorization request using </w:t>
      </w:r>
      <w:r w:rsidRPr="00E33D85">
        <w:rPr>
          <w:rFonts w:cs="Arial"/>
          <w:color w:val="000000"/>
        </w:rPr>
        <w:t xml:space="preserve">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14:paraId="3B2195F2" w14:textId="77777777" w:rsidR="002D6FC0" w:rsidRDefault="002D6FC0" w:rsidP="00231B25">
      <w:pPr>
        <w:pStyle w:val="Listenabsatz"/>
        <w:numPr>
          <w:ilvl w:val="0"/>
          <w:numId w:val="75"/>
        </w:numPr>
        <w:rPr>
          <w:rFonts w:cs="Arial"/>
          <w:color w:val="000000"/>
        </w:rPr>
      </w:pPr>
      <w:r w:rsidRPr="00E33D85">
        <w:rPr>
          <w:rFonts w:cs="Arial"/>
          <w:color w:val="000000"/>
        </w:rPr>
        <w:t xml:space="preserve">If </w:t>
      </w:r>
      <w:r>
        <w:rPr>
          <w:rFonts w:cs="Arial"/>
          <w:color w:val="000000"/>
        </w:rPr>
        <w:t>Decision Manager is configured in site preference, pass its value to true else false in CyberSource authorization call</w:t>
      </w:r>
    </w:p>
    <w:p w14:paraId="12822AD3" w14:textId="77777777" w:rsidR="002D6FC0" w:rsidRDefault="002D6FC0" w:rsidP="00231B25">
      <w:pPr>
        <w:pStyle w:val="Listenabsatz"/>
        <w:numPr>
          <w:ilvl w:val="0"/>
          <w:numId w:val="75"/>
        </w:numPr>
        <w:rPr>
          <w:rFonts w:cs="Arial"/>
          <w:color w:val="000000"/>
        </w:rPr>
      </w:pPr>
      <w:r>
        <w:rPr>
          <w:rFonts w:cs="Arial"/>
          <w:color w:val="000000"/>
        </w:rPr>
        <w:t xml:space="preserve">Click Pay button to first authorize the request through Klarna JS API and then pass the </w:t>
      </w:r>
      <w:r w:rsidR="000B6A3D">
        <w:rPr>
          <w:rFonts w:cs="Arial"/>
          <w:color w:val="000000"/>
        </w:rPr>
        <w:t>pre-approved</w:t>
      </w:r>
      <w:r>
        <w:rPr>
          <w:rFonts w:cs="Arial"/>
          <w:color w:val="000000"/>
        </w:rPr>
        <w:t xml:space="preserve"> token returned by JS API authorization request in CyberSource authorization request</w:t>
      </w:r>
    </w:p>
    <w:p w14:paraId="26B1A630" w14:textId="77777777" w:rsidR="002D6FC0" w:rsidRPr="00F932B3"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‘authorized’ or ‘pending’ as payment status and If merchant URL redirection is configured in site preference, redirect the user to merchant URL and return back to merchant site to complete the order</w:t>
      </w:r>
    </w:p>
    <w:p w14:paraId="0841487F" w14:textId="77777777" w:rsidR="002D6FC0" w:rsidRDefault="002D6FC0" w:rsidP="00231B25">
      <w:pPr>
        <w:pStyle w:val="Listenabsatz"/>
        <w:numPr>
          <w:ilvl w:val="0"/>
          <w:numId w:val="75"/>
        </w:numPr>
        <w:rPr>
          <w:rFonts w:cs="Arial"/>
          <w:color w:val="000000"/>
        </w:rPr>
      </w:pPr>
      <w:r>
        <w:rPr>
          <w:rFonts w:cs="Arial"/>
          <w:color w:val="000000"/>
        </w:rPr>
        <w:t>If authorization service returns ‘ACCEPT’ as decision and 100 as reason code, ‘authorized’ as payment status and merchant URL redirection is false, complete the order and modify order and export status</w:t>
      </w:r>
    </w:p>
    <w:p w14:paraId="4B86E76F" w14:textId="77777777" w:rsidR="002D6FC0" w:rsidRDefault="002D6FC0" w:rsidP="00231B25">
      <w:pPr>
        <w:pStyle w:val="Listenabsatz"/>
        <w:numPr>
          <w:ilvl w:val="0"/>
          <w:numId w:val="75"/>
        </w:numPr>
        <w:rPr>
          <w:rFonts w:cs="Arial"/>
          <w:color w:val="000000"/>
        </w:rPr>
      </w:pPr>
      <w:r>
        <w:rPr>
          <w:rFonts w:cs="Arial"/>
          <w:color w:val="000000"/>
        </w:rPr>
        <w:t xml:space="preserve">If authorization service returns ‘ACCEPT’ as </w:t>
      </w:r>
      <w:r w:rsidR="000B6A3D">
        <w:rPr>
          <w:rFonts w:cs="Arial"/>
          <w:color w:val="000000"/>
        </w:rPr>
        <w:t>decision and</w:t>
      </w:r>
      <w:r>
        <w:rPr>
          <w:rFonts w:cs="Arial"/>
          <w:color w:val="000000"/>
        </w:rPr>
        <w:t xml:space="preserve"> 100 as reason code, ‘pending’ as payment status and merchant URL redirection is false, CyberSource check status service would be called to complete the transaction</w:t>
      </w:r>
    </w:p>
    <w:p w14:paraId="1169691D" w14:textId="77777777" w:rsidR="002D6FC0"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‘failed’ as payment status, exit immediately and change the status of order to failed</w:t>
      </w:r>
    </w:p>
    <w:p w14:paraId="13F24492" w14:textId="77777777" w:rsidR="002D6FC0" w:rsidRDefault="002D6FC0" w:rsidP="00231B25">
      <w:pPr>
        <w:pStyle w:val="Listenabsatz"/>
        <w:numPr>
          <w:ilvl w:val="0"/>
          <w:numId w:val="75"/>
        </w:numPr>
        <w:rPr>
          <w:rFonts w:cs="Arial"/>
          <w:color w:val="000000"/>
        </w:rPr>
      </w:pPr>
      <w:r>
        <w:rPr>
          <w:rFonts w:cs="Arial"/>
          <w:color w:val="000000"/>
        </w:rPr>
        <w:t>If authorization service returns ‘REJECT’ or ‘ERROR’ as decision, exit immediately and change the status of order to failed</w:t>
      </w:r>
    </w:p>
    <w:p w14:paraId="503D5002" w14:textId="77777777" w:rsidR="002D6FC0" w:rsidRDefault="002D6FC0" w:rsidP="00231B25">
      <w:pPr>
        <w:pStyle w:val="Listenabsatz"/>
        <w:numPr>
          <w:ilvl w:val="0"/>
          <w:numId w:val="75"/>
        </w:numPr>
        <w:rPr>
          <w:rFonts w:cs="Arial"/>
          <w:color w:val="000000"/>
        </w:rPr>
      </w:pPr>
      <w:r>
        <w:rPr>
          <w:rFonts w:cs="Arial"/>
          <w:color w:val="000000"/>
        </w:rPr>
        <w:t>If authorization service returns ‘REVIEW’ as decision, complete the order transaction but order status would be created itself</w:t>
      </w:r>
    </w:p>
    <w:p w14:paraId="5B3334B1" w14:textId="77777777" w:rsidR="002D6FC0" w:rsidRDefault="002D6FC0" w:rsidP="00231B25">
      <w:pPr>
        <w:pStyle w:val="Listenabsatz"/>
        <w:numPr>
          <w:ilvl w:val="0"/>
          <w:numId w:val="75"/>
        </w:numPr>
        <w:rPr>
          <w:rFonts w:cs="Arial"/>
          <w:color w:val="000000"/>
        </w:rPr>
      </w:pPr>
      <w:r>
        <w:rPr>
          <w:rFonts w:cs="Arial"/>
          <w:color w:val="000000"/>
        </w:rPr>
        <w:t xml:space="preserve">If payment status is ‘pending’, CyberSource check status service call would be made for both merchant URL redirected orders and </w:t>
      </w:r>
      <w:r w:rsidR="000B6A3D">
        <w:rPr>
          <w:rFonts w:cs="Arial"/>
          <w:color w:val="000000"/>
        </w:rPr>
        <w:t>non-redirected</w:t>
      </w:r>
      <w:r>
        <w:rPr>
          <w:rFonts w:cs="Arial"/>
          <w:color w:val="000000"/>
        </w:rPr>
        <w:t xml:space="preserve"> orders</w:t>
      </w:r>
    </w:p>
    <w:p w14:paraId="56794D94" w14:textId="77777777"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14:paraId="06A21A75" w14:textId="77777777" w:rsidR="002D6FC0" w:rsidRDefault="002D6FC0" w:rsidP="00231B25">
      <w:pPr>
        <w:pStyle w:val="Listenabsatz"/>
        <w:numPr>
          <w:ilvl w:val="0"/>
          <w:numId w:val="75"/>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14:paraId="13DDBF5E" w14:textId="77777777"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14:paraId="3D0329DA" w14:textId="77777777" w:rsidR="002D6FC0" w:rsidRDefault="002D6FC0" w:rsidP="00231B25">
      <w:pPr>
        <w:pStyle w:val="Listenabsatz"/>
        <w:numPr>
          <w:ilvl w:val="0"/>
          <w:numId w:val="75"/>
        </w:numPr>
        <w:rPr>
          <w:rFonts w:cs="Arial"/>
          <w:color w:val="000000"/>
        </w:rPr>
      </w:pPr>
      <w:r>
        <w:rPr>
          <w:rFonts w:cs="Arial"/>
          <w:color w:val="000000"/>
        </w:rPr>
        <w:t>If check status service returns ‘REJECT’ or ‘ERROR’ as decision, exit immediately and change the status of order to failed</w:t>
      </w:r>
    </w:p>
    <w:p w14:paraId="3D696C95" w14:textId="77777777" w:rsidR="002D6FC0" w:rsidRDefault="002D6FC0" w:rsidP="00231B25">
      <w:pPr>
        <w:pStyle w:val="Listenabsatz"/>
        <w:numPr>
          <w:ilvl w:val="0"/>
          <w:numId w:val="75"/>
        </w:numPr>
        <w:rPr>
          <w:rFonts w:cs="Arial"/>
          <w:color w:val="000000"/>
        </w:rPr>
      </w:pPr>
      <w:r>
        <w:rPr>
          <w:rFonts w:cs="Arial"/>
          <w:color w:val="000000"/>
        </w:rPr>
        <w:t>If check status service returns ‘REVIEW’ as decision, complete the order transaction bur order status would be created itself</w:t>
      </w:r>
    </w:p>
    <w:p w14:paraId="1077688C" w14:textId="77777777" w:rsidR="002D6FC0" w:rsidRPr="00E33D85" w:rsidRDefault="002D6FC0" w:rsidP="005C1822">
      <w:pPr>
        <w:pStyle w:val="BodyText"/>
      </w:pPr>
      <w:r w:rsidRPr="00E33D85">
        <w:t xml:space="preserve">Validate authorization reason code and set corresponding </w:t>
      </w:r>
      <w:r>
        <w:t>values</w:t>
      </w:r>
      <w:r w:rsidRPr="00E33D85">
        <w:t>, based on Auth response code.</w:t>
      </w:r>
    </w:p>
    <w:p w14:paraId="4FF28339" w14:textId="77777777" w:rsidR="00BC24CE" w:rsidRDefault="00BC24CE" w:rsidP="005C1822">
      <w:pPr>
        <w:pStyle w:val="BodyText"/>
      </w:pPr>
      <w:bookmarkStart w:id="43" w:name="_Toc491351808"/>
      <w:bookmarkStart w:id="44" w:name="_Toc471208413"/>
    </w:p>
    <w:p w14:paraId="25A0FCAC" w14:textId="77777777" w:rsidR="007A7B16" w:rsidRPr="007D6464" w:rsidRDefault="009A4D38" w:rsidP="005C1822">
      <w:pPr>
        <w:pStyle w:val="BodyText"/>
      </w:pPr>
      <w:r w:rsidRPr="007D6464">
        <w:t>Merchant Id/Key Specific Changes for Klarna</w:t>
      </w:r>
    </w:p>
    <w:p w14:paraId="2C0A1998" w14:textId="77777777" w:rsidR="009A4D38" w:rsidRPr="000B442E" w:rsidRDefault="009A4D38" w:rsidP="005C1822">
      <w:pPr>
        <w:pStyle w:val="BodyText"/>
      </w:pPr>
    </w:p>
    <w:p w14:paraId="1A849E29" w14:textId="77777777" w:rsidR="009A4D38" w:rsidRPr="000B442E" w:rsidRDefault="009A4D38" w:rsidP="005C1822">
      <w:pPr>
        <w:pStyle w:val="BodyText"/>
      </w:pPr>
      <w:r w:rsidRPr="000B442E">
        <w:t>Different countries and specific currencies could be configured to run Klarna with different Merchant Id/Key specific to different sites. Functional flows would be similar on different sites. Merchant Id/Key could be configured at Merchant Tools -&gt; Ordering -&gt; Payment Methods -&gt; Klarna</w:t>
      </w:r>
      <w:r w:rsidR="000B442E" w:rsidRPr="000B442E">
        <w:t xml:space="preserve">. In this release, Klarna has been supported for US, UK and Germany with different sites and </w:t>
      </w:r>
      <w:r w:rsidR="000B6A3D" w:rsidRPr="000B442E">
        <w:t>corresponding</w:t>
      </w:r>
      <w:r w:rsidR="000B442E" w:rsidRPr="000B442E">
        <w:t xml:space="preserve"> Merchant Ids/Key. To update the value of merchant Id/Key sp</w:t>
      </w:r>
      <w:r w:rsidR="000B6A3D">
        <w:t>eci</w:t>
      </w:r>
      <w:r w:rsidR="000B442E" w:rsidRPr="000B442E">
        <w:t>fic to the sites, follow below mentioned steps.</w:t>
      </w:r>
    </w:p>
    <w:p w14:paraId="6CB43860" w14:textId="77777777" w:rsidR="009A4D38" w:rsidRPr="000B442E" w:rsidRDefault="000B442E" w:rsidP="005C1822">
      <w:pPr>
        <w:pStyle w:val="BodyText"/>
        <w:numPr>
          <w:ilvl w:val="0"/>
          <w:numId w:val="84"/>
        </w:numPr>
      </w:pPr>
      <w:r w:rsidRPr="000B442E">
        <w:t>Change the language to either English(United States), English(United Kingdom) or German(Germany)</w:t>
      </w:r>
    </w:p>
    <w:p w14:paraId="58E39E87" w14:textId="77777777" w:rsidR="000B442E" w:rsidRDefault="000B442E" w:rsidP="005C1822">
      <w:pPr>
        <w:pStyle w:val="BodyText"/>
        <w:numPr>
          <w:ilvl w:val="0"/>
          <w:numId w:val="84"/>
        </w:numPr>
      </w:pPr>
      <w:r w:rsidRPr="000B442E">
        <w:t>Select Klarna as payment method and enter merchantID and merchantKey field in CyberSource Credentials section of payment method</w:t>
      </w:r>
    </w:p>
    <w:p w14:paraId="2F45915D" w14:textId="77777777" w:rsidR="008552E1" w:rsidRDefault="008552E1" w:rsidP="005C1822">
      <w:pPr>
        <w:pStyle w:val="BodyText"/>
      </w:pPr>
    </w:p>
    <w:p w14:paraId="1AE65AFA" w14:textId="77777777" w:rsidR="000B442E" w:rsidRDefault="000B442E" w:rsidP="005C1822">
      <w:pPr>
        <w:pStyle w:val="BodyText"/>
      </w:pPr>
      <w:r w:rsidRPr="000B442E">
        <w:rPr>
          <w:noProof/>
        </w:rPr>
        <w:drawing>
          <wp:inline distT="0" distB="0" distL="0" distR="0" wp14:anchorId="052A3A7E" wp14:editId="4012A1A1">
            <wp:extent cx="6400800" cy="2723019"/>
            <wp:effectExtent l="0" t="0" r="0" b="0"/>
            <wp:docPr id="13" name="Picture 13" descr="C:\Users\pchug3\Downloads\Screen Caps\Payment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ownloads\Screen Caps\PaymentMethod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723019"/>
                    </a:xfrm>
                    <a:prstGeom prst="rect">
                      <a:avLst/>
                    </a:prstGeom>
                    <a:noFill/>
                    <a:ln>
                      <a:noFill/>
                    </a:ln>
                  </pic:spPr>
                </pic:pic>
              </a:graphicData>
            </a:graphic>
          </wp:inline>
        </w:drawing>
      </w:r>
    </w:p>
    <w:p w14:paraId="123CF985" w14:textId="77777777" w:rsidR="00205275" w:rsidRPr="000B442E" w:rsidRDefault="00205275" w:rsidP="005C1822">
      <w:pPr>
        <w:pStyle w:val="BodyText"/>
      </w:pPr>
      <w:r w:rsidRPr="00205275">
        <w:rPr>
          <w:noProof/>
        </w:rPr>
        <w:drawing>
          <wp:inline distT="0" distB="0" distL="0" distR="0" wp14:anchorId="25CF7DA0" wp14:editId="24131853">
            <wp:extent cx="6400800" cy="1948930"/>
            <wp:effectExtent l="0" t="0" r="0" b="0"/>
            <wp:docPr id="15" name="Picture 15" descr="C:\Users\pchug3\Downloads\Screen Caps\Payment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ownloads\Screen Caps\PaymentMethod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1948930"/>
                    </a:xfrm>
                    <a:prstGeom prst="rect">
                      <a:avLst/>
                    </a:prstGeom>
                    <a:noFill/>
                    <a:ln>
                      <a:noFill/>
                    </a:ln>
                  </pic:spPr>
                </pic:pic>
              </a:graphicData>
            </a:graphic>
          </wp:inline>
        </w:drawing>
      </w:r>
    </w:p>
    <w:p w14:paraId="483D2ED8" w14:textId="77777777" w:rsidR="00BC24CE" w:rsidRDefault="00BC24CE" w:rsidP="00BC24CE">
      <w:pPr>
        <w:pStyle w:val="Heading3"/>
        <w:rPr>
          <w:rFonts w:asciiTheme="minorHAnsi" w:hAnsiTheme="minorHAnsi"/>
        </w:rPr>
      </w:pPr>
      <w:bookmarkStart w:id="45" w:name="_Toc491351804"/>
      <w:bookmarkStart w:id="46" w:name="_Toc492046191"/>
      <w:r>
        <w:rPr>
          <w:rFonts w:asciiTheme="minorHAnsi" w:hAnsiTheme="minorHAnsi"/>
        </w:rPr>
        <w:t>Bank Transfer</w:t>
      </w:r>
      <w:bookmarkEnd w:id="45"/>
      <w:r w:rsidR="007D6464">
        <w:rPr>
          <w:rFonts w:asciiTheme="minorHAnsi" w:hAnsiTheme="minorHAnsi"/>
        </w:rPr>
        <w:t xml:space="preserve"> APM’s</w:t>
      </w:r>
      <w:bookmarkEnd w:id="46"/>
    </w:p>
    <w:p w14:paraId="6E3AF1E7" w14:textId="77777777"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Bank Transfer</w:t>
      </w:r>
      <w:r w:rsidRPr="00E33D85">
        <w:rPr>
          <w:rFonts w:asciiTheme="minorHAnsi" w:hAnsiTheme="minorHAnsi"/>
          <w:sz w:val="22"/>
          <w:szCs w:val="22"/>
        </w:rPr>
        <w:t xml:space="preserve"> service controller allows storef</w:t>
      </w:r>
      <w:r>
        <w:rPr>
          <w:rFonts w:asciiTheme="minorHAnsi" w:hAnsiTheme="minorHAnsi"/>
          <w:sz w:val="22"/>
          <w:szCs w:val="22"/>
        </w:rPr>
        <w:t>ront application to request to sale</w:t>
      </w:r>
      <w:r w:rsidRPr="00E33D85">
        <w:rPr>
          <w:rFonts w:asciiTheme="minorHAnsi" w:hAnsiTheme="minorHAnsi"/>
          <w:sz w:val="22"/>
          <w:szCs w:val="22"/>
        </w:rPr>
        <w:t xml:space="preserve"> total order amount. The </w:t>
      </w:r>
      <w:r w:rsidR="000B6A3D" w:rsidRPr="00E33D85">
        <w:rPr>
          <w:rFonts w:asciiTheme="minorHAnsi" w:hAnsiTheme="minorHAnsi"/>
          <w:sz w:val="22"/>
          <w:szCs w:val="22"/>
        </w:rPr>
        <w:t>controller makes</w:t>
      </w:r>
      <w:r w:rsidRPr="00E33D85">
        <w:rPr>
          <w:rFonts w:asciiTheme="minorHAnsi" w:hAnsiTheme="minorHAnsi"/>
          <w:sz w:val="22"/>
          <w:szCs w:val="22"/>
        </w:rPr>
        <w:t xml:space="preserve"> the </w:t>
      </w:r>
      <w:r>
        <w:rPr>
          <w:rFonts w:asciiTheme="minorHAnsi" w:hAnsiTheme="minorHAnsi"/>
          <w:sz w:val="22"/>
          <w:szCs w:val="22"/>
        </w:rPr>
        <w:t>call to CyberSource sale service to authorize the purchase amount and in return a call has been made to check status service to complete the functional flow</w:t>
      </w:r>
      <w:r w:rsidRPr="00E33D85">
        <w:rPr>
          <w:rFonts w:asciiTheme="minorHAnsi" w:hAnsiTheme="minorHAnsi"/>
          <w:sz w:val="22"/>
          <w:szCs w:val="22"/>
        </w:rPr>
        <w:t xml:space="preserve">.  </w:t>
      </w:r>
    </w:p>
    <w:p w14:paraId="665F1829" w14:textId="77777777" w:rsidR="00BC24CE" w:rsidRDefault="00BC24CE" w:rsidP="00BC24CE">
      <w:pPr>
        <w:rPr>
          <w:rFonts w:cs="Arial"/>
          <w:color w:val="000000"/>
        </w:rPr>
      </w:pPr>
      <w:r w:rsidRPr="00E33D85">
        <w:rPr>
          <w:rFonts w:cs="Arial"/>
          <w:color w:val="000000"/>
        </w:rPr>
        <w:lastRenderedPageBreak/>
        <w:t xml:space="preserve">The Demandware </w:t>
      </w:r>
      <w:r>
        <w:rPr>
          <w:rFonts w:cs="Arial"/>
          <w:color w:val="000000"/>
        </w:rPr>
        <w:t>BANK_TRANSFER</w:t>
      </w:r>
      <w:r w:rsidRPr="00E33D85">
        <w:rPr>
          <w:rFonts w:cs="Arial"/>
          <w:color w:val="000000"/>
        </w:rPr>
        <w:t xml:space="preserve">–Authorize populates the </w:t>
      </w:r>
      <w:r>
        <w:rPr>
          <w:rFonts w:cs="Arial"/>
          <w:color w:val="000000"/>
        </w:rPr>
        <w:t>sale</w:t>
      </w:r>
      <w:r w:rsidRPr="00E33D85">
        <w:rPr>
          <w:rFonts w:cs="Arial"/>
          <w:color w:val="000000"/>
        </w:rPr>
        <w:t xml:space="preserve"> request with bill-to, </w:t>
      </w:r>
      <w:r>
        <w:rPr>
          <w:rFonts w:cs="Arial"/>
          <w:color w:val="000000"/>
        </w:rPr>
        <w:t>Item data</w:t>
      </w:r>
      <w:r w:rsidRPr="00E33D85">
        <w:rPr>
          <w:rFonts w:cs="Arial"/>
          <w:color w:val="000000"/>
        </w:rPr>
        <w:t xml:space="preserve">, purchase total data </w:t>
      </w:r>
      <w:r>
        <w:rPr>
          <w:rFonts w:cs="Arial"/>
          <w:color w:val="000000"/>
        </w:rPr>
        <w:t xml:space="preserve">and merchant descriptor data </w:t>
      </w:r>
      <w:r w:rsidRPr="00E33D85">
        <w:rPr>
          <w:rFonts w:cs="Arial"/>
          <w:color w:val="000000"/>
        </w:rPr>
        <w:t xml:space="preserve">from </w:t>
      </w:r>
      <w:r>
        <w:rPr>
          <w:rFonts w:cs="Arial"/>
          <w:color w:val="000000"/>
        </w:rPr>
        <w:t>order</w:t>
      </w:r>
      <w:r w:rsidRPr="00E33D85">
        <w:rPr>
          <w:rFonts w:cs="Arial"/>
          <w:color w:val="000000"/>
        </w:rPr>
        <w:t xml:space="preserve"> and invokes the </w:t>
      </w:r>
      <w:r>
        <w:rPr>
          <w:rFonts w:cs="Arial"/>
          <w:color w:val="000000"/>
        </w:rPr>
        <w:t>sale</w:t>
      </w:r>
      <w:r w:rsidRPr="00E33D85">
        <w:rPr>
          <w:rFonts w:cs="Arial"/>
          <w:color w:val="000000"/>
        </w:rPr>
        <w:t xml:space="preserve"> web service call usi</w:t>
      </w:r>
      <w:r>
        <w:rPr>
          <w:rFonts w:cs="Arial"/>
          <w:color w:val="000000"/>
        </w:rPr>
        <w:t>ng CyberSource web service API.</w:t>
      </w:r>
    </w:p>
    <w:p w14:paraId="692ED6CD" w14:textId="77777777" w:rsidR="00AC4078" w:rsidRDefault="00BC24CE" w:rsidP="00BC24CE">
      <w:pPr>
        <w:rPr>
          <w:rFonts w:cs="Arial"/>
          <w:color w:val="000000"/>
        </w:rPr>
      </w:pPr>
      <w:r w:rsidRPr="0050158C">
        <w:rPr>
          <w:rFonts w:cs="Arial"/>
          <w:b/>
          <w:color w:val="000000"/>
        </w:rPr>
        <w:t>Note:</w:t>
      </w:r>
      <w:r>
        <w:rPr>
          <w:rFonts w:cs="Arial"/>
          <w:color w:val="000000"/>
        </w:rPr>
        <w:t xml:space="preserve"> For Bank Transfer, same processor </w:t>
      </w:r>
      <w:r w:rsidR="00D65C10">
        <w:rPr>
          <w:rFonts w:cs="Arial"/>
          <w:color w:val="000000"/>
        </w:rPr>
        <w:t xml:space="preserve">name </w:t>
      </w:r>
      <w:r>
        <w:rPr>
          <w:rFonts w:cs="Arial"/>
          <w:color w:val="000000"/>
        </w:rPr>
        <w:t>BANK_TRANSFER has been used for different APMs. If merchant want to add a new APM which consist of CyberSource sale and check status service, new APM could be added choosing BANK_TRANSFER as processor while creating new payment method in payment setting.</w:t>
      </w:r>
      <w:r w:rsidR="00AC4078">
        <w:rPr>
          <w:rFonts w:cs="Arial"/>
          <w:color w:val="000000"/>
        </w:rPr>
        <w:t xml:space="preserve"> Following APMs have been addressed as a part of this release.</w:t>
      </w:r>
    </w:p>
    <w:p w14:paraId="44F3649E" w14:textId="77777777" w:rsidR="00AC4078" w:rsidRDefault="00AC4078" w:rsidP="00AC4078">
      <w:pPr>
        <w:pStyle w:val="ListParagraph"/>
        <w:numPr>
          <w:ilvl w:val="0"/>
          <w:numId w:val="86"/>
        </w:numPr>
        <w:rPr>
          <w:rFonts w:cs="Arial"/>
          <w:color w:val="000000"/>
        </w:rPr>
      </w:pPr>
      <w:r>
        <w:rPr>
          <w:rFonts w:cs="Arial"/>
          <w:color w:val="000000"/>
        </w:rPr>
        <w:t>SOFORT</w:t>
      </w:r>
    </w:p>
    <w:p w14:paraId="4867DBB0" w14:textId="77777777" w:rsidR="00AC4078" w:rsidRDefault="00AC4078" w:rsidP="00AC4078">
      <w:pPr>
        <w:pStyle w:val="ListParagraph"/>
        <w:numPr>
          <w:ilvl w:val="0"/>
          <w:numId w:val="86"/>
        </w:numPr>
        <w:rPr>
          <w:rFonts w:cs="Arial"/>
          <w:color w:val="000000"/>
        </w:rPr>
      </w:pPr>
      <w:r>
        <w:rPr>
          <w:rFonts w:cs="Arial"/>
          <w:color w:val="000000"/>
        </w:rPr>
        <w:t>BANCONTACT</w:t>
      </w:r>
    </w:p>
    <w:p w14:paraId="5363C40E" w14:textId="77777777" w:rsidR="00AC4078" w:rsidRDefault="00AC4078" w:rsidP="00AC4078">
      <w:pPr>
        <w:pStyle w:val="ListParagraph"/>
        <w:numPr>
          <w:ilvl w:val="0"/>
          <w:numId w:val="86"/>
        </w:numPr>
        <w:rPr>
          <w:rFonts w:cs="Arial"/>
          <w:color w:val="000000"/>
        </w:rPr>
      </w:pPr>
      <w:r>
        <w:rPr>
          <w:rFonts w:cs="Arial"/>
          <w:color w:val="000000"/>
        </w:rPr>
        <w:t>IDEAL</w:t>
      </w:r>
    </w:p>
    <w:p w14:paraId="3565341D" w14:textId="77777777" w:rsidR="00AC4078" w:rsidRDefault="00AC4078" w:rsidP="00AC4078">
      <w:pPr>
        <w:pStyle w:val="ListParagraph"/>
        <w:numPr>
          <w:ilvl w:val="0"/>
          <w:numId w:val="86"/>
        </w:numPr>
        <w:rPr>
          <w:rFonts w:cs="Arial"/>
          <w:color w:val="000000"/>
        </w:rPr>
      </w:pPr>
      <w:r>
        <w:rPr>
          <w:rFonts w:cs="Arial"/>
          <w:color w:val="000000"/>
        </w:rPr>
        <w:t>EPS</w:t>
      </w:r>
    </w:p>
    <w:p w14:paraId="068D0D03" w14:textId="77777777" w:rsidR="00AC4078" w:rsidRDefault="00AC4078" w:rsidP="00AC4078">
      <w:pPr>
        <w:pStyle w:val="ListParagraph"/>
        <w:numPr>
          <w:ilvl w:val="0"/>
          <w:numId w:val="86"/>
        </w:numPr>
        <w:rPr>
          <w:rFonts w:cs="Arial"/>
          <w:color w:val="000000"/>
        </w:rPr>
      </w:pPr>
      <w:r>
        <w:rPr>
          <w:rFonts w:cs="Arial"/>
          <w:color w:val="000000"/>
        </w:rPr>
        <w:t>GIROPAY</w:t>
      </w:r>
    </w:p>
    <w:p w14:paraId="6C38E2B6" w14:textId="77777777" w:rsidR="00AC4078" w:rsidRPr="00AC4078" w:rsidRDefault="00AC4078" w:rsidP="00AC4078">
      <w:pPr>
        <w:rPr>
          <w:rFonts w:cs="Arial"/>
          <w:b/>
          <w:color w:val="000000"/>
        </w:rPr>
      </w:pPr>
      <w:r w:rsidRPr="00AC4078">
        <w:rPr>
          <w:rFonts w:cs="Arial"/>
          <w:b/>
          <w:color w:val="000000"/>
        </w:rPr>
        <w:t>Configure New</w:t>
      </w:r>
      <w:r w:rsidR="009F61A3">
        <w:rPr>
          <w:rFonts w:cs="Arial"/>
          <w:b/>
          <w:color w:val="000000"/>
        </w:rPr>
        <w:t xml:space="preserve"> Bank Transfer Type</w:t>
      </w:r>
      <w:r w:rsidRPr="00AC4078">
        <w:rPr>
          <w:rFonts w:cs="Arial"/>
          <w:b/>
          <w:color w:val="000000"/>
        </w:rPr>
        <w:t xml:space="preserve"> APM</w:t>
      </w:r>
      <w:r w:rsidR="002B0069">
        <w:rPr>
          <w:rFonts w:cs="Arial"/>
          <w:b/>
          <w:color w:val="000000"/>
        </w:rPr>
        <w:t xml:space="preserve"> using Business Manager</w:t>
      </w:r>
      <w:r w:rsidR="004E5FD4">
        <w:rPr>
          <w:rFonts w:cs="Arial"/>
          <w:b/>
          <w:color w:val="000000"/>
        </w:rPr>
        <w:t xml:space="preserve"> Console</w:t>
      </w:r>
    </w:p>
    <w:p w14:paraId="5D5E49EA" w14:textId="77777777" w:rsidR="00AC4078" w:rsidRDefault="00AC4078" w:rsidP="00AC4078">
      <w:r>
        <w:rPr>
          <w:rFonts w:cs="Arial"/>
          <w:color w:val="000000"/>
        </w:rPr>
        <w:t xml:space="preserve">New </w:t>
      </w:r>
      <w:r w:rsidR="00195F1E">
        <w:rPr>
          <w:rFonts w:cs="Arial"/>
          <w:color w:val="000000"/>
        </w:rPr>
        <w:t xml:space="preserve">Bank Transfer Type </w:t>
      </w:r>
      <w:r>
        <w:rPr>
          <w:rFonts w:cs="Arial"/>
          <w:color w:val="000000"/>
        </w:rPr>
        <w:t xml:space="preserve">APM which consist </w:t>
      </w:r>
      <w:r w:rsidR="000B6A3D">
        <w:rPr>
          <w:rFonts w:cs="Arial"/>
          <w:color w:val="000000"/>
        </w:rPr>
        <w:t xml:space="preserve">of </w:t>
      </w:r>
      <w:r>
        <w:rPr>
          <w:rFonts w:cs="Arial"/>
          <w:color w:val="000000"/>
        </w:rPr>
        <w:t xml:space="preserve">CyberSource sale and check status </w:t>
      </w:r>
      <w:r w:rsidR="000B6A3D">
        <w:rPr>
          <w:rFonts w:cs="Arial"/>
          <w:color w:val="000000"/>
        </w:rPr>
        <w:t>service</w:t>
      </w:r>
      <w:r>
        <w:rPr>
          <w:rFonts w:cs="Arial"/>
          <w:color w:val="000000"/>
        </w:rPr>
        <w:t xml:space="preserve"> could be configured at</w:t>
      </w:r>
      <w:r w:rsidRPr="000B442E">
        <w:t xml:space="preserve"> Merchant Tools -&gt; Ordering -&gt; Payment Methods</w:t>
      </w:r>
      <w:r>
        <w:t>. Follow below mentioned steps to add a new APM.</w:t>
      </w:r>
    </w:p>
    <w:p w14:paraId="05468222" w14:textId="77777777" w:rsidR="00AC4078" w:rsidRDefault="00AC4078" w:rsidP="00AC4078">
      <w:pPr>
        <w:pStyle w:val="ListParagraph"/>
        <w:numPr>
          <w:ilvl w:val="0"/>
          <w:numId w:val="87"/>
        </w:numPr>
        <w:rPr>
          <w:rFonts w:cs="Arial"/>
          <w:color w:val="000000"/>
        </w:rPr>
      </w:pPr>
      <w:r>
        <w:rPr>
          <w:rFonts w:cs="Arial"/>
          <w:color w:val="000000"/>
        </w:rPr>
        <w:t xml:space="preserve">Go to Administration -&gt; System Objects -&gt; </w:t>
      </w:r>
      <w:r w:rsidR="000B6A3D">
        <w:rPr>
          <w:rFonts w:cs="Arial"/>
          <w:color w:val="000000"/>
        </w:rPr>
        <w:t>Payment Methods</w:t>
      </w:r>
      <w:r w:rsidR="00512996">
        <w:rPr>
          <w:rFonts w:cs="Arial"/>
          <w:color w:val="000000"/>
        </w:rPr>
        <w:t xml:space="preserve"> -&gt; Attribute Definitions -&gt; select </w:t>
      </w:r>
      <w:r w:rsidR="000B6A3D">
        <w:rPr>
          <w:rFonts w:cs="Arial"/>
          <w:color w:val="000000"/>
        </w:rPr>
        <w:t>payment Type</w:t>
      </w:r>
      <w:r w:rsidR="00512996">
        <w:rPr>
          <w:rFonts w:cs="Arial"/>
          <w:color w:val="000000"/>
        </w:rPr>
        <w:t xml:space="preserve"> custom attribute</w:t>
      </w:r>
    </w:p>
    <w:p w14:paraId="7CFB09F2" w14:textId="77777777" w:rsidR="00512996" w:rsidRDefault="005D0803" w:rsidP="005D0803">
      <w:pPr>
        <w:pStyle w:val="ListParagraph"/>
        <w:rPr>
          <w:rFonts w:cs="Arial"/>
          <w:color w:val="000000"/>
        </w:rPr>
      </w:pPr>
      <w:r w:rsidRPr="005D0803">
        <w:rPr>
          <w:rFonts w:cs="Arial"/>
          <w:noProof/>
          <w:color w:val="000000"/>
        </w:rPr>
        <w:drawing>
          <wp:inline distT="0" distB="0" distL="0" distR="0" wp14:anchorId="0B9900A5" wp14:editId="07BA8147">
            <wp:extent cx="5981700" cy="2542981"/>
            <wp:effectExtent l="0" t="0" r="0" b="0"/>
            <wp:docPr id="16" name="Picture 16" descr="C:\Users\pchug3\Downloads\Screen Caps\PaymentMetho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ownloads\Screen Caps\PaymentMethod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1700" cy="2542981"/>
                    </a:xfrm>
                    <a:prstGeom prst="rect">
                      <a:avLst/>
                    </a:prstGeom>
                    <a:noFill/>
                    <a:ln>
                      <a:noFill/>
                    </a:ln>
                  </pic:spPr>
                </pic:pic>
              </a:graphicData>
            </a:graphic>
          </wp:inline>
        </w:drawing>
      </w:r>
    </w:p>
    <w:p w14:paraId="45B98093" w14:textId="77777777" w:rsidR="005D0803" w:rsidRPr="006A7288" w:rsidRDefault="005D0803" w:rsidP="005D0803">
      <w:pPr>
        <w:pStyle w:val="ListParagraph"/>
        <w:numPr>
          <w:ilvl w:val="0"/>
          <w:numId w:val="87"/>
        </w:numPr>
        <w:rPr>
          <w:rFonts w:cs="Arial"/>
          <w:color w:val="000000"/>
        </w:rPr>
      </w:pPr>
      <w:r w:rsidRPr="006A7288">
        <w:rPr>
          <w:rFonts w:cs="Arial"/>
          <w:color w:val="000000"/>
        </w:rPr>
        <w:lastRenderedPageBreak/>
        <w:t>Add new value of payment type for newly added APM</w:t>
      </w:r>
      <w:r w:rsidR="006A7288" w:rsidRPr="006A7288">
        <w:rPr>
          <w:rFonts w:cs="Arial"/>
          <w:color w:val="000000"/>
        </w:rPr>
        <w:t>, Value refers the apPaymentType value in sale request for the newly added APM</w:t>
      </w:r>
      <w:r w:rsidRPr="005D0803">
        <w:rPr>
          <w:rFonts w:cs="Arial"/>
          <w:noProof/>
          <w:color w:val="000000"/>
        </w:rPr>
        <w:drawing>
          <wp:inline distT="0" distB="0" distL="0" distR="0" wp14:anchorId="18FE3146" wp14:editId="6AB511E9">
            <wp:extent cx="5915025" cy="2524125"/>
            <wp:effectExtent l="0" t="0" r="0" b="0"/>
            <wp:docPr id="54" name="Picture 54" descr="C:\Users\pchug3\Downloads\Screen Caps\PaymentMetho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hug3\Downloads\Screen Caps\PaymentMethod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9693" cy="2526117"/>
                    </a:xfrm>
                    <a:prstGeom prst="rect">
                      <a:avLst/>
                    </a:prstGeom>
                    <a:noFill/>
                    <a:ln>
                      <a:noFill/>
                    </a:ln>
                  </pic:spPr>
                </pic:pic>
              </a:graphicData>
            </a:graphic>
          </wp:inline>
        </w:drawing>
      </w:r>
    </w:p>
    <w:p w14:paraId="78866463" w14:textId="77777777" w:rsidR="005D0803" w:rsidRPr="005D0803" w:rsidRDefault="00AC4078" w:rsidP="005D0803">
      <w:pPr>
        <w:pStyle w:val="ListParagraph"/>
        <w:numPr>
          <w:ilvl w:val="0"/>
          <w:numId w:val="87"/>
        </w:numPr>
        <w:rPr>
          <w:rFonts w:cs="Arial"/>
          <w:color w:val="000000"/>
        </w:rPr>
      </w:pPr>
      <w:r>
        <w:rPr>
          <w:rFonts w:cs="Arial"/>
          <w:color w:val="000000"/>
        </w:rPr>
        <w:t xml:space="preserve">Go to </w:t>
      </w:r>
      <w:r w:rsidRPr="000B442E">
        <w:t>Merchant Tools -&gt; Ordering -&gt; Payment Methods</w:t>
      </w:r>
      <w:r>
        <w:t xml:space="preserve"> and click New button</w:t>
      </w:r>
    </w:p>
    <w:p w14:paraId="56C613C3" w14:textId="77777777" w:rsidR="00AC4078" w:rsidRPr="005D0803" w:rsidRDefault="00AC4078" w:rsidP="00AC4078">
      <w:pPr>
        <w:pStyle w:val="ListParagraph"/>
        <w:numPr>
          <w:ilvl w:val="0"/>
          <w:numId w:val="87"/>
        </w:numPr>
        <w:rPr>
          <w:rFonts w:cs="Arial"/>
          <w:color w:val="000000"/>
        </w:rPr>
      </w:pPr>
      <w:r>
        <w:t>Provide ID and Name of new APM and select Yes from enabled drop down to enable that APM</w:t>
      </w:r>
    </w:p>
    <w:p w14:paraId="07F10BF7" w14:textId="77777777" w:rsidR="005D0803" w:rsidRPr="00AC4078" w:rsidRDefault="005D0803" w:rsidP="005D0803">
      <w:pPr>
        <w:pStyle w:val="ListParagraph"/>
        <w:rPr>
          <w:rFonts w:cs="Arial"/>
          <w:color w:val="000000"/>
        </w:rPr>
      </w:pPr>
      <w:r w:rsidRPr="005D0803">
        <w:rPr>
          <w:rFonts w:cs="Arial"/>
          <w:noProof/>
          <w:color w:val="000000"/>
        </w:rPr>
        <w:drawing>
          <wp:inline distT="0" distB="0" distL="0" distR="0" wp14:anchorId="3F7CFC6C" wp14:editId="38ECA0D7">
            <wp:extent cx="5972175" cy="2247900"/>
            <wp:effectExtent l="0" t="0" r="0" b="0"/>
            <wp:docPr id="55" name="Picture 55" descr="C:\Users\pchug3\Downloads\Screen Caps\PaymentMetho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hug3\Downloads\Screen Caps\PaymentMethod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3498" cy="2248398"/>
                    </a:xfrm>
                    <a:prstGeom prst="rect">
                      <a:avLst/>
                    </a:prstGeom>
                    <a:noFill/>
                    <a:ln>
                      <a:noFill/>
                    </a:ln>
                  </pic:spPr>
                </pic:pic>
              </a:graphicData>
            </a:graphic>
          </wp:inline>
        </w:drawing>
      </w:r>
    </w:p>
    <w:p w14:paraId="4564BA54" w14:textId="77777777" w:rsidR="00AC4078" w:rsidRDefault="005D0803" w:rsidP="00AC4078">
      <w:pPr>
        <w:pStyle w:val="ListParagraph"/>
        <w:numPr>
          <w:ilvl w:val="0"/>
          <w:numId w:val="87"/>
        </w:numPr>
        <w:rPr>
          <w:rFonts w:cs="Arial"/>
          <w:color w:val="000000"/>
        </w:rPr>
      </w:pPr>
      <w:r>
        <w:rPr>
          <w:rFonts w:cs="Arial"/>
          <w:color w:val="000000"/>
        </w:rPr>
        <w:t>Select payment processor to BANK_TRANSFER for newly added APM and select payment type to newly added payment type for new APM</w:t>
      </w:r>
    </w:p>
    <w:p w14:paraId="444CF9D0" w14:textId="77777777" w:rsidR="005D0803" w:rsidRDefault="005D0803" w:rsidP="00AC4078">
      <w:pPr>
        <w:pStyle w:val="ListParagraph"/>
        <w:numPr>
          <w:ilvl w:val="0"/>
          <w:numId w:val="87"/>
        </w:numPr>
        <w:rPr>
          <w:rFonts w:cs="Arial"/>
          <w:color w:val="000000"/>
        </w:rPr>
      </w:pPr>
      <w:r>
        <w:rPr>
          <w:rFonts w:cs="Arial"/>
          <w:color w:val="000000"/>
        </w:rPr>
        <w:t xml:space="preserve">If BIC field is required to display on billing screen, select </w:t>
      </w:r>
      <w:r w:rsidRPr="005D0803">
        <w:rPr>
          <w:rFonts w:cs="Arial"/>
          <w:b/>
          <w:color w:val="000000"/>
        </w:rPr>
        <w:t>Is Bic Enabled</w:t>
      </w:r>
      <w:r>
        <w:rPr>
          <w:rFonts w:cs="Arial"/>
          <w:b/>
          <w:color w:val="000000"/>
        </w:rPr>
        <w:t xml:space="preserve"> </w:t>
      </w:r>
      <w:r>
        <w:rPr>
          <w:rFonts w:cs="Arial"/>
          <w:color w:val="000000"/>
        </w:rPr>
        <w:t>checkbox to true</w:t>
      </w:r>
    </w:p>
    <w:p w14:paraId="58187D79" w14:textId="77777777" w:rsidR="005D0803" w:rsidRPr="005D0803" w:rsidRDefault="005D0803" w:rsidP="005D0803">
      <w:pPr>
        <w:pStyle w:val="ListParagraph"/>
        <w:rPr>
          <w:rFonts w:cs="Arial"/>
          <w:color w:val="000000"/>
        </w:rPr>
      </w:pPr>
      <w:r w:rsidRPr="005D0803">
        <w:rPr>
          <w:rFonts w:cs="Arial"/>
          <w:noProof/>
          <w:color w:val="000000"/>
        </w:rPr>
        <w:lastRenderedPageBreak/>
        <w:drawing>
          <wp:inline distT="0" distB="0" distL="0" distR="0" wp14:anchorId="68E31745" wp14:editId="6B0090A0">
            <wp:extent cx="5972175" cy="2638425"/>
            <wp:effectExtent l="0" t="0" r="0" b="0"/>
            <wp:docPr id="56" name="Picture 56" descr="C:\Users\pchug3\Downloads\Screen Caps\PaymentMetho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hug3\Downloads\Screen Caps\PaymentMethod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8300" cy="2641131"/>
                    </a:xfrm>
                    <a:prstGeom prst="rect">
                      <a:avLst/>
                    </a:prstGeom>
                    <a:noFill/>
                    <a:ln>
                      <a:noFill/>
                    </a:ln>
                  </pic:spPr>
                </pic:pic>
              </a:graphicData>
            </a:graphic>
          </wp:inline>
        </w:drawing>
      </w:r>
    </w:p>
    <w:p w14:paraId="3E926DCA" w14:textId="77777777" w:rsidR="005D0803" w:rsidRPr="00AC4078" w:rsidRDefault="005D0803" w:rsidP="005D0803">
      <w:pPr>
        <w:pStyle w:val="ListParagraph"/>
        <w:numPr>
          <w:ilvl w:val="0"/>
          <w:numId w:val="87"/>
        </w:numPr>
        <w:rPr>
          <w:rFonts w:cs="Arial"/>
          <w:color w:val="000000"/>
        </w:rPr>
      </w:pPr>
      <w:r>
        <w:rPr>
          <w:rFonts w:cs="Arial"/>
          <w:color w:val="000000"/>
        </w:rPr>
        <w:t>With all these changes, new APM would be displayed on billing page to process with Bank Transfer payment</w:t>
      </w:r>
    </w:p>
    <w:p w14:paraId="128AA844" w14:textId="77777777" w:rsidR="00BC24CE" w:rsidRDefault="00BC24CE" w:rsidP="00BC24CE">
      <w:pPr>
        <w:shd w:val="clear" w:color="auto" w:fill="FFFFFF"/>
        <w:spacing w:after="150"/>
        <w:rPr>
          <w:rFonts w:cs="Arial"/>
          <w:color w:val="000000"/>
        </w:rPr>
      </w:pPr>
      <w:r>
        <w:rPr>
          <w:rFonts w:cs="Arial"/>
          <w:color w:val="000000"/>
        </w:rPr>
        <w:t>Bank Transfer</w:t>
      </w:r>
      <w:r w:rsidRPr="00E33D85">
        <w:rPr>
          <w:rFonts w:cs="Arial"/>
          <w:color w:val="000000"/>
        </w:rPr>
        <w:t xml:space="preserve"> sequence flow:</w:t>
      </w:r>
    </w:p>
    <w:p w14:paraId="6C65EFEC" w14:textId="77777777" w:rsidR="00BC24CE" w:rsidRDefault="00BC24CE" w:rsidP="00231B25">
      <w:pPr>
        <w:pStyle w:val="Listenabsatz"/>
        <w:numPr>
          <w:ilvl w:val="0"/>
          <w:numId w:val="76"/>
        </w:numPr>
        <w:rPr>
          <w:rFonts w:cs="Arial"/>
          <w:color w:val="000000"/>
        </w:rPr>
      </w:pPr>
      <w:r>
        <w:rPr>
          <w:rFonts w:cs="Arial"/>
          <w:color w:val="000000"/>
        </w:rPr>
        <w:t>Select SOFORT or BANCONTACT payment methods from billing page and proceed with the payment</w:t>
      </w:r>
    </w:p>
    <w:p w14:paraId="1DB22BEB" w14:textId="77777777" w:rsidR="00BC24CE" w:rsidRDefault="00BC24CE" w:rsidP="00231B25">
      <w:pPr>
        <w:pStyle w:val="Listenabsatz"/>
        <w:numPr>
          <w:ilvl w:val="0"/>
          <w:numId w:val="76"/>
        </w:numPr>
        <w:rPr>
          <w:rFonts w:cs="Arial"/>
          <w:color w:val="000000"/>
        </w:rPr>
      </w:pPr>
      <w:r>
        <w:rPr>
          <w:rFonts w:cs="Arial"/>
          <w:color w:val="000000"/>
        </w:rPr>
        <w:t>For IDEAL, select bank from bank list, for EPS and GIROPAY, enter BIC number and proceed with the payment</w:t>
      </w:r>
    </w:p>
    <w:p w14:paraId="574BA186" w14:textId="77777777" w:rsidR="00BC24CE" w:rsidRDefault="00BC24CE" w:rsidP="00231B25">
      <w:pPr>
        <w:pStyle w:val="Listenabsatz"/>
        <w:numPr>
          <w:ilvl w:val="0"/>
          <w:numId w:val="76"/>
        </w:numPr>
        <w:rPr>
          <w:rFonts w:cs="Arial"/>
          <w:color w:val="000000"/>
        </w:rPr>
      </w:pPr>
      <w:r w:rsidRPr="00E33D85">
        <w:rPr>
          <w:rFonts w:cs="Arial"/>
          <w:color w:val="000000"/>
        </w:rPr>
        <w:t xml:space="preserve">Creates CyberSource </w:t>
      </w:r>
      <w:r>
        <w:rPr>
          <w:rFonts w:cs="Arial"/>
          <w:color w:val="000000"/>
        </w:rPr>
        <w:t>sale service</w:t>
      </w:r>
      <w:r w:rsidRPr="00E33D85">
        <w:rPr>
          <w:rFonts w:cs="Arial"/>
          <w:color w:val="000000"/>
        </w:rPr>
        <w:t xml:space="preserve"> request using bill-to, </w:t>
      </w:r>
      <w:r>
        <w:rPr>
          <w:rFonts w:cs="Arial"/>
          <w:color w:val="000000"/>
        </w:rPr>
        <w:t>item data</w:t>
      </w:r>
      <w:r w:rsidRPr="00E33D85">
        <w:rPr>
          <w:rFonts w:cs="Arial"/>
          <w:color w:val="000000"/>
        </w:rPr>
        <w:t>, purchase total</w:t>
      </w:r>
      <w:r>
        <w:rPr>
          <w:rFonts w:cs="Arial"/>
          <w:color w:val="000000"/>
        </w:rPr>
        <w:t xml:space="preserve"> data and merchant descriptor data from the current basket</w:t>
      </w:r>
    </w:p>
    <w:p w14:paraId="0B8072A4" w14:textId="77777777" w:rsidR="00BC24CE" w:rsidRDefault="00BC24CE" w:rsidP="00231B25">
      <w:pPr>
        <w:pStyle w:val="Listenabsatz"/>
        <w:numPr>
          <w:ilvl w:val="0"/>
          <w:numId w:val="76"/>
        </w:numPr>
        <w:rPr>
          <w:rFonts w:cs="Arial"/>
          <w:color w:val="000000"/>
        </w:rPr>
      </w:pPr>
      <w:r>
        <w:rPr>
          <w:rFonts w:cs="Arial"/>
          <w:color w:val="000000"/>
        </w:rPr>
        <w:t>Make actual service call to CyberSource sale service</w:t>
      </w:r>
    </w:p>
    <w:p w14:paraId="59BAB2B3" w14:textId="77777777"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‘pending’ as payment status, redirect the user to bank site</w:t>
      </w:r>
    </w:p>
    <w:p w14:paraId="6A6674E9" w14:textId="77777777"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‘failed’ as payment status, exit immediately, redirect back the user to merchant site along with error message and change the status of order to failed</w:t>
      </w:r>
    </w:p>
    <w:p w14:paraId="77A00075" w14:textId="77777777" w:rsidR="00BC24CE" w:rsidRDefault="00BC24CE" w:rsidP="00231B25">
      <w:pPr>
        <w:pStyle w:val="Listenabsatz"/>
        <w:numPr>
          <w:ilvl w:val="0"/>
          <w:numId w:val="76"/>
        </w:numPr>
        <w:rPr>
          <w:rFonts w:cs="Arial"/>
          <w:color w:val="000000"/>
        </w:rPr>
      </w:pPr>
      <w:r>
        <w:rPr>
          <w:rFonts w:cs="Arial"/>
          <w:color w:val="000000"/>
        </w:rPr>
        <w:t>If service returns ‘REJECT’ as decision, exit immediately, redirect back the user to merchant site along with error message and change the status of order to failed</w:t>
      </w:r>
    </w:p>
    <w:p w14:paraId="503E8555" w14:textId="77777777" w:rsidR="00BC24CE" w:rsidRDefault="00BC24CE" w:rsidP="00231B25">
      <w:pPr>
        <w:pStyle w:val="Listenabsatz"/>
        <w:numPr>
          <w:ilvl w:val="0"/>
          <w:numId w:val="76"/>
        </w:numPr>
        <w:rPr>
          <w:rFonts w:cs="Arial"/>
          <w:color w:val="000000"/>
        </w:rPr>
      </w:pPr>
      <w:r>
        <w:rPr>
          <w:rFonts w:cs="Arial"/>
          <w:color w:val="000000"/>
        </w:rPr>
        <w:t>If service returns ‘REVIEW’ as decision, complete the order transaction but order status would be created itself</w:t>
      </w:r>
    </w:p>
    <w:p w14:paraId="098DFF66" w14:textId="77777777" w:rsidR="00BC24CE" w:rsidRPr="00182744" w:rsidRDefault="00BC24CE" w:rsidP="00231B25">
      <w:pPr>
        <w:pStyle w:val="Listenabsatz"/>
        <w:numPr>
          <w:ilvl w:val="0"/>
          <w:numId w:val="76"/>
        </w:numPr>
        <w:rPr>
          <w:rFonts w:cs="Arial"/>
          <w:color w:val="000000"/>
        </w:rPr>
      </w:pPr>
      <w:r>
        <w:rPr>
          <w:rFonts w:cs="Arial"/>
          <w:color w:val="000000"/>
        </w:rPr>
        <w:t>After successful authorization of amount on bank site, user would be redirected back to merchant site. After redirection, call to CyberSource check status service would be made to complete the transaction</w:t>
      </w:r>
    </w:p>
    <w:p w14:paraId="278BA6A7" w14:textId="77777777"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14:paraId="338509CB" w14:textId="77777777" w:rsidR="00BC24CE" w:rsidRDefault="00BC24CE" w:rsidP="00231B25">
      <w:pPr>
        <w:pStyle w:val="Listenabsatz"/>
        <w:numPr>
          <w:ilvl w:val="0"/>
          <w:numId w:val="76"/>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14:paraId="11D58245" w14:textId="77777777"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14:paraId="46F35C85" w14:textId="77777777" w:rsidR="00BC24CE" w:rsidRDefault="00BC24CE" w:rsidP="00231B25">
      <w:pPr>
        <w:pStyle w:val="Listenabsatz"/>
        <w:numPr>
          <w:ilvl w:val="0"/>
          <w:numId w:val="76"/>
        </w:numPr>
        <w:rPr>
          <w:rFonts w:cs="Arial"/>
          <w:color w:val="000000"/>
        </w:rPr>
      </w:pPr>
      <w:r>
        <w:rPr>
          <w:rFonts w:cs="Arial"/>
          <w:color w:val="000000"/>
        </w:rPr>
        <w:lastRenderedPageBreak/>
        <w:t>If check status service returns ‘REJECT’ or ‘ERROR’ as decision, exit immediately and change the status of order to failed</w:t>
      </w:r>
    </w:p>
    <w:p w14:paraId="013130CA" w14:textId="77777777" w:rsidR="00BC24CE" w:rsidRPr="002D6FC0" w:rsidRDefault="00BC24CE" w:rsidP="00231B25">
      <w:pPr>
        <w:pStyle w:val="Listenabsatz"/>
        <w:numPr>
          <w:ilvl w:val="0"/>
          <w:numId w:val="76"/>
        </w:numPr>
      </w:pPr>
      <w:r>
        <w:rPr>
          <w:rFonts w:cs="Arial"/>
          <w:color w:val="000000"/>
        </w:rPr>
        <w:t>If check status service returns ‘REVIEW’ as decision, complete the order transaction bur order status would be created itself</w:t>
      </w:r>
    </w:p>
    <w:p w14:paraId="57295A06" w14:textId="77777777" w:rsidR="002D6FC0" w:rsidRPr="00E33D85" w:rsidRDefault="002D6FC0" w:rsidP="002D6FC0">
      <w:pPr>
        <w:pStyle w:val="Heading3"/>
        <w:rPr>
          <w:rFonts w:asciiTheme="minorHAnsi" w:hAnsiTheme="minorHAnsi"/>
        </w:rPr>
      </w:pPr>
      <w:bookmarkStart w:id="47" w:name="_Toc491351814"/>
      <w:bookmarkStart w:id="48" w:name="_Toc492046192"/>
      <w:r w:rsidRPr="00E33D85">
        <w:rPr>
          <w:rFonts w:asciiTheme="minorHAnsi" w:hAnsiTheme="minorHAnsi"/>
        </w:rPr>
        <w:t>Apple Pay</w:t>
      </w:r>
      <w:bookmarkEnd w:id="47"/>
      <w:bookmarkEnd w:id="48"/>
    </w:p>
    <w:p w14:paraId="686F6B33" w14:textId="77777777" w:rsidR="002D6FC0" w:rsidRPr="00E33D85" w:rsidRDefault="002D6FC0" w:rsidP="002D6FC0">
      <w:pPr>
        <w:autoSpaceDE w:val="0"/>
        <w:autoSpaceDN w:val="0"/>
        <w:spacing w:after="0" w:line="240" w:lineRule="auto"/>
        <w:rPr>
          <w:color w:val="000000"/>
        </w:rPr>
      </w:pPr>
      <w:r w:rsidRPr="00E33D85">
        <w:rPr>
          <w:color w:val="000000"/>
        </w:rPr>
        <w:t xml:space="preserve">Developed REST Interface as </w:t>
      </w:r>
      <w:r>
        <w:rPr>
          <w:color w:val="000000"/>
        </w:rPr>
        <w:t xml:space="preserve">a </w:t>
      </w:r>
      <w:r w:rsidRPr="00E33D85">
        <w:rPr>
          <w:color w:val="000000"/>
        </w:rPr>
        <w:t xml:space="preserve">standalone services and cartridge does not have end-to-end direct integration with DW native </w:t>
      </w:r>
      <w:r w:rsidR="000B6A3D" w:rsidRPr="00E33D85">
        <w:rPr>
          <w:color w:val="000000"/>
        </w:rPr>
        <w:t>Apple Pay</w:t>
      </w:r>
      <w:r w:rsidRPr="00E33D85">
        <w:rPr>
          <w:color w:val="000000"/>
        </w:rPr>
        <w:t xml:space="preserve"> Web/APP functionality. However interface has mechanisms to integrate individual methods with DW Native </w:t>
      </w:r>
      <w:r w:rsidR="000B6A3D" w:rsidRPr="00E33D85">
        <w:rPr>
          <w:color w:val="000000"/>
        </w:rPr>
        <w:t>Apple Pay</w:t>
      </w:r>
      <w:r w:rsidRPr="00E33D85">
        <w:rPr>
          <w:color w:val="000000"/>
        </w:rPr>
        <w:t xml:space="preserve"> web/APP</w:t>
      </w:r>
      <w:r>
        <w:rPr>
          <w:color w:val="000000"/>
        </w:rPr>
        <w:t>.</w:t>
      </w:r>
    </w:p>
    <w:p w14:paraId="157072B9" w14:textId="77777777" w:rsidR="002D6FC0" w:rsidRDefault="002D6FC0" w:rsidP="005C1822">
      <w:pPr>
        <w:pStyle w:val="BodyText"/>
      </w:pPr>
      <w:r w:rsidRPr="00E33D85">
        <w:t>RES</w:t>
      </w:r>
      <w:r>
        <w:t xml:space="preserve">T interface support can accept two type of parameter in JSON format. </w:t>
      </w:r>
    </w:p>
    <w:p w14:paraId="15EDEBF7" w14:textId="77777777" w:rsidR="002D6FC0" w:rsidRPr="00E33D85" w:rsidRDefault="002D6FC0" w:rsidP="005C1822">
      <w:pPr>
        <w:pStyle w:val="BodyText"/>
      </w:pPr>
    </w:p>
    <w:p w14:paraId="63822484" w14:textId="77777777"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14:paraId="12BFC83A" w14:textId="77777777" w:rsidR="002D6FC0" w:rsidRDefault="002D6FC0" w:rsidP="002D6FC0">
      <w:pPr>
        <w:pStyle w:val="ListParagraph"/>
        <w:ind w:left="432" w:hanging="432"/>
      </w:pPr>
      <w:r w:rsidRPr="00E33D85">
        <w:t>2.</w:t>
      </w:r>
      <w:r w:rsidRPr="00E33D85">
        <w:rPr>
          <w:sz w:val="14"/>
          <w:szCs w:val="14"/>
        </w:rPr>
        <w:t xml:space="preserve">         </w:t>
      </w:r>
      <w:r w:rsidRPr="00E33D85">
        <w:t>Network Token, Order Number, Card type, Token Expiration Date, and cryptogram data</w:t>
      </w:r>
    </w:p>
    <w:p w14:paraId="62711E9A" w14:textId="77777777" w:rsidR="002D6FC0" w:rsidRDefault="002D6FC0" w:rsidP="002D6FC0">
      <w:pPr>
        <w:pStyle w:val="ListParagraph"/>
        <w:ind w:left="432" w:hanging="432"/>
      </w:pPr>
    </w:p>
    <w:p w14:paraId="28AFE95E" w14:textId="77777777" w:rsidR="002D6FC0" w:rsidRDefault="002D6FC0" w:rsidP="002D6FC0">
      <w:pPr>
        <w:pStyle w:val="Heading3"/>
      </w:pPr>
      <w:bookmarkStart w:id="49" w:name="_Toc491351815"/>
      <w:bookmarkStart w:id="50" w:name="_Toc492046193"/>
      <w:r>
        <w:t>Android Pay</w:t>
      </w:r>
      <w:bookmarkEnd w:id="49"/>
      <w:bookmarkEnd w:id="50"/>
    </w:p>
    <w:p w14:paraId="7F987271" w14:textId="77777777" w:rsidR="002D6FC0" w:rsidRPr="00E33D85" w:rsidRDefault="002D6FC0" w:rsidP="002D6FC0">
      <w:pPr>
        <w:autoSpaceDE w:val="0"/>
        <w:autoSpaceDN w:val="0"/>
        <w:spacing w:after="0" w:line="240" w:lineRule="auto"/>
        <w:rPr>
          <w:color w:val="000000"/>
        </w:rPr>
      </w:pPr>
      <w:r w:rsidRPr="00E33D85">
        <w:rPr>
          <w:color w:val="000000"/>
        </w:rPr>
        <w:t>Developed REST Interface as</w:t>
      </w:r>
      <w:r>
        <w:rPr>
          <w:color w:val="000000"/>
        </w:rPr>
        <w:t xml:space="preserve"> a</w:t>
      </w:r>
      <w:r w:rsidRPr="00E33D85">
        <w:rPr>
          <w:color w:val="000000"/>
        </w:rPr>
        <w:t xml:space="preserve"> standalone services and cartridge does not have end-to-end direct </w:t>
      </w:r>
      <w:r>
        <w:rPr>
          <w:color w:val="000000"/>
        </w:rPr>
        <w:t xml:space="preserve">integration with DW native </w:t>
      </w:r>
      <w:r w:rsidR="000B6A3D">
        <w:rPr>
          <w:color w:val="000000"/>
        </w:rPr>
        <w:t>Android</w:t>
      </w:r>
      <w:r w:rsidR="000B6A3D" w:rsidRPr="00E33D85">
        <w:rPr>
          <w:color w:val="000000"/>
        </w:rPr>
        <w:t xml:space="preserve"> Pay</w:t>
      </w:r>
      <w:r w:rsidRPr="00E33D85">
        <w:rPr>
          <w:color w:val="000000"/>
        </w:rPr>
        <w:t xml:space="preserve"> Web/APP functionality. </w:t>
      </w:r>
    </w:p>
    <w:p w14:paraId="166B5B34" w14:textId="77777777" w:rsidR="002D6FC0" w:rsidRDefault="002D6FC0" w:rsidP="005C1822">
      <w:pPr>
        <w:pStyle w:val="BodyText"/>
      </w:pPr>
      <w:r w:rsidRPr="00E33D85">
        <w:t>RES</w:t>
      </w:r>
      <w:r>
        <w:t xml:space="preserve">T interface support can accept two type of parameter in JSON format. </w:t>
      </w:r>
    </w:p>
    <w:p w14:paraId="2F96A100" w14:textId="77777777" w:rsidR="002D6FC0" w:rsidRPr="00E33D85" w:rsidRDefault="002D6FC0" w:rsidP="005C1822">
      <w:pPr>
        <w:pStyle w:val="BodyText"/>
      </w:pPr>
    </w:p>
    <w:p w14:paraId="40AB3EF0" w14:textId="77777777"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14:paraId="049A5109" w14:textId="77777777" w:rsidR="002D6FC0" w:rsidRPr="00E33D85" w:rsidRDefault="002D6FC0" w:rsidP="002D6FC0">
      <w:pPr>
        <w:pStyle w:val="Listenabsatz"/>
        <w:ind w:left="0"/>
      </w:pPr>
      <w:r w:rsidRPr="00E33D85">
        <w:t>2.</w:t>
      </w:r>
      <w:r w:rsidRPr="00E33D85">
        <w:rPr>
          <w:sz w:val="14"/>
          <w:szCs w:val="14"/>
        </w:rPr>
        <w:t xml:space="preserve">         </w:t>
      </w:r>
      <w:r w:rsidRPr="00E33D85">
        <w:t>Network Token, Order Number, Card type, Token Expiration Date, and cryptogram data</w:t>
      </w:r>
    </w:p>
    <w:p w14:paraId="2F238390" w14:textId="32D6A0A5" w:rsidR="00474E8A" w:rsidRDefault="00474E8A" w:rsidP="00474E8A">
      <w:pPr>
        <w:pStyle w:val="Heading3"/>
        <w:rPr>
          <w:rFonts w:asciiTheme="minorHAnsi" w:hAnsiTheme="minorHAnsi"/>
        </w:rPr>
      </w:pPr>
      <w:bookmarkStart w:id="51" w:name="_Toc492046194"/>
      <w:bookmarkEnd w:id="43"/>
      <w:bookmarkEnd w:id="44"/>
      <w:r w:rsidRPr="00D602FC">
        <w:rPr>
          <w:rFonts w:asciiTheme="minorHAnsi" w:hAnsiTheme="minorHAnsi"/>
        </w:rPr>
        <w:t>PayPal Express</w:t>
      </w:r>
      <w:bookmarkEnd w:id="51"/>
    </w:p>
    <w:p w14:paraId="007AF51F" w14:textId="77777777" w:rsidR="00474E8A" w:rsidRDefault="00474E8A" w:rsidP="005C1822">
      <w:pPr>
        <w:pStyle w:val="BodyText"/>
      </w:pPr>
      <w:r>
        <w:t>PayPal Express provides set of services which enables you to do the checkout in faster and safer way. PayPal integration with Cybersource provides 3 ways to complete the checkout.</w:t>
      </w:r>
    </w:p>
    <w:p w14:paraId="081A5685" w14:textId="77777777" w:rsidR="00474E8A" w:rsidRDefault="00474E8A" w:rsidP="005C1822">
      <w:pPr>
        <w:pStyle w:val="BodyText"/>
        <w:numPr>
          <w:ilvl w:val="0"/>
          <w:numId w:val="69"/>
        </w:numPr>
      </w:pPr>
      <w:r>
        <w:t>Minicart</w:t>
      </w:r>
    </w:p>
    <w:p w14:paraId="7575DEE4" w14:textId="77777777" w:rsidR="00474E8A" w:rsidRDefault="00474E8A" w:rsidP="005C1822">
      <w:pPr>
        <w:pStyle w:val="BodyText"/>
        <w:numPr>
          <w:ilvl w:val="0"/>
          <w:numId w:val="69"/>
        </w:numPr>
      </w:pPr>
      <w:r>
        <w:t>Cart Page</w:t>
      </w:r>
    </w:p>
    <w:p w14:paraId="45F4CD79" w14:textId="77777777" w:rsidR="00474E8A" w:rsidRDefault="00474E8A" w:rsidP="005C1822">
      <w:pPr>
        <w:pStyle w:val="BodyText"/>
        <w:numPr>
          <w:ilvl w:val="0"/>
          <w:numId w:val="69"/>
        </w:numPr>
      </w:pPr>
      <w:r>
        <w:t xml:space="preserve">Billing Page </w:t>
      </w:r>
    </w:p>
    <w:p w14:paraId="5B7B67C2" w14:textId="77777777" w:rsidR="00BC24CE" w:rsidRDefault="00474E8A" w:rsidP="005C1822">
      <w:pPr>
        <w:pStyle w:val="BodyText"/>
      </w:pPr>
      <w:r>
        <w:t xml:space="preserve">Cybersource cartridge provides in-context checkout option </w:t>
      </w:r>
      <w:r w:rsidR="000B6A3D">
        <w:t>i.e.</w:t>
      </w:r>
      <w:r>
        <w:t xml:space="preserve"> when customer clicks on Checkout with PayPal on checkout page or mini cart, the website remains in the view while PayPal Window appears. The Customer logs in and selects a payment method and shipping address and confirms the payment and </w:t>
      </w:r>
      <w:r w:rsidR="000B6A3D">
        <w:t>PayPal</w:t>
      </w:r>
      <w:r>
        <w:t xml:space="preserve"> redirects the customer on order review page. Cybersource cartridge enables merchant to select the order type from BM i.e. Custom or Standard.</w:t>
      </w:r>
    </w:p>
    <w:p w14:paraId="28485E49" w14:textId="77777777" w:rsidR="00474E8A" w:rsidRDefault="00474E8A" w:rsidP="00474E8A">
      <w:pPr>
        <w:pStyle w:val="Heading4"/>
      </w:pPr>
      <w:r>
        <w:t>Custom Order</w:t>
      </w:r>
    </w:p>
    <w:p w14:paraId="7B55E411" w14:textId="77777777" w:rsidR="00474E8A" w:rsidRDefault="00474E8A" w:rsidP="005C1822">
      <w:pPr>
        <w:pStyle w:val="BodyText"/>
      </w:pPr>
      <w:r>
        <w:t>PayPal Custom Order enables you to perform multiple authorizations and multiple captures for each authorization. Below are the service requests for custom order</w:t>
      </w:r>
    </w:p>
    <w:p w14:paraId="291B604E" w14:textId="77777777" w:rsidR="00DF0F61" w:rsidRDefault="00DF0F61" w:rsidP="005C1822">
      <w:pPr>
        <w:pStyle w:val="BodyText"/>
      </w:pPr>
    </w:p>
    <w:p w14:paraId="1A4A5B31" w14:textId="77777777" w:rsidR="00474E8A" w:rsidRDefault="00474E8A" w:rsidP="005C1822">
      <w:pPr>
        <w:pStyle w:val="BodyText"/>
        <w:numPr>
          <w:ilvl w:val="0"/>
          <w:numId w:val="87"/>
        </w:numPr>
      </w:pPr>
      <w:r w:rsidRPr="00C957A8">
        <w:rPr>
          <w:b/>
        </w:rPr>
        <w:t>Sessions Service</w:t>
      </w:r>
      <w:r>
        <w:t>- Creates a payment with PayPal to set up an order</w:t>
      </w:r>
    </w:p>
    <w:p w14:paraId="31992BE3" w14:textId="77777777" w:rsidR="00474E8A" w:rsidRDefault="00474E8A" w:rsidP="005C1822">
      <w:pPr>
        <w:pStyle w:val="BodyText"/>
        <w:numPr>
          <w:ilvl w:val="0"/>
          <w:numId w:val="87"/>
        </w:numPr>
      </w:pPr>
      <w:r w:rsidRPr="00C957A8">
        <w:rPr>
          <w:b/>
        </w:rPr>
        <w:lastRenderedPageBreak/>
        <w:t>Check Status Service</w:t>
      </w:r>
      <w:r>
        <w:t>- Requires the request ID value that was returned in Sessions Service and returns customer information</w:t>
      </w:r>
    </w:p>
    <w:p w14:paraId="5C356912" w14:textId="77777777" w:rsidR="00474E8A" w:rsidRDefault="00474E8A" w:rsidP="005C1822">
      <w:pPr>
        <w:pStyle w:val="BodyText"/>
        <w:numPr>
          <w:ilvl w:val="0"/>
          <w:numId w:val="87"/>
        </w:numPr>
      </w:pPr>
      <w:r w:rsidRPr="00C957A8">
        <w:rPr>
          <w:b/>
        </w:rPr>
        <w:t>Order Service</w:t>
      </w:r>
      <w:r>
        <w:t>- Requires the request ID value that was returned in Sessions Service and Payer ID, creates the order in anticipation of one or more authorization</w:t>
      </w:r>
    </w:p>
    <w:p w14:paraId="080CCDEE" w14:textId="77777777" w:rsidR="00474E8A" w:rsidRDefault="00474E8A" w:rsidP="005C1822">
      <w:pPr>
        <w:pStyle w:val="BodyText"/>
        <w:numPr>
          <w:ilvl w:val="0"/>
          <w:numId w:val="87"/>
        </w:numPr>
      </w:pPr>
      <w:r w:rsidRPr="00AC5FBF">
        <w:rPr>
          <w:b/>
        </w:rPr>
        <w:t>Authorization Service</w:t>
      </w:r>
      <w:r>
        <w:t xml:space="preserve">- Requires request ID </w:t>
      </w:r>
      <w:r w:rsidR="000B6A3D">
        <w:t>value</w:t>
      </w:r>
      <w:r w:rsidR="000B6A3D" w:rsidRPr="00AC5FBF">
        <w:t xml:space="preserve"> that</w:t>
      </w:r>
      <w:r w:rsidRPr="00AC5FBF">
        <w:t xml:space="preserve"> was returned in the order response</w:t>
      </w:r>
      <w:r>
        <w:t>, obtains the authorization</w:t>
      </w:r>
    </w:p>
    <w:p w14:paraId="6E44D6A2" w14:textId="77777777" w:rsidR="00474E8A" w:rsidRDefault="00474E8A" w:rsidP="005C1822">
      <w:pPr>
        <w:pStyle w:val="BodyText"/>
        <w:numPr>
          <w:ilvl w:val="0"/>
          <w:numId w:val="87"/>
        </w:numPr>
      </w:pPr>
      <w:r>
        <w:rPr>
          <w:b/>
        </w:rPr>
        <w:t>Capture Service</w:t>
      </w:r>
      <w:r w:rsidRPr="00C74D29">
        <w:t>-Requires the request ID value that was returne</w:t>
      </w:r>
      <w:r>
        <w:t xml:space="preserve">d in the authorization response and enables you </w:t>
      </w:r>
      <w:r w:rsidRPr="00C74D29">
        <w:t>to capture the entire authorized amount</w:t>
      </w:r>
    </w:p>
    <w:p w14:paraId="61EB0760" w14:textId="77777777" w:rsidR="00474E8A" w:rsidRDefault="00474E8A" w:rsidP="00474E8A">
      <w:pPr>
        <w:pStyle w:val="Heading4"/>
      </w:pPr>
      <w:r w:rsidRPr="002629CE">
        <w:t>Standard Order</w:t>
      </w:r>
    </w:p>
    <w:p w14:paraId="1086D7E7" w14:textId="77777777" w:rsidR="00474E8A" w:rsidRDefault="00474E8A" w:rsidP="005C1822">
      <w:pPr>
        <w:pStyle w:val="BodyText"/>
      </w:pPr>
      <w:r>
        <w:t>PayPal Standard Order enables merchants to accomplish authorize and capture at the same time. Below are the service requests for Standard order</w:t>
      </w:r>
    </w:p>
    <w:p w14:paraId="20156D38" w14:textId="77777777" w:rsidR="00DF0F61" w:rsidRDefault="00DF0F61" w:rsidP="005C1822">
      <w:pPr>
        <w:pStyle w:val="BodyText"/>
      </w:pPr>
    </w:p>
    <w:p w14:paraId="710BCEF0" w14:textId="77777777" w:rsidR="00474E8A" w:rsidRDefault="00474E8A" w:rsidP="005C1822">
      <w:pPr>
        <w:pStyle w:val="BodyText"/>
        <w:numPr>
          <w:ilvl w:val="0"/>
          <w:numId w:val="88"/>
        </w:numPr>
      </w:pPr>
      <w:r w:rsidRPr="00C957A8">
        <w:rPr>
          <w:b/>
        </w:rPr>
        <w:t>Sessions Service</w:t>
      </w:r>
      <w:r>
        <w:t>- Creates a payment or Billing agreement with PayPal to set up an order</w:t>
      </w:r>
    </w:p>
    <w:p w14:paraId="6D0EC5F8" w14:textId="77777777" w:rsidR="00474E8A" w:rsidRDefault="00474E8A" w:rsidP="005C1822">
      <w:pPr>
        <w:pStyle w:val="BodyText"/>
        <w:numPr>
          <w:ilvl w:val="0"/>
          <w:numId w:val="88"/>
        </w:numPr>
      </w:pPr>
      <w:r w:rsidRPr="00C957A8">
        <w:rPr>
          <w:b/>
        </w:rPr>
        <w:t>Check Status Service</w:t>
      </w:r>
      <w:r>
        <w:t>- Requires the request ID value that was returned in Sessions Service and returns customer information</w:t>
      </w:r>
    </w:p>
    <w:p w14:paraId="6ACDB3CD" w14:textId="77777777" w:rsidR="00474E8A" w:rsidRDefault="00474E8A" w:rsidP="005C1822">
      <w:pPr>
        <w:pStyle w:val="BodyText"/>
        <w:numPr>
          <w:ilvl w:val="0"/>
          <w:numId w:val="88"/>
        </w:numPr>
      </w:pPr>
      <w:r w:rsidRPr="00C957A8">
        <w:rPr>
          <w:b/>
        </w:rPr>
        <w:t>Order Service</w:t>
      </w:r>
      <w:r>
        <w:t>- Requires the request ID value that was returned in Sessions Service and Payer ID, creates the order in anticipation of one or more authorization</w:t>
      </w:r>
    </w:p>
    <w:p w14:paraId="7077B149" w14:textId="77777777" w:rsidR="00474E8A" w:rsidRDefault="00474E8A" w:rsidP="005C1822">
      <w:pPr>
        <w:pStyle w:val="BodyText"/>
        <w:numPr>
          <w:ilvl w:val="0"/>
          <w:numId w:val="88"/>
        </w:numPr>
      </w:pPr>
      <w:r>
        <w:rPr>
          <w:b/>
        </w:rPr>
        <w:t>Sale Service</w:t>
      </w:r>
      <w:r w:rsidRPr="00472B46">
        <w:t>-</w:t>
      </w:r>
      <w:r>
        <w:t xml:space="preserve"> Requires the request ID value that was returned in order response, this service obtains authorization, and captures the authorized amount</w:t>
      </w:r>
    </w:p>
    <w:p w14:paraId="3AD93A6D" w14:textId="7150D2AB" w:rsidR="00474E8A" w:rsidRDefault="00474E8A" w:rsidP="00474E8A">
      <w:pPr>
        <w:pStyle w:val="Heading3"/>
        <w:rPr>
          <w:rFonts w:asciiTheme="minorHAnsi" w:hAnsiTheme="minorHAnsi"/>
        </w:rPr>
      </w:pPr>
      <w:bookmarkStart w:id="52" w:name="_Toc491351809"/>
      <w:bookmarkStart w:id="53" w:name="_Toc492046195"/>
      <w:r w:rsidRPr="002D5C26">
        <w:rPr>
          <w:rFonts w:asciiTheme="minorHAnsi" w:hAnsiTheme="minorHAnsi"/>
        </w:rPr>
        <w:t>PayPal Credit</w:t>
      </w:r>
      <w:bookmarkEnd w:id="52"/>
      <w:bookmarkEnd w:id="53"/>
    </w:p>
    <w:p w14:paraId="3AA339A5" w14:textId="77777777" w:rsidR="00474E8A" w:rsidRDefault="00474E8A" w:rsidP="005C1822">
      <w:pPr>
        <w:pStyle w:val="BodyText"/>
      </w:pPr>
      <w:r>
        <w:t xml:space="preserve">The </w:t>
      </w:r>
      <w:r w:rsidR="000B6A3D">
        <w:t>PayPal</w:t>
      </w:r>
      <w:r>
        <w:t xml:space="preserve"> credit button on your checkout page enables you to offer customer’s </w:t>
      </w:r>
      <w:r w:rsidR="000B6A3D">
        <w:t>PayPal</w:t>
      </w:r>
      <w:r>
        <w:t xml:space="preserve"> Credit as a standalone payment method. </w:t>
      </w:r>
      <w:r w:rsidR="000B6A3D">
        <w:t>PayPal</w:t>
      </w:r>
      <w:r>
        <w:t xml:space="preserve"> Credit leverages the </w:t>
      </w:r>
      <w:r w:rsidR="000B6A3D">
        <w:t>PayPal</w:t>
      </w:r>
      <w:r>
        <w:t xml:space="preserve"> Express implementation. For PayPal credit only an additional flag </w:t>
      </w:r>
      <w:r w:rsidRPr="00576114">
        <w:t>paymentOptionID</w:t>
      </w:r>
      <w:r>
        <w:t xml:space="preserve"> as true need to include in Sessions service request. Below are the service requests for PayPal Credit.</w:t>
      </w:r>
    </w:p>
    <w:p w14:paraId="22E744D0" w14:textId="77777777" w:rsidR="00474E8A" w:rsidRDefault="00474E8A" w:rsidP="005C1822">
      <w:pPr>
        <w:pStyle w:val="BodyText"/>
      </w:pPr>
    </w:p>
    <w:p w14:paraId="1D47992F" w14:textId="77777777" w:rsidR="00474E8A" w:rsidRDefault="00474E8A" w:rsidP="005C1822">
      <w:pPr>
        <w:pStyle w:val="BodyText"/>
        <w:numPr>
          <w:ilvl w:val="0"/>
          <w:numId w:val="89"/>
        </w:numPr>
      </w:pPr>
      <w:r w:rsidRPr="00911538">
        <w:rPr>
          <w:b/>
        </w:rPr>
        <w:t>Sessions Service</w:t>
      </w:r>
      <w:r>
        <w:t xml:space="preserve"> with additional flag </w:t>
      </w:r>
      <w:r w:rsidRPr="00576114">
        <w:t>paymentOptionID</w:t>
      </w:r>
    </w:p>
    <w:p w14:paraId="5ECC6DB3" w14:textId="77777777" w:rsidR="00474E8A" w:rsidRDefault="00474E8A" w:rsidP="005C1822">
      <w:pPr>
        <w:pStyle w:val="BodyText"/>
        <w:numPr>
          <w:ilvl w:val="0"/>
          <w:numId w:val="89"/>
        </w:numPr>
      </w:pPr>
      <w:r>
        <w:t>After getting the payment Transaction ID and request ID from sessions response , same service flow will be used as mentioned in PayPal express</w:t>
      </w:r>
    </w:p>
    <w:p w14:paraId="63994CC2" w14:textId="77777777" w:rsidR="00474E8A" w:rsidRPr="00CB2129" w:rsidRDefault="00474E8A" w:rsidP="005C1822">
      <w:pPr>
        <w:pStyle w:val="BodyText"/>
      </w:pPr>
    </w:p>
    <w:p w14:paraId="0B229B6D" w14:textId="14930DDF" w:rsidR="00474E8A" w:rsidRDefault="00474E8A" w:rsidP="00474E8A">
      <w:pPr>
        <w:pStyle w:val="Heading3"/>
        <w:rPr>
          <w:rFonts w:asciiTheme="minorHAnsi" w:hAnsiTheme="minorHAnsi"/>
        </w:rPr>
      </w:pPr>
      <w:bookmarkStart w:id="54" w:name="_Toc491351810"/>
      <w:bookmarkStart w:id="55" w:name="_Toc492046196"/>
      <w:r w:rsidRPr="002D5C26">
        <w:rPr>
          <w:rFonts w:asciiTheme="minorHAnsi" w:hAnsiTheme="minorHAnsi"/>
        </w:rPr>
        <w:t>PayPal Billing Agreement</w:t>
      </w:r>
      <w:bookmarkEnd w:id="54"/>
      <w:bookmarkEnd w:id="55"/>
    </w:p>
    <w:p w14:paraId="49B15C1F" w14:textId="77777777" w:rsidR="00474E8A" w:rsidRDefault="00474E8A" w:rsidP="005C1822">
      <w:pPr>
        <w:pStyle w:val="BodyText"/>
      </w:pPr>
      <w:r w:rsidRPr="006C4B7C">
        <w:t>A PayPal Express Checkout billing agreement</w:t>
      </w:r>
      <w:r>
        <w:t xml:space="preserve"> enables you to use Billing agreement ID for billing without requiring customer to specifically authorize each </w:t>
      </w:r>
      <w:r w:rsidR="000B6A3D">
        <w:t>payment. Once</w:t>
      </w:r>
      <w:r>
        <w:t xml:space="preserve"> the agreement created for customer, customer’s Billing agreement ID would be used to Authorize the </w:t>
      </w:r>
      <w:r w:rsidR="000B6A3D">
        <w:t>order. PayPal</w:t>
      </w:r>
      <w:r>
        <w:t xml:space="preserve"> Billing agreement is applicable only for logged user, when customer checks Billing agreement checkbox from Billing page additional flag </w:t>
      </w:r>
      <w:r w:rsidRPr="005200E6">
        <w:t>billingAgreementIndicator</w:t>
      </w:r>
      <w:r>
        <w:t xml:space="preserve"> need to include in Session service request. Request ID returned in session service will be used in PayPal Billing agreement service, Billing Agreement ID would be saved in customer profile, this billing agreement ID would be used in further transaction. Cybersource Cartridge allows merchants to enable/</w:t>
      </w:r>
      <w:r w:rsidR="000B6A3D">
        <w:t>disable billing</w:t>
      </w:r>
      <w:r>
        <w:t xml:space="preserve"> agreement from BM site preferences.  Below are the service requests for Billing Agreement </w:t>
      </w:r>
    </w:p>
    <w:p w14:paraId="3427DB97" w14:textId="77777777" w:rsidR="00DF0F61" w:rsidRDefault="00DF0F61" w:rsidP="005C1822">
      <w:pPr>
        <w:pStyle w:val="BodyText"/>
      </w:pPr>
    </w:p>
    <w:p w14:paraId="782010E2" w14:textId="77777777" w:rsidR="00474E8A" w:rsidRDefault="00474E8A" w:rsidP="005C1822">
      <w:pPr>
        <w:pStyle w:val="BodyText"/>
        <w:numPr>
          <w:ilvl w:val="0"/>
          <w:numId w:val="90"/>
        </w:numPr>
      </w:pPr>
      <w:r w:rsidRPr="0099189C">
        <w:rPr>
          <w:b/>
        </w:rPr>
        <w:lastRenderedPageBreak/>
        <w:t>Sessions Service</w:t>
      </w:r>
      <w:r>
        <w:t xml:space="preserve"> – Creates Billing agreement with PayPal to setup an order</w:t>
      </w:r>
    </w:p>
    <w:p w14:paraId="0134B6ED" w14:textId="77777777" w:rsidR="00474E8A" w:rsidRDefault="00474E8A" w:rsidP="005C1822">
      <w:pPr>
        <w:pStyle w:val="BodyText"/>
        <w:numPr>
          <w:ilvl w:val="0"/>
          <w:numId w:val="90"/>
        </w:numPr>
      </w:pPr>
      <w:r>
        <w:rPr>
          <w:b/>
        </w:rPr>
        <w:t>Billing Agreement Service</w:t>
      </w:r>
      <w:r w:rsidRPr="0099189C">
        <w:t>-</w:t>
      </w:r>
      <w:r>
        <w:t xml:space="preserve"> if customer profile does not contain Billing Agreement </w:t>
      </w:r>
      <w:r w:rsidR="000B6A3D">
        <w:t>ID,</w:t>
      </w:r>
      <w:r>
        <w:t xml:space="preserve"> this service would create the Billing agreement and saves the Billing agreement ID in customer </w:t>
      </w:r>
      <w:r w:rsidR="000B6A3D">
        <w:t>profile. It</w:t>
      </w:r>
      <w:r>
        <w:t xml:space="preserve"> requires the request ID value returned in sessions response</w:t>
      </w:r>
    </w:p>
    <w:p w14:paraId="5E5A4949" w14:textId="77777777" w:rsidR="00474E8A" w:rsidRPr="009915DF" w:rsidRDefault="00474E8A" w:rsidP="005C1822">
      <w:pPr>
        <w:pStyle w:val="BodyText"/>
        <w:numPr>
          <w:ilvl w:val="0"/>
          <w:numId w:val="90"/>
        </w:numPr>
        <w:rPr>
          <w:b/>
        </w:rPr>
      </w:pPr>
      <w:r w:rsidRPr="0099189C">
        <w:rPr>
          <w:b/>
        </w:rPr>
        <w:t>Check Status Service</w:t>
      </w:r>
      <w:r>
        <w:rPr>
          <w:b/>
        </w:rPr>
        <w:t xml:space="preserve">- </w:t>
      </w:r>
      <w:r w:rsidRPr="0099189C">
        <w:t>If</w:t>
      </w:r>
      <w:r>
        <w:t xml:space="preserve"> customer profile contains billing agreement ID , sessions service would    be skipped , billing agreement ID would be used in Check Status service</w:t>
      </w:r>
    </w:p>
    <w:p w14:paraId="48BA4F49" w14:textId="77777777" w:rsidR="007B4F36" w:rsidRDefault="00474E8A" w:rsidP="005C1822">
      <w:pPr>
        <w:pStyle w:val="BodyText"/>
        <w:numPr>
          <w:ilvl w:val="0"/>
          <w:numId w:val="90"/>
        </w:numPr>
        <w:rPr>
          <w:b/>
        </w:rPr>
      </w:pPr>
      <w:r>
        <w:rPr>
          <w:b/>
        </w:rPr>
        <w:t xml:space="preserve">Sale Service – </w:t>
      </w:r>
      <w:r>
        <w:t xml:space="preserve">Requires billing agreement ID returned in billing agreement service </w:t>
      </w:r>
      <w:r w:rsidR="000B6A3D">
        <w:t>response. This</w:t>
      </w:r>
      <w:r>
        <w:t xml:space="preserve"> service obtains authorization, and captures the authorized amount</w:t>
      </w:r>
    </w:p>
    <w:p w14:paraId="2E8079B0" w14:textId="387F44CE" w:rsidR="007B4F36" w:rsidRDefault="007B4F36" w:rsidP="007B4F36">
      <w:pPr>
        <w:pStyle w:val="Heading3"/>
        <w:rPr>
          <w:rFonts w:asciiTheme="minorHAnsi" w:hAnsiTheme="minorHAnsi"/>
        </w:rPr>
      </w:pPr>
      <w:bookmarkStart w:id="56" w:name="_Toc491351800"/>
      <w:bookmarkStart w:id="57" w:name="_Toc492046197"/>
      <w:r w:rsidRPr="00E33D85">
        <w:rPr>
          <w:rFonts w:asciiTheme="minorHAnsi" w:hAnsiTheme="minorHAnsi"/>
        </w:rPr>
        <w:t>Conversion Detail Report</w:t>
      </w:r>
      <w:bookmarkEnd w:id="56"/>
      <w:bookmarkEnd w:id="57"/>
    </w:p>
    <w:p w14:paraId="11C92A6F" w14:textId="77777777" w:rsidR="007B4F36" w:rsidRPr="007B4F36" w:rsidRDefault="007B4F36" w:rsidP="005C1822">
      <w:pPr>
        <w:pStyle w:val="BodyText"/>
      </w:pPr>
    </w:p>
    <w:p w14:paraId="6D6DA177" w14:textId="77777777" w:rsidR="007B4F36" w:rsidRPr="00E33D85" w:rsidRDefault="007B4F36" w:rsidP="007B4F36">
      <w:pPr>
        <w:autoSpaceDE w:val="0"/>
        <w:autoSpaceDN w:val="0"/>
        <w:adjustRightInd w:val="0"/>
      </w:pPr>
      <w:r w:rsidRPr="00E33D85">
        <w:t xml:space="preserve">Cyber Source Conversion report contains the results of the modified orders which were initially in review state. This information gives you an overview of all orders that were not immediately accepted. For each order that is initially marked review and later modified to accept or reject, the report contains below information: </w:t>
      </w:r>
    </w:p>
    <w:p w14:paraId="21D83477"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Request ID</w:t>
      </w:r>
    </w:p>
    <w:p w14:paraId="7E6171CC"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Status before and after review</w:t>
      </w:r>
    </w:p>
    <w:p w14:paraId="7B57A4A1"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Name of reviewer</w:t>
      </w:r>
    </w:p>
    <w:p w14:paraId="6C53A8B3"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Queue assignment</w:t>
      </w:r>
    </w:p>
    <w:p w14:paraId="607BD0BD"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Reviewer comments and notes</w:t>
      </w:r>
    </w:p>
    <w:p w14:paraId="0903CA4A" w14:textId="77777777"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Order profile</w:t>
      </w:r>
    </w:p>
    <w:p w14:paraId="71743460" w14:textId="77777777" w:rsidR="007B4F36" w:rsidRPr="00E33D85" w:rsidRDefault="007B4F36" w:rsidP="007B4F36">
      <w:pPr>
        <w:autoSpaceDE w:val="0"/>
        <w:autoSpaceDN w:val="0"/>
        <w:adjustRightInd w:val="0"/>
      </w:pPr>
      <w:r w:rsidRPr="00E33D85">
        <w:t>Request this report at any time during the day, starting up to 24 hours in the past and ending at the present time</w:t>
      </w:r>
    </w:p>
    <w:p w14:paraId="120A2942" w14:textId="77777777" w:rsidR="007B4F36" w:rsidRPr="00E33D85" w:rsidRDefault="007B4F36" w:rsidP="007B4F36">
      <w:pPr>
        <w:autoSpaceDE w:val="0"/>
        <w:autoSpaceDN w:val="0"/>
        <w:adjustRightInd w:val="0"/>
      </w:pPr>
      <w:r w:rsidRPr="00E33D85">
        <w:t>The section “Configure Services” has details to conf</w:t>
      </w:r>
      <w:r w:rsidR="000B6A3D">
        <w:t>igure conversion detail report CyberS</w:t>
      </w:r>
      <w:r w:rsidRPr="00E33D85">
        <w:t>ource service.</w:t>
      </w:r>
    </w:p>
    <w:p w14:paraId="2ADD8F7C" w14:textId="77777777" w:rsidR="007B4F36" w:rsidRPr="00E33D85" w:rsidRDefault="007B4F36" w:rsidP="007B4F36">
      <w:pPr>
        <w:autoSpaceDE w:val="0"/>
        <w:autoSpaceDN w:val="0"/>
        <w:adjustRightInd w:val="0"/>
      </w:pPr>
      <w:r w:rsidRPr="00E33D85">
        <w:t xml:space="preserve">The section “Business Manager Changes for batch Jobs” has details about the conversion detail report batch Job, which fetches the last 24 hours updated order status from </w:t>
      </w:r>
      <w:r w:rsidR="000B6A3D">
        <w:t>REVIEW to ACCEPT/REJECT within CyberS</w:t>
      </w:r>
      <w:r w:rsidRPr="00E33D85">
        <w:t xml:space="preserve">ource and further updates the order status in Demandware accordingly. </w:t>
      </w:r>
    </w:p>
    <w:p w14:paraId="10D65EF8" w14:textId="77777777" w:rsidR="00BC24CE" w:rsidRPr="00E33D85" w:rsidRDefault="00BC24CE" w:rsidP="00BC24CE">
      <w:pPr>
        <w:pStyle w:val="Heading3"/>
        <w:rPr>
          <w:rFonts w:asciiTheme="minorHAnsi" w:hAnsiTheme="minorHAnsi"/>
        </w:rPr>
      </w:pPr>
      <w:bookmarkStart w:id="58" w:name="_Toc491351813"/>
      <w:bookmarkStart w:id="59" w:name="_Toc492046198"/>
      <w:r w:rsidRPr="00E33D85">
        <w:rPr>
          <w:rFonts w:asciiTheme="minorHAnsi" w:hAnsiTheme="minorHAnsi"/>
        </w:rPr>
        <w:t>Secure Acceptance Merchant Notification Post Batch Job</w:t>
      </w:r>
      <w:bookmarkEnd w:id="58"/>
      <w:bookmarkEnd w:id="59"/>
    </w:p>
    <w:p w14:paraId="0B05F82F" w14:textId="77777777" w:rsidR="00BC24CE" w:rsidRPr="00E33D85" w:rsidRDefault="00BC24CE" w:rsidP="005C1822">
      <w:pPr>
        <w:pStyle w:val="BodyText"/>
      </w:pPr>
      <w:r w:rsidRPr="00E33D85">
        <w:t xml:space="preserve">The batch job process merchant post notifications arrived from </w:t>
      </w:r>
      <w:r w:rsidR="000B6A3D">
        <w:t>CyberSource</w:t>
      </w:r>
      <w:r w:rsidRPr="00E33D85">
        <w:t xml:space="preserve"> secure acceptance web/mobile. These notification response data get stored in demandware custom object “SA_MerchantPost”.</w:t>
      </w:r>
    </w:p>
    <w:p w14:paraId="7F0EDD5D" w14:textId="77777777" w:rsidR="00BC24CE" w:rsidRPr="00E33D85" w:rsidRDefault="00BC24CE" w:rsidP="005C1822">
      <w:pPr>
        <w:pStyle w:val="BodyText"/>
      </w:pPr>
      <w:r w:rsidRPr="00E33D85">
        <w:t xml:space="preserve">Further when batch job runs it update those orders which did not got updated in regular customer checkout journey due to network issues. The job process below scenarios </w:t>
      </w:r>
    </w:p>
    <w:p w14:paraId="784F451F" w14:textId="77777777" w:rsidR="00BC24CE" w:rsidRPr="00E33D85" w:rsidRDefault="00BC24CE" w:rsidP="005C1822">
      <w:pPr>
        <w:pStyle w:val="BodyText"/>
      </w:pPr>
      <w:r w:rsidRPr="00E33D85">
        <w:t>1.</w:t>
      </w:r>
      <w:r w:rsidRPr="00E33D85">
        <w:rPr>
          <w:sz w:val="14"/>
          <w:szCs w:val="14"/>
        </w:rPr>
        <w:t xml:space="preserve">       </w:t>
      </w:r>
      <w:r w:rsidRPr="00E33D85">
        <w:t>Order already updated in the checkout journey itself then custom object entry removed for order</w:t>
      </w:r>
    </w:p>
    <w:p w14:paraId="141BBEB6" w14:textId="77777777" w:rsidR="00BC24CE" w:rsidRPr="00E33D85" w:rsidRDefault="00BC24CE" w:rsidP="00473F83">
      <w:pPr>
        <w:pStyle w:val="ListParagraph"/>
        <w:ind w:left="360" w:hanging="360"/>
      </w:pPr>
      <w:r w:rsidRPr="00E33D85">
        <w:t>2.</w:t>
      </w:r>
      <w:r w:rsidRPr="00E33D85">
        <w:rPr>
          <w:sz w:val="14"/>
          <w:szCs w:val="14"/>
        </w:rPr>
        <w:t xml:space="preserve">       </w:t>
      </w:r>
      <w:r w:rsidRPr="00E33D85">
        <w:t>Order not updated in checkout journey then merchant post response read from custom object in JSON form and information updated in the order</w:t>
      </w:r>
    </w:p>
    <w:p w14:paraId="076FF6C1" w14:textId="77777777" w:rsidR="00BC24CE" w:rsidRPr="00E33D85" w:rsidRDefault="00BC24CE" w:rsidP="00BC24CE">
      <w:pPr>
        <w:pStyle w:val="ListParagraph"/>
        <w:ind w:left="1800" w:hanging="360"/>
      </w:pPr>
      <w:r w:rsidRPr="00E33D85">
        <w:t>a.</w:t>
      </w:r>
      <w:r w:rsidRPr="00E33D85">
        <w:rPr>
          <w:sz w:val="14"/>
          <w:szCs w:val="14"/>
        </w:rPr>
        <w:t xml:space="preserve">       </w:t>
      </w:r>
      <w:r w:rsidRPr="00E33D85">
        <w:t xml:space="preserve">Billing/shipping address </w:t>
      </w:r>
    </w:p>
    <w:p w14:paraId="6D5A0B26" w14:textId="77777777" w:rsidR="00BC24CE" w:rsidRPr="00E33D85" w:rsidRDefault="00BC24CE" w:rsidP="00BC24CE">
      <w:pPr>
        <w:pStyle w:val="ListParagraph"/>
        <w:ind w:left="1800" w:hanging="360"/>
      </w:pPr>
      <w:r w:rsidRPr="00E33D85">
        <w:t>b.</w:t>
      </w:r>
      <w:r w:rsidRPr="00E33D85">
        <w:rPr>
          <w:sz w:val="14"/>
          <w:szCs w:val="14"/>
        </w:rPr>
        <w:t xml:space="preserve">      </w:t>
      </w:r>
      <w:r w:rsidRPr="00E33D85">
        <w:t>Order status as New/Failed</w:t>
      </w:r>
    </w:p>
    <w:p w14:paraId="326AA41F" w14:textId="77777777" w:rsidR="00BC24CE" w:rsidRPr="00E33D85" w:rsidRDefault="00BC24CE" w:rsidP="00BC24CE">
      <w:pPr>
        <w:pStyle w:val="ListParagraph"/>
        <w:ind w:left="1800" w:hanging="360"/>
      </w:pPr>
      <w:r w:rsidRPr="00E33D85">
        <w:t>c.</w:t>
      </w:r>
      <w:r w:rsidRPr="00E33D85">
        <w:rPr>
          <w:sz w:val="14"/>
          <w:szCs w:val="14"/>
        </w:rPr>
        <w:t xml:space="preserve">       </w:t>
      </w:r>
      <w:r w:rsidRPr="00E33D85">
        <w:t>Payment authorization response</w:t>
      </w:r>
    </w:p>
    <w:p w14:paraId="402701B8" w14:textId="77777777" w:rsidR="00BC24CE" w:rsidRPr="00E33D85" w:rsidRDefault="00BC24CE" w:rsidP="00BC24CE">
      <w:pPr>
        <w:pStyle w:val="ListParagraph"/>
        <w:ind w:left="1800" w:hanging="360"/>
      </w:pPr>
      <w:r w:rsidRPr="00E33D85">
        <w:t>d.</w:t>
      </w:r>
      <w:r w:rsidRPr="00E33D85">
        <w:rPr>
          <w:sz w:val="14"/>
          <w:szCs w:val="14"/>
        </w:rPr>
        <w:t xml:space="preserve">      </w:t>
      </w:r>
      <w:r w:rsidRPr="00E33D85">
        <w:t>Card get saved for logged in user if customer opted in checkout journey</w:t>
      </w:r>
    </w:p>
    <w:p w14:paraId="3379BC1F" w14:textId="77777777" w:rsidR="00BC24CE" w:rsidRDefault="00BC24CE" w:rsidP="00BC24CE">
      <w:r w:rsidRPr="00E33D85">
        <w:lastRenderedPageBreak/>
        <w:t>Note: It is recommended to have the batch job frequency every 15 min to update order status and release inventory</w:t>
      </w:r>
    </w:p>
    <w:p w14:paraId="6032C7A7" w14:textId="77777777" w:rsidR="00096395" w:rsidRPr="00E33D85" w:rsidRDefault="003C11C3" w:rsidP="00096395">
      <w:pPr>
        <w:pStyle w:val="Heading3"/>
        <w:rPr>
          <w:rFonts w:asciiTheme="minorHAnsi" w:hAnsiTheme="minorHAnsi"/>
        </w:rPr>
      </w:pPr>
      <w:bookmarkStart w:id="60" w:name="_Toc491351811"/>
      <w:bookmarkStart w:id="61" w:name="_Toc492046199"/>
      <w:r>
        <w:rPr>
          <w:rFonts w:asciiTheme="minorHAnsi" w:hAnsiTheme="minorHAnsi"/>
        </w:rPr>
        <w:t>IDeal</w:t>
      </w:r>
      <w:r w:rsidR="00096395">
        <w:rPr>
          <w:rFonts w:asciiTheme="minorHAnsi" w:hAnsiTheme="minorHAnsi"/>
        </w:rPr>
        <w:t xml:space="preserve"> </w:t>
      </w:r>
      <w:r w:rsidR="00362FCB">
        <w:rPr>
          <w:rFonts w:asciiTheme="minorHAnsi" w:hAnsiTheme="minorHAnsi"/>
        </w:rPr>
        <w:t xml:space="preserve">Bank </w:t>
      </w:r>
      <w:r w:rsidR="00096395">
        <w:rPr>
          <w:rFonts w:asciiTheme="minorHAnsi" w:hAnsiTheme="minorHAnsi"/>
        </w:rPr>
        <w:t xml:space="preserve">Options </w:t>
      </w:r>
      <w:r w:rsidR="00BC2CA3">
        <w:rPr>
          <w:rFonts w:asciiTheme="minorHAnsi" w:hAnsiTheme="minorHAnsi"/>
        </w:rPr>
        <w:t xml:space="preserve">List </w:t>
      </w:r>
      <w:r w:rsidR="00096395">
        <w:rPr>
          <w:rFonts w:asciiTheme="minorHAnsi" w:hAnsiTheme="minorHAnsi"/>
        </w:rPr>
        <w:t>Service Batch Job</w:t>
      </w:r>
      <w:bookmarkEnd w:id="61"/>
    </w:p>
    <w:p w14:paraId="17223C12" w14:textId="77777777" w:rsidR="00096395" w:rsidRDefault="00096395" w:rsidP="005C1822">
      <w:pPr>
        <w:pStyle w:val="BodyText"/>
      </w:pPr>
      <w:r w:rsidRPr="00395BF4">
        <w:t xml:space="preserve">Cartridge will provide a batch Job to fetch the options details for Ideal and store them into salesforce commerce cloud Business Manager Custom objects.  Job can be configured to run at any defined interval using SFCC Job framework. Ideally it should not run on frequent basis but it’spurelyconfigurable to run at merchant choice and need and SFCC capabilities.  Job will populate/update the SFCC custom objects with the response data. </w:t>
      </w:r>
      <w:r>
        <w:t xml:space="preserve">If </w:t>
      </w:r>
      <w:r w:rsidRPr="00395BF4">
        <w:t xml:space="preserve">Shopper </w:t>
      </w:r>
      <w:r w:rsidR="000B6A3D" w:rsidRPr="00395BF4">
        <w:t>selects “IDEAL</w:t>
      </w:r>
      <w:r w:rsidRPr="00395BF4">
        <w:t>” as payment method on commerce cloud billing page, Bank options list will be displayed as drop down for shopper to select a preferred bank to proceed. The selected bank name will be passed into IDEAL sale service request.</w:t>
      </w:r>
    </w:p>
    <w:p w14:paraId="17672F52" w14:textId="1DA19B34" w:rsidR="00BC24CE" w:rsidRPr="00E33D85" w:rsidRDefault="00BC24CE" w:rsidP="00BC24CE">
      <w:pPr>
        <w:pStyle w:val="Heading3"/>
        <w:rPr>
          <w:rFonts w:asciiTheme="minorHAnsi" w:hAnsiTheme="minorHAnsi"/>
        </w:rPr>
      </w:pPr>
      <w:bookmarkStart w:id="62" w:name="_Toc492046200"/>
      <w:r>
        <w:rPr>
          <w:rFonts w:asciiTheme="minorHAnsi" w:hAnsiTheme="minorHAnsi"/>
        </w:rPr>
        <w:t xml:space="preserve">Alternate Payment Check Status </w:t>
      </w:r>
      <w:r w:rsidRPr="00E33D85">
        <w:rPr>
          <w:rFonts w:asciiTheme="minorHAnsi" w:hAnsiTheme="minorHAnsi"/>
        </w:rPr>
        <w:t>Batch Job</w:t>
      </w:r>
      <w:bookmarkEnd w:id="60"/>
      <w:bookmarkEnd w:id="62"/>
    </w:p>
    <w:p w14:paraId="6C8F19C7" w14:textId="77777777" w:rsidR="00BC24CE" w:rsidRPr="00E33D85" w:rsidRDefault="00BC24CE" w:rsidP="005C1822">
      <w:pPr>
        <w:pStyle w:val="BodyText"/>
      </w:pPr>
      <w:r>
        <w:t>AP check status</w:t>
      </w:r>
      <w:r w:rsidRPr="00E33D85">
        <w:t xml:space="preserve"> batch job process Demandware orders placed by </w:t>
      </w:r>
      <w:r>
        <w:t>ALIPAY/</w:t>
      </w:r>
      <w:r w:rsidR="000B6A3D">
        <w:t>Bank Transfer</w:t>
      </w:r>
      <w:r>
        <w:t xml:space="preserve">/Klarna </w:t>
      </w:r>
      <w:r w:rsidRPr="00E33D85">
        <w:t xml:space="preserve">as payment method by making web service call to </w:t>
      </w:r>
      <w:r>
        <w:t>AP</w:t>
      </w:r>
      <w:r w:rsidRPr="00E33D85">
        <w:t xml:space="preserve"> Check Status Service.</w:t>
      </w:r>
    </w:p>
    <w:p w14:paraId="48DCE1F3" w14:textId="77777777" w:rsidR="00BC24CE" w:rsidRDefault="00BC24CE" w:rsidP="005C1822">
      <w:pPr>
        <w:pStyle w:val="BodyText"/>
      </w:pPr>
      <w:r w:rsidRPr="00E33D85">
        <w:t>T</w:t>
      </w:r>
      <w:r>
        <w:t xml:space="preserve">he Demandware </w:t>
      </w:r>
      <w:r w:rsidRPr="0041045A">
        <w:t xml:space="preserve">APCheckStatusJob.js </w:t>
      </w:r>
      <w:r>
        <w:t xml:space="preserve">script module </w:t>
      </w:r>
      <w:r w:rsidRPr="00E33D85">
        <w:t xml:space="preserve">is called from batch job that populates the check status request with Request ID </w:t>
      </w:r>
      <w:r>
        <w:t xml:space="preserve">and </w:t>
      </w:r>
      <w:r w:rsidR="000B6A3D">
        <w:t>Payment Type</w:t>
      </w:r>
      <w:r>
        <w:t xml:space="preserve"> </w:t>
      </w:r>
      <w:r w:rsidRPr="00E33D85">
        <w:t>generated and stored in Demandware Payment Transaction custom attribute for every order placed by Alipay</w:t>
      </w:r>
      <w:r>
        <w:t xml:space="preserve">/Bank Transfer/Klarna </w:t>
      </w:r>
      <w:r w:rsidRPr="00E33D85">
        <w:t xml:space="preserve">as payment method and </w:t>
      </w:r>
      <w:r w:rsidR="000B6A3D" w:rsidRPr="00E33D85">
        <w:t>invokes</w:t>
      </w:r>
      <w:r w:rsidRPr="00E33D85">
        <w:t xml:space="preserve"> the Check Status web service call using CyberSource web service API.</w:t>
      </w:r>
    </w:p>
    <w:p w14:paraId="5CD50E74" w14:textId="77777777" w:rsidR="00BC24CE" w:rsidRDefault="00BC24CE" w:rsidP="005C1822">
      <w:pPr>
        <w:pStyle w:val="BodyText"/>
      </w:pPr>
      <w:r>
        <w:t>The Job Picks all the orders placed before 30 minutes of the current time (i.e. LagTime) which is configurable through Job as per merchant need.</w:t>
      </w:r>
    </w:p>
    <w:p w14:paraId="7498568C" w14:textId="77777777" w:rsidR="00EF3574" w:rsidRPr="00E33D85" w:rsidRDefault="00EF3574" w:rsidP="005C1822">
      <w:pPr>
        <w:pStyle w:val="BodyText"/>
      </w:pPr>
    </w:p>
    <w:p w14:paraId="133D33F8" w14:textId="77777777" w:rsidR="00BC24CE" w:rsidRPr="00E33D85" w:rsidRDefault="00BC24CE" w:rsidP="005C1822">
      <w:pPr>
        <w:pStyle w:val="BodyText"/>
      </w:pPr>
    </w:p>
    <w:p w14:paraId="2DFF755B" w14:textId="77777777" w:rsidR="00BC24CE" w:rsidRPr="00E33D85" w:rsidRDefault="00BC24CE" w:rsidP="00BC24CE">
      <w:pPr>
        <w:pStyle w:val="Listenabsatz"/>
        <w:shd w:val="clear" w:color="auto" w:fill="FFFFFF"/>
        <w:autoSpaceDE w:val="0"/>
        <w:autoSpaceDN w:val="0"/>
        <w:adjustRightInd w:val="0"/>
        <w:spacing w:line="255" w:lineRule="atLeast"/>
        <w:ind w:left="0"/>
        <w:rPr>
          <w:b/>
        </w:rPr>
      </w:pPr>
      <w:r>
        <w:rPr>
          <w:b/>
        </w:rPr>
        <w:t>AP Check Status</w:t>
      </w:r>
      <w:r w:rsidRPr="00E33D85">
        <w:rPr>
          <w:b/>
        </w:rPr>
        <w:t xml:space="preserve"> Batch Job Sequence Flow:</w:t>
      </w:r>
    </w:p>
    <w:p w14:paraId="3C45E9BE" w14:textId="77777777" w:rsidR="00BC24CE" w:rsidRPr="00E33D85" w:rsidRDefault="00BC24CE" w:rsidP="00BC24CE">
      <w:pPr>
        <w:pStyle w:val="Listenabsatz"/>
        <w:shd w:val="clear" w:color="auto" w:fill="FFFFFF"/>
        <w:autoSpaceDE w:val="0"/>
        <w:autoSpaceDN w:val="0"/>
        <w:adjustRightInd w:val="0"/>
        <w:spacing w:line="255" w:lineRule="atLeast"/>
        <w:ind w:left="0"/>
        <w:rPr>
          <w:b/>
        </w:rPr>
      </w:pPr>
    </w:p>
    <w:p w14:paraId="6124F503" w14:textId="77777777" w:rsidR="00BC24CE" w:rsidRPr="00A07D1D"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Query on all the Demandware orders placed with order status</w:t>
      </w:r>
      <w:r>
        <w:t xml:space="preserve"> as ‘CREATED’, export status as ‘NOT EXPORTED’ and Lag time as set in Jobs parameter.</w:t>
      </w:r>
    </w:p>
    <w:p w14:paraId="61D86FDF" w14:textId="77777777"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Iterate through all orders whose Payment processor are </w:t>
      </w:r>
      <w:r w:rsidRPr="00A07D1D">
        <w:t>CYBERSOURCE_ALIPAY</w:t>
      </w:r>
      <w:r>
        <w:t xml:space="preserve"> /</w:t>
      </w:r>
      <w:r w:rsidRPr="00A07D1D">
        <w:t xml:space="preserve"> BANK_TRANSFER</w:t>
      </w:r>
      <w:r>
        <w:t xml:space="preserve"> /</w:t>
      </w:r>
      <w:r w:rsidRPr="00A07D1D">
        <w:t xml:space="preserve"> KLARNA_CREDIT</w:t>
      </w:r>
      <w:r>
        <w:t xml:space="preserve"> </w:t>
      </w:r>
      <w:r w:rsidRPr="00E33D85">
        <w:t xml:space="preserve"> and get the Request Id stored in Order Payment Transaction custom object attribute.</w:t>
      </w:r>
    </w:p>
    <w:p w14:paraId="47489A8C" w14:textId="77777777"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 xml:space="preserve">Pass the Request Id and Payment Type to </w:t>
      </w:r>
      <w:r>
        <w:t>AP</w:t>
      </w:r>
      <w:r w:rsidRPr="00E33D85">
        <w:t xml:space="preserve"> Check Status Service and make the actual service call.</w:t>
      </w:r>
    </w:p>
    <w:p w14:paraId="475DD336" w14:textId="77777777" w:rsidR="00BC24CE" w:rsidRPr="00E33D85"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Validate </w:t>
      </w:r>
      <w:r>
        <w:t xml:space="preserve">Decision, </w:t>
      </w:r>
      <w:r w:rsidRPr="00E33D85">
        <w:t xml:space="preserve">Reason Code and Payment status of check status service response and set the corresponding </w:t>
      </w:r>
      <w:r>
        <w:rPr>
          <w:rFonts w:cs="Arial"/>
          <w:color w:val="000000"/>
        </w:rPr>
        <w:t>variables</w:t>
      </w:r>
    </w:p>
    <w:p w14:paraId="757C9D19" w14:textId="77777777" w:rsidR="00BC24CE"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If </w:t>
      </w:r>
      <w:r>
        <w:t xml:space="preserve">Decision = ACCEPT and </w:t>
      </w:r>
      <w:r w:rsidRPr="00E33D85">
        <w:t>ReasonCode = 100 then check the payment status</w:t>
      </w:r>
      <w:r>
        <w:t xml:space="preserve"> as:</w:t>
      </w:r>
    </w:p>
    <w:p w14:paraId="48A3CA28" w14:textId="77777777"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A07D1D">
        <w:t xml:space="preserve">COMPLETED/ </w:t>
      </w:r>
      <w:r>
        <w:t>AUTHORIZED</w:t>
      </w:r>
      <w:r w:rsidRPr="00A07D1D">
        <w:t xml:space="preserve">/ </w:t>
      </w:r>
      <w:r>
        <w:t>SETTLED - Update</w:t>
      </w:r>
      <w:r w:rsidRPr="00E33D85">
        <w:t xml:space="preserve"> the order </w:t>
      </w:r>
      <w:r>
        <w:t xml:space="preserve">with Order </w:t>
      </w:r>
      <w:r w:rsidRPr="00E33D85">
        <w:t xml:space="preserve">status to “New”, </w:t>
      </w:r>
      <w:r>
        <w:t xml:space="preserve">Confirmation Status to “Confirmed” and </w:t>
      </w:r>
      <w:r w:rsidRPr="00E33D85">
        <w:t>export status to “Ready For Export</w:t>
      </w:r>
      <w:r w:rsidR="000B6A3D" w:rsidRPr="00E33D85">
        <w:t>”</w:t>
      </w:r>
      <w:r w:rsidR="000B6A3D">
        <w:t>.</w:t>
      </w:r>
    </w:p>
    <w:p w14:paraId="4E8F46F5" w14:textId="77777777" w:rsidR="00BC24CE" w:rsidRDefault="00BC24CE" w:rsidP="00BC24CE">
      <w:pPr>
        <w:pStyle w:val="Listenabsatz"/>
        <w:shd w:val="clear" w:color="auto" w:fill="FFFFFF"/>
        <w:autoSpaceDE w:val="0"/>
        <w:autoSpaceDN w:val="0"/>
        <w:adjustRightInd w:val="0"/>
        <w:spacing w:line="255" w:lineRule="atLeast"/>
      </w:pPr>
      <w:r>
        <w:t xml:space="preserve">Also update </w:t>
      </w:r>
      <w:r w:rsidRPr="00E33D85">
        <w:t>Order Payment Transaction custom object attribute</w:t>
      </w:r>
      <w:r>
        <w:t>s as apPaymentStatus, order payment status to “PAID”.</w:t>
      </w:r>
    </w:p>
    <w:p w14:paraId="69A20A74" w14:textId="77777777" w:rsidR="00BC24CE" w:rsidRPr="00E33D85"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000B6A3D">
        <w:t>PENDING,</w:t>
      </w:r>
      <w:r w:rsidR="000B6A3D" w:rsidRPr="00E33D85">
        <w:t xml:space="preserve"> no</w:t>
      </w:r>
      <w:r w:rsidRPr="00E33D85">
        <w:t xml:space="preserve"> need to update any Demandware status in case of PENDING </w:t>
      </w:r>
      <w:r>
        <w:t>P</w:t>
      </w:r>
      <w:r w:rsidRPr="00E33D85">
        <w:t>ayment Status</w:t>
      </w:r>
    </w:p>
    <w:p w14:paraId="08780219" w14:textId="77777777"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41191C">
        <w:t>ABANDONED</w:t>
      </w:r>
      <w:r w:rsidRPr="00A07D1D">
        <w:t xml:space="preserve">/ </w:t>
      </w:r>
      <w:r w:rsidRPr="0041191C">
        <w:t>TRADE_NOT_EXIST</w:t>
      </w:r>
      <w:r w:rsidRPr="00A07D1D">
        <w:t>/</w:t>
      </w:r>
      <w:r w:rsidR="000B6A3D">
        <w:t>FAILED,</w:t>
      </w:r>
      <w:r w:rsidR="000B6A3D" w:rsidRPr="00E33D85">
        <w:t xml:space="preserve"> fail</w:t>
      </w:r>
      <w:r w:rsidRPr="00E33D85">
        <w:t xml:space="preserve"> the order.</w:t>
      </w:r>
    </w:p>
    <w:p w14:paraId="7EF53984" w14:textId="77777777" w:rsidR="00BC24CE" w:rsidRPr="0010623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With </w:t>
      </w:r>
      <w:r w:rsidRPr="00E33D85">
        <w:t>Decision = REJECT</w:t>
      </w:r>
      <w:r>
        <w:t xml:space="preserve">/ERROR </w:t>
      </w:r>
      <w:r w:rsidRPr="00E33D85">
        <w:t xml:space="preserve">and </w:t>
      </w:r>
      <w:r>
        <w:t>any other ReasonCode except 100</w:t>
      </w:r>
      <w:r w:rsidRPr="00E33D85">
        <w:t>, fail the order.</w:t>
      </w:r>
    </w:p>
    <w:p w14:paraId="20AC8540" w14:textId="77777777" w:rsidR="00BC24CE" w:rsidRPr="00E33D85" w:rsidRDefault="00BC24CE" w:rsidP="005C1822">
      <w:pPr>
        <w:pStyle w:val="BodyText"/>
      </w:pPr>
    </w:p>
    <w:p w14:paraId="1580AB50" w14:textId="1A010303" w:rsidR="00BC24CE" w:rsidRPr="00E33D85" w:rsidRDefault="00BC24CE" w:rsidP="00BC24CE">
      <w:pPr>
        <w:pStyle w:val="Heading2"/>
        <w:rPr>
          <w:rFonts w:asciiTheme="minorHAnsi" w:hAnsiTheme="minorHAnsi"/>
        </w:rPr>
      </w:pPr>
      <w:bookmarkStart w:id="63" w:name="_Toc368651130"/>
      <w:bookmarkStart w:id="64" w:name="_Toc491351817"/>
      <w:bookmarkStart w:id="65" w:name="_Toc492046201"/>
      <w:r w:rsidRPr="00E33D85">
        <w:rPr>
          <w:rFonts w:asciiTheme="minorHAnsi" w:hAnsiTheme="minorHAnsi"/>
        </w:rPr>
        <w:lastRenderedPageBreak/>
        <w:t>Use Cases Scenarios</w:t>
      </w:r>
      <w:bookmarkEnd w:id="63"/>
      <w:bookmarkEnd w:id="64"/>
      <w:bookmarkEnd w:id="65"/>
    </w:p>
    <w:p w14:paraId="0438E559" w14:textId="77777777" w:rsidR="00BC24CE" w:rsidRPr="00E33D85" w:rsidRDefault="00BC24CE" w:rsidP="00BC24CE">
      <w:pPr>
        <w:pStyle w:val="Heading3"/>
        <w:rPr>
          <w:rFonts w:asciiTheme="minorHAnsi" w:hAnsiTheme="minorHAnsi"/>
        </w:rPr>
      </w:pPr>
      <w:bookmarkStart w:id="66" w:name="_Toc368651131"/>
      <w:bookmarkStart w:id="67" w:name="_Toc491351818"/>
      <w:bookmarkStart w:id="68" w:name="_Toc492046202"/>
      <w:r w:rsidRPr="00E33D85">
        <w:rPr>
          <w:rFonts w:asciiTheme="minorHAnsi" w:hAnsiTheme="minorHAnsi"/>
        </w:rPr>
        <w:t xml:space="preserve">Credit Card / </w:t>
      </w:r>
      <w:r w:rsidR="000B6A3D" w:rsidRPr="00E33D85">
        <w:rPr>
          <w:rFonts w:asciiTheme="minorHAnsi" w:hAnsiTheme="minorHAnsi"/>
        </w:rPr>
        <w:t>Visa Checkout</w:t>
      </w:r>
      <w:r w:rsidRPr="00E33D85">
        <w:rPr>
          <w:rFonts w:asciiTheme="minorHAnsi" w:hAnsiTheme="minorHAnsi"/>
        </w:rPr>
        <w:t xml:space="preserve"> / </w:t>
      </w:r>
      <w:r w:rsidR="000B6A3D" w:rsidRPr="00E33D85">
        <w:rPr>
          <w:rFonts w:asciiTheme="minorHAnsi" w:hAnsiTheme="minorHAnsi"/>
        </w:rPr>
        <w:t>Apple Pay</w:t>
      </w:r>
      <w:r w:rsidRPr="00E33D85">
        <w:rPr>
          <w:rFonts w:asciiTheme="minorHAnsi" w:hAnsiTheme="minorHAnsi"/>
        </w:rPr>
        <w:t xml:space="preserve"> Authorization</w:t>
      </w:r>
      <w:bookmarkEnd w:id="66"/>
      <w:bookmarkEnd w:id="67"/>
      <w:bookmarkEnd w:id="68"/>
    </w:p>
    <w:p w14:paraId="15C32D2C" w14:textId="77777777" w:rsidR="00BC24CE" w:rsidRPr="00E33D85" w:rsidRDefault="00BC24CE" w:rsidP="00BC24CE">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As of release 2.10, all errors logged as “fatal”,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BC24CE" w:rsidRPr="00E33D85" w14:paraId="6FC2AA8D" w14:textId="77777777" w:rsidTr="00991425">
        <w:trPr>
          <w:trHeight w:val="750"/>
        </w:trPr>
        <w:tc>
          <w:tcPr>
            <w:tcW w:w="208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BA8C068" w14:textId="77777777" w:rsidR="00BC24CE" w:rsidRPr="00E33D85" w:rsidRDefault="00BC24CE" w:rsidP="00991425">
            <w:pPr>
              <w:spacing w:after="0" w:line="240" w:lineRule="auto"/>
              <w:rPr>
                <w:b/>
                <w:bCs/>
                <w:color w:val="000000"/>
              </w:rPr>
            </w:pPr>
            <w:r w:rsidRPr="00E33D85">
              <w:rPr>
                <w:b/>
                <w:bCs/>
                <w:color w:val="000000"/>
              </w:rPr>
              <w:t>Response</w:t>
            </w:r>
          </w:p>
        </w:tc>
        <w:tc>
          <w:tcPr>
            <w:tcW w:w="36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3EA444E" w14:textId="77777777" w:rsidR="00BC24CE" w:rsidRPr="00E33D85" w:rsidRDefault="00BC24CE" w:rsidP="00991425">
            <w:pPr>
              <w:spacing w:after="0" w:line="240" w:lineRule="auto"/>
              <w:rPr>
                <w:b/>
                <w:bCs/>
                <w:color w:val="000000"/>
              </w:rPr>
            </w:pPr>
            <w:r w:rsidRPr="00E33D85">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D4B14D1" w14:textId="77777777" w:rsidR="00BC24CE" w:rsidRPr="00E33D85" w:rsidRDefault="00BC24CE" w:rsidP="00991425">
            <w:pPr>
              <w:spacing w:after="0" w:line="240" w:lineRule="auto"/>
              <w:rPr>
                <w:b/>
                <w:bCs/>
                <w:color w:val="000000"/>
              </w:rPr>
            </w:pPr>
            <w:r w:rsidRPr="00E33D85">
              <w:rPr>
                <w:b/>
                <w:bCs/>
                <w:color w:val="000000"/>
              </w:rPr>
              <w:t>Cyber-</w:t>
            </w:r>
          </w:p>
          <w:p w14:paraId="646A5D68" w14:textId="77777777" w:rsidR="00BC24CE" w:rsidRPr="00E33D85" w:rsidRDefault="00BC24CE" w:rsidP="00991425">
            <w:pPr>
              <w:spacing w:after="0" w:line="240" w:lineRule="auto"/>
              <w:rPr>
                <w:b/>
                <w:bCs/>
                <w:color w:val="000000"/>
              </w:rPr>
            </w:pPr>
            <w:r w:rsidRPr="00E33D85">
              <w:rPr>
                <w:b/>
                <w:bCs/>
                <w:color w:val="000000"/>
              </w:rPr>
              <w:t>Source</w:t>
            </w:r>
            <w:r w:rsidRPr="00E33D85">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F8E438F" w14:textId="77777777" w:rsidR="00BC24CE" w:rsidRPr="00E33D85" w:rsidRDefault="00BC24CE" w:rsidP="00991425">
            <w:pPr>
              <w:spacing w:after="0" w:line="240" w:lineRule="auto"/>
              <w:rPr>
                <w:b/>
                <w:bCs/>
                <w:color w:val="000000"/>
              </w:rPr>
            </w:pPr>
            <w:r w:rsidRPr="00E33D85">
              <w:rPr>
                <w:b/>
                <w:bCs/>
                <w:color w:val="000000"/>
              </w:rPr>
              <w:t>CyberSource</w:t>
            </w:r>
            <w:r w:rsidRPr="00E33D85">
              <w:rPr>
                <w:b/>
                <w:bCs/>
                <w:color w:val="000000"/>
              </w:rPr>
              <w:br/>
              <w:t>suggested response</w:t>
            </w:r>
          </w:p>
        </w:tc>
      </w:tr>
      <w:tr w:rsidR="00BC24CE" w:rsidRPr="00E33D85" w14:paraId="6274A699"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1A15C8C1" w14:textId="77777777"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50C34C62" w14:textId="77777777"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6F56353F" w14:textId="77777777"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14:paraId="5945B66F" w14:textId="77777777" w:rsidR="00BC24CE" w:rsidRPr="00E33D85" w:rsidRDefault="00BC24CE" w:rsidP="00991425">
            <w:pPr>
              <w:spacing w:after="0" w:line="240" w:lineRule="auto"/>
              <w:rPr>
                <w:color w:val="000000"/>
              </w:rPr>
            </w:pPr>
            <w:r w:rsidRPr="00E33D85">
              <w:rPr>
                <w:color w:val="000000"/>
              </w:rPr>
              <w:t> </w:t>
            </w:r>
          </w:p>
        </w:tc>
      </w:tr>
      <w:tr w:rsidR="00BC24CE" w:rsidRPr="00E33D85" w14:paraId="0960E85C"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30283976" w14:textId="77777777" w:rsidR="00BC24CE" w:rsidRPr="00E33D85" w:rsidRDefault="00BC24CE" w:rsidP="00991425">
            <w:pPr>
              <w:spacing w:after="0" w:line="240" w:lineRule="auto"/>
              <w:rPr>
                <w:color w:val="000000"/>
              </w:rPr>
            </w:pPr>
            <w:r w:rsidRPr="00E33D85">
              <w:rPr>
                <w:color w:val="000000"/>
              </w:rPr>
              <w:t>Successful transaction.</w:t>
            </w:r>
          </w:p>
        </w:tc>
        <w:tc>
          <w:tcPr>
            <w:tcW w:w="3690" w:type="dxa"/>
            <w:tcBorders>
              <w:top w:val="nil"/>
              <w:left w:val="nil"/>
              <w:bottom w:val="nil"/>
              <w:right w:val="single" w:sz="4" w:space="0" w:color="auto"/>
            </w:tcBorders>
            <w:noWrap/>
            <w:vAlign w:val="bottom"/>
            <w:hideMark/>
          </w:tcPr>
          <w:p w14:paraId="123143B4" w14:textId="77777777" w:rsidR="00BC24CE" w:rsidRPr="00E33D85" w:rsidRDefault="00BC24CE" w:rsidP="00991425">
            <w:pPr>
              <w:spacing w:after="0" w:line="240" w:lineRule="auto"/>
              <w:rPr>
                <w:color w:val="000000"/>
              </w:rPr>
            </w:pPr>
            <w:r w:rsidRPr="00E33D85">
              <w:rPr>
                <w:color w:val="000000"/>
              </w:rPr>
              <w:t>Continue Checkout</w:t>
            </w:r>
          </w:p>
        </w:tc>
        <w:tc>
          <w:tcPr>
            <w:tcW w:w="990" w:type="dxa"/>
            <w:tcBorders>
              <w:top w:val="nil"/>
              <w:left w:val="nil"/>
              <w:bottom w:val="nil"/>
              <w:right w:val="single" w:sz="4" w:space="0" w:color="auto"/>
            </w:tcBorders>
            <w:noWrap/>
            <w:vAlign w:val="center"/>
            <w:hideMark/>
          </w:tcPr>
          <w:p w14:paraId="06FF1015" w14:textId="77777777" w:rsidR="00BC24CE" w:rsidRPr="00E33D85" w:rsidRDefault="00BC24CE" w:rsidP="00991425">
            <w:pPr>
              <w:spacing w:after="0" w:line="240" w:lineRule="auto"/>
              <w:jc w:val="center"/>
              <w:rPr>
                <w:color w:val="000000"/>
              </w:rPr>
            </w:pPr>
            <w:r w:rsidRPr="00E33D85">
              <w:rPr>
                <w:color w:val="000000"/>
              </w:rPr>
              <w:t>100</w:t>
            </w:r>
          </w:p>
        </w:tc>
        <w:tc>
          <w:tcPr>
            <w:tcW w:w="3237" w:type="dxa"/>
            <w:tcBorders>
              <w:top w:val="nil"/>
              <w:left w:val="nil"/>
              <w:bottom w:val="nil"/>
              <w:right w:val="single" w:sz="4" w:space="0" w:color="auto"/>
            </w:tcBorders>
            <w:noWrap/>
            <w:vAlign w:val="bottom"/>
            <w:hideMark/>
          </w:tcPr>
          <w:p w14:paraId="0218B83F" w14:textId="77777777" w:rsidR="00BC24CE" w:rsidRPr="00E33D85" w:rsidRDefault="00BC24CE" w:rsidP="00991425">
            <w:pPr>
              <w:spacing w:after="0" w:line="240" w:lineRule="auto"/>
              <w:rPr>
                <w:color w:val="000000"/>
              </w:rPr>
            </w:pPr>
            <w:r w:rsidRPr="00E33D85">
              <w:rPr>
                <w:color w:val="000000"/>
              </w:rPr>
              <w:t> </w:t>
            </w:r>
          </w:p>
        </w:tc>
      </w:tr>
      <w:tr w:rsidR="00BC24CE" w:rsidRPr="00E33D85" w14:paraId="61C85799"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65BECFFD" w14:textId="77777777"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643E0114" w14:textId="77777777"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39BC4790" w14:textId="77777777"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14:paraId="07123D5A" w14:textId="77777777" w:rsidR="00BC24CE" w:rsidRPr="00E33D85" w:rsidRDefault="00BC24CE" w:rsidP="00991425">
            <w:pPr>
              <w:spacing w:after="0" w:line="240" w:lineRule="auto"/>
              <w:rPr>
                <w:color w:val="000000"/>
              </w:rPr>
            </w:pPr>
            <w:r w:rsidRPr="00E33D85">
              <w:rPr>
                <w:color w:val="000000"/>
              </w:rPr>
              <w:t> </w:t>
            </w:r>
          </w:p>
        </w:tc>
      </w:tr>
      <w:tr w:rsidR="00BC24CE" w:rsidRPr="00E33D85" w14:paraId="5E055CB7" w14:textId="77777777"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DD5615F" w14:textId="77777777" w:rsidR="00BC24CE" w:rsidRPr="00E33D85" w:rsidRDefault="00BC24CE" w:rsidP="00991425">
            <w:pPr>
              <w:spacing w:after="0" w:line="240" w:lineRule="auto"/>
              <w:rPr>
                <w:b/>
                <w:bCs/>
                <w:color w:val="000000"/>
              </w:rPr>
            </w:pPr>
            <w:r w:rsidRPr="00E33D85">
              <w:rPr>
                <w:b/>
                <w:bCs/>
                <w:color w:val="000000"/>
              </w:rPr>
              <w:t>Validation Errors</w:t>
            </w:r>
          </w:p>
        </w:tc>
      </w:tr>
      <w:tr w:rsidR="00BC24CE" w:rsidRPr="00E33D85" w14:paraId="2C9AE2A2" w14:textId="77777777" w:rsidTr="00991425">
        <w:trPr>
          <w:trHeight w:val="1200"/>
        </w:trPr>
        <w:tc>
          <w:tcPr>
            <w:tcW w:w="2085" w:type="dxa"/>
            <w:tcBorders>
              <w:top w:val="nil"/>
              <w:left w:val="single" w:sz="4" w:space="0" w:color="auto"/>
              <w:bottom w:val="nil"/>
              <w:right w:val="single" w:sz="4" w:space="0" w:color="auto"/>
            </w:tcBorders>
            <w:noWrap/>
            <w:vAlign w:val="center"/>
            <w:hideMark/>
          </w:tcPr>
          <w:p w14:paraId="0EC2C534" w14:textId="77777777" w:rsidR="00BC24CE" w:rsidRPr="00E33D85" w:rsidRDefault="00BC24CE" w:rsidP="00991425">
            <w:pPr>
              <w:spacing w:after="0" w:line="240" w:lineRule="auto"/>
              <w:rPr>
                <w:color w:val="000000"/>
              </w:rPr>
            </w:pPr>
            <w:r w:rsidRPr="00E33D85">
              <w:rPr>
                <w:color w:val="000000"/>
              </w:rPr>
              <w:t>Request is missing one or more fields</w:t>
            </w:r>
          </w:p>
        </w:tc>
        <w:tc>
          <w:tcPr>
            <w:tcW w:w="3690" w:type="dxa"/>
            <w:tcBorders>
              <w:top w:val="nil"/>
              <w:left w:val="nil"/>
              <w:bottom w:val="nil"/>
              <w:right w:val="single" w:sz="4" w:space="0" w:color="auto"/>
            </w:tcBorders>
            <w:vAlign w:val="bottom"/>
            <w:hideMark/>
          </w:tcPr>
          <w:p w14:paraId="611424DE" w14:textId="77777777" w:rsidR="00BC24CE" w:rsidRPr="00E33D85" w:rsidRDefault="00BC24CE" w:rsidP="00991425">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5CD755B4" w14:textId="77777777" w:rsidR="00BC24CE" w:rsidRPr="00E33D85" w:rsidRDefault="00BC24CE" w:rsidP="00991425">
            <w:pPr>
              <w:spacing w:after="0" w:line="240" w:lineRule="auto"/>
              <w:jc w:val="center"/>
              <w:rPr>
                <w:color w:val="000000"/>
              </w:rPr>
            </w:pPr>
            <w:r w:rsidRPr="00E33D85">
              <w:rPr>
                <w:color w:val="000000"/>
              </w:rPr>
              <w:t>101</w:t>
            </w:r>
          </w:p>
        </w:tc>
        <w:tc>
          <w:tcPr>
            <w:tcW w:w="3237" w:type="dxa"/>
            <w:tcBorders>
              <w:top w:val="nil"/>
              <w:left w:val="nil"/>
              <w:bottom w:val="nil"/>
              <w:right w:val="single" w:sz="4" w:space="0" w:color="auto"/>
            </w:tcBorders>
            <w:vAlign w:val="bottom"/>
            <w:hideMark/>
          </w:tcPr>
          <w:p w14:paraId="4BFFBA4C" w14:textId="77777777" w:rsidR="00BC24CE" w:rsidRPr="00E33D85" w:rsidRDefault="00BC24CE" w:rsidP="00991425">
            <w:pPr>
              <w:spacing w:after="0" w:line="240" w:lineRule="auto"/>
              <w:rPr>
                <w:color w:val="000000"/>
              </w:rPr>
            </w:pPr>
            <w:r w:rsidRPr="00E33D85">
              <w:rPr>
                <w:color w:val="000000"/>
              </w:rPr>
              <w:t xml:space="preserve">See the reply </w:t>
            </w:r>
            <w:r w:rsidR="000B6A3D" w:rsidRPr="00E33D85">
              <w:rPr>
                <w:color w:val="000000"/>
              </w:rPr>
              <w:t>field’s</w:t>
            </w:r>
            <w:r w:rsidRPr="00E33D85">
              <w:rPr>
                <w:color w:val="000000"/>
              </w:rPr>
              <w:t xml:space="preserve"> missingField_0...N for which fields are missing. Resend the request with the complete information.</w:t>
            </w:r>
          </w:p>
        </w:tc>
      </w:tr>
      <w:tr w:rsidR="00BC24CE" w:rsidRPr="00E33D85" w14:paraId="72735E84" w14:textId="77777777" w:rsidTr="00991425">
        <w:trPr>
          <w:trHeight w:val="150"/>
        </w:trPr>
        <w:tc>
          <w:tcPr>
            <w:tcW w:w="2085" w:type="dxa"/>
            <w:tcBorders>
              <w:top w:val="nil"/>
              <w:left w:val="single" w:sz="4" w:space="0" w:color="auto"/>
              <w:bottom w:val="single" w:sz="4" w:space="0" w:color="auto"/>
              <w:right w:val="single" w:sz="4" w:space="0" w:color="auto"/>
            </w:tcBorders>
            <w:noWrap/>
            <w:vAlign w:val="center"/>
            <w:hideMark/>
          </w:tcPr>
          <w:p w14:paraId="4CF51F57" w14:textId="77777777"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72C0392C" w14:textId="77777777"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535E54C1" w14:textId="77777777"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14:paraId="64E64F0C" w14:textId="77777777" w:rsidR="00BC24CE" w:rsidRPr="00E33D85" w:rsidRDefault="00BC24CE" w:rsidP="00991425">
            <w:pPr>
              <w:spacing w:after="0" w:line="240" w:lineRule="auto"/>
              <w:rPr>
                <w:color w:val="000000"/>
              </w:rPr>
            </w:pPr>
            <w:r w:rsidRPr="00E33D85">
              <w:rPr>
                <w:color w:val="000000"/>
              </w:rPr>
              <w:t> </w:t>
            </w:r>
          </w:p>
        </w:tc>
      </w:tr>
      <w:tr w:rsidR="00BC24CE" w:rsidRPr="00E33D85" w14:paraId="32F9DBC8" w14:textId="77777777" w:rsidTr="00991425">
        <w:trPr>
          <w:trHeight w:val="135"/>
        </w:trPr>
        <w:tc>
          <w:tcPr>
            <w:tcW w:w="2085" w:type="dxa"/>
            <w:tcBorders>
              <w:top w:val="single" w:sz="4" w:space="0" w:color="auto"/>
              <w:left w:val="single" w:sz="4" w:space="0" w:color="auto"/>
              <w:bottom w:val="nil"/>
              <w:right w:val="single" w:sz="4" w:space="0" w:color="auto"/>
            </w:tcBorders>
            <w:noWrap/>
            <w:vAlign w:val="center"/>
            <w:hideMark/>
          </w:tcPr>
          <w:p w14:paraId="4EFDE204" w14:textId="77777777"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14:paraId="7CD49B3A" w14:textId="77777777"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14:paraId="0353EFDE" w14:textId="77777777" w:rsidR="00BC24CE" w:rsidRPr="00E33D85"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14:paraId="4625CB6D" w14:textId="77777777" w:rsidR="00BC24CE" w:rsidRPr="00E33D85" w:rsidRDefault="00BC24CE" w:rsidP="00991425">
            <w:pPr>
              <w:spacing w:after="0" w:line="240" w:lineRule="auto"/>
              <w:rPr>
                <w:color w:val="000000"/>
              </w:rPr>
            </w:pPr>
          </w:p>
        </w:tc>
      </w:tr>
      <w:tr w:rsidR="00BC24CE" w:rsidRPr="00E33D85" w14:paraId="21632546" w14:textId="77777777" w:rsidTr="00991425">
        <w:trPr>
          <w:trHeight w:val="1200"/>
        </w:trPr>
        <w:tc>
          <w:tcPr>
            <w:tcW w:w="2085" w:type="dxa"/>
            <w:tcBorders>
              <w:top w:val="nil"/>
              <w:left w:val="single" w:sz="4" w:space="0" w:color="auto"/>
              <w:bottom w:val="nil"/>
              <w:right w:val="single" w:sz="4" w:space="0" w:color="auto"/>
            </w:tcBorders>
            <w:noWrap/>
            <w:vAlign w:val="center"/>
            <w:hideMark/>
          </w:tcPr>
          <w:p w14:paraId="36716791" w14:textId="77777777" w:rsidR="00BC24CE" w:rsidRPr="00E33D85" w:rsidRDefault="00BC24CE" w:rsidP="00991425">
            <w:pPr>
              <w:spacing w:after="0" w:line="240" w:lineRule="auto"/>
              <w:rPr>
                <w:color w:val="000000"/>
              </w:rPr>
            </w:pPr>
            <w:r w:rsidRPr="00E33D85">
              <w:rPr>
                <w:color w:val="000000"/>
              </w:rPr>
              <w:t>One or more fields in the request contain invalid data.</w:t>
            </w:r>
          </w:p>
        </w:tc>
        <w:tc>
          <w:tcPr>
            <w:tcW w:w="3690" w:type="dxa"/>
            <w:tcBorders>
              <w:top w:val="nil"/>
              <w:left w:val="nil"/>
              <w:bottom w:val="nil"/>
              <w:right w:val="single" w:sz="4" w:space="0" w:color="auto"/>
            </w:tcBorders>
            <w:vAlign w:val="bottom"/>
            <w:hideMark/>
          </w:tcPr>
          <w:p w14:paraId="379EEC56" w14:textId="77777777" w:rsidR="00BC24CE" w:rsidRPr="00E33D85" w:rsidRDefault="00BC24CE" w:rsidP="00991425">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66DD5DBB" w14:textId="77777777" w:rsidR="00BC24CE" w:rsidRPr="00E33D85" w:rsidRDefault="00BC24CE" w:rsidP="00991425">
            <w:pPr>
              <w:spacing w:after="0" w:line="240" w:lineRule="auto"/>
              <w:jc w:val="center"/>
              <w:rPr>
                <w:color w:val="000000"/>
              </w:rPr>
            </w:pPr>
            <w:r w:rsidRPr="00E33D85">
              <w:rPr>
                <w:color w:val="000000"/>
              </w:rPr>
              <w:t>102</w:t>
            </w:r>
          </w:p>
        </w:tc>
        <w:tc>
          <w:tcPr>
            <w:tcW w:w="3237" w:type="dxa"/>
            <w:tcBorders>
              <w:top w:val="nil"/>
              <w:left w:val="nil"/>
              <w:bottom w:val="nil"/>
              <w:right w:val="single" w:sz="4" w:space="0" w:color="auto"/>
            </w:tcBorders>
            <w:vAlign w:val="bottom"/>
            <w:hideMark/>
          </w:tcPr>
          <w:p w14:paraId="5561BB81" w14:textId="77777777" w:rsidR="00BC24CE" w:rsidRPr="00E33D85" w:rsidRDefault="00BC24CE" w:rsidP="00991425">
            <w:pPr>
              <w:spacing w:after="0" w:line="240" w:lineRule="auto"/>
              <w:rPr>
                <w:color w:val="000000"/>
              </w:rPr>
            </w:pPr>
            <w:r w:rsidRPr="00E33D85">
              <w:rPr>
                <w:color w:val="000000"/>
              </w:rPr>
              <w:t xml:space="preserve">See the reply </w:t>
            </w:r>
            <w:r w:rsidR="000B6A3D" w:rsidRPr="00E33D85">
              <w:rPr>
                <w:color w:val="000000"/>
              </w:rPr>
              <w:t>field’s</w:t>
            </w:r>
            <w:r w:rsidRPr="00E33D85">
              <w:rPr>
                <w:color w:val="000000"/>
              </w:rPr>
              <w:t xml:space="preserve"> invalidField_0...N for which fields are invalid. Resend the request with the correct information.</w:t>
            </w:r>
          </w:p>
        </w:tc>
      </w:tr>
      <w:tr w:rsidR="00BC24CE" w:rsidRPr="00E33D85" w14:paraId="612BDDFA" w14:textId="77777777" w:rsidTr="00991425">
        <w:trPr>
          <w:trHeight w:val="300"/>
        </w:trPr>
        <w:tc>
          <w:tcPr>
            <w:tcW w:w="2085" w:type="dxa"/>
            <w:tcBorders>
              <w:top w:val="nil"/>
              <w:left w:val="single" w:sz="4" w:space="0" w:color="auto"/>
              <w:bottom w:val="nil"/>
              <w:right w:val="single" w:sz="4" w:space="0" w:color="auto"/>
            </w:tcBorders>
            <w:noWrap/>
            <w:vAlign w:val="center"/>
            <w:hideMark/>
          </w:tcPr>
          <w:p w14:paraId="7399A6FF" w14:textId="77777777"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68A88A28" w14:textId="77777777"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24C914BF" w14:textId="77777777"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14:paraId="512DB2A9" w14:textId="77777777" w:rsidR="00BC24CE" w:rsidRPr="00E33D85" w:rsidRDefault="00BC24CE" w:rsidP="00991425">
            <w:pPr>
              <w:spacing w:after="0" w:line="240" w:lineRule="auto"/>
              <w:rPr>
                <w:color w:val="000000"/>
              </w:rPr>
            </w:pPr>
            <w:r w:rsidRPr="00E33D85">
              <w:rPr>
                <w:color w:val="000000"/>
              </w:rPr>
              <w:t> </w:t>
            </w:r>
          </w:p>
        </w:tc>
      </w:tr>
      <w:tr w:rsidR="00BC24CE" w:rsidRPr="00E33D85" w14:paraId="05AD1126"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AEF9ED4" w14:textId="77777777" w:rsidR="00BC24CE" w:rsidRPr="00E33D85" w:rsidRDefault="00BC24CE" w:rsidP="00991425">
            <w:pPr>
              <w:spacing w:after="0" w:line="240" w:lineRule="auto"/>
              <w:rPr>
                <w:b/>
                <w:bCs/>
                <w:color w:val="000000"/>
              </w:rPr>
            </w:pPr>
            <w:r w:rsidRPr="00E33D85">
              <w:rPr>
                <w:b/>
                <w:bCs/>
                <w:color w:val="000000"/>
              </w:rPr>
              <w:t>System Errors</w:t>
            </w:r>
          </w:p>
        </w:tc>
      </w:tr>
      <w:tr w:rsidR="00BC24CE" w:rsidRPr="00E33D85" w14:paraId="7E17FBC6"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5B778218" w14:textId="77777777" w:rsidR="00BC24CE" w:rsidRPr="00E33D85" w:rsidRDefault="00BC24CE" w:rsidP="00991425">
            <w:pPr>
              <w:spacing w:after="0" w:line="240" w:lineRule="auto"/>
              <w:rPr>
                <w:color w:val="000000"/>
              </w:rPr>
            </w:pPr>
            <w:r w:rsidRPr="00E33D85">
              <w:rPr>
                <w:color w:val="000000"/>
              </w:rPr>
              <w:t>General system failure.</w:t>
            </w:r>
          </w:p>
        </w:tc>
        <w:tc>
          <w:tcPr>
            <w:tcW w:w="3690" w:type="dxa"/>
            <w:tcBorders>
              <w:top w:val="nil"/>
              <w:left w:val="nil"/>
              <w:bottom w:val="nil"/>
              <w:right w:val="single" w:sz="4" w:space="0" w:color="auto"/>
            </w:tcBorders>
            <w:vAlign w:val="bottom"/>
            <w:hideMark/>
          </w:tcPr>
          <w:p w14:paraId="12C6C1C4" w14:textId="77777777"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6E043705" w14:textId="77777777" w:rsidR="00BC24CE" w:rsidRPr="00E33D85" w:rsidRDefault="00BC24CE" w:rsidP="00991425">
            <w:pPr>
              <w:spacing w:after="0" w:line="240" w:lineRule="auto"/>
              <w:jc w:val="center"/>
              <w:rPr>
                <w:color w:val="000000"/>
              </w:rPr>
            </w:pPr>
            <w:r w:rsidRPr="00E33D85">
              <w:rPr>
                <w:color w:val="000000"/>
              </w:rPr>
              <w:t>150</w:t>
            </w:r>
          </w:p>
        </w:tc>
        <w:tc>
          <w:tcPr>
            <w:tcW w:w="3237" w:type="dxa"/>
            <w:tcBorders>
              <w:top w:val="nil"/>
              <w:left w:val="nil"/>
              <w:bottom w:val="nil"/>
              <w:right w:val="single" w:sz="4" w:space="0" w:color="auto"/>
            </w:tcBorders>
            <w:vAlign w:val="center"/>
            <w:hideMark/>
          </w:tcPr>
          <w:p w14:paraId="32BFAB36" w14:textId="77777777" w:rsidR="00BC24CE" w:rsidRPr="00E33D85" w:rsidRDefault="00BC24CE" w:rsidP="00991425">
            <w:pPr>
              <w:spacing w:after="0" w:line="240" w:lineRule="auto"/>
              <w:rPr>
                <w:color w:val="000000"/>
              </w:rPr>
            </w:pPr>
            <w:r w:rsidRPr="00E33D85">
              <w:rPr>
                <w:color w:val="000000"/>
              </w:rPr>
              <w:t>Wait a few minutes and resend the request.</w:t>
            </w:r>
          </w:p>
        </w:tc>
      </w:tr>
      <w:tr w:rsidR="00BC24CE" w:rsidRPr="00E33D85" w14:paraId="10DE0571" w14:textId="77777777" w:rsidTr="00991425">
        <w:trPr>
          <w:trHeight w:val="135"/>
        </w:trPr>
        <w:tc>
          <w:tcPr>
            <w:tcW w:w="2085" w:type="dxa"/>
            <w:tcBorders>
              <w:top w:val="nil"/>
              <w:left w:val="single" w:sz="4" w:space="0" w:color="auto"/>
              <w:bottom w:val="single" w:sz="4" w:space="0" w:color="auto"/>
              <w:right w:val="single" w:sz="4" w:space="0" w:color="auto"/>
            </w:tcBorders>
            <w:noWrap/>
            <w:vAlign w:val="center"/>
            <w:hideMark/>
          </w:tcPr>
          <w:p w14:paraId="7922CDDE" w14:textId="77777777"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4740B010" w14:textId="77777777"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17AF3DBE" w14:textId="77777777"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38E05307" w14:textId="77777777" w:rsidR="00BC24CE" w:rsidRPr="00E33D85" w:rsidRDefault="00BC24CE" w:rsidP="00991425">
            <w:pPr>
              <w:spacing w:after="0" w:line="240" w:lineRule="auto"/>
              <w:rPr>
                <w:color w:val="000000"/>
              </w:rPr>
            </w:pPr>
            <w:r w:rsidRPr="00E33D85">
              <w:rPr>
                <w:color w:val="000000"/>
              </w:rPr>
              <w:t> </w:t>
            </w:r>
          </w:p>
        </w:tc>
      </w:tr>
      <w:tr w:rsidR="00BC24CE" w:rsidRPr="00E33D85" w14:paraId="0D069CA7" w14:textId="77777777" w:rsidTr="00991425">
        <w:trPr>
          <w:trHeight w:val="150"/>
        </w:trPr>
        <w:tc>
          <w:tcPr>
            <w:tcW w:w="2085" w:type="dxa"/>
            <w:tcBorders>
              <w:top w:val="single" w:sz="4" w:space="0" w:color="auto"/>
              <w:left w:val="single" w:sz="4" w:space="0" w:color="auto"/>
              <w:bottom w:val="nil"/>
              <w:right w:val="single" w:sz="4" w:space="0" w:color="auto"/>
            </w:tcBorders>
            <w:noWrap/>
            <w:vAlign w:val="center"/>
            <w:hideMark/>
          </w:tcPr>
          <w:p w14:paraId="308387FC" w14:textId="77777777"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14:paraId="41049069" w14:textId="77777777"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14:paraId="6724D905" w14:textId="77777777" w:rsidR="00BC24CE" w:rsidRPr="00E33D85"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14:paraId="0BA67C98" w14:textId="77777777" w:rsidR="00BC24CE" w:rsidRPr="00E33D85" w:rsidRDefault="00BC24CE" w:rsidP="00991425">
            <w:pPr>
              <w:spacing w:after="0" w:line="240" w:lineRule="auto"/>
              <w:rPr>
                <w:color w:val="000000"/>
              </w:rPr>
            </w:pPr>
          </w:p>
        </w:tc>
      </w:tr>
      <w:tr w:rsidR="00BC24CE" w:rsidRPr="00E33D85" w14:paraId="5357F361"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51B46671" w14:textId="77777777" w:rsidR="00BC24CE" w:rsidRPr="00E33D85" w:rsidRDefault="00BC24CE" w:rsidP="00991425">
            <w:pPr>
              <w:spacing w:after="0" w:line="240" w:lineRule="auto"/>
              <w:rPr>
                <w:color w:val="000000"/>
              </w:rPr>
            </w:pPr>
            <w:r w:rsidRPr="00E33D85">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14:paraId="10CAEA99" w14:textId="77777777"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5396B87D" w14:textId="77777777" w:rsidR="00BC24CE" w:rsidRPr="00E33D85" w:rsidRDefault="00BC24CE" w:rsidP="00991425">
            <w:pPr>
              <w:spacing w:after="0" w:line="240" w:lineRule="auto"/>
              <w:jc w:val="center"/>
              <w:rPr>
                <w:color w:val="000000"/>
              </w:rPr>
            </w:pPr>
            <w:r w:rsidRPr="00E33D85">
              <w:rPr>
                <w:color w:val="000000"/>
              </w:rPr>
              <w:t>151</w:t>
            </w:r>
          </w:p>
        </w:tc>
        <w:tc>
          <w:tcPr>
            <w:tcW w:w="3237" w:type="dxa"/>
            <w:tcBorders>
              <w:top w:val="nil"/>
              <w:left w:val="nil"/>
              <w:bottom w:val="nil"/>
              <w:right w:val="single" w:sz="4" w:space="0" w:color="auto"/>
            </w:tcBorders>
            <w:vAlign w:val="center"/>
            <w:hideMark/>
          </w:tcPr>
          <w:p w14:paraId="58306322" w14:textId="77777777" w:rsidR="00BC24CE" w:rsidRPr="00E33D85" w:rsidRDefault="00BC24CE" w:rsidP="00991425">
            <w:pPr>
              <w:spacing w:after="0" w:line="240" w:lineRule="auto"/>
              <w:rPr>
                <w:color w:val="000000"/>
              </w:rPr>
            </w:pPr>
            <w:r w:rsidRPr="00E33D85">
              <w:rPr>
                <w:color w:val="000000"/>
              </w:rPr>
              <w:t>Wait a few minutes and resend the request.</w:t>
            </w:r>
          </w:p>
        </w:tc>
      </w:tr>
      <w:tr w:rsidR="00BC24CE" w:rsidRPr="00E33D85" w14:paraId="69E6C888" w14:textId="77777777" w:rsidTr="00991425">
        <w:trPr>
          <w:trHeight w:val="165"/>
        </w:trPr>
        <w:tc>
          <w:tcPr>
            <w:tcW w:w="2085" w:type="dxa"/>
            <w:tcBorders>
              <w:top w:val="nil"/>
              <w:left w:val="single" w:sz="4" w:space="0" w:color="auto"/>
              <w:bottom w:val="single" w:sz="4" w:space="0" w:color="auto"/>
              <w:right w:val="single" w:sz="4" w:space="0" w:color="auto"/>
            </w:tcBorders>
            <w:noWrap/>
            <w:vAlign w:val="center"/>
            <w:hideMark/>
          </w:tcPr>
          <w:p w14:paraId="7020BCE2" w14:textId="77777777"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32FB127A" w14:textId="77777777"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6500AD35" w14:textId="77777777"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6601B0C1" w14:textId="77777777" w:rsidR="00BC24CE" w:rsidRPr="00E33D85" w:rsidRDefault="00BC24CE" w:rsidP="00991425">
            <w:pPr>
              <w:spacing w:after="0" w:line="240" w:lineRule="auto"/>
              <w:rPr>
                <w:color w:val="000000"/>
              </w:rPr>
            </w:pPr>
            <w:r w:rsidRPr="00E33D85">
              <w:rPr>
                <w:color w:val="000000"/>
              </w:rPr>
              <w:t> </w:t>
            </w:r>
          </w:p>
        </w:tc>
      </w:tr>
      <w:tr w:rsidR="00BC24CE" w:rsidRPr="00E33D85" w14:paraId="187A68B2" w14:textId="77777777" w:rsidTr="00991425">
        <w:trPr>
          <w:trHeight w:val="120"/>
        </w:trPr>
        <w:tc>
          <w:tcPr>
            <w:tcW w:w="2085" w:type="dxa"/>
            <w:tcBorders>
              <w:top w:val="single" w:sz="4" w:space="0" w:color="auto"/>
              <w:left w:val="single" w:sz="4" w:space="0" w:color="auto"/>
              <w:bottom w:val="nil"/>
              <w:right w:val="single" w:sz="4" w:space="0" w:color="auto"/>
            </w:tcBorders>
            <w:noWrap/>
            <w:vAlign w:val="center"/>
            <w:hideMark/>
          </w:tcPr>
          <w:p w14:paraId="55A8033D" w14:textId="77777777"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14:paraId="29912257" w14:textId="77777777"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14:paraId="3FDF1BA7" w14:textId="77777777" w:rsidR="00BC24CE" w:rsidRPr="00E33D85"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14:paraId="6D34AA69" w14:textId="77777777" w:rsidR="00BC24CE" w:rsidRPr="00E33D85" w:rsidRDefault="00BC24CE" w:rsidP="00991425">
            <w:pPr>
              <w:spacing w:after="0" w:line="240" w:lineRule="auto"/>
              <w:rPr>
                <w:color w:val="000000"/>
              </w:rPr>
            </w:pPr>
          </w:p>
        </w:tc>
      </w:tr>
      <w:tr w:rsidR="00BC24CE" w:rsidRPr="00E33D85" w14:paraId="46DA7BB7"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2B0F3388" w14:textId="77777777" w:rsidR="00BC24CE" w:rsidRPr="00E33D85" w:rsidRDefault="00BC24CE" w:rsidP="00991425">
            <w:pPr>
              <w:spacing w:after="0" w:line="240" w:lineRule="auto"/>
              <w:rPr>
                <w:color w:val="000000"/>
              </w:rPr>
            </w:pPr>
            <w:r w:rsidRPr="00E33D85">
              <w:rPr>
                <w:color w:val="000000"/>
              </w:rPr>
              <w:lastRenderedPageBreak/>
              <w:t>The request was received but there was a service time-out.</w:t>
            </w:r>
          </w:p>
        </w:tc>
        <w:tc>
          <w:tcPr>
            <w:tcW w:w="3690" w:type="dxa"/>
            <w:tcBorders>
              <w:top w:val="nil"/>
              <w:left w:val="nil"/>
              <w:bottom w:val="nil"/>
              <w:right w:val="single" w:sz="4" w:space="0" w:color="auto"/>
            </w:tcBorders>
            <w:vAlign w:val="bottom"/>
            <w:hideMark/>
          </w:tcPr>
          <w:p w14:paraId="0138AB19" w14:textId="77777777"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76088484" w14:textId="77777777" w:rsidR="00BC24CE" w:rsidRPr="00E33D85" w:rsidRDefault="00BC24CE" w:rsidP="00991425">
            <w:pPr>
              <w:spacing w:after="0" w:line="240" w:lineRule="auto"/>
              <w:jc w:val="center"/>
              <w:rPr>
                <w:color w:val="000000"/>
              </w:rPr>
            </w:pPr>
            <w:r w:rsidRPr="00E33D85">
              <w:rPr>
                <w:color w:val="000000"/>
              </w:rPr>
              <w:t>152</w:t>
            </w:r>
          </w:p>
        </w:tc>
        <w:tc>
          <w:tcPr>
            <w:tcW w:w="3237" w:type="dxa"/>
            <w:tcBorders>
              <w:top w:val="nil"/>
              <w:left w:val="nil"/>
              <w:bottom w:val="nil"/>
              <w:right w:val="single" w:sz="4" w:space="0" w:color="auto"/>
            </w:tcBorders>
            <w:vAlign w:val="center"/>
            <w:hideMark/>
          </w:tcPr>
          <w:p w14:paraId="3FD0C320" w14:textId="77777777" w:rsidR="00BC24CE" w:rsidRPr="00E33D85" w:rsidRDefault="00BC24CE" w:rsidP="00991425">
            <w:pPr>
              <w:spacing w:after="0" w:line="240" w:lineRule="auto"/>
              <w:rPr>
                <w:color w:val="000000"/>
              </w:rPr>
            </w:pPr>
            <w:r w:rsidRPr="00E33D85">
              <w:rPr>
                <w:color w:val="000000"/>
              </w:rPr>
              <w:t>Wait a few minutes and resend the request.</w:t>
            </w:r>
          </w:p>
        </w:tc>
      </w:tr>
      <w:tr w:rsidR="00BC24CE" w:rsidRPr="00E33D85" w14:paraId="64EBF62E" w14:textId="77777777" w:rsidTr="00991425">
        <w:trPr>
          <w:trHeight w:val="180"/>
        </w:trPr>
        <w:tc>
          <w:tcPr>
            <w:tcW w:w="2085" w:type="dxa"/>
            <w:tcBorders>
              <w:top w:val="nil"/>
              <w:left w:val="single" w:sz="4" w:space="0" w:color="auto"/>
              <w:bottom w:val="single" w:sz="4" w:space="0" w:color="auto"/>
              <w:right w:val="single" w:sz="4" w:space="0" w:color="auto"/>
            </w:tcBorders>
            <w:noWrap/>
            <w:vAlign w:val="center"/>
            <w:hideMark/>
          </w:tcPr>
          <w:p w14:paraId="46C8F432" w14:textId="77777777" w:rsidR="00BC24CE" w:rsidRPr="00E33D85" w:rsidRDefault="00BC24CE" w:rsidP="00991425">
            <w:pPr>
              <w:spacing w:after="0" w:line="240" w:lineRule="auto"/>
              <w:rPr>
                <w:color w:val="000000"/>
              </w:rPr>
            </w:pPr>
          </w:p>
        </w:tc>
        <w:tc>
          <w:tcPr>
            <w:tcW w:w="3690" w:type="dxa"/>
            <w:tcBorders>
              <w:top w:val="nil"/>
              <w:left w:val="nil"/>
              <w:bottom w:val="single" w:sz="4" w:space="0" w:color="auto"/>
              <w:right w:val="single" w:sz="4" w:space="0" w:color="auto"/>
            </w:tcBorders>
            <w:vAlign w:val="bottom"/>
            <w:hideMark/>
          </w:tcPr>
          <w:p w14:paraId="264CFE67" w14:textId="77777777" w:rsidR="00BC24CE" w:rsidRPr="00E33D85" w:rsidRDefault="00BC24CE" w:rsidP="00991425">
            <w:pPr>
              <w:spacing w:after="0" w:line="240" w:lineRule="auto"/>
              <w:rPr>
                <w:color w:val="000000"/>
              </w:rPr>
            </w:pPr>
          </w:p>
        </w:tc>
        <w:tc>
          <w:tcPr>
            <w:tcW w:w="990" w:type="dxa"/>
            <w:tcBorders>
              <w:top w:val="nil"/>
              <w:left w:val="nil"/>
              <w:bottom w:val="single" w:sz="4" w:space="0" w:color="auto"/>
              <w:right w:val="single" w:sz="4" w:space="0" w:color="auto"/>
            </w:tcBorders>
            <w:noWrap/>
            <w:vAlign w:val="center"/>
            <w:hideMark/>
          </w:tcPr>
          <w:p w14:paraId="72C87FE5" w14:textId="77777777" w:rsidR="00BC24CE" w:rsidRPr="00E33D85" w:rsidRDefault="00BC24CE" w:rsidP="00991425">
            <w:pPr>
              <w:spacing w:after="0" w:line="240" w:lineRule="auto"/>
              <w:jc w:val="center"/>
              <w:rPr>
                <w:color w:val="000000"/>
              </w:rPr>
            </w:pPr>
          </w:p>
        </w:tc>
        <w:tc>
          <w:tcPr>
            <w:tcW w:w="3237" w:type="dxa"/>
            <w:tcBorders>
              <w:top w:val="nil"/>
              <w:left w:val="nil"/>
              <w:bottom w:val="single" w:sz="4" w:space="0" w:color="auto"/>
              <w:right w:val="single" w:sz="4" w:space="0" w:color="auto"/>
            </w:tcBorders>
            <w:vAlign w:val="center"/>
            <w:hideMark/>
          </w:tcPr>
          <w:p w14:paraId="10DF632A" w14:textId="77777777" w:rsidR="00BC24CE" w:rsidRPr="00E33D85" w:rsidRDefault="00BC24CE" w:rsidP="00991425">
            <w:pPr>
              <w:spacing w:after="0" w:line="240" w:lineRule="auto"/>
              <w:rPr>
                <w:color w:val="000000"/>
              </w:rPr>
            </w:pPr>
          </w:p>
        </w:tc>
      </w:tr>
      <w:tr w:rsidR="00BC24CE" w:rsidRPr="00E33D85" w14:paraId="0872157E" w14:textId="77777777" w:rsidTr="00991425">
        <w:trPr>
          <w:trHeight w:val="705"/>
        </w:trPr>
        <w:tc>
          <w:tcPr>
            <w:tcW w:w="2085" w:type="dxa"/>
            <w:tcBorders>
              <w:top w:val="single" w:sz="4" w:space="0" w:color="auto"/>
              <w:left w:val="single" w:sz="4" w:space="0" w:color="auto"/>
              <w:bottom w:val="nil"/>
              <w:right w:val="single" w:sz="4" w:space="0" w:color="auto"/>
            </w:tcBorders>
            <w:noWrap/>
            <w:vAlign w:val="center"/>
            <w:hideMark/>
          </w:tcPr>
          <w:p w14:paraId="4B503E31" w14:textId="77777777" w:rsidR="00BC24CE" w:rsidRPr="00E33D85" w:rsidRDefault="00BC24CE" w:rsidP="00991425">
            <w:pPr>
              <w:spacing w:after="0" w:line="240" w:lineRule="auto"/>
            </w:pPr>
            <w:r w:rsidRPr="00E33D85">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14:paraId="606EC4D3" w14:textId="77777777" w:rsidR="00BC24CE" w:rsidRPr="00E33D85" w:rsidRDefault="00BC24CE" w:rsidP="00991425">
            <w:pPr>
              <w:spacing w:after="0" w:line="240" w:lineRule="auto"/>
            </w:pPr>
            <w:r w:rsidRPr="00E33D85">
              <w:t>This could be one of the unique scenarios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14:paraId="1481C97E" w14:textId="77777777" w:rsidR="00BC24CE" w:rsidRPr="00E33D85" w:rsidRDefault="00BC24CE" w:rsidP="00991425">
            <w:pPr>
              <w:spacing w:after="0" w:line="240" w:lineRule="auto"/>
              <w:jc w:val="center"/>
            </w:pPr>
            <w:r w:rsidRPr="00E33D85">
              <w:rPr>
                <w:color w:val="000000"/>
              </w:rPr>
              <w:t>Script sets Reason Code to 999</w:t>
            </w:r>
          </w:p>
        </w:tc>
        <w:tc>
          <w:tcPr>
            <w:tcW w:w="3237" w:type="dxa"/>
            <w:tcBorders>
              <w:top w:val="single" w:sz="4" w:space="0" w:color="auto"/>
              <w:left w:val="nil"/>
              <w:bottom w:val="nil"/>
              <w:right w:val="single" w:sz="4" w:space="0" w:color="auto"/>
            </w:tcBorders>
            <w:vAlign w:val="center"/>
            <w:hideMark/>
          </w:tcPr>
          <w:p w14:paraId="521B9D65" w14:textId="77777777" w:rsidR="00BC24CE" w:rsidRPr="00E33D85" w:rsidRDefault="00BC24CE" w:rsidP="00991425">
            <w:pPr>
              <w:spacing w:after="0" w:line="240" w:lineRule="auto"/>
            </w:pPr>
            <w:r w:rsidRPr="00E33D85">
              <w:t xml:space="preserve">Handle at client’s end depending on business rules associated with this scenario. </w:t>
            </w:r>
          </w:p>
        </w:tc>
      </w:tr>
      <w:tr w:rsidR="00BC24CE" w:rsidRPr="00E33D85" w14:paraId="72809EFB" w14:textId="77777777" w:rsidTr="00991425">
        <w:trPr>
          <w:trHeight w:val="300"/>
        </w:trPr>
        <w:tc>
          <w:tcPr>
            <w:tcW w:w="2085" w:type="dxa"/>
            <w:tcBorders>
              <w:top w:val="nil"/>
              <w:left w:val="single" w:sz="4" w:space="0" w:color="auto"/>
              <w:bottom w:val="nil"/>
              <w:right w:val="single" w:sz="4" w:space="0" w:color="auto"/>
            </w:tcBorders>
            <w:noWrap/>
            <w:vAlign w:val="center"/>
            <w:hideMark/>
          </w:tcPr>
          <w:p w14:paraId="1BAF4889" w14:textId="77777777"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2E7E675E" w14:textId="77777777"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42505272" w14:textId="77777777"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14:paraId="1E77BC54" w14:textId="77777777" w:rsidR="00BC24CE" w:rsidRPr="00E33D85" w:rsidRDefault="00BC24CE" w:rsidP="00991425">
            <w:pPr>
              <w:spacing w:after="0" w:line="240" w:lineRule="auto"/>
              <w:rPr>
                <w:color w:val="000000"/>
              </w:rPr>
            </w:pPr>
            <w:r w:rsidRPr="00E33D85">
              <w:rPr>
                <w:color w:val="000000"/>
              </w:rPr>
              <w:t> </w:t>
            </w:r>
          </w:p>
        </w:tc>
      </w:tr>
      <w:tr w:rsidR="00BC24CE" w:rsidRPr="00E33D85" w14:paraId="3B0A7A55"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B5FF36D" w14:textId="77777777" w:rsidR="00BC24CE" w:rsidRPr="00E33D85" w:rsidRDefault="00BC24CE" w:rsidP="00991425">
            <w:pPr>
              <w:spacing w:after="0" w:line="240" w:lineRule="auto"/>
              <w:rPr>
                <w:b/>
                <w:bCs/>
                <w:color w:val="000000"/>
              </w:rPr>
            </w:pPr>
            <w:r w:rsidRPr="00E33D85">
              <w:rPr>
                <w:b/>
                <w:bCs/>
                <w:color w:val="000000"/>
              </w:rPr>
              <w:t>Authorization denied errors</w:t>
            </w:r>
          </w:p>
        </w:tc>
      </w:tr>
      <w:tr w:rsidR="00BC24CE" w:rsidRPr="00E33D85" w14:paraId="59EB71D3" w14:textId="77777777" w:rsidTr="00991425">
        <w:trPr>
          <w:trHeight w:val="600"/>
        </w:trPr>
        <w:tc>
          <w:tcPr>
            <w:tcW w:w="2085" w:type="dxa"/>
            <w:tcBorders>
              <w:top w:val="nil"/>
              <w:left w:val="single" w:sz="4" w:space="0" w:color="auto"/>
              <w:bottom w:val="nil"/>
              <w:right w:val="single" w:sz="4" w:space="0" w:color="auto"/>
            </w:tcBorders>
            <w:noWrap/>
            <w:vAlign w:val="center"/>
            <w:hideMark/>
          </w:tcPr>
          <w:p w14:paraId="1C03F1A3" w14:textId="77777777" w:rsidR="00BC24CE" w:rsidRPr="00E33D85" w:rsidRDefault="00BC24CE" w:rsidP="00991425">
            <w:pPr>
              <w:spacing w:after="0" w:line="240" w:lineRule="auto"/>
              <w:rPr>
                <w:color w:val="000000"/>
              </w:rPr>
            </w:pPr>
            <w:r w:rsidRPr="00E33D85">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14:paraId="5E59BD20" w14:textId="77777777" w:rsidR="00BC24CE" w:rsidRPr="00E33D85" w:rsidRDefault="00BC24CE" w:rsidP="00991425">
            <w:pPr>
              <w:spacing w:after="0" w:line="240" w:lineRule="auto"/>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14:paraId="33B95655" w14:textId="77777777" w:rsidR="00BC24CE" w:rsidRPr="00E33D85" w:rsidRDefault="00BC24CE" w:rsidP="00991425">
            <w:pPr>
              <w:spacing w:after="0" w:line="240" w:lineRule="auto"/>
              <w:jc w:val="center"/>
              <w:rPr>
                <w:color w:val="000000"/>
              </w:rPr>
            </w:pPr>
            <w:r w:rsidRPr="00E33D85">
              <w:rPr>
                <w:color w:val="000000"/>
              </w:rPr>
              <w:t>202</w:t>
            </w:r>
          </w:p>
        </w:tc>
        <w:tc>
          <w:tcPr>
            <w:tcW w:w="3237" w:type="dxa"/>
            <w:tcBorders>
              <w:top w:val="nil"/>
              <w:left w:val="nil"/>
              <w:bottom w:val="nil"/>
              <w:right w:val="single" w:sz="4" w:space="0" w:color="auto"/>
            </w:tcBorders>
            <w:vAlign w:val="center"/>
            <w:hideMark/>
          </w:tcPr>
          <w:p w14:paraId="6831CF52" w14:textId="77777777" w:rsidR="00BC24CE" w:rsidRPr="00E33D85" w:rsidRDefault="00BC24CE" w:rsidP="00991425">
            <w:pPr>
              <w:spacing w:after="0" w:line="240" w:lineRule="auto"/>
              <w:rPr>
                <w:color w:val="000000"/>
              </w:rPr>
            </w:pPr>
            <w:r w:rsidRPr="00E33D85">
              <w:rPr>
                <w:color w:val="000000"/>
              </w:rPr>
              <w:t>Request a different card or another form of payment.</w:t>
            </w:r>
          </w:p>
        </w:tc>
      </w:tr>
      <w:tr w:rsidR="00BC24CE" w:rsidRPr="00E33D85" w14:paraId="5B484318" w14:textId="77777777" w:rsidTr="00991425">
        <w:trPr>
          <w:trHeight w:val="300"/>
        </w:trPr>
        <w:tc>
          <w:tcPr>
            <w:tcW w:w="2085" w:type="dxa"/>
            <w:tcBorders>
              <w:top w:val="nil"/>
              <w:left w:val="single" w:sz="4" w:space="0" w:color="auto"/>
              <w:bottom w:val="nil"/>
              <w:right w:val="single" w:sz="4" w:space="0" w:color="auto"/>
            </w:tcBorders>
            <w:noWrap/>
            <w:vAlign w:val="center"/>
            <w:hideMark/>
          </w:tcPr>
          <w:p w14:paraId="387AA137" w14:textId="77777777"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53879498" w14:textId="77777777"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135C6E5A" w14:textId="77777777"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14:paraId="5C023215" w14:textId="77777777" w:rsidR="00BC24CE" w:rsidRPr="00E33D85" w:rsidRDefault="00BC24CE" w:rsidP="00991425">
            <w:pPr>
              <w:spacing w:after="0" w:line="240" w:lineRule="auto"/>
              <w:rPr>
                <w:color w:val="000000"/>
              </w:rPr>
            </w:pPr>
            <w:r w:rsidRPr="00E33D85">
              <w:rPr>
                <w:color w:val="000000"/>
              </w:rPr>
              <w:t> </w:t>
            </w:r>
          </w:p>
        </w:tc>
      </w:tr>
      <w:tr w:rsidR="00BC24CE" w:rsidRPr="00E33D85" w14:paraId="2C1244FE" w14:textId="77777777" w:rsidTr="00991425">
        <w:trPr>
          <w:trHeight w:val="90"/>
        </w:trPr>
        <w:tc>
          <w:tcPr>
            <w:tcW w:w="2085" w:type="dxa"/>
            <w:tcBorders>
              <w:top w:val="nil"/>
              <w:left w:val="single" w:sz="4" w:space="0" w:color="auto"/>
              <w:bottom w:val="single" w:sz="4" w:space="0" w:color="auto"/>
              <w:right w:val="single" w:sz="4" w:space="0" w:color="auto"/>
            </w:tcBorders>
            <w:noWrap/>
            <w:vAlign w:val="center"/>
            <w:hideMark/>
          </w:tcPr>
          <w:p w14:paraId="7E42C608" w14:textId="77777777"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62B42AB3" w14:textId="77777777"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bottom"/>
            <w:hideMark/>
          </w:tcPr>
          <w:p w14:paraId="34D6F05E" w14:textId="77777777" w:rsidR="00BC24CE" w:rsidRPr="00E33D85" w:rsidRDefault="00BC24CE" w:rsidP="00991425">
            <w:pPr>
              <w:spacing w:after="0" w:line="240" w:lineRule="auto"/>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34D009BC" w14:textId="77777777" w:rsidR="00BC24CE" w:rsidRPr="00E33D85" w:rsidRDefault="00BC24CE" w:rsidP="00991425">
            <w:pPr>
              <w:spacing w:after="0" w:line="240" w:lineRule="auto"/>
              <w:rPr>
                <w:color w:val="000000"/>
              </w:rPr>
            </w:pPr>
            <w:r w:rsidRPr="00E33D85">
              <w:rPr>
                <w:color w:val="000000"/>
              </w:rPr>
              <w:t> </w:t>
            </w:r>
          </w:p>
        </w:tc>
      </w:tr>
      <w:tr w:rsidR="00BC24CE" w:rsidRPr="00E33D85" w14:paraId="5D81CA14" w14:textId="77777777" w:rsidTr="00991425">
        <w:trPr>
          <w:trHeight w:val="195"/>
        </w:trPr>
        <w:tc>
          <w:tcPr>
            <w:tcW w:w="2085" w:type="dxa"/>
            <w:tcBorders>
              <w:top w:val="single" w:sz="4" w:space="0" w:color="auto"/>
              <w:left w:val="single" w:sz="4" w:space="0" w:color="auto"/>
              <w:bottom w:val="nil"/>
              <w:right w:val="single" w:sz="4" w:space="0" w:color="auto"/>
            </w:tcBorders>
            <w:noWrap/>
            <w:vAlign w:val="center"/>
            <w:hideMark/>
          </w:tcPr>
          <w:p w14:paraId="53ED99FE" w14:textId="77777777"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14:paraId="5D397752" w14:textId="77777777"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14:paraId="00A35AA9" w14:textId="77777777" w:rsidR="00BC24CE" w:rsidRPr="00E33D85" w:rsidRDefault="00BC24CE" w:rsidP="00991425">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14:paraId="15D9BF04" w14:textId="77777777" w:rsidR="00BC24CE" w:rsidRPr="00E33D85" w:rsidRDefault="00BC24CE" w:rsidP="00991425">
            <w:pPr>
              <w:spacing w:after="0" w:line="240" w:lineRule="auto"/>
              <w:rPr>
                <w:color w:val="000000"/>
              </w:rPr>
            </w:pPr>
          </w:p>
        </w:tc>
      </w:tr>
      <w:tr w:rsidR="00BC24CE" w:rsidRPr="00E33D85" w14:paraId="1BE31DEF" w14:textId="77777777" w:rsidTr="00991425">
        <w:trPr>
          <w:trHeight w:val="600"/>
        </w:trPr>
        <w:tc>
          <w:tcPr>
            <w:tcW w:w="2085" w:type="dxa"/>
            <w:tcBorders>
              <w:top w:val="nil"/>
              <w:left w:val="single" w:sz="4" w:space="0" w:color="auto"/>
              <w:bottom w:val="nil"/>
              <w:right w:val="single" w:sz="4" w:space="0" w:color="auto"/>
            </w:tcBorders>
            <w:noWrap/>
            <w:vAlign w:val="center"/>
            <w:hideMark/>
          </w:tcPr>
          <w:p w14:paraId="57324D80" w14:textId="77777777" w:rsidR="00BC24CE" w:rsidRPr="00E33D85" w:rsidRDefault="00BC24CE" w:rsidP="00991425">
            <w:pPr>
              <w:spacing w:after="0" w:line="240" w:lineRule="auto"/>
              <w:rPr>
                <w:color w:val="000000"/>
              </w:rPr>
            </w:pPr>
            <w:r w:rsidRPr="00E33D85">
              <w:rPr>
                <w:color w:val="000000"/>
              </w:rPr>
              <w:t>The account number is invalid.</w:t>
            </w:r>
          </w:p>
        </w:tc>
        <w:tc>
          <w:tcPr>
            <w:tcW w:w="3690" w:type="dxa"/>
            <w:tcBorders>
              <w:top w:val="nil"/>
              <w:left w:val="nil"/>
              <w:bottom w:val="nil"/>
              <w:right w:val="single" w:sz="4" w:space="0" w:color="auto"/>
            </w:tcBorders>
            <w:vAlign w:val="bottom"/>
            <w:hideMark/>
          </w:tcPr>
          <w:p w14:paraId="3FD3FCC5" w14:textId="77777777" w:rsidR="00BC24CE" w:rsidRPr="00E33D85" w:rsidRDefault="00BC24CE" w:rsidP="00991425">
            <w:pPr>
              <w:spacing w:after="0" w:line="240" w:lineRule="auto"/>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14:paraId="4294E02B" w14:textId="77777777" w:rsidR="00BC24CE" w:rsidRPr="00E33D85" w:rsidRDefault="00BC24CE" w:rsidP="00991425">
            <w:pPr>
              <w:spacing w:after="0" w:line="240" w:lineRule="auto"/>
              <w:jc w:val="center"/>
              <w:rPr>
                <w:color w:val="000000"/>
              </w:rPr>
            </w:pPr>
            <w:r w:rsidRPr="00E33D85">
              <w:rPr>
                <w:color w:val="000000"/>
              </w:rPr>
              <w:t>231</w:t>
            </w:r>
          </w:p>
        </w:tc>
        <w:tc>
          <w:tcPr>
            <w:tcW w:w="3237" w:type="dxa"/>
            <w:tcBorders>
              <w:top w:val="nil"/>
              <w:left w:val="nil"/>
              <w:bottom w:val="nil"/>
              <w:right w:val="single" w:sz="4" w:space="0" w:color="auto"/>
            </w:tcBorders>
            <w:vAlign w:val="center"/>
            <w:hideMark/>
          </w:tcPr>
          <w:p w14:paraId="646899DA" w14:textId="77777777" w:rsidR="00BC24CE" w:rsidRPr="00E33D85" w:rsidRDefault="00BC24CE" w:rsidP="00991425">
            <w:pPr>
              <w:spacing w:after="0" w:line="240" w:lineRule="auto"/>
              <w:rPr>
                <w:color w:val="000000"/>
              </w:rPr>
            </w:pPr>
            <w:r w:rsidRPr="00E33D85">
              <w:rPr>
                <w:color w:val="000000"/>
              </w:rPr>
              <w:t>Request a different card or other form of payment.</w:t>
            </w:r>
          </w:p>
        </w:tc>
      </w:tr>
      <w:tr w:rsidR="00BC24CE" w:rsidRPr="00E33D85" w14:paraId="13E3AC5E" w14:textId="77777777"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14:paraId="73001637" w14:textId="77777777"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65612541" w14:textId="77777777"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5ADF1065" w14:textId="77777777"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14:paraId="3A84CE1B" w14:textId="77777777" w:rsidR="00BC24CE" w:rsidRPr="00E33D85" w:rsidRDefault="00BC24CE" w:rsidP="00991425">
            <w:pPr>
              <w:spacing w:after="0" w:line="240" w:lineRule="auto"/>
              <w:rPr>
                <w:color w:val="000000"/>
              </w:rPr>
            </w:pPr>
            <w:r w:rsidRPr="00E33D85">
              <w:rPr>
                <w:color w:val="000000"/>
              </w:rPr>
              <w:t> </w:t>
            </w:r>
          </w:p>
        </w:tc>
      </w:tr>
      <w:tr w:rsidR="00BC24CE" w:rsidRPr="00E33D85" w14:paraId="73EA0E83"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0583B5C" w14:textId="77777777" w:rsidR="00BC24CE" w:rsidRPr="00E33D85" w:rsidRDefault="00BC24CE" w:rsidP="00991425">
            <w:pPr>
              <w:spacing w:after="0" w:line="240" w:lineRule="auto"/>
              <w:rPr>
                <w:b/>
                <w:bCs/>
                <w:color w:val="000000"/>
              </w:rPr>
            </w:pPr>
            <w:r w:rsidRPr="00E33D85">
              <w:rPr>
                <w:b/>
                <w:bCs/>
                <w:color w:val="000000"/>
              </w:rPr>
              <w:t>Gateway Account problem </w:t>
            </w:r>
          </w:p>
        </w:tc>
      </w:tr>
      <w:tr w:rsidR="00BC24CE" w:rsidRPr="00E33D85" w14:paraId="494F699A" w14:textId="77777777" w:rsidTr="00991425">
        <w:trPr>
          <w:trHeight w:val="900"/>
        </w:trPr>
        <w:tc>
          <w:tcPr>
            <w:tcW w:w="2085" w:type="dxa"/>
            <w:tcBorders>
              <w:top w:val="single" w:sz="4" w:space="0" w:color="auto"/>
              <w:left w:val="single" w:sz="4" w:space="0" w:color="auto"/>
              <w:bottom w:val="nil"/>
              <w:right w:val="single" w:sz="4" w:space="0" w:color="auto"/>
            </w:tcBorders>
            <w:noWrap/>
            <w:vAlign w:val="center"/>
            <w:hideMark/>
          </w:tcPr>
          <w:p w14:paraId="753BAC7A" w14:textId="77777777" w:rsidR="00BC24CE" w:rsidRPr="00E33D85" w:rsidRDefault="00BC24CE" w:rsidP="00991425">
            <w:pPr>
              <w:spacing w:after="0" w:line="240" w:lineRule="auto"/>
              <w:rPr>
                <w:color w:val="000000"/>
              </w:rPr>
            </w:pPr>
            <w:r w:rsidRPr="00E33D85">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14:paraId="0D54ABF3" w14:textId="77777777"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14:paraId="045544D9" w14:textId="77777777" w:rsidR="00BC24CE" w:rsidRPr="00E33D85" w:rsidRDefault="00BC24CE" w:rsidP="00991425">
            <w:pPr>
              <w:spacing w:after="0" w:line="240" w:lineRule="auto"/>
              <w:jc w:val="center"/>
              <w:rPr>
                <w:color w:val="000000"/>
              </w:rPr>
            </w:pPr>
            <w:r w:rsidRPr="00E33D85">
              <w:rPr>
                <w:color w:val="000000"/>
              </w:rPr>
              <w:t>234</w:t>
            </w:r>
          </w:p>
        </w:tc>
        <w:tc>
          <w:tcPr>
            <w:tcW w:w="3237" w:type="dxa"/>
            <w:tcBorders>
              <w:top w:val="single" w:sz="4" w:space="0" w:color="auto"/>
              <w:left w:val="nil"/>
              <w:bottom w:val="nil"/>
              <w:right w:val="single" w:sz="4" w:space="0" w:color="auto"/>
            </w:tcBorders>
            <w:vAlign w:val="center"/>
            <w:hideMark/>
          </w:tcPr>
          <w:p w14:paraId="563EFBD1" w14:textId="77777777" w:rsidR="00BC24CE" w:rsidRPr="00E33D85" w:rsidRDefault="00BC24CE" w:rsidP="00991425">
            <w:pPr>
              <w:spacing w:after="0" w:line="240" w:lineRule="auto"/>
              <w:rPr>
                <w:color w:val="000000"/>
              </w:rPr>
            </w:pPr>
            <w:r w:rsidRPr="00E33D85">
              <w:rPr>
                <w:color w:val="000000"/>
              </w:rPr>
              <w:t>Do not resend the request. Contact Customer Support to correct the configuration problem.</w:t>
            </w:r>
          </w:p>
        </w:tc>
      </w:tr>
      <w:tr w:rsidR="00BC24CE" w:rsidRPr="00E33D85" w14:paraId="76CAABEE" w14:textId="77777777" w:rsidTr="00991425">
        <w:trPr>
          <w:trHeight w:val="300"/>
        </w:trPr>
        <w:tc>
          <w:tcPr>
            <w:tcW w:w="2085" w:type="dxa"/>
            <w:tcBorders>
              <w:top w:val="nil"/>
              <w:left w:val="single" w:sz="4" w:space="0" w:color="auto"/>
              <w:bottom w:val="nil"/>
              <w:right w:val="single" w:sz="4" w:space="0" w:color="auto"/>
            </w:tcBorders>
            <w:noWrap/>
            <w:vAlign w:val="bottom"/>
            <w:hideMark/>
          </w:tcPr>
          <w:p w14:paraId="06930946" w14:textId="77777777"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14:paraId="51D76B1D" w14:textId="77777777"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14:paraId="50352993" w14:textId="77777777"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bottom"/>
            <w:hideMark/>
          </w:tcPr>
          <w:p w14:paraId="2288D7C7" w14:textId="77777777" w:rsidR="00BC24CE" w:rsidRPr="00E33D85" w:rsidRDefault="00BC24CE" w:rsidP="00991425">
            <w:pPr>
              <w:spacing w:after="0" w:line="240" w:lineRule="auto"/>
              <w:rPr>
                <w:color w:val="000000"/>
              </w:rPr>
            </w:pPr>
            <w:r w:rsidRPr="00E33D85">
              <w:rPr>
                <w:color w:val="000000"/>
              </w:rPr>
              <w:t> </w:t>
            </w:r>
          </w:p>
        </w:tc>
      </w:tr>
      <w:tr w:rsidR="00BC24CE" w:rsidRPr="00E33D85" w14:paraId="2E94DA56"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832C3F8" w14:textId="77777777" w:rsidR="00BC24CE" w:rsidRPr="00E33D85" w:rsidRDefault="00BC24CE" w:rsidP="00991425">
            <w:pPr>
              <w:spacing w:after="0" w:line="240" w:lineRule="auto"/>
              <w:rPr>
                <w:b/>
                <w:bCs/>
                <w:color w:val="000000"/>
              </w:rPr>
            </w:pPr>
            <w:r w:rsidRPr="00E33D85">
              <w:rPr>
                <w:b/>
                <w:bCs/>
                <w:color w:val="000000"/>
              </w:rPr>
              <w:t>Fraud Management</w:t>
            </w:r>
          </w:p>
        </w:tc>
      </w:tr>
      <w:tr w:rsidR="00BC24CE" w:rsidRPr="00E33D85" w14:paraId="08321105" w14:textId="77777777" w:rsidTr="00991425">
        <w:trPr>
          <w:trHeight w:val="900"/>
        </w:trPr>
        <w:tc>
          <w:tcPr>
            <w:tcW w:w="2085" w:type="dxa"/>
            <w:tcBorders>
              <w:top w:val="nil"/>
              <w:left w:val="single" w:sz="4" w:space="0" w:color="auto"/>
              <w:bottom w:val="nil"/>
              <w:right w:val="single" w:sz="4" w:space="0" w:color="auto"/>
            </w:tcBorders>
            <w:noWrap/>
            <w:vAlign w:val="center"/>
            <w:hideMark/>
          </w:tcPr>
          <w:p w14:paraId="1F88D588" w14:textId="77777777" w:rsidR="00BC24CE" w:rsidRPr="00E33D85" w:rsidRDefault="00BC24CE" w:rsidP="00991425">
            <w:pPr>
              <w:spacing w:after="0" w:line="240" w:lineRule="auto"/>
              <w:rPr>
                <w:color w:val="000000"/>
              </w:rPr>
            </w:pPr>
            <w:r w:rsidRPr="00E33D85">
              <w:rPr>
                <w:color w:val="000000"/>
              </w:rPr>
              <w:t>The fraud score exceeds your threshold.</w:t>
            </w:r>
          </w:p>
        </w:tc>
        <w:tc>
          <w:tcPr>
            <w:tcW w:w="3690" w:type="dxa"/>
            <w:tcBorders>
              <w:top w:val="nil"/>
              <w:left w:val="nil"/>
              <w:bottom w:val="nil"/>
              <w:right w:val="single" w:sz="4" w:space="0" w:color="auto"/>
            </w:tcBorders>
            <w:vAlign w:val="bottom"/>
            <w:hideMark/>
          </w:tcPr>
          <w:p w14:paraId="5F749666" w14:textId="77777777"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14:paraId="16BAB8A6" w14:textId="77777777" w:rsidR="00BC24CE" w:rsidRPr="00E33D85" w:rsidRDefault="00BC24CE" w:rsidP="00991425">
            <w:pPr>
              <w:spacing w:after="0" w:line="240" w:lineRule="auto"/>
              <w:jc w:val="center"/>
              <w:rPr>
                <w:color w:val="000000"/>
              </w:rPr>
            </w:pPr>
            <w:r w:rsidRPr="00E33D85">
              <w:rPr>
                <w:color w:val="000000"/>
              </w:rPr>
              <w:t>400</w:t>
            </w:r>
          </w:p>
        </w:tc>
        <w:tc>
          <w:tcPr>
            <w:tcW w:w="3237" w:type="dxa"/>
            <w:tcBorders>
              <w:top w:val="nil"/>
              <w:left w:val="nil"/>
              <w:bottom w:val="nil"/>
              <w:right w:val="single" w:sz="4" w:space="0" w:color="auto"/>
            </w:tcBorders>
            <w:vAlign w:val="bottom"/>
            <w:hideMark/>
          </w:tcPr>
          <w:p w14:paraId="144A79DF" w14:textId="77777777" w:rsidR="00BC24CE" w:rsidRPr="00E33D85" w:rsidRDefault="00BC24CE" w:rsidP="00991425">
            <w:pPr>
              <w:spacing w:after="0" w:line="240" w:lineRule="auto"/>
              <w:rPr>
                <w:color w:val="000000"/>
              </w:rPr>
            </w:pPr>
            <w:r w:rsidRPr="00E33D85">
              <w:rPr>
                <w:color w:val="000000"/>
              </w:rPr>
              <w:t> </w:t>
            </w:r>
          </w:p>
        </w:tc>
      </w:tr>
      <w:tr w:rsidR="00BC24CE" w:rsidRPr="00E33D85" w14:paraId="60CF42D1" w14:textId="77777777"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14:paraId="03C3985B" w14:textId="77777777"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01B87CA1" w14:textId="77777777"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1D91EE5A" w14:textId="77777777"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bottom"/>
            <w:hideMark/>
          </w:tcPr>
          <w:p w14:paraId="0271BF94" w14:textId="77777777" w:rsidR="00BC24CE" w:rsidRPr="00E33D85" w:rsidRDefault="00BC24CE" w:rsidP="00991425">
            <w:pPr>
              <w:spacing w:after="0" w:line="240" w:lineRule="auto"/>
              <w:rPr>
                <w:color w:val="000000"/>
              </w:rPr>
            </w:pPr>
            <w:r w:rsidRPr="00E33D85">
              <w:rPr>
                <w:color w:val="000000"/>
              </w:rPr>
              <w:t> </w:t>
            </w:r>
          </w:p>
        </w:tc>
      </w:tr>
      <w:tr w:rsidR="00BC24CE" w:rsidRPr="00E33D85" w14:paraId="686CE16E" w14:textId="77777777" w:rsidTr="00991425">
        <w:trPr>
          <w:trHeight w:val="600"/>
        </w:trPr>
        <w:tc>
          <w:tcPr>
            <w:tcW w:w="2085" w:type="dxa"/>
            <w:tcBorders>
              <w:top w:val="single" w:sz="4" w:space="0" w:color="auto"/>
              <w:left w:val="single" w:sz="4" w:space="0" w:color="auto"/>
              <w:bottom w:val="nil"/>
              <w:right w:val="single" w:sz="4" w:space="0" w:color="auto"/>
            </w:tcBorders>
            <w:noWrap/>
            <w:vAlign w:val="center"/>
            <w:hideMark/>
          </w:tcPr>
          <w:p w14:paraId="0A4332A9" w14:textId="77777777" w:rsidR="00BC24CE" w:rsidRPr="00E33D85" w:rsidRDefault="00BC24CE" w:rsidP="00991425">
            <w:pPr>
              <w:spacing w:after="0" w:line="240" w:lineRule="auto"/>
              <w:rPr>
                <w:color w:val="000000"/>
              </w:rPr>
            </w:pPr>
            <w:r w:rsidRPr="00E33D85">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14:paraId="4EFB22A2" w14:textId="77777777" w:rsidR="00BC24CE" w:rsidRPr="00E33D85" w:rsidRDefault="00BC24CE" w:rsidP="00991425">
            <w:pPr>
              <w:spacing w:after="0" w:line="240" w:lineRule="auto"/>
              <w:rPr>
                <w:color w:val="000000"/>
              </w:rPr>
            </w:pPr>
            <w:r w:rsidRPr="00E33D85">
              <w:rPr>
                <w:color w:val="000000"/>
              </w:rPr>
              <w:t>Proceed with checkout</w:t>
            </w:r>
            <w:r w:rsidRPr="00E33D85">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14:paraId="136C8542" w14:textId="77777777" w:rsidR="00BC24CE" w:rsidRPr="00E33D85" w:rsidRDefault="00BC24CE" w:rsidP="00991425">
            <w:pPr>
              <w:spacing w:after="0" w:line="240" w:lineRule="auto"/>
              <w:jc w:val="center"/>
              <w:rPr>
                <w:color w:val="000000"/>
              </w:rPr>
            </w:pPr>
            <w:r w:rsidRPr="00E33D85">
              <w:rPr>
                <w:color w:val="000000"/>
              </w:rPr>
              <w:t>480</w:t>
            </w:r>
          </w:p>
        </w:tc>
        <w:tc>
          <w:tcPr>
            <w:tcW w:w="3237" w:type="dxa"/>
            <w:tcBorders>
              <w:top w:val="single" w:sz="4" w:space="0" w:color="auto"/>
              <w:left w:val="nil"/>
              <w:bottom w:val="nil"/>
              <w:right w:val="single" w:sz="4" w:space="0" w:color="auto"/>
            </w:tcBorders>
            <w:noWrap/>
            <w:vAlign w:val="bottom"/>
            <w:hideMark/>
          </w:tcPr>
          <w:p w14:paraId="4540F7BD" w14:textId="77777777" w:rsidR="00BC24CE" w:rsidRPr="00E33D85" w:rsidRDefault="00BC24CE" w:rsidP="00991425">
            <w:pPr>
              <w:spacing w:after="0" w:line="240" w:lineRule="auto"/>
              <w:rPr>
                <w:color w:val="000000"/>
              </w:rPr>
            </w:pPr>
            <w:r w:rsidRPr="00E33D85">
              <w:rPr>
                <w:color w:val="000000"/>
              </w:rPr>
              <w:t> </w:t>
            </w:r>
          </w:p>
        </w:tc>
      </w:tr>
      <w:tr w:rsidR="00BC24CE" w:rsidRPr="00E33D85" w14:paraId="74D51B14" w14:textId="77777777"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14:paraId="341115A6" w14:textId="77777777"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14:paraId="0E784F3C" w14:textId="77777777"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14:paraId="388460AD" w14:textId="77777777"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14:paraId="497DA94F" w14:textId="77777777" w:rsidR="00BC24CE" w:rsidRPr="00E33D85" w:rsidRDefault="00BC24CE" w:rsidP="00991425">
            <w:pPr>
              <w:spacing w:after="0" w:line="240" w:lineRule="auto"/>
              <w:rPr>
                <w:color w:val="000000"/>
              </w:rPr>
            </w:pPr>
            <w:r w:rsidRPr="00E33D85">
              <w:rPr>
                <w:color w:val="000000"/>
              </w:rPr>
              <w:t> </w:t>
            </w:r>
          </w:p>
        </w:tc>
      </w:tr>
      <w:tr w:rsidR="00BC24CE" w:rsidRPr="00E33D85" w14:paraId="1DCD94D7" w14:textId="77777777" w:rsidTr="00991425">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14:paraId="2E7CD73C" w14:textId="77777777" w:rsidR="00BC24CE" w:rsidRPr="00E33D85" w:rsidRDefault="00BC24CE" w:rsidP="00991425">
            <w:pPr>
              <w:spacing w:after="0" w:line="240" w:lineRule="auto"/>
              <w:rPr>
                <w:color w:val="000000"/>
              </w:rPr>
            </w:pPr>
            <w:r w:rsidRPr="00E33D85">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14:paraId="0659F423" w14:textId="77777777"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14:paraId="43F7A64D" w14:textId="77777777" w:rsidR="00BC24CE" w:rsidRPr="00E33D85" w:rsidRDefault="00BC24CE" w:rsidP="00991425">
            <w:pPr>
              <w:spacing w:after="0" w:line="240" w:lineRule="auto"/>
              <w:jc w:val="center"/>
              <w:rPr>
                <w:color w:val="000000"/>
              </w:rPr>
            </w:pPr>
            <w:r w:rsidRPr="00E33D85">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14:paraId="0EB3ABAC" w14:textId="77777777" w:rsidR="00BC24CE" w:rsidRPr="00E33D85" w:rsidRDefault="00BC24CE" w:rsidP="00991425">
            <w:pPr>
              <w:spacing w:after="0" w:line="240" w:lineRule="auto"/>
              <w:rPr>
                <w:color w:val="000000"/>
              </w:rPr>
            </w:pPr>
            <w:r w:rsidRPr="00E33D85">
              <w:rPr>
                <w:color w:val="000000"/>
              </w:rPr>
              <w:t> </w:t>
            </w:r>
          </w:p>
        </w:tc>
      </w:tr>
    </w:tbl>
    <w:p w14:paraId="72D3CE26" w14:textId="77777777" w:rsidR="00BC24CE" w:rsidRPr="00E33D85" w:rsidRDefault="00BC24CE" w:rsidP="00BC24CE">
      <w:pPr>
        <w:pStyle w:val="Heading3"/>
        <w:rPr>
          <w:rFonts w:asciiTheme="minorHAnsi" w:hAnsiTheme="minorHAnsi"/>
        </w:rPr>
      </w:pPr>
      <w:bookmarkStart w:id="69" w:name="_Toc368651133"/>
      <w:bookmarkStart w:id="70" w:name="_Toc491351820"/>
      <w:bookmarkStart w:id="71" w:name="_Toc492046203"/>
      <w:r w:rsidRPr="00E33D85">
        <w:rPr>
          <w:rFonts w:asciiTheme="minorHAnsi" w:hAnsiTheme="minorHAnsi"/>
        </w:rPr>
        <w:lastRenderedPageBreak/>
        <w:t>Address Validation Service (AVS)</w:t>
      </w:r>
      <w:bookmarkEnd w:id="69"/>
      <w:bookmarkEnd w:id="70"/>
      <w:bookmarkEnd w:id="71"/>
    </w:p>
    <w:p w14:paraId="42988409" w14:textId="77777777" w:rsidR="00BC24CE" w:rsidRPr="00E33D85" w:rsidRDefault="00BC24CE" w:rsidP="00BC24CE">
      <w:r w:rsidRPr="00E33D85">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14:paraId="2CCFACD3" w14:textId="77777777" w:rsidTr="00991425">
        <w:tc>
          <w:tcPr>
            <w:tcW w:w="4320" w:type="dxa"/>
            <w:shd w:val="clear" w:color="auto" w:fill="BFBFBF" w:themeFill="background1" w:themeFillShade="BF"/>
          </w:tcPr>
          <w:p w14:paraId="700E2D66" w14:textId="77777777"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14:paraId="6AF0A3FA" w14:textId="77777777" w:rsidR="00BC24CE" w:rsidRPr="00E33D85" w:rsidRDefault="00BC24CE" w:rsidP="00991425">
            <w:pPr>
              <w:rPr>
                <w:b/>
                <w:bCs/>
                <w:color w:val="000000"/>
              </w:rPr>
            </w:pPr>
            <w:r w:rsidRPr="00E33D85">
              <w:rPr>
                <w:b/>
                <w:bCs/>
                <w:color w:val="000000"/>
              </w:rPr>
              <w:t>Result</w:t>
            </w:r>
          </w:p>
        </w:tc>
      </w:tr>
      <w:tr w:rsidR="00BC24CE" w:rsidRPr="00E33D85" w14:paraId="66A3B85D" w14:textId="77777777" w:rsidTr="00991425">
        <w:tc>
          <w:tcPr>
            <w:tcW w:w="4320" w:type="dxa"/>
          </w:tcPr>
          <w:p w14:paraId="3625EFFF" w14:textId="77777777" w:rsidR="00BC24CE" w:rsidRPr="00E33D85" w:rsidRDefault="00BC24CE" w:rsidP="00991425">
            <w:r w:rsidRPr="00E33D85">
              <w:t>AVS Ignore Result set to true</w:t>
            </w:r>
          </w:p>
        </w:tc>
        <w:tc>
          <w:tcPr>
            <w:tcW w:w="5670" w:type="dxa"/>
          </w:tcPr>
          <w:p w14:paraId="6874DF34" w14:textId="77777777" w:rsidR="00BC24CE" w:rsidRPr="00E33D85" w:rsidRDefault="00BC24CE" w:rsidP="00991425">
            <w:r w:rsidRPr="00E33D85">
              <w:t>AVS Information is captured, but does not affect authorization response.</w:t>
            </w:r>
          </w:p>
        </w:tc>
      </w:tr>
      <w:tr w:rsidR="00BC24CE" w:rsidRPr="00E33D85" w14:paraId="11B82745" w14:textId="77777777" w:rsidTr="00991425">
        <w:tc>
          <w:tcPr>
            <w:tcW w:w="4320" w:type="dxa"/>
          </w:tcPr>
          <w:p w14:paraId="31E4A5E5" w14:textId="77777777" w:rsidR="00BC24CE" w:rsidRPr="00E33D85" w:rsidRDefault="00BC24CE" w:rsidP="00991425">
            <w:r w:rsidRPr="00E33D85">
              <w:t>AVS Ignore Result set to false</w:t>
            </w:r>
          </w:p>
        </w:tc>
        <w:tc>
          <w:tcPr>
            <w:tcW w:w="5670" w:type="dxa"/>
          </w:tcPr>
          <w:p w14:paraId="2BBD216D" w14:textId="77777777" w:rsidR="00BC24CE" w:rsidRPr="00E33D85" w:rsidRDefault="00BC24CE" w:rsidP="00991425">
            <w:r w:rsidRPr="00E33D85">
              <w:t>AVS information is captured and if result from AVS is error or declined, then propagates that result up to the calling service.</w:t>
            </w:r>
          </w:p>
        </w:tc>
      </w:tr>
      <w:tr w:rsidR="00BC24CE" w:rsidRPr="00E33D85" w14:paraId="0E3BFBCD" w14:textId="77777777" w:rsidTr="00991425">
        <w:tc>
          <w:tcPr>
            <w:tcW w:w="4320" w:type="dxa"/>
          </w:tcPr>
          <w:p w14:paraId="60C73F48" w14:textId="77777777" w:rsidR="00BC24CE" w:rsidRPr="00E33D85" w:rsidRDefault="00BC24CE" w:rsidP="00991425">
            <w:r w:rsidRPr="00E33D85">
              <w:t>AVS Ignore Result is set to false &amp; AVS Decline Flags is defined</w:t>
            </w:r>
          </w:p>
        </w:tc>
        <w:tc>
          <w:tcPr>
            <w:tcW w:w="5670" w:type="dxa"/>
          </w:tcPr>
          <w:p w14:paraId="56D3965B" w14:textId="77777777" w:rsidR="00BC24CE" w:rsidRPr="00E33D85" w:rsidRDefault="00BC24CE" w:rsidP="00991425">
            <w:r w:rsidRPr="00E33D85">
              <w:t>Seed request with additional result codes which should also result in a declined response.</w:t>
            </w:r>
          </w:p>
        </w:tc>
      </w:tr>
    </w:tbl>
    <w:p w14:paraId="2E3799AD" w14:textId="77777777" w:rsidR="00BC24CE" w:rsidRPr="00E33D85" w:rsidRDefault="00BC24CE" w:rsidP="00BC24CE">
      <w:pPr>
        <w:pStyle w:val="Heading3"/>
        <w:rPr>
          <w:rFonts w:asciiTheme="minorHAnsi" w:hAnsiTheme="minorHAnsi"/>
        </w:rPr>
      </w:pPr>
      <w:bookmarkStart w:id="72" w:name="_Toc368651134"/>
      <w:bookmarkStart w:id="73" w:name="_Toc491351821"/>
      <w:bookmarkStart w:id="74" w:name="_Toc492046204"/>
      <w:r w:rsidRPr="00E33D85">
        <w:rPr>
          <w:rFonts w:asciiTheme="minorHAnsi" w:hAnsiTheme="minorHAnsi"/>
        </w:rPr>
        <w:t>Delivery Address Verification Service (DAV)</w:t>
      </w:r>
      <w:bookmarkEnd w:id="72"/>
      <w:bookmarkEnd w:id="73"/>
      <w:bookmarkEnd w:id="74"/>
    </w:p>
    <w:p w14:paraId="260F5026" w14:textId="77777777"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14:paraId="6A4346CF" w14:textId="77777777" w:rsidTr="00991425">
        <w:tc>
          <w:tcPr>
            <w:tcW w:w="4320" w:type="dxa"/>
            <w:shd w:val="clear" w:color="auto" w:fill="BFBFBF" w:themeFill="background1" w:themeFillShade="BF"/>
          </w:tcPr>
          <w:p w14:paraId="34829487" w14:textId="77777777" w:rsidR="00BC24CE" w:rsidRPr="00E33D85" w:rsidRDefault="00BC24CE" w:rsidP="00991425">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14:paraId="1088C6E7" w14:textId="77777777" w:rsidR="00BC24CE" w:rsidRPr="00E33D85" w:rsidRDefault="00BC24CE" w:rsidP="00991425">
            <w:pPr>
              <w:spacing w:after="0" w:line="240" w:lineRule="auto"/>
              <w:rPr>
                <w:b/>
                <w:bCs/>
                <w:color w:val="000000"/>
              </w:rPr>
            </w:pPr>
            <w:r w:rsidRPr="00E33D85">
              <w:rPr>
                <w:b/>
                <w:bCs/>
                <w:color w:val="000000"/>
              </w:rPr>
              <w:t>Result</w:t>
            </w:r>
          </w:p>
        </w:tc>
      </w:tr>
      <w:tr w:rsidR="00BC24CE" w:rsidRPr="00E33D85" w14:paraId="35C664A6" w14:textId="77777777" w:rsidTr="00991425">
        <w:tc>
          <w:tcPr>
            <w:tcW w:w="4320" w:type="dxa"/>
          </w:tcPr>
          <w:p w14:paraId="32006A90" w14:textId="77777777" w:rsidR="00BC24CE" w:rsidRPr="00E33D85" w:rsidRDefault="00BC24CE" w:rsidP="00991425">
            <w:pPr>
              <w:spacing w:after="0" w:line="240" w:lineRule="auto"/>
            </w:pPr>
            <w:r w:rsidRPr="00E33D85">
              <w:t>DAV Enable is set to false</w:t>
            </w:r>
          </w:p>
        </w:tc>
        <w:tc>
          <w:tcPr>
            <w:tcW w:w="5670" w:type="dxa"/>
          </w:tcPr>
          <w:p w14:paraId="5504D759" w14:textId="77777777" w:rsidR="00BC24CE" w:rsidRPr="00E33D85" w:rsidRDefault="00BC24CE" w:rsidP="00991425">
            <w:pPr>
              <w:spacing w:after="0" w:line="240" w:lineRule="auto"/>
            </w:pPr>
            <w:r w:rsidRPr="00E33D85">
              <w:t>No DAV information will be requested.  No correction/validation information will be collected from the response.</w:t>
            </w:r>
          </w:p>
        </w:tc>
      </w:tr>
      <w:tr w:rsidR="00BC24CE" w:rsidRPr="00E33D85" w14:paraId="34659867" w14:textId="77777777" w:rsidTr="00991425">
        <w:tc>
          <w:tcPr>
            <w:tcW w:w="4320" w:type="dxa"/>
          </w:tcPr>
          <w:p w14:paraId="170FFCB0" w14:textId="77777777" w:rsidR="00BC24CE" w:rsidRPr="00E33D85" w:rsidRDefault="00BC24CE" w:rsidP="00991425">
            <w:pPr>
              <w:spacing w:after="0" w:line="240" w:lineRule="auto"/>
            </w:pPr>
            <w:r w:rsidRPr="00E33D85">
              <w:t>DAV Enable is set to true, DAV On Failure set to REJECT</w:t>
            </w:r>
          </w:p>
        </w:tc>
        <w:tc>
          <w:tcPr>
            <w:tcW w:w="5670" w:type="dxa"/>
          </w:tcPr>
          <w:p w14:paraId="5B5DB13F" w14:textId="77777777" w:rsidR="00BC24CE" w:rsidRPr="00E33D85" w:rsidRDefault="00BC24CE" w:rsidP="00991425">
            <w:pPr>
              <w:spacing w:after="0" w:line="240" w:lineRule="auto"/>
            </w:pPr>
            <w:r w:rsidRPr="00E33D85">
              <w:t>DAV information will be requested from the calling service.  DAV related corrections and validation information is captured, and a DAV-related failure will be propagated to the calling service.</w:t>
            </w:r>
          </w:p>
        </w:tc>
      </w:tr>
      <w:tr w:rsidR="00BC24CE" w:rsidRPr="00E33D85" w14:paraId="1EAF540F" w14:textId="77777777" w:rsidTr="00991425">
        <w:tc>
          <w:tcPr>
            <w:tcW w:w="4320" w:type="dxa"/>
          </w:tcPr>
          <w:p w14:paraId="38946B14" w14:textId="77777777" w:rsidR="00BC24CE" w:rsidRPr="00E33D85" w:rsidRDefault="00BC24CE" w:rsidP="00991425">
            <w:pPr>
              <w:spacing w:after="0" w:line="240" w:lineRule="auto"/>
            </w:pPr>
            <w:r w:rsidRPr="00E33D85">
              <w:t>DAV Enable is set to true, DAV On Failure set to APPROVE</w:t>
            </w:r>
          </w:p>
        </w:tc>
        <w:tc>
          <w:tcPr>
            <w:tcW w:w="5670" w:type="dxa"/>
          </w:tcPr>
          <w:p w14:paraId="30DCB8EE" w14:textId="77777777" w:rsidR="00BC24CE" w:rsidRPr="00E33D85" w:rsidRDefault="00BC24CE" w:rsidP="00991425">
            <w:pPr>
              <w:spacing w:after="0" w:line="240" w:lineRule="auto"/>
            </w:pPr>
            <w:r w:rsidRPr="00E33D85">
              <w:t>DAV information will be requested from the calling service.  DAV related corrections and validation information is captured, but the result does not affect Authorization result.</w:t>
            </w:r>
          </w:p>
        </w:tc>
      </w:tr>
    </w:tbl>
    <w:p w14:paraId="473895DF" w14:textId="77777777" w:rsidR="00BC24CE" w:rsidRPr="00E33D85" w:rsidRDefault="00BC24CE" w:rsidP="00BC24CE"/>
    <w:p w14:paraId="60DA5E5B" w14:textId="77777777" w:rsidR="00BC24CE" w:rsidRPr="00E33D85" w:rsidRDefault="00BC24CE" w:rsidP="00BC24CE">
      <w:pPr>
        <w:pStyle w:val="Heading3"/>
        <w:rPr>
          <w:rFonts w:asciiTheme="minorHAnsi" w:hAnsiTheme="minorHAnsi"/>
        </w:rPr>
      </w:pPr>
      <w:bookmarkStart w:id="75" w:name="_Toc368651137"/>
      <w:bookmarkStart w:id="76" w:name="_Toc491351824"/>
      <w:bookmarkStart w:id="77" w:name="_Toc492046205"/>
      <w:r w:rsidRPr="00E33D85">
        <w:rPr>
          <w:rFonts w:asciiTheme="minorHAnsi" w:hAnsiTheme="minorHAnsi"/>
        </w:rPr>
        <w:t>Payment Tokenization</w:t>
      </w:r>
      <w:bookmarkEnd w:id="75"/>
      <w:bookmarkEnd w:id="76"/>
      <w:bookmarkEnd w:id="77"/>
    </w:p>
    <w:p w14:paraId="3462BACD" w14:textId="77777777" w:rsidR="00BC24CE" w:rsidRPr="00E33D85" w:rsidRDefault="00BC24CE" w:rsidP="005C1822">
      <w:pPr>
        <w:pStyle w:val="BodyText"/>
      </w:pPr>
      <w:r w:rsidRPr="00E33D85">
        <w:t>Payment Tokenization service stores the customer and card related sensitive data for future reuse. Updates order object with the subscription id received from Cybersource. Now tokenization will work along with Payer Authorization as well.</w:t>
      </w:r>
    </w:p>
    <w:p w14:paraId="4AA519F9" w14:textId="77777777"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14:paraId="3692352F" w14:textId="77777777" w:rsidTr="00991425">
        <w:tc>
          <w:tcPr>
            <w:tcW w:w="4320" w:type="dxa"/>
            <w:shd w:val="clear" w:color="auto" w:fill="BFBFBF" w:themeFill="background1" w:themeFillShade="BF"/>
          </w:tcPr>
          <w:p w14:paraId="3AE23495" w14:textId="77777777" w:rsidR="00BC24CE" w:rsidRPr="00E33D85" w:rsidRDefault="00BC24CE" w:rsidP="00991425">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14:paraId="13080AC7" w14:textId="77777777" w:rsidR="00BC24CE" w:rsidRPr="00E33D85" w:rsidRDefault="00BC24CE" w:rsidP="00991425">
            <w:pPr>
              <w:spacing w:after="0" w:line="240" w:lineRule="auto"/>
              <w:rPr>
                <w:b/>
                <w:bCs/>
                <w:color w:val="000000"/>
              </w:rPr>
            </w:pPr>
            <w:r w:rsidRPr="00E33D85">
              <w:rPr>
                <w:b/>
                <w:bCs/>
                <w:color w:val="000000"/>
              </w:rPr>
              <w:t>Result</w:t>
            </w:r>
          </w:p>
        </w:tc>
      </w:tr>
      <w:tr w:rsidR="00BC24CE" w:rsidRPr="00E33D85" w14:paraId="713DA094" w14:textId="77777777" w:rsidTr="00991425">
        <w:tc>
          <w:tcPr>
            <w:tcW w:w="4320" w:type="dxa"/>
          </w:tcPr>
          <w:p w14:paraId="220F0B17" w14:textId="77777777" w:rsidR="00BC24CE" w:rsidRPr="00E33D85" w:rsidRDefault="00BC24CE" w:rsidP="00991425">
            <w:pPr>
              <w:spacing w:after="0" w:line="240" w:lineRule="auto"/>
            </w:pPr>
            <w:r w:rsidRPr="00E33D85">
              <w:t xml:space="preserve">Create subscription response is set to “ACCEPT”  </w:t>
            </w:r>
          </w:p>
        </w:tc>
        <w:tc>
          <w:tcPr>
            <w:tcW w:w="5670" w:type="dxa"/>
          </w:tcPr>
          <w:p w14:paraId="362941FB" w14:textId="77777777" w:rsidR="00BC24CE" w:rsidRPr="00E33D85" w:rsidRDefault="00BC24CE" w:rsidP="00991425">
            <w:pPr>
              <w:spacing w:after="0" w:line="240" w:lineRule="auto"/>
            </w:pPr>
            <w:r w:rsidRPr="00E33D85">
              <w:t>Place the order and update the order object with subscription id.</w:t>
            </w:r>
          </w:p>
          <w:p w14:paraId="67D4FEBE" w14:textId="77777777" w:rsidR="00BC24CE" w:rsidRPr="00E33D85" w:rsidRDefault="00BC24CE" w:rsidP="00A74E22">
            <w:pPr>
              <w:spacing w:after="0" w:line="240" w:lineRule="auto"/>
            </w:pPr>
            <w:r w:rsidRPr="00E33D85">
              <w:lastRenderedPageBreak/>
              <w:t>The subscription ID to be updated in field creditCardToke</w:t>
            </w:r>
            <w:r w:rsidR="00A74E22">
              <w:t>n, this field not visible in BM</w:t>
            </w:r>
          </w:p>
        </w:tc>
      </w:tr>
      <w:tr w:rsidR="00BC24CE" w:rsidRPr="00E33D85" w14:paraId="59AC04AC" w14:textId="77777777" w:rsidTr="00991425">
        <w:tc>
          <w:tcPr>
            <w:tcW w:w="4320" w:type="dxa"/>
          </w:tcPr>
          <w:p w14:paraId="64463AA2" w14:textId="77777777" w:rsidR="00BC24CE" w:rsidRPr="00E33D85" w:rsidRDefault="00BC24CE" w:rsidP="00991425">
            <w:pPr>
              <w:spacing w:after="0" w:line="240" w:lineRule="auto"/>
            </w:pPr>
            <w:r w:rsidRPr="00E33D85">
              <w:lastRenderedPageBreak/>
              <w:t>Create subscription response is set to “REJECT”</w:t>
            </w:r>
          </w:p>
        </w:tc>
        <w:tc>
          <w:tcPr>
            <w:tcW w:w="5670" w:type="dxa"/>
          </w:tcPr>
          <w:p w14:paraId="75445634" w14:textId="77777777" w:rsidR="00BC24CE" w:rsidRPr="00E33D85" w:rsidRDefault="00BC24CE" w:rsidP="00991425">
            <w:pPr>
              <w:spacing w:after="0" w:line="240" w:lineRule="auto"/>
            </w:pPr>
            <w:r w:rsidRPr="00E33D85">
              <w:t>Place the order but leave the subscription field empty. Make entry in log files to record the event.</w:t>
            </w:r>
          </w:p>
        </w:tc>
      </w:tr>
    </w:tbl>
    <w:p w14:paraId="373C1706" w14:textId="77777777" w:rsidR="00BC24CE" w:rsidRPr="00E33D85" w:rsidRDefault="00BC24CE" w:rsidP="00BC24CE">
      <w:pPr>
        <w:pStyle w:val="Heading3"/>
        <w:rPr>
          <w:rFonts w:asciiTheme="minorHAnsi" w:hAnsiTheme="minorHAnsi"/>
        </w:rPr>
      </w:pPr>
      <w:bookmarkStart w:id="78" w:name="_Toc368651138"/>
      <w:bookmarkStart w:id="79" w:name="_Toc491351825"/>
      <w:bookmarkStart w:id="80" w:name="_Toc492046206"/>
      <w:r w:rsidRPr="00E33D85">
        <w:rPr>
          <w:rFonts w:asciiTheme="minorHAnsi" w:hAnsiTheme="minorHAnsi"/>
        </w:rPr>
        <w:t>Payer Authorization</w:t>
      </w:r>
      <w:bookmarkEnd w:id="78"/>
      <w:bookmarkEnd w:id="79"/>
      <w:bookmarkEnd w:id="80"/>
    </w:p>
    <w:p w14:paraId="174C012C" w14:textId="77777777"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14:paraId="4F0C94BE" w14:textId="77777777" w:rsidTr="00991425">
        <w:tc>
          <w:tcPr>
            <w:tcW w:w="4320" w:type="dxa"/>
            <w:shd w:val="clear" w:color="auto" w:fill="BFBFBF" w:themeFill="background1" w:themeFillShade="BF"/>
          </w:tcPr>
          <w:p w14:paraId="59D5AD1B" w14:textId="77777777" w:rsidR="00BC24CE" w:rsidRPr="00E33D85" w:rsidRDefault="00BC24CE" w:rsidP="00991425">
            <w:pPr>
              <w:spacing w:after="0" w:line="240" w:lineRule="auto"/>
              <w:rPr>
                <w:b/>
              </w:rPr>
            </w:pPr>
            <w:r w:rsidRPr="00E33D85">
              <w:rPr>
                <w:b/>
              </w:rPr>
              <w:t>Use case scenarios</w:t>
            </w:r>
          </w:p>
        </w:tc>
        <w:tc>
          <w:tcPr>
            <w:tcW w:w="5670" w:type="dxa"/>
            <w:shd w:val="clear" w:color="auto" w:fill="BFBFBF" w:themeFill="background1" w:themeFillShade="BF"/>
          </w:tcPr>
          <w:p w14:paraId="755EC085" w14:textId="77777777" w:rsidR="00BC24CE" w:rsidRPr="00E33D85" w:rsidRDefault="00BC24CE" w:rsidP="00991425">
            <w:pPr>
              <w:spacing w:after="0" w:line="240" w:lineRule="auto"/>
              <w:rPr>
                <w:b/>
              </w:rPr>
            </w:pPr>
            <w:r w:rsidRPr="00E33D85">
              <w:rPr>
                <w:b/>
              </w:rPr>
              <w:t>Result</w:t>
            </w:r>
          </w:p>
        </w:tc>
      </w:tr>
      <w:tr w:rsidR="00BC24CE" w:rsidRPr="00E33D85" w14:paraId="5D1E3056" w14:textId="77777777" w:rsidTr="00991425">
        <w:tc>
          <w:tcPr>
            <w:tcW w:w="4320" w:type="dxa"/>
          </w:tcPr>
          <w:p w14:paraId="30B3228D" w14:textId="77777777" w:rsidR="00BC24CE" w:rsidRPr="00E33D85" w:rsidRDefault="00BC24CE" w:rsidP="00991425">
            <w:pPr>
              <w:spacing w:after="0" w:line="240" w:lineRule="auto"/>
            </w:pPr>
            <w:r w:rsidRPr="00E33D85">
              <w:t>Enrolment Check Error</w:t>
            </w:r>
          </w:p>
        </w:tc>
        <w:tc>
          <w:tcPr>
            <w:tcW w:w="5670" w:type="dxa"/>
          </w:tcPr>
          <w:p w14:paraId="634159C8" w14:textId="77777777" w:rsidR="00BC24CE" w:rsidRPr="00E33D85" w:rsidRDefault="00BC24CE" w:rsidP="00991425">
            <w:pPr>
              <w:spacing w:after="0" w:line="240" w:lineRule="auto"/>
            </w:pPr>
            <w:r w:rsidRPr="00E33D85">
              <w:t>Merchant proceeds to authorization (optional)</w:t>
            </w:r>
          </w:p>
        </w:tc>
      </w:tr>
      <w:tr w:rsidR="00BC24CE" w:rsidRPr="00E33D85" w14:paraId="3D793102" w14:textId="77777777" w:rsidTr="00991425">
        <w:tc>
          <w:tcPr>
            <w:tcW w:w="4320" w:type="dxa"/>
          </w:tcPr>
          <w:p w14:paraId="6A31358C" w14:textId="77777777" w:rsidR="00BC24CE" w:rsidRPr="00E33D85" w:rsidRDefault="00BC24CE" w:rsidP="00991425">
            <w:pPr>
              <w:spacing w:after="0" w:line="240" w:lineRule="auto"/>
            </w:pPr>
            <w:r w:rsidRPr="00E33D85">
              <w:t>Cardholder Not Participating</w:t>
            </w:r>
          </w:p>
        </w:tc>
        <w:tc>
          <w:tcPr>
            <w:tcW w:w="5670" w:type="dxa"/>
          </w:tcPr>
          <w:p w14:paraId="7CE021AF" w14:textId="77777777" w:rsidR="00BC24CE" w:rsidRPr="00E33D85" w:rsidRDefault="00BC24CE" w:rsidP="00991425">
            <w:pPr>
              <w:spacing w:after="0" w:line="240" w:lineRule="auto"/>
            </w:pPr>
            <w:r w:rsidRPr="00E33D85">
              <w:t>Merchant proceeds to authorization</w:t>
            </w:r>
          </w:p>
        </w:tc>
      </w:tr>
      <w:tr w:rsidR="00BC24CE" w:rsidRPr="00E33D85" w14:paraId="14F479CF" w14:textId="77777777" w:rsidTr="00991425">
        <w:tc>
          <w:tcPr>
            <w:tcW w:w="4320" w:type="dxa"/>
          </w:tcPr>
          <w:p w14:paraId="6D59EC12" w14:textId="77777777" w:rsidR="00BC24CE" w:rsidRPr="00E33D85" w:rsidRDefault="00BC24CE" w:rsidP="00991425">
            <w:pPr>
              <w:spacing w:after="0" w:line="240" w:lineRule="auto"/>
            </w:pPr>
            <w:r w:rsidRPr="00E33D85">
              <w:t>Unable To Verify Enrolment</w:t>
            </w:r>
          </w:p>
        </w:tc>
        <w:tc>
          <w:tcPr>
            <w:tcW w:w="5670" w:type="dxa"/>
          </w:tcPr>
          <w:p w14:paraId="2DC26048" w14:textId="77777777" w:rsidR="00BC24CE" w:rsidRPr="00E33D85" w:rsidRDefault="00BC24CE" w:rsidP="00991425">
            <w:pPr>
              <w:spacing w:after="0" w:line="240" w:lineRule="auto"/>
            </w:pPr>
            <w:r w:rsidRPr="00E33D85">
              <w:t>Merchant proceeds to authorization (optional)</w:t>
            </w:r>
          </w:p>
        </w:tc>
      </w:tr>
      <w:tr w:rsidR="00BC24CE" w:rsidRPr="00E33D85" w14:paraId="44B56C02" w14:textId="77777777" w:rsidTr="00991425">
        <w:tc>
          <w:tcPr>
            <w:tcW w:w="4320" w:type="dxa"/>
          </w:tcPr>
          <w:p w14:paraId="01F1B0E7" w14:textId="77777777" w:rsidR="00BC24CE" w:rsidRPr="00E33D85" w:rsidRDefault="00BC24CE" w:rsidP="00991425">
            <w:pPr>
              <w:spacing w:after="0" w:line="240" w:lineRule="auto"/>
            </w:pPr>
            <w:r w:rsidRPr="00E33D85">
              <w:t>Successful Authentication</w:t>
            </w:r>
          </w:p>
        </w:tc>
        <w:tc>
          <w:tcPr>
            <w:tcW w:w="5670" w:type="dxa"/>
          </w:tcPr>
          <w:p w14:paraId="301C31F6" w14:textId="77777777" w:rsidR="00BC24CE" w:rsidRPr="00E33D85" w:rsidRDefault="00BC24CE" w:rsidP="00991425">
            <w:pPr>
              <w:spacing w:after="0" w:line="240" w:lineRule="auto"/>
            </w:pPr>
            <w:r w:rsidRPr="00E33D85">
              <w:t>Merchant proceeds to authorization</w:t>
            </w:r>
          </w:p>
        </w:tc>
      </w:tr>
      <w:tr w:rsidR="00BC24CE" w:rsidRPr="00E33D85" w14:paraId="05D903A7" w14:textId="77777777" w:rsidTr="00991425">
        <w:tc>
          <w:tcPr>
            <w:tcW w:w="4320" w:type="dxa"/>
          </w:tcPr>
          <w:p w14:paraId="7EFD57B3" w14:textId="77777777" w:rsidR="00BC24CE" w:rsidRPr="00E33D85" w:rsidRDefault="00BC24CE" w:rsidP="00991425">
            <w:pPr>
              <w:spacing w:after="0" w:line="240" w:lineRule="auto"/>
            </w:pPr>
            <w:r w:rsidRPr="00E33D85">
              <w:t>Authentication Failure</w:t>
            </w:r>
          </w:p>
        </w:tc>
        <w:tc>
          <w:tcPr>
            <w:tcW w:w="5670" w:type="dxa"/>
          </w:tcPr>
          <w:p w14:paraId="581A5919" w14:textId="77777777" w:rsidR="00BC24CE" w:rsidRPr="00E33D85" w:rsidRDefault="00BC24CE" w:rsidP="00991425">
            <w:pPr>
              <w:spacing w:after="0" w:line="240" w:lineRule="auto"/>
            </w:pPr>
            <w:r w:rsidRPr="00E33D85">
              <w:t>Merchant asks for another form of payment</w:t>
            </w:r>
          </w:p>
        </w:tc>
      </w:tr>
      <w:tr w:rsidR="00BC24CE" w:rsidRPr="00E33D85" w14:paraId="53411C16" w14:textId="77777777" w:rsidTr="00991425">
        <w:tc>
          <w:tcPr>
            <w:tcW w:w="4320" w:type="dxa"/>
          </w:tcPr>
          <w:p w14:paraId="716DE2E6" w14:textId="77777777" w:rsidR="00BC24CE" w:rsidRPr="00E33D85" w:rsidRDefault="00BC24CE" w:rsidP="00991425">
            <w:pPr>
              <w:spacing w:after="0" w:line="240" w:lineRule="auto"/>
            </w:pPr>
            <w:r w:rsidRPr="00E33D85">
              <w:t>Attempted Authentication</w:t>
            </w:r>
          </w:p>
        </w:tc>
        <w:tc>
          <w:tcPr>
            <w:tcW w:w="5670" w:type="dxa"/>
          </w:tcPr>
          <w:p w14:paraId="1FA68B77" w14:textId="77777777" w:rsidR="00BC24CE" w:rsidRPr="00E33D85" w:rsidRDefault="00BC24CE" w:rsidP="00991425">
            <w:pPr>
              <w:spacing w:after="0" w:line="240" w:lineRule="auto"/>
            </w:pPr>
            <w:r w:rsidRPr="00E33D85">
              <w:t>Merchant proceeds to authorization</w:t>
            </w:r>
          </w:p>
        </w:tc>
      </w:tr>
      <w:tr w:rsidR="00BC24CE" w:rsidRPr="00E33D85" w14:paraId="1BBC014A" w14:textId="77777777" w:rsidTr="00991425">
        <w:tc>
          <w:tcPr>
            <w:tcW w:w="4320" w:type="dxa"/>
          </w:tcPr>
          <w:p w14:paraId="03DF5941" w14:textId="77777777" w:rsidR="00BC24CE" w:rsidRPr="00E33D85" w:rsidRDefault="00BC24CE" w:rsidP="00991425">
            <w:pPr>
              <w:spacing w:after="0" w:line="240" w:lineRule="auto"/>
            </w:pPr>
            <w:r w:rsidRPr="00E33D85">
              <w:t>Authentication Unavailable</w:t>
            </w:r>
          </w:p>
        </w:tc>
        <w:tc>
          <w:tcPr>
            <w:tcW w:w="5670" w:type="dxa"/>
          </w:tcPr>
          <w:p w14:paraId="2A6FBD40" w14:textId="77777777" w:rsidR="00BC24CE" w:rsidRPr="00E33D85" w:rsidRDefault="00BC24CE" w:rsidP="00991425">
            <w:pPr>
              <w:spacing w:after="0" w:line="240" w:lineRule="auto"/>
            </w:pPr>
            <w:r w:rsidRPr="00E33D85">
              <w:t>Merchant proceeds to authorization (optional)</w:t>
            </w:r>
          </w:p>
        </w:tc>
      </w:tr>
      <w:tr w:rsidR="00BC24CE" w:rsidRPr="00E33D85" w14:paraId="268502F0" w14:textId="77777777" w:rsidTr="00991425">
        <w:tc>
          <w:tcPr>
            <w:tcW w:w="4320" w:type="dxa"/>
          </w:tcPr>
          <w:p w14:paraId="168A40D6" w14:textId="77777777" w:rsidR="00BC24CE" w:rsidRPr="00E33D85" w:rsidRDefault="00BC24CE" w:rsidP="00991425">
            <w:pPr>
              <w:spacing w:after="0" w:line="240" w:lineRule="auto"/>
            </w:pPr>
            <w:r w:rsidRPr="00E33D85">
              <w:t>Invalid Authentication Response</w:t>
            </w:r>
          </w:p>
        </w:tc>
        <w:tc>
          <w:tcPr>
            <w:tcW w:w="5670" w:type="dxa"/>
          </w:tcPr>
          <w:p w14:paraId="50E61A1F" w14:textId="77777777" w:rsidR="00BC24CE" w:rsidRPr="00E33D85" w:rsidRDefault="00BC24CE" w:rsidP="00991425">
            <w:pPr>
              <w:spacing w:after="0" w:line="240" w:lineRule="auto"/>
            </w:pPr>
            <w:r w:rsidRPr="00E33D85">
              <w:t>Merchant asks for another form of payment</w:t>
            </w:r>
          </w:p>
        </w:tc>
      </w:tr>
      <w:tr w:rsidR="00BC24CE" w:rsidRPr="00E33D85" w14:paraId="7482D15D" w14:textId="77777777" w:rsidTr="00991425">
        <w:tc>
          <w:tcPr>
            <w:tcW w:w="4320" w:type="dxa"/>
          </w:tcPr>
          <w:p w14:paraId="57CE6556" w14:textId="77777777" w:rsidR="00BC24CE" w:rsidRPr="00E33D85" w:rsidRDefault="00BC24CE" w:rsidP="00991425">
            <w:pPr>
              <w:spacing w:after="0" w:line="240" w:lineRule="auto"/>
            </w:pPr>
            <w:r w:rsidRPr="00E33D85">
              <w:t>PARes Signature Error</w:t>
            </w:r>
          </w:p>
        </w:tc>
        <w:tc>
          <w:tcPr>
            <w:tcW w:w="5670" w:type="dxa"/>
          </w:tcPr>
          <w:p w14:paraId="24127E45" w14:textId="77777777" w:rsidR="00BC24CE" w:rsidRPr="00E33D85" w:rsidRDefault="00BC24CE" w:rsidP="00991425">
            <w:pPr>
              <w:spacing w:after="0" w:line="240" w:lineRule="auto"/>
            </w:pPr>
            <w:r w:rsidRPr="00E33D85">
              <w:t>Merchant asks for another form of payment</w:t>
            </w:r>
          </w:p>
        </w:tc>
      </w:tr>
      <w:tr w:rsidR="00BC24CE" w:rsidRPr="00E33D85" w14:paraId="5A83386A" w14:textId="77777777" w:rsidTr="00991425">
        <w:tc>
          <w:tcPr>
            <w:tcW w:w="4320" w:type="dxa"/>
          </w:tcPr>
          <w:p w14:paraId="59A6D4BE" w14:textId="77777777" w:rsidR="00BC24CE" w:rsidRPr="00E33D85" w:rsidRDefault="00BC24CE" w:rsidP="00991425">
            <w:pPr>
              <w:spacing w:after="0" w:line="240" w:lineRule="auto"/>
            </w:pPr>
            <w:r w:rsidRPr="00E33D85">
              <w:t>Whitespace in PARes</w:t>
            </w:r>
          </w:p>
        </w:tc>
        <w:tc>
          <w:tcPr>
            <w:tcW w:w="5670" w:type="dxa"/>
          </w:tcPr>
          <w:p w14:paraId="703C75E1" w14:textId="77777777" w:rsidR="00BC24CE" w:rsidRPr="00E33D85" w:rsidRDefault="00BC24CE" w:rsidP="00991425">
            <w:pPr>
              <w:spacing w:after="0" w:line="240" w:lineRule="auto"/>
            </w:pPr>
            <w:r w:rsidRPr="00E33D85">
              <w:t>Merchant proceeds to authorization</w:t>
            </w:r>
          </w:p>
        </w:tc>
      </w:tr>
    </w:tbl>
    <w:p w14:paraId="77182820" w14:textId="77777777" w:rsidR="002640DA" w:rsidRPr="00E33D85" w:rsidRDefault="002640DA" w:rsidP="002640DA">
      <w:pPr>
        <w:pStyle w:val="Heading3"/>
        <w:rPr>
          <w:rFonts w:asciiTheme="minorHAnsi" w:hAnsiTheme="minorHAnsi"/>
        </w:rPr>
      </w:pPr>
      <w:bookmarkStart w:id="81" w:name="_Toc368651132"/>
      <w:bookmarkStart w:id="82" w:name="_Toc491351819"/>
      <w:bookmarkStart w:id="83" w:name="_Toc491351826"/>
      <w:bookmarkStart w:id="84" w:name="_Toc492046207"/>
      <w:r w:rsidRPr="00E33D85">
        <w:rPr>
          <w:rFonts w:asciiTheme="minorHAnsi" w:hAnsiTheme="minorHAnsi"/>
        </w:rPr>
        <w:t>Tax</w:t>
      </w:r>
      <w:bookmarkEnd w:id="81"/>
      <w:bookmarkEnd w:id="82"/>
      <w:r w:rsidR="00F71A77">
        <w:rPr>
          <w:rFonts w:asciiTheme="minorHAnsi" w:hAnsiTheme="minorHAnsi"/>
        </w:rPr>
        <w:t xml:space="preserve"> Service</w:t>
      </w:r>
      <w:bookmarkEnd w:id="84"/>
    </w:p>
    <w:p w14:paraId="74C849DC" w14:textId="77777777"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2640DA" w:rsidRPr="00E33D85" w14:paraId="4D3A876D" w14:textId="77777777" w:rsidTr="001333F3">
        <w:tc>
          <w:tcPr>
            <w:tcW w:w="4320" w:type="dxa"/>
            <w:shd w:val="clear" w:color="auto" w:fill="BFBFBF" w:themeFill="background1" w:themeFillShade="BF"/>
          </w:tcPr>
          <w:p w14:paraId="42C66F0A" w14:textId="77777777" w:rsidR="002640DA" w:rsidRPr="00E33D85" w:rsidRDefault="002640DA" w:rsidP="001333F3">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14:paraId="519E9EAF" w14:textId="77777777" w:rsidR="002640DA" w:rsidRPr="00E33D85" w:rsidRDefault="002640DA" w:rsidP="001333F3">
            <w:pPr>
              <w:spacing w:after="0" w:line="240" w:lineRule="auto"/>
              <w:rPr>
                <w:b/>
                <w:bCs/>
                <w:color w:val="000000"/>
              </w:rPr>
            </w:pPr>
            <w:r w:rsidRPr="00E33D85">
              <w:rPr>
                <w:b/>
                <w:bCs/>
                <w:color w:val="000000"/>
              </w:rPr>
              <w:t>Result</w:t>
            </w:r>
          </w:p>
        </w:tc>
      </w:tr>
      <w:tr w:rsidR="002640DA" w:rsidRPr="00E33D85" w14:paraId="5DA8663D" w14:textId="77777777" w:rsidTr="001333F3">
        <w:tc>
          <w:tcPr>
            <w:tcW w:w="4320" w:type="dxa"/>
          </w:tcPr>
          <w:p w14:paraId="596A30FF" w14:textId="77777777" w:rsidR="002640DA" w:rsidRPr="00E33D85" w:rsidRDefault="002640DA" w:rsidP="001333F3">
            <w:pPr>
              <w:spacing w:after="0" w:line="240" w:lineRule="auto"/>
            </w:pPr>
            <w:r w:rsidRPr="00E33D85">
              <w:t>If shipping information is specified, then request is made to the Tax Service</w:t>
            </w:r>
          </w:p>
        </w:tc>
        <w:tc>
          <w:tcPr>
            <w:tcW w:w="5670" w:type="dxa"/>
          </w:tcPr>
          <w:p w14:paraId="59E67CA7" w14:textId="77777777" w:rsidR="002640DA" w:rsidRPr="00E33D85" w:rsidRDefault="002640DA" w:rsidP="001333F3">
            <w:pPr>
              <w:spacing w:after="0" w:line="240" w:lineRule="auto"/>
            </w:pPr>
            <w:r w:rsidRPr="00E33D85">
              <w:t>If successful, the contents of the Basket are taxed and price totals are adjusted.</w:t>
            </w:r>
          </w:p>
          <w:p w14:paraId="7A490096" w14:textId="77777777" w:rsidR="002640DA" w:rsidRPr="00E33D85" w:rsidRDefault="002640DA" w:rsidP="001333F3">
            <w:pPr>
              <w:spacing w:after="0" w:line="240" w:lineRule="auto"/>
            </w:pPr>
            <w:r w:rsidRPr="00E33D85">
              <w:t>If failed, because of service outage or failed address verification then don’t update anything.  Other services must handle AVS/DAV/Service outages before successful checkout and final sales tax calculation.  Failure is logged for email notification.</w:t>
            </w:r>
          </w:p>
        </w:tc>
      </w:tr>
      <w:tr w:rsidR="002640DA" w:rsidRPr="00E33D85" w14:paraId="34910CB0" w14:textId="77777777" w:rsidTr="001333F3">
        <w:tc>
          <w:tcPr>
            <w:tcW w:w="4320" w:type="dxa"/>
            <w:tcBorders>
              <w:top w:val="single" w:sz="4" w:space="0" w:color="000000"/>
              <w:left w:val="single" w:sz="4" w:space="0" w:color="000000"/>
              <w:bottom w:val="single" w:sz="4" w:space="0" w:color="000000"/>
              <w:right w:val="single" w:sz="4" w:space="0" w:color="000000"/>
            </w:tcBorders>
          </w:tcPr>
          <w:p w14:paraId="206713CB" w14:textId="77777777" w:rsidR="002640DA" w:rsidRPr="00E33D85" w:rsidRDefault="002640DA" w:rsidP="001333F3">
            <w:pPr>
              <w:spacing w:after="0" w:line="240" w:lineRule="auto"/>
            </w:pPr>
            <w:r w:rsidRPr="00E33D85">
              <w:t xml:space="preserve">Since </w:t>
            </w:r>
            <w:r w:rsidR="000B6A3D">
              <w:t>CyberSource</w:t>
            </w:r>
            <w:r w:rsidR="000B6A3D" w:rsidRPr="00E33D85">
              <w:t xml:space="preserve"> </w:t>
            </w:r>
            <w:r w:rsidRPr="00E33D85">
              <w:t xml:space="preserve">charges per request to the tax service, the cartridge has been modified to reduce the number of tax requests. Subsequent tax requests in the current session are only made to </w:t>
            </w:r>
            <w:r w:rsidR="000B6A3D">
              <w:t>CyberSource</w:t>
            </w:r>
            <w:r w:rsidR="000B6A3D" w:rsidRPr="00E33D85">
              <w:t xml:space="preserve"> </w:t>
            </w:r>
            <w:r w:rsidRPr="00E33D85">
              <w:t xml:space="preserve">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14:paraId="2D6F2039" w14:textId="77777777" w:rsidR="002640DA" w:rsidRPr="00E33D85" w:rsidRDefault="002640DA" w:rsidP="001333F3">
            <w:pPr>
              <w:spacing w:after="0" w:line="240" w:lineRule="auto"/>
            </w:pPr>
            <w:r w:rsidRPr="00E33D85">
              <w:t xml:space="preserve">If the basket state that would affect tax has changed then a tax call will be made to </w:t>
            </w:r>
            <w:r w:rsidR="000B6A3D">
              <w:t>CyberSource</w:t>
            </w:r>
            <w:r w:rsidR="000B6A3D" w:rsidRPr="00E33D85">
              <w:t xml:space="preserve"> </w:t>
            </w:r>
            <w:r w:rsidRPr="00E33D85">
              <w:t xml:space="preserve">and the basket will be updated with the new tax prices. </w:t>
            </w:r>
          </w:p>
          <w:p w14:paraId="1B33FD81" w14:textId="77777777" w:rsidR="002640DA" w:rsidRPr="00E33D85" w:rsidRDefault="002640DA" w:rsidP="001333F3">
            <w:pPr>
              <w:spacing w:after="0" w:line="240" w:lineRule="auto"/>
            </w:pPr>
            <w:r w:rsidRPr="00E33D85">
              <w:t xml:space="preserve">If the basket state that would affect tax has not change, the request to </w:t>
            </w:r>
            <w:r w:rsidR="000B6A3D">
              <w:t>CyberSource</w:t>
            </w:r>
            <w:r w:rsidR="000B6A3D" w:rsidRPr="00E33D85">
              <w:t xml:space="preserve"> </w:t>
            </w:r>
            <w:r w:rsidRPr="00E33D85">
              <w:t xml:space="preserve">is skipped.  </w:t>
            </w:r>
          </w:p>
        </w:tc>
      </w:tr>
    </w:tbl>
    <w:p w14:paraId="3BA09913" w14:textId="77777777" w:rsidR="002640DA" w:rsidRPr="00E33D85" w:rsidRDefault="002640DA" w:rsidP="002640DA">
      <w:pPr>
        <w:pStyle w:val="Heading3"/>
        <w:rPr>
          <w:rFonts w:asciiTheme="minorHAnsi" w:hAnsiTheme="minorHAnsi"/>
        </w:rPr>
      </w:pPr>
      <w:bookmarkStart w:id="85" w:name="_Toc491351830"/>
      <w:bookmarkStart w:id="86" w:name="_Toc492046208"/>
      <w:r w:rsidRPr="00E33D85">
        <w:rPr>
          <w:rFonts w:asciiTheme="minorHAnsi" w:hAnsiTheme="minorHAnsi"/>
        </w:rPr>
        <w:lastRenderedPageBreak/>
        <w:t>Secure Acceptance Authorization</w:t>
      </w:r>
      <w:bookmarkEnd w:id="85"/>
      <w:bookmarkEnd w:id="86"/>
    </w:p>
    <w:p w14:paraId="1B1D3F47" w14:textId="77777777" w:rsidR="002640DA" w:rsidRPr="00E33D85" w:rsidRDefault="002640DA" w:rsidP="002640DA">
      <w:pPr>
        <w:rPr>
          <w:color w:val="000000"/>
        </w:rPr>
      </w:pPr>
      <w:r w:rsidRPr="00E33D85">
        <w:t>Following are the list of reason codes received for Secure Acceptance payment service response. System shall be handling these codes and change the Demandware status accordingly</w:t>
      </w:r>
      <w:r w:rsidRPr="00E33D85">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2640DA" w:rsidRPr="00E33D85" w14:paraId="44DA421E" w14:textId="77777777" w:rsidTr="001333F3">
        <w:trPr>
          <w:trHeight w:val="440"/>
        </w:trPr>
        <w:tc>
          <w:tcPr>
            <w:tcW w:w="2445" w:type="dxa"/>
            <w:shd w:val="clear" w:color="auto" w:fill="BFBFBF" w:themeFill="background1" w:themeFillShade="BF"/>
            <w:noWrap/>
            <w:vAlign w:val="center"/>
            <w:hideMark/>
          </w:tcPr>
          <w:p w14:paraId="4C11444F" w14:textId="77777777"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Decision</w:t>
            </w:r>
          </w:p>
        </w:tc>
        <w:tc>
          <w:tcPr>
            <w:tcW w:w="5580" w:type="dxa"/>
            <w:shd w:val="clear" w:color="auto" w:fill="BFBFBF" w:themeFill="background1" w:themeFillShade="BF"/>
            <w:vAlign w:val="center"/>
            <w:hideMark/>
          </w:tcPr>
          <w:p w14:paraId="4D766968" w14:textId="77777777"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Description</w:t>
            </w:r>
          </w:p>
        </w:tc>
        <w:tc>
          <w:tcPr>
            <w:tcW w:w="2160" w:type="dxa"/>
            <w:shd w:val="clear" w:color="auto" w:fill="BFBFBF" w:themeFill="background1" w:themeFillShade="BF"/>
            <w:vAlign w:val="center"/>
            <w:hideMark/>
          </w:tcPr>
          <w:p w14:paraId="52B6AB66" w14:textId="77777777"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CYB hosted Decision</w:t>
            </w:r>
          </w:p>
        </w:tc>
      </w:tr>
      <w:tr w:rsidR="002640DA" w:rsidRPr="00E33D85" w14:paraId="6209C3D6" w14:textId="77777777" w:rsidTr="001333F3">
        <w:trPr>
          <w:trHeight w:val="300"/>
        </w:trPr>
        <w:tc>
          <w:tcPr>
            <w:tcW w:w="2445" w:type="dxa"/>
            <w:noWrap/>
            <w:vAlign w:val="bottom"/>
            <w:hideMark/>
          </w:tcPr>
          <w:p w14:paraId="04275F7B" w14:textId="77777777" w:rsidR="002640DA" w:rsidRPr="00E33D85" w:rsidRDefault="002640DA" w:rsidP="001333F3">
            <w:pPr>
              <w:spacing w:after="0" w:line="240" w:lineRule="auto"/>
              <w:rPr>
                <w:color w:val="000000"/>
              </w:rPr>
            </w:pPr>
            <w:r w:rsidRPr="00E33D85">
              <w:rPr>
                <w:color w:val="000000"/>
              </w:rPr>
              <w:t>Successful transaction.</w:t>
            </w:r>
          </w:p>
        </w:tc>
        <w:tc>
          <w:tcPr>
            <w:tcW w:w="5580" w:type="dxa"/>
            <w:noWrap/>
            <w:hideMark/>
          </w:tcPr>
          <w:p w14:paraId="75869858" w14:textId="77777777" w:rsidR="002640DA" w:rsidRPr="00E33D85" w:rsidRDefault="002640DA" w:rsidP="001333F3">
            <w:r w:rsidRPr="00E33D85">
              <w:t>Successful transaction. Reason codes 100 and 110.</w:t>
            </w:r>
          </w:p>
        </w:tc>
        <w:tc>
          <w:tcPr>
            <w:tcW w:w="2160" w:type="dxa"/>
            <w:noWrap/>
            <w:vAlign w:val="center"/>
            <w:hideMark/>
          </w:tcPr>
          <w:p w14:paraId="478F5DAE" w14:textId="77777777" w:rsidR="002640DA" w:rsidRPr="00E33D85" w:rsidRDefault="002640DA" w:rsidP="001333F3">
            <w:pPr>
              <w:spacing w:after="0" w:line="240" w:lineRule="auto"/>
              <w:rPr>
                <w:color w:val="000000"/>
              </w:rPr>
            </w:pPr>
            <w:r w:rsidRPr="00E33D85">
              <w:rPr>
                <w:color w:val="000000"/>
              </w:rPr>
              <w:t>100</w:t>
            </w:r>
          </w:p>
        </w:tc>
      </w:tr>
      <w:tr w:rsidR="002640DA" w:rsidRPr="00E33D85" w14:paraId="563BF635" w14:textId="77777777" w:rsidTr="001333F3">
        <w:trPr>
          <w:trHeight w:val="1200"/>
        </w:trPr>
        <w:tc>
          <w:tcPr>
            <w:tcW w:w="2445" w:type="dxa"/>
            <w:noWrap/>
            <w:vAlign w:val="center"/>
            <w:hideMark/>
          </w:tcPr>
          <w:p w14:paraId="2BAACA9A" w14:textId="77777777" w:rsidR="002640DA" w:rsidRPr="00E33D85" w:rsidRDefault="002640DA" w:rsidP="001333F3">
            <w:pPr>
              <w:spacing w:after="0" w:line="240" w:lineRule="auto"/>
              <w:rPr>
                <w:color w:val="000000"/>
              </w:rPr>
            </w:pPr>
            <w:r w:rsidRPr="00E33D85">
              <w:rPr>
                <w:color w:val="000000"/>
              </w:rPr>
              <w:t>Request is missing one or more fields</w:t>
            </w:r>
          </w:p>
        </w:tc>
        <w:tc>
          <w:tcPr>
            <w:tcW w:w="5580" w:type="dxa"/>
            <w:hideMark/>
          </w:tcPr>
          <w:p w14:paraId="522B31F6" w14:textId="77777777" w:rsidR="002640DA" w:rsidRPr="00E33D85" w:rsidRDefault="002640DA" w:rsidP="001333F3">
            <w:r w:rsidRPr="00E33D85">
              <w:t>Authorization was declined; however, the capture may still be possible. Review payment details. See reason codes 200, 201, 230, 480, and 520.</w:t>
            </w:r>
          </w:p>
        </w:tc>
        <w:tc>
          <w:tcPr>
            <w:tcW w:w="2160" w:type="dxa"/>
            <w:noWrap/>
            <w:vAlign w:val="center"/>
            <w:hideMark/>
          </w:tcPr>
          <w:p w14:paraId="5E289729" w14:textId="77777777" w:rsidR="002640DA" w:rsidRPr="00E33D85" w:rsidRDefault="002640DA" w:rsidP="001333F3">
            <w:pPr>
              <w:spacing w:after="0" w:line="240" w:lineRule="auto"/>
              <w:rPr>
                <w:color w:val="000000"/>
              </w:rPr>
            </w:pPr>
            <w:r w:rsidRPr="00E33D85">
              <w:rPr>
                <w:color w:val="000000"/>
              </w:rPr>
              <w:t>101</w:t>
            </w:r>
          </w:p>
        </w:tc>
      </w:tr>
      <w:tr w:rsidR="002640DA" w:rsidRPr="00E33D85" w14:paraId="280B6567" w14:textId="77777777" w:rsidTr="001333F3">
        <w:trPr>
          <w:trHeight w:val="1200"/>
        </w:trPr>
        <w:tc>
          <w:tcPr>
            <w:tcW w:w="2445" w:type="dxa"/>
            <w:noWrap/>
            <w:vAlign w:val="center"/>
            <w:hideMark/>
          </w:tcPr>
          <w:p w14:paraId="556121D3" w14:textId="77777777" w:rsidR="002640DA" w:rsidRPr="00E33D85" w:rsidRDefault="002640DA" w:rsidP="001333F3">
            <w:pPr>
              <w:spacing w:after="0" w:line="240" w:lineRule="auto"/>
              <w:rPr>
                <w:color w:val="000000"/>
              </w:rPr>
            </w:pPr>
            <w:r w:rsidRPr="00E33D85">
              <w:rPr>
                <w:color w:val="000000"/>
              </w:rPr>
              <w:t>One or more fields in the request contain invalid data.</w:t>
            </w:r>
          </w:p>
        </w:tc>
        <w:tc>
          <w:tcPr>
            <w:tcW w:w="5580" w:type="dxa"/>
            <w:hideMark/>
          </w:tcPr>
          <w:p w14:paraId="0A5B7BF0" w14:textId="77777777" w:rsidR="002640DA" w:rsidRPr="00E33D85" w:rsidRDefault="002640DA" w:rsidP="001333F3">
            <w:r w:rsidRPr="00E33D85">
              <w:t>Transaction was declined. See reason codes 102, 202, 203, 204, 205, 207, 208, 210, 211, 221, 222, 231, 232, 233, 234, 236, 240, 475, 476, and 481.</w:t>
            </w:r>
          </w:p>
        </w:tc>
        <w:tc>
          <w:tcPr>
            <w:tcW w:w="2160" w:type="dxa"/>
            <w:noWrap/>
            <w:vAlign w:val="center"/>
            <w:hideMark/>
          </w:tcPr>
          <w:p w14:paraId="72AE6952" w14:textId="77777777" w:rsidR="002640DA" w:rsidRPr="00E33D85" w:rsidRDefault="002640DA" w:rsidP="001333F3">
            <w:pPr>
              <w:spacing w:after="0" w:line="240" w:lineRule="auto"/>
              <w:rPr>
                <w:color w:val="000000"/>
              </w:rPr>
            </w:pPr>
            <w:r w:rsidRPr="00E33D85">
              <w:rPr>
                <w:color w:val="000000"/>
              </w:rPr>
              <w:t>102</w:t>
            </w:r>
          </w:p>
        </w:tc>
      </w:tr>
      <w:tr w:rsidR="002640DA" w:rsidRPr="00E33D85" w14:paraId="4CF2BF09" w14:textId="77777777" w:rsidTr="001333F3">
        <w:trPr>
          <w:trHeight w:val="1200"/>
        </w:trPr>
        <w:tc>
          <w:tcPr>
            <w:tcW w:w="2445" w:type="dxa"/>
            <w:noWrap/>
            <w:vAlign w:val="center"/>
          </w:tcPr>
          <w:p w14:paraId="583DE893" w14:textId="77777777" w:rsidR="002640DA" w:rsidRPr="00E33D85" w:rsidRDefault="002640DA" w:rsidP="001333F3">
            <w:pPr>
              <w:spacing w:after="0" w:line="240" w:lineRule="auto"/>
              <w:rPr>
                <w:color w:val="000000"/>
              </w:rPr>
            </w:pPr>
            <w:r w:rsidRPr="00E33D85">
              <w:rPr>
                <w:color w:val="000000"/>
              </w:rPr>
              <w:t>General decline by the processor</w:t>
            </w:r>
          </w:p>
        </w:tc>
        <w:tc>
          <w:tcPr>
            <w:tcW w:w="5580" w:type="dxa"/>
          </w:tcPr>
          <w:p w14:paraId="5A10262B" w14:textId="77777777" w:rsidR="002640DA" w:rsidRPr="00E33D85" w:rsidRDefault="002640DA" w:rsidP="001333F3">
            <w:r w:rsidRPr="00E33D85">
              <w:t>Access denied, page not found, or internal server error. See reason codes 102, 104, 150, 151 and 152</w:t>
            </w:r>
          </w:p>
        </w:tc>
        <w:tc>
          <w:tcPr>
            <w:tcW w:w="2160" w:type="dxa"/>
            <w:noWrap/>
            <w:vAlign w:val="center"/>
          </w:tcPr>
          <w:p w14:paraId="38952680" w14:textId="77777777" w:rsidR="002640DA" w:rsidRPr="00E33D85" w:rsidRDefault="002640DA" w:rsidP="001333F3">
            <w:pPr>
              <w:spacing w:after="0" w:line="240" w:lineRule="auto"/>
              <w:rPr>
                <w:color w:val="000000"/>
              </w:rPr>
            </w:pPr>
            <w:r w:rsidRPr="00E33D85">
              <w:rPr>
                <w:color w:val="000000"/>
              </w:rPr>
              <w:t>233</w:t>
            </w:r>
          </w:p>
        </w:tc>
      </w:tr>
      <w:tr w:rsidR="002640DA" w:rsidRPr="00E33D85" w14:paraId="37CCA8F8" w14:textId="77777777" w:rsidTr="001333F3">
        <w:trPr>
          <w:trHeight w:val="900"/>
        </w:trPr>
        <w:tc>
          <w:tcPr>
            <w:tcW w:w="2445" w:type="dxa"/>
            <w:noWrap/>
            <w:vAlign w:val="center"/>
            <w:hideMark/>
          </w:tcPr>
          <w:p w14:paraId="1797A180" w14:textId="77777777" w:rsidR="002640DA" w:rsidRPr="00E33D85" w:rsidRDefault="002640DA" w:rsidP="001333F3">
            <w:pPr>
              <w:spacing w:after="0" w:line="240" w:lineRule="auto"/>
              <w:rPr>
                <w:color w:val="000000"/>
              </w:rPr>
            </w:pPr>
            <w:r w:rsidRPr="00E33D85">
              <w:rPr>
                <w:color w:val="000000"/>
              </w:rPr>
              <w:t>General system failure.</w:t>
            </w:r>
          </w:p>
        </w:tc>
        <w:tc>
          <w:tcPr>
            <w:tcW w:w="5580" w:type="dxa"/>
            <w:hideMark/>
          </w:tcPr>
          <w:p w14:paraId="2F1B6E30" w14:textId="77777777" w:rsidR="002640DA" w:rsidRPr="00E33D85" w:rsidRDefault="002640DA" w:rsidP="001333F3">
            <w:r w:rsidRPr="00E33D85">
              <w:t xml:space="preserve">The customer did not accept the service fee conditions. </w:t>
            </w:r>
            <w:r w:rsidRPr="00E33D85">
              <w:sym w:font="Symbol" w:char="F06E"/>
            </w:r>
            <w:r w:rsidRPr="00E33D85">
              <w:t xml:space="preserve"> The customer cancelled the transaction.</w:t>
            </w:r>
          </w:p>
        </w:tc>
        <w:tc>
          <w:tcPr>
            <w:tcW w:w="2160" w:type="dxa"/>
            <w:noWrap/>
            <w:vAlign w:val="center"/>
            <w:hideMark/>
          </w:tcPr>
          <w:p w14:paraId="4A5EF43D" w14:textId="77777777" w:rsidR="002640DA" w:rsidRPr="00E33D85" w:rsidRDefault="002640DA" w:rsidP="001333F3">
            <w:pPr>
              <w:spacing w:after="0" w:line="240" w:lineRule="auto"/>
              <w:rPr>
                <w:color w:val="000000"/>
              </w:rPr>
            </w:pPr>
            <w:r w:rsidRPr="00E33D85">
              <w:rPr>
                <w:color w:val="000000"/>
              </w:rPr>
              <w:t>150</w:t>
            </w:r>
          </w:p>
        </w:tc>
      </w:tr>
      <w:tr w:rsidR="002640DA" w:rsidRPr="00E33D85" w14:paraId="2C00CE04" w14:textId="77777777" w:rsidTr="001333F3">
        <w:trPr>
          <w:trHeight w:val="900"/>
        </w:trPr>
        <w:tc>
          <w:tcPr>
            <w:tcW w:w="2445" w:type="dxa"/>
            <w:noWrap/>
            <w:vAlign w:val="center"/>
          </w:tcPr>
          <w:p w14:paraId="417AFFA5" w14:textId="77777777" w:rsidR="002640DA" w:rsidRPr="00E33D85" w:rsidRDefault="002640DA" w:rsidP="001333F3">
            <w:pPr>
              <w:spacing w:after="0" w:line="240" w:lineRule="auto"/>
              <w:rPr>
                <w:color w:val="000000"/>
              </w:rPr>
            </w:pPr>
            <w:r w:rsidRPr="00E33D85">
              <w:rPr>
                <w:color w:val="000000"/>
              </w:rPr>
              <w:t>Create Token Service</w:t>
            </w:r>
          </w:p>
        </w:tc>
        <w:tc>
          <w:tcPr>
            <w:tcW w:w="5580" w:type="dxa"/>
          </w:tcPr>
          <w:p w14:paraId="26AE36B5" w14:textId="77777777" w:rsidR="002640DA" w:rsidRPr="00E33D85" w:rsidRDefault="002640DA" w:rsidP="001333F3">
            <w:r w:rsidRPr="00E33D85">
              <w:t>Silent Post Service for create token when user enter card details on billing page on merchant site</w:t>
            </w:r>
          </w:p>
        </w:tc>
        <w:tc>
          <w:tcPr>
            <w:tcW w:w="2160" w:type="dxa"/>
            <w:noWrap/>
            <w:vAlign w:val="center"/>
          </w:tcPr>
          <w:p w14:paraId="04758876" w14:textId="77777777" w:rsidR="002640DA" w:rsidRPr="00E33D85" w:rsidRDefault="002640DA" w:rsidP="001333F3">
            <w:pPr>
              <w:spacing w:after="0" w:line="240" w:lineRule="auto"/>
              <w:rPr>
                <w:color w:val="000000"/>
              </w:rPr>
            </w:pPr>
            <w:r w:rsidRPr="00E33D85">
              <w:rPr>
                <w:color w:val="000000"/>
              </w:rPr>
              <w:t>100</w:t>
            </w:r>
          </w:p>
        </w:tc>
      </w:tr>
      <w:tr w:rsidR="002640DA" w:rsidRPr="00E33D85" w14:paraId="5A2C219F" w14:textId="77777777" w:rsidTr="001333F3">
        <w:trPr>
          <w:trHeight w:val="900"/>
        </w:trPr>
        <w:tc>
          <w:tcPr>
            <w:tcW w:w="2445" w:type="dxa"/>
            <w:noWrap/>
            <w:vAlign w:val="center"/>
          </w:tcPr>
          <w:p w14:paraId="35EC3D4E" w14:textId="77777777" w:rsidR="002640DA" w:rsidRPr="00E33D85" w:rsidRDefault="002640DA" w:rsidP="001333F3">
            <w:pPr>
              <w:spacing w:after="0" w:line="240" w:lineRule="auto"/>
              <w:rPr>
                <w:color w:val="000000"/>
              </w:rPr>
            </w:pPr>
            <w:r w:rsidRPr="00E33D85">
              <w:rPr>
                <w:color w:val="000000"/>
              </w:rPr>
              <w:t>Update Token Service</w:t>
            </w:r>
          </w:p>
        </w:tc>
        <w:tc>
          <w:tcPr>
            <w:tcW w:w="5580" w:type="dxa"/>
          </w:tcPr>
          <w:p w14:paraId="42F8A89C" w14:textId="77777777" w:rsidR="002640DA" w:rsidRPr="00E33D85" w:rsidRDefault="002640DA" w:rsidP="001333F3">
            <w:r w:rsidRPr="00E33D85">
              <w:t>Silent Post Service for create token when user choose existing saved cards on billing page on merchant site</w:t>
            </w:r>
          </w:p>
        </w:tc>
        <w:tc>
          <w:tcPr>
            <w:tcW w:w="2160" w:type="dxa"/>
            <w:noWrap/>
            <w:vAlign w:val="center"/>
          </w:tcPr>
          <w:p w14:paraId="58694941" w14:textId="77777777" w:rsidR="002640DA" w:rsidRPr="00E33D85" w:rsidRDefault="002640DA" w:rsidP="001333F3">
            <w:pPr>
              <w:spacing w:after="0" w:line="240" w:lineRule="auto"/>
              <w:rPr>
                <w:color w:val="000000"/>
              </w:rPr>
            </w:pPr>
            <w:r w:rsidRPr="00E33D85">
              <w:rPr>
                <w:color w:val="000000"/>
              </w:rPr>
              <w:t>100</w:t>
            </w:r>
          </w:p>
        </w:tc>
      </w:tr>
      <w:tr w:rsidR="002640DA" w:rsidRPr="00E33D85" w14:paraId="6FA441EF" w14:textId="77777777" w:rsidTr="001333F3">
        <w:trPr>
          <w:trHeight w:val="900"/>
        </w:trPr>
        <w:tc>
          <w:tcPr>
            <w:tcW w:w="2445" w:type="dxa"/>
            <w:noWrap/>
            <w:vAlign w:val="center"/>
          </w:tcPr>
          <w:p w14:paraId="6A12B6E3" w14:textId="77777777" w:rsidR="002640DA" w:rsidRPr="00E33D85" w:rsidRDefault="002640DA" w:rsidP="001333F3">
            <w:pPr>
              <w:spacing w:after="0" w:line="240" w:lineRule="auto"/>
              <w:rPr>
                <w:color w:val="000000"/>
              </w:rPr>
            </w:pPr>
            <w:r w:rsidRPr="00E33D85">
              <w:rPr>
                <w:color w:val="000000"/>
              </w:rPr>
              <w:t>Authorization and Create Token Service</w:t>
            </w:r>
          </w:p>
        </w:tc>
        <w:tc>
          <w:tcPr>
            <w:tcW w:w="5580" w:type="dxa"/>
          </w:tcPr>
          <w:p w14:paraId="6AFF1268" w14:textId="77777777" w:rsidR="002640DA" w:rsidRPr="00E33D85" w:rsidRDefault="002640DA" w:rsidP="001333F3">
            <w:r w:rsidRPr="00E33D85">
              <w:t>Redirect or Iframe service for Authorization and create token when no saved card is chosen</w:t>
            </w:r>
          </w:p>
        </w:tc>
        <w:tc>
          <w:tcPr>
            <w:tcW w:w="2160" w:type="dxa"/>
            <w:noWrap/>
            <w:vAlign w:val="center"/>
          </w:tcPr>
          <w:p w14:paraId="567207DB" w14:textId="77777777" w:rsidR="002640DA" w:rsidRPr="00E33D85" w:rsidRDefault="002640DA" w:rsidP="001333F3">
            <w:pPr>
              <w:spacing w:after="0" w:line="240" w:lineRule="auto"/>
              <w:rPr>
                <w:color w:val="000000"/>
              </w:rPr>
            </w:pPr>
            <w:r w:rsidRPr="00E33D85">
              <w:rPr>
                <w:color w:val="000000"/>
              </w:rPr>
              <w:t>100 or 480</w:t>
            </w:r>
          </w:p>
        </w:tc>
      </w:tr>
      <w:tr w:rsidR="002640DA" w:rsidRPr="00E33D85" w14:paraId="63C950CB" w14:textId="77777777" w:rsidTr="001333F3">
        <w:trPr>
          <w:trHeight w:val="900"/>
        </w:trPr>
        <w:tc>
          <w:tcPr>
            <w:tcW w:w="2445" w:type="dxa"/>
            <w:noWrap/>
            <w:vAlign w:val="center"/>
          </w:tcPr>
          <w:p w14:paraId="0B8264D0" w14:textId="77777777" w:rsidR="002640DA" w:rsidRPr="00E33D85" w:rsidRDefault="002640DA" w:rsidP="001333F3">
            <w:pPr>
              <w:spacing w:after="0" w:line="240" w:lineRule="auto"/>
              <w:rPr>
                <w:color w:val="000000"/>
              </w:rPr>
            </w:pPr>
            <w:r w:rsidRPr="00E33D85">
              <w:rPr>
                <w:color w:val="000000"/>
              </w:rPr>
              <w:t>Authorization and update Token Service</w:t>
            </w:r>
          </w:p>
        </w:tc>
        <w:tc>
          <w:tcPr>
            <w:tcW w:w="5580" w:type="dxa"/>
          </w:tcPr>
          <w:p w14:paraId="24624420" w14:textId="77777777" w:rsidR="002640DA" w:rsidRPr="00E33D85" w:rsidRDefault="002640DA" w:rsidP="001333F3">
            <w:r w:rsidRPr="00E33D85">
              <w:t>Redirect or Iframe service for Authorization and create token when user choose saved card</w:t>
            </w:r>
          </w:p>
        </w:tc>
        <w:tc>
          <w:tcPr>
            <w:tcW w:w="2160" w:type="dxa"/>
            <w:noWrap/>
            <w:vAlign w:val="center"/>
          </w:tcPr>
          <w:p w14:paraId="68DC3AD1" w14:textId="77777777" w:rsidR="002640DA" w:rsidRPr="00E33D85" w:rsidRDefault="002640DA" w:rsidP="001333F3">
            <w:pPr>
              <w:spacing w:after="0" w:line="240" w:lineRule="auto"/>
              <w:rPr>
                <w:color w:val="000000"/>
              </w:rPr>
            </w:pPr>
            <w:r w:rsidRPr="00E33D85">
              <w:rPr>
                <w:color w:val="000000"/>
              </w:rPr>
              <w:t>100 or 480</w:t>
            </w:r>
          </w:p>
        </w:tc>
      </w:tr>
      <w:tr w:rsidR="002640DA" w:rsidRPr="00E33D85" w14:paraId="1D8F4771" w14:textId="77777777" w:rsidTr="001333F3">
        <w:trPr>
          <w:trHeight w:val="900"/>
        </w:trPr>
        <w:tc>
          <w:tcPr>
            <w:tcW w:w="2445" w:type="dxa"/>
            <w:noWrap/>
            <w:vAlign w:val="center"/>
          </w:tcPr>
          <w:p w14:paraId="3D2D7907" w14:textId="77777777" w:rsidR="002640DA" w:rsidRPr="00E33D85" w:rsidRDefault="002640DA" w:rsidP="001333F3">
            <w:pPr>
              <w:spacing w:after="0" w:line="240" w:lineRule="auto"/>
              <w:rPr>
                <w:color w:val="000000"/>
              </w:rPr>
            </w:pPr>
            <w:r w:rsidRPr="00E33D85">
              <w:rPr>
                <w:color w:val="000000"/>
              </w:rPr>
              <w:t>Authorization Service</w:t>
            </w:r>
          </w:p>
        </w:tc>
        <w:tc>
          <w:tcPr>
            <w:tcW w:w="5580" w:type="dxa"/>
          </w:tcPr>
          <w:p w14:paraId="1488CFFF" w14:textId="77777777" w:rsidR="002640DA" w:rsidRPr="00E33D85" w:rsidRDefault="002640DA" w:rsidP="001333F3">
            <w:r w:rsidRPr="00E33D85">
              <w:t xml:space="preserve">Redirect or Iframe service for Authorization when tokenization is disabled from BM </w:t>
            </w:r>
          </w:p>
        </w:tc>
        <w:tc>
          <w:tcPr>
            <w:tcW w:w="2160" w:type="dxa"/>
            <w:noWrap/>
            <w:vAlign w:val="center"/>
          </w:tcPr>
          <w:p w14:paraId="5FA023EE" w14:textId="77777777" w:rsidR="002640DA" w:rsidRPr="00E33D85" w:rsidRDefault="002640DA" w:rsidP="001333F3">
            <w:pPr>
              <w:spacing w:after="0" w:line="240" w:lineRule="auto"/>
              <w:rPr>
                <w:color w:val="000000"/>
              </w:rPr>
            </w:pPr>
            <w:r w:rsidRPr="00E33D85">
              <w:rPr>
                <w:color w:val="000000"/>
              </w:rPr>
              <w:t>100 or 480</w:t>
            </w:r>
          </w:p>
        </w:tc>
      </w:tr>
    </w:tbl>
    <w:p w14:paraId="1CB475B2" w14:textId="77777777" w:rsidR="002640DA" w:rsidRPr="00E33D85" w:rsidRDefault="002640DA" w:rsidP="002640DA">
      <w:pPr>
        <w:pStyle w:val="Heading3"/>
        <w:rPr>
          <w:rFonts w:asciiTheme="minorHAnsi" w:hAnsiTheme="minorHAnsi"/>
        </w:rPr>
      </w:pPr>
      <w:bookmarkStart w:id="87" w:name="_Toc491351831"/>
      <w:bookmarkStart w:id="88" w:name="_Toc492046209"/>
      <w:r w:rsidRPr="00E33D85">
        <w:rPr>
          <w:rFonts w:asciiTheme="minorHAnsi" w:hAnsiTheme="minorHAnsi"/>
        </w:rPr>
        <w:lastRenderedPageBreak/>
        <w:t>VISA Checkout Decrypt</w:t>
      </w:r>
      <w:bookmarkEnd w:id="87"/>
      <w:bookmarkEnd w:id="88"/>
    </w:p>
    <w:p w14:paraId="5213F79E" w14:textId="77777777" w:rsidR="002640DA" w:rsidRPr="00E33D85" w:rsidRDefault="002640DA" w:rsidP="002640DA">
      <w:r w:rsidRPr="00E33D85">
        <w:t>List of use cases and appropriate action taken listed below:</w:t>
      </w:r>
    </w:p>
    <w:tbl>
      <w:tblPr>
        <w:tblW w:w="95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3150"/>
      </w:tblGrid>
      <w:tr w:rsidR="002640DA" w:rsidRPr="00E33D85" w14:paraId="7D20FBC9" w14:textId="77777777" w:rsidTr="001333F3">
        <w:trPr>
          <w:trHeight w:val="152"/>
        </w:trPr>
        <w:tc>
          <w:tcPr>
            <w:tcW w:w="1905" w:type="dxa"/>
            <w:shd w:val="clear" w:color="auto" w:fill="BFBFBF" w:themeFill="background1" w:themeFillShade="BF"/>
          </w:tcPr>
          <w:p w14:paraId="630F4CF3" w14:textId="77777777"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Service</w:t>
            </w:r>
          </w:p>
        </w:tc>
        <w:tc>
          <w:tcPr>
            <w:tcW w:w="4500" w:type="dxa"/>
            <w:shd w:val="clear" w:color="auto" w:fill="BFBFBF" w:themeFill="background1" w:themeFillShade="BF"/>
            <w:vAlign w:val="center"/>
          </w:tcPr>
          <w:p w14:paraId="5D07FD56" w14:textId="77777777"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Description</w:t>
            </w:r>
          </w:p>
        </w:tc>
        <w:tc>
          <w:tcPr>
            <w:tcW w:w="3150" w:type="dxa"/>
            <w:shd w:val="clear" w:color="auto" w:fill="BFBFBF" w:themeFill="background1" w:themeFillShade="BF"/>
            <w:vAlign w:val="center"/>
          </w:tcPr>
          <w:p w14:paraId="168EBE23" w14:textId="77777777"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CYB hosted Decision</w:t>
            </w:r>
          </w:p>
        </w:tc>
      </w:tr>
      <w:tr w:rsidR="002640DA" w:rsidRPr="00E33D85" w14:paraId="5D72BB10" w14:textId="77777777" w:rsidTr="001333F3">
        <w:trPr>
          <w:trHeight w:val="485"/>
        </w:trPr>
        <w:tc>
          <w:tcPr>
            <w:tcW w:w="1905" w:type="dxa"/>
            <w:vAlign w:val="bottom"/>
          </w:tcPr>
          <w:p w14:paraId="75683B43" w14:textId="77777777" w:rsidR="002640DA" w:rsidRPr="00E33D85" w:rsidRDefault="002640DA" w:rsidP="001333F3">
            <w:pPr>
              <w:spacing w:line="240" w:lineRule="auto"/>
              <w:rPr>
                <w:color w:val="000000"/>
              </w:rPr>
            </w:pPr>
            <w:r w:rsidRPr="00E33D85">
              <w:rPr>
                <w:color w:val="000000"/>
              </w:rPr>
              <w:t>Decrypt</w:t>
            </w:r>
          </w:p>
        </w:tc>
        <w:tc>
          <w:tcPr>
            <w:tcW w:w="4500" w:type="dxa"/>
            <w:noWrap/>
            <w:vAlign w:val="bottom"/>
            <w:hideMark/>
          </w:tcPr>
          <w:p w14:paraId="3AB67340" w14:textId="77777777" w:rsidR="002640DA" w:rsidRPr="00E33D85" w:rsidRDefault="002640DA" w:rsidP="001333F3">
            <w:pPr>
              <w:spacing w:line="240" w:lineRule="auto"/>
              <w:rPr>
                <w:color w:val="000000"/>
              </w:rPr>
            </w:pPr>
            <w:r w:rsidRPr="00E33D85">
              <w:rPr>
                <w:color w:val="000000"/>
              </w:rPr>
              <w:t>Accept – review page displayed decrypted details</w:t>
            </w:r>
          </w:p>
        </w:tc>
        <w:tc>
          <w:tcPr>
            <w:tcW w:w="3150" w:type="dxa"/>
            <w:noWrap/>
            <w:vAlign w:val="bottom"/>
            <w:hideMark/>
          </w:tcPr>
          <w:p w14:paraId="0470261C" w14:textId="77777777" w:rsidR="002640DA" w:rsidRPr="00E33D85" w:rsidRDefault="002640DA" w:rsidP="001333F3">
            <w:pPr>
              <w:spacing w:line="240" w:lineRule="auto"/>
              <w:rPr>
                <w:color w:val="000000"/>
              </w:rPr>
            </w:pPr>
            <w:r w:rsidRPr="00E33D85">
              <w:rPr>
                <w:color w:val="000000"/>
              </w:rPr>
              <w:t>100</w:t>
            </w:r>
          </w:p>
        </w:tc>
      </w:tr>
      <w:tr w:rsidR="002640DA" w:rsidRPr="00E33D85" w14:paraId="79340CC0" w14:textId="77777777" w:rsidTr="001333F3">
        <w:trPr>
          <w:trHeight w:val="323"/>
        </w:trPr>
        <w:tc>
          <w:tcPr>
            <w:tcW w:w="1905" w:type="dxa"/>
            <w:vAlign w:val="bottom"/>
          </w:tcPr>
          <w:p w14:paraId="157F4C2D" w14:textId="77777777" w:rsidR="002640DA" w:rsidRPr="00E33D85" w:rsidRDefault="002640DA" w:rsidP="001333F3">
            <w:pPr>
              <w:spacing w:line="240" w:lineRule="auto"/>
              <w:rPr>
                <w:color w:val="000000"/>
              </w:rPr>
            </w:pPr>
            <w:r w:rsidRPr="00E33D85">
              <w:rPr>
                <w:color w:val="000000"/>
              </w:rPr>
              <w:t>Decrypt</w:t>
            </w:r>
          </w:p>
        </w:tc>
        <w:tc>
          <w:tcPr>
            <w:tcW w:w="4500" w:type="dxa"/>
            <w:vAlign w:val="bottom"/>
            <w:hideMark/>
          </w:tcPr>
          <w:p w14:paraId="4F9A1B63" w14:textId="77777777" w:rsidR="002640DA" w:rsidRPr="00E33D85" w:rsidRDefault="002640DA" w:rsidP="001333F3">
            <w:pPr>
              <w:spacing w:line="240" w:lineRule="auto"/>
              <w:rPr>
                <w:color w:val="000000"/>
              </w:rPr>
            </w:pPr>
            <w:r w:rsidRPr="00E33D85">
              <w:rPr>
                <w:color w:val="000000"/>
              </w:rPr>
              <w:t>Error -  System – user redirect to cart page with standard error message</w:t>
            </w:r>
          </w:p>
        </w:tc>
        <w:tc>
          <w:tcPr>
            <w:tcW w:w="3150" w:type="dxa"/>
            <w:noWrap/>
            <w:vAlign w:val="bottom"/>
            <w:hideMark/>
          </w:tcPr>
          <w:p w14:paraId="661971EA" w14:textId="77777777" w:rsidR="002640DA" w:rsidRPr="00E33D85" w:rsidRDefault="002640DA" w:rsidP="001333F3">
            <w:pPr>
              <w:spacing w:line="240" w:lineRule="auto"/>
              <w:rPr>
                <w:color w:val="000000"/>
              </w:rPr>
            </w:pPr>
            <w:r w:rsidRPr="00E33D85">
              <w:rPr>
                <w:color w:val="000000"/>
              </w:rPr>
              <w:t>150</w:t>
            </w:r>
          </w:p>
        </w:tc>
      </w:tr>
      <w:tr w:rsidR="002640DA" w:rsidRPr="00E33D85" w14:paraId="63AB17B2" w14:textId="77777777" w:rsidTr="001333F3">
        <w:trPr>
          <w:trHeight w:val="1052"/>
        </w:trPr>
        <w:tc>
          <w:tcPr>
            <w:tcW w:w="1905" w:type="dxa"/>
            <w:vAlign w:val="bottom"/>
          </w:tcPr>
          <w:p w14:paraId="5CDA0D6C" w14:textId="77777777" w:rsidR="002640DA" w:rsidRPr="00E33D85" w:rsidRDefault="002640DA" w:rsidP="001333F3">
            <w:pPr>
              <w:spacing w:line="240" w:lineRule="auto"/>
              <w:rPr>
                <w:color w:val="000000"/>
              </w:rPr>
            </w:pPr>
            <w:r w:rsidRPr="00E33D85">
              <w:rPr>
                <w:color w:val="000000"/>
              </w:rPr>
              <w:t>Authorization</w:t>
            </w:r>
          </w:p>
        </w:tc>
        <w:tc>
          <w:tcPr>
            <w:tcW w:w="4500" w:type="dxa"/>
            <w:vAlign w:val="bottom"/>
            <w:hideMark/>
          </w:tcPr>
          <w:p w14:paraId="3441C2D3" w14:textId="77777777" w:rsidR="002640DA" w:rsidRPr="00E33D85" w:rsidRDefault="002640DA" w:rsidP="001333F3">
            <w:pPr>
              <w:spacing w:line="240" w:lineRule="auto"/>
              <w:rPr>
                <w:color w:val="000000"/>
              </w:rPr>
            </w:pPr>
            <w:r w:rsidRPr="00E33D85">
              <w:rPr>
                <w:color w:val="000000"/>
              </w:rPr>
              <w:t>Behavior would remain same as card flow, where confirmation page displayed on successful authorization and review page with error message in case of error</w:t>
            </w:r>
          </w:p>
        </w:tc>
        <w:tc>
          <w:tcPr>
            <w:tcW w:w="3150" w:type="dxa"/>
            <w:noWrap/>
            <w:vAlign w:val="bottom"/>
            <w:hideMark/>
          </w:tcPr>
          <w:p w14:paraId="59DBE348" w14:textId="77777777" w:rsidR="002640DA" w:rsidRPr="00E33D85" w:rsidRDefault="002640DA" w:rsidP="001333F3">
            <w:pPr>
              <w:spacing w:line="240" w:lineRule="auto"/>
              <w:rPr>
                <w:color w:val="000000"/>
              </w:rPr>
            </w:pPr>
            <w:r w:rsidRPr="00E33D85">
              <w:rPr>
                <w:color w:val="000000"/>
              </w:rPr>
              <w:t>Same as Credit Card Reason code</w:t>
            </w:r>
          </w:p>
        </w:tc>
      </w:tr>
    </w:tbl>
    <w:p w14:paraId="35B90000" w14:textId="77777777" w:rsidR="002640DA" w:rsidRPr="00E33D85" w:rsidRDefault="002640DA" w:rsidP="002640DA">
      <w:pPr>
        <w:pStyle w:val="Heading3"/>
        <w:rPr>
          <w:rFonts w:asciiTheme="minorHAnsi" w:hAnsiTheme="minorHAnsi"/>
        </w:rPr>
      </w:pPr>
      <w:bookmarkStart w:id="89" w:name="_Toc491351828"/>
      <w:bookmarkStart w:id="90" w:name="_Toc492046210"/>
      <w:r w:rsidRPr="00E33D85">
        <w:rPr>
          <w:rFonts w:asciiTheme="minorHAnsi" w:hAnsiTheme="minorHAnsi"/>
        </w:rPr>
        <w:t>Alipay Authorization</w:t>
      </w:r>
      <w:bookmarkEnd w:id="89"/>
      <w:bookmarkEnd w:id="90"/>
    </w:p>
    <w:p w14:paraId="1541CEE7" w14:textId="77777777" w:rsidR="002640DA" w:rsidRPr="00E33D85" w:rsidRDefault="002640DA" w:rsidP="002640DA">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14:paraId="44221C86" w14:textId="77777777" w:rsidTr="001333F3">
        <w:trPr>
          <w:trHeight w:val="750"/>
        </w:trPr>
        <w:tc>
          <w:tcPr>
            <w:tcW w:w="2085" w:type="dxa"/>
            <w:shd w:val="clear" w:color="auto" w:fill="BFBFBF" w:themeFill="background1" w:themeFillShade="BF"/>
            <w:noWrap/>
            <w:vAlign w:val="center"/>
            <w:hideMark/>
          </w:tcPr>
          <w:p w14:paraId="18AB31A9" w14:textId="77777777" w:rsidR="002640DA" w:rsidRPr="00E33D85" w:rsidRDefault="002640DA" w:rsidP="001333F3">
            <w:pPr>
              <w:spacing w:after="0" w:line="240" w:lineRule="auto"/>
              <w:rPr>
                <w:b/>
                <w:bCs/>
                <w:color w:val="000000"/>
              </w:rPr>
            </w:pPr>
            <w:r w:rsidRPr="00E33D85">
              <w:rPr>
                <w:b/>
                <w:bCs/>
                <w:color w:val="000000"/>
              </w:rPr>
              <w:t>Response</w:t>
            </w:r>
          </w:p>
        </w:tc>
        <w:tc>
          <w:tcPr>
            <w:tcW w:w="3690" w:type="dxa"/>
            <w:shd w:val="clear" w:color="auto" w:fill="BFBFBF" w:themeFill="background1" w:themeFillShade="BF"/>
            <w:vAlign w:val="center"/>
            <w:hideMark/>
          </w:tcPr>
          <w:p w14:paraId="7A9CEDA4" w14:textId="77777777" w:rsidR="002640DA" w:rsidRPr="00E33D85" w:rsidRDefault="002640DA" w:rsidP="001333F3">
            <w:pPr>
              <w:spacing w:after="0" w:line="240" w:lineRule="auto"/>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14:paraId="7155B731" w14:textId="77777777" w:rsidR="002640DA" w:rsidRPr="00E33D85" w:rsidRDefault="002640DA" w:rsidP="001333F3">
            <w:pPr>
              <w:spacing w:after="0" w:line="240" w:lineRule="auto"/>
              <w:rPr>
                <w:b/>
                <w:bCs/>
                <w:color w:val="000000"/>
              </w:rPr>
            </w:pPr>
            <w:r w:rsidRPr="00E33D85">
              <w:rPr>
                <w:b/>
                <w:bCs/>
                <w:color w:val="000000"/>
              </w:rPr>
              <w:t>CYB Code</w:t>
            </w:r>
          </w:p>
        </w:tc>
        <w:tc>
          <w:tcPr>
            <w:tcW w:w="2967" w:type="dxa"/>
            <w:shd w:val="clear" w:color="auto" w:fill="BFBFBF" w:themeFill="background1" w:themeFillShade="BF"/>
            <w:vAlign w:val="center"/>
            <w:hideMark/>
          </w:tcPr>
          <w:p w14:paraId="0061D482" w14:textId="77777777" w:rsidR="002640DA" w:rsidRPr="00E33D85" w:rsidRDefault="002640DA" w:rsidP="001333F3">
            <w:pPr>
              <w:spacing w:after="0" w:line="240" w:lineRule="auto"/>
              <w:rPr>
                <w:b/>
                <w:bCs/>
                <w:color w:val="000000"/>
              </w:rPr>
            </w:pPr>
            <w:r w:rsidRPr="00E33D85">
              <w:rPr>
                <w:b/>
                <w:bCs/>
                <w:color w:val="000000"/>
              </w:rPr>
              <w:t>CYB Suggested response</w:t>
            </w:r>
          </w:p>
        </w:tc>
      </w:tr>
      <w:tr w:rsidR="002640DA" w:rsidRPr="00E33D85" w14:paraId="69E12A07" w14:textId="77777777" w:rsidTr="001333F3">
        <w:trPr>
          <w:trHeight w:val="300"/>
        </w:trPr>
        <w:tc>
          <w:tcPr>
            <w:tcW w:w="2085" w:type="dxa"/>
            <w:noWrap/>
            <w:vAlign w:val="bottom"/>
            <w:hideMark/>
          </w:tcPr>
          <w:p w14:paraId="6BAD1B58" w14:textId="77777777" w:rsidR="002640DA" w:rsidRPr="00E33D85" w:rsidRDefault="002640DA" w:rsidP="001333F3">
            <w:pPr>
              <w:spacing w:after="0" w:line="240" w:lineRule="auto"/>
              <w:rPr>
                <w:color w:val="000000"/>
              </w:rPr>
            </w:pPr>
            <w:r w:rsidRPr="00E33D85">
              <w:rPr>
                <w:color w:val="000000"/>
              </w:rPr>
              <w:t>Successful transaction.</w:t>
            </w:r>
          </w:p>
        </w:tc>
        <w:tc>
          <w:tcPr>
            <w:tcW w:w="3690" w:type="dxa"/>
            <w:noWrap/>
            <w:vAlign w:val="bottom"/>
            <w:hideMark/>
          </w:tcPr>
          <w:p w14:paraId="6AFEDEF3" w14:textId="77777777" w:rsidR="002640DA" w:rsidRPr="00E33D85" w:rsidRDefault="002640DA" w:rsidP="001333F3">
            <w:pPr>
              <w:spacing w:after="0" w:line="240" w:lineRule="auto"/>
              <w:rPr>
                <w:color w:val="000000"/>
              </w:rPr>
            </w:pPr>
            <w:r w:rsidRPr="00E33D85">
              <w:rPr>
                <w:color w:val="000000"/>
              </w:rPr>
              <w:t>Continue Checkout</w:t>
            </w:r>
          </w:p>
        </w:tc>
        <w:tc>
          <w:tcPr>
            <w:tcW w:w="1260" w:type="dxa"/>
            <w:noWrap/>
            <w:vAlign w:val="center"/>
            <w:hideMark/>
          </w:tcPr>
          <w:p w14:paraId="4EBC0457" w14:textId="77777777" w:rsidR="002640DA" w:rsidRPr="00E33D85" w:rsidRDefault="002640DA" w:rsidP="001333F3">
            <w:pPr>
              <w:spacing w:after="0" w:line="240" w:lineRule="auto"/>
              <w:jc w:val="center"/>
              <w:rPr>
                <w:color w:val="000000"/>
              </w:rPr>
            </w:pPr>
            <w:r w:rsidRPr="00E33D85">
              <w:rPr>
                <w:color w:val="000000"/>
              </w:rPr>
              <w:t>100</w:t>
            </w:r>
          </w:p>
        </w:tc>
        <w:tc>
          <w:tcPr>
            <w:tcW w:w="2967" w:type="dxa"/>
            <w:noWrap/>
            <w:vAlign w:val="bottom"/>
            <w:hideMark/>
          </w:tcPr>
          <w:p w14:paraId="1DFF6562" w14:textId="77777777" w:rsidR="002640DA" w:rsidRPr="00E33D85" w:rsidRDefault="002640DA" w:rsidP="001333F3">
            <w:pPr>
              <w:spacing w:after="0" w:line="240" w:lineRule="auto"/>
              <w:rPr>
                <w:color w:val="000000"/>
              </w:rPr>
            </w:pPr>
            <w:r w:rsidRPr="00E33D85">
              <w:rPr>
                <w:color w:val="000000"/>
              </w:rPr>
              <w:t> </w:t>
            </w:r>
          </w:p>
        </w:tc>
      </w:tr>
      <w:tr w:rsidR="002640DA" w:rsidRPr="00E33D85" w14:paraId="38E3468B" w14:textId="77777777" w:rsidTr="001333F3">
        <w:trPr>
          <w:trHeight w:val="305"/>
        </w:trPr>
        <w:tc>
          <w:tcPr>
            <w:tcW w:w="10002" w:type="dxa"/>
            <w:gridSpan w:val="4"/>
            <w:shd w:val="clear" w:color="auto" w:fill="BFBFBF" w:themeFill="background1" w:themeFillShade="BF"/>
            <w:noWrap/>
            <w:vAlign w:val="bottom"/>
            <w:hideMark/>
          </w:tcPr>
          <w:p w14:paraId="7E164F0B" w14:textId="77777777" w:rsidR="002640DA" w:rsidRPr="00E33D85" w:rsidRDefault="002640DA" w:rsidP="001333F3">
            <w:pPr>
              <w:spacing w:after="0" w:line="240" w:lineRule="auto"/>
              <w:rPr>
                <w:b/>
                <w:bCs/>
                <w:color w:val="000000"/>
              </w:rPr>
            </w:pPr>
            <w:r w:rsidRPr="00E33D85">
              <w:rPr>
                <w:b/>
                <w:bCs/>
                <w:color w:val="000000"/>
              </w:rPr>
              <w:t>Validation Errors</w:t>
            </w:r>
          </w:p>
        </w:tc>
      </w:tr>
      <w:tr w:rsidR="002640DA" w:rsidRPr="00E33D85" w14:paraId="363E108D" w14:textId="77777777" w:rsidTr="001333F3">
        <w:trPr>
          <w:trHeight w:val="1200"/>
        </w:trPr>
        <w:tc>
          <w:tcPr>
            <w:tcW w:w="2085" w:type="dxa"/>
            <w:noWrap/>
            <w:vAlign w:val="center"/>
            <w:hideMark/>
          </w:tcPr>
          <w:p w14:paraId="02160B8E" w14:textId="77777777" w:rsidR="002640DA" w:rsidRPr="00E33D85" w:rsidRDefault="002640DA" w:rsidP="001333F3">
            <w:pPr>
              <w:spacing w:after="0" w:line="240" w:lineRule="auto"/>
              <w:rPr>
                <w:color w:val="000000"/>
              </w:rPr>
            </w:pPr>
            <w:r w:rsidRPr="00E33D85">
              <w:rPr>
                <w:color w:val="000000"/>
              </w:rPr>
              <w:t>Request is missing one or more fields</w:t>
            </w:r>
          </w:p>
        </w:tc>
        <w:tc>
          <w:tcPr>
            <w:tcW w:w="3690" w:type="dxa"/>
            <w:vAlign w:val="bottom"/>
            <w:hideMark/>
          </w:tcPr>
          <w:p w14:paraId="22C5FDE3" w14:textId="77777777"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 xml:space="preserve">Log error message into Demandware logs </w:t>
            </w:r>
          </w:p>
        </w:tc>
        <w:tc>
          <w:tcPr>
            <w:tcW w:w="1260" w:type="dxa"/>
            <w:noWrap/>
            <w:vAlign w:val="center"/>
            <w:hideMark/>
          </w:tcPr>
          <w:p w14:paraId="20A9A2E5" w14:textId="77777777" w:rsidR="002640DA" w:rsidRPr="00E33D85" w:rsidRDefault="002640DA" w:rsidP="001333F3">
            <w:pPr>
              <w:spacing w:after="0" w:line="240" w:lineRule="auto"/>
              <w:jc w:val="center"/>
              <w:rPr>
                <w:color w:val="000000"/>
              </w:rPr>
            </w:pPr>
            <w:r w:rsidRPr="00E33D85">
              <w:rPr>
                <w:color w:val="000000"/>
              </w:rPr>
              <w:t>101</w:t>
            </w:r>
          </w:p>
        </w:tc>
        <w:tc>
          <w:tcPr>
            <w:tcW w:w="2967" w:type="dxa"/>
            <w:vAlign w:val="bottom"/>
            <w:hideMark/>
          </w:tcPr>
          <w:p w14:paraId="26DAE2DD" w14:textId="77777777" w:rsidR="002640DA" w:rsidRPr="00E33D85" w:rsidRDefault="002640DA" w:rsidP="001333F3">
            <w:pPr>
              <w:spacing w:after="0" w:line="240" w:lineRule="auto"/>
              <w:rPr>
                <w:color w:val="000000"/>
              </w:rPr>
            </w:pPr>
            <w:r w:rsidRPr="00E33D85">
              <w:rPr>
                <w:color w:val="000000"/>
              </w:rPr>
              <w:t>See the reply field’s missingField_0...N for which fields are missing. Resend the request with the complete information.</w:t>
            </w:r>
          </w:p>
        </w:tc>
      </w:tr>
      <w:tr w:rsidR="002640DA" w:rsidRPr="00E33D85" w14:paraId="2B7EBF99" w14:textId="77777777" w:rsidTr="001333F3">
        <w:trPr>
          <w:trHeight w:val="1200"/>
        </w:trPr>
        <w:tc>
          <w:tcPr>
            <w:tcW w:w="2085" w:type="dxa"/>
            <w:noWrap/>
            <w:vAlign w:val="center"/>
            <w:hideMark/>
          </w:tcPr>
          <w:p w14:paraId="060DCA04" w14:textId="77777777" w:rsidR="002640DA" w:rsidRPr="00E33D85" w:rsidRDefault="002640DA" w:rsidP="001333F3">
            <w:pPr>
              <w:spacing w:after="0" w:line="240" w:lineRule="auto"/>
              <w:rPr>
                <w:color w:val="000000"/>
              </w:rPr>
            </w:pPr>
            <w:r w:rsidRPr="00E33D85">
              <w:rPr>
                <w:color w:val="000000"/>
              </w:rPr>
              <w:t>One or more fields in the request contain invalid data.</w:t>
            </w:r>
          </w:p>
        </w:tc>
        <w:tc>
          <w:tcPr>
            <w:tcW w:w="3690" w:type="dxa"/>
            <w:vAlign w:val="bottom"/>
            <w:hideMark/>
          </w:tcPr>
          <w:p w14:paraId="5A0BB84B" w14:textId="77777777"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14:paraId="0EAA01F8" w14:textId="77777777" w:rsidR="002640DA" w:rsidRPr="00E33D85" w:rsidRDefault="002640DA" w:rsidP="001333F3">
            <w:pPr>
              <w:spacing w:after="0" w:line="240" w:lineRule="auto"/>
              <w:jc w:val="center"/>
              <w:rPr>
                <w:color w:val="000000"/>
              </w:rPr>
            </w:pPr>
            <w:r w:rsidRPr="00E33D85">
              <w:rPr>
                <w:color w:val="000000"/>
              </w:rPr>
              <w:t>102</w:t>
            </w:r>
          </w:p>
        </w:tc>
        <w:tc>
          <w:tcPr>
            <w:tcW w:w="2967" w:type="dxa"/>
            <w:vAlign w:val="bottom"/>
            <w:hideMark/>
          </w:tcPr>
          <w:p w14:paraId="2B1A5013" w14:textId="77777777" w:rsidR="002640DA" w:rsidRPr="00E33D85" w:rsidRDefault="002640DA" w:rsidP="001333F3">
            <w:pPr>
              <w:spacing w:after="0" w:line="240" w:lineRule="auto"/>
              <w:rPr>
                <w:color w:val="000000"/>
              </w:rPr>
            </w:pPr>
            <w:r w:rsidRPr="00E33D85">
              <w:rPr>
                <w:color w:val="000000"/>
              </w:rPr>
              <w:t>See the reply field’s invalidField_0...N for which fields are invalid. Resend the request with the correct information.</w:t>
            </w:r>
          </w:p>
        </w:tc>
      </w:tr>
      <w:tr w:rsidR="002640DA" w:rsidRPr="00E33D85" w14:paraId="2949BA19" w14:textId="77777777" w:rsidTr="001333F3">
        <w:trPr>
          <w:trHeight w:val="1200"/>
        </w:trPr>
        <w:tc>
          <w:tcPr>
            <w:tcW w:w="2085" w:type="dxa"/>
            <w:noWrap/>
            <w:vAlign w:val="center"/>
          </w:tcPr>
          <w:p w14:paraId="38890A21" w14:textId="77777777" w:rsidR="002640DA" w:rsidRPr="00E33D85" w:rsidRDefault="002640DA" w:rsidP="001333F3">
            <w:pPr>
              <w:spacing w:after="0" w:line="240" w:lineRule="auto"/>
              <w:rPr>
                <w:color w:val="000000"/>
              </w:rPr>
            </w:pPr>
            <w:r w:rsidRPr="00E33D85">
              <w:rPr>
                <w:color w:val="000000"/>
              </w:rPr>
              <w:t>General decline by the processor</w:t>
            </w:r>
          </w:p>
        </w:tc>
        <w:tc>
          <w:tcPr>
            <w:tcW w:w="3690" w:type="dxa"/>
            <w:vAlign w:val="bottom"/>
          </w:tcPr>
          <w:p w14:paraId="7C565AA4" w14:textId="77777777"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17E050CC" w14:textId="77777777" w:rsidR="002640DA" w:rsidRPr="00E33D85" w:rsidRDefault="002640DA" w:rsidP="001333F3">
            <w:pPr>
              <w:spacing w:after="0" w:line="240" w:lineRule="auto"/>
              <w:jc w:val="center"/>
              <w:rPr>
                <w:color w:val="000000"/>
              </w:rPr>
            </w:pPr>
            <w:r w:rsidRPr="00E33D85">
              <w:rPr>
                <w:color w:val="000000"/>
              </w:rPr>
              <w:t>233</w:t>
            </w:r>
          </w:p>
        </w:tc>
        <w:tc>
          <w:tcPr>
            <w:tcW w:w="2967" w:type="dxa"/>
            <w:vAlign w:val="bottom"/>
          </w:tcPr>
          <w:p w14:paraId="13886878" w14:textId="77777777" w:rsidR="002640DA" w:rsidRPr="00E33D85" w:rsidRDefault="002640DA" w:rsidP="001333F3">
            <w:pPr>
              <w:spacing w:after="0" w:line="240" w:lineRule="auto"/>
              <w:rPr>
                <w:color w:val="000000"/>
              </w:rPr>
            </w:pPr>
            <w:r w:rsidRPr="00E33D85">
              <w:rPr>
                <w:color w:val="000000"/>
              </w:rPr>
              <w:t>Request that the customer select a different form of payment.</w:t>
            </w:r>
          </w:p>
          <w:p w14:paraId="731C8C92" w14:textId="77777777" w:rsidR="002640DA" w:rsidRPr="00E33D85" w:rsidRDefault="002640DA" w:rsidP="001333F3">
            <w:pPr>
              <w:spacing w:after="0" w:line="240" w:lineRule="auto"/>
              <w:rPr>
                <w:color w:val="000000"/>
              </w:rPr>
            </w:pPr>
          </w:p>
        </w:tc>
      </w:tr>
      <w:tr w:rsidR="002640DA" w:rsidRPr="00E33D85" w14:paraId="01286905" w14:textId="77777777" w:rsidTr="001333F3">
        <w:trPr>
          <w:trHeight w:val="300"/>
        </w:trPr>
        <w:tc>
          <w:tcPr>
            <w:tcW w:w="10002" w:type="dxa"/>
            <w:gridSpan w:val="4"/>
            <w:shd w:val="clear" w:color="auto" w:fill="BFBFBF" w:themeFill="background1" w:themeFillShade="BF"/>
            <w:noWrap/>
            <w:vAlign w:val="center"/>
            <w:hideMark/>
          </w:tcPr>
          <w:p w14:paraId="0C750AB5" w14:textId="77777777" w:rsidR="002640DA" w:rsidRPr="00E33D85" w:rsidRDefault="002640DA" w:rsidP="001333F3">
            <w:pPr>
              <w:spacing w:after="0" w:line="240" w:lineRule="auto"/>
              <w:rPr>
                <w:b/>
                <w:bCs/>
                <w:color w:val="000000"/>
              </w:rPr>
            </w:pPr>
            <w:r w:rsidRPr="00E33D85">
              <w:rPr>
                <w:b/>
                <w:bCs/>
                <w:color w:val="000000"/>
              </w:rPr>
              <w:t>System Errors</w:t>
            </w:r>
          </w:p>
        </w:tc>
      </w:tr>
      <w:tr w:rsidR="002640DA" w:rsidRPr="00E33D85" w14:paraId="4E394E7B" w14:textId="77777777" w:rsidTr="001333F3">
        <w:trPr>
          <w:trHeight w:val="900"/>
        </w:trPr>
        <w:tc>
          <w:tcPr>
            <w:tcW w:w="2085" w:type="dxa"/>
            <w:noWrap/>
            <w:vAlign w:val="center"/>
            <w:hideMark/>
          </w:tcPr>
          <w:p w14:paraId="06519F30" w14:textId="77777777" w:rsidR="002640DA" w:rsidRPr="00E33D85" w:rsidRDefault="002640DA" w:rsidP="001333F3">
            <w:pPr>
              <w:spacing w:after="0" w:line="240" w:lineRule="auto"/>
              <w:rPr>
                <w:color w:val="000000"/>
              </w:rPr>
            </w:pPr>
            <w:r w:rsidRPr="00E33D85">
              <w:rPr>
                <w:color w:val="000000"/>
              </w:rPr>
              <w:lastRenderedPageBreak/>
              <w:t>General system failure.</w:t>
            </w:r>
          </w:p>
        </w:tc>
        <w:tc>
          <w:tcPr>
            <w:tcW w:w="3690" w:type="dxa"/>
            <w:vAlign w:val="bottom"/>
            <w:hideMark/>
          </w:tcPr>
          <w:p w14:paraId="0454BB06" w14:textId="77777777" w:rsidR="002640DA" w:rsidRPr="00E33D85" w:rsidRDefault="002640DA" w:rsidP="001333F3">
            <w:pPr>
              <w:spacing w:after="0" w:line="240" w:lineRule="auto"/>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14:paraId="41979833" w14:textId="77777777" w:rsidR="002640DA" w:rsidRPr="00E33D85" w:rsidRDefault="002640DA" w:rsidP="001333F3">
            <w:pPr>
              <w:spacing w:after="0" w:line="240" w:lineRule="auto"/>
              <w:jc w:val="center"/>
              <w:rPr>
                <w:color w:val="000000"/>
              </w:rPr>
            </w:pPr>
            <w:r w:rsidRPr="00E33D85">
              <w:rPr>
                <w:color w:val="000000"/>
              </w:rPr>
              <w:t>150</w:t>
            </w:r>
          </w:p>
        </w:tc>
        <w:tc>
          <w:tcPr>
            <w:tcW w:w="2967" w:type="dxa"/>
            <w:vAlign w:val="center"/>
            <w:hideMark/>
          </w:tcPr>
          <w:p w14:paraId="6FB6ADE0" w14:textId="77777777" w:rsidR="002640DA" w:rsidRPr="00E33D85" w:rsidRDefault="002640DA" w:rsidP="001333F3">
            <w:pPr>
              <w:spacing w:after="0" w:line="240" w:lineRule="auto"/>
              <w:rPr>
                <w:color w:val="000000"/>
              </w:rPr>
            </w:pPr>
            <w:r w:rsidRPr="00E33D85">
              <w:rPr>
                <w:color w:val="000000"/>
              </w:rPr>
              <w:t>Wait a few minutes and resend the request.</w:t>
            </w:r>
          </w:p>
        </w:tc>
      </w:tr>
      <w:tr w:rsidR="002640DA" w:rsidRPr="00E33D85" w14:paraId="69944E1A" w14:textId="77777777" w:rsidTr="001333F3">
        <w:trPr>
          <w:trHeight w:val="135"/>
        </w:trPr>
        <w:tc>
          <w:tcPr>
            <w:tcW w:w="2085" w:type="dxa"/>
            <w:noWrap/>
            <w:vAlign w:val="center"/>
            <w:hideMark/>
          </w:tcPr>
          <w:p w14:paraId="078491F0" w14:textId="77777777" w:rsidR="002640DA" w:rsidRPr="00E33D85" w:rsidRDefault="002640DA" w:rsidP="001333F3">
            <w:pPr>
              <w:spacing w:after="0" w:line="240" w:lineRule="auto"/>
              <w:rPr>
                <w:color w:val="000000"/>
              </w:rPr>
            </w:pPr>
            <w:r w:rsidRPr="00E33D85">
              <w:rPr>
                <w:color w:val="000000"/>
              </w:rPr>
              <w:t>The request just wait and then timeout, ends up as exception on the Demandware script</w:t>
            </w:r>
          </w:p>
        </w:tc>
        <w:tc>
          <w:tcPr>
            <w:tcW w:w="3690" w:type="dxa"/>
            <w:noWrap/>
            <w:vAlign w:val="bottom"/>
            <w:hideMark/>
          </w:tcPr>
          <w:p w14:paraId="03DF6215" w14:textId="77777777" w:rsidR="002640DA" w:rsidRPr="00E33D85" w:rsidRDefault="002640DA" w:rsidP="001333F3">
            <w:pPr>
              <w:spacing w:after="0" w:line="240" w:lineRule="auto"/>
              <w:rPr>
                <w:color w:val="000000"/>
              </w:rPr>
            </w:pPr>
            <w:r w:rsidRPr="00E33D85">
              <w:rPr>
                <w:color w:val="000000"/>
              </w:rPr>
              <w:t>This could be one of the unique scenarios where CyberSource waits for the Merchant’s bank to authorize the order and exceeds timeout sets at the Demandware. This ends up into SOAP exception. Client code can handle this scenario differently.</w:t>
            </w:r>
          </w:p>
        </w:tc>
        <w:tc>
          <w:tcPr>
            <w:tcW w:w="1260" w:type="dxa"/>
            <w:noWrap/>
            <w:vAlign w:val="center"/>
            <w:hideMark/>
          </w:tcPr>
          <w:p w14:paraId="2BC27474" w14:textId="77777777" w:rsidR="002640DA" w:rsidRPr="00E33D85" w:rsidRDefault="002640DA" w:rsidP="001333F3">
            <w:pPr>
              <w:spacing w:after="0" w:line="240" w:lineRule="auto"/>
              <w:jc w:val="center"/>
              <w:rPr>
                <w:color w:val="000000"/>
              </w:rPr>
            </w:pPr>
            <w:r w:rsidRPr="00E33D85">
              <w:rPr>
                <w:color w:val="000000"/>
              </w:rPr>
              <w:t>Script sets Reason Code to 999</w:t>
            </w:r>
          </w:p>
        </w:tc>
        <w:tc>
          <w:tcPr>
            <w:tcW w:w="2967" w:type="dxa"/>
            <w:vAlign w:val="center"/>
            <w:hideMark/>
          </w:tcPr>
          <w:p w14:paraId="5DFA6227" w14:textId="77777777" w:rsidR="002640DA" w:rsidRPr="00E33D85" w:rsidRDefault="002640DA" w:rsidP="001333F3">
            <w:pPr>
              <w:spacing w:after="0" w:line="240" w:lineRule="auto"/>
              <w:rPr>
                <w:color w:val="000000"/>
              </w:rPr>
            </w:pPr>
            <w:r w:rsidRPr="00E33D85">
              <w:rPr>
                <w:color w:val="000000"/>
              </w:rPr>
              <w:t xml:space="preserve">Handle at client’s end depending on business rules associated with this scenario. </w:t>
            </w:r>
          </w:p>
        </w:tc>
      </w:tr>
    </w:tbl>
    <w:p w14:paraId="798536C6" w14:textId="77777777" w:rsidR="00BC24CE" w:rsidRPr="00E33D85" w:rsidRDefault="00BC24CE" w:rsidP="00BC24CE">
      <w:pPr>
        <w:pStyle w:val="Heading3"/>
        <w:rPr>
          <w:rFonts w:asciiTheme="minorHAnsi" w:hAnsiTheme="minorHAnsi"/>
        </w:rPr>
      </w:pPr>
      <w:bookmarkStart w:id="91" w:name="_Toc491351827"/>
      <w:bookmarkStart w:id="92" w:name="_Toc492046211"/>
      <w:bookmarkEnd w:id="83"/>
      <w:r w:rsidRPr="00E33D85">
        <w:rPr>
          <w:rFonts w:asciiTheme="minorHAnsi" w:hAnsiTheme="minorHAnsi"/>
        </w:rPr>
        <w:t>Retail Point-of-Sale (POS)</w:t>
      </w:r>
      <w:bookmarkEnd w:id="91"/>
      <w:bookmarkEnd w:id="92"/>
    </w:p>
    <w:p w14:paraId="06934963" w14:textId="77777777" w:rsidR="00BC24CE" w:rsidRPr="00E33D85" w:rsidRDefault="00BC24CE" w:rsidP="005C1822">
      <w:pPr>
        <w:pStyle w:val="BodyText"/>
      </w:pPr>
      <w:r w:rsidRPr="00E33D85">
        <w:t>The use case for POS can be achieved by two scenarios:</w:t>
      </w:r>
    </w:p>
    <w:p w14:paraId="5B730D64" w14:textId="77777777" w:rsidR="00BC24CE" w:rsidRPr="00E33D85" w:rsidRDefault="00BC24CE" w:rsidP="005C1822">
      <w:pPr>
        <w:pStyle w:val="BodyText"/>
        <w:numPr>
          <w:ilvl w:val="0"/>
          <w:numId w:val="27"/>
        </w:numPr>
      </w:pPr>
      <w:r w:rsidRPr="00E33D85">
        <w:t>Hardware - swipe credit card – (A Bluetooth scanning device must be paired to the iPad device.)</w:t>
      </w:r>
    </w:p>
    <w:p w14:paraId="67D59888" w14:textId="77777777" w:rsidR="00BC24CE" w:rsidRPr="00E33D85" w:rsidRDefault="00BC24CE" w:rsidP="00BC24CE">
      <w:pPr>
        <w:ind w:left="360"/>
      </w:pPr>
      <w:r w:rsidRPr="00E33D85">
        <w:t xml:space="preserve">On Payments page, we listen for credit card swipes only after the user has entered the amount for Credit Card and tapped enter. </w:t>
      </w:r>
    </w:p>
    <w:p w14:paraId="08498622" w14:textId="77777777" w:rsidR="00BC24CE" w:rsidRPr="00E33D85" w:rsidRDefault="00BC24CE" w:rsidP="00BC24CE">
      <w:pPr>
        <w:ind w:left="360"/>
      </w:pPr>
      <w:r w:rsidRPr="00E33D85">
        <w:rPr>
          <w:b/>
        </w:rPr>
        <w:t>Expected Result</w:t>
      </w:r>
      <w:r w:rsidRPr="00E33D85">
        <w:t xml:space="preserve">: </w:t>
      </w:r>
      <w:r w:rsidRPr="00E33D85">
        <w:rPr>
          <w:color w:val="000000" w:themeColor="text1"/>
        </w:rPr>
        <w:t>The swiped credit card is read a</w:t>
      </w:r>
      <w:r w:rsidRPr="00E33D85">
        <w:t>nd payment is made to the order</w:t>
      </w:r>
    </w:p>
    <w:p w14:paraId="07AB68F9" w14:textId="77777777" w:rsidR="00BC24CE" w:rsidRPr="00E33D85" w:rsidRDefault="00BC24CE" w:rsidP="00BC24CE">
      <w:pPr>
        <w:pStyle w:val="ListParagraph"/>
        <w:numPr>
          <w:ilvl w:val="0"/>
          <w:numId w:val="27"/>
        </w:numPr>
      </w:pPr>
      <w:r w:rsidRPr="00E33D85">
        <w:rPr>
          <w:b/>
        </w:rPr>
        <w:t>Hardware - manually enter credit card with keypad</w:t>
      </w:r>
      <w:r w:rsidRPr="00E33D85">
        <w:t>: (A Bluetooth scanning device must be paired to the iPad device.)</w:t>
      </w:r>
    </w:p>
    <w:p w14:paraId="55E6C8C9" w14:textId="77777777" w:rsidR="00BC24CE" w:rsidRPr="00E33D85" w:rsidRDefault="00BC24CE" w:rsidP="00BC24CE">
      <w:pPr>
        <w:pStyle w:val="ListParagraph"/>
      </w:pPr>
      <w:r w:rsidRPr="00E33D85">
        <w:t>From Payments page, enter amount to be applied to credit card.</w:t>
      </w:r>
    </w:p>
    <w:p w14:paraId="11B1A6EE" w14:textId="77777777" w:rsidR="00BC24CE" w:rsidRPr="00E33D85" w:rsidRDefault="00BC24CE" w:rsidP="00BC24CE">
      <w:pPr>
        <w:pStyle w:val="ListParagraph"/>
      </w:pPr>
    </w:p>
    <w:p w14:paraId="675DBF1E" w14:textId="77777777" w:rsidR="00BC24CE" w:rsidRPr="00E33D85" w:rsidRDefault="00BC24CE" w:rsidP="00BC24CE">
      <w:pPr>
        <w:pStyle w:val="ListParagraph"/>
      </w:pPr>
      <w:r w:rsidRPr="00E33D85">
        <w:rPr>
          <w:b/>
        </w:rPr>
        <w:t>Expected Result:</w:t>
      </w:r>
      <w:r w:rsidRPr="00E33D85">
        <w:t xml:space="preserve"> Manually enter credit card number on device and payment is accepted</w:t>
      </w:r>
    </w:p>
    <w:p w14:paraId="1279C6C1" w14:textId="77777777" w:rsidR="002640DA" w:rsidRDefault="002640DA" w:rsidP="002640DA">
      <w:pPr>
        <w:pStyle w:val="Heading3"/>
        <w:rPr>
          <w:rFonts w:asciiTheme="minorHAnsi" w:hAnsiTheme="minorHAnsi"/>
        </w:rPr>
      </w:pPr>
      <w:bookmarkStart w:id="93" w:name="_Toc492046212"/>
      <w:r>
        <w:rPr>
          <w:rFonts w:asciiTheme="minorHAnsi" w:hAnsiTheme="minorHAnsi"/>
        </w:rPr>
        <w:t>Klarna &amp; Bank Transfer</w:t>
      </w:r>
      <w:bookmarkEnd w:id="93"/>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14:paraId="081BFA3A" w14:textId="77777777" w:rsidTr="001333F3">
        <w:trPr>
          <w:trHeight w:val="750"/>
        </w:trPr>
        <w:tc>
          <w:tcPr>
            <w:tcW w:w="2085" w:type="dxa"/>
            <w:shd w:val="clear" w:color="auto" w:fill="BFBFBF" w:themeFill="background1" w:themeFillShade="BF"/>
            <w:noWrap/>
            <w:vAlign w:val="center"/>
            <w:hideMark/>
          </w:tcPr>
          <w:p w14:paraId="64CAA052" w14:textId="77777777" w:rsidR="002640DA" w:rsidRPr="00E33D85" w:rsidRDefault="002640DA" w:rsidP="001333F3">
            <w:pPr>
              <w:spacing w:after="0" w:line="240" w:lineRule="auto"/>
              <w:rPr>
                <w:b/>
                <w:bCs/>
                <w:color w:val="000000"/>
              </w:rPr>
            </w:pPr>
            <w:r w:rsidRPr="00E33D85">
              <w:rPr>
                <w:b/>
                <w:bCs/>
                <w:color w:val="000000"/>
              </w:rPr>
              <w:t>Response</w:t>
            </w:r>
          </w:p>
        </w:tc>
        <w:tc>
          <w:tcPr>
            <w:tcW w:w="3690" w:type="dxa"/>
            <w:shd w:val="clear" w:color="auto" w:fill="BFBFBF" w:themeFill="background1" w:themeFillShade="BF"/>
            <w:vAlign w:val="center"/>
            <w:hideMark/>
          </w:tcPr>
          <w:p w14:paraId="4C754B32" w14:textId="77777777" w:rsidR="002640DA" w:rsidRPr="00E33D85" w:rsidRDefault="002640DA" w:rsidP="001333F3">
            <w:pPr>
              <w:spacing w:after="0" w:line="240" w:lineRule="auto"/>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14:paraId="4AD29C19" w14:textId="77777777" w:rsidR="002640DA" w:rsidRPr="00E33D85" w:rsidRDefault="002640DA" w:rsidP="001333F3">
            <w:pPr>
              <w:spacing w:after="0" w:line="240" w:lineRule="auto"/>
              <w:rPr>
                <w:b/>
                <w:bCs/>
                <w:color w:val="000000"/>
              </w:rPr>
            </w:pPr>
            <w:r w:rsidRPr="00E33D85">
              <w:rPr>
                <w:b/>
                <w:bCs/>
                <w:color w:val="000000"/>
              </w:rPr>
              <w:t>CYB Code</w:t>
            </w:r>
          </w:p>
        </w:tc>
        <w:tc>
          <w:tcPr>
            <w:tcW w:w="2967" w:type="dxa"/>
            <w:shd w:val="clear" w:color="auto" w:fill="BFBFBF" w:themeFill="background1" w:themeFillShade="BF"/>
            <w:vAlign w:val="center"/>
            <w:hideMark/>
          </w:tcPr>
          <w:p w14:paraId="0CBB4A3F" w14:textId="77777777" w:rsidR="002640DA" w:rsidRPr="00E33D85" w:rsidRDefault="002640DA" w:rsidP="001333F3">
            <w:pPr>
              <w:spacing w:after="0" w:line="240" w:lineRule="auto"/>
              <w:rPr>
                <w:b/>
                <w:bCs/>
                <w:color w:val="000000"/>
              </w:rPr>
            </w:pPr>
            <w:r w:rsidRPr="00E33D85">
              <w:rPr>
                <w:b/>
                <w:bCs/>
                <w:color w:val="000000"/>
              </w:rPr>
              <w:t>CYB Suggested response</w:t>
            </w:r>
          </w:p>
        </w:tc>
      </w:tr>
      <w:tr w:rsidR="002640DA" w:rsidRPr="00E33D85" w14:paraId="1379CE43" w14:textId="77777777" w:rsidTr="001333F3">
        <w:trPr>
          <w:trHeight w:val="300"/>
        </w:trPr>
        <w:tc>
          <w:tcPr>
            <w:tcW w:w="2085" w:type="dxa"/>
            <w:noWrap/>
            <w:vAlign w:val="bottom"/>
            <w:hideMark/>
          </w:tcPr>
          <w:p w14:paraId="345B4469" w14:textId="77777777" w:rsidR="002640DA" w:rsidRPr="00E33D85" w:rsidRDefault="002640DA" w:rsidP="001333F3">
            <w:pPr>
              <w:spacing w:after="0" w:line="240" w:lineRule="auto"/>
              <w:rPr>
                <w:color w:val="000000"/>
              </w:rPr>
            </w:pPr>
            <w:r w:rsidRPr="00E33D85">
              <w:rPr>
                <w:color w:val="000000"/>
              </w:rPr>
              <w:t>Successful transaction.</w:t>
            </w:r>
          </w:p>
        </w:tc>
        <w:tc>
          <w:tcPr>
            <w:tcW w:w="3690" w:type="dxa"/>
            <w:noWrap/>
            <w:vAlign w:val="bottom"/>
            <w:hideMark/>
          </w:tcPr>
          <w:p w14:paraId="2C5C329C" w14:textId="77777777" w:rsidR="002640DA" w:rsidRPr="00E33D85" w:rsidRDefault="002640DA" w:rsidP="001333F3">
            <w:pPr>
              <w:spacing w:after="0" w:line="240" w:lineRule="auto"/>
              <w:rPr>
                <w:color w:val="000000"/>
              </w:rPr>
            </w:pPr>
            <w:r w:rsidRPr="00E33D85">
              <w:rPr>
                <w:color w:val="000000"/>
              </w:rPr>
              <w:t>Continue Checkout</w:t>
            </w:r>
          </w:p>
        </w:tc>
        <w:tc>
          <w:tcPr>
            <w:tcW w:w="1260" w:type="dxa"/>
            <w:noWrap/>
            <w:vAlign w:val="center"/>
            <w:hideMark/>
          </w:tcPr>
          <w:p w14:paraId="680E4291" w14:textId="77777777" w:rsidR="002640DA" w:rsidRPr="00E33D85" w:rsidRDefault="002640DA" w:rsidP="001333F3">
            <w:pPr>
              <w:spacing w:after="0" w:line="240" w:lineRule="auto"/>
              <w:jc w:val="center"/>
              <w:rPr>
                <w:color w:val="000000"/>
              </w:rPr>
            </w:pPr>
            <w:r w:rsidRPr="00E33D85">
              <w:rPr>
                <w:color w:val="000000"/>
              </w:rPr>
              <w:t>100</w:t>
            </w:r>
          </w:p>
        </w:tc>
        <w:tc>
          <w:tcPr>
            <w:tcW w:w="2967" w:type="dxa"/>
            <w:noWrap/>
            <w:vAlign w:val="bottom"/>
            <w:hideMark/>
          </w:tcPr>
          <w:p w14:paraId="061CA1DA" w14:textId="77777777" w:rsidR="002640DA" w:rsidRPr="00E33D85" w:rsidRDefault="002640DA" w:rsidP="001333F3">
            <w:pPr>
              <w:spacing w:after="0" w:line="240" w:lineRule="auto"/>
              <w:rPr>
                <w:color w:val="000000"/>
              </w:rPr>
            </w:pPr>
            <w:r w:rsidRPr="00E33D85">
              <w:rPr>
                <w:color w:val="000000"/>
              </w:rPr>
              <w:t> </w:t>
            </w:r>
          </w:p>
        </w:tc>
      </w:tr>
      <w:tr w:rsidR="002640DA" w:rsidRPr="00E33D85" w14:paraId="3DC7F87E" w14:textId="77777777" w:rsidTr="001333F3">
        <w:trPr>
          <w:trHeight w:val="305"/>
        </w:trPr>
        <w:tc>
          <w:tcPr>
            <w:tcW w:w="10002" w:type="dxa"/>
            <w:gridSpan w:val="4"/>
            <w:shd w:val="clear" w:color="auto" w:fill="BFBFBF" w:themeFill="background1" w:themeFillShade="BF"/>
            <w:noWrap/>
            <w:vAlign w:val="bottom"/>
            <w:hideMark/>
          </w:tcPr>
          <w:p w14:paraId="42EA9E4E" w14:textId="77777777" w:rsidR="002640DA" w:rsidRPr="00E33D85" w:rsidRDefault="002640DA" w:rsidP="001333F3">
            <w:pPr>
              <w:spacing w:after="0" w:line="240" w:lineRule="auto"/>
              <w:rPr>
                <w:b/>
                <w:bCs/>
                <w:color w:val="000000"/>
              </w:rPr>
            </w:pPr>
            <w:r w:rsidRPr="00E33D85">
              <w:rPr>
                <w:b/>
                <w:bCs/>
                <w:color w:val="000000"/>
              </w:rPr>
              <w:t>Validation Errors</w:t>
            </w:r>
          </w:p>
        </w:tc>
      </w:tr>
      <w:tr w:rsidR="002640DA" w:rsidRPr="00E33D85" w14:paraId="73C35D47" w14:textId="77777777" w:rsidTr="001333F3">
        <w:trPr>
          <w:trHeight w:val="1200"/>
        </w:trPr>
        <w:tc>
          <w:tcPr>
            <w:tcW w:w="2085" w:type="dxa"/>
            <w:noWrap/>
            <w:vAlign w:val="center"/>
            <w:hideMark/>
          </w:tcPr>
          <w:p w14:paraId="3B94D1AA" w14:textId="77777777" w:rsidR="002640DA" w:rsidRPr="00E33D85" w:rsidRDefault="002640DA" w:rsidP="001333F3">
            <w:pPr>
              <w:spacing w:after="0" w:line="240" w:lineRule="auto"/>
              <w:rPr>
                <w:color w:val="000000"/>
              </w:rPr>
            </w:pPr>
            <w:r w:rsidRPr="00E33D85">
              <w:rPr>
                <w:color w:val="000000"/>
              </w:rPr>
              <w:t>One or more fields in the request contain invalid data.</w:t>
            </w:r>
          </w:p>
        </w:tc>
        <w:tc>
          <w:tcPr>
            <w:tcW w:w="3690" w:type="dxa"/>
            <w:vAlign w:val="bottom"/>
            <w:hideMark/>
          </w:tcPr>
          <w:p w14:paraId="573C4312" w14:textId="77777777"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14:paraId="3DE5DAFD" w14:textId="77777777" w:rsidR="002640DA" w:rsidRPr="00E33D85" w:rsidRDefault="002640DA" w:rsidP="001333F3">
            <w:pPr>
              <w:spacing w:after="0" w:line="240" w:lineRule="auto"/>
              <w:jc w:val="center"/>
              <w:rPr>
                <w:color w:val="000000"/>
              </w:rPr>
            </w:pPr>
            <w:r w:rsidRPr="00E33D85">
              <w:rPr>
                <w:color w:val="000000"/>
              </w:rPr>
              <w:t>102</w:t>
            </w:r>
          </w:p>
        </w:tc>
        <w:tc>
          <w:tcPr>
            <w:tcW w:w="2967" w:type="dxa"/>
            <w:vAlign w:val="bottom"/>
            <w:hideMark/>
          </w:tcPr>
          <w:p w14:paraId="360EE065" w14:textId="77777777" w:rsidR="002640DA" w:rsidRPr="00E33D85" w:rsidRDefault="002640DA" w:rsidP="001333F3">
            <w:pPr>
              <w:spacing w:after="0" w:line="240" w:lineRule="auto"/>
              <w:rPr>
                <w:color w:val="000000"/>
              </w:rPr>
            </w:pPr>
            <w:r w:rsidRPr="00E33D85">
              <w:rPr>
                <w:color w:val="000000"/>
              </w:rPr>
              <w:t>See the reply field’s invalidField_0...N for which fields are invalid. Resend the request with the correct information.</w:t>
            </w:r>
          </w:p>
        </w:tc>
      </w:tr>
      <w:tr w:rsidR="002640DA" w:rsidRPr="00E33D85" w14:paraId="531CC6B9" w14:textId="77777777" w:rsidTr="001333F3">
        <w:trPr>
          <w:trHeight w:val="1200"/>
        </w:trPr>
        <w:tc>
          <w:tcPr>
            <w:tcW w:w="2085" w:type="dxa"/>
            <w:noWrap/>
            <w:vAlign w:val="center"/>
          </w:tcPr>
          <w:p w14:paraId="28DE5DC9" w14:textId="77777777" w:rsidR="002640DA" w:rsidRPr="00E33D85" w:rsidRDefault="002640DA" w:rsidP="001333F3">
            <w:pPr>
              <w:spacing w:after="0" w:line="240" w:lineRule="auto"/>
              <w:rPr>
                <w:color w:val="000000"/>
              </w:rPr>
            </w:pPr>
            <w:r w:rsidRPr="00E33D85">
              <w:rPr>
                <w:color w:val="000000"/>
              </w:rPr>
              <w:t>General decline by the processor</w:t>
            </w:r>
          </w:p>
        </w:tc>
        <w:tc>
          <w:tcPr>
            <w:tcW w:w="3690" w:type="dxa"/>
            <w:vAlign w:val="bottom"/>
          </w:tcPr>
          <w:p w14:paraId="75C0BE8F" w14:textId="77777777"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7E5B6C48" w14:textId="77777777" w:rsidR="002640DA" w:rsidRPr="00E33D85" w:rsidRDefault="002640DA" w:rsidP="001333F3">
            <w:pPr>
              <w:spacing w:after="0" w:line="240" w:lineRule="auto"/>
              <w:jc w:val="center"/>
              <w:rPr>
                <w:color w:val="000000"/>
              </w:rPr>
            </w:pPr>
            <w:r w:rsidRPr="00E33D85">
              <w:rPr>
                <w:color w:val="000000"/>
              </w:rPr>
              <w:t>233</w:t>
            </w:r>
          </w:p>
        </w:tc>
        <w:tc>
          <w:tcPr>
            <w:tcW w:w="2967" w:type="dxa"/>
            <w:vAlign w:val="bottom"/>
          </w:tcPr>
          <w:p w14:paraId="1455FB92" w14:textId="77777777" w:rsidR="002640DA" w:rsidRPr="00E33D85" w:rsidRDefault="002640DA" w:rsidP="001333F3">
            <w:pPr>
              <w:spacing w:after="0" w:line="240" w:lineRule="auto"/>
              <w:rPr>
                <w:color w:val="000000"/>
              </w:rPr>
            </w:pPr>
            <w:r w:rsidRPr="00E33D85">
              <w:rPr>
                <w:color w:val="000000"/>
              </w:rPr>
              <w:t>Request that the customer select a different form of payment.</w:t>
            </w:r>
          </w:p>
          <w:p w14:paraId="41A0DBCB" w14:textId="77777777" w:rsidR="002640DA" w:rsidRPr="00E33D85" w:rsidRDefault="002640DA" w:rsidP="001333F3">
            <w:pPr>
              <w:spacing w:after="0" w:line="240" w:lineRule="auto"/>
              <w:rPr>
                <w:color w:val="000000"/>
              </w:rPr>
            </w:pPr>
          </w:p>
        </w:tc>
      </w:tr>
      <w:tr w:rsidR="002640DA" w:rsidRPr="00E33D85" w14:paraId="3D38922E" w14:textId="77777777" w:rsidTr="001333F3">
        <w:trPr>
          <w:trHeight w:val="1200"/>
        </w:trPr>
        <w:tc>
          <w:tcPr>
            <w:tcW w:w="2085" w:type="dxa"/>
            <w:noWrap/>
            <w:vAlign w:val="center"/>
          </w:tcPr>
          <w:p w14:paraId="12008818" w14:textId="77777777" w:rsidR="002640DA" w:rsidRPr="00E33D85" w:rsidRDefault="002640DA" w:rsidP="001333F3">
            <w:pPr>
              <w:spacing w:after="0" w:line="240" w:lineRule="auto"/>
              <w:rPr>
                <w:color w:val="000000"/>
              </w:rPr>
            </w:pPr>
            <w:r w:rsidRPr="00E33D85">
              <w:rPr>
                <w:color w:val="000000"/>
              </w:rPr>
              <w:lastRenderedPageBreak/>
              <w:t>General decline by the processor</w:t>
            </w:r>
          </w:p>
        </w:tc>
        <w:tc>
          <w:tcPr>
            <w:tcW w:w="3690" w:type="dxa"/>
            <w:vAlign w:val="bottom"/>
          </w:tcPr>
          <w:p w14:paraId="3971AEE0" w14:textId="77777777"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594E9D04" w14:textId="77777777" w:rsidR="002640DA" w:rsidRPr="00E33D85" w:rsidRDefault="002640DA" w:rsidP="001333F3">
            <w:pPr>
              <w:spacing w:after="0" w:line="240" w:lineRule="auto"/>
              <w:jc w:val="center"/>
              <w:rPr>
                <w:color w:val="000000"/>
              </w:rPr>
            </w:pPr>
            <w:r>
              <w:rPr>
                <w:color w:val="000000"/>
              </w:rPr>
              <w:t>203</w:t>
            </w:r>
          </w:p>
        </w:tc>
        <w:tc>
          <w:tcPr>
            <w:tcW w:w="2967" w:type="dxa"/>
            <w:vAlign w:val="bottom"/>
          </w:tcPr>
          <w:p w14:paraId="37EA93E5" w14:textId="77777777" w:rsidR="002640DA" w:rsidRPr="00E33D85" w:rsidRDefault="002640DA" w:rsidP="001333F3">
            <w:pPr>
              <w:spacing w:after="0" w:line="240" w:lineRule="auto"/>
              <w:rPr>
                <w:color w:val="000000"/>
              </w:rPr>
            </w:pPr>
            <w:r w:rsidRPr="008C60C8">
              <w:rPr>
                <w:color w:val="000000"/>
              </w:rPr>
              <w:t>Processor declined the transaction because of funding source problems, or the transaction was flagged as high risk.</w:t>
            </w:r>
          </w:p>
        </w:tc>
      </w:tr>
      <w:tr w:rsidR="002640DA" w:rsidRPr="00E33D85" w14:paraId="70358C4C" w14:textId="77777777" w:rsidTr="001333F3">
        <w:trPr>
          <w:trHeight w:val="1200"/>
        </w:trPr>
        <w:tc>
          <w:tcPr>
            <w:tcW w:w="2085" w:type="dxa"/>
            <w:noWrap/>
            <w:vAlign w:val="center"/>
          </w:tcPr>
          <w:p w14:paraId="3E4CCE52" w14:textId="77777777" w:rsidR="002640DA" w:rsidRPr="00E33D85" w:rsidRDefault="002640DA" w:rsidP="001333F3">
            <w:pPr>
              <w:spacing w:after="0" w:line="240" w:lineRule="auto"/>
              <w:rPr>
                <w:color w:val="000000"/>
              </w:rPr>
            </w:pPr>
            <w:r w:rsidRPr="00E33D85">
              <w:rPr>
                <w:color w:val="000000"/>
              </w:rPr>
              <w:t>General decline by the processor</w:t>
            </w:r>
          </w:p>
        </w:tc>
        <w:tc>
          <w:tcPr>
            <w:tcW w:w="3690" w:type="dxa"/>
            <w:vAlign w:val="bottom"/>
          </w:tcPr>
          <w:p w14:paraId="2393F0F0" w14:textId="77777777"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14:paraId="7D8EF629" w14:textId="77777777" w:rsidR="002640DA" w:rsidRPr="00E33D85" w:rsidRDefault="002640DA" w:rsidP="001333F3">
            <w:pPr>
              <w:spacing w:after="0" w:line="240" w:lineRule="auto"/>
              <w:jc w:val="center"/>
              <w:rPr>
                <w:color w:val="000000"/>
              </w:rPr>
            </w:pPr>
            <w:r>
              <w:rPr>
                <w:color w:val="000000"/>
              </w:rPr>
              <w:t>204</w:t>
            </w:r>
          </w:p>
        </w:tc>
        <w:tc>
          <w:tcPr>
            <w:tcW w:w="2967" w:type="dxa"/>
            <w:vAlign w:val="bottom"/>
          </w:tcPr>
          <w:p w14:paraId="70866DF7" w14:textId="77777777" w:rsidR="002640DA" w:rsidRPr="00E33D85" w:rsidRDefault="002640DA" w:rsidP="001333F3">
            <w:pPr>
              <w:spacing w:after="0" w:line="240" w:lineRule="auto"/>
              <w:rPr>
                <w:color w:val="000000"/>
              </w:rPr>
            </w:pPr>
            <w:r w:rsidRPr="008C60C8">
              <w:rPr>
                <w:color w:val="000000"/>
              </w:rPr>
              <w:t>Payment declined because of insufficient funds in the account.</w:t>
            </w:r>
          </w:p>
        </w:tc>
      </w:tr>
      <w:tr w:rsidR="002640DA" w:rsidRPr="00E33D85" w14:paraId="250D43BF" w14:textId="77777777" w:rsidTr="001333F3">
        <w:trPr>
          <w:trHeight w:val="300"/>
        </w:trPr>
        <w:tc>
          <w:tcPr>
            <w:tcW w:w="10002" w:type="dxa"/>
            <w:gridSpan w:val="4"/>
            <w:shd w:val="clear" w:color="auto" w:fill="BFBFBF" w:themeFill="background1" w:themeFillShade="BF"/>
            <w:noWrap/>
            <w:vAlign w:val="center"/>
            <w:hideMark/>
          </w:tcPr>
          <w:p w14:paraId="51542B48" w14:textId="77777777" w:rsidR="002640DA" w:rsidRPr="00E33D85" w:rsidRDefault="002640DA" w:rsidP="001333F3">
            <w:pPr>
              <w:spacing w:after="0" w:line="240" w:lineRule="auto"/>
              <w:rPr>
                <w:b/>
                <w:bCs/>
                <w:color w:val="000000"/>
              </w:rPr>
            </w:pPr>
            <w:r w:rsidRPr="00E33D85">
              <w:rPr>
                <w:b/>
                <w:bCs/>
                <w:color w:val="000000"/>
              </w:rPr>
              <w:t>System Errors</w:t>
            </w:r>
          </w:p>
        </w:tc>
      </w:tr>
      <w:tr w:rsidR="002640DA" w:rsidRPr="00E33D85" w14:paraId="042C9BE3" w14:textId="77777777" w:rsidTr="001333F3">
        <w:trPr>
          <w:trHeight w:val="900"/>
        </w:trPr>
        <w:tc>
          <w:tcPr>
            <w:tcW w:w="2085" w:type="dxa"/>
            <w:noWrap/>
            <w:vAlign w:val="center"/>
            <w:hideMark/>
          </w:tcPr>
          <w:p w14:paraId="08ECC105" w14:textId="77777777" w:rsidR="002640DA" w:rsidRPr="00E33D85" w:rsidRDefault="002640DA" w:rsidP="001333F3">
            <w:pPr>
              <w:spacing w:after="0" w:line="240" w:lineRule="auto"/>
              <w:rPr>
                <w:color w:val="000000"/>
              </w:rPr>
            </w:pPr>
            <w:r w:rsidRPr="00E33D85">
              <w:rPr>
                <w:color w:val="000000"/>
              </w:rPr>
              <w:t>General system failure.</w:t>
            </w:r>
          </w:p>
        </w:tc>
        <w:tc>
          <w:tcPr>
            <w:tcW w:w="3690" w:type="dxa"/>
            <w:vAlign w:val="bottom"/>
            <w:hideMark/>
          </w:tcPr>
          <w:p w14:paraId="7DB58CFE" w14:textId="77777777" w:rsidR="002640DA" w:rsidRPr="00E33D85" w:rsidRDefault="002640DA" w:rsidP="001333F3">
            <w:pPr>
              <w:spacing w:after="0" w:line="240" w:lineRule="auto"/>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14:paraId="38EEE49C" w14:textId="77777777" w:rsidR="002640DA" w:rsidRPr="00E33D85" w:rsidRDefault="002640DA" w:rsidP="001333F3">
            <w:pPr>
              <w:spacing w:after="0" w:line="240" w:lineRule="auto"/>
              <w:jc w:val="center"/>
              <w:rPr>
                <w:color w:val="000000"/>
              </w:rPr>
            </w:pPr>
            <w:r w:rsidRPr="00E33D85">
              <w:rPr>
                <w:color w:val="000000"/>
              </w:rPr>
              <w:t>150</w:t>
            </w:r>
          </w:p>
        </w:tc>
        <w:tc>
          <w:tcPr>
            <w:tcW w:w="2967" w:type="dxa"/>
            <w:vAlign w:val="center"/>
            <w:hideMark/>
          </w:tcPr>
          <w:p w14:paraId="3FC503B9" w14:textId="77777777" w:rsidR="002640DA" w:rsidRPr="00E33D85" w:rsidRDefault="002640DA" w:rsidP="001333F3">
            <w:pPr>
              <w:spacing w:after="0" w:line="240" w:lineRule="auto"/>
              <w:rPr>
                <w:color w:val="000000"/>
              </w:rPr>
            </w:pPr>
            <w:r w:rsidRPr="00E33D85">
              <w:rPr>
                <w:color w:val="000000"/>
              </w:rPr>
              <w:t>Wait a few minutes and resend the request.</w:t>
            </w:r>
          </w:p>
        </w:tc>
      </w:tr>
    </w:tbl>
    <w:p w14:paraId="3E651879" w14:textId="77777777" w:rsidR="00BC24CE" w:rsidRPr="00E33D85" w:rsidRDefault="00BC24CE" w:rsidP="00BC24CE"/>
    <w:p w14:paraId="4768BEF6" w14:textId="77777777" w:rsidR="00BC24CE" w:rsidRDefault="00BC24CE" w:rsidP="00BC24CE"/>
    <w:p w14:paraId="1872B784" w14:textId="77777777" w:rsidR="00BC24CE" w:rsidRDefault="00BC24CE" w:rsidP="00BC24CE">
      <w:pPr>
        <w:pStyle w:val="Heading3"/>
      </w:pPr>
      <w:bookmarkStart w:id="94" w:name="_Toc491351829"/>
      <w:bookmarkStart w:id="95" w:name="_Toc492046213"/>
      <w:r>
        <w:t>PayPal Express / Credit / Billing Agreement</w:t>
      </w:r>
      <w:bookmarkEnd w:id="94"/>
      <w:bookmarkEnd w:id="95"/>
    </w:p>
    <w:p w14:paraId="03F6F5C2" w14:textId="77777777" w:rsidR="00BC24CE" w:rsidRDefault="00BC24CE" w:rsidP="00BC24CE">
      <w:pPr>
        <w:rPr>
          <w:color w:val="000000"/>
        </w:rPr>
      </w:pPr>
      <w:r w:rsidRPr="00D602FC">
        <w:t xml:space="preserve">The following table outlines the possible </w:t>
      </w:r>
      <w:r>
        <w:t>SFCC</w:t>
      </w:r>
      <w:r w:rsidRPr="00D602FC">
        <w:t xml:space="preserve"> actions based on the response of the CyberSource gateway. </w:t>
      </w:r>
      <w:r w:rsidRPr="00D602FC">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625"/>
        <w:gridCol w:w="3150"/>
        <w:gridCol w:w="990"/>
        <w:gridCol w:w="3237"/>
      </w:tblGrid>
      <w:tr w:rsidR="00BC24CE" w:rsidRPr="00D602FC" w14:paraId="1295C311" w14:textId="77777777" w:rsidTr="00991425">
        <w:trPr>
          <w:trHeight w:val="750"/>
        </w:trPr>
        <w:tc>
          <w:tcPr>
            <w:tcW w:w="2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343ECCCC" w14:textId="77777777" w:rsidR="00BC24CE" w:rsidRPr="00D602FC" w:rsidRDefault="00BC24CE" w:rsidP="00991425">
            <w:pPr>
              <w:spacing w:after="0" w:line="240" w:lineRule="auto"/>
              <w:rPr>
                <w:b/>
                <w:bCs/>
                <w:color w:val="000000"/>
              </w:rPr>
            </w:pPr>
            <w:r w:rsidRPr="00D602FC">
              <w:rPr>
                <w:b/>
                <w:bCs/>
                <w:color w:val="000000"/>
              </w:rPr>
              <w:t>Response</w:t>
            </w:r>
          </w:p>
        </w:tc>
        <w:tc>
          <w:tcPr>
            <w:tcW w:w="315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8438639" w14:textId="77777777" w:rsidR="00BC24CE" w:rsidRPr="00D602FC" w:rsidRDefault="00BC24CE" w:rsidP="00991425">
            <w:pPr>
              <w:spacing w:after="0" w:line="240" w:lineRule="auto"/>
              <w:rPr>
                <w:b/>
                <w:bCs/>
                <w:color w:val="000000"/>
              </w:rPr>
            </w:pPr>
            <w:r w:rsidRPr="00D602FC">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18129EE" w14:textId="77777777" w:rsidR="00BC24CE" w:rsidRPr="00D602FC" w:rsidRDefault="00BC24CE" w:rsidP="00991425">
            <w:pPr>
              <w:spacing w:after="0" w:line="240" w:lineRule="auto"/>
              <w:rPr>
                <w:b/>
                <w:bCs/>
                <w:color w:val="000000"/>
              </w:rPr>
            </w:pPr>
            <w:r w:rsidRPr="00D602FC">
              <w:rPr>
                <w:b/>
                <w:bCs/>
                <w:color w:val="000000"/>
              </w:rPr>
              <w:t>Cyber-</w:t>
            </w:r>
          </w:p>
          <w:p w14:paraId="53322E2E" w14:textId="77777777" w:rsidR="00BC24CE" w:rsidRPr="00D602FC" w:rsidRDefault="00BC24CE" w:rsidP="00991425">
            <w:pPr>
              <w:spacing w:after="0" w:line="240" w:lineRule="auto"/>
              <w:rPr>
                <w:b/>
                <w:bCs/>
                <w:color w:val="000000"/>
              </w:rPr>
            </w:pPr>
            <w:r w:rsidRPr="00D602FC">
              <w:rPr>
                <w:b/>
                <w:bCs/>
                <w:color w:val="000000"/>
              </w:rPr>
              <w:t>Source</w:t>
            </w:r>
            <w:r w:rsidRPr="00D602FC">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72286AF" w14:textId="77777777" w:rsidR="00BC24CE" w:rsidRPr="00D602FC" w:rsidRDefault="00BC24CE" w:rsidP="00991425">
            <w:pPr>
              <w:spacing w:after="0" w:line="240" w:lineRule="auto"/>
              <w:rPr>
                <w:b/>
                <w:bCs/>
                <w:color w:val="000000"/>
              </w:rPr>
            </w:pPr>
            <w:r w:rsidRPr="00D602FC">
              <w:rPr>
                <w:b/>
                <w:bCs/>
                <w:color w:val="000000"/>
              </w:rPr>
              <w:t>CYB</w:t>
            </w:r>
            <w:r w:rsidRPr="00D602FC">
              <w:rPr>
                <w:b/>
                <w:bCs/>
                <w:color w:val="000000"/>
              </w:rPr>
              <w:br/>
              <w:t>suggested response</w:t>
            </w:r>
          </w:p>
        </w:tc>
      </w:tr>
      <w:tr w:rsidR="00BC24CE" w:rsidRPr="00D602FC" w14:paraId="24DF9C15" w14:textId="77777777" w:rsidTr="00991425">
        <w:trPr>
          <w:trHeight w:val="300"/>
        </w:trPr>
        <w:tc>
          <w:tcPr>
            <w:tcW w:w="2625" w:type="dxa"/>
            <w:tcBorders>
              <w:top w:val="nil"/>
              <w:left w:val="single" w:sz="4" w:space="0" w:color="auto"/>
              <w:bottom w:val="nil"/>
              <w:right w:val="single" w:sz="4" w:space="0" w:color="auto"/>
            </w:tcBorders>
            <w:noWrap/>
            <w:vAlign w:val="bottom"/>
            <w:hideMark/>
          </w:tcPr>
          <w:p w14:paraId="16690E56" w14:textId="77777777"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5757C4B2" w14:textId="77777777"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5D21B721" w14:textId="77777777"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14:paraId="717B5E5A" w14:textId="77777777" w:rsidR="00BC24CE" w:rsidRPr="00D602FC" w:rsidRDefault="00BC24CE" w:rsidP="00991425">
            <w:pPr>
              <w:spacing w:after="0" w:line="240" w:lineRule="auto"/>
              <w:rPr>
                <w:color w:val="000000"/>
              </w:rPr>
            </w:pPr>
            <w:r w:rsidRPr="00D602FC">
              <w:rPr>
                <w:color w:val="000000"/>
              </w:rPr>
              <w:t> </w:t>
            </w:r>
          </w:p>
        </w:tc>
      </w:tr>
      <w:tr w:rsidR="00BC24CE" w:rsidRPr="00D602FC" w14:paraId="1E00E373" w14:textId="77777777" w:rsidTr="00991425">
        <w:trPr>
          <w:trHeight w:val="300"/>
        </w:trPr>
        <w:tc>
          <w:tcPr>
            <w:tcW w:w="2625" w:type="dxa"/>
            <w:tcBorders>
              <w:top w:val="nil"/>
              <w:left w:val="single" w:sz="4" w:space="0" w:color="auto"/>
              <w:bottom w:val="nil"/>
              <w:right w:val="single" w:sz="4" w:space="0" w:color="auto"/>
            </w:tcBorders>
            <w:noWrap/>
            <w:vAlign w:val="bottom"/>
            <w:hideMark/>
          </w:tcPr>
          <w:p w14:paraId="31738EFF" w14:textId="77777777" w:rsidR="00BC24CE" w:rsidRPr="00D602FC" w:rsidRDefault="00BC24CE" w:rsidP="00991425">
            <w:pPr>
              <w:spacing w:after="0" w:line="240" w:lineRule="auto"/>
              <w:rPr>
                <w:color w:val="000000"/>
              </w:rPr>
            </w:pPr>
            <w:r w:rsidRPr="00D602FC">
              <w:rPr>
                <w:color w:val="000000"/>
              </w:rPr>
              <w:t>Successful transaction.</w:t>
            </w:r>
          </w:p>
        </w:tc>
        <w:tc>
          <w:tcPr>
            <w:tcW w:w="3150" w:type="dxa"/>
            <w:tcBorders>
              <w:top w:val="nil"/>
              <w:left w:val="nil"/>
              <w:bottom w:val="nil"/>
              <w:right w:val="single" w:sz="4" w:space="0" w:color="auto"/>
            </w:tcBorders>
            <w:noWrap/>
            <w:vAlign w:val="bottom"/>
            <w:hideMark/>
          </w:tcPr>
          <w:p w14:paraId="39419D69" w14:textId="77777777" w:rsidR="00BC24CE" w:rsidRPr="00D602FC" w:rsidRDefault="00BC24CE" w:rsidP="00991425">
            <w:pPr>
              <w:spacing w:after="0" w:line="240" w:lineRule="auto"/>
              <w:rPr>
                <w:color w:val="000000"/>
              </w:rPr>
            </w:pPr>
            <w:r w:rsidRPr="00D602FC">
              <w:rPr>
                <w:color w:val="000000"/>
              </w:rPr>
              <w:t>Continue Checkout</w:t>
            </w:r>
          </w:p>
        </w:tc>
        <w:tc>
          <w:tcPr>
            <w:tcW w:w="990" w:type="dxa"/>
            <w:tcBorders>
              <w:top w:val="nil"/>
              <w:left w:val="nil"/>
              <w:bottom w:val="nil"/>
              <w:right w:val="single" w:sz="4" w:space="0" w:color="auto"/>
            </w:tcBorders>
            <w:noWrap/>
            <w:vAlign w:val="center"/>
            <w:hideMark/>
          </w:tcPr>
          <w:p w14:paraId="254097A4" w14:textId="77777777" w:rsidR="00BC24CE" w:rsidRPr="00D602FC" w:rsidRDefault="00BC24CE" w:rsidP="00991425">
            <w:pPr>
              <w:spacing w:after="0" w:line="240" w:lineRule="auto"/>
              <w:jc w:val="center"/>
              <w:rPr>
                <w:color w:val="000000"/>
              </w:rPr>
            </w:pPr>
            <w:r w:rsidRPr="00D602FC">
              <w:rPr>
                <w:color w:val="000000"/>
              </w:rPr>
              <w:t>100</w:t>
            </w:r>
          </w:p>
        </w:tc>
        <w:tc>
          <w:tcPr>
            <w:tcW w:w="3237" w:type="dxa"/>
            <w:tcBorders>
              <w:top w:val="nil"/>
              <w:left w:val="nil"/>
              <w:bottom w:val="nil"/>
              <w:right w:val="single" w:sz="4" w:space="0" w:color="auto"/>
            </w:tcBorders>
            <w:noWrap/>
            <w:vAlign w:val="bottom"/>
            <w:hideMark/>
          </w:tcPr>
          <w:p w14:paraId="3A0647E5" w14:textId="77777777" w:rsidR="00BC24CE" w:rsidRPr="00D602FC" w:rsidRDefault="00BC24CE" w:rsidP="00991425">
            <w:pPr>
              <w:spacing w:after="0" w:line="240" w:lineRule="auto"/>
              <w:rPr>
                <w:color w:val="000000"/>
              </w:rPr>
            </w:pPr>
            <w:r w:rsidRPr="00D602FC">
              <w:rPr>
                <w:color w:val="000000"/>
              </w:rPr>
              <w:t> </w:t>
            </w:r>
          </w:p>
        </w:tc>
      </w:tr>
      <w:tr w:rsidR="00BC24CE" w:rsidRPr="00D602FC" w14:paraId="774CC99C" w14:textId="77777777" w:rsidTr="00991425">
        <w:trPr>
          <w:trHeight w:val="90"/>
        </w:trPr>
        <w:tc>
          <w:tcPr>
            <w:tcW w:w="2625" w:type="dxa"/>
            <w:tcBorders>
              <w:top w:val="nil"/>
              <w:left w:val="single" w:sz="4" w:space="0" w:color="auto"/>
              <w:bottom w:val="nil"/>
              <w:right w:val="single" w:sz="4" w:space="0" w:color="auto"/>
            </w:tcBorders>
            <w:noWrap/>
            <w:vAlign w:val="bottom"/>
            <w:hideMark/>
          </w:tcPr>
          <w:p w14:paraId="232282A7" w14:textId="77777777"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7DFB0C44" w14:textId="77777777"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23129779" w14:textId="77777777"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14:paraId="1B49BFB9" w14:textId="77777777" w:rsidR="00BC24CE" w:rsidRPr="00D602FC" w:rsidRDefault="00BC24CE" w:rsidP="00991425">
            <w:pPr>
              <w:spacing w:after="0" w:line="240" w:lineRule="auto"/>
              <w:rPr>
                <w:color w:val="000000"/>
              </w:rPr>
            </w:pPr>
            <w:r w:rsidRPr="00D602FC">
              <w:rPr>
                <w:color w:val="000000"/>
              </w:rPr>
              <w:t> </w:t>
            </w:r>
          </w:p>
        </w:tc>
      </w:tr>
      <w:tr w:rsidR="00BC24CE" w:rsidRPr="00D602FC" w14:paraId="30C14F35" w14:textId="77777777"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57DF68B8" w14:textId="77777777" w:rsidR="00BC24CE" w:rsidRPr="00D602FC" w:rsidRDefault="00BC24CE" w:rsidP="00991425">
            <w:pPr>
              <w:spacing w:after="0" w:line="240" w:lineRule="auto"/>
              <w:rPr>
                <w:b/>
                <w:bCs/>
                <w:color w:val="000000"/>
              </w:rPr>
            </w:pPr>
            <w:r w:rsidRPr="00D602FC">
              <w:rPr>
                <w:b/>
                <w:bCs/>
                <w:color w:val="000000"/>
              </w:rPr>
              <w:t>Validation Errors</w:t>
            </w:r>
          </w:p>
        </w:tc>
      </w:tr>
      <w:tr w:rsidR="00BC24CE" w:rsidRPr="00D602FC" w14:paraId="41BA1C24" w14:textId="77777777" w:rsidTr="00991425">
        <w:trPr>
          <w:trHeight w:val="1200"/>
        </w:trPr>
        <w:tc>
          <w:tcPr>
            <w:tcW w:w="2625" w:type="dxa"/>
            <w:tcBorders>
              <w:top w:val="nil"/>
              <w:left w:val="single" w:sz="4" w:space="0" w:color="auto"/>
              <w:bottom w:val="nil"/>
              <w:right w:val="single" w:sz="4" w:space="0" w:color="auto"/>
            </w:tcBorders>
            <w:noWrap/>
            <w:vAlign w:val="center"/>
            <w:hideMark/>
          </w:tcPr>
          <w:p w14:paraId="03088178" w14:textId="77777777" w:rsidR="00BC24CE" w:rsidRPr="00D602FC" w:rsidRDefault="00BC24CE" w:rsidP="00991425">
            <w:pPr>
              <w:spacing w:after="0" w:line="240" w:lineRule="auto"/>
              <w:rPr>
                <w:color w:val="000000"/>
              </w:rPr>
            </w:pPr>
            <w:r w:rsidRPr="00D602FC">
              <w:rPr>
                <w:color w:val="000000"/>
              </w:rPr>
              <w:t>Request is missing one or more fields</w:t>
            </w:r>
          </w:p>
        </w:tc>
        <w:tc>
          <w:tcPr>
            <w:tcW w:w="3150" w:type="dxa"/>
            <w:tcBorders>
              <w:top w:val="nil"/>
              <w:left w:val="nil"/>
              <w:bottom w:val="nil"/>
              <w:right w:val="single" w:sz="4" w:space="0" w:color="auto"/>
            </w:tcBorders>
            <w:vAlign w:val="bottom"/>
            <w:hideMark/>
          </w:tcPr>
          <w:p w14:paraId="785B8A91" w14:textId="77777777" w:rsidR="00BC24CE" w:rsidRPr="00D602FC" w:rsidRDefault="00BC24CE" w:rsidP="00991425">
            <w:pPr>
              <w:spacing w:after="0" w:line="240" w:lineRule="auto"/>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 xml:space="preserve">SFCC </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6ADFE2CC" w14:textId="77777777" w:rsidR="00BC24CE" w:rsidRPr="00D602FC" w:rsidRDefault="00BC24CE" w:rsidP="00991425">
            <w:pPr>
              <w:spacing w:after="0" w:line="240" w:lineRule="auto"/>
              <w:jc w:val="center"/>
              <w:rPr>
                <w:color w:val="000000"/>
              </w:rPr>
            </w:pPr>
            <w:r w:rsidRPr="00D602FC">
              <w:rPr>
                <w:color w:val="000000"/>
              </w:rPr>
              <w:t>101</w:t>
            </w:r>
          </w:p>
        </w:tc>
        <w:tc>
          <w:tcPr>
            <w:tcW w:w="3237" w:type="dxa"/>
            <w:tcBorders>
              <w:top w:val="nil"/>
              <w:left w:val="nil"/>
              <w:bottom w:val="nil"/>
              <w:right w:val="single" w:sz="4" w:space="0" w:color="auto"/>
            </w:tcBorders>
            <w:vAlign w:val="bottom"/>
            <w:hideMark/>
          </w:tcPr>
          <w:p w14:paraId="2A0CA246" w14:textId="77777777" w:rsidR="00BC24CE" w:rsidRPr="00D602FC" w:rsidRDefault="00BC24CE" w:rsidP="00991425">
            <w:pPr>
              <w:spacing w:after="0" w:line="240" w:lineRule="auto"/>
              <w:rPr>
                <w:color w:val="000000"/>
              </w:rPr>
            </w:pPr>
            <w:r w:rsidRPr="00D602FC">
              <w:rPr>
                <w:color w:val="000000"/>
              </w:rPr>
              <w:t>See the reply field’s missingField_0...N for which fields are missing. Resend the request with the complete information.</w:t>
            </w:r>
          </w:p>
        </w:tc>
      </w:tr>
      <w:tr w:rsidR="00BC24CE" w:rsidRPr="00D602FC" w14:paraId="342A8A45" w14:textId="77777777" w:rsidTr="00991425">
        <w:trPr>
          <w:trHeight w:val="135"/>
        </w:trPr>
        <w:tc>
          <w:tcPr>
            <w:tcW w:w="2625" w:type="dxa"/>
            <w:tcBorders>
              <w:top w:val="nil"/>
              <w:left w:val="single" w:sz="4" w:space="0" w:color="auto"/>
              <w:bottom w:val="single" w:sz="4" w:space="0" w:color="auto"/>
              <w:right w:val="single" w:sz="4" w:space="0" w:color="auto"/>
            </w:tcBorders>
            <w:noWrap/>
            <w:vAlign w:val="center"/>
            <w:hideMark/>
          </w:tcPr>
          <w:p w14:paraId="1BD65A36" w14:textId="77777777"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094F87E3" w14:textId="77777777"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4B1CC0C4" w14:textId="77777777"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14:paraId="291C0CFA" w14:textId="77777777" w:rsidR="00BC24CE" w:rsidRPr="00D602FC" w:rsidRDefault="00BC24CE" w:rsidP="00991425">
            <w:pPr>
              <w:spacing w:after="0" w:line="240" w:lineRule="auto"/>
              <w:rPr>
                <w:color w:val="000000"/>
              </w:rPr>
            </w:pPr>
            <w:r w:rsidRPr="00D602FC">
              <w:rPr>
                <w:color w:val="000000"/>
              </w:rPr>
              <w:t> </w:t>
            </w:r>
          </w:p>
        </w:tc>
      </w:tr>
      <w:tr w:rsidR="00BC24CE" w:rsidRPr="00D602FC" w14:paraId="742DF367" w14:textId="77777777" w:rsidTr="00991425">
        <w:trPr>
          <w:trHeight w:val="135"/>
        </w:trPr>
        <w:tc>
          <w:tcPr>
            <w:tcW w:w="2625" w:type="dxa"/>
            <w:tcBorders>
              <w:top w:val="single" w:sz="4" w:space="0" w:color="auto"/>
              <w:left w:val="single" w:sz="4" w:space="0" w:color="auto"/>
              <w:bottom w:val="nil"/>
              <w:right w:val="single" w:sz="4" w:space="0" w:color="auto"/>
            </w:tcBorders>
            <w:noWrap/>
            <w:vAlign w:val="center"/>
            <w:hideMark/>
          </w:tcPr>
          <w:p w14:paraId="5F073C6D" w14:textId="77777777" w:rsidR="00BC24CE" w:rsidRPr="00D602FC" w:rsidRDefault="00BC24CE" w:rsidP="00991425">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14:paraId="33A606C0" w14:textId="77777777" w:rsidR="00BC24CE" w:rsidRPr="00D602FC"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14:paraId="035DD5D6" w14:textId="77777777" w:rsidR="00BC24CE" w:rsidRPr="00D602FC"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14:paraId="41E11D4D" w14:textId="77777777" w:rsidR="00BC24CE" w:rsidRPr="00D602FC" w:rsidRDefault="00BC24CE" w:rsidP="00991425">
            <w:pPr>
              <w:spacing w:after="0" w:line="240" w:lineRule="auto"/>
              <w:rPr>
                <w:color w:val="000000"/>
              </w:rPr>
            </w:pPr>
          </w:p>
        </w:tc>
      </w:tr>
      <w:tr w:rsidR="00BC24CE" w:rsidRPr="00D602FC" w14:paraId="54E891BD" w14:textId="77777777" w:rsidTr="00991425">
        <w:trPr>
          <w:trHeight w:val="1200"/>
        </w:trPr>
        <w:tc>
          <w:tcPr>
            <w:tcW w:w="2625" w:type="dxa"/>
            <w:tcBorders>
              <w:top w:val="nil"/>
              <w:left w:val="single" w:sz="4" w:space="0" w:color="auto"/>
              <w:bottom w:val="nil"/>
              <w:right w:val="single" w:sz="4" w:space="0" w:color="auto"/>
            </w:tcBorders>
            <w:noWrap/>
            <w:vAlign w:val="center"/>
            <w:hideMark/>
          </w:tcPr>
          <w:p w14:paraId="21DFADDB" w14:textId="77777777" w:rsidR="00BC24CE" w:rsidRPr="00D602FC" w:rsidRDefault="00BC24CE" w:rsidP="00991425">
            <w:pPr>
              <w:spacing w:after="0" w:line="240" w:lineRule="auto"/>
              <w:rPr>
                <w:color w:val="000000"/>
              </w:rPr>
            </w:pPr>
            <w:r w:rsidRPr="00D602FC">
              <w:rPr>
                <w:color w:val="000000"/>
              </w:rPr>
              <w:t>One or more fields in the request contain invalid data.</w:t>
            </w:r>
          </w:p>
        </w:tc>
        <w:tc>
          <w:tcPr>
            <w:tcW w:w="3150" w:type="dxa"/>
            <w:tcBorders>
              <w:top w:val="nil"/>
              <w:left w:val="nil"/>
              <w:bottom w:val="nil"/>
              <w:right w:val="single" w:sz="4" w:space="0" w:color="auto"/>
            </w:tcBorders>
            <w:vAlign w:val="bottom"/>
            <w:hideMark/>
          </w:tcPr>
          <w:p w14:paraId="1D1D72B8" w14:textId="77777777" w:rsidR="00BC24CE" w:rsidRPr="00D602FC" w:rsidRDefault="00BC24CE" w:rsidP="00991425">
            <w:pPr>
              <w:spacing w:after="0" w:line="240" w:lineRule="auto"/>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0DC6AD40" w14:textId="77777777" w:rsidR="00BC24CE" w:rsidRPr="00D602FC" w:rsidRDefault="00BC24CE" w:rsidP="00991425">
            <w:pPr>
              <w:spacing w:after="0" w:line="240" w:lineRule="auto"/>
              <w:jc w:val="center"/>
              <w:rPr>
                <w:color w:val="000000"/>
              </w:rPr>
            </w:pPr>
            <w:r w:rsidRPr="00D602FC">
              <w:rPr>
                <w:color w:val="000000"/>
              </w:rPr>
              <w:t>102</w:t>
            </w:r>
          </w:p>
        </w:tc>
        <w:tc>
          <w:tcPr>
            <w:tcW w:w="3237" w:type="dxa"/>
            <w:tcBorders>
              <w:top w:val="nil"/>
              <w:left w:val="nil"/>
              <w:bottom w:val="nil"/>
              <w:right w:val="single" w:sz="4" w:space="0" w:color="auto"/>
            </w:tcBorders>
            <w:vAlign w:val="bottom"/>
            <w:hideMark/>
          </w:tcPr>
          <w:p w14:paraId="19F130C4" w14:textId="77777777" w:rsidR="00BC24CE" w:rsidRPr="00D602FC" w:rsidRDefault="00BC24CE" w:rsidP="00991425">
            <w:pPr>
              <w:spacing w:after="0" w:line="240" w:lineRule="auto"/>
              <w:rPr>
                <w:color w:val="000000"/>
              </w:rPr>
            </w:pPr>
            <w:r w:rsidRPr="00D602FC">
              <w:rPr>
                <w:color w:val="000000"/>
              </w:rPr>
              <w:t>See the reply field’s invalidField_0...N for which fields are invalid. Resend the request with the correct information.</w:t>
            </w:r>
          </w:p>
        </w:tc>
      </w:tr>
      <w:tr w:rsidR="00BC24CE" w:rsidRPr="00D602FC" w14:paraId="6DB01410" w14:textId="77777777" w:rsidTr="00991425">
        <w:trPr>
          <w:trHeight w:val="80"/>
        </w:trPr>
        <w:tc>
          <w:tcPr>
            <w:tcW w:w="2625" w:type="dxa"/>
            <w:tcBorders>
              <w:top w:val="nil"/>
              <w:left w:val="single" w:sz="4" w:space="0" w:color="auto"/>
              <w:bottom w:val="nil"/>
              <w:right w:val="single" w:sz="4" w:space="0" w:color="auto"/>
            </w:tcBorders>
            <w:noWrap/>
            <w:vAlign w:val="center"/>
            <w:hideMark/>
          </w:tcPr>
          <w:p w14:paraId="792BE4E3" w14:textId="77777777"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23F8C184" w14:textId="77777777"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1924B1E8" w14:textId="77777777"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14:paraId="2FC9D9AA" w14:textId="77777777" w:rsidR="00BC24CE" w:rsidRPr="00D602FC" w:rsidRDefault="00BC24CE" w:rsidP="00991425">
            <w:pPr>
              <w:spacing w:after="0" w:line="240" w:lineRule="auto"/>
              <w:rPr>
                <w:color w:val="000000"/>
              </w:rPr>
            </w:pPr>
            <w:r w:rsidRPr="00D602FC">
              <w:rPr>
                <w:color w:val="000000"/>
              </w:rPr>
              <w:t> </w:t>
            </w:r>
          </w:p>
        </w:tc>
      </w:tr>
      <w:tr w:rsidR="00BC24CE" w:rsidRPr="00D602FC" w14:paraId="42E70BF6"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6FEAAB1" w14:textId="77777777" w:rsidR="00BC24CE" w:rsidRPr="00D602FC" w:rsidRDefault="00BC24CE" w:rsidP="00991425">
            <w:pPr>
              <w:spacing w:after="0" w:line="240" w:lineRule="auto"/>
              <w:rPr>
                <w:b/>
                <w:bCs/>
                <w:color w:val="000000"/>
              </w:rPr>
            </w:pPr>
            <w:r w:rsidRPr="00D602FC">
              <w:rPr>
                <w:b/>
                <w:bCs/>
                <w:color w:val="000000"/>
              </w:rPr>
              <w:lastRenderedPageBreak/>
              <w:t>System Errors</w:t>
            </w:r>
          </w:p>
        </w:tc>
      </w:tr>
      <w:tr w:rsidR="00BC24CE" w:rsidRPr="00D602FC" w14:paraId="2CA3A407" w14:textId="77777777" w:rsidTr="00991425">
        <w:trPr>
          <w:trHeight w:val="900"/>
        </w:trPr>
        <w:tc>
          <w:tcPr>
            <w:tcW w:w="2625" w:type="dxa"/>
            <w:tcBorders>
              <w:top w:val="nil"/>
              <w:left w:val="single" w:sz="4" w:space="0" w:color="auto"/>
              <w:bottom w:val="nil"/>
              <w:right w:val="single" w:sz="4" w:space="0" w:color="auto"/>
            </w:tcBorders>
            <w:noWrap/>
            <w:vAlign w:val="center"/>
            <w:hideMark/>
          </w:tcPr>
          <w:p w14:paraId="34C2B708" w14:textId="77777777" w:rsidR="00BC24CE" w:rsidRPr="00D602FC" w:rsidRDefault="00BC24CE" w:rsidP="00991425">
            <w:pPr>
              <w:spacing w:after="0" w:line="240" w:lineRule="auto"/>
              <w:rPr>
                <w:color w:val="000000"/>
              </w:rPr>
            </w:pPr>
            <w:r w:rsidRPr="00D602FC">
              <w:rPr>
                <w:color w:val="000000"/>
              </w:rPr>
              <w:t>General system failure.</w:t>
            </w:r>
          </w:p>
        </w:tc>
        <w:tc>
          <w:tcPr>
            <w:tcW w:w="3150" w:type="dxa"/>
            <w:tcBorders>
              <w:top w:val="nil"/>
              <w:left w:val="nil"/>
              <w:bottom w:val="nil"/>
              <w:right w:val="single" w:sz="4" w:space="0" w:color="auto"/>
            </w:tcBorders>
            <w:vAlign w:val="bottom"/>
            <w:hideMark/>
          </w:tcPr>
          <w:p w14:paraId="2CF47F81" w14:textId="77777777" w:rsidR="00BC24CE" w:rsidRPr="00D602FC" w:rsidRDefault="00BC24CE" w:rsidP="00991425">
            <w:pPr>
              <w:spacing w:after="0" w:line="240" w:lineRule="auto"/>
              <w:rPr>
                <w:color w:val="000000"/>
              </w:rPr>
            </w:pPr>
            <w:r w:rsidRPr="00D602FC">
              <w:rPr>
                <w:color w:val="000000"/>
              </w:rPr>
              <w:t>Show user “Unable to process – Call Customer Service</w:t>
            </w:r>
            <w:r>
              <w:rPr>
                <w:color w:val="000000"/>
              </w:rPr>
              <w:t>” error message ,</w:t>
            </w:r>
            <w:r w:rsidRPr="00D602FC">
              <w:rPr>
                <w:color w:val="000000"/>
              </w:rPr>
              <w:t>Log error</w:t>
            </w:r>
          </w:p>
        </w:tc>
        <w:tc>
          <w:tcPr>
            <w:tcW w:w="990" w:type="dxa"/>
            <w:tcBorders>
              <w:top w:val="nil"/>
              <w:left w:val="nil"/>
              <w:bottom w:val="nil"/>
              <w:right w:val="single" w:sz="4" w:space="0" w:color="auto"/>
            </w:tcBorders>
            <w:noWrap/>
            <w:vAlign w:val="center"/>
            <w:hideMark/>
          </w:tcPr>
          <w:p w14:paraId="3ACC4A49" w14:textId="77777777" w:rsidR="00BC24CE" w:rsidRPr="00D602FC" w:rsidRDefault="00BC24CE" w:rsidP="00991425">
            <w:pPr>
              <w:spacing w:after="0" w:line="240" w:lineRule="auto"/>
              <w:jc w:val="center"/>
              <w:rPr>
                <w:color w:val="000000"/>
              </w:rPr>
            </w:pPr>
            <w:r w:rsidRPr="00D602FC">
              <w:rPr>
                <w:color w:val="000000"/>
              </w:rPr>
              <w:t>150</w:t>
            </w:r>
          </w:p>
        </w:tc>
        <w:tc>
          <w:tcPr>
            <w:tcW w:w="3237" w:type="dxa"/>
            <w:tcBorders>
              <w:top w:val="nil"/>
              <w:left w:val="nil"/>
              <w:bottom w:val="nil"/>
              <w:right w:val="single" w:sz="4" w:space="0" w:color="auto"/>
            </w:tcBorders>
            <w:vAlign w:val="center"/>
            <w:hideMark/>
          </w:tcPr>
          <w:p w14:paraId="4A4AA4DE" w14:textId="77777777" w:rsidR="00BC24CE" w:rsidRPr="00D602FC" w:rsidRDefault="00BC24CE" w:rsidP="00991425">
            <w:pPr>
              <w:spacing w:after="0" w:line="240" w:lineRule="auto"/>
              <w:rPr>
                <w:color w:val="000000"/>
              </w:rPr>
            </w:pPr>
            <w:r w:rsidRPr="00D602FC">
              <w:rPr>
                <w:color w:val="000000"/>
              </w:rPr>
              <w:t>Wait a few minutes and resend the request.</w:t>
            </w:r>
          </w:p>
        </w:tc>
      </w:tr>
      <w:tr w:rsidR="00BC24CE" w:rsidRPr="00D602FC" w14:paraId="60D98DC8" w14:textId="77777777"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14:paraId="1CD8700B" w14:textId="77777777"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364F251F" w14:textId="77777777"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154FE8E9" w14:textId="77777777"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35A6F389" w14:textId="77777777" w:rsidR="00BC24CE" w:rsidRPr="00D602FC" w:rsidRDefault="00BC24CE" w:rsidP="00991425">
            <w:pPr>
              <w:spacing w:after="0" w:line="240" w:lineRule="auto"/>
              <w:rPr>
                <w:color w:val="000000"/>
              </w:rPr>
            </w:pPr>
            <w:r w:rsidRPr="00D602FC">
              <w:rPr>
                <w:color w:val="000000"/>
              </w:rPr>
              <w:t> </w:t>
            </w:r>
          </w:p>
        </w:tc>
      </w:tr>
      <w:tr w:rsidR="00BC24CE" w:rsidRPr="00D602FC" w14:paraId="55B60CFF" w14:textId="77777777" w:rsidTr="00991425">
        <w:trPr>
          <w:trHeight w:val="150"/>
        </w:trPr>
        <w:tc>
          <w:tcPr>
            <w:tcW w:w="2625" w:type="dxa"/>
            <w:tcBorders>
              <w:top w:val="single" w:sz="4" w:space="0" w:color="auto"/>
              <w:left w:val="single" w:sz="4" w:space="0" w:color="auto"/>
              <w:bottom w:val="nil"/>
              <w:right w:val="single" w:sz="4" w:space="0" w:color="auto"/>
            </w:tcBorders>
            <w:noWrap/>
            <w:vAlign w:val="center"/>
            <w:hideMark/>
          </w:tcPr>
          <w:p w14:paraId="152128A5" w14:textId="77777777" w:rsidR="00BC24CE" w:rsidRPr="00D602FC" w:rsidRDefault="00BC24CE" w:rsidP="00991425">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14:paraId="34210680" w14:textId="77777777" w:rsidR="00BC24CE" w:rsidRPr="00D602FC"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14:paraId="72033E0E" w14:textId="77777777" w:rsidR="00BC24CE" w:rsidRPr="00D602FC"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14:paraId="01708BF6" w14:textId="77777777" w:rsidR="00BC24CE" w:rsidRPr="00D602FC" w:rsidRDefault="00BC24CE" w:rsidP="00991425">
            <w:pPr>
              <w:spacing w:after="0" w:line="240" w:lineRule="auto"/>
              <w:rPr>
                <w:color w:val="000000"/>
              </w:rPr>
            </w:pPr>
          </w:p>
        </w:tc>
      </w:tr>
      <w:tr w:rsidR="00BC24CE" w:rsidRPr="00D602FC" w14:paraId="40C940B4" w14:textId="77777777" w:rsidTr="00991425">
        <w:trPr>
          <w:trHeight w:val="900"/>
        </w:trPr>
        <w:tc>
          <w:tcPr>
            <w:tcW w:w="2625" w:type="dxa"/>
            <w:tcBorders>
              <w:top w:val="nil"/>
              <w:left w:val="single" w:sz="4" w:space="0" w:color="auto"/>
              <w:bottom w:val="nil"/>
              <w:right w:val="single" w:sz="4" w:space="0" w:color="auto"/>
            </w:tcBorders>
            <w:noWrap/>
            <w:vAlign w:val="center"/>
            <w:hideMark/>
          </w:tcPr>
          <w:p w14:paraId="441D680E" w14:textId="77777777" w:rsidR="00BC24CE" w:rsidRPr="00D602FC" w:rsidRDefault="00BC24CE" w:rsidP="00991425">
            <w:pPr>
              <w:spacing w:after="0" w:line="240" w:lineRule="auto"/>
              <w:rPr>
                <w:color w:val="000000"/>
              </w:rPr>
            </w:pPr>
            <w:r w:rsidRPr="00D602FC">
              <w:rPr>
                <w:color w:val="000000"/>
              </w:rPr>
              <w:t xml:space="preserve">The request was received but there was a server time-out. </w:t>
            </w:r>
          </w:p>
        </w:tc>
        <w:tc>
          <w:tcPr>
            <w:tcW w:w="3150" w:type="dxa"/>
            <w:tcBorders>
              <w:top w:val="nil"/>
              <w:left w:val="nil"/>
              <w:bottom w:val="nil"/>
              <w:right w:val="single" w:sz="4" w:space="0" w:color="auto"/>
            </w:tcBorders>
            <w:vAlign w:val="bottom"/>
            <w:hideMark/>
          </w:tcPr>
          <w:p w14:paraId="372DC916" w14:textId="77777777" w:rsidR="00BC24CE" w:rsidRPr="00D602FC" w:rsidRDefault="00BC24CE" w:rsidP="00991425">
            <w:pPr>
              <w:spacing w:after="0" w:line="240" w:lineRule="auto"/>
              <w:rPr>
                <w:color w:val="000000"/>
              </w:rPr>
            </w:pPr>
            <w:r w:rsidRPr="00D602FC">
              <w:rPr>
                <w:color w:val="000000"/>
              </w:rPr>
              <w:t>Show user “Unable to process – Call Customer Service” error message</w:t>
            </w:r>
            <w:r>
              <w:rPr>
                <w:color w:val="000000"/>
              </w:rPr>
              <w:t xml:space="preserve"> ,</w:t>
            </w:r>
            <w:r w:rsidRPr="00D602FC">
              <w:rPr>
                <w:color w:val="000000"/>
              </w:rPr>
              <w:t>Log error</w:t>
            </w:r>
          </w:p>
        </w:tc>
        <w:tc>
          <w:tcPr>
            <w:tcW w:w="990" w:type="dxa"/>
            <w:tcBorders>
              <w:top w:val="nil"/>
              <w:left w:val="nil"/>
              <w:bottom w:val="nil"/>
              <w:right w:val="single" w:sz="4" w:space="0" w:color="auto"/>
            </w:tcBorders>
            <w:noWrap/>
            <w:vAlign w:val="center"/>
            <w:hideMark/>
          </w:tcPr>
          <w:p w14:paraId="72882F53" w14:textId="77777777" w:rsidR="00BC24CE" w:rsidRPr="00D602FC" w:rsidRDefault="00BC24CE" w:rsidP="00991425">
            <w:pPr>
              <w:spacing w:after="0" w:line="240" w:lineRule="auto"/>
              <w:jc w:val="center"/>
              <w:rPr>
                <w:color w:val="000000"/>
              </w:rPr>
            </w:pPr>
            <w:r w:rsidRPr="00D602FC">
              <w:rPr>
                <w:color w:val="000000"/>
              </w:rPr>
              <w:t>151</w:t>
            </w:r>
          </w:p>
        </w:tc>
        <w:tc>
          <w:tcPr>
            <w:tcW w:w="3237" w:type="dxa"/>
            <w:tcBorders>
              <w:top w:val="nil"/>
              <w:left w:val="nil"/>
              <w:bottom w:val="nil"/>
              <w:right w:val="single" w:sz="4" w:space="0" w:color="auto"/>
            </w:tcBorders>
            <w:vAlign w:val="center"/>
            <w:hideMark/>
          </w:tcPr>
          <w:p w14:paraId="6D8C774A" w14:textId="77777777" w:rsidR="00BC24CE" w:rsidRPr="00D602FC" w:rsidRDefault="00BC24CE" w:rsidP="00991425">
            <w:pPr>
              <w:spacing w:after="0" w:line="240" w:lineRule="auto"/>
              <w:rPr>
                <w:color w:val="000000"/>
              </w:rPr>
            </w:pPr>
            <w:r w:rsidRPr="00D602FC">
              <w:rPr>
                <w:color w:val="000000"/>
              </w:rPr>
              <w:t>Wait a few minutes and resend the request.</w:t>
            </w:r>
          </w:p>
        </w:tc>
      </w:tr>
      <w:tr w:rsidR="00BC24CE" w:rsidRPr="00D602FC" w14:paraId="7AED5071" w14:textId="77777777"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14:paraId="03C405BF" w14:textId="77777777"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121D2763" w14:textId="77777777"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037CC0E2" w14:textId="77777777"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64004F41" w14:textId="77777777" w:rsidR="00BC24CE" w:rsidRPr="00D602FC" w:rsidRDefault="00BC24CE" w:rsidP="00991425">
            <w:pPr>
              <w:spacing w:after="0" w:line="240" w:lineRule="auto"/>
              <w:rPr>
                <w:color w:val="000000"/>
              </w:rPr>
            </w:pPr>
            <w:r w:rsidRPr="00D602FC">
              <w:rPr>
                <w:color w:val="000000"/>
              </w:rPr>
              <w:t> </w:t>
            </w:r>
          </w:p>
        </w:tc>
      </w:tr>
      <w:tr w:rsidR="00BC24CE" w:rsidRPr="00D602FC" w14:paraId="1163055C" w14:textId="77777777" w:rsidTr="00991425">
        <w:trPr>
          <w:trHeight w:val="705"/>
        </w:trPr>
        <w:tc>
          <w:tcPr>
            <w:tcW w:w="2625" w:type="dxa"/>
            <w:tcBorders>
              <w:top w:val="single" w:sz="4" w:space="0" w:color="auto"/>
              <w:left w:val="single" w:sz="4" w:space="0" w:color="auto"/>
              <w:bottom w:val="nil"/>
              <w:right w:val="single" w:sz="4" w:space="0" w:color="auto"/>
            </w:tcBorders>
            <w:noWrap/>
            <w:vAlign w:val="center"/>
            <w:hideMark/>
          </w:tcPr>
          <w:p w14:paraId="7D340B77" w14:textId="77777777" w:rsidR="00BC24CE" w:rsidRPr="00D602FC" w:rsidRDefault="00BC24CE" w:rsidP="00991425">
            <w:pPr>
              <w:spacing w:after="0" w:line="240" w:lineRule="auto"/>
            </w:pPr>
            <w:r w:rsidRPr="00D602FC">
              <w:t xml:space="preserve">The request just wait and then timeout, ends up as exception on the </w:t>
            </w:r>
            <w:r>
              <w:t>SFCC</w:t>
            </w:r>
            <w:r w:rsidRPr="00D602FC">
              <w:t xml:space="preserve"> script</w:t>
            </w:r>
          </w:p>
        </w:tc>
        <w:tc>
          <w:tcPr>
            <w:tcW w:w="3150" w:type="dxa"/>
            <w:tcBorders>
              <w:top w:val="single" w:sz="4" w:space="0" w:color="auto"/>
              <w:left w:val="nil"/>
              <w:bottom w:val="nil"/>
              <w:right w:val="single" w:sz="4" w:space="0" w:color="auto"/>
            </w:tcBorders>
            <w:vAlign w:val="bottom"/>
            <w:hideMark/>
          </w:tcPr>
          <w:p w14:paraId="50A8BD5B" w14:textId="77777777" w:rsidR="00BC24CE" w:rsidRPr="00D602FC" w:rsidRDefault="00BC24CE" w:rsidP="00991425">
            <w:pPr>
              <w:spacing w:after="0" w:line="240" w:lineRule="auto"/>
            </w:pPr>
            <w:r w:rsidRPr="00D602FC">
              <w:t xml:space="preserve">This could be one of the unique scenarios where CyberSource waits for the Merchant’s bank to authorize the order and exceeds timeout sets at the </w:t>
            </w:r>
            <w:r>
              <w:t>SFCC</w:t>
            </w:r>
            <w:r w:rsidRPr="00D602FC">
              <w:t>.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14:paraId="74751FE7" w14:textId="77777777" w:rsidR="00BC24CE" w:rsidRPr="00D602FC" w:rsidRDefault="00BC24CE" w:rsidP="00991425">
            <w:pPr>
              <w:spacing w:after="0" w:line="240" w:lineRule="auto"/>
              <w:jc w:val="center"/>
            </w:pPr>
            <w:r w:rsidRPr="00D602FC">
              <w:rPr>
                <w:color w:val="000000"/>
              </w:rPr>
              <w:t>Script sets Reason Code to 999</w:t>
            </w:r>
          </w:p>
        </w:tc>
        <w:tc>
          <w:tcPr>
            <w:tcW w:w="3237" w:type="dxa"/>
            <w:tcBorders>
              <w:top w:val="single" w:sz="4" w:space="0" w:color="auto"/>
              <w:left w:val="nil"/>
              <w:bottom w:val="nil"/>
              <w:right w:val="single" w:sz="4" w:space="0" w:color="auto"/>
            </w:tcBorders>
            <w:vAlign w:val="center"/>
            <w:hideMark/>
          </w:tcPr>
          <w:p w14:paraId="4C55C492" w14:textId="77777777" w:rsidR="00BC24CE" w:rsidRPr="00D602FC" w:rsidRDefault="00BC24CE" w:rsidP="00991425">
            <w:pPr>
              <w:spacing w:after="0" w:line="240" w:lineRule="auto"/>
            </w:pPr>
            <w:r w:rsidRPr="00D602FC">
              <w:t xml:space="preserve">Handle at client’s end depending on business rules associated with this scenario. </w:t>
            </w:r>
          </w:p>
        </w:tc>
      </w:tr>
      <w:tr w:rsidR="00BC24CE" w:rsidRPr="00D602FC" w14:paraId="7324BF3C" w14:textId="77777777" w:rsidTr="00991425">
        <w:trPr>
          <w:trHeight w:val="300"/>
        </w:trPr>
        <w:tc>
          <w:tcPr>
            <w:tcW w:w="2625" w:type="dxa"/>
            <w:tcBorders>
              <w:top w:val="nil"/>
              <w:left w:val="single" w:sz="4" w:space="0" w:color="auto"/>
              <w:bottom w:val="nil"/>
              <w:right w:val="single" w:sz="4" w:space="0" w:color="auto"/>
            </w:tcBorders>
            <w:noWrap/>
            <w:vAlign w:val="center"/>
            <w:hideMark/>
          </w:tcPr>
          <w:p w14:paraId="1ED1589D" w14:textId="77777777"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60414FBB" w14:textId="77777777"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449CAAD3" w14:textId="77777777"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14:paraId="49523E16" w14:textId="77777777" w:rsidR="00BC24CE" w:rsidRPr="00D602FC" w:rsidRDefault="00BC24CE" w:rsidP="00991425">
            <w:pPr>
              <w:spacing w:after="0" w:line="240" w:lineRule="auto"/>
              <w:rPr>
                <w:color w:val="000000"/>
              </w:rPr>
            </w:pPr>
            <w:r w:rsidRPr="00D602FC">
              <w:rPr>
                <w:color w:val="000000"/>
              </w:rPr>
              <w:t> </w:t>
            </w:r>
          </w:p>
        </w:tc>
      </w:tr>
      <w:tr w:rsidR="00BC24CE" w:rsidRPr="00D602FC" w14:paraId="3EA3D9DF"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3C95A8E" w14:textId="77777777" w:rsidR="00BC24CE" w:rsidRPr="00D602FC" w:rsidRDefault="00BC24CE" w:rsidP="00991425">
            <w:pPr>
              <w:spacing w:after="0" w:line="240" w:lineRule="auto"/>
              <w:rPr>
                <w:b/>
                <w:bCs/>
                <w:color w:val="000000"/>
              </w:rPr>
            </w:pPr>
            <w:r w:rsidRPr="00D602FC">
              <w:rPr>
                <w:b/>
                <w:bCs/>
                <w:color w:val="000000"/>
              </w:rPr>
              <w:t>Authorization denied errors</w:t>
            </w:r>
          </w:p>
        </w:tc>
      </w:tr>
      <w:tr w:rsidR="00BC24CE" w:rsidRPr="00D602FC" w14:paraId="5DBB36DE" w14:textId="77777777" w:rsidTr="00991425">
        <w:trPr>
          <w:trHeight w:val="600"/>
        </w:trPr>
        <w:tc>
          <w:tcPr>
            <w:tcW w:w="2625" w:type="dxa"/>
            <w:tcBorders>
              <w:top w:val="nil"/>
              <w:left w:val="single" w:sz="4" w:space="0" w:color="auto"/>
              <w:bottom w:val="nil"/>
              <w:right w:val="single" w:sz="4" w:space="0" w:color="auto"/>
            </w:tcBorders>
            <w:noWrap/>
            <w:vAlign w:val="center"/>
            <w:hideMark/>
          </w:tcPr>
          <w:p w14:paraId="2EEA0326" w14:textId="77777777" w:rsidR="00BC24CE" w:rsidRPr="00D602FC" w:rsidRDefault="00BC24CE" w:rsidP="00991425">
            <w:pPr>
              <w:spacing w:after="0" w:line="240" w:lineRule="auto"/>
              <w:rPr>
                <w:color w:val="000000"/>
              </w:rPr>
            </w:pPr>
            <w:r w:rsidRPr="00D602FC">
              <w:rPr>
                <w:color w:val="000000"/>
              </w:rPr>
              <w:t>PayPal rejected the transaction.</w:t>
            </w:r>
          </w:p>
        </w:tc>
        <w:tc>
          <w:tcPr>
            <w:tcW w:w="3150" w:type="dxa"/>
            <w:tcBorders>
              <w:top w:val="nil"/>
              <w:left w:val="nil"/>
              <w:bottom w:val="nil"/>
              <w:right w:val="single" w:sz="4" w:space="0" w:color="auto"/>
            </w:tcBorders>
            <w:vAlign w:val="bottom"/>
            <w:hideMark/>
          </w:tcPr>
          <w:p w14:paraId="6287990D" w14:textId="77777777"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0707762C" w14:textId="77777777" w:rsidR="00BC24CE" w:rsidRPr="00D602FC" w:rsidRDefault="00BC24CE" w:rsidP="00991425">
            <w:pPr>
              <w:spacing w:after="0" w:line="240" w:lineRule="auto"/>
              <w:jc w:val="center"/>
              <w:rPr>
                <w:color w:val="000000"/>
              </w:rPr>
            </w:pPr>
            <w:r w:rsidRPr="00D602FC">
              <w:rPr>
                <w:rFonts w:eastAsia="Times New Roman" w:cs="Arial"/>
                <w:sz w:val="18"/>
                <w:szCs w:val="18"/>
              </w:rPr>
              <w:t>223</w:t>
            </w:r>
          </w:p>
        </w:tc>
        <w:tc>
          <w:tcPr>
            <w:tcW w:w="3237" w:type="dxa"/>
            <w:tcBorders>
              <w:top w:val="nil"/>
              <w:left w:val="nil"/>
              <w:bottom w:val="nil"/>
              <w:right w:val="single" w:sz="4" w:space="0" w:color="auto"/>
            </w:tcBorders>
            <w:vAlign w:val="center"/>
            <w:hideMark/>
          </w:tcPr>
          <w:p w14:paraId="444D1F6B" w14:textId="77777777" w:rsidR="00BC24CE" w:rsidRPr="00D602FC" w:rsidRDefault="00BC24CE" w:rsidP="00991425">
            <w:pPr>
              <w:spacing w:after="0" w:line="240" w:lineRule="auto"/>
              <w:rPr>
                <w:color w:val="000000"/>
              </w:rPr>
            </w:pPr>
          </w:p>
        </w:tc>
      </w:tr>
      <w:tr w:rsidR="00BC24CE" w:rsidRPr="00D602FC" w14:paraId="0B0D13CD" w14:textId="77777777" w:rsidTr="00991425">
        <w:trPr>
          <w:trHeight w:val="300"/>
        </w:trPr>
        <w:tc>
          <w:tcPr>
            <w:tcW w:w="2625" w:type="dxa"/>
            <w:tcBorders>
              <w:top w:val="nil"/>
              <w:left w:val="single" w:sz="4" w:space="0" w:color="auto"/>
              <w:bottom w:val="nil"/>
              <w:right w:val="single" w:sz="4" w:space="0" w:color="auto"/>
            </w:tcBorders>
            <w:noWrap/>
            <w:vAlign w:val="center"/>
            <w:hideMark/>
          </w:tcPr>
          <w:p w14:paraId="7234CB2C" w14:textId="77777777"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14:paraId="6E633FBB" w14:textId="77777777"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14:paraId="7090E6BC" w14:textId="77777777"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14:paraId="01F0B99B" w14:textId="77777777" w:rsidR="00BC24CE" w:rsidRPr="00D602FC" w:rsidRDefault="00BC24CE" w:rsidP="00991425">
            <w:pPr>
              <w:spacing w:after="0" w:line="240" w:lineRule="auto"/>
              <w:rPr>
                <w:color w:val="000000"/>
              </w:rPr>
            </w:pPr>
            <w:r w:rsidRPr="00D602FC">
              <w:rPr>
                <w:color w:val="000000"/>
              </w:rPr>
              <w:t> </w:t>
            </w:r>
          </w:p>
        </w:tc>
      </w:tr>
      <w:tr w:rsidR="00BC24CE" w:rsidRPr="00D602FC" w14:paraId="0DAF6133" w14:textId="77777777" w:rsidTr="00991425">
        <w:trPr>
          <w:trHeight w:val="90"/>
        </w:trPr>
        <w:tc>
          <w:tcPr>
            <w:tcW w:w="2625" w:type="dxa"/>
            <w:tcBorders>
              <w:top w:val="nil"/>
              <w:left w:val="single" w:sz="4" w:space="0" w:color="auto"/>
              <w:bottom w:val="single" w:sz="4" w:space="0" w:color="auto"/>
              <w:right w:val="single" w:sz="4" w:space="0" w:color="auto"/>
            </w:tcBorders>
            <w:noWrap/>
            <w:vAlign w:val="center"/>
            <w:hideMark/>
          </w:tcPr>
          <w:p w14:paraId="0FBD6490" w14:textId="77777777"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6FC79E8C" w14:textId="77777777"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bottom"/>
            <w:hideMark/>
          </w:tcPr>
          <w:p w14:paraId="581A654B" w14:textId="77777777" w:rsidR="00BC24CE" w:rsidRPr="00D602FC" w:rsidRDefault="00BC24CE" w:rsidP="00991425">
            <w:pPr>
              <w:spacing w:after="0" w:line="240" w:lineRule="auto"/>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07ACDD38" w14:textId="77777777" w:rsidR="00BC24CE" w:rsidRPr="00D602FC" w:rsidRDefault="00BC24CE" w:rsidP="00991425">
            <w:pPr>
              <w:spacing w:after="0" w:line="240" w:lineRule="auto"/>
              <w:rPr>
                <w:color w:val="000000"/>
              </w:rPr>
            </w:pPr>
            <w:r w:rsidRPr="00D602FC">
              <w:rPr>
                <w:color w:val="000000"/>
              </w:rPr>
              <w:t> </w:t>
            </w:r>
          </w:p>
        </w:tc>
      </w:tr>
      <w:tr w:rsidR="00BC24CE" w:rsidRPr="00D602FC" w14:paraId="5E8E1DF3" w14:textId="77777777" w:rsidTr="00991425">
        <w:trPr>
          <w:trHeight w:val="195"/>
        </w:trPr>
        <w:tc>
          <w:tcPr>
            <w:tcW w:w="2625" w:type="dxa"/>
            <w:tcBorders>
              <w:top w:val="single" w:sz="4" w:space="0" w:color="auto"/>
              <w:left w:val="single" w:sz="4" w:space="0" w:color="auto"/>
              <w:bottom w:val="nil"/>
              <w:right w:val="single" w:sz="4" w:space="0" w:color="auto"/>
            </w:tcBorders>
            <w:noWrap/>
            <w:vAlign w:val="center"/>
            <w:hideMark/>
          </w:tcPr>
          <w:p w14:paraId="1C308951" w14:textId="77777777" w:rsidR="00BC24CE" w:rsidRPr="00D602FC" w:rsidRDefault="00BC24CE" w:rsidP="00991425">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14:paraId="0D10AD37" w14:textId="77777777" w:rsidR="00BC24CE" w:rsidRPr="00D602FC"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14:paraId="53D1C0B7" w14:textId="77777777" w:rsidR="00BC24CE" w:rsidRPr="00D602FC" w:rsidRDefault="00BC24CE" w:rsidP="00991425">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14:paraId="30DB0CFD" w14:textId="77777777" w:rsidR="00BC24CE" w:rsidRPr="00D602FC" w:rsidRDefault="00BC24CE" w:rsidP="00991425">
            <w:pPr>
              <w:spacing w:after="0" w:line="240" w:lineRule="auto"/>
              <w:rPr>
                <w:color w:val="000000"/>
              </w:rPr>
            </w:pPr>
          </w:p>
        </w:tc>
      </w:tr>
      <w:tr w:rsidR="00BC24CE" w:rsidRPr="00D602FC" w14:paraId="512A1400" w14:textId="77777777" w:rsidTr="00991425">
        <w:trPr>
          <w:trHeight w:val="600"/>
        </w:trPr>
        <w:tc>
          <w:tcPr>
            <w:tcW w:w="2625" w:type="dxa"/>
            <w:tcBorders>
              <w:top w:val="nil"/>
              <w:left w:val="single" w:sz="4" w:space="0" w:color="auto"/>
              <w:bottom w:val="nil"/>
              <w:right w:val="single" w:sz="4" w:space="0" w:color="auto"/>
            </w:tcBorders>
            <w:noWrap/>
            <w:vAlign w:val="center"/>
            <w:hideMark/>
          </w:tcPr>
          <w:p w14:paraId="0D1FDD87" w14:textId="77777777" w:rsidR="00BC24CE" w:rsidRPr="00D602FC" w:rsidRDefault="00BC24CE" w:rsidP="00991425">
            <w:pPr>
              <w:spacing w:after="0" w:line="240" w:lineRule="auto"/>
              <w:rPr>
                <w:color w:val="000000"/>
              </w:rPr>
            </w:pPr>
            <w:r w:rsidRPr="00D602FC">
              <w:rPr>
                <w:color w:val="000000"/>
              </w:rPr>
              <w:t>General decline by PayPal.</w:t>
            </w:r>
          </w:p>
        </w:tc>
        <w:tc>
          <w:tcPr>
            <w:tcW w:w="3150" w:type="dxa"/>
            <w:tcBorders>
              <w:top w:val="nil"/>
              <w:left w:val="nil"/>
              <w:bottom w:val="nil"/>
              <w:right w:val="single" w:sz="4" w:space="0" w:color="auto"/>
            </w:tcBorders>
            <w:vAlign w:val="bottom"/>
            <w:hideMark/>
          </w:tcPr>
          <w:p w14:paraId="1A824D40" w14:textId="77777777"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14:paraId="13DA557D" w14:textId="77777777" w:rsidR="00BC24CE" w:rsidRPr="00D602FC" w:rsidRDefault="00BC24CE" w:rsidP="00991425">
            <w:pPr>
              <w:spacing w:after="0" w:line="240" w:lineRule="auto"/>
              <w:jc w:val="center"/>
              <w:rPr>
                <w:color w:val="000000"/>
              </w:rPr>
            </w:pPr>
            <w:r w:rsidRPr="00D602FC">
              <w:rPr>
                <w:rFonts w:eastAsia="Times New Roman" w:cs="Arial"/>
                <w:sz w:val="18"/>
                <w:szCs w:val="18"/>
              </w:rPr>
              <w:t>233</w:t>
            </w:r>
          </w:p>
        </w:tc>
        <w:tc>
          <w:tcPr>
            <w:tcW w:w="3237" w:type="dxa"/>
            <w:tcBorders>
              <w:top w:val="nil"/>
              <w:left w:val="nil"/>
              <w:bottom w:val="nil"/>
              <w:right w:val="single" w:sz="4" w:space="0" w:color="auto"/>
            </w:tcBorders>
            <w:vAlign w:val="center"/>
            <w:hideMark/>
          </w:tcPr>
          <w:p w14:paraId="3A0E4998" w14:textId="77777777" w:rsidR="00BC24CE" w:rsidRPr="00D602FC" w:rsidRDefault="00BC24CE" w:rsidP="00991425">
            <w:pPr>
              <w:spacing w:after="0" w:line="240" w:lineRule="auto"/>
              <w:rPr>
                <w:color w:val="000000"/>
              </w:rPr>
            </w:pPr>
            <w:r w:rsidRPr="00D602FC">
              <w:rPr>
                <w:color w:val="000000"/>
              </w:rPr>
              <w:t>Request a different form of payment option at PayPal Website.</w:t>
            </w:r>
          </w:p>
        </w:tc>
      </w:tr>
      <w:tr w:rsidR="00BC24CE" w:rsidRPr="00D602FC" w14:paraId="7A413870" w14:textId="77777777"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14:paraId="564E1E4A" w14:textId="77777777"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0DECD201" w14:textId="77777777"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51413107" w14:textId="77777777"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14:paraId="4D02AA04" w14:textId="77777777" w:rsidR="00BC24CE" w:rsidRPr="00D602FC" w:rsidRDefault="00BC24CE" w:rsidP="00991425">
            <w:pPr>
              <w:spacing w:after="0" w:line="240" w:lineRule="auto"/>
              <w:rPr>
                <w:color w:val="000000"/>
              </w:rPr>
            </w:pPr>
            <w:r w:rsidRPr="00D602FC">
              <w:rPr>
                <w:color w:val="000000"/>
              </w:rPr>
              <w:t> </w:t>
            </w:r>
          </w:p>
        </w:tc>
      </w:tr>
      <w:tr w:rsidR="00BC24CE" w:rsidRPr="00D602FC" w14:paraId="48E2232B"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331F0A7D" w14:textId="77777777" w:rsidR="00BC24CE" w:rsidRPr="00D602FC" w:rsidRDefault="00BC24CE" w:rsidP="00991425">
            <w:pPr>
              <w:spacing w:after="0" w:line="240" w:lineRule="auto"/>
              <w:rPr>
                <w:b/>
                <w:bCs/>
                <w:color w:val="000000"/>
              </w:rPr>
            </w:pPr>
            <w:r w:rsidRPr="00D602FC">
              <w:rPr>
                <w:b/>
                <w:bCs/>
                <w:color w:val="000000"/>
              </w:rPr>
              <w:t>Gateway Account problem </w:t>
            </w:r>
          </w:p>
        </w:tc>
      </w:tr>
      <w:tr w:rsidR="00BC24CE" w:rsidRPr="00D602FC" w14:paraId="79CE1053" w14:textId="77777777" w:rsidTr="00991425">
        <w:trPr>
          <w:trHeight w:val="900"/>
        </w:trPr>
        <w:tc>
          <w:tcPr>
            <w:tcW w:w="2625" w:type="dxa"/>
            <w:tcBorders>
              <w:top w:val="single" w:sz="4" w:space="0" w:color="auto"/>
              <w:left w:val="single" w:sz="4" w:space="0" w:color="auto"/>
              <w:bottom w:val="nil"/>
              <w:right w:val="single" w:sz="4" w:space="0" w:color="auto"/>
            </w:tcBorders>
            <w:noWrap/>
            <w:vAlign w:val="center"/>
            <w:hideMark/>
          </w:tcPr>
          <w:p w14:paraId="266C0695" w14:textId="77777777" w:rsidR="00BC24CE" w:rsidRPr="00D602FC" w:rsidRDefault="00BC24CE" w:rsidP="00991425">
            <w:pPr>
              <w:spacing w:after="0" w:line="240" w:lineRule="auto"/>
              <w:rPr>
                <w:color w:val="000000"/>
              </w:rPr>
            </w:pPr>
            <w:r w:rsidRPr="00D602FC">
              <w:rPr>
                <w:color w:val="000000"/>
              </w:rPr>
              <w:t>There is a problem with your CyberSource merchant configuration.</w:t>
            </w:r>
          </w:p>
        </w:tc>
        <w:tc>
          <w:tcPr>
            <w:tcW w:w="3150" w:type="dxa"/>
            <w:tcBorders>
              <w:top w:val="single" w:sz="4" w:space="0" w:color="auto"/>
              <w:left w:val="nil"/>
              <w:bottom w:val="nil"/>
              <w:right w:val="single" w:sz="4" w:space="0" w:color="auto"/>
            </w:tcBorders>
            <w:vAlign w:val="bottom"/>
            <w:hideMark/>
          </w:tcPr>
          <w:p w14:paraId="1945536E" w14:textId="77777777"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nil"/>
              <w:right w:val="single" w:sz="4" w:space="0" w:color="auto"/>
            </w:tcBorders>
            <w:noWrap/>
            <w:vAlign w:val="center"/>
            <w:hideMark/>
          </w:tcPr>
          <w:p w14:paraId="139E5983" w14:textId="77777777" w:rsidR="00BC24CE" w:rsidRPr="00D602FC" w:rsidRDefault="00BC24CE" w:rsidP="00991425">
            <w:pPr>
              <w:spacing w:after="0" w:line="240" w:lineRule="auto"/>
              <w:jc w:val="center"/>
              <w:rPr>
                <w:color w:val="000000"/>
              </w:rPr>
            </w:pPr>
            <w:r w:rsidRPr="00D602FC">
              <w:rPr>
                <w:color w:val="000000"/>
              </w:rPr>
              <w:t>234</w:t>
            </w:r>
          </w:p>
        </w:tc>
        <w:tc>
          <w:tcPr>
            <w:tcW w:w="3237" w:type="dxa"/>
            <w:tcBorders>
              <w:top w:val="single" w:sz="4" w:space="0" w:color="auto"/>
              <w:left w:val="nil"/>
              <w:bottom w:val="nil"/>
              <w:right w:val="single" w:sz="4" w:space="0" w:color="auto"/>
            </w:tcBorders>
            <w:vAlign w:val="center"/>
            <w:hideMark/>
          </w:tcPr>
          <w:p w14:paraId="3CDCB30F" w14:textId="77777777" w:rsidR="00BC24CE" w:rsidRPr="00D602FC" w:rsidRDefault="00BC24CE" w:rsidP="00991425">
            <w:pPr>
              <w:spacing w:after="0" w:line="240" w:lineRule="auto"/>
              <w:rPr>
                <w:color w:val="000000"/>
              </w:rPr>
            </w:pPr>
            <w:r w:rsidRPr="00D602FC">
              <w:rPr>
                <w:color w:val="000000"/>
              </w:rPr>
              <w:t>Do not resend the request. Contact Customer Support to correct the configuration problem.</w:t>
            </w:r>
          </w:p>
        </w:tc>
      </w:tr>
      <w:tr w:rsidR="00BC24CE" w:rsidRPr="00D602FC" w14:paraId="71B22067" w14:textId="77777777"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14:paraId="71554419" w14:textId="77777777" w:rsidR="00BC24CE" w:rsidRPr="00D602FC" w:rsidRDefault="00BC24CE" w:rsidP="00991425">
            <w:pPr>
              <w:spacing w:after="0" w:line="240" w:lineRule="auto"/>
              <w:rPr>
                <w:color w:val="000000"/>
              </w:rPr>
            </w:pPr>
            <w:r w:rsidRPr="00D602FC">
              <w:rPr>
                <w:color w:val="000000"/>
              </w:rPr>
              <w:t xml:space="preserve">PayPal rejected the transaction. A successful transaction was already completed for this PayPal </w:t>
            </w:r>
            <w:r w:rsidRPr="00D602FC">
              <w:rPr>
                <w:color w:val="000000"/>
              </w:rPr>
              <w:lastRenderedPageBreak/>
              <w:t>Token value.</w:t>
            </w:r>
          </w:p>
        </w:tc>
        <w:tc>
          <w:tcPr>
            <w:tcW w:w="3150" w:type="dxa"/>
            <w:tcBorders>
              <w:top w:val="single" w:sz="4" w:space="0" w:color="auto"/>
              <w:left w:val="nil"/>
              <w:bottom w:val="nil"/>
              <w:right w:val="single" w:sz="4" w:space="0" w:color="auto"/>
            </w:tcBorders>
            <w:vAlign w:val="bottom"/>
            <w:hideMark/>
          </w:tcPr>
          <w:p w14:paraId="6F226E56" w14:textId="77777777" w:rsidR="00BC24CE" w:rsidRPr="00D602FC" w:rsidRDefault="00BC24CE" w:rsidP="00991425">
            <w:pPr>
              <w:spacing w:after="0" w:line="240" w:lineRule="auto"/>
              <w:rPr>
                <w:color w:val="000000"/>
              </w:rPr>
            </w:pPr>
            <w:r w:rsidRPr="00D602FC">
              <w:rPr>
                <w:color w:val="000000"/>
              </w:rPr>
              <w:lastRenderedPageBreak/>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w:t>
            </w:r>
            <w:r w:rsidRPr="00D602FC">
              <w:rPr>
                <w:color w:val="000000"/>
              </w:rPr>
              <w:lastRenderedPageBreak/>
              <w:t>logs</w:t>
            </w:r>
          </w:p>
        </w:tc>
        <w:tc>
          <w:tcPr>
            <w:tcW w:w="990" w:type="dxa"/>
            <w:tcBorders>
              <w:top w:val="single" w:sz="4" w:space="0" w:color="auto"/>
              <w:left w:val="nil"/>
              <w:bottom w:val="nil"/>
              <w:right w:val="single" w:sz="4" w:space="0" w:color="auto"/>
            </w:tcBorders>
            <w:noWrap/>
            <w:vAlign w:val="center"/>
            <w:hideMark/>
          </w:tcPr>
          <w:p w14:paraId="16EFD1CE" w14:textId="77777777" w:rsidR="00BC24CE" w:rsidRPr="00D602FC" w:rsidRDefault="00BC24CE" w:rsidP="00991425">
            <w:pPr>
              <w:spacing w:after="0" w:line="240" w:lineRule="auto"/>
              <w:jc w:val="center"/>
              <w:rPr>
                <w:color w:val="000000"/>
              </w:rPr>
            </w:pPr>
            <w:r w:rsidRPr="00D602FC">
              <w:rPr>
                <w:rFonts w:eastAsia="Times New Roman" w:cs="Arial"/>
                <w:sz w:val="18"/>
                <w:szCs w:val="18"/>
              </w:rPr>
              <w:lastRenderedPageBreak/>
              <w:t>238</w:t>
            </w:r>
          </w:p>
        </w:tc>
        <w:tc>
          <w:tcPr>
            <w:tcW w:w="3237" w:type="dxa"/>
            <w:tcBorders>
              <w:top w:val="single" w:sz="4" w:space="0" w:color="auto"/>
              <w:left w:val="nil"/>
              <w:bottom w:val="nil"/>
              <w:right w:val="single" w:sz="4" w:space="0" w:color="auto"/>
            </w:tcBorders>
            <w:noWrap/>
            <w:vAlign w:val="bottom"/>
            <w:hideMark/>
          </w:tcPr>
          <w:p w14:paraId="0950895B" w14:textId="77777777" w:rsidR="00BC24CE" w:rsidRPr="00D602FC" w:rsidRDefault="00BC24CE" w:rsidP="00991425">
            <w:pPr>
              <w:spacing w:after="0" w:line="240" w:lineRule="auto"/>
              <w:rPr>
                <w:color w:val="000000"/>
              </w:rPr>
            </w:pPr>
            <w:r w:rsidRPr="00D602FC">
              <w:rPr>
                <w:color w:val="000000"/>
              </w:rPr>
              <w:t> </w:t>
            </w:r>
          </w:p>
        </w:tc>
      </w:tr>
      <w:tr w:rsidR="00BC24CE" w:rsidRPr="00D602FC" w14:paraId="50D95BF5" w14:textId="77777777"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14:paraId="59920009" w14:textId="77777777" w:rsidR="00BC24CE" w:rsidRPr="00D602FC" w:rsidRDefault="00BC24CE" w:rsidP="00991425">
            <w:pPr>
              <w:spacing w:after="0" w:line="240" w:lineRule="auto"/>
              <w:rPr>
                <w:color w:val="000000"/>
              </w:rPr>
            </w:pPr>
          </w:p>
        </w:tc>
        <w:tc>
          <w:tcPr>
            <w:tcW w:w="3150" w:type="dxa"/>
            <w:tcBorders>
              <w:top w:val="nil"/>
              <w:left w:val="nil"/>
              <w:bottom w:val="single" w:sz="4" w:space="0" w:color="auto"/>
              <w:right w:val="single" w:sz="4" w:space="0" w:color="auto"/>
            </w:tcBorders>
            <w:noWrap/>
            <w:vAlign w:val="bottom"/>
            <w:hideMark/>
          </w:tcPr>
          <w:p w14:paraId="51183368" w14:textId="77777777"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28790A54" w14:textId="77777777"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14:paraId="468E016C" w14:textId="77777777" w:rsidR="00BC24CE" w:rsidRPr="00D602FC" w:rsidRDefault="00BC24CE" w:rsidP="00991425">
            <w:pPr>
              <w:spacing w:after="0" w:line="240" w:lineRule="auto"/>
              <w:rPr>
                <w:color w:val="000000"/>
              </w:rPr>
            </w:pPr>
            <w:r w:rsidRPr="00D602FC">
              <w:rPr>
                <w:color w:val="000000"/>
              </w:rPr>
              <w:t> </w:t>
            </w:r>
          </w:p>
        </w:tc>
      </w:tr>
      <w:tr w:rsidR="00BC24CE" w:rsidRPr="00D602FC" w14:paraId="30ECE18E" w14:textId="77777777"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3DA9AA09" w14:textId="77777777" w:rsidR="00BC24CE" w:rsidRPr="00D602FC" w:rsidRDefault="00BC24CE" w:rsidP="00991425">
            <w:pPr>
              <w:spacing w:after="0" w:line="240" w:lineRule="auto"/>
              <w:rPr>
                <w:b/>
                <w:bCs/>
                <w:color w:val="000000"/>
              </w:rPr>
            </w:pPr>
            <w:r w:rsidRPr="00D602FC">
              <w:rPr>
                <w:b/>
                <w:bCs/>
                <w:color w:val="000000"/>
              </w:rPr>
              <w:t>Fraud Management</w:t>
            </w:r>
          </w:p>
        </w:tc>
      </w:tr>
      <w:tr w:rsidR="00BC24CE" w:rsidRPr="00D602FC" w14:paraId="11813959" w14:textId="77777777"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14:paraId="0A95C69A" w14:textId="77777777" w:rsidR="00BC24CE" w:rsidRPr="00D602FC" w:rsidRDefault="00BC24CE" w:rsidP="00991425">
            <w:pPr>
              <w:spacing w:after="0" w:line="240" w:lineRule="auto"/>
              <w:rPr>
                <w:color w:val="000000"/>
              </w:rPr>
            </w:pPr>
            <w:r w:rsidRPr="00D602FC">
              <w:rPr>
                <w:color w:val="000000"/>
              </w:rPr>
              <w:t>The order is marked for review by Decision Manager.</w:t>
            </w:r>
          </w:p>
        </w:tc>
        <w:tc>
          <w:tcPr>
            <w:tcW w:w="3150" w:type="dxa"/>
            <w:tcBorders>
              <w:top w:val="single" w:sz="4" w:space="0" w:color="auto"/>
              <w:left w:val="nil"/>
              <w:bottom w:val="nil"/>
              <w:right w:val="single" w:sz="4" w:space="0" w:color="auto"/>
            </w:tcBorders>
            <w:vAlign w:val="bottom"/>
            <w:hideMark/>
          </w:tcPr>
          <w:p w14:paraId="2EF0B666" w14:textId="77777777" w:rsidR="00BC24CE" w:rsidRPr="00D602FC" w:rsidRDefault="00BC24CE" w:rsidP="00991425">
            <w:pPr>
              <w:spacing w:after="0" w:line="240" w:lineRule="auto"/>
              <w:rPr>
                <w:color w:val="000000"/>
              </w:rPr>
            </w:pPr>
            <w:r w:rsidRPr="00D602FC">
              <w:rPr>
                <w:color w:val="000000"/>
              </w:rPr>
              <w:t>Proceed with checkout</w:t>
            </w:r>
            <w:r w:rsidRPr="00D602FC">
              <w:rPr>
                <w:color w:val="000000"/>
              </w:rPr>
              <w:br/>
              <w:t xml:space="preserve">Leave </w:t>
            </w:r>
            <w:r>
              <w:rPr>
                <w:color w:val="000000"/>
              </w:rPr>
              <w:t xml:space="preserve">SFCC </w:t>
            </w:r>
            <w:r w:rsidRPr="00D602FC">
              <w:rPr>
                <w:color w:val="000000"/>
              </w:rPr>
              <w:t xml:space="preserve"> order “unconfirmed”</w:t>
            </w:r>
          </w:p>
        </w:tc>
        <w:tc>
          <w:tcPr>
            <w:tcW w:w="990" w:type="dxa"/>
            <w:tcBorders>
              <w:top w:val="single" w:sz="4" w:space="0" w:color="auto"/>
              <w:left w:val="nil"/>
              <w:bottom w:val="nil"/>
              <w:right w:val="single" w:sz="4" w:space="0" w:color="auto"/>
            </w:tcBorders>
            <w:noWrap/>
            <w:vAlign w:val="center"/>
            <w:hideMark/>
          </w:tcPr>
          <w:p w14:paraId="63922039" w14:textId="77777777" w:rsidR="00BC24CE" w:rsidRPr="00D602FC" w:rsidRDefault="00BC24CE" w:rsidP="00991425">
            <w:pPr>
              <w:spacing w:after="0" w:line="240" w:lineRule="auto"/>
              <w:jc w:val="center"/>
              <w:rPr>
                <w:color w:val="000000"/>
              </w:rPr>
            </w:pPr>
            <w:r w:rsidRPr="00D602FC">
              <w:rPr>
                <w:color w:val="000000"/>
              </w:rPr>
              <w:t>480</w:t>
            </w:r>
          </w:p>
        </w:tc>
        <w:tc>
          <w:tcPr>
            <w:tcW w:w="3237" w:type="dxa"/>
            <w:tcBorders>
              <w:top w:val="single" w:sz="4" w:space="0" w:color="auto"/>
              <w:left w:val="nil"/>
              <w:bottom w:val="nil"/>
              <w:right w:val="single" w:sz="4" w:space="0" w:color="auto"/>
            </w:tcBorders>
            <w:noWrap/>
            <w:vAlign w:val="bottom"/>
            <w:hideMark/>
          </w:tcPr>
          <w:p w14:paraId="77EB1B3F" w14:textId="77777777" w:rsidR="00BC24CE" w:rsidRPr="00D602FC" w:rsidRDefault="00BC24CE" w:rsidP="00991425">
            <w:pPr>
              <w:spacing w:after="0" w:line="240" w:lineRule="auto"/>
              <w:rPr>
                <w:color w:val="000000"/>
              </w:rPr>
            </w:pPr>
            <w:r w:rsidRPr="00D602FC">
              <w:rPr>
                <w:color w:val="000000"/>
              </w:rPr>
              <w:t> </w:t>
            </w:r>
          </w:p>
        </w:tc>
      </w:tr>
      <w:tr w:rsidR="00BC24CE" w:rsidRPr="00D602FC" w14:paraId="76648DB9" w14:textId="77777777"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14:paraId="2581CFBE" w14:textId="77777777"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14:paraId="000B7FA6" w14:textId="77777777"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14:paraId="542CABB1" w14:textId="77777777"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14:paraId="50C37B78" w14:textId="77777777" w:rsidR="00BC24CE" w:rsidRPr="00D602FC" w:rsidRDefault="00BC24CE" w:rsidP="00991425">
            <w:pPr>
              <w:spacing w:after="0" w:line="240" w:lineRule="auto"/>
              <w:rPr>
                <w:color w:val="000000"/>
              </w:rPr>
            </w:pPr>
            <w:r w:rsidRPr="00D602FC">
              <w:rPr>
                <w:color w:val="000000"/>
              </w:rPr>
              <w:t> </w:t>
            </w:r>
          </w:p>
        </w:tc>
      </w:tr>
      <w:tr w:rsidR="00BC24CE" w:rsidRPr="00D602FC" w14:paraId="143F1C93" w14:textId="77777777" w:rsidTr="00991425">
        <w:trPr>
          <w:trHeight w:val="900"/>
        </w:trPr>
        <w:tc>
          <w:tcPr>
            <w:tcW w:w="2625" w:type="dxa"/>
            <w:tcBorders>
              <w:top w:val="single" w:sz="4" w:space="0" w:color="auto"/>
              <w:left w:val="single" w:sz="4" w:space="0" w:color="auto"/>
              <w:bottom w:val="single" w:sz="4" w:space="0" w:color="auto"/>
              <w:right w:val="single" w:sz="4" w:space="0" w:color="auto"/>
            </w:tcBorders>
            <w:noWrap/>
            <w:vAlign w:val="center"/>
            <w:hideMark/>
          </w:tcPr>
          <w:p w14:paraId="0A9DD7F7" w14:textId="77777777" w:rsidR="00BC24CE" w:rsidRPr="00D602FC" w:rsidRDefault="00BC24CE" w:rsidP="00991425">
            <w:pPr>
              <w:spacing w:after="0" w:line="240" w:lineRule="auto"/>
              <w:rPr>
                <w:color w:val="000000"/>
              </w:rPr>
            </w:pPr>
            <w:r w:rsidRPr="00D602FC">
              <w:rPr>
                <w:color w:val="000000"/>
              </w:rPr>
              <w:t>The order is rejected by Decision Manager.</w:t>
            </w:r>
          </w:p>
        </w:tc>
        <w:tc>
          <w:tcPr>
            <w:tcW w:w="3150" w:type="dxa"/>
            <w:tcBorders>
              <w:top w:val="single" w:sz="4" w:space="0" w:color="auto"/>
              <w:left w:val="nil"/>
              <w:bottom w:val="single" w:sz="4" w:space="0" w:color="auto"/>
              <w:right w:val="single" w:sz="4" w:space="0" w:color="auto"/>
            </w:tcBorders>
            <w:vAlign w:val="bottom"/>
            <w:hideMark/>
          </w:tcPr>
          <w:p w14:paraId="6472C59E" w14:textId="77777777"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single" w:sz="4" w:space="0" w:color="auto"/>
              <w:right w:val="single" w:sz="4" w:space="0" w:color="auto"/>
            </w:tcBorders>
            <w:noWrap/>
            <w:vAlign w:val="center"/>
            <w:hideMark/>
          </w:tcPr>
          <w:p w14:paraId="221422A8" w14:textId="77777777" w:rsidR="00BC24CE" w:rsidRPr="00D602FC" w:rsidRDefault="00BC24CE" w:rsidP="00991425">
            <w:pPr>
              <w:spacing w:after="0" w:line="240" w:lineRule="auto"/>
              <w:jc w:val="center"/>
              <w:rPr>
                <w:color w:val="000000"/>
              </w:rPr>
            </w:pPr>
            <w:r w:rsidRPr="00D602FC">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14:paraId="79823BDA" w14:textId="77777777" w:rsidR="00BC24CE" w:rsidRPr="00D602FC" w:rsidRDefault="00BC24CE" w:rsidP="00991425">
            <w:pPr>
              <w:spacing w:after="0" w:line="240" w:lineRule="auto"/>
              <w:rPr>
                <w:color w:val="000000"/>
              </w:rPr>
            </w:pPr>
            <w:r w:rsidRPr="00D602FC">
              <w:rPr>
                <w:color w:val="000000"/>
              </w:rPr>
              <w:t> </w:t>
            </w:r>
          </w:p>
        </w:tc>
      </w:tr>
    </w:tbl>
    <w:p w14:paraId="5437E8FA" w14:textId="77777777" w:rsidR="00BC24CE" w:rsidRPr="00D602FC" w:rsidRDefault="00BC24CE" w:rsidP="00BC24CE">
      <w:pPr>
        <w:autoSpaceDE w:val="0"/>
        <w:autoSpaceDN w:val="0"/>
        <w:adjustRightInd w:val="0"/>
        <w:rPr>
          <w:rFonts w:cs="Times New Roman"/>
          <w:b/>
        </w:rPr>
      </w:pPr>
    </w:p>
    <w:p w14:paraId="7FF193C9" w14:textId="77777777" w:rsidR="00FD404F" w:rsidRPr="00D602FC" w:rsidRDefault="00FD404F" w:rsidP="00FD404F">
      <w:pPr>
        <w:rPr>
          <w:color w:val="000000"/>
        </w:rPr>
      </w:pPr>
      <w:r w:rsidRPr="00D602FC">
        <w:rPr>
          <w:b/>
          <w:color w:val="000000"/>
        </w:rPr>
        <w:t>CyberSource PayPal</w:t>
      </w:r>
      <w:r>
        <w:rPr>
          <w:b/>
          <w:color w:val="000000"/>
        </w:rPr>
        <w:t xml:space="preserve"> / PayPal Credit</w:t>
      </w:r>
      <w:r w:rsidRPr="00D602FC">
        <w:rPr>
          <w:b/>
          <w:color w:val="000000"/>
        </w:rPr>
        <w:t xml:space="preserve"> Transactional Flow</w:t>
      </w:r>
      <w:r w:rsidRPr="00D602FC">
        <w:rPr>
          <w:color w:val="000000"/>
        </w:rPr>
        <w:t>:</w:t>
      </w:r>
    </w:p>
    <w:p w14:paraId="71BF8578" w14:textId="77777777" w:rsidR="00FD404F" w:rsidRPr="00D602FC" w:rsidRDefault="00FD404F" w:rsidP="00FD404F">
      <w:pPr>
        <w:rPr>
          <w:color w:val="000000"/>
        </w:rPr>
      </w:pPr>
      <w:r w:rsidRPr="00D602FC">
        <w:rPr>
          <w:b/>
          <w:color w:val="000000"/>
        </w:rPr>
        <w:t>Step 1</w:t>
      </w:r>
      <w:r w:rsidR="000B6A3D" w:rsidRPr="00D602FC">
        <w:rPr>
          <w:b/>
          <w:color w:val="000000"/>
        </w:rPr>
        <w:t>:</w:t>
      </w:r>
      <w:r w:rsidR="000B6A3D">
        <w:rPr>
          <w:color w:val="000000"/>
        </w:rPr>
        <w:t xml:space="preserve"> Sessions</w:t>
      </w:r>
      <w:r>
        <w:rPr>
          <w:color w:val="000000"/>
        </w:rPr>
        <w:t xml:space="preserve"> </w:t>
      </w:r>
      <w:r w:rsidRPr="00D602FC">
        <w:rPr>
          <w:color w:val="000000"/>
        </w:rPr>
        <w:t xml:space="preserve">Service request and reply— accept item object, bill to, ship to objects, purchase data to generate the PayPal </w:t>
      </w:r>
      <w:r>
        <w:rPr>
          <w:color w:val="000000"/>
        </w:rPr>
        <w:t xml:space="preserve">payment transaction ID. </w:t>
      </w:r>
    </w:p>
    <w:p w14:paraId="5B704BBF" w14:textId="77777777" w:rsidR="00FD404F" w:rsidRPr="00D602FC" w:rsidRDefault="00FD404F" w:rsidP="00FD404F">
      <w:pPr>
        <w:rPr>
          <w:color w:val="000000"/>
        </w:rPr>
      </w:pPr>
      <w:r w:rsidRPr="00D602FC">
        <w:rPr>
          <w:b/>
          <w:color w:val="000000"/>
        </w:rPr>
        <w:t>Step 2</w:t>
      </w:r>
      <w:r w:rsidR="000B6A3D" w:rsidRPr="00D602FC">
        <w:rPr>
          <w:b/>
          <w:color w:val="000000"/>
        </w:rPr>
        <w:t>:</w:t>
      </w:r>
      <w:r w:rsidR="000B6A3D">
        <w:rPr>
          <w:color w:val="000000"/>
        </w:rPr>
        <w:t xml:space="preserve"> Check</w:t>
      </w:r>
      <w:r>
        <w:rPr>
          <w:color w:val="000000"/>
        </w:rPr>
        <w:t xml:space="preserve"> Status</w:t>
      </w:r>
      <w:r w:rsidRPr="00D602FC">
        <w:rPr>
          <w:color w:val="000000"/>
        </w:rPr>
        <w:t xml:space="preserve"> Service request and reply — accept request id, </w:t>
      </w:r>
      <w:r>
        <w:rPr>
          <w:color w:val="000000"/>
        </w:rPr>
        <w:t>payer id</w:t>
      </w:r>
      <w:r w:rsidRPr="00D602FC">
        <w:rPr>
          <w:color w:val="000000"/>
        </w:rPr>
        <w:t xml:space="preserve"> and PayPal </w:t>
      </w:r>
      <w:r>
        <w:rPr>
          <w:color w:val="000000"/>
        </w:rPr>
        <w:t>payment transaction ID</w:t>
      </w:r>
      <w:r w:rsidRPr="00D602FC">
        <w:rPr>
          <w:color w:val="000000"/>
        </w:rPr>
        <w:t xml:space="preserve"> generated by </w:t>
      </w:r>
      <w:r>
        <w:rPr>
          <w:color w:val="000000"/>
        </w:rPr>
        <w:t>sessions</w:t>
      </w:r>
      <w:r w:rsidRPr="00D602FC">
        <w:rPr>
          <w:color w:val="000000"/>
        </w:rPr>
        <w:t xml:space="preserve"> service and return address verification response, payer details and address details.</w:t>
      </w:r>
    </w:p>
    <w:p w14:paraId="7E16C1AA" w14:textId="77777777" w:rsidR="00FD404F" w:rsidRPr="00D602FC" w:rsidRDefault="00FD404F" w:rsidP="00FD404F">
      <w:pPr>
        <w:rPr>
          <w:color w:val="000000"/>
        </w:rPr>
      </w:pPr>
      <w:r w:rsidRPr="00D602FC">
        <w:rPr>
          <w:b/>
          <w:color w:val="000000"/>
        </w:rPr>
        <w:t>Step 3:</w:t>
      </w:r>
      <w:r w:rsidRPr="00D602FC">
        <w:rPr>
          <w:color w:val="000000"/>
        </w:rPr>
        <w:t xml:space="preserve"> Order </w:t>
      </w:r>
      <w:r>
        <w:rPr>
          <w:color w:val="000000"/>
        </w:rPr>
        <w:t xml:space="preserve">Service </w:t>
      </w:r>
      <w:r w:rsidRPr="00D602FC">
        <w:rPr>
          <w:color w:val="000000"/>
        </w:rPr>
        <w:t>request and reply— accept payer id and order details to generate order setup response required to authorize the request.</w:t>
      </w:r>
    </w:p>
    <w:p w14:paraId="4A108A72" w14:textId="77777777" w:rsidR="00FD404F" w:rsidRPr="00D602FC" w:rsidRDefault="00FD404F" w:rsidP="00FD404F">
      <w:pPr>
        <w:rPr>
          <w:color w:val="000000"/>
        </w:rPr>
      </w:pPr>
      <w:r w:rsidRPr="00D602FC">
        <w:rPr>
          <w:b/>
          <w:color w:val="000000"/>
        </w:rPr>
        <w:t>Step 4:</w:t>
      </w:r>
      <w:r w:rsidRPr="00D602FC">
        <w:rPr>
          <w:color w:val="000000"/>
        </w:rPr>
        <w:t xml:space="preserve"> Authorization service request and reply — accept order related details and authorize the order amount.</w:t>
      </w:r>
    </w:p>
    <w:p w14:paraId="779C22A2" w14:textId="77777777" w:rsidR="00FD404F" w:rsidRPr="00D602FC" w:rsidRDefault="00FD404F" w:rsidP="00FD404F">
      <w:pPr>
        <w:rPr>
          <w:color w:val="000000"/>
        </w:rPr>
      </w:pPr>
      <w:r w:rsidRPr="00D602FC">
        <w:rPr>
          <w:b/>
          <w:color w:val="000000"/>
        </w:rPr>
        <w:t>Step 5:</w:t>
      </w:r>
      <w:r w:rsidRPr="00D602FC">
        <w:rPr>
          <w:color w:val="000000"/>
        </w:rPr>
        <w:t xml:space="preserve"> Capture service request and reply — capture the amount authorized by Authorization service.</w:t>
      </w:r>
    </w:p>
    <w:p w14:paraId="3BE99E48" w14:textId="77777777" w:rsidR="00FD404F" w:rsidRDefault="00FD404F" w:rsidP="005C1822">
      <w:pPr>
        <w:pStyle w:val="BodyText"/>
      </w:pPr>
      <w:r>
        <w:t xml:space="preserve">CyberSource PayPal Billing Agreement </w:t>
      </w:r>
      <w:r w:rsidR="000B6A3D">
        <w:t>Transactional</w:t>
      </w:r>
      <w:r>
        <w:t xml:space="preserve"> Flow:</w:t>
      </w:r>
    </w:p>
    <w:p w14:paraId="0C6A0CB2" w14:textId="77777777" w:rsidR="00FD404F" w:rsidRDefault="00FD404F" w:rsidP="005C1822">
      <w:pPr>
        <w:pStyle w:val="BodyText"/>
      </w:pPr>
    </w:p>
    <w:p w14:paraId="5B75C8A7" w14:textId="77777777" w:rsidR="00FD404F" w:rsidRPr="00025EC4" w:rsidRDefault="00FD404F" w:rsidP="005C1822">
      <w:pPr>
        <w:pStyle w:val="BodyText"/>
      </w:pPr>
      <w:r>
        <w:rPr>
          <w:b/>
        </w:rPr>
        <w:t xml:space="preserve">Step 1: </w:t>
      </w:r>
      <w:r w:rsidRPr="00057737">
        <w:t xml:space="preserve">If Billing Agreement exits for the customer Step 2 will executed. If not Session service will </w:t>
      </w:r>
      <w:r w:rsidRPr="00025EC4">
        <w:t>execute.</w:t>
      </w:r>
    </w:p>
    <w:p w14:paraId="509F8D27" w14:textId="77777777" w:rsidR="00FD404F" w:rsidRDefault="00FD404F" w:rsidP="005C1822">
      <w:pPr>
        <w:pStyle w:val="BodyText"/>
      </w:pPr>
    </w:p>
    <w:p w14:paraId="13F6ECE2" w14:textId="77777777" w:rsidR="00FD404F" w:rsidRDefault="00FD404F" w:rsidP="005C1822">
      <w:pPr>
        <w:pStyle w:val="BodyText"/>
      </w:pPr>
      <w:r>
        <w:rPr>
          <w:b/>
        </w:rPr>
        <w:t xml:space="preserve">Step 2: </w:t>
      </w:r>
      <w:r w:rsidRPr="00057737">
        <w:t>Billing agreement Service request and reply – accept request id of session service.</w:t>
      </w:r>
    </w:p>
    <w:p w14:paraId="02EA5A2B" w14:textId="77777777" w:rsidR="00FD404F" w:rsidRDefault="00FD404F" w:rsidP="005C1822">
      <w:pPr>
        <w:pStyle w:val="BodyText"/>
      </w:pPr>
    </w:p>
    <w:p w14:paraId="7391E2B5" w14:textId="77777777" w:rsidR="00FD404F" w:rsidRDefault="00FD404F" w:rsidP="005C1822">
      <w:pPr>
        <w:pStyle w:val="BodyText"/>
      </w:pPr>
      <w:r w:rsidRPr="00057737">
        <w:rPr>
          <w:b/>
        </w:rPr>
        <w:t>Step 3</w:t>
      </w:r>
      <w:r>
        <w:t>: Check Status Service request and reply – accept Customer billing agreement ID.</w:t>
      </w:r>
    </w:p>
    <w:p w14:paraId="3EB337B6" w14:textId="77777777" w:rsidR="00FD404F" w:rsidRDefault="00FD404F" w:rsidP="005C1822">
      <w:pPr>
        <w:pStyle w:val="BodyText"/>
      </w:pPr>
    </w:p>
    <w:p w14:paraId="7C6D188E" w14:textId="77777777" w:rsidR="00FD404F" w:rsidRPr="00025EC4" w:rsidRDefault="00FD404F" w:rsidP="005C1822">
      <w:pPr>
        <w:pStyle w:val="BodyText"/>
      </w:pPr>
      <w:r w:rsidRPr="00057737">
        <w:rPr>
          <w:b/>
        </w:rPr>
        <w:t>Step 4</w:t>
      </w:r>
      <w:r>
        <w:t xml:space="preserve">: Sale </w:t>
      </w:r>
      <w:r w:rsidR="000B6A3D">
        <w:t>Service</w:t>
      </w:r>
      <w:r>
        <w:t xml:space="preserve"> request and reply – accept customer billing agreement ID.</w:t>
      </w:r>
    </w:p>
    <w:p w14:paraId="0053FED2" w14:textId="77777777" w:rsidR="00FD404F" w:rsidRDefault="00FD404F" w:rsidP="005C1822">
      <w:pPr>
        <w:pStyle w:val="BodyText"/>
      </w:pPr>
    </w:p>
    <w:p w14:paraId="31635BE3" w14:textId="77777777" w:rsidR="00FD404F" w:rsidRPr="00D602FC" w:rsidRDefault="00FD404F" w:rsidP="005C1822">
      <w:pPr>
        <w:pStyle w:val="BodyText"/>
      </w:pPr>
      <w:r w:rsidRPr="00D602FC">
        <w:rPr>
          <w:b/>
        </w:rPr>
        <w:t>Use Case 1:</w:t>
      </w:r>
      <w:r w:rsidRPr="00D602FC">
        <w:t xml:space="preserve"> Checkout using PayPal Express Checkout on Cart Page</w:t>
      </w:r>
    </w:p>
    <w:p w14:paraId="4BC8E3A4" w14:textId="77777777" w:rsidR="00FD404F" w:rsidRPr="00D602FC" w:rsidRDefault="00FD404F" w:rsidP="005C1822">
      <w:pPr>
        <w:pStyle w:val="BodyText"/>
      </w:pPr>
      <w:r w:rsidRPr="00D602FC">
        <w:t xml:space="preserve">“PayPal Checkout” button has been added on </w:t>
      </w:r>
      <w:r>
        <w:t>SFCC</w:t>
      </w:r>
      <w:r w:rsidRPr="00D602FC">
        <w:t xml:space="preserve"> reference </w:t>
      </w:r>
      <w:r w:rsidR="000B6A3D" w:rsidRPr="00D602FC">
        <w:t>Site Genesis</w:t>
      </w:r>
      <w:r w:rsidRPr="00D602FC">
        <w:t>.</w:t>
      </w:r>
    </w:p>
    <w:p w14:paraId="74D1DA13" w14:textId="77777777" w:rsidR="00FD404F" w:rsidRPr="00D602FC" w:rsidRDefault="00FD404F" w:rsidP="005C1822">
      <w:pPr>
        <w:pStyle w:val="BodyText"/>
      </w:pPr>
      <w:r w:rsidRPr="00D602FC">
        <w:rPr>
          <w:b/>
        </w:rPr>
        <w:t>Use Case 2:</w:t>
      </w:r>
      <w:r w:rsidRPr="00D602FC">
        <w:t xml:space="preserve"> Checkout using “PayPal Checkout” button on mini cart</w:t>
      </w:r>
    </w:p>
    <w:p w14:paraId="31A80064" w14:textId="77777777" w:rsidR="00FD404F" w:rsidRPr="00D602FC" w:rsidRDefault="00FD404F" w:rsidP="005C1822">
      <w:pPr>
        <w:pStyle w:val="BodyText"/>
      </w:pPr>
    </w:p>
    <w:p w14:paraId="1523CEFA" w14:textId="77777777" w:rsidR="00FD404F" w:rsidRDefault="00FD404F" w:rsidP="005C1822">
      <w:pPr>
        <w:pStyle w:val="BodyText"/>
      </w:pPr>
      <w:r w:rsidRPr="00D602FC">
        <w:rPr>
          <w:b/>
        </w:rPr>
        <w:t>Use case 3</w:t>
      </w:r>
      <w:r w:rsidRPr="00D602FC">
        <w:t>: Checkout using Pay Pal as payment method on Payment page.</w:t>
      </w:r>
    </w:p>
    <w:p w14:paraId="19C80DB6" w14:textId="77777777" w:rsidR="00FD404F" w:rsidRDefault="00FD404F" w:rsidP="005C1822">
      <w:pPr>
        <w:pStyle w:val="BodyText"/>
      </w:pPr>
    </w:p>
    <w:p w14:paraId="2AC2BE22" w14:textId="77777777" w:rsidR="00FD404F" w:rsidRDefault="00FD404F" w:rsidP="005C1822">
      <w:pPr>
        <w:pStyle w:val="BodyText"/>
      </w:pPr>
      <w:r w:rsidRPr="00057737">
        <w:rPr>
          <w:b/>
        </w:rPr>
        <w:lastRenderedPageBreak/>
        <w:t>Use case 4</w:t>
      </w:r>
      <w:r>
        <w:t>: Checkout using PayPal Credit as payment method on Payment page.</w:t>
      </w:r>
    </w:p>
    <w:p w14:paraId="0C04EEFA" w14:textId="77777777" w:rsidR="00FD404F" w:rsidRDefault="00FD404F" w:rsidP="005C1822">
      <w:pPr>
        <w:pStyle w:val="BodyText"/>
      </w:pPr>
    </w:p>
    <w:p w14:paraId="3450B161" w14:textId="77777777" w:rsidR="00BC24CE" w:rsidRPr="00D602FC" w:rsidRDefault="00FD404F" w:rsidP="005C1822">
      <w:pPr>
        <w:pStyle w:val="BodyText"/>
      </w:pPr>
      <w:r>
        <w:t>Use case 5: Checkout using PayPal Billing agreement as payment method on Payment page.</w:t>
      </w:r>
    </w:p>
    <w:p w14:paraId="16B1B7CC" w14:textId="77777777" w:rsidR="00BC24CE" w:rsidRDefault="00BC24CE" w:rsidP="00BC24CE">
      <w:pPr>
        <w:pStyle w:val="Listenabsatz"/>
        <w:ind w:left="0"/>
        <w:rPr>
          <w:rFonts w:cs="Arial"/>
        </w:rPr>
      </w:pPr>
    </w:p>
    <w:p w14:paraId="3AE4D39E" w14:textId="77777777" w:rsidR="002640DA" w:rsidRPr="00E33D85" w:rsidRDefault="002640DA" w:rsidP="002640DA">
      <w:pPr>
        <w:pStyle w:val="Heading3"/>
        <w:rPr>
          <w:rFonts w:asciiTheme="minorHAnsi" w:hAnsiTheme="minorHAnsi"/>
        </w:rPr>
      </w:pPr>
      <w:bookmarkStart w:id="96" w:name="_Toc491351822"/>
      <w:bookmarkStart w:id="97" w:name="_Toc492046214"/>
      <w:r w:rsidRPr="00E33D85">
        <w:rPr>
          <w:rFonts w:asciiTheme="minorHAnsi" w:hAnsiTheme="minorHAnsi"/>
        </w:rPr>
        <w:t>Conversion Detail Report</w:t>
      </w:r>
      <w:bookmarkEnd w:id="96"/>
      <w:bookmarkEnd w:id="97"/>
    </w:p>
    <w:p w14:paraId="77972B50" w14:textId="77777777" w:rsidR="002640DA" w:rsidRPr="00E33D85" w:rsidRDefault="002640DA" w:rsidP="005C1822">
      <w:pPr>
        <w:pStyle w:val="BodyText"/>
      </w:pPr>
      <w:r w:rsidRPr="00E33D85">
        <w:t xml:space="preserve">This job pick orders which are initially having decision as REVIEW in </w:t>
      </w:r>
      <w:r w:rsidR="000B6A3D">
        <w:t>CyberSource</w:t>
      </w:r>
      <w:r w:rsidR="000B6A3D" w:rsidRPr="00E33D85">
        <w:t xml:space="preserve"> </w:t>
      </w:r>
      <w:r w:rsidRPr="00E33D85">
        <w:t xml:space="preserve">and later their decision modified as “ACCEPT” or “REJECT” in last 24 hours.  The order status is updated in Demandware through the incoming xml of conversion detail report. </w:t>
      </w:r>
    </w:p>
    <w:p w14:paraId="7D6590DF" w14:textId="77777777"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2640DA" w:rsidRPr="00E33D85" w14:paraId="204413DF" w14:textId="77777777" w:rsidTr="001333F3">
        <w:tc>
          <w:tcPr>
            <w:tcW w:w="4320" w:type="dxa"/>
            <w:shd w:val="clear" w:color="auto" w:fill="BFBFBF" w:themeFill="background1" w:themeFillShade="BF"/>
          </w:tcPr>
          <w:p w14:paraId="3C73C21C" w14:textId="77777777" w:rsidR="002640DA" w:rsidRPr="00E33D85" w:rsidRDefault="002640DA" w:rsidP="001333F3">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14:paraId="3FEA72D4" w14:textId="77777777" w:rsidR="002640DA" w:rsidRPr="00E33D85" w:rsidRDefault="002640DA" w:rsidP="001333F3">
            <w:pPr>
              <w:spacing w:after="0" w:line="240" w:lineRule="auto"/>
              <w:rPr>
                <w:b/>
                <w:bCs/>
                <w:color w:val="000000"/>
              </w:rPr>
            </w:pPr>
            <w:r w:rsidRPr="00E33D85">
              <w:rPr>
                <w:b/>
                <w:bCs/>
                <w:color w:val="000000"/>
              </w:rPr>
              <w:t>Result</w:t>
            </w:r>
          </w:p>
        </w:tc>
      </w:tr>
      <w:tr w:rsidR="002640DA" w:rsidRPr="00E33D85" w14:paraId="18C0C812" w14:textId="77777777" w:rsidTr="001333F3">
        <w:tc>
          <w:tcPr>
            <w:tcW w:w="4320" w:type="dxa"/>
          </w:tcPr>
          <w:p w14:paraId="6EBB1838" w14:textId="77777777" w:rsidR="002640DA" w:rsidRPr="00E33D85" w:rsidRDefault="002640DA" w:rsidP="001333F3">
            <w:pPr>
              <w:spacing w:after="0" w:line="240" w:lineRule="auto"/>
            </w:pPr>
            <w:r w:rsidRPr="00E33D85">
              <w:t xml:space="preserve">Incoming order status is set to “ACCEPT”  </w:t>
            </w:r>
          </w:p>
        </w:tc>
        <w:tc>
          <w:tcPr>
            <w:tcW w:w="5670" w:type="dxa"/>
          </w:tcPr>
          <w:p w14:paraId="1A9CFDC1" w14:textId="77777777" w:rsidR="002640DA" w:rsidRPr="00E33D85" w:rsidRDefault="002640DA" w:rsidP="001333F3">
            <w:pPr>
              <w:spacing w:after="0" w:line="240" w:lineRule="auto"/>
            </w:pPr>
            <w:r w:rsidRPr="00E33D85">
              <w:t>Read order from the order table; Update the status in demandware</w:t>
            </w:r>
          </w:p>
          <w:p w14:paraId="13BF8DB0" w14:textId="77777777" w:rsidR="002640DA" w:rsidRPr="00E33D85" w:rsidRDefault="002640DA" w:rsidP="001333F3">
            <w:pPr>
              <w:spacing w:after="0" w:line="240" w:lineRule="auto"/>
            </w:pPr>
            <w:r w:rsidRPr="00E33D85">
              <w:t>The order statuses modified after conversion detail report ran successfully</w:t>
            </w:r>
          </w:p>
          <w:p w14:paraId="36AB51BC" w14:textId="77777777" w:rsidR="002640DA" w:rsidRPr="00E33D85" w:rsidRDefault="002640DA" w:rsidP="001333F3">
            <w:pPr>
              <w:spacing w:after="0" w:line="240" w:lineRule="auto"/>
            </w:pPr>
            <w:r w:rsidRPr="00E33D85">
              <w:t>Order Confirmation Status as CONFIRMED</w:t>
            </w:r>
          </w:p>
          <w:p w14:paraId="656B66FF" w14:textId="77777777" w:rsidR="002640DA" w:rsidRPr="00E33D85" w:rsidRDefault="002640DA" w:rsidP="001333F3">
            <w:pPr>
              <w:spacing w:after="0" w:line="240" w:lineRule="auto"/>
            </w:pPr>
            <w:r w:rsidRPr="00E33D85">
              <w:t>Order Status as NEW/OPEN</w:t>
            </w:r>
          </w:p>
          <w:p w14:paraId="645B2C56" w14:textId="77777777" w:rsidR="002640DA" w:rsidRPr="00E33D85" w:rsidRDefault="002640DA" w:rsidP="001333F3">
            <w:pPr>
              <w:spacing w:after="0" w:line="240" w:lineRule="auto"/>
            </w:pPr>
            <w:r w:rsidRPr="00E33D85">
              <w:t>Export Status as Ready For Export</w:t>
            </w:r>
          </w:p>
        </w:tc>
      </w:tr>
      <w:tr w:rsidR="002640DA" w:rsidRPr="00E33D85" w14:paraId="00DCFED0" w14:textId="77777777" w:rsidTr="001333F3">
        <w:tc>
          <w:tcPr>
            <w:tcW w:w="4320" w:type="dxa"/>
          </w:tcPr>
          <w:p w14:paraId="36C81270" w14:textId="77777777" w:rsidR="002640DA" w:rsidRPr="00E33D85" w:rsidRDefault="002640DA" w:rsidP="001333F3">
            <w:pPr>
              <w:spacing w:after="0" w:line="240" w:lineRule="auto"/>
            </w:pPr>
            <w:r w:rsidRPr="00E33D85">
              <w:t xml:space="preserve">Incoming order status is set to “REJECT”  </w:t>
            </w:r>
          </w:p>
        </w:tc>
        <w:tc>
          <w:tcPr>
            <w:tcW w:w="5670" w:type="dxa"/>
          </w:tcPr>
          <w:p w14:paraId="3478197F" w14:textId="77777777" w:rsidR="002640DA" w:rsidRPr="00E33D85" w:rsidRDefault="002640DA" w:rsidP="001333F3">
            <w:pPr>
              <w:spacing w:after="0" w:line="240" w:lineRule="auto"/>
            </w:pPr>
            <w:r w:rsidRPr="00E33D85">
              <w:t>Read order from the order table; update the status in demandware</w:t>
            </w:r>
          </w:p>
          <w:p w14:paraId="7E76E98F" w14:textId="77777777" w:rsidR="002640DA" w:rsidRPr="00E33D85" w:rsidRDefault="002640DA" w:rsidP="001333F3">
            <w:pPr>
              <w:spacing w:after="0" w:line="240" w:lineRule="auto"/>
            </w:pPr>
            <w:r w:rsidRPr="00E33D85">
              <w:t>The order statuses modified after conversion detail report ran successfully</w:t>
            </w:r>
          </w:p>
          <w:p w14:paraId="32EB1DA5" w14:textId="77777777" w:rsidR="002640DA" w:rsidRPr="00E33D85" w:rsidRDefault="002640DA" w:rsidP="001333F3">
            <w:pPr>
              <w:spacing w:after="0" w:line="240" w:lineRule="auto"/>
            </w:pPr>
            <w:r w:rsidRPr="00E33D85">
              <w:t>Order Status as CANCELLED</w:t>
            </w:r>
          </w:p>
        </w:tc>
      </w:tr>
    </w:tbl>
    <w:p w14:paraId="39282A0F" w14:textId="77777777" w:rsidR="002640DA" w:rsidRPr="00E33D85" w:rsidRDefault="002640DA" w:rsidP="002640DA">
      <w:pPr>
        <w:pStyle w:val="Heading3"/>
        <w:rPr>
          <w:rFonts w:asciiTheme="minorHAnsi" w:hAnsiTheme="minorHAnsi"/>
        </w:rPr>
      </w:pPr>
      <w:bookmarkStart w:id="98" w:name="_Toc491351823"/>
      <w:bookmarkStart w:id="99" w:name="_Toc492046215"/>
      <w:r>
        <w:rPr>
          <w:rFonts w:asciiTheme="minorHAnsi" w:hAnsiTheme="minorHAnsi"/>
        </w:rPr>
        <w:t>Alternate Payment Check Status Job</w:t>
      </w:r>
      <w:bookmarkEnd w:id="98"/>
      <w:bookmarkEnd w:id="99"/>
    </w:p>
    <w:p w14:paraId="54E259A4" w14:textId="77777777"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9"/>
        <w:gridCol w:w="1421"/>
        <w:gridCol w:w="1913"/>
        <w:gridCol w:w="2287"/>
        <w:gridCol w:w="3018"/>
      </w:tblGrid>
      <w:tr w:rsidR="002640DA" w:rsidRPr="00E33D85" w14:paraId="76E18BC2" w14:textId="77777777" w:rsidTr="001333F3">
        <w:tc>
          <w:tcPr>
            <w:tcW w:w="1549" w:type="dxa"/>
            <w:shd w:val="clear" w:color="auto" w:fill="BFBFBF" w:themeFill="background1" w:themeFillShade="BF"/>
          </w:tcPr>
          <w:p w14:paraId="0A95C5DE" w14:textId="77777777" w:rsidR="002640DA" w:rsidRPr="00E33D85" w:rsidRDefault="002640DA" w:rsidP="001333F3">
            <w:pPr>
              <w:spacing w:after="0" w:line="240" w:lineRule="auto"/>
              <w:rPr>
                <w:b/>
                <w:bCs/>
                <w:color w:val="000000"/>
              </w:rPr>
            </w:pPr>
            <w:r>
              <w:rPr>
                <w:b/>
                <w:bCs/>
                <w:color w:val="000000"/>
              </w:rPr>
              <w:t>Decision</w:t>
            </w:r>
          </w:p>
        </w:tc>
        <w:tc>
          <w:tcPr>
            <w:tcW w:w="1421" w:type="dxa"/>
            <w:shd w:val="clear" w:color="auto" w:fill="BFBFBF" w:themeFill="background1" w:themeFillShade="BF"/>
          </w:tcPr>
          <w:p w14:paraId="2ED48E98" w14:textId="77777777" w:rsidR="002640DA" w:rsidRDefault="002640DA" w:rsidP="001333F3">
            <w:pPr>
              <w:spacing w:after="0" w:line="240" w:lineRule="auto"/>
              <w:rPr>
                <w:b/>
                <w:bCs/>
                <w:color w:val="000000"/>
              </w:rPr>
            </w:pPr>
            <w:r>
              <w:rPr>
                <w:b/>
                <w:bCs/>
                <w:color w:val="000000"/>
              </w:rPr>
              <w:t>Reason Code</w:t>
            </w:r>
          </w:p>
        </w:tc>
        <w:tc>
          <w:tcPr>
            <w:tcW w:w="1913" w:type="dxa"/>
            <w:shd w:val="clear" w:color="auto" w:fill="BFBFBF" w:themeFill="background1" w:themeFillShade="BF"/>
          </w:tcPr>
          <w:p w14:paraId="2B6F38DC" w14:textId="77777777" w:rsidR="002640DA" w:rsidRDefault="002640DA" w:rsidP="001333F3">
            <w:pPr>
              <w:spacing w:after="0" w:line="240" w:lineRule="auto"/>
              <w:rPr>
                <w:b/>
                <w:bCs/>
                <w:color w:val="000000"/>
              </w:rPr>
            </w:pPr>
            <w:r>
              <w:rPr>
                <w:b/>
                <w:bCs/>
                <w:color w:val="000000"/>
              </w:rPr>
              <w:t>Payment Status</w:t>
            </w:r>
          </w:p>
        </w:tc>
        <w:tc>
          <w:tcPr>
            <w:tcW w:w="2287" w:type="dxa"/>
            <w:shd w:val="clear" w:color="auto" w:fill="BFBFBF" w:themeFill="background1" w:themeFillShade="BF"/>
          </w:tcPr>
          <w:p w14:paraId="64E50904" w14:textId="77777777" w:rsidR="002640DA" w:rsidRPr="00E33D85" w:rsidRDefault="002640DA" w:rsidP="001333F3">
            <w:pPr>
              <w:spacing w:after="0" w:line="240" w:lineRule="auto"/>
              <w:rPr>
                <w:b/>
                <w:bCs/>
                <w:color w:val="000000"/>
              </w:rPr>
            </w:pPr>
            <w:r>
              <w:rPr>
                <w:b/>
                <w:bCs/>
                <w:color w:val="000000"/>
              </w:rPr>
              <w:t>Description</w:t>
            </w:r>
          </w:p>
        </w:tc>
        <w:tc>
          <w:tcPr>
            <w:tcW w:w="3018" w:type="dxa"/>
            <w:shd w:val="clear" w:color="auto" w:fill="BFBFBF" w:themeFill="background1" w:themeFillShade="BF"/>
          </w:tcPr>
          <w:p w14:paraId="4197C807" w14:textId="77777777" w:rsidR="002640DA" w:rsidRPr="00E33D85" w:rsidRDefault="002640DA" w:rsidP="001333F3">
            <w:pPr>
              <w:spacing w:after="0" w:line="240" w:lineRule="auto"/>
              <w:rPr>
                <w:b/>
                <w:bCs/>
                <w:color w:val="000000"/>
              </w:rPr>
            </w:pPr>
            <w:r w:rsidRPr="00E33D85">
              <w:rPr>
                <w:b/>
                <w:bCs/>
                <w:color w:val="000000"/>
              </w:rPr>
              <w:t>Result</w:t>
            </w:r>
          </w:p>
        </w:tc>
      </w:tr>
      <w:tr w:rsidR="002640DA" w:rsidRPr="00E33D85" w14:paraId="5DEC8B4D" w14:textId="77777777" w:rsidTr="001333F3">
        <w:tc>
          <w:tcPr>
            <w:tcW w:w="1549" w:type="dxa"/>
          </w:tcPr>
          <w:p w14:paraId="45BB7BCD" w14:textId="77777777" w:rsidR="002640DA" w:rsidRPr="00E33D85" w:rsidRDefault="002640DA" w:rsidP="001333F3">
            <w:pPr>
              <w:spacing w:after="0" w:line="240" w:lineRule="auto"/>
            </w:pPr>
            <w:r>
              <w:t>ACCEPT</w:t>
            </w:r>
          </w:p>
        </w:tc>
        <w:tc>
          <w:tcPr>
            <w:tcW w:w="1421" w:type="dxa"/>
          </w:tcPr>
          <w:p w14:paraId="448937B9" w14:textId="77777777" w:rsidR="002640DA" w:rsidRDefault="002640DA" w:rsidP="001333F3">
            <w:pPr>
              <w:spacing w:after="0" w:line="240" w:lineRule="auto"/>
            </w:pPr>
            <w:r>
              <w:t>100</w:t>
            </w:r>
          </w:p>
        </w:tc>
        <w:tc>
          <w:tcPr>
            <w:tcW w:w="1913" w:type="dxa"/>
          </w:tcPr>
          <w:p w14:paraId="5F2B7C49" w14:textId="77777777" w:rsidR="002640DA" w:rsidRDefault="002640DA" w:rsidP="001333F3">
            <w:pPr>
              <w:spacing w:after="0" w:line="240" w:lineRule="auto"/>
            </w:pPr>
            <w:r>
              <w:t>COMPLETED</w:t>
            </w:r>
          </w:p>
          <w:p w14:paraId="224BF2AF" w14:textId="77777777" w:rsidR="002640DA" w:rsidRDefault="002640DA" w:rsidP="001333F3">
            <w:pPr>
              <w:spacing w:after="0" w:line="240" w:lineRule="auto"/>
            </w:pPr>
            <w:r>
              <w:t>authorized</w:t>
            </w:r>
          </w:p>
          <w:p w14:paraId="56A9E835" w14:textId="77777777" w:rsidR="002640DA" w:rsidRDefault="002640DA" w:rsidP="001333F3">
            <w:pPr>
              <w:spacing w:after="0" w:line="240" w:lineRule="auto"/>
            </w:pPr>
            <w:r>
              <w:t>settled</w:t>
            </w:r>
          </w:p>
          <w:p w14:paraId="4F3E21C7" w14:textId="77777777" w:rsidR="002640DA" w:rsidRDefault="002640DA" w:rsidP="001333F3">
            <w:pPr>
              <w:spacing w:after="0" w:line="240" w:lineRule="auto"/>
            </w:pPr>
          </w:p>
        </w:tc>
        <w:tc>
          <w:tcPr>
            <w:tcW w:w="2287" w:type="dxa"/>
          </w:tcPr>
          <w:p w14:paraId="1DA2B80C" w14:textId="77777777" w:rsidR="002640DA" w:rsidRPr="00E33D85" w:rsidRDefault="002640DA" w:rsidP="001333F3">
            <w:pPr>
              <w:spacing w:after="0" w:line="240" w:lineRule="auto"/>
            </w:pPr>
            <w:r w:rsidRPr="00A55D32">
              <w:t>Successful transaction.</w:t>
            </w:r>
          </w:p>
        </w:tc>
        <w:tc>
          <w:tcPr>
            <w:tcW w:w="3018" w:type="dxa"/>
          </w:tcPr>
          <w:p w14:paraId="067B554B" w14:textId="77777777" w:rsidR="002640DA" w:rsidRPr="00E33D85" w:rsidRDefault="002640DA" w:rsidP="001333F3">
            <w:pPr>
              <w:spacing w:after="0" w:line="240" w:lineRule="auto"/>
            </w:pPr>
            <w:r w:rsidRPr="00E33D85">
              <w:t>Read order from the order table; Update the status in demandware</w:t>
            </w:r>
          </w:p>
          <w:p w14:paraId="4483C2D0" w14:textId="77777777" w:rsidR="002640DA" w:rsidRPr="00E33D85" w:rsidRDefault="002640DA" w:rsidP="001333F3">
            <w:pPr>
              <w:spacing w:after="0" w:line="240" w:lineRule="auto"/>
            </w:pPr>
            <w:r w:rsidRPr="00E33D85">
              <w:t>The order statuses modified after conversion detail report ran successfully</w:t>
            </w:r>
          </w:p>
          <w:p w14:paraId="0DD5719E" w14:textId="77777777" w:rsidR="002640DA" w:rsidRPr="00E33D85" w:rsidRDefault="002640DA" w:rsidP="001333F3">
            <w:pPr>
              <w:spacing w:after="0" w:line="240" w:lineRule="auto"/>
            </w:pPr>
            <w:r w:rsidRPr="00E33D85">
              <w:t>Order Confirmation Status as CONFIRMED</w:t>
            </w:r>
          </w:p>
          <w:p w14:paraId="50747BE3" w14:textId="77777777" w:rsidR="002640DA" w:rsidRPr="00E33D85" w:rsidRDefault="002640DA" w:rsidP="001333F3">
            <w:pPr>
              <w:spacing w:after="0" w:line="240" w:lineRule="auto"/>
            </w:pPr>
            <w:r w:rsidRPr="00E33D85">
              <w:t>Order Status as NEW/OPEN</w:t>
            </w:r>
          </w:p>
          <w:p w14:paraId="1FC183DD" w14:textId="77777777" w:rsidR="002640DA" w:rsidRPr="00E33D85" w:rsidRDefault="002640DA" w:rsidP="001333F3">
            <w:pPr>
              <w:spacing w:after="0" w:line="240" w:lineRule="auto"/>
            </w:pPr>
            <w:r w:rsidRPr="00E33D85">
              <w:t>Export Status as Ready For Export</w:t>
            </w:r>
          </w:p>
        </w:tc>
      </w:tr>
      <w:tr w:rsidR="002640DA" w:rsidRPr="00E33D85" w14:paraId="4A6357F4" w14:textId="77777777" w:rsidTr="001333F3">
        <w:tc>
          <w:tcPr>
            <w:tcW w:w="1549" w:type="dxa"/>
          </w:tcPr>
          <w:p w14:paraId="56A8F6E4" w14:textId="77777777" w:rsidR="002640DA" w:rsidRPr="00E33D85" w:rsidRDefault="002640DA" w:rsidP="001333F3">
            <w:pPr>
              <w:spacing w:after="0" w:line="240" w:lineRule="auto"/>
            </w:pPr>
            <w:r>
              <w:t>ACCEPT</w:t>
            </w:r>
          </w:p>
        </w:tc>
        <w:tc>
          <w:tcPr>
            <w:tcW w:w="1421" w:type="dxa"/>
          </w:tcPr>
          <w:p w14:paraId="2B147494" w14:textId="77777777" w:rsidR="002640DA" w:rsidRPr="00E33D85" w:rsidRDefault="002640DA" w:rsidP="001333F3">
            <w:pPr>
              <w:spacing w:after="0" w:line="240" w:lineRule="auto"/>
            </w:pPr>
            <w:r>
              <w:t>100</w:t>
            </w:r>
          </w:p>
        </w:tc>
        <w:tc>
          <w:tcPr>
            <w:tcW w:w="1913" w:type="dxa"/>
          </w:tcPr>
          <w:p w14:paraId="4AC90CE2" w14:textId="77777777" w:rsidR="002640DA" w:rsidRDefault="002640DA" w:rsidP="001333F3">
            <w:pPr>
              <w:spacing w:after="0" w:line="240" w:lineRule="auto"/>
            </w:pPr>
            <w:r>
              <w:t>PENDING</w:t>
            </w:r>
          </w:p>
          <w:p w14:paraId="1E002002" w14:textId="77777777" w:rsidR="002640DA" w:rsidRPr="00E33D85" w:rsidRDefault="002640DA" w:rsidP="001333F3">
            <w:pPr>
              <w:spacing w:after="0" w:line="240" w:lineRule="auto"/>
            </w:pPr>
            <w:r>
              <w:t>pending</w:t>
            </w:r>
          </w:p>
        </w:tc>
        <w:tc>
          <w:tcPr>
            <w:tcW w:w="2287" w:type="dxa"/>
          </w:tcPr>
          <w:p w14:paraId="05D8A168" w14:textId="77777777" w:rsidR="002640DA" w:rsidRPr="00E33D85" w:rsidRDefault="002640DA" w:rsidP="001333F3">
            <w:pPr>
              <w:spacing w:after="0" w:line="240" w:lineRule="auto"/>
            </w:pPr>
            <w:r w:rsidRPr="00A55D32">
              <w:t>Successful transaction.</w:t>
            </w:r>
          </w:p>
        </w:tc>
        <w:tc>
          <w:tcPr>
            <w:tcW w:w="3018" w:type="dxa"/>
          </w:tcPr>
          <w:p w14:paraId="62B4BA7E" w14:textId="77777777" w:rsidR="002640DA" w:rsidRPr="00E33D85" w:rsidRDefault="002640DA" w:rsidP="001333F3">
            <w:pPr>
              <w:spacing w:after="0" w:line="240" w:lineRule="auto"/>
            </w:pPr>
            <w:r>
              <w:t>No Demandware Order status updated</w:t>
            </w:r>
          </w:p>
        </w:tc>
      </w:tr>
      <w:tr w:rsidR="002640DA" w:rsidRPr="00E33D85" w14:paraId="6319091F" w14:textId="77777777" w:rsidTr="001333F3">
        <w:tc>
          <w:tcPr>
            <w:tcW w:w="1549" w:type="dxa"/>
          </w:tcPr>
          <w:p w14:paraId="6031FFDC" w14:textId="77777777" w:rsidR="002640DA" w:rsidRDefault="002640DA" w:rsidP="001333F3">
            <w:pPr>
              <w:spacing w:after="0" w:line="240" w:lineRule="auto"/>
            </w:pPr>
            <w:r>
              <w:t>ACCEPT</w:t>
            </w:r>
          </w:p>
        </w:tc>
        <w:tc>
          <w:tcPr>
            <w:tcW w:w="1421" w:type="dxa"/>
          </w:tcPr>
          <w:p w14:paraId="79317B0D" w14:textId="77777777" w:rsidR="002640DA" w:rsidRDefault="002640DA" w:rsidP="001333F3">
            <w:pPr>
              <w:spacing w:after="0" w:line="240" w:lineRule="auto"/>
            </w:pPr>
            <w:r>
              <w:t>100</w:t>
            </w:r>
          </w:p>
        </w:tc>
        <w:tc>
          <w:tcPr>
            <w:tcW w:w="1913" w:type="dxa"/>
          </w:tcPr>
          <w:p w14:paraId="7A4AA3A5" w14:textId="77777777" w:rsidR="002640DA" w:rsidRPr="00324A96" w:rsidRDefault="002640DA" w:rsidP="001333F3">
            <w:pPr>
              <w:spacing w:after="0" w:line="240" w:lineRule="auto"/>
            </w:pPr>
            <w:r w:rsidRPr="00324A96">
              <w:t>ABANDONED</w:t>
            </w:r>
          </w:p>
          <w:p w14:paraId="1C74EFF3" w14:textId="77777777" w:rsidR="002640DA" w:rsidRPr="00324A96" w:rsidRDefault="002640DA" w:rsidP="001333F3">
            <w:pPr>
              <w:spacing w:after="0" w:line="240" w:lineRule="auto"/>
            </w:pPr>
            <w:r w:rsidRPr="00324A96">
              <w:lastRenderedPageBreak/>
              <w:t>TRADE_NOT_EXIST</w:t>
            </w:r>
          </w:p>
          <w:p w14:paraId="4D25EC42" w14:textId="77777777" w:rsidR="002640DA" w:rsidRPr="00324A96" w:rsidRDefault="002640DA" w:rsidP="001333F3">
            <w:pPr>
              <w:spacing w:after="0" w:line="240" w:lineRule="auto"/>
            </w:pPr>
            <w:r w:rsidRPr="00324A96">
              <w:t>Failed</w:t>
            </w:r>
          </w:p>
          <w:p w14:paraId="42E5758B" w14:textId="77777777" w:rsidR="002640DA" w:rsidRDefault="002640DA" w:rsidP="001333F3">
            <w:pPr>
              <w:spacing w:after="0" w:line="240" w:lineRule="auto"/>
            </w:pPr>
            <w:r w:rsidRPr="00324A96">
              <w:t>abandoned</w:t>
            </w:r>
          </w:p>
        </w:tc>
        <w:tc>
          <w:tcPr>
            <w:tcW w:w="2287" w:type="dxa"/>
          </w:tcPr>
          <w:p w14:paraId="77DB3FF7" w14:textId="77777777" w:rsidR="002640DA" w:rsidRPr="00A55D32" w:rsidRDefault="002640DA" w:rsidP="001333F3">
            <w:pPr>
              <w:spacing w:after="0" w:line="240" w:lineRule="auto"/>
            </w:pPr>
            <w:r w:rsidRPr="00A55D32">
              <w:lastRenderedPageBreak/>
              <w:t>Successful transaction.</w:t>
            </w:r>
          </w:p>
        </w:tc>
        <w:tc>
          <w:tcPr>
            <w:tcW w:w="3018" w:type="dxa"/>
          </w:tcPr>
          <w:p w14:paraId="3131EB34" w14:textId="77777777" w:rsidR="002640DA" w:rsidRDefault="002640DA" w:rsidP="001333F3">
            <w:pPr>
              <w:spacing w:after="0" w:line="240" w:lineRule="auto"/>
            </w:pPr>
            <w:r>
              <w:t>Oder FAILED in Demandware</w:t>
            </w:r>
          </w:p>
        </w:tc>
      </w:tr>
      <w:tr w:rsidR="002640DA" w:rsidRPr="00E33D85" w14:paraId="2AE95BFB" w14:textId="77777777" w:rsidTr="001333F3">
        <w:tc>
          <w:tcPr>
            <w:tcW w:w="1549" w:type="dxa"/>
          </w:tcPr>
          <w:p w14:paraId="527FE54B" w14:textId="77777777" w:rsidR="002640DA" w:rsidRDefault="002640DA" w:rsidP="001333F3">
            <w:pPr>
              <w:spacing w:after="0" w:line="240" w:lineRule="auto"/>
            </w:pPr>
            <w:r>
              <w:t>REJECT/FAILED</w:t>
            </w:r>
          </w:p>
        </w:tc>
        <w:tc>
          <w:tcPr>
            <w:tcW w:w="1421" w:type="dxa"/>
          </w:tcPr>
          <w:p w14:paraId="0F8C51D4" w14:textId="77777777" w:rsidR="002640DA" w:rsidRDefault="002640DA" w:rsidP="001333F3">
            <w:pPr>
              <w:spacing w:after="0" w:line="240" w:lineRule="auto"/>
            </w:pPr>
            <w:r>
              <w:t>102,150,203,</w:t>
            </w:r>
          </w:p>
          <w:p w14:paraId="152BF4DB" w14:textId="77777777" w:rsidR="002640DA" w:rsidRDefault="002640DA" w:rsidP="001333F3">
            <w:pPr>
              <w:spacing w:after="0" w:line="240" w:lineRule="auto"/>
            </w:pPr>
            <w:r>
              <w:t>204,233</w:t>
            </w:r>
          </w:p>
        </w:tc>
        <w:tc>
          <w:tcPr>
            <w:tcW w:w="1913" w:type="dxa"/>
          </w:tcPr>
          <w:p w14:paraId="525D29EF" w14:textId="77777777" w:rsidR="002640DA" w:rsidRPr="00324A96" w:rsidRDefault="002640DA" w:rsidP="001333F3">
            <w:pPr>
              <w:spacing w:after="0" w:line="240" w:lineRule="auto"/>
            </w:pPr>
            <w:r>
              <w:t>failed</w:t>
            </w:r>
          </w:p>
        </w:tc>
        <w:tc>
          <w:tcPr>
            <w:tcW w:w="2287" w:type="dxa"/>
          </w:tcPr>
          <w:p w14:paraId="5B1E8E63" w14:textId="77777777" w:rsidR="002640DA" w:rsidRPr="00A55D32" w:rsidRDefault="002640DA" w:rsidP="001333F3">
            <w:pPr>
              <w:spacing w:after="0" w:line="240" w:lineRule="auto"/>
            </w:pPr>
            <w:r w:rsidRPr="00A55D32">
              <w:t>One or more fields in the request contain invalid data.</w:t>
            </w:r>
          </w:p>
          <w:p w14:paraId="3E4960A1" w14:textId="77777777" w:rsidR="002640DA" w:rsidRPr="00A55D32" w:rsidRDefault="002640DA" w:rsidP="001333F3">
            <w:pPr>
              <w:spacing w:after="0" w:line="240" w:lineRule="auto"/>
            </w:pPr>
            <w:r w:rsidRPr="00A55D32">
              <w:t>Processor declined the transaction because of funding source problems, or the transaction was flagged as high risk.</w:t>
            </w:r>
          </w:p>
          <w:p w14:paraId="200CD336" w14:textId="77777777" w:rsidR="002640DA" w:rsidRPr="00A55D32" w:rsidRDefault="002640DA" w:rsidP="001333F3">
            <w:pPr>
              <w:spacing w:after="0" w:line="240" w:lineRule="auto"/>
            </w:pPr>
            <w:r w:rsidRPr="00A55D32">
              <w:t>Payment declined because of insufficient funds in the account</w:t>
            </w:r>
          </w:p>
          <w:p w14:paraId="270F867A" w14:textId="77777777" w:rsidR="002640DA" w:rsidRPr="00A55D32" w:rsidRDefault="002640DA" w:rsidP="001333F3">
            <w:pPr>
              <w:spacing w:after="0" w:line="240" w:lineRule="auto"/>
            </w:pPr>
            <w:r w:rsidRPr="00A55D32">
              <w:t>Processor declined the transaction because of tax errors or government compliance errors</w:t>
            </w:r>
          </w:p>
        </w:tc>
        <w:tc>
          <w:tcPr>
            <w:tcW w:w="3018" w:type="dxa"/>
          </w:tcPr>
          <w:p w14:paraId="19A6B137" w14:textId="77777777" w:rsidR="002640DA" w:rsidRDefault="002640DA" w:rsidP="001333F3">
            <w:pPr>
              <w:spacing w:after="0" w:line="240" w:lineRule="auto"/>
            </w:pPr>
            <w:r>
              <w:t>Oder FAILED in Demandware</w:t>
            </w:r>
          </w:p>
        </w:tc>
      </w:tr>
    </w:tbl>
    <w:p w14:paraId="557A6D38" w14:textId="77777777" w:rsidR="002640DA" w:rsidRPr="00E33D85" w:rsidRDefault="002640DA" w:rsidP="00BC24CE">
      <w:pPr>
        <w:pStyle w:val="Listenabsatz"/>
        <w:ind w:left="0"/>
        <w:rPr>
          <w:rFonts w:cs="Arial"/>
        </w:rPr>
      </w:pPr>
    </w:p>
    <w:p w14:paraId="54BCF0A8" w14:textId="77777777" w:rsidR="00BC24CE" w:rsidRPr="00E33D85" w:rsidRDefault="00BC24CE" w:rsidP="00BC24CE">
      <w:pPr>
        <w:pStyle w:val="Heading3"/>
        <w:rPr>
          <w:rFonts w:asciiTheme="minorHAnsi" w:hAnsiTheme="minorHAnsi"/>
        </w:rPr>
      </w:pPr>
      <w:bookmarkStart w:id="100" w:name="_Toc491351832"/>
      <w:bookmarkStart w:id="101" w:name="_Toc492046216"/>
      <w:r>
        <w:rPr>
          <w:rFonts w:asciiTheme="minorHAnsi" w:hAnsiTheme="minorHAnsi"/>
        </w:rPr>
        <w:t xml:space="preserve">CyberSource Decision and DW </w:t>
      </w:r>
      <w:r w:rsidRPr="00E33D85">
        <w:rPr>
          <w:rFonts w:asciiTheme="minorHAnsi" w:hAnsiTheme="minorHAnsi"/>
        </w:rPr>
        <w:t>Order Status Mapping</w:t>
      </w:r>
      <w:bookmarkEnd w:id="100"/>
      <w:bookmarkEnd w:id="101"/>
    </w:p>
    <w:p w14:paraId="6F694BC6" w14:textId="77777777" w:rsidR="00BC24CE" w:rsidRPr="00E33D85" w:rsidRDefault="00BC24CE" w:rsidP="005C1822">
      <w:pPr>
        <w:pStyle w:val="BodyText"/>
      </w:pPr>
    </w:p>
    <w:tbl>
      <w:tblPr>
        <w:tblW w:w="0" w:type="auto"/>
        <w:tblCellMar>
          <w:left w:w="0" w:type="dxa"/>
          <w:right w:w="0" w:type="dxa"/>
        </w:tblCellMar>
        <w:tblLook w:val="04A0" w:firstRow="1" w:lastRow="0" w:firstColumn="1" w:lastColumn="0" w:noHBand="0" w:noVBand="1"/>
      </w:tblPr>
      <w:tblGrid>
        <w:gridCol w:w="1803"/>
        <w:gridCol w:w="1635"/>
        <w:gridCol w:w="2250"/>
        <w:gridCol w:w="1890"/>
        <w:gridCol w:w="2700"/>
      </w:tblGrid>
      <w:tr w:rsidR="00BC24CE" w:rsidRPr="00E33D85" w14:paraId="69CAB65B" w14:textId="77777777" w:rsidTr="00991425">
        <w:tc>
          <w:tcPr>
            <w:tcW w:w="180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358CD69A" w14:textId="77777777" w:rsidR="00BC24CE" w:rsidRPr="00E33D85" w:rsidRDefault="00BC24CE" w:rsidP="00991425">
            <w:pPr>
              <w:spacing w:after="0" w:line="240" w:lineRule="auto"/>
              <w:rPr>
                <w:rFonts w:cs="Calibri"/>
                <w:b/>
                <w:sz w:val="24"/>
                <w:szCs w:val="24"/>
              </w:rPr>
            </w:pPr>
            <w:r w:rsidRPr="00E33D85">
              <w:rPr>
                <w:b/>
                <w:sz w:val="24"/>
                <w:szCs w:val="24"/>
              </w:rPr>
              <w:t>CYB Status</w:t>
            </w:r>
          </w:p>
        </w:tc>
        <w:tc>
          <w:tcPr>
            <w:tcW w:w="1635"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7711AC88" w14:textId="77777777" w:rsidR="00BC24CE" w:rsidRPr="00E33D85" w:rsidRDefault="00BC24CE" w:rsidP="00991425">
            <w:pPr>
              <w:spacing w:after="0" w:line="240" w:lineRule="auto"/>
              <w:rPr>
                <w:rFonts w:cs="Calibri"/>
                <w:b/>
                <w:sz w:val="24"/>
                <w:szCs w:val="24"/>
              </w:rPr>
            </w:pPr>
            <w:r w:rsidRPr="00E33D85">
              <w:rPr>
                <w:b/>
                <w:sz w:val="24"/>
                <w:szCs w:val="24"/>
              </w:rPr>
              <w:t>Order Status</w:t>
            </w:r>
          </w:p>
        </w:tc>
        <w:tc>
          <w:tcPr>
            <w:tcW w:w="225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7C14CE65" w14:textId="77777777" w:rsidR="00BC24CE" w:rsidRPr="00E33D85" w:rsidRDefault="00BC24CE" w:rsidP="00991425">
            <w:pPr>
              <w:spacing w:after="0" w:line="240" w:lineRule="auto"/>
              <w:rPr>
                <w:rFonts w:cs="Calibri"/>
                <w:b/>
                <w:sz w:val="24"/>
                <w:szCs w:val="24"/>
              </w:rPr>
            </w:pPr>
            <w:r w:rsidRPr="00E33D85">
              <w:rPr>
                <w:b/>
                <w:sz w:val="24"/>
                <w:szCs w:val="24"/>
              </w:rPr>
              <w:t>Confirmation status</w:t>
            </w:r>
          </w:p>
        </w:tc>
        <w:tc>
          <w:tcPr>
            <w:tcW w:w="189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453EF599" w14:textId="77777777" w:rsidR="00BC24CE" w:rsidRPr="00E33D85" w:rsidRDefault="00BC24CE" w:rsidP="00991425">
            <w:pPr>
              <w:spacing w:after="0" w:line="240" w:lineRule="auto"/>
              <w:rPr>
                <w:rFonts w:cs="Calibri"/>
                <w:b/>
                <w:sz w:val="24"/>
                <w:szCs w:val="24"/>
              </w:rPr>
            </w:pPr>
            <w:r w:rsidRPr="00E33D85">
              <w:rPr>
                <w:b/>
                <w:sz w:val="24"/>
                <w:szCs w:val="24"/>
              </w:rPr>
              <w:t>Payment status</w:t>
            </w:r>
          </w:p>
        </w:tc>
        <w:tc>
          <w:tcPr>
            <w:tcW w:w="270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1B60C0A2" w14:textId="77777777" w:rsidR="00BC24CE" w:rsidRPr="00E33D85" w:rsidRDefault="00BC24CE" w:rsidP="00991425">
            <w:pPr>
              <w:spacing w:after="0" w:line="240" w:lineRule="auto"/>
              <w:rPr>
                <w:rFonts w:cs="Calibri"/>
                <w:b/>
                <w:sz w:val="24"/>
                <w:szCs w:val="24"/>
              </w:rPr>
            </w:pPr>
            <w:r w:rsidRPr="00E33D85">
              <w:rPr>
                <w:b/>
                <w:sz w:val="24"/>
                <w:szCs w:val="24"/>
              </w:rPr>
              <w:t>Export status</w:t>
            </w:r>
          </w:p>
        </w:tc>
      </w:tr>
      <w:tr w:rsidR="00BC24CE" w:rsidRPr="00E33D85" w14:paraId="7A5BB242"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0C2A10B" w14:textId="77777777" w:rsidR="00BC24CE" w:rsidRPr="00E33D85" w:rsidRDefault="00BC24CE" w:rsidP="00991425">
            <w:pPr>
              <w:spacing w:after="0" w:line="240" w:lineRule="auto"/>
              <w:rPr>
                <w:rFonts w:cs="Calibri"/>
                <w:sz w:val="24"/>
                <w:szCs w:val="24"/>
              </w:rPr>
            </w:pPr>
            <w:r w:rsidRPr="00E33D85">
              <w:rPr>
                <w:sz w:val="24"/>
                <w:szCs w:val="24"/>
              </w:rPr>
              <w:t>Auth/Accept</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65A8F09F" w14:textId="77777777" w:rsidR="00BC24CE" w:rsidRPr="00E33D85" w:rsidRDefault="00BC24CE" w:rsidP="00991425">
            <w:pPr>
              <w:spacing w:after="0" w:line="240" w:lineRule="auto"/>
              <w:rPr>
                <w:rFonts w:cs="Calibri"/>
                <w:sz w:val="24"/>
                <w:szCs w:val="24"/>
              </w:rPr>
            </w:pPr>
            <w:r w:rsidRPr="00E33D85">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1D23E47F" w14:textId="77777777" w:rsidR="00BC24CE" w:rsidRPr="00E33D85" w:rsidRDefault="00BC24CE" w:rsidP="00991425">
            <w:pPr>
              <w:spacing w:after="0" w:line="240" w:lineRule="auto"/>
              <w:rPr>
                <w:rFonts w:cs="Calibri"/>
                <w:sz w:val="24"/>
                <w:szCs w:val="24"/>
              </w:rPr>
            </w:pPr>
            <w:r w:rsidRPr="00E33D85">
              <w:rPr>
                <w:sz w:val="24"/>
                <w:szCs w:val="24"/>
              </w:rPr>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0501A2B9" w14:textId="77777777" w:rsidR="00BC24CE" w:rsidRPr="00E33D85" w:rsidRDefault="00BC24CE" w:rsidP="00991425">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14:paraId="2ACC4ABB" w14:textId="77777777" w:rsidR="00BC24CE" w:rsidRPr="00E33D85" w:rsidRDefault="00BC24CE" w:rsidP="00991425">
            <w:pPr>
              <w:spacing w:after="0" w:line="240" w:lineRule="auto"/>
              <w:rPr>
                <w:rFonts w:cs="Calibri"/>
                <w:sz w:val="24"/>
                <w:szCs w:val="24"/>
              </w:rPr>
            </w:pPr>
            <w:r w:rsidRPr="00E33D85">
              <w:rPr>
                <w:sz w:val="24"/>
                <w:szCs w:val="24"/>
              </w:rPr>
              <w:t>Ready for export</w:t>
            </w:r>
          </w:p>
        </w:tc>
      </w:tr>
      <w:tr w:rsidR="00BC24CE" w:rsidRPr="00E33D85" w14:paraId="7D7E1FC1"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AD29560" w14:textId="77777777" w:rsidR="00BC24CE" w:rsidRPr="00E33D85" w:rsidRDefault="00BC24CE" w:rsidP="00991425">
            <w:pPr>
              <w:spacing w:after="0" w:line="240" w:lineRule="auto"/>
              <w:rPr>
                <w:rFonts w:cs="Calibri"/>
                <w:sz w:val="24"/>
                <w:szCs w:val="24"/>
              </w:rPr>
            </w:pPr>
            <w:r w:rsidRPr="00E33D85">
              <w:rPr>
                <w:sz w:val="24"/>
                <w:szCs w:val="24"/>
              </w:rPr>
              <w:t>Capture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6BB9400A" w14:textId="77777777" w:rsidR="00BC24CE" w:rsidRPr="00E33D85" w:rsidRDefault="00BC24CE" w:rsidP="00991425">
            <w:pPr>
              <w:spacing w:after="0" w:line="240" w:lineRule="auto"/>
              <w:rPr>
                <w:rFonts w:cs="Calibri"/>
                <w:sz w:val="24"/>
                <w:szCs w:val="24"/>
              </w:rPr>
            </w:pPr>
            <w:r w:rsidRPr="00E33D85">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3CDABA5E" w14:textId="77777777" w:rsidR="00BC24CE" w:rsidRPr="00E33D85" w:rsidRDefault="00BC24CE" w:rsidP="00991425">
            <w:pPr>
              <w:spacing w:after="0" w:line="240" w:lineRule="auto"/>
              <w:rPr>
                <w:rFonts w:cs="Calibri"/>
                <w:sz w:val="24"/>
                <w:szCs w:val="24"/>
              </w:rPr>
            </w:pPr>
            <w:r w:rsidRPr="00E33D85">
              <w:rPr>
                <w:sz w:val="24"/>
                <w:szCs w:val="24"/>
              </w:rPr>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2E2C7002" w14:textId="77777777" w:rsidR="00BC24CE" w:rsidRPr="00E33D85" w:rsidRDefault="00BC24CE" w:rsidP="00991425">
            <w:pPr>
              <w:spacing w:after="0" w:line="240" w:lineRule="auto"/>
              <w:rPr>
                <w:rFonts w:cs="Calibri"/>
                <w:sz w:val="24"/>
                <w:szCs w:val="24"/>
              </w:rPr>
            </w:pPr>
            <w:r w:rsidRPr="00E33D85">
              <w:rPr>
                <w:sz w:val="24"/>
                <w:szCs w:val="24"/>
              </w:rPr>
              <w:t>Paid</w:t>
            </w:r>
          </w:p>
        </w:tc>
        <w:tc>
          <w:tcPr>
            <w:tcW w:w="2700" w:type="dxa"/>
            <w:tcBorders>
              <w:top w:val="nil"/>
              <w:left w:val="nil"/>
              <w:bottom w:val="single" w:sz="8" w:space="0" w:color="auto"/>
              <w:right w:val="single" w:sz="8" w:space="0" w:color="auto"/>
            </w:tcBorders>
            <w:tcMar>
              <w:top w:w="0" w:type="dxa"/>
              <w:left w:w="108" w:type="dxa"/>
              <w:bottom w:w="0" w:type="dxa"/>
              <w:right w:w="108" w:type="dxa"/>
            </w:tcMar>
          </w:tcPr>
          <w:p w14:paraId="79D1B79E" w14:textId="77777777" w:rsidR="00BC24CE" w:rsidRPr="00E33D85" w:rsidRDefault="00BC24CE" w:rsidP="00991425">
            <w:pPr>
              <w:spacing w:after="0" w:line="240" w:lineRule="auto"/>
              <w:rPr>
                <w:rFonts w:cs="Calibri"/>
                <w:sz w:val="24"/>
                <w:szCs w:val="24"/>
              </w:rPr>
            </w:pPr>
          </w:p>
        </w:tc>
      </w:tr>
      <w:tr w:rsidR="00BC24CE" w:rsidRPr="00E33D85" w14:paraId="519D8734"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953CF3" w14:textId="77777777" w:rsidR="00BC24CE" w:rsidRPr="00E33D85" w:rsidRDefault="00BC24CE" w:rsidP="00991425">
            <w:pPr>
              <w:spacing w:after="0" w:line="240" w:lineRule="auto"/>
              <w:rPr>
                <w:rFonts w:cs="Calibri"/>
                <w:sz w:val="24"/>
                <w:szCs w:val="24"/>
              </w:rPr>
            </w:pPr>
            <w:r w:rsidRPr="00E33D85">
              <w:rPr>
                <w:sz w:val="24"/>
                <w:szCs w:val="24"/>
              </w:rPr>
              <w:t>Pending/Review</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7A5030A2" w14:textId="77777777" w:rsidR="00BC24CE" w:rsidRPr="00E33D85" w:rsidRDefault="00BC24CE" w:rsidP="00991425">
            <w:pPr>
              <w:spacing w:after="0" w:line="240" w:lineRule="auto"/>
              <w:rPr>
                <w:rFonts w:cs="Calibri"/>
                <w:sz w:val="24"/>
                <w:szCs w:val="24"/>
              </w:rPr>
            </w:pPr>
            <w:r w:rsidRPr="00E33D85">
              <w:rPr>
                <w:sz w:val="24"/>
                <w:szCs w:val="24"/>
              </w:rPr>
              <w:t>Created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7166A871" w14:textId="77777777" w:rsidR="00BC24CE" w:rsidRPr="00E33D85" w:rsidRDefault="00BC24CE" w:rsidP="00991425">
            <w:pPr>
              <w:spacing w:after="0" w:line="240" w:lineRule="auto"/>
              <w:rPr>
                <w:rFonts w:cs="Calibri"/>
                <w:sz w:val="24"/>
                <w:szCs w:val="24"/>
              </w:rPr>
            </w:pPr>
            <w:r w:rsidRPr="00E33D85">
              <w:rPr>
                <w:sz w:val="24"/>
                <w:szCs w:val="24"/>
              </w:rPr>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0A58DEFB" w14:textId="77777777" w:rsidR="00BC24CE" w:rsidRPr="00E33D85" w:rsidRDefault="00BC24CE" w:rsidP="00991425">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14:paraId="0E6EF444" w14:textId="77777777" w:rsidR="00BC24CE" w:rsidRPr="00E33D85" w:rsidRDefault="00BC24CE" w:rsidP="00991425">
            <w:pPr>
              <w:spacing w:after="0" w:line="240" w:lineRule="auto"/>
              <w:rPr>
                <w:rFonts w:cs="Calibri"/>
                <w:sz w:val="24"/>
                <w:szCs w:val="24"/>
              </w:rPr>
            </w:pPr>
            <w:r w:rsidRPr="00E33D85">
              <w:rPr>
                <w:sz w:val="24"/>
                <w:szCs w:val="24"/>
              </w:rPr>
              <w:t>Not Exported</w:t>
            </w:r>
          </w:p>
        </w:tc>
      </w:tr>
      <w:tr w:rsidR="00BC24CE" w:rsidRPr="00E33D85" w14:paraId="4AB2F2BB" w14:textId="77777777"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58C011" w14:textId="77777777" w:rsidR="00BC24CE" w:rsidRPr="00E33D85" w:rsidRDefault="00BC24CE" w:rsidP="00991425">
            <w:pPr>
              <w:spacing w:after="0" w:line="240" w:lineRule="auto"/>
              <w:rPr>
                <w:rFonts w:cs="Calibri"/>
                <w:sz w:val="24"/>
                <w:szCs w:val="24"/>
              </w:rPr>
            </w:pPr>
            <w:r w:rsidRPr="00E33D85">
              <w:rPr>
                <w:sz w:val="24"/>
                <w:szCs w:val="24"/>
              </w:rPr>
              <w:t>Reject/Decline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14:paraId="1ECD0E6A" w14:textId="77777777" w:rsidR="00BC24CE" w:rsidRPr="00E33D85" w:rsidRDefault="00BC24CE" w:rsidP="00991425">
            <w:pPr>
              <w:spacing w:after="0" w:line="240" w:lineRule="auto"/>
              <w:rPr>
                <w:rFonts w:cs="Calibri"/>
                <w:sz w:val="24"/>
                <w:szCs w:val="24"/>
              </w:rPr>
            </w:pPr>
            <w:r w:rsidRPr="00E33D85">
              <w:rPr>
                <w:sz w:val="24"/>
                <w:szCs w:val="24"/>
              </w:rPr>
              <w:t>Failed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14:paraId="3BAEC1DD" w14:textId="77777777" w:rsidR="00BC24CE" w:rsidRPr="00E33D85" w:rsidRDefault="00BC24CE" w:rsidP="00991425">
            <w:pPr>
              <w:spacing w:after="0" w:line="240" w:lineRule="auto"/>
              <w:rPr>
                <w:rFonts w:cs="Calibri"/>
                <w:sz w:val="24"/>
                <w:szCs w:val="24"/>
              </w:rPr>
            </w:pPr>
            <w:r w:rsidRPr="00E33D85">
              <w:rPr>
                <w:sz w:val="24"/>
                <w:szCs w:val="24"/>
              </w:rPr>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14:paraId="3A500E75" w14:textId="77777777" w:rsidR="00BC24CE" w:rsidRPr="00E33D85" w:rsidRDefault="00BC24CE" w:rsidP="00991425">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14:paraId="2C4769CF" w14:textId="77777777" w:rsidR="00BC24CE" w:rsidRPr="00E33D85" w:rsidRDefault="00BC24CE" w:rsidP="00991425">
            <w:pPr>
              <w:spacing w:after="0" w:line="240" w:lineRule="auto"/>
              <w:rPr>
                <w:rFonts w:cs="Calibri"/>
                <w:sz w:val="24"/>
                <w:szCs w:val="24"/>
              </w:rPr>
            </w:pPr>
            <w:r w:rsidRPr="00E33D85">
              <w:rPr>
                <w:sz w:val="24"/>
                <w:szCs w:val="24"/>
              </w:rPr>
              <w:t>Not Exported</w:t>
            </w:r>
          </w:p>
        </w:tc>
      </w:tr>
    </w:tbl>
    <w:p w14:paraId="4E16C32E" w14:textId="77777777" w:rsidR="003E37D2" w:rsidRPr="00E33D85" w:rsidRDefault="003E37D2" w:rsidP="003E37D2">
      <w:pPr>
        <w:pStyle w:val="Heading2"/>
        <w:ind w:right="5670"/>
        <w:rPr>
          <w:rFonts w:asciiTheme="minorHAnsi" w:hAnsiTheme="minorHAnsi"/>
        </w:rPr>
      </w:pPr>
      <w:bookmarkStart w:id="102" w:name="_Toc491351833"/>
      <w:bookmarkStart w:id="103" w:name="_Toc368651141"/>
      <w:bookmarkStart w:id="104" w:name="_Toc492046217"/>
      <w:r w:rsidRPr="00E33D85">
        <w:rPr>
          <w:rFonts w:asciiTheme="minorHAnsi" w:hAnsiTheme="minorHAnsi"/>
        </w:rPr>
        <w:t xml:space="preserve">Limitations, </w:t>
      </w:r>
      <w:commentRangeStart w:id="105"/>
      <w:r w:rsidRPr="00E33D85">
        <w:rPr>
          <w:rFonts w:asciiTheme="minorHAnsi" w:hAnsiTheme="minorHAnsi"/>
        </w:rPr>
        <w:t>Constraints</w:t>
      </w:r>
      <w:bookmarkEnd w:id="102"/>
      <w:commentRangeEnd w:id="105"/>
      <w:r w:rsidR="00723C58">
        <w:rPr>
          <w:rStyle w:val="CommentReference"/>
          <w:rFonts w:asciiTheme="minorHAnsi" w:eastAsiaTheme="minorHAnsi" w:hAnsiTheme="minorHAnsi" w:cstheme="minorBidi"/>
          <w:b w:val="0"/>
        </w:rPr>
        <w:commentReference w:id="105"/>
      </w:r>
      <w:bookmarkEnd w:id="104"/>
    </w:p>
    <w:p w14:paraId="5A4A8DFB" w14:textId="77777777" w:rsidR="003E37D2" w:rsidRPr="00E33D85" w:rsidRDefault="003E37D2" w:rsidP="00231B25">
      <w:pPr>
        <w:pStyle w:val="Listenabsatz"/>
        <w:numPr>
          <w:ilvl w:val="0"/>
          <w:numId w:val="57"/>
        </w:numPr>
      </w:pPr>
      <w:r w:rsidRPr="00E33D85">
        <w:t>Multiple shipments.  Tax rates are only calculated for a single shipment per order.  To implement tax service calculation for multiple shipments, a separate web service call must be made for each distinct “ship to” location.</w:t>
      </w:r>
    </w:p>
    <w:p w14:paraId="7935C0F4" w14:textId="77777777" w:rsidR="003E37D2" w:rsidRPr="00E33D85" w:rsidRDefault="003E37D2" w:rsidP="00231B25">
      <w:pPr>
        <w:pStyle w:val="Listenabsatz"/>
        <w:numPr>
          <w:ilvl w:val="0"/>
          <w:numId w:val="57"/>
        </w:numPr>
      </w:pPr>
      <w:r w:rsidRPr="00E33D85">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sidRPr="00E33D85">
        <w:rPr>
          <w:vertAlign w:val="superscript"/>
        </w:rPr>
        <w:t>rd</w:t>
      </w:r>
      <w:r w:rsidRPr="00E33D85">
        <w:t xml:space="preserve"> party solutions to play the same role); no default user interface is provided.</w:t>
      </w:r>
    </w:p>
    <w:p w14:paraId="1E384AA0" w14:textId="77777777" w:rsidR="003E37D2" w:rsidRPr="00E33D85" w:rsidRDefault="003E37D2" w:rsidP="00231B25">
      <w:pPr>
        <w:pStyle w:val="Listenabsatz"/>
        <w:numPr>
          <w:ilvl w:val="0"/>
          <w:numId w:val="57"/>
        </w:numPr>
      </w:pPr>
      <w:r w:rsidRPr="00E33D85">
        <w:lastRenderedPageBreak/>
        <w:t xml:space="preserve">Cartridge does not provide changes to support the styling of error and validation messages. Merchant need to make the required changes to meet the style guide for error and validation messaging as per their storefront implementation </w:t>
      </w:r>
    </w:p>
    <w:p w14:paraId="7093AADF" w14:textId="77777777" w:rsidR="003E37D2" w:rsidRDefault="003E37D2" w:rsidP="00231B25">
      <w:pPr>
        <w:pStyle w:val="Listenabsatz"/>
        <w:numPr>
          <w:ilvl w:val="0"/>
          <w:numId w:val="57"/>
        </w:numPr>
      </w:pPr>
      <w:r w:rsidRPr="00E33D85">
        <w:t>Cartridge support s DW provi</w:t>
      </w:r>
      <w:r>
        <w:t>ded form field validations only</w:t>
      </w:r>
    </w:p>
    <w:p w14:paraId="6C0F298A" w14:textId="77777777" w:rsidR="003E37D2" w:rsidRPr="00E33D85" w:rsidRDefault="003E37D2" w:rsidP="003E37D2">
      <w:pPr>
        <w:pStyle w:val="Listenabsatz"/>
        <w:ind w:left="360"/>
      </w:pPr>
    </w:p>
    <w:p w14:paraId="1CB98F24" w14:textId="77777777" w:rsidR="003E37D2" w:rsidRPr="00E33D85" w:rsidRDefault="003E37D2" w:rsidP="00FC7667">
      <w:pPr>
        <w:pStyle w:val="Listenabsatz"/>
        <w:ind w:left="0"/>
      </w:pPr>
      <w:r w:rsidRPr="00E33D85">
        <w:t>Currently implemented with limitations and constraints:</w:t>
      </w:r>
    </w:p>
    <w:p w14:paraId="15B5233C" w14:textId="77777777" w:rsidR="003E37D2" w:rsidRPr="00E33D85" w:rsidRDefault="003E37D2" w:rsidP="00231B25">
      <w:pPr>
        <w:pStyle w:val="Listenabsatz"/>
        <w:numPr>
          <w:ilvl w:val="0"/>
          <w:numId w:val="57"/>
        </w:numPr>
      </w:pPr>
      <w:r w:rsidRPr="00E33D85">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14:paraId="61156F64" w14:textId="77777777" w:rsidR="003E37D2" w:rsidRPr="00E33D85" w:rsidRDefault="003E37D2" w:rsidP="00231B25">
      <w:pPr>
        <w:pStyle w:val="Listenabsatz"/>
        <w:numPr>
          <w:ilvl w:val="0"/>
          <w:numId w:val="57"/>
        </w:numPr>
      </w:pPr>
      <w:r w:rsidRPr="00E33D85">
        <w:t xml:space="preserve">Merchant to decide “Master Card Auth Indicator” as “Pre Authorization” “FinalAuthorization ” or “Undefined”  from site preferences  for master card. </w:t>
      </w:r>
    </w:p>
    <w:p w14:paraId="0E5F2AD2" w14:textId="77777777" w:rsidR="003E37D2" w:rsidRDefault="003E37D2" w:rsidP="00231B25">
      <w:pPr>
        <w:pStyle w:val="Listenabsatz"/>
        <w:numPr>
          <w:ilvl w:val="0"/>
          <w:numId w:val="57"/>
        </w:numPr>
      </w:pPr>
      <w:r w:rsidRPr="00E33D85">
        <w:t>Cybersource must take into account Fraud and Risk details, AVS and card security codes available in Payload during transaction authorization, Cartridge will not be performing any additional security/risk checks except the existing CC Auth response handling</w:t>
      </w:r>
    </w:p>
    <w:p w14:paraId="73FA6572" w14:textId="77777777" w:rsidR="00FC7667" w:rsidRPr="00723C58" w:rsidRDefault="00FC7667" w:rsidP="00231B25">
      <w:pPr>
        <w:pStyle w:val="Listenabsatz"/>
        <w:numPr>
          <w:ilvl w:val="0"/>
          <w:numId w:val="57"/>
        </w:numPr>
        <w:rPr>
          <w:b/>
        </w:rPr>
      </w:pPr>
      <w:r w:rsidRPr="00723C58">
        <w:rPr>
          <w:b/>
        </w:rPr>
        <w:t xml:space="preserve">Unit Test </w:t>
      </w:r>
      <w:r w:rsidR="000B6A3D" w:rsidRPr="00723C58">
        <w:rPr>
          <w:b/>
        </w:rPr>
        <w:t>Interface</w:t>
      </w:r>
      <w:r w:rsidRPr="00723C58">
        <w:rPr>
          <w:b/>
        </w:rPr>
        <w:t>:</w:t>
      </w:r>
    </w:p>
    <w:p w14:paraId="6812B83A" w14:textId="77777777" w:rsidR="00FC7667" w:rsidRDefault="00FC7667" w:rsidP="00231B25">
      <w:pPr>
        <w:pStyle w:val="Listenabsatz"/>
        <w:numPr>
          <w:ilvl w:val="1"/>
          <w:numId w:val="58"/>
        </w:numPr>
      </w:pPr>
      <w:r w:rsidRPr="00E33D85">
        <w:t>Unit Test Services are developed for the standalone testing purpose only and should not be used directly into production</w:t>
      </w:r>
    </w:p>
    <w:p w14:paraId="313285FA" w14:textId="77777777" w:rsidR="00FC7667" w:rsidRPr="00E33D85" w:rsidRDefault="00FC7667" w:rsidP="00231B25">
      <w:pPr>
        <w:pStyle w:val="Listenabsatz"/>
        <w:numPr>
          <w:ilvl w:val="1"/>
          <w:numId w:val="58"/>
        </w:numPr>
      </w:pPr>
      <w:r w:rsidRPr="00E33D85">
        <w:t xml:space="preserve">Custom user interface for view, update and delete subscription. All functionalities are created and working in stand-alone mode in </w:t>
      </w:r>
      <w:r w:rsidRPr="006C1A8B">
        <w:rPr>
          <w:b/>
          <w:bCs/>
        </w:rPr>
        <w:t>CYBServicesTesting</w:t>
      </w:r>
      <w:r w:rsidRPr="00E33D85">
        <w:rPr>
          <w:b/>
          <w:bCs/>
        </w:rPr>
        <w:t>.js</w:t>
      </w:r>
      <w:r w:rsidRPr="00E33D85">
        <w:t xml:space="preserve"> controller. They have to customized and integrated as per the merchant specific needs</w:t>
      </w:r>
    </w:p>
    <w:p w14:paraId="7A4A99CA" w14:textId="77777777" w:rsidR="00950A67" w:rsidRPr="00E33D85" w:rsidRDefault="00FC7667" w:rsidP="00231B25">
      <w:pPr>
        <w:pStyle w:val="Listenabsatz"/>
        <w:numPr>
          <w:ilvl w:val="1"/>
          <w:numId w:val="58"/>
        </w:numPr>
      </w:pPr>
      <w:r w:rsidRPr="00E33D85">
        <w:t xml:space="preserve">Custom user interface for Full Authorization Reversal. Full Authorization reversal is created and working in stand-alone mode in </w:t>
      </w:r>
      <w:r w:rsidRPr="006C1A8B">
        <w:rPr>
          <w:b/>
          <w:bCs/>
        </w:rPr>
        <w:t>CYBServicesTesting</w:t>
      </w:r>
      <w:r w:rsidRPr="00E33D85">
        <w:rPr>
          <w:b/>
          <w:bCs/>
        </w:rPr>
        <w:t xml:space="preserve">.js </w:t>
      </w:r>
      <w:r w:rsidRPr="00670379">
        <w:rPr>
          <w:bCs/>
        </w:rPr>
        <w:t>controller</w:t>
      </w:r>
      <w:r w:rsidRPr="00E33D85">
        <w:t>. It has to customized and integrated as per the merchant specific needs</w:t>
      </w:r>
    </w:p>
    <w:p w14:paraId="1AFACFA6" w14:textId="77777777" w:rsidR="00950A67" w:rsidRPr="00723C58" w:rsidRDefault="00950A67" w:rsidP="00231B25">
      <w:pPr>
        <w:pStyle w:val="Listenabsatz"/>
        <w:numPr>
          <w:ilvl w:val="0"/>
          <w:numId w:val="57"/>
        </w:numPr>
        <w:rPr>
          <w:b/>
        </w:rPr>
      </w:pPr>
      <w:r w:rsidRPr="00723C58">
        <w:rPr>
          <w:b/>
        </w:rPr>
        <w:t>Alipay Authorization:</w:t>
      </w:r>
    </w:p>
    <w:p w14:paraId="22FCD11F" w14:textId="77777777" w:rsidR="00950A67" w:rsidRPr="00E33D85" w:rsidRDefault="00950A67" w:rsidP="00231B25">
      <w:pPr>
        <w:pStyle w:val="Listenabsatz"/>
        <w:numPr>
          <w:ilvl w:val="0"/>
          <w:numId w:val="78"/>
        </w:numPr>
      </w:pPr>
      <w:r w:rsidRPr="00E33D85">
        <w:t>Testing of Alipay is possible only with Test data provided by CyberSource such as Reconciliation ID that is getting passed to Alipay Initiate Service to get the response back. We don’t have Alipay simulator and access to Alipay live environment</w:t>
      </w:r>
    </w:p>
    <w:p w14:paraId="57EF667B" w14:textId="77777777" w:rsidR="00950A67" w:rsidRDefault="00950A67" w:rsidP="00231B25">
      <w:pPr>
        <w:pStyle w:val="Listenabsatz"/>
        <w:numPr>
          <w:ilvl w:val="0"/>
          <w:numId w:val="78"/>
        </w:numPr>
      </w:pPr>
      <w:r w:rsidRPr="00E33D85">
        <w:t>CNY is the only hardcoded currency value that has been used for Alipay Domestic requests</w:t>
      </w:r>
    </w:p>
    <w:p w14:paraId="163B5CD2" w14:textId="77777777" w:rsidR="00950A67" w:rsidRDefault="00950A67" w:rsidP="00231B25">
      <w:pPr>
        <w:pStyle w:val="Listenabsatz"/>
        <w:numPr>
          <w:ilvl w:val="0"/>
          <w:numId w:val="78"/>
        </w:numPr>
      </w:pPr>
      <w:r w:rsidRPr="00E33D85">
        <w:t>Order should remain in same state if user closes the browser while transaction is in progress. For example: For Alipay, if user closes the browser while coming back from simulator and before coming to order confirmation page, order will remain in created state</w:t>
      </w:r>
    </w:p>
    <w:p w14:paraId="7E64997C" w14:textId="77777777" w:rsidR="003E37D2" w:rsidRPr="00723C58" w:rsidRDefault="003E37D2" w:rsidP="00231B25">
      <w:pPr>
        <w:pStyle w:val="Listenabsatz"/>
        <w:numPr>
          <w:ilvl w:val="0"/>
          <w:numId w:val="57"/>
        </w:numPr>
        <w:rPr>
          <w:b/>
        </w:rPr>
      </w:pPr>
      <w:r w:rsidRPr="00723C58">
        <w:rPr>
          <w:b/>
        </w:rPr>
        <w:t>Secure Acceptance:</w:t>
      </w:r>
    </w:p>
    <w:p w14:paraId="746128E6" w14:textId="77777777" w:rsidR="003E37D2" w:rsidRPr="00E33D85" w:rsidRDefault="003E37D2" w:rsidP="00231B25">
      <w:pPr>
        <w:pStyle w:val="Listenabsatz"/>
        <w:numPr>
          <w:ilvl w:val="0"/>
          <w:numId w:val="79"/>
        </w:numPr>
      </w:pPr>
      <w:r w:rsidRPr="00E33D85">
        <w:t>Limit storefront order setting must be disable if Merchant post URL is configured</w:t>
      </w:r>
    </w:p>
    <w:p w14:paraId="4E6AED53" w14:textId="77777777" w:rsidR="003E37D2" w:rsidRPr="00E33D85" w:rsidRDefault="003E37D2" w:rsidP="00231B25">
      <w:pPr>
        <w:pStyle w:val="Listenabsatz"/>
        <w:numPr>
          <w:ilvl w:val="0"/>
          <w:numId w:val="79"/>
        </w:numPr>
      </w:pPr>
      <w:r w:rsidRPr="00E33D85">
        <w:t>Cartridge supports five types of cards in secure acceptance (Visa, master card, amex, maestro international, discover)</w:t>
      </w:r>
    </w:p>
    <w:p w14:paraId="771F6709" w14:textId="77777777" w:rsidR="003E37D2" w:rsidRPr="00723C58" w:rsidRDefault="003E37D2" w:rsidP="00231B25">
      <w:pPr>
        <w:pStyle w:val="Listenabsatz"/>
        <w:numPr>
          <w:ilvl w:val="0"/>
          <w:numId w:val="57"/>
        </w:numPr>
        <w:rPr>
          <w:b/>
        </w:rPr>
      </w:pPr>
      <w:r w:rsidRPr="00723C58">
        <w:rPr>
          <w:b/>
        </w:rPr>
        <w:t>Visa Checkout:</w:t>
      </w:r>
    </w:p>
    <w:p w14:paraId="0AC0B4F7" w14:textId="77777777" w:rsidR="003E37D2" w:rsidRPr="00E33D85" w:rsidRDefault="003E37D2" w:rsidP="00231B25">
      <w:pPr>
        <w:pStyle w:val="Listenabsatz"/>
        <w:numPr>
          <w:ilvl w:val="0"/>
          <w:numId w:val="59"/>
        </w:numPr>
      </w:pPr>
      <w:r w:rsidRPr="00E33D85">
        <w:t>“Save Card” option will not be available in the demandware checkout journey, which means tokenization will not be applicable for Visa Transactions</w:t>
      </w:r>
    </w:p>
    <w:p w14:paraId="1DEB2267" w14:textId="77777777" w:rsidR="003E37D2" w:rsidRPr="00723C58" w:rsidRDefault="003E37D2" w:rsidP="00231B25">
      <w:pPr>
        <w:pStyle w:val="Listenabsatz"/>
        <w:numPr>
          <w:ilvl w:val="0"/>
          <w:numId w:val="57"/>
        </w:numPr>
        <w:rPr>
          <w:b/>
        </w:rPr>
      </w:pPr>
      <w:r w:rsidRPr="00723C58">
        <w:rPr>
          <w:b/>
        </w:rPr>
        <w:t>Apple Pay</w:t>
      </w:r>
      <w:r w:rsidRPr="00723C58">
        <w:rPr>
          <w:rStyle w:val="CommentReference"/>
          <w:b/>
        </w:rPr>
        <w:t> </w:t>
      </w:r>
      <w:r w:rsidRPr="00723C58">
        <w:rPr>
          <w:b/>
        </w:rPr>
        <w:t xml:space="preserve"> REST Interface:</w:t>
      </w:r>
    </w:p>
    <w:p w14:paraId="60938582" w14:textId="77777777" w:rsidR="003E37D2" w:rsidRPr="00E33D85" w:rsidRDefault="003E37D2" w:rsidP="00231B25">
      <w:pPr>
        <w:pStyle w:val="Listenabsatz"/>
        <w:numPr>
          <w:ilvl w:val="0"/>
          <w:numId w:val="60"/>
        </w:numPr>
      </w:pPr>
      <w:r w:rsidRPr="00E33D85">
        <w:t xml:space="preserve">Tokenization and Payer authentication is not supported with </w:t>
      </w:r>
      <w:r w:rsidR="000B6A3D" w:rsidRPr="00E33D85">
        <w:t>Apple Pay</w:t>
      </w:r>
      <w:r w:rsidRPr="00E33D85">
        <w:t xml:space="preserve"> Transactions </w:t>
      </w:r>
    </w:p>
    <w:p w14:paraId="1675BFFE" w14:textId="77777777" w:rsidR="003E37D2" w:rsidRDefault="003E37D2" w:rsidP="00231B25">
      <w:pPr>
        <w:pStyle w:val="Listenabsatz"/>
        <w:numPr>
          <w:ilvl w:val="0"/>
          <w:numId w:val="60"/>
        </w:numPr>
      </w:pPr>
      <w:r w:rsidRPr="00E33D85">
        <w:lastRenderedPageBreak/>
        <w:t xml:space="preserve">Developed REST Interface  are just standalone services only and does not support direct integration with DW native </w:t>
      </w:r>
      <w:r w:rsidR="000B6A3D" w:rsidRPr="00E33D85">
        <w:t>Apple Pay</w:t>
      </w:r>
      <w:r w:rsidRPr="00E33D85">
        <w:t xml:space="preserve"> Web functionality, however interface is developed in such a way that Merchant can use individual methods to integrate with DW Native </w:t>
      </w:r>
      <w:r w:rsidR="000B6A3D" w:rsidRPr="00E33D85">
        <w:t>Apple Pay</w:t>
      </w:r>
      <w:r w:rsidRPr="00E33D85">
        <w:t xml:space="preserve"> web</w:t>
      </w:r>
    </w:p>
    <w:p w14:paraId="3E533F1A" w14:textId="77777777" w:rsidR="00C675AE" w:rsidRPr="000E1B3D" w:rsidRDefault="00C675AE" w:rsidP="00C675AE">
      <w:pPr>
        <w:pStyle w:val="Listenabsatz"/>
        <w:numPr>
          <w:ilvl w:val="0"/>
          <w:numId w:val="57"/>
        </w:numPr>
      </w:pPr>
      <w:r w:rsidRPr="00C675AE">
        <w:rPr>
          <w:b/>
        </w:rPr>
        <w:t>Bank</w:t>
      </w:r>
      <w:r>
        <w:t xml:space="preserve"> </w:t>
      </w:r>
      <w:r w:rsidRPr="00C675AE">
        <w:rPr>
          <w:b/>
        </w:rPr>
        <w:t>Transfer</w:t>
      </w:r>
    </w:p>
    <w:p w14:paraId="1AA89B65" w14:textId="77777777" w:rsidR="000E1B3D" w:rsidRPr="00E33D85" w:rsidRDefault="000E1B3D" w:rsidP="000E1B3D">
      <w:pPr>
        <w:pStyle w:val="Listenabsatz"/>
        <w:numPr>
          <w:ilvl w:val="0"/>
          <w:numId w:val="92"/>
        </w:numPr>
      </w:pPr>
      <w:r>
        <w:t>Bank Transfer functionality is specific to APMs with sale a</w:t>
      </w:r>
      <w:r w:rsidR="00DD0524">
        <w:t xml:space="preserve">nd check status service. If service implementation changes </w:t>
      </w:r>
      <w:r w:rsidR="007F2944">
        <w:t xml:space="preserve">apart from sale and check status </w:t>
      </w:r>
      <w:r w:rsidR="00DD0524">
        <w:t>or service input changes are required for any other APM, code changes would be required to made to successfully execute the Bank Transfer functionality</w:t>
      </w:r>
    </w:p>
    <w:p w14:paraId="515E2817" w14:textId="77777777" w:rsidR="003D49FF" w:rsidRPr="00E33D85" w:rsidRDefault="003D49FF" w:rsidP="003D49FF">
      <w:pPr>
        <w:pStyle w:val="Heading2"/>
        <w:rPr>
          <w:rFonts w:asciiTheme="minorHAnsi" w:hAnsiTheme="minorHAnsi"/>
        </w:rPr>
      </w:pPr>
      <w:bookmarkStart w:id="106" w:name="_Toc492046218"/>
      <w:r w:rsidRPr="00E33D85">
        <w:rPr>
          <w:rFonts w:asciiTheme="minorHAnsi" w:hAnsiTheme="minorHAnsi"/>
        </w:rPr>
        <w:t>Compatibility</w:t>
      </w:r>
      <w:bookmarkEnd w:id="103"/>
      <w:bookmarkEnd w:id="106"/>
    </w:p>
    <w:p w14:paraId="2434CF40" w14:textId="77777777" w:rsidR="003D49FF" w:rsidRPr="00E33D85" w:rsidRDefault="003D49FF" w:rsidP="005C1822">
      <w:pPr>
        <w:pStyle w:val="BodyText"/>
      </w:pPr>
      <w:r w:rsidRPr="00E33D85">
        <w:t xml:space="preserve">This cartridge is </w:t>
      </w:r>
      <w:r w:rsidR="000B6A3D">
        <w:t>tested with</w:t>
      </w:r>
      <w:r w:rsidRPr="00E33D85">
        <w:t xml:space="preserve"> Demandware </w:t>
      </w:r>
      <w:r w:rsidR="00262936" w:rsidRPr="00E33D85">
        <w:t xml:space="preserve">Site genesis </w:t>
      </w:r>
      <w:r w:rsidR="00991425">
        <w:t>release code base 17.2</w:t>
      </w:r>
      <w:r w:rsidR="00256271" w:rsidRPr="00E33D85">
        <w:t xml:space="preserve"> and </w:t>
      </w:r>
      <w:r w:rsidR="004E3896" w:rsidRPr="00E33D85">
        <w:t>compatibility</w:t>
      </w:r>
      <w:r w:rsidR="00256271" w:rsidRPr="00E33D85">
        <w:t xml:space="preserve"> mode of 16.2</w:t>
      </w:r>
      <w:r w:rsidR="00174DFA">
        <w:t>.</w:t>
      </w:r>
    </w:p>
    <w:p w14:paraId="18FF9C60" w14:textId="12E9BC76" w:rsidR="003D49FF" w:rsidRPr="00E33D85" w:rsidRDefault="003D49FF" w:rsidP="003D49FF">
      <w:pPr>
        <w:pStyle w:val="Heading1"/>
        <w:framePr w:wrap="auto" w:vAnchor="margin" w:yAlign="inline"/>
        <w:rPr>
          <w:rFonts w:asciiTheme="minorHAnsi" w:hAnsiTheme="minorHAnsi"/>
        </w:rPr>
      </w:pPr>
      <w:bookmarkStart w:id="107" w:name="_Toc368651142"/>
      <w:bookmarkStart w:id="108" w:name="_Toc492046219"/>
      <w:r w:rsidRPr="00E33D85">
        <w:rPr>
          <w:rFonts w:asciiTheme="minorHAnsi" w:hAnsiTheme="minorHAnsi"/>
        </w:rPr>
        <w:t>Implementation Guide</w:t>
      </w:r>
      <w:bookmarkEnd w:id="107"/>
      <w:bookmarkEnd w:id="108"/>
    </w:p>
    <w:p w14:paraId="211EC55A" w14:textId="77777777" w:rsidR="00747254" w:rsidRPr="00E33D85" w:rsidRDefault="00747254" w:rsidP="00747254">
      <w:pPr>
        <w:pStyle w:val="Heading2"/>
        <w:spacing w:before="0" w:after="0"/>
        <w:rPr>
          <w:rFonts w:asciiTheme="minorHAnsi" w:hAnsiTheme="minorHAnsi"/>
        </w:rPr>
      </w:pPr>
      <w:bookmarkStart w:id="109" w:name="_Toc368651144"/>
      <w:bookmarkStart w:id="110" w:name="_Toc492046220"/>
      <w:r w:rsidRPr="00E33D85">
        <w:rPr>
          <w:rFonts w:asciiTheme="minorHAnsi" w:hAnsiTheme="minorHAnsi"/>
        </w:rPr>
        <w:t>Custom Code</w:t>
      </w:r>
      <w:bookmarkEnd w:id="109"/>
      <w:bookmarkEnd w:id="110"/>
    </w:p>
    <w:p w14:paraId="3485C332" w14:textId="77777777" w:rsidR="00747254" w:rsidRPr="00E33D85" w:rsidRDefault="00747254" w:rsidP="00747254">
      <w:pPr>
        <w:pStyle w:val="Body"/>
        <w:rPr>
          <w:rFonts w:asciiTheme="minorHAnsi" w:hAnsiTheme="minorHAnsi"/>
        </w:rPr>
      </w:pPr>
      <w:bookmarkStart w:id="111" w:name="_Toc368651146"/>
    </w:p>
    <w:p w14:paraId="0A9E232B" w14:textId="77777777" w:rsidR="00930C91" w:rsidRDefault="000B6A3D" w:rsidP="00747254">
      <w:pPr>
        <w:pStyle w:val="Body"/>
        <w:rPr>
          <w:rFonts w:asciiTheme="minorHAnsi" w:hAnsiTheme="minorHAnsi" w:cstheme="minorBidi"/>
          <w:bCs/>
          <w:color w:val="000000" w:themeColor="text1"/>
          <w:sz w:val="22"/>
          <w:szCs w:val="22"/>
        </w:rPr>
      </w:pPr>
      <w:r w:rsidRPr="005174B5">
        <w:rPr>
          <w:rFonts w:asciiTheme="minorHAnsi" w:hAnsiTheme="minorHAnsi" w:cstheme="minorBidi"/>
          <w:b/>
          <w:bCs/>
          <w:color w:val="000000" w:themeColor="text1"/>
          <w:sz w:val="24"/>
          <w:szCs w:val="22"/>
        </w:rPr>
        <w:t>Pre-Requisite:</w:t>
      </w:r>
      <w:r w:rsidRPr="005174B5">
        <w:rPr>
          <w:rFonts w:asciiTheme="minorHAnsi" w:hAnsiTheme="minorHAnsi" w:cstheme="minorBidi"/>
          <w:bCs/>
          <w:color w:val="000000" w:themeColor="text1"/>
          <w:sz w:val="24"/>
          <w:szCs w:val="22"/>
        </w:rPr>
        <w:t xml:space="preserve"> </w:t>
      </w:r>
      <w:r w:rsidRPr="005174B5">
        <w:rPr>
          <w:rFonts w:asciiTheme="minorHAnsi" w:hAnsiTheme="minorHAnsi" w:cstheme="minorBidi"/>
          <w:bCs/>
          <w:color w:val="000000" w:themeColor="text1"/>
          <w:sz w:val="22"/>
          <w:szCs w:val="22"/>
        </w:rPr>
        <w:t>Make</w:t>
      </w:r>
      <w:r w:rsidR="00930C91" w:rsidRPr="005174B5">
        <w:rPr>
          <w:rFonts w:asciiTheme="minorHAnsi" w:hAnsiTheme="minorHAnsi" w:cstheme="minorBidi"/>
          <w:bCs/>
          <w:color w:val="000000" w:themeColor="text1"/>
          <w:sz w:val="22"/>
          <w:szCs w:val="22"/>
        </w:rPr>
        <w:t xml:space="preserve"> sure the controller cartridges of site site-genesis is (say, e.g. app_storefront_controllers and “int_cybersource</w:t>
      </w:r>
      <w:r w:rsidRPr="005174B5">
        <w:rPr>
          <w:rFonts w:asciiTheme="minorHAnsi" w:hAnsiTheme="minorHAnsi" w:cstheme="minorBidi"/>
          <w:bCs/>
          <w:color w:val="000000" w:themeColor="text1"/>
          <w:sz w:val="22"/>
          <w:szCs w:val="22"/>
        </w:rPr>
        <w:t>, int</w:t>
      </w:r>
      <w:r w:rsidR="00930C91" w:rsidRPr="005174B5">
        <w:rPr>
          <w:rFonts w:asciiTheme="minorHAnsi" w:hAnsiTheme="minorHAnsi" w:cstheme="minorBidi"/>
          <w:bCs/>
          <w:color w:val="000000" w:themeColor="text1"/>
          <w:sz w:val="22"/>
          <w:szCs w:val="22"/>
        </w:rPr>
        <w:t>_cybersource_controllers” are specified in Site Settings path under Manage Sites &gt; Merchant Site as per current site</w:t>
      </w:r>
    </w:p>
    <w:p w14:paraId="6FB7DF77" w14:textId="77777777" w:rsidR="00CF2DE8" w:rsidRPr="00E33D85" w:rsidRDefault="00CF2DE8" w:rsidP="00747254">
      <w:pPr>
        <w:pStyle w:val="Body"/>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 xml:space="preserve">Modify the references of actual storefront cartridges in </w:t>
      </w:r>
      <w:r w:rsidR="000B6A3D">
        <w:t>CyberSource</w:t>
      </w:r>
      <w:r w:rsidR="000B6A3D" w:rsidRPr="00E33D85">
        <w:rPr>
          <w:rFonts w:asciiTheme="minorHAnsi" w:hAnsiTheme="minorHAnsi" w:cstheme="minorBidi"/>
          <w:bCs/>
          <w:color w:val="000000" w:themeColor="text1"/>
          <w:sz w:val="22"/>
          <w:szCs w:val="22"/>
        </w:rPr>
        <w:t xml:space="preserve"> </w:t>
      </w:r>
      <w:r w:rsidRPr="00E33D85">
        <w:rPr>
          <w:rFonts w:asciiTheme="minorHAnsi" w:hAnsiTheme="minorHAnsi" w:cstheme="minorBidi"/>
          <w:bCs/>
          <w:color w:val="000000" w:themeColor="text1"/>
          <w:sz w:val="22"/>
          <w:szCs w:val="22"/>
        </w:rPr>
        <w:t>cartridges</w:t>
      </w:r>
      <w:r w:rsidR="00930C91">
        <w:rPr>
          <w:rFonts w:asciiTheme="minorHAnsi" w:hAnsiTheme="minorHAnsi" w:cstheme="minorBidi"/>
          <w:bCs/>
          <w:color w:val="000000" w:themeColor="text1"/>
          <w:sz w:val="22"/>
          <w:szCs w:val="22"/>
        </w:rPr>
        <w:t xml:space="preserve"> under </w:t>
      </w:r>
      <w:r w:rsidR="00930C91" w:rsidRPr="00B03041">
        <w:rPr>
          <w:rFonts w:asciiTheme="minorHAnsi" w:hAnsiTheme="minorHAnsi" w:cstheme="minorBidi"/>
          <w:bCs/>
          <w:color w:val="000000" w:themeColor="text1"/>
          <w:sz w:val="22"/>
          <w:szCs w:val="22"/>
        </w:rPr>
        <w:t>CybersourceConstants.ds</w:t>
      </w:r>
      <w:r w:rsidRPr="00E33D85">
        <w:rPr>
          <w:rFonts w:asciiTheme="minorHAnsi" w:hAnsiTheme="minorHAnsi" w:cstheme="minorBidi"/>
          <w:bCs/>
          <w:color w:val="000000" w:themeColor="text1"/>
          <w:sz w:val="22"/>
          <w:szCs w:val="22"/>
        </w:rPr>
        <w:t xml:space="preserve"> during </w:t>
      </w:r>
      <w:r w:rsidR="000B6A3D">
        <w:t>CyberSource</w:t>
      </w:r>
      <w:r w:rsidR="000B6A3D" w:rsidRPr="00E33D85">
        <w:rPr>
          <w:rFonts w:asciiTheme="minorHAnsi" w:hAnsiTheme="minorHAnsi" w:cstheme="minorBidi"/>
          <w:bCs/>
          <w:color w:val="000000" w:themeColor="text1"/>
          <w:sz w:val="22"/>
          <w:szCs w:val="22"/>
        </w:rPr>
        <w:t xml:space="preserve"> </w:t>
      </w:r>
      <w:r w:rsidRPr="00E33D85">
        <w:rPr>
          <w:rFonts w:asciiTheme="minorHAnsi" w:hAnsiTheme="minorHAnsi" w:cstheme="minorBidi"/>
          <w:bCs/>
          <w:color w:val="000000" w:themeColor="text1"/>
          <w:sz w:val="22"/>
          <w:szCs w:val="22"/>
        </w:rPr>
        <w:t>integration</w:t>
      </w:r>
      <w:r w:rsidR="00531423" w:rsidRPr="00E33D85">
        <w:rPr>
          <w:rFonts w:asciiTheme="minorHAnsi" w:hAnsiTheme="minorHAnsi" w:cstheme="minorBidi"/>
          <w:bCs/>
          <w:color w:val="000000" w:themeColor="text1"/>
          <w:sz w:val="22"/>
          <w:szCs w:val="22"/>
        </w:rPr>
        <w:t>. Cybersource cartridge is developed assuming storefront cartridge naming conventions as:</w:t>
      </w:r>
    </w:p>
    <w:p w14:paraId="7C04D6EE" w14:textId="77777777" w:rsidR="00531423" w:rsidRPr="00E33D85" w:rsidRDefault="00531423" w:rsidP="00DF0F61">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app_storefront_core</w:t>
      </w:r>
    </w:p>
    <w:p w14:paraId="60B66EA8" w14:textId="77777777" w:rsidR="00531423" w:rsidRPr="00E33D85" w:rsidRDefault="00531423" w:rsidP="00DF0F61">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w:t>
      </w:r>
      <w:r w:rsidR="002710F4">
        <w:rPr>
          <w:rFonts w:asciiTheme="minorHAnsi" w:hAnsiTheme="minorHAnsi" w:cstheme="minorBidi"/>
          <w:bCs/>
          <w:color w:val="000000" w:themeColor="text1"/>
          <w:sz w:val="22"/>
          <w:szCs w:val="22"/>
        </w:rPr>
        <w:t>t</w:t>
      </w:r>
      <w:r w:rsidRPr="00E33D85">
        <w:rPr>
          <w:rFonts w:asciiTheme="minorHAnsi" w:hAnsiTheme="minorHAnsi" w:cstheme="minorBidi"/>
          <w:bCs/>
          <w:color w:val="000000" w:themeColor="text1"/>
          <w:sz w:val="22"/>
          <w:szCs w:val="22"/>
        </w:rPr>
        <w:t>_controllers</w:t>
      </w:r>
    </w:p>
    <w:p w14:paraId="51C00928" w14:textId="77777777" w:rsidR="00747254" w:rsidRPr="00E33D85" w:rsidRDefault="00747254" w:rsidP="00747254">
      <w:pPr>
        <w:pStyle w:val="Heading3"/>
        <w:spacing w:before="0" w:after="0"/>
        <w:rPr>
          <w:rFonts w:asciiTheme="minorHAnsi" w:hAnsiTheme="minorHAnsi"/>
        </w:rPr>
      </w:pPr>
      <w:bookmarkStart w:id="112" w:name="_Toc492046221"/>
      <w:r w:rsidRPr="00E33D85">
        <w:rPr>
          <w:rFonts w:asciiTheme="minorHAnsi" w:hAnsiTheme="minorHAnsi"/>
        </w:rPr>
        <w:t>Generic Section</w:t>
      </w:r>
      <w:bookmarkEnd w:id="112"/>
    </w:p>
    <w:p w14:paraId="4F2C3379" w14:textId="77777777" w:rsidR="00747254" w:rsidRPr="00E33D85" w:rsidRDefault="00747254" w:rsidP="00747254">
      <w:pPr>
        <w:pStyle w:val="Heading4"/>
        <w:rPr>
          <w:rFonts w:asciiTheme="minorHAnsi" w:hAnsiTheme="minorHAnsi"/>
        </w:rPr>
      </w:pPr>
      <w:r w:rsidRPr="00E33D85">
        <w:rPr>
          <w:rFonts w:asciiTheme="minorHAnsi" w:hAnsiTheme="minorHAnsi"/>
        </w:rPr>
        <w:t>Controller - COPlaceOrder.js</w:t>
      </w:r>
    </w:p>
    <w:p w14:paraId="6DBF9108" w14:textId="77777777" w:rsidR="00747254" w:rsidRPr="00E33D85" w:rsidRDefault="00747254" w:rsidP="00747254">
      <w:pPr>
        <w:pStyle w:val="Heading5"/>
        <w:rPr>
          <w:rFonts w:asciiTheme="minorHAnsi" w:hAnsiTheme="minorHAnsi"/>
        </w:rPr>
      </w:pPr>
      <w:r w:rsidRPr="00E33D85">
        <w:rPr>
          <w:rFonts w:asciiTheme="minorHAnsi" w:hAnsiTheme="minorHAnsi"/>
        </w:rPr>
        <w:t>Update “handlePayments” Function</w:t>
      </w:r>
    </w:p>
    <w:p w14:paraId="692BC535" w14:textId="77777777" w:rsidR="00747254" w:rsidRPr="00E33D85" w:rsidRDefault="00747254" w:rsidP="007D5AFD">
      <w:pPr>
        <w:pStyle w:val="ListParagraph"/>
        <w:numPr>
          <w:ilvl w:val="0"/>
          <w:numId w:val="32"/>
        </w:numPr>
      </w:pPr>
      <w:r w:rsidRPr="00E33D85">
        <w:t>This function use for invoke payment processor Authorize function and check the result</w:t>
      </w:r>
    </w:p>
    <w:p w14:paraId="4F397245" w14:textId="77777777" w:rsidR="00747254" w:rsidRPr="00E33D85" w:rsidRDefault="00747254" w:rsidP="007D5AFD">
      <w:pPr>
        <w:pStyle w:val="ListParagraph"/>
        <w:numPr>
          <w:ilvl w:val="0"/>
          <w:numId w:val="32"/>
        </w:numPr>
      </w:pPr>
      <w:r w:rsidRPr="00E33D85">
        <w:t>Check for the result of authorization as failed</w:t>
      </w:r>
    </w:p>
    <w:p w14:paraId="69E1B01C" w14:textId="77777777" w:rsidR="00747254" w:rsidRDefault="00747254" w:rsidP="007D5AFD">
      <w:pPr>
        <w:pStyle w:val="ListParagraph"/>
        <w:numPr>
          <w:ilvl w:val="0"/>
          <w:numId w:val="32"/>
        </w:numPr>
      </w:pPr>
      <w:r w:rsidRPr="00E33D85">
        <w:t>Return authorization result rather than empty when there is no error occurred</w:t>
      </w:r>
    </w:p>
    <w:tbl>
      <w:tblPr>
        <w:tblStyle w:val="TableGrid"/>
        <w:tblW w:w="0" w:type="auto"/>
        <w:tblLook w:val="04A0" w:firstRow="1" w:lastRow="0" w:firstColumn="1" w:lastColumn="0" w:noHBand="0" w:noVBand="1"/>
      </w:tblPr>
      <w:tblGrid>
        <w:gridCol w:w="10296"/>
      </w:tblGrid>
      <w:tr w:rsidR="00460CA2" w14:paraId="0F04BDB8" w14:textId="77777777" w:rsidTr="00460CA2">
        <w:tc>
          <w:tcPr>
            <w:tcW w:w="10296" w:type="dxa"/>
          </w:tcPr>
          <w:p w14:paraId="122E035B"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handlePayments(order) {</w:t>
            </w:r>
          </w:p>
          <w:p w14:paraId="0A438417"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highlight w:val="yellow"/>
              </w:rPr>
              <w:t>var</w:t>
            </w:r>
            <w:r w:rsidRPr="00460CA2">
              <w:rPr>
                <w:rFonts w:eastAsia="Times New Roman" w:cs="Consolas"/>
                <w:color w:val="000000"/>
                <w:sz w:val="20"/>
                <w:szCs w:val="20"/>
                <w:highlight w:val="yellow"/>
              </w:rPr>
              <w:t xml:space="preserve"> authorizationResult ={};</w:t>
            </w:r>
          </w:p>
          <w:p w14:paraId="5B2F2B83"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lastRenderedPageBreak/>
              <w:t>if</w:t>
            </w:r>
            <w:r w:rsidRPr="00460CA2">
              <w:rPr>
                <w:rFonts w:eastAsia="Times New Roman" w:cs="Consolas"/>
                <w:color w:val="000000"/>
                <w:sz w:val="20"/>
                <w:szCs w:val="20"/>
              </w:rPr>
              <w:t xml:space="preserve"> (order.getTotalNetPrice() !== 0.00) {</w:t>
            </w:r>
          </w:p>
          <w:p w14:paraId="3BA53388"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14:paraId="4BB6B44F"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paymentInstruments = order.getPaymentInstruments();</w:t>
            </w:r>
          </w:p>
          <w:p w14:paraId="3B30149D"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14:paraId="3E93A3AD"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(paymentInstruments.length === 0) {</w:t>
            </w:r>
          </w:p>
          <w:p w14:paraId="40FAF91E"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14:paraId="7733C27F"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missingPaymentInfo: </w:t>
            </w:r>
            <w:r w:rsidRPr="00460CA2">
              <w:rPr>
                <w:rFonts w:eastAsia="Times New Roman" w:cs="Consolas"/>
                <w:b/>
                <w:bCs/>
                <w:color w:val="7F0055"/>
                <w:sz w:val="20"/>
                <w:szCs w:val="20"/>
              </w:rPr>
              <w:t>true</w:t>
            </w:r>
          </w:p>
          <w:p w14:paraId="17B970BC"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14:paraId="402693AB"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14:paraId="22FBE9E1"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3F5FBF"/>
                <w:sz w:val="20"/>
                <w:szCs w:val="20"/>
              </w:rPr>
              <w:t>/**</w:t>
            </w:r>
          </w:p>
          <w:p w14:paraId="35481FA6"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3F5FBF"/>
                <w:sz w:val="20"/>
                <w:szCs w:val="20"/>
              </w:rPr>
              <w:t>*SetsthetransactionIDforthepaymentinstrument.</w:t>
            </w:r>
          </w:p>
          <w:p w14:paraId="2AF30503"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3F5FBF"/>
                <w:sz w:val="20"/>
                <w:szCs w:val="20"/>
              </w:rPr>
              <w:t>*/</w:t>
            </w:r>
          </w:p>
          <w:p w14:paraId="48141889"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handlePaymentTransaction = </w:t>
            </w: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 {</w:t>
            </w:r>
          </w:p>
          <w:p w14:paraId="45FE0E72"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paymentInstrument.getPaymentTransaction().setTransactionID(order.getOrderNo());</w:t>
            </w:r>
          </w:p>
          <w:p w14:paraId="3E7CFA9D"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14:paraId="5BA732A6"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14:paraId="384EED70"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for</w:t>
            </w:r>
            <w:r w:rsidRPr="00460CA2">
              <w:rPr>
                <w:rFonts w:eastAsia="Times New Roman" w:cs="Consolas"/>
                <w:color w:val="000000"/>
                <w:sz w:val="20"/>
                <w:szCs w:val="20"/>
              </w:rPr>
              <w:t xml:space="preserve"> (</w:t>
            </w:r>
            <w:r w:rsidRPr="00460CA2">
              <w:rPr>
                <w:rFonts w:eastAsia="Times New Roman" w:cs="Consolas"/>
                <w:b/>
                <w:bCs/>
                <w:color w:val="7F0055"/>
                <w:sz w:val="20"/>
                <w:szCs w:val="20"/>
              </w:rPr>
              <w:t>var</w:t>
            </w:r>
            <w:r w:rsidRPr="00460CA2">
              <w:rPr>
                <w:rFonts w:eastAsia="Times New Roman" w:cs="Consolas"/>
                <w:color w:val="000000"/>
                <w:sz w:val="20"/>
                <w:szCs w:val="20"/>
              </w:rPr>
              <w:t xml:space="preserve"> i = 0; i &lt; paymentInstruments.length; i++) {</w:t>
            </w:r>
          </w:p>
          <w:p w14:paraId="46F7A114"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 = paymentInstruments[i];</w:t>
            </w:r>
          </w:p>
          <w:p w14:paraId="24EB495E"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14:paraId="716A7177"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(PaymentMgr.getPaymentMethod(paymentInstrument.getPaymentMethod()).getPaymentProcessor() === </w:t>
            </w:r>
            <w:r w:rsidRPr="00460CA2">
              <w:rPr>
                <w:rFonts w:eastAsia="Times New Roman" w:cs="Consolas"/>
                <w:b/>
                <w:bCs/>
                <w:color w:val="7F0055"/>
                <w:sz w:val="20"/>
                <w:szCs w:val="20"/>
              </w:rPr>
              <w:t>null</w:t>
            </w:r>
            <w:r w:rsidRPr="00460CA2">
              <w:rPr>
                <w:rFonts w:eastAsia="Times New Roman" w:cs="Consolas"/>
                <w:color w:val="000000"/>
                <w:sz w:val="20"/>
                <w:szCs w:val="20"/>
              </w:rPr>
              <w:t>) {</w:t>
            </w:r>
          </w:p>
          <w:p w14:paraId="1B8FC5AA"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14:paraId="759EBFBB"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Transaction.wrap(handlePaymentTransaction);</w:t>
            </w:r>
          </w:p>
          <w:p w14:paraId="662E52E1"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14:paraId="1A2E7BF3"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 </w:t>
            </w:r>
            <w:r w:rsidRPr="00460CA2">
              <w:rPr>
                <w:rFonts w:eastAsia="Times New Roman" w:cs="Consolas"/>
                <w:b/>
                <w:bCs/>
                <w:color w:val="7F0055"/>
                <w:sz w:val="20"/>
                <w:szCs w:val="20"/>
              </w:rPr>
              <w:t>else</w:t>
            </w:r>
            <w:r w:rsidRPr="00460CA2">
              <w:rPr>
                <w:rFonts w:eastAsia="Times New Roman" w:cs="Consolas"/>
                <w:color w:val="000000"/>
                <w:sz w:val="20"/>
                <w:szCs w:val="20"/>
              </w:rPr>
              <w:t xml:space="preserve"> {</w:t>
            </w:r>
          </w:p>
          <w:p w14:paraId="0455D693"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14:paraId="6C1568D7"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highlight w:val="yellow"/>
              </w:rPr>
            </w:pPr>
            <w:r w:rsidRPr="00460CA2">
              <w:rPr>
                <w:rFonts w:eastAsia="Times New Roman" w:cs="Consolas"/>
                <w:color w:val="000000"/>
                <w:sz w:val="20"/>
                <w:szCs w:val="20"/>
                <w:highlight w:val="yellow"/>
              </w:rPr>
              <w:t>authorizationResult =PaymentProcessor.authorize(order, paymentInstrument);</w:t>
            </w:r>
          </w:p>
          <w:p w14:paraId="0C63FD17"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highlight w:val="yellow"/>
              </w:rPr>
            </w:pPr>
          </w:p>
          <w:p w14:paraId="72F10DEE"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highlight w:val="yellow"/>
              </w:rPr>
              <w:t>if</w:t>
            </w:r>
            <w:r w:rsidRPr="00460CA2">
              <w:rPr>
                <w:rFonts w:eastAsia="Times New Roman" w:cs="Consolas"/>
                <w:color w:val="000000"/>
                <w:sz w:val="20"/>
                <w:szCs w:val="20"/>
                <w:highlight w:val="yellow"/>
              </w:rPr>
              <w:t xml:space="preserve"> (authorizationResult.not_supported || authorizationResult.error || authorizationResult.failed) {</w:t>
            </w:r>
          </w:p>
          <w:p w14:paraId="24B0549B"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14:paraId="1BAA7C94"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error: </w:t>
            </w:r>
            <w:r w:rsidRPr="00460CA2">
              <w:rPr>
                <w:rFonts w:eastAsia="Times New Roman" w:cs="Consolas"/>
                <w:b/>
                <w:bCs/>
                <w:color w:val="7F0055"/>
                <w:sz w:val="20"/>
                <w:szCs w:val="20"/>
              </w:rPr>
              <w:t>true</w:t>
            </w:r>
          </w:p>
          <w:p w14:paraId="7679EB11"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14:paraId="3E3BD8F2" w14:textId="2F7FE916"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r w:rsidRPr="00460CA2">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460CA2">
              <w:rPr>
                <w:rFonts w:eastAsia="Times New Roman" w:cs="Consolas"/>
                <w:b/>
                <w:bCs/>
                <w:color w:val="7F0055"/>
                <w:sz w:val="20"/>
                <w:szCs w:val="20"/>
              </w:rPr>
              <w:t>if</w:t>
            </w:r>
            <w:r w:rsidRPr="00460CA2">
              <w:rPr>
                <w:rFonts w:eastAsia="Times New Roman" w:cs="Consolas"/>
                <w:color w:val="000000"/>
                <w:sz w:val="20"/>
                <w:szCs w:val="20"/>
              </w:rPr>
              <w:t>(authorizationResult.returnToPage){</w:t>
            </w:r>
          </w:p>
          <w:p w14:paraId="18FE99CD"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14:paraId="7A5F17CC"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t>returnToPage :</w:t>
            </w:r>
            <w:r w:rsidRPr="00460CA2">
              <w:rPr>
                <w:rFonts w:eastAsia="Times New Roman" w:cs="Consolas"/>
                <w:b/>
                <w:bCs/>
                <w:color w:val="7F0055"/>
                <w:sz w:val="20"/>
                <w:szCs w:val="20"/>
              </w:rPr>
              <w:t>true</w:t>
            </w:r>
            <w:r w:rsidRPr="00460CA2">
              <w:rPr>
                <w:rFonts w:eastAsia="Times New Roman" w:cs="Consolas"/>
                <w:color w:val="000000"/>
                <w:sz w:val="20"/>
                <w:szCs w:val="20"/>
              </w:rPr>
              <w:t>,</w:t>
            </w:r>
          </w:p>
          <w:p w14:paraId="2D20F482"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t>order : order</w:t>
            </w:r>
          </w:p>
          <w:p w14:paraId="6450DB64"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14:paraId="0CFD8610"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14:paraId="750CDB84"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14:paraId="094E50A4"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14:paraId="1C785675"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14:paraId="4F9986CB"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14:paraId="4FD4EDBD"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14:paraId="36B15D41" w14:textId="77777777"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highlight w:val="yellow"/>
              </w:rPr>
              <w:t>return</w:t>
            </w:r>
            <w:r w:rsidRPr="00460CA2">
              <w:rPr>
                <w:rFonts w:eastAsia="Times New Roman" w:cs="Consolas"/>
                <w:color w:val="000000"/>
                <w:sz w:val="20"/>
                <w:szCs w:val="20"/>
                <w:highlight w:val="yellow"/>
              </w:rPr>
              <w:t xml:space="preserve"> authorizationResult;</w:t>
            </w:r>
          </w:p>
          <w:p w14:paraId="4D53482D" w14:textId="77777777" w:rsidR="00460CA2" w:rsidRDefault="00460CA2" w:rsidP="00460CA2">
            <w:r w:rsidRPr="00460CA2">
              <w:rPr>
                <w:rFonts w:eastAsia="Times New Roman" w:cs="Consolas"/>
                <w:color w:val="000000"/>
                <w:sz w:val="20"/>
                <w:szCs w:val="20"/>
              </w:rPr>
              <w:t>}</w:t>
            </w:r>
          </w:p>
        </w:tc>
      </w:tr>
    </w:tbl>
    <w:p w14:paraId="43EEE761" w14:textId="77777777" w:rsidR="00747254" w:rsidRPr="00E33D85" w:rsidRDefault="00747254" w:rsidP="00747254">
      <w:pPr>
        <w:pStyle w:val="Body"/>
        <w:rPr>
          <w:rFonts w:asciiTheme="minorHAnsi" w:hAnsiTheme="minorHAnsi"/>
        </w:rPr>
      </w:pPr>
    </w:p>
    <w:p w14:paraId="3F2F3C2B" w14:textId="77777777" w:rsidR="00747254" w:rsidRPr="00E33D85" w:rsidRDefault="00C83A72" w:rsidP="00747254">
      <w:pPr>
        <w:pStyle w:val="Heading5"/>
        <w:rPr>
          <w:rFonts w:asciiTheme="minorHAnsi" w:hAnsiTheme="minorHAnsi"/>
        </w:rPr>
      </w:pPr>
      <w:bookmarkStart w:id="113" w:name="_Update_Replace_"/>
      <w:bookmarkEnd w:id="113"/>
      <w:r w:rsidRPr="00E33D85">
        <w:rPr>
          <w:rFonts w:asciiTheme="minorHAnsi" w:hAnsiTheme="minorHAnsi"/>
        </w:rPr>
        <w:t xml:space="preserve">Update </w:t>
      </w:r>
      <w:r w:rsidR="00747254" w:rsidRPr="00E33D85">
        <w:rPr>
          <w:rFonts w:asciiTheme="minorHAnsi" w:hAnsiTheme="minorHAnsi"/>
        </w:rPr>
        <w:t>“start” function</w:t>
      </w:r>
      <w:r w:rsidRPr="00E33D85">
        <w:rPr>
          <w:rFonts w:asciiTheme="minorHAnsi" w:hAnsiTheme="minorHAnsi"/>
        </w:rPr>
        <w:t>to handle payment results</w:t>
      </w:r>
    </w:p>
    <w:p w14:paraId="122425D9" w14:textId="77777777" w:rsidR="005A4787" w:rsidRDefault="00AA14E5" w:rsidP="00AA14E5">
      <w:r w:rsidRPr="00E33D85">
        <w:t xml:space="preserve">Add </w:t>
      </w:r>
      <w:r w:rsidR="00C83A72" w:rsidRPr="00E33D85">
        <w:t>below snippet to handle payment different results</w:t>
      </w:r>
    </w:p>
    <w:p w14:paraId="0FCCC2B6" w14:textId="77777777" w:rsidR="002902BA" w:rsidRDefault="00F37628" w:rsidP="002902BA">
      <w:r w:rsidRPr="00406BCC">
        <w:rPr>
          <w:sz w:val="20"/>
          <w:szCs w:val="20"/>
        </w:rPr>
        <w:lastRenderedPageBreak/>
        <w:t xml:space="preserve">[Note: this function contains generic code for all </w:t>
      </w:r>
      <w:r w:rsidR="00CF5CBD" w:rsidRPr="00406BCC">
        <w:rPr>
          <w:sz w:val="20"/>
          <w:szCs w:val="20"/>
        </w:rPr>
        <w:t>APM’s to</w:t>
      </w:r>
      <w:r w:rsidRPr="00406BCC">
        <w:rPr>
          <w:sz w:val="20"/>
          <w:szCs w:val="20"/>
        </w:rPr>
        <w:t xml:space="preserve"> reduce redundancy</w:t>
      </w:r>
      <w:r w:rsidR="008F217A">
        <w:rPr>
          <w:sz w:val="20"/>
          <w:szCs w:val="20"/>
        </w:rPr>
        <w:t>: please refer the code below</w:t>
      </w:r>
      <w:r w:rsidR="002902BA">
        <w:t>]</w:t>
      </w:r>
    </w:p>
    <w:tbl>
      <w:tblPr>
        <w:tblStyle w:val="TableGrid"/>
        <w:tblW w:w="0" w:type="auto"/>
        <w:tblLook w:val="04A0" w:firstRow="1" w:lastRow="0" w:firstColumn="1" w:lastColumn="0" w:noHBand="0" w:noVBand="1"/>
      </w:tblPr>
      <w:tblGrid>
        <w:gridCol w:w="10296"/>
      </w:tblGrid>
      <w:tr w:rsidR="00B32BDC" w14:paraId="151C8D80" w14:textId="77777777" w:rsidTr="00B32BDC">
        <w:tc>
          <w:tcPr>
            <w:tcW w:w="10296" w:type="dxa"/>
          </w:tcPr>
          <w:p w14:paraId="3D568188"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b/>
                <w:bCs/>
                <w:color w:val="7F0055"/>
                <w:sz w:val="20"/>
                <w:szCs w:val="20"/>
                <w:highlight w:val="yellow"/>
              </w:rPr>
              <w:t>var</w:t>
            </w:r>
            <w:r w:rsidRPr="00B32BDC">
              <w:rPr>
                <w:rFonts w:eastAsia="Times New Roman" w:cs="Consolas"/>
                <w:color w:val="000000"/>
                <w:sz w:val="20"/>
                <w:szCs w:val="20"/>
                <w:highlight w:val="yellow"/>
              </w:rPr>
              <w:t xml:space="preserve"> handlePaymentsResult = handlePayments(order);</w:t>
            </w:r>
          </w:p>
          <w:p w14:paraId="3AB407D6"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(handlePaymentsResult.error) {</w:t>
            </w:r>
          </w:p>
          <w:p w14:paraId="279D76E2"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14:paraId="5EE68348"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14:paraId="4C47506D"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14:paraId="66E53552"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023B6ED3"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14:paraId="3D173493"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14:paraId="3E48AD6B"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0531AD54"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5DD31F9E"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p>
          <w:p w14:paraId="0770E1C5"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(handlePaymentsResult.returnToPage){</w:t>
            </w:r>
          </w:p>
          <w:p w14:paraId="1091EF3A"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14:paraId="49934170"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Order : handlePaymentsResult.order</w:t>
            </w:r>
          </w:p>
          <w:p w14:paraId="31423676"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}).render(</w:t>
            </w:r>
            <w:r w:rsidRPr="00B32BDC">
              <w:rPr>
                <w:rFonts w:eastAsia="Times New Roman" w:cs="Consolas"/>
                <w:color w:val="2A00FF"/>
                <w:sz w:val="20"/>
                <w:szCs w:val="20"/>
                <w:highlight w:val="yellow"/>
              </w:rPr>
              <w:t>'checkout/summary/summary'</w:t>
            </w:r>
            <w:r w:rsidRPr="00B32BDC">
              <w:rPr>
                <w:rFonts w:eastAsia="Times New Roman" w:cs="Consolas"/>
                <w:color w:val="000000"/>
                <w:sz w:val="20"/>
                <w:szCs w:val="20"/>
                <w:highlight w:val="yellow"/>
              </w:rPr>
              <w:t>);</w:t>
            </w:r>
          </w:p>
          <w:p w14:paraId="54301F5D"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5300C19"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(handlePaymentsResult.redirection){</w:t>
            </w:r>
          </w:p>
          <w:p w14:paraId="2F4D08B4"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response.redirect(handlePaymentsResult.redirectionURL);</w:t>
            </w:r>
          </w:p>
          <w:p w14:paraId="3953B144"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AC4494E"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(handlePaymentsResult.carterror){</w:t>
            </w:r>
          </w:p>
          <w:p w14:paraId="373D19BE"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app.getController(</w:t>
            </w:r>
            <w:r w:rsidRPr="00B32BDC">
              <w:rPr>
                <w:rFonts w:eastAsia="Times New Roman" w:cs="Consolas"/>
                <w:color w:val="2A00FF"/>
                <w:sz w:val="20"/>
                <w:szCs w:val="20"/>
                <w:highlight w:val="yellow"/>
              </w:rPr>
              <w:t>'Cart'</w:t>
            </w:r>
            <w:r w:rsidRPr="00B32BDC">
              <w:rPr>
                <w:rFonts w:eastAsia="Times New Roman" w:cs="Consolas"/>
                <w:color w:val="000000"/>
                <w:sz w:val="20"/>
                <w:szCs w:val="20"/>
                <w:highlight w:val="yellow"/>
              </w:rPr>
              <w:t>).Show();</w:t>
            </w:r>
          </w:p>
          <w:p w14:paraId="3E1150C9"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395502CA"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w:t>
            </w:r>
          </w:p>
          <w:p w14:paraId="0D58DC13"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14:paraId="24FF6C77"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alipayReturnUrl : handlePaymentsResult.alipayReturnUrl</w:t>
            </w:r>
          </w:p>
          <w:p w14:paraId="75F0E778"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14:paraId="35ECE96B"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CC38D67"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(handlePaymentsResult.intermediateSA){</w:t>
            </w:r>
          </w:p>
          <w:p w14:paraId="551498F6"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app.getView({</w:t>
            </w:r>
          </w:p>
          <w:p w14:paraId="123CE877"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t xml:space="preserve"> Data:handlePaymentsResult.data, FormAction:handlePaymentsResult.formAction</w:t>
            </w:r>
          </w:p>
          <w:p w14:paraId="45AEE191"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14:paraId="61104453"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481A1D63"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(handlePaymentsResult.missingPaymentInfo) {</w:t>
            </w:r>
          </w:p>
          <w:p w14:paraId="2CE634C2"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14:paraId="1682CF7F"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14:paraId="335EE685"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14:paraId="5ABE5CAC"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3F622F3"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14:paraId="24A7B6C5"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14:paraId="511B6C05"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240BEE75"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78C7D4E5"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(handlePaymentsResult.declined) {</w:t>
            </w:r>
          </w:p>
          <w:p w14:paraId="253F3F97"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14:paraId="06775B00"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14:paraId="2BEACBFE"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14:paraId="69A0A391"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52AFD8C7"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14:paraId="3F1C21BC"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lastRenderedPageBreak/>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'confirm.error.declined'</w:t>
            </w:r>
            <w:r w:rsidRPr="00B32BDC">
              <w:rPr>
                <w:rFonts w:eastAsia="Times New Roman" w:cs="Consolas"/>
                <w:color w:val="000000"/>
                <w:sz w:val="20"/>
                <w:szCs w:val="20"/>
                <w:highlight w:val="yellow"/>
              </w:rPr>
              <w:t>)</w:t>
            </w:r>
          </w:p>
          <w:p w14:paraId="3547022A"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002AC912"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14:paraId="047079C8"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(handlePaymentsResult.process3DRedirection) {</w:t>
            </w:r>
          </w:p>
          <w:p w14:paraId="69FC90A6"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handlePaymentsResult;</w:t>
            </w:r>
          </w:p>
          <w:p w14:paraId="194611DA"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(handlePaymentsResult.review) {</w:t>
            </w:r>
          </w:p>
          <w:p w14:paraId="302787DA"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ReviewOrder({Order:order});</w:t>
            </w:r>
          </w:p>
          <w:p w14:paraId="77937DC0"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704C1A7F"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(handlePaymentsResult.pending) {</w:t>
            </w:r>
          </w:p>
          <w:p w14:paraId="32A15BC5"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ReviewOrder({Order:order});</w:t>
            </w:r>
          </w:p>
          <w:p w14:paraId="734A621D" w14:textId="77777777"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14:paraId="07A2F2AB" w14:textId="77777777" w:rsidR="00B32BDC" w:rsidRDefault="00B32BDC" w:rsidP="00B32BDC">
            <w:pPr>
              <w:rPr>
                <w:rFonts w:eastAsia="Times New Roman" w:cs="Consolas"/>
                <w:color w:val="000000"/>
                <w:sz w:val="20"/>
                <w:szCs w:val="20"/>
              </w:rPr>
            </w:pPr>
            <w:r w:rsidRPr="00B32BDC">
              <w:rPr>
                <w:rFonts w:eastAsia="Times New Roman" w:cs="Consolas"/>
                <w:color w:val="000000"/>
                <w:sz w:val="20"/>
                <w:szCs w:val="20"/>
                <w:highlight w:val="yellow"/>
              </w:rPr>
              <w:t xml:space="preserve">    }</w:t>
            </w:r>
          </w:p>
          <w:p w14:paraId="11442E9D" w14:textId="77777777"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b/>
                <w:bCs/>
                <w:color w:val="7F0055"/>
                <w:sz w:val="20"/>
                <w:szCs w:val="20"/>
              </w:rPr>
              <w:t>var</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 xml:space="preserve"> = Order.submit(order);</w:t>
            </w:r>
          </w:p>
          <w:p w14:paraId="7FBD021E" w14:textId="77777777"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if</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.error) {</w:t>
            </w:r>
          </w:p>
          <w:p w14:paraId="110724E0" w14:textId="77777777"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clearForms();</w:t>
            </w:r>
          </w:p>
          <w:p w14:paraId="5A1E4F1C" w14:textId="77777777"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w:t>
            </w:r>
          </w:p>
          <w:p w14:paraId="57CDC5AE" w14:textId="77777777"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return</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w:t>
            </w:r>
          </w:p>
          <w:p w14:paraId="0C257C41" w14:textId="77777777" w:rsidR="00B32BDC" w:rsidRDefault="00B32BDC" w:rsidP="00B32BDC">
            <w:r w:rsidRPr="00B32BDC">
              <w:rPr>
                <w:rFonts w:eastAsia="Times New Roman" w:cs="Consolas"/>
                <w:color w:val="000000"/>
                <w:sz w:val="20"/>
                <w:szCs w:val="20"/>
              </w:rPr>
              <w:t>}</w:t>
            </w:r>
          </w:p>
        </w:tc>
      </w:tr>
    </w:tbl>
    <w:p w14:paraId="036D30B5" w14:textId="77777777" w:rsidR="009B2A5F" w:rsidRDefault="009B2A5F" w:rsidP="009B2A5F"/>
    <w:p w14:paraId="0EF254FE" w14:textId="77777777" w:rsidR="00747254" w:rsidRPr="00E33D85" w:rsidRDefault="00747254" w:rsidP="007D5AFD">
      <w:pPr>
        <w:pStyle w:val="ListParagraph"/>
        <w:numPr>
          <w:ilvl w:val="0"/>
          <w:numId w:val="38"/>
        </w:numPr>
      </w:pPr>
      <w:r w:rsidRPr="00E33D85">
        <w:t>Add new method to handle the failed order</w:t>
      </w:r>
    </w:p>
    <w:tbl>
      <w:tblPr>
        <w:tblStyle w:val="TableGrid"/>
        <w:tblW w:w="0" w:type="auto"/>
        <w:tblLook w:val="04A0" w:firstRow="1" w:lastRow="0" w:firstColumn="1" w:lastColumn="0" w:noHBand="0" w:noVBand="1"/>
      </w:tblPr>
      <w:tblGrid>
        <w:gridCol w:w="10296"/>
      </w:tblGrid>
      <w:tr w:rsidR="00747254" w:rsidRPr="00E33D85" w14:paraId="677AF1A6" w14:textId="77777777" w:rsidTr="005E5459">
        <w:tc>
          <w:tcPr>
            <w:tcW w:w="10296" w:type="dxa"/>
          </w:tcPr>
          <w:p w14:paraId="01B34176" w14:textId="77777777"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w:t>
            </w:r>
          </w:p>
          <w:p w14:paraId="54E2ED49" w14:textId="77777777"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 Identifies if an order exists, submits the order, and shows a confirmation message.</w:t>
            </w:r>
          </w:p>
          <w:p w14:paraId="20B5E3D0" w14:textId="77777777"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w:t>
            </w:r>
          </w:p>
          <w:p w14:paraId="7CF16851"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fail(args) {</w:t>
            </w:r>
          </w:p>
          <w:p w14:paraId="543BEFC0"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Cybersource = require(</w:t>
            </w:r>
            <w:r w:rsidRPr="00B21512">
              <w:rPr>
                <w:rFonts w:eastAsia="Times New Roman" w:cs="Consolas"/>
                <w:color w:val="2A00FF"/>
                <w:sz w:val="20"/>
                <w:szCs w:val="20"/>
              </w:rPr>
              <w:t>'int_cybersource_controllers/cartridge/scripts/Cybersource'</w:t>
            </w:r>
            <w:r w:rsidRPr="00B21512">
              <w:rPr>
                <w:rFonts w:eastAsia="Times New Roman" w:cs="Consolas"/>
                <w:color w:val="000000"/>
                <w:sz w:val="20"/>
                <w:szCs w:val="20"/>
              </w:rPr>
              <w:t>);</w:t>
            </w:r>
          </w:p>
          <w:p w14:paraId="1A696A33"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orderResult = Cybersource.GetOrder({Order:args.Order});</w:t>
            </w:r>
          </w:p>
          <w:p w14:paraId="591BEB03"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if</w:t>
            </w:r>
            <w:r w:rsidRPr="00B21512">
              <w:rPr>
                <w:rFonts w:eastAsia="Times New Roman" w:cs="Consolas"/>
                <w:color w:val="000000"/>
                <w:sz w:val="20"/>
                <w:szCs w:val="20"/>
              </w:rPr>
              <w:t xml:space="preserve"> (orderResult.error) {</w:t>
            </w:r>
          </w:p>
          <w:p w14:paraId="1F13ACAE"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).Start({PlaceOrderError:orderResult.PlaceOrderError});</w:t>
            </w:r>
          </w:p>
          <w:p w14:paraId="50D459D7"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14:paraId="7D8763A5"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t>}</w:t>
            </w:r>
          </w:p>
          <w:p w14:paraId="4E06A947"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 = orderResult.Order;</w:t>
            </w:r>
          </w:p>
          <w:p w14:paraId="7098D7D7"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PlaceOrderError = args.PlaceOrderError!= </w:t>
            </w:r>
            <w:r w:rsidRPr="00B21512">
              <w:rPr>
                <w:rFonts w:eastAsia="Times New Roman" w:cs="Consolas"/>
                <w:b/>
                <w:bCs/>
                <w:color w:val="7F0055"/>
                <w:sz w:val="20"/>
                <w:szCs w:val="20"/>
              </w:rPr>
              <w:t>null</w:t>
            </w:r>
            <w:r w:rsidRPr="00B21512">
              <w:rPr>
                <w:rFonts w:eastAsia="Times New Roman" w:cs="Consolas"/>
                <w:color w:val="000000"/>
                <w:sz w:val="20"/>
                <w:szCs w:val="20"/>
              </w:rPr>
              <w:t xml:space="preserve"> ? args.PlaceOrderError : </w:t>
            </w:r>
            <w:r w:rsidRPr="00B21512">
              <w:rPr>
                <w:rFonts w:eastAsia="Times New Roman" w:cs="Consolas"/>
                <w:b/>
                <w:bCs/>
                <w:color w:val="7F0055"/>
                <w:sz w:val="20"/>
                <w:szCs w:val="20"/>
              </w:rPr>
              <w:t>new</w:t>
            </w:r>
            <w:r w:rsidRPr="00B21512">
              <w:rPr>
                <w:rFonts w:eastAsia="Times New Roman" w:cs="Consolas"/>
                <w:color w:val="000000"/>
                <w:sz w:val="20"/>
                <w:szCs w:val="20"/>
              </w:rPr>
              <w:t xml:space="preserve"> dw.system.Status(dw.system.Status.ERROR, </w:t>
            </w:r>
            <w:r w:rsidRPr="00B21512">
              <w:rPr>
                <w:rFonts w:eastAsia="Times New Roman" w:cs="Consolas"/>
                <w:color w:val="2A00FF"/>
                <w:sz w:val="20"/>
                <w:szCs w:val="20"/>
              </w:rPr>
              <w:t>"confirm.error.declined"</w:t>
            </w:r>
            <w:r w:rsidRPr="00B21512">
              <w:rPr>
                <w:rFonts w:eastAsia="Times New Roman" w:cs="Consolas"/>
                <w:color w:val="000000"/>
                <w:sz w:val="20"/>
                <w:szCs w:val="20"/>
              </w:rPr>
              <w:t>);</w:t>
            </w:r>
          </w:p>
          <w:p w14:paraId="329D4526"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t>session.custom.SkipTaxCalculation=</w:t>
            </w:r>
            <w:r w:rsidRPr="00B21512">
              <w:rPr>
                <w:rFonts w:eastAsia="Times New Roman" w:cs="Consolas"/>
                <w:b/>
                <w:bCs/>
                <w:color w:val="7F0055"/>
                <w:sz w:val="20"/>
                <w:szCs w:val="20"/>
              </w:rPr>
              <w:t>false</w:t>
            </w:r>
            <w:r w:rsidRPr="00B21512">
              <w:rPr>
                <w:rFonts w:eastAsia="Times New Roman" w:cs="Consolas"/>
                <w:color w:val="000000"/>
                <w:sz w:val="20"/>
                <w:szCs w:val="20"/>
              </w:rPr>
              <w:t>;</w:t>
            </w:r>
          </w:p>
          <w:p w14:paraId="567287F6"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failResult = Transaction.wrap(</w:t>
            </w: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 {</w:t>
            </w:r>
          </w:p>
          <w:p w14:paraId="02D6DB50"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OrderMgr.failOrder(order);</w:t>
            </w:r>
          </w:p>
          <w:p w14:paraId="07A8319B"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 xml:space="preserve"> {</w:t>
            </w:r>
          </w:p>
          <w:p w14:paraId="5A83BADC"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error: </w:t>
            </w:r>
            <w:r w:rsidRPr="00B21512">
              <w:rPr>
                <w:rFonts w:eastAsia="Times New Roman" w:cs="Consolas"/>
                <w:b/>
                <w:bCs/>
                <w:color w:val="7F0055"/>
                <w:sz w:val="20"/>
                <w:szCs w:val="20"/>
              </w:rPr>
              <w:t>true</w:t>
            </w:r>
            <w:r w:rsidRPr="00B21512">
              <w:rPr>
                <w:rFonts w:eastAsia="Times New Roman" w:cs="Consolas"/>
                <w:color w:val="000000"/>
                <w:sz w:val="20"/>
                <w:szCs w:val="20"/>
              </w:rPr>
              <w:t>,</w:t>
            </w:r>
          </w:p>
          <w:p w14:paraId="0AA4798F"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PlaceOrderError: PlaceOrderError</w:t>
            </w:r>
          </w:p>
          <w:p w14:paraId="62D81FDD"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w:t>
            </w:r>
          </w:p>
          <w:p w14:paraId="184B54FA"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w:t>
            </w:r>
          </w:p>
          <w:p w14:paraId="1D07BFAF"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if</w:t>
            </w:r>
            <w:r w:rsidRPr="00B21512">
              <w:rPr>
                <w:rFonts w:eastAsia="Times New Roman" w:cs="Consolas"/>
                <w:color w:val="000000"/>
                <w:sz w:val="20"/>
                <w:szCs w:val="20"/>
              </w:rPr>
              <w:t xml:space="preserve"> (failResult.error){</w:t>
            </w:r>
          </w:p>
          <w:p w14:paraId="4D514D47"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).Start({PlaceOrderError:failResult.PlaceOrderError});</w:t>
            </w:r>
          </w:p>
          <w:p w14:paraId="430E792E"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14:paraId="1D4BB221"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w:t>
            </w:r>
          </w:p>
          <w:p w14:paraId="7BFD5C59" w14:textId="77777777"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14:paraId="41CCC3A9" w14:textId="77777777" w:rsidR="00747254" w:rsidRPr="00E33D85" w:rsidRDefault="00B21512" w:rsidP="00B21512">
            <w:pPr>
              <w:spacing w:line="240" w:lineRule="auto"/>
              <w:ind w:left="360"/>
            </w:pPr>
            <w:r w:rsidRPr="00B21512">
              <w:rPr>
                <w:rFonts w:eastAsia="Times New Roman" w:cs="Consolas"/>
                <w:color w:val="000000"/>
                <w:sz w:val="20"/>
                <w:szCs w:val="20"/>
              </w:rPr>
              <w:lastRenderedPageBreak/>
              <w:t>}</w:t>
            </w:r>
          </w:p>
        </w:tc>
      </w:tr>
    </w:tbl>
    <w:p w14:paraId="7295638A" w14:textId="77777777" w:rsidR="00747254" w:rsidRPr="00E33D85" w:rsidRDefault="00747254" w:rsidP="00747254">
      <w:pPr>
        <w:autoSpaceDE w:val="0"/>
        <w:autoSpaceDN w:val="0"/>
        <w:adjustRightInd w:val="0"/>
        <w:spacing w:after="0" w:line="240" w:lineRule="auto"/>
        <w:rPr>
          <w:rFonts w:eastAsia="Times New Roman" w:cs="Consolas"/>
          <w:color w:val="000000"/>
          <w:sz w:val="20"/>
          <w:szCs w:val="20"/>
        </w:rPr>
      </w:pPr>
    </w:p>
    <w:p w14:paraId="68189719" w14:textId="77777777" w:rsidR="00BB439C" w:rsidRPr="00E33D85" w:rsidRDefault="00BB439C" w:rsidP="00747254">
      <w:pPr>
        <w:autoSpaceDE w:val="0"/>
        <w:autoSpaceDN w:val="0"/>
        <w:adjustRightInd w:val="0"/>
        <w:spacing w:after="0" w:line="240" w:lineRule="auto"/>
        <w:rPr>
          <w:rFonts w:eastAsia="Times New Roman" w:cs="Consolas"/>
          <w:color w:val="000000"/>
          <w:sz w:val="20"/>
          <w:szCs w:val="20"/>
        </w:rPr>
      </w:pPr>
    </w:p>
    <w:p w14:paraId="12697E90" w14:textId="77777777"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w:t>
      </w:r>
      <w:r w:rsidR="0031218A" w:rsidRPr="00E33D85">
        <w:rPr>
          <w:rFonts w:asciiTheme="minorHAnsi" w:hAnsiTheme="minorHAnsi"/>
        </w:rPr>
        <w:t>R</w:t>
      </w:r>
      <w:r w:rsidRPr="00E33D85">
        <w:rPr>
          <w:rFonts w:asciiTheme="minorHAnsi" w:hAnsiTheme="minorHAnsi"/>
        </w:rPr>
        <w:t>eviewOrder</w:t>
      </w:r>
      <w:r w:rsidR="00C814A7" w:rsidRPr="00E33D85">
        <w:rPr>
          <w:rFonts w:asciiTheme="minorHAnsi" w:hAnsiTheme="minorHAnsi"/>
        </w:rPr>
        <w:t>”</w:t>
      </w:r>
      <w:r w:rsidRPr="00E33D85">
        <w:rPr>
          <w:rFonts w:asciiTheme="minorHAnsi" w:hAnsiTheme="minorHAnsi"/>
        </w:rPr>
        <w:t xml:space="preserve"> function </w:t>
      </w:r>
    </w:p>
    <w:p w14:paraId="7429240A" w14:textId="77777777" w:rsidR="00957556" w:rsidRPr="00E33D85" w:rsidRDefault="007720D3" w:rsidP="00E43EFA">
      <w:r w:rsidRPr="00E33D85">
        <w:t>Add the review order function with the code snippet below</w:t>
      </w:r>
    </w:p>
    <w:tbl>
      <w:tblPr>
        <w:tblStyle w:val="TableGrid"/>
        <w:tblW w:w="0" w:type="auto"/>
        <w:tblLook w:val="04A0" w:firstRow="1" w:lastRow="0" w:firstColumn="1" w:lastColumn="0" w:noHBand="0" w:noVBand="1"/>
      </w:tblPr>
      <w:tblGrid>
        <w:gridCol w:w="10296"/>
      </w:tblGrid>
      <w:tr w:rsidR="00E43EFA" w:rsidRPr="00E33D85" w14:paraId="56CCE6F7" w14:textId="77777777" w:rsidTr="00F1407C">
        <w:tc>
          <w:tcPr>
            <w:tcW w:w="10296" w:type="dxa"/>
          </w:tcPr>
          <w:p w14:paraId="695889A5" w14:textId="77777777"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14:paraId="04A55C15" w14:textId="77777777"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*Leaveorderincreatedstatein</w:t>
            </w:r>
            <w:r>
              <w:rPr>
                <w:rFonts w:ascii="Consolas" w:eastAsia="Times New Roman" w:hAnsi="Consolas" w:cs="Consolas"/>
                <w:color w:val="3F5FBF"/>
                <w:sz w:val="20"/>
                <w:szCs w:val="20"/>
                <w:u w:val="single"/>
              </w:rPr>
              <w:t>demandware</w:t>
            </w:r>
            <w:r>
              <w:rPr>
                <w:rFonts w:ascii="Consolas" w:eastAsia="Times New Roman" w:hAnsi="Consolas" w:cs="Consolas"/>
                <w:color w:val="3F5FBF"/>
                <w:sz w:val="20"/>
                <w:szCs w:val="20"/>
              </w:rPr>
              <w:t>andsendorderconfirmationemail</w:t>
            </w:r>
          </w:p>
          <w:p w14:paraId="56CA3CA3" w14:textId="77777777"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r>
              <w:rPr>
                <w:rFonts w:ascii="Consolas" w:eastAsia="Times New Roman" w:hAnsi="Consolas" w:cs="Consolas"/>
                <w:b/>
                <w:bCs/>
                <w:color w:val="7F9FBF"/>
                <w:sz w:val="20"/>
                <w:szCs w:val="20"/>
              </w:rPr>
              <w:t>@param</w:t>
            </w:r>
            <w:r>
              <w:rPr>
                <w:rFonts w:ascii="Consolas" w:eastAsia="Times New Roman" w:hAnsi="Consolas" w:cs="Consolas"/>
                <w:color w:val="3F5FBF"/>
                <w:sz w:val="20"/>
                <w:szCs w:val="20"/>
              </w:rPr>
              <w:t>args</w:t>
            </w:r>
          </w:p>
          <w:p w14:paraId="27851D19" w14:textId="77777777"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14:paraId="38BA006E"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ReviewOrder(args) {</w:t>
            </w:r>
          </w:p>
          <w:p w14:paraId="52AF4637"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Email = app.getModel(</w:t>
            </w:r>
            <w:r w:rsidRPr="00B21512">
              <w:rPr>
                <w:rFonts w:eastAsia="Times New Roman" w:cs="Consolas"/>
                <w:color w:val="2A00FF"/>
                <w:sz w:val="20"/>
                <w:szCs w:val="20"/>
                <w:highlight w:val="yellow"/>
              </w:rPr>
              <w:t>'Email'</w:t>
            </w:r>
            <w:r w:rsidRPr="00B21512">
              <w:rPr>
                <w:rFonts w:eastAsia="Times New Roman" w:cs="Consolas"/>
                <w:color w:val="000000"/>
                <w:sz w:val="20"/>
                <w:szCs w:val="20"/>
                <w:highlight w:val="yellow"/>
              </w:rPr>
              <w:t>);</w:t>
            </w:r>
          </w:p>
          <w:p w14:paraId="2925860C"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Resource = require(</w:t>
            </w:r>
            <w:r w:rsidRPr="00B21512">
              <w:rPr>
                <w:rFonts w:eastAsia="Times New Roman" w:cs="Consolas"/>
                <w:color w:val="2A00FF"/>
                <w:sz w:val="20"/>
                <w:szCs w:val="20"/>
                <w:highlight w:val="yellow"/>
              </w:rPr>
              <w:t>'dw/web/Resource'</w:t>
            </w:r>
            <w:r w:rsidRPr="00B21512">
              <w:rPr>
                <w:rFonts w:eastAsia="Times New Roman" w:cs="Consolas"/>
                <w:color w:val="000000"/>
                <w:sz w:val="20"/>
                <w:szCs w:val="20"/>
                <w:highlight w:val="yellow"/>
              </w:rPr>
              <w:t>);</w:t>
            </w:r>
          </w:p>
          <w:p w14:paraId="1F943A93"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 = args.Order;</w:t>
            </w:r>
          </w:p>
          <w:p w14:paraId="1497E66E"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Send order confirmation and clear used forms within the checkout process.</w:t>
            </w:r>
          </w:p>
          <w:p w14:paraId="226FD950"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Email.get(</w:t>
            </w:r>
            <w:r w:rsidRPr="00B21512">
              <w:rPr>
                <w:rFonts w:eastAsia="Times New Roman" w:cs="Consolas"/>
                <w:color w:val="2A00FF"/>
                <w:sz w:val="20"/>
                <w:szCs w:val="20"/>
                <w:highlight w:val="yellow"/>
              </w:rPr>
              <w:t>'mail/orderconfirmation'</w:t>
            </w:r>
            <w:r w:rsidRPr="00B21512">
              <w:rPr>
                <w:rFonts w:eastAsia="Times New Roman" w:cs="Consolas"/>
                <w:color w:val="000000"/>
                <w:sz w:val="20"/>
                <w:szCs w:val="20"/>
                <w:highlight w:val="yellow"/>
              </w:rPr>
              <w:t>, order.getCustomerEmail())</w:t>
            </w:r>
          </w:p>
          <w:p w14:paraId="37F09340"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.setSubject((Resource.msg(</w:t>
            </w:r>
            <w:r w:rsidRPr="00B21512">
              <w:rPr>
                <w:rFonts w:eastAsia="Times New Roman" w:cs="Consolas"/>
                <w:color w:val="2A00FF"/>
                <w:sz w:val="20"/>
                <w:szCs w:val="20"/>
                <w:highlight w:val="yellow"/>
              </w:rPr>
              <w:t>'order.orderconfirmation-email.001'</w:t>
            </w:r>
            <w:r w:rsidRPr="00B21512">
              <w:rPr>
                <w:rFonts w:eastAsia="Times New Roman" w:cs="Consolas"/>
                <w:color w:val="000000"/>
                <w:sz w:val="20"/>
                <w:szCs w:val="20"/>
                <w:highlight w:val="yellow"/>
              </w:rPr>
              <w:t xml:space="preserve">, </w:t>
            </w:r>
            <w:r w:rsidRPr="00B21512">
              <w:rPr>
                <w:rFonts w:eastAsia="Times New Roman" w:cs="Consolas"/>
                <w:color w:val="2A00FF"/>
                <w:sz w:val="20"/>
                <w:szCs w:val="20"/>
                <w:highlight w:val="yellow"/>
              </w:rPr>
              <w:t>'order'</w:t>
            </w:r>
            <w:r w:rsidRPr="00B21512">
              <w:rPr>
                <w:rFonts w:eastAsia="Times New Roman" w:cs="Consolas"/>
                <w:color w:val="000000"/>
                <w:sz w:val="20"/>
                <w:szCs w:val="20"/>
                <w:highlight w:val="yellow"/>
              </w:rPr>
              <w:t xml:space="preserve">, </w:t>
            </w:r>
            <w:r w:rsidRPr="00B21512">
              <w:rPr>
                <w:rFonts w:eastAsia="Times New Roman" w:cs="Consolas"/>
                <w:b/>
                <w:bCs/>
                <w:color w:val="7F0055"/>
                <w:sz w:val="20"/>
                <w:szCs w:val="20"/>
                <w:highlight w:val="yellow"/>
              </w:rPr>
              <w:t>null</w:t>
            </w:r>
            <w:r w:rsidRPr="00B21512">
              <w:rPr>
                <w:rFonts w:eastAsia="Times New Roman" w:cs="Consolas"/>
                <w:color w:val="000000"/>
                <w:sz w:val="20"/>
                <w:szCs w:val="20"/>
                <w:highlight w:val="yellow"/>
              </w:rPr>
              <w:t xml:space="preserve">) + </w:t>
            </w:r>
            <w:r w:rsidRPr="00B21512">
              <w:rPr>
                <w:rFonts w:eastAsia="Times New Roman" w:cs="Consolas"/>
                <w:color w:val="2A00FF"/>
                <w:sz w:val="20"/>
                <w:szCs w:val="20"/>
                <w:highlight w:val="yellow"/>
              </w:rPr>
              <w:t>' '</w:t>
            </w:r>
            <w:r w:rsidRPr="00B21512">
              <w:rPr>
                <w:rFonts w:eastAsia="Times New Roman" w:cs="Consolas"/>
                <w:color w:val="000000"/>
                <w:sz w:val="20"/>
                <w:szCs w:val="20"/>
                <w:highlight w:val="yellow"/>
              </w:rPr>
              <w:t xml:space="preserve"> + order.getOrderNo()).toString())</w:t>
            </w:r>
          </w:p>
          <w:p w14:paraId="234DD924"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.send({</w:t>
            </w:r>
          </w:p>
          <w:p w14:paraId="7C8FFA37"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Order: order</w:t>
            </w:r>
          </w:p>
          <w:p w14:paraId="3A7EFC67"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w:t>
            </w:r>
          </w:p>
          <w:p w14:paraId="34A5CEF7"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Clears all forms used in the checkout process.</w:t>
            </w:r>
          </w:p>
          <w:p w14:paraId="5801A183"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clearForms();</w:t>
            </w:r>
          </w:p>
          <w:p w14:paraId="519DF8E1"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).ShowConfirmation(order);</w:t>
            </w:r>
          </w:p>
          <w:p w14:paraId="3461A4DC"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14:paraId="20FE4C96" w14:textId="77777777" w:rsidR="00E43EFA" w:rsidRPr="00E33D85" w:rsidRDefault="00B21512" w:rsidP="00B21512">
            <w:pPr>
              <w:autoSpaceDE w:val="0"/>
              <w:autoSpaceDN w:val="0"/>
              <w:adjustRightInd w:val="0"/>
              <w:spacing w:after="0" w:line="240" w:lineRule="auto"/>
            </w:pPr>
            <w:r w:rsidRPr="00B21512">
              <w:rPr>
                <w:rFonts w:eastAsia="Times New Roman" w:cs="Consolas"/>
                <w:color w:val="000000"/>
                <w:sz w:val="20"/>
                <w:szCs w:val="20"/>
                <w:highlight w:val="yellow"/>
              </w:rPr>
              <w:t>}</w:t>
            </w:r>
          </w:p>
        </w:tc>
      </w:tr>
    </w:tbl>
    <w:p w14:paraId="0DC56EB8" w14:textId="77777777"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“s</w:t>
      </w:r>
      <w:r w:rsidRPr="00E33D85">
        <w:rPr>
          <w:rFonts w:asciiTheme="minorHAnsi" w:hAnsiTheme="minorHAnsi"/>
        </w:rPr>
        <w:t>ubmitOrder</w:t>
      </w:r>
      <w:r w:rsidR="00C814A7" w:rsidRPr="00E33D85">
        <w:rPr>
          <w:rFonts w:asciiTheme="minorHAnsi" w:hAnsiTheme="minorHAnsi"/>
        </w:rPr>
        <w:t>”</w:t>
      </w:r>
      <w:r w:rsidRPr="00E33D85">
        <w:rPr>
          <w:rFonts w:asciiTheme="minorHAnsi" w:hAnsiTheme="minorHAnsi"/>
        </w:rPr>
        <w:t xml:space="preserve"> function</w:t>
      </w:r>
    </w:p>
    <w:p w14:paraId="6A354C47" w14:textId="77777777" w:rsidR="00BC08FD" w:rsidRPr="00E33D85" w:rsidRDefault="007720D3" w:rsidP="00BC08FD">
      <w:r w:rsidRPr="00E33D85">
        <w:t xml:space="preserve">Add the submit order function with the code snippet below </w:t>
      </w:r>
    </w:p>
    <w:tbl>
      <w:tblPr>
        <w:tblStyle w:val="TableGrid"/>
        <w:tblW w:w="0" w:type="auto"/>
        <w:tblLook w:val="04A0" w:firstRow="1" w:lastRow="0" w:firstColumn="1" w:lastColumn="0" w:noHBand="0" w:noVBand="1"/>
      </w:tblPr>
      <w:tblGrid>
        <w:gridCol w:w="10296"/>
      </w:tblGrid>
      <w:tr w:rsidR="00BC08FD" w:rsidRPr="00E33D85" w14:paraId="1025CBD9" w14:textId="77777777" w:rsidTr="00F1407C">
        <w:tc>
          <w:tcPr>
            <w:tcW w:w="10296" w:type="dxa"/>
          </w:tcPr>
          <w:p w14:paraId="19BC2BEB" w14:textId="77777777"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14:paraId="62ED8DF7" w14:textId="77777777"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*Submittheorderandsendorderconfirmationemail</w:t>
            </w:r>
          </w:p>
          <w:p w14:paraId="4E6C3464" w14:textId="77777777"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args</w:t>
            </w:r>
          </w:p>
          <w:p w14:paraId="2822BD3E" w14:textId="77777777"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14:paraId="57C2AFFD"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SubmitOrder(args) {</w:t>
            </w:r>
          </w:p>
          <w:p w14:paraId="62E66D27"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orderPlacementStatus = Order.submit(args.Order);</w:t>
            </w:r>
          </w:p>
          <w:p w14:paraId="3CF64EC1"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if</w:t>
            </w:r>
            <w:r w:rsidRPr="00B21512">
              <w:rPr>
                <w:rFonts w:eastAsia="Times New Roman" w:cs="Consolas"/>
                <w:color w:val="000000"/>
                <w:sz w:val="20"/>
                <w:szCs w:val="20"/>
                <w:highlight w:val="yellow"/>
              </w:rPr>
              <w:t xml:space="preserve"> (!orderPlacementStatus.error) {</w:t>
            </w:r>
          </w:p>
          <w:p w14:paraId="503816EE"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clearForms();</w:t>
            </w:r>
          </w:p>
          <w:p w14:paraId="12D499FB"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).ShowConfirmation(args.Order);</w:t>
            </w:r>
          </w:p>
          <w:p w14:paraId="0123ECC8"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14:paraId="5A3F69C7"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w:t>
            </w:r>
          </w:p>
          <w:p w14:paraId="4DC9EF2E"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p>
          <w:p w14:paraId="56E98EA0"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).Start();</w:t>
            </w:r>
          </w:p>
          <w:p w14:paraId="591184F0" w14:textId="77777777" w:rsidR="00BC08FD" w:rsidRPr="00E33D85" w:rsidRDefault="00B21512" w:rsidP="00B21512">
            <w:pPr>
              <w:spacing w:line="240" w:lineRule="auto"/>
              <w:ind w:left="360"/>
            </w:pPr>
            <w:r w:rsidRPr="00B21512">
              <w:rPr>
                <w:rFonts w:eastAsia="Times New Roman" w:cs="Consolas"/>
                <w:color w:val="000000"/>
                <w:sz w:val="20"/>
                <w:szCs w:val="20"/>
                <w:highlight w:val="yellow"/>
              </w:rPr>
              <w:t>}</w:t>
            </w:r>
          </w:p>
        </w:tc>
      </w:tr>
    </w:tbl>
    <w:p w14:paraId="150A0373" w14:textId="77777777" w:rsidR="00747254" w:rsidRPr="00E33D85" w:rsidRDefault="00747254" w:rsidP="00747254">
      <w:pPr>
        <w:pStyle w:val="Heading5"/>
        <w:rPr>
          <w:rFonts w:asciiTheme="minorHAnsi" w:hAnsiTheme="minorHAnsi"/>
        </w:rPr>
      </w:pPr>
      <w:r w:rsidRPr="00E33D85">
        <w:rPr>
          <w:rFonts w:asciiTheme="minorHAnsi" w:hAnsiTheme="minorHAnsi"/>
        </w:rPr>
        <w:t>Update “submit” function</w:t>
      </w:r>
    </w:p>
    <w:p w14:paraId="3C330E6C" w14:textId="77777777" w:rsidR="00747254" w:rsidRPr="00E33D85" w:rsidRDefault="00747254" w:rsidP="00747254">
      <w:r w:rsidRPr="00E33D85">
        <w:t xml:space="preserve">Replace the submit function with the code </w:t>
      </w:r>
      <w:r w:rsidR="004428E2" w:rsidRPr="00E33D85">
        <w:t xml:space="preserve">snippet </w:t>
      </w:r>
      <w:r w:rsidRPr="00E33D85">
        <w:t>below</w:t>
      </w:r>
    </w:p>
    <w:tbl>
      <w:tblPr>
        <w:tblStyle w:val="TableGrid"/>
        <w:tblW w:w="0" w:type="auto"/>
        <w:tblLook w:val="04A0" w:firstRow="1" w:lastRow="0" w:firstColumn="1" w:lastColumn="0" w:noHBand="0" w:noVBand="1"/>
      </w:tblPr>
      <w:tblGrid>
        <w:gridCol w:w="10296"/>
      </w:tblGrid>
      <w:tr w:rsidR="00BC08FD" w:rsidRPr="00E33D85" w14:paraId="57478C4C" w14:textId="77777777" w:rsidTr="00BC08FD">
        <w:tc>
          <w:tcPr>
            <w:tcW w:w="10296" w:type="dxa"/>
          </w:tcPr>
          <w:p w14:paraId="0DBD0F31" w14:textId="77777777"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w:t>
            </w:r>
          </w:p>
          <w:p w14:paraId="28FC88FE" w14:textId="77777777"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lastRenderedPageBreak/>
              <w:t xml:space="preserve"> * Asynchronous </w:t>
            </w:r>
            <w:r w:rsidRPr="00E33D85">
              <w:rPr>
                <w:rFonts w:eastAsia="Times New Roman" w:cs="Consolas"/>
                <w:color w:val="3F7F5F"/>
                <w:sz w:val="20"/>
                <w:szCs w:val="20"/>
                <w:u w:val="single"/>
              </w:rPr>
              <w:t>Callbacks</w:t>
            </w:r>
            <w:r w:rsidRPr="00E33D85">
              <w:rPr>
                <w:rFonts w:eastAsia="Times New Roman" w:cs="Consolas"/>
                <w:color w:val="3F7F5F"/>
                <w:sz w:val="20"/>
                <w:szCs w:val="20"/>
              </w:rPr>
              <w:t xml:space="preserve"> for SiteGenesis.</w:t>
            </w:r>
          </w:p>
          <w:p w14:paraId="7B2048F8" w14:textId="77777777"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 Identifies if an order exists, submits the order, and shows a confirmation message.</w:t>
            </w:r>
          </w:p>
          <w:p w14:paraId="209C43FD" w14:textId="77777777"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w:t>
            </w:r>
          </w:p>
          <w:p w14:paraId="25E8F7FC"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b/>
                <w:bCs/>
                <w:color w:val="7F0055"/>
                <w:sz w:val="20"/>
                <w:szCs w:val="20"/>
                <w:highlight w:val="yellow"/>
              </w:rPr>
              <w:t>function</w:t>
            </w:r>
            <w:r w:rsidRPr="0064236A">
              <w:rPr>
                <w:rFonts w:eastAsia="Times New Roman" w:cs="Consolas"/>
                <w:color w:val="000000"/>
                <w:sz w:val="20"/>
                <w:szCs w:val="20"/>
                <w:highlight w:val="yellow"/>
              </w:rPr>
              <w:t xml:space="preserve"> submit(args) {</w:t>
            </w:r>
          </w:p>
          <w:p w14:paraId="757E456D"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 = require(</w:t>
            </w:r>
            <w:r w:rsidRPr="0064236A">
              <w:rPr>
                <w:rFonts w:eastAsia="Times New Roman" w:cs="Consolas"/>
                <w:color w:val="2A00FF"/>
                <w:sz w:val="20"/>
                <w:szCs w:val="20"/>
                <w:highlight w:val="yellow"/>
              </w:rPr>
              <w:t>'int_cybersource_controllers/cartridge/scripts/Provider'</w:t>
            </w:r>
            <w:r w:rsidRPr="0064236A">
              <w:rPr>
                <w:rFonts w:eastAsia="Times New Roman" w:cs="Consolas"/>
                <w:color w:val="000000"/>
                <w:sz w:val="20"/>
                <w:szCs w:val="20"/>
                <w:highlight w:val="yellow"/>
              </w:rPr>
              <w:t>);</w:t>
            </w:r>
          </w:p>
          <w:p w14:paraId="083A605C"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providerParam = request.httpParameterMap.provider.stringValue;</w:t>
            </w:r>
          </w:p>
          <w:p w14:paraId="428F6357"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(!empty(providerParam)) {</w:t>
            </w:r>
          </w:p>
          <w:p w14:paraId="11E2EA1C"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providerResult = Provider.Check(args);</w:t>
            </w:r>
          </w:p>
          <w:p w14:paraId="493BDE0E"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(!empty(providerResult)){</w:t>
            </w:r>
          </w:p>
          <w:p w14:paraId="18C2AD88"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(providerResult.pending){</w:t>
            </w:r>
          </w:p>
          <w:p w14:paraId="7F880A34"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ReviewOrder({Order:providerResult.Order});</w:t>
            </w:r>
          </w:p>
          <w:p w14:paraId="20FC57E4"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0BC487FE" w14:textId="6E4463A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(providerResult.load3DRequest){</w:t>
            </w:r>
          </w:p>
          <w:p w14:paraId="0DA1DDAA"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app.getView().render(</w:t>
            </w:r>
            <w:r w:rsidRPr="0064236A">
              <w:rPr>
                <w:rFonts w:eastAsia="Times New Roman" w:cs="Consolas"/>
                <w:color w:val="2A00FF"/>
                <w:sz w:val="20"/>
                <w:szCs w:val="20"/>
                <w:highlight w:val="yellow"/>
              </w:rPr>
              <w:t>'cart/payerauthenticationredirect'</w:t>
            </w:r>
            <w:r w:rsidRPr="0064236A">
              <w:rPr>
                <w:rFonts w:eastAsia="Times New Roman" w:cs="Consolas"/>
                <w:color w:val="000000"/>
                <w:sz w:val="20"/>
                <w:szCs w:val="20"/>
                <w:highlight w:val="yellow"/>
              </w:rPr>
              <w:t>);</w:t>
            </w:r>
          </w:p>
          <w:p w14:paraId="15C173B0"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397FF1DE" w14:textId="362E0F35"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(providerResult.submit){</w:t>
            </w:r>
          </w:p>
          <w:p w14:paraId="7C6E9DB3"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SubmitOrder({Order:providerResult.Order});</w:t>
            </w:r>
          </w:p>
          <w:p w14:paraId="3AA4C3E1"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5DFB5F49" w14:textId="656F53CE"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(providerResult.error){</w:t>
            </w:r>
          </w:p>
          <w:p w14:paraId="0F83577A"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fail({Order:providerResult.Order});</w:t>
            </w:r>
          </w:p>
          <w:p w14:paraId="3CBFA2A3"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1ECF0D5A" w14:textId="5E51AAC9"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(providerResult.cancelfail){</w:t>
            </w:r>
          </w:p>
          <w:p w14:paraId="083FE9C6"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'COSummary'</w:t>
            </w:r>
            <w:r w:rsidRPr="0064236A">
              <w:rPr>
                <w:rFonts w:eastAsia="Times New Roman" w:cs="Consolas"/>
                <w:color w:val="000000"/>
                <w:sz w:val="20"/>
                <w:szCs w:val="20"/>
                <w:highlight w:val="yellow"/>
              </w:rPr>
              <w:t>).Start({PlaceOrderError:providerResult.PlaceOrderError});</w:t>
            </w:r>
          </w:p>
          <w:p w14:paraId="16F80DA0"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452F6B8C" w14:textId="689D4640"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(providerResult.carterror){</w:t>
            </w:r>
          </w:p>
          <w:p w14:paraId="473DAB15"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14:paraId="23D91A93"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5ADD39FD" w14:textId="7D7804F9"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(providerResult.redirect){</w:t>
            </w:r>
          </w:p>
          <w:p w14:paraId="74068EC6"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app.getView({Location : providerResult.location}).render(providerResult.render);</w:t>
            </w:r>
          </w:p>
          <w:p w14:paraId="3AA04967"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322CB77B"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14:paraId="7887B2F6"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Pr="0064236A">
              <w:rPr>
                <w:rFonts w:eastAsia="Times New Roman" w:cs="Consolas"/>
                <w:color w:val="000000"/>
                <w:sz w:val="20"/>
                <w:szCs w:val="20"/>
                <w:highlight w:val="yellow"/>
              </w:rPr>
              <w:t xml:space="preserve"> {</w:t>
            </w:r>
          </w:p>
          <w:p w14:paraId="08E979F0"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7FF79552"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14:paraId="58286047"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t>}</w:t>
            </w:r>
          </w:p>
          <w:p w14:paraId="20025671"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14:paraId="14BAEDF1" w14:textId="77777777"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14:paraId="6246F590" w14:textId="77777777" w:rsidR="00BC08FD" w:rsidRPr="00E33D85" w:rsidRDefault="00B21512" w:rsidP="00B21512">
            <w:pPr>
              <w:spacing w:line="240" w:lineRule="auto"/>
              <w:ind w:left="360"/>
            </w:pPr>
            <w:r w:rsidRPr="00B21512">
              <w:rPr>
                <w:rFonts w:ascii="Consolas" w:eastAsia="Times New Roman" w:hAnsi="Consolas" w:cs="Consolas"/>
                <w:color w:val="000000"/>
                <w:sz w:val="20"/>
                <w:szCs w:val="20"/>
                <w:highlight w:val="yellow"/>
              </w:rPr>
              <w:t>}</w:t>
            </w:r>
          </w:p>
        </w:tc>
      </w:tr>
    </w:tbl>
    <w:p w14:paraId="6EDE2A88" w14:textId="77777777" w:rsidR="00BF053E" w:rsidRPr="00E33D85" w:rsidRDefault="00167ED8" w:rsidP="00BF053E">
      <w:pPr>
        <w:pStyle w:val="Heading5"/>
        <w:rPr>
          <w:rFonts w:asciiTheme="minorHAnsi" w:hAnsiTheme="minorHAnsi"/>
        </w:rPr>
      </w:pPr>
      <w:r>
        <w:rPr>
          <w:rFonts w:asciiTheme="minorHAnsi" w:hAnsiTheme="minorHAnsi"/>
        </w:rPr>
        <w:lastRenderedPageBreak/>
        <w:t xml:space="preserve">Update </w:t>
      </w:r>
      <w:r w:rsidR="00BF053E" w:rsidRPr="00E33D85">
        <w:rPr>
          <w:rFonts w:asciiTheme="minorHAnsi" w:hAnsiTheme="minorHAnsi"/>
        </w:rPr>
        <w:t>Export functions</w:t>
      </w:r>
    </w:p>
    <w:tbl>
      <w:tblPr>
        <w:tblStyle w:val="TableGrid"/>
        <w:tblW w:w="0" w:type="auto"/>
        <w:tblLook w:val="04A0" w:firstRow="1" w:lastRow="0" w:firstColumn="1" w:lastColumn="0" w:noHBand="0" w:noVBand="1"/>
      </w:tblPr>
      <w:tblGrid>
        <w:gridCol w:w="10296"/>
      </w:tblGrid>
      <w:tr w:rsidR="00B07148" w:rsidRPr="00E33D85" w14:paraId="7390FE7E" w14:textId="77777777" w:rsidTr="00B07148">
        <w:tc>
          <w:tcPr>
            <w:tcW w:w="10296" w:type="dxa"/>
          </w:tcPr>
          <w:p w14:paraId="5C1284F6"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exports.Fail = guard.ensure([</w:t>
            </w:r>
            <w:r w:rsidRPr="00B21512">
              <w:rPr>
                <w:rFonts w:eastAsia="Times New Roman" w:cs="Consolas"/>
                <w:color w:val="2A00FF"/>
                <w:sz w:val="20"/>
                <w:szCs w:val="20"/>
                <w:highlight w:val="yellow"/>
              </w:rPr>
              <w:t>'https'</w:t>
            </w:r>
            <w:r w:rsidRPr="00B21512">
              <w:rPr>
                <w:rFonts w:eastAsia="Times New Roman" w:cs="Consolas"/>
                <w:color w:val="000000"/>
                <w:sz w:val="20"/>
                <w:szCs w:val="20"/>
                <w:highlight w:val="yellow"/>
              </w:rPr>
              <w:t>], fail);</w:t>
            </w:r>
          </w:p>
          <w:p w14:paraId="4D83BE63" w14:textId="77777777"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exports.ReviewOrder = ReviewOrder;</w:t>
            </w:r>
          </w:p>
          <w:p w14:paraId="522BC0D1" w14:textId="77777777" w:rsidR="00B07148" w:rsidRPr="00E33D85" w:rsidRDefault="00B21512" w:rsidP="00B21512">
            <w:r w:rsidRPr="00B21512">
              <w:rPr>
                <w:rFonts w:eastAsia="Times New Roman" w:cs="Consolas"/>
                <w:color w:val="000000"/>
                <w:sz w:val="20"/>
                <w:szCs w:val="20"/>
                <w:highlight w:val="yellow"/>
              </w:rPr>
              <w:t>exports.SubmitOrder = SubmitOrder;</w:t>
            </w:r>
          </w:p>
        </w:tc>
      </w:tr>
    </w:tbl>
    <w:p w14:paraId="1C802F8C" w14:textId="77777777" w:rsidR="00E66C51" w:rsidRPr="00E33D85" w:rsidRDefault="00E66C51" w:rsidP="005C1822">
      <w:pPr>
        <w:pStyle w:val="BodyText"/>
      </w:pPr>
    </w:p>
    <w:p w14:paraId="7CACC66D" w14:textId="77777777" w:rsidR="00DC710D" w:rsidRPr="00E33D85" w:rsidRDefault="00DC710D" w:rsidP="00DC710D">
      <w:pPr>
        <w:pStyle w:val="Heading4"/>
        <w:rPr>
          <w:rFonts w:asciiTheme="minorHAnsi" w:hAnsiTheme="minorHAnsi"/>
        </w:rPr>
      </w:pPr>
      <w:r w:rsidRPr="00E33D85">
        <w:rPr>
          <w:rFonts w:asciiTheme="minorHAnsi" w:hAnsiTheme="minorHAnsi"/>
        </w:rPr>
        <w:lastRenderedPageBreak/>
        <w:t>Controller - COBilling.js</w:t>
      </w:r>
    </w:p>
    <w:p w14:paraId="0B454920" w14:textId="77777777" w:rsidR="00B86788" w:rsidRPr="00E33D85" w:rsidRDefault="00087578" w:rsidP="00B86788">
      <w:pPr>
        <w:pStyle w:val="Heading5"/>
        <w:rPr>
          <w:rFonts w:asciiTheme="minorHAnsi" w:hAnsiTheme="minorHAnsi"/>
        </w:rPr>
      </w:pPr>
      <w:r w:rsidRPr="00E33D85">
        <w:rPr>
          <w:rFonts w:asciiTheme="minorHAnsi" w:hAnsiTheme="minorHAnsi"/>
        </w:rPr>
        <w:t>Update E</w:t>
      </w:r>
      <w:r w:rsidR="00B86788" w:rsidRPr="00E33D85">
        <w:rPr>
          <w:rFonts w:asciiTheme="minorHAnsi" w:hAnsiTheme="minorHAnsi"/>
        </w:rPr>
        <w:t>xport Function</w:t>
      </w:r>
    </w:p>
    <w:tbl>
      <w:tblPr>
        <w:tblStyle w:val="TableGrid"/>
        <w:tblW w:w="0" w:type="auto"/>
        <w:tblLook w:val="04A0" w:firstRow="1" w:lastRow="0" w:firstColumn="1" w:lastColumn="0" w:noHBand="0" w:noVBand="1"/>
      </w:tblPr>
      <w:tblGrid>
        <w:gridCol w:w="10296"/>
      </w:tblGrid>
      <w:tr w:rsidR="00B86788" w:rsidRPr="00E33D85" w14:paraId="7EC53FCE" w14:textId="77777777" w:rsidTr="00B86788">
        <w:tc>
          <w:tcPr>
            <w:tcW w:w="10296" w:type="dxa"/>
          </w:tcPr>
          <w:p w14:paraId="7C12F81C" w14:textId="77777777" w:rsidR="00B86788" w:rsidRPr="00FB697C" w:rsidRDefault="00544B13" w:rsidP="00FB697C">
            <w:pPr>
              <w:autoSpaceDE w:val="0"/>
              <w:autoSpaceDN w:val="0"/>
              <w:adjustRightInd w:val="0"/>
              <w:spacing w:after="0" w:line="240" w:lineRule="auto"/>
              <w:rPr>
                <w:rFonts w:eastAsia="Times New Roman" w:cs="Consolas"/>
                <w:sz w:val="20"/>
                <w:szCs w:val="20"/>
              </w:rPr>
            </w:pPr>
            <w:r w:rsidRPr="00544B13">
              <w:rPr>
                <w:rFonts w:eastAsia="Times New Roman" w:cs="Consolas"/>
                <w:color w:val="000000"/>
                <w:sz w:val="20"/>
                <w:szCs w:val="20"/>
                <w:highlight w:val="yellow"/>
              </w:rPr>
              <w:t>exports.ReturnToForm = guard.ensure([</w:t>
            </w:r>
            <w:r w:rsidRPr="00544B13">
              <w:rPr>
                <w:rFonts w:eastAsia="Times New Roman" w:cs="Consolas"/>
                <w:color w:val="2A00FF"/>
                <w:sz w:val="20"/>
                <w:szCs w:val="20"/>
                <w:highlight w:val="yellow"/>
              </w:rPr>
              <w:t>'https'</w:t>
            </w:r>
            <w:r w:rsidRPr="00544B13">
              <w:rPr>
                <w:rFonts w:eastAsia="Times New Roman" w:cs="Consolas"/>
                <w:color w:val="000000"/>
                <w:sz w:val="20"/>
                <w:szCs w:val="20"/>
                <w:highlight w:val="yellow"/>
              </w:rPr>
              <w:t>], returnToForm);</w:t>
            </w:r>
          </w:p>
        </w:tc>
      </w:tr>
    </w:tbl>
    <w:p w14:paraId="702DC8EE" w14:textId="77777777" w:rsidR="00B86788" w:rsidRPr="00E33D85" w:rsidRDefault="00B86788" w:rsidP="004638D9"/>
    <w:p w14:paraId="27823F7C" w14:textId="77777777" w:rsidR="00A00346" w:rsidRPr="00E33D85" w:rsidRDefault="00CB5F9F" w:rsidP="00A00346">
      <w:pPr>
        <w:pStyle w:val="Heading5"/>
        <w:rPr>
          <w:rFonts w:asciiTheme="minorHAnsi" w:hAnsiTheme="minorHAnsi"/>
        </w:rPr>
      </w:pPr>
      <w:r>
        <w:rPr>
          <w:rFonts w:asciiTheme="minorHAnsi" w:hAnsiTheme="minorHAnsi"/>
        </w:rPr>
        <w:t xml:space="preserve">Update </w:t>
      </w:r>
      <w:r w:rsidR="00A00346" w:rsidRPr="00E33D85">
        <w:rPr>
          <w:rFonts w:asciiTheme="minorHAnsi" w:hAnsiTheme="minorHAnsi"/>
        </w:rPr>
        <w:t>“resetPaymentForms()” function</w:t>
      </w:r>
    </w:p>
    <w:p w14:paraId="4ACA369D" w14:textId="77777777" w:rsidR="00A00346" w:rsidRPr="00E33D85" w:rsidRDefault="00A1373A" w:rsidP="00E764DC">
      <w:pPr>
        <w:rPr>
          <w:bCs/>
          <w:color w:val="000000" w:themeColor="text1"/>
        </w:rPr>
      </w:pPr>
      <w:r>
        <w:rPr>
          <w:bCs/>
          <w:color w:val="000000" w:themeColor="text1"/>
        </w:rPr>
        <w:t>I</w:t>
      </w:r>
      <w:r w:rsidR="002E4FF9" w:rsidRPr="00E33D85">
        <w:rPr>
          <w:bCs/>
          <w:color w:val="000000" w:themeColor="text1"/>
        </w:rPr>
        <w:t xml:space="preserve">nvoke </w:t>
      </w:r>
      <w:r w:rsidR="00620401" w:rsidRPr="00E33D85">
        <w:rPr>
          <w:bCs/>
          <w:color w:val="000000" w:themeColor="text1"/>
        </w:rPr>
        <w:t xml:space="preserve">cybersource cartridge </w:t>
      </w:r>
      <w:r w:rsidR="002E4FF9" w:rsidRPr="00E33D85">
        <w:rPr>
          <w:bCs/>
          <w:color w:val="000000" w:themeColor="text1"/>
        </w:rPr>
        <w:t>“ResetPaymentForms” function</w:t>
      </w:r>
      <w:r w:rsidR="00BC08FD" w:rsidRPr="00E33D85">
        <w:rPr>
          <w:bCs/>
          <w:color w:val="000000" w:themeColor="text1"/>
        </w:rPr>
        <w:t xml:space="preserve"> after cart basket retrieved</w:t>
      </w:r>
      <w:r w:rsidR="002E4FF9" w:rsidRPr="00E33D85">
        <w:rPr>
          <w:bCs/>
          <w:color w:val="000000" w:themeColor="text1"/>
        </w:rPr>
        <w:t xml:space="preserve">. </w:t>
      </w:r>
    </w:p>
    <w:p w14:paraId="4A9DF236" w14:textId="77777777" w:rsidR="00691959" w:rsidRDefault="00691959" w:rsidP="00E764DC">
      <w:pPr>
        <w:rPr>
          <w:bCs/>
          <w:color w:val="000000" w:themeColor="text1"/>
        </w:rPr>
      </w:pPr>
      <w:r w:rsidRPr="00E33D85">
        <w:rPr>
          <w:bCs/>
          <w:color w:val="000000" w:themeColor="text1"/>
        </w:rPr>
        <w:t xml:space="preserve">Remove </w:t>
      </w:r>
      <w:r w:rsidR="005E43BD" w:rsidRPr="00E33D85">
        <w:rPr>
          <w:bCs/>
          <w:color w:val="000000" w:themeColor="text1"/>
        </w:rPr>
        <w:t>BML payment</w:t>
      </w:r>
      <w:r w:rsidRPr="00E33D85">
        <w:rPr>
          <w:bCs/>
          <w:color w:val="000000" w:themeColor="text1"/>
        </w:rPr>
        <w:t xml:space="preserve"> instruments from </w:t>
      </w:r>
      <w:r w:rsidR="000B6A3D" w:rsidRPr="00E33D85">
        <w:rPr>
          <w:bCs/>
          <w:color w:val="000000" w:themeColor="text1"/>
        </w:rPr>
        <w:t>PayPal</w:t>
      </w:r>
      <w:r w:rsidRPr="00E33D85">
        <w:rPr>
          <w:bCs/>
          <w:color w:val="000000" w:themeColor="text1"/>
        </w:rPr>
        <w:t xml:space="preserve"> and credit card condition </w:t>
      </w:r>
    </w:p>
    <w:p w14:paraId="2861DEE8" w14:textId="77777777" w:rsidR="00A1373A" w:rsidRPr="00E33D85" w:rsidRDefault="00A1373A" w:rsidP="00E764DC">
      <w:pPr>
        <w:rPr>
          <w:bCs/>
          <w:color w:val="000000" w:themeColor="text1"/>
        </w:rPr>
      </w:pPr>
      <w:r>
        <w:rPr>
          <w:bCs/>
          <w:color w:val="000000" w:themeColor="text1"/>
        </w:rPr>
        <w:t xml:space="preserve">Also remove </w:t>
      </w:r>
      <w:r w:rsidR="000B6A3D">
        <w:rPr>
          <w:bCs/>
          <w:color w:val="000000" w:themeColor="text1"/>
        </w:rPr>
        <w:t>PayPal</w:t>
      </w:r>
      <w:r>
        <w:rPr>
          <w:bCs/>
          <w:color w:val="000000" w:themeColor="text1"/>
        </w:rPr>
        <w:t xml:space="preserve"> payment instrument from BML IF condition at the end</w:t>
      </w:r>
    </w:p>
    <w:p w14:paraId="4DB1233A" w14:textId="77777777" w:rsidR="00691959" w:rsidRDefault="00691959" w:rsidP="00E764DC">
      <w:pPr>
        <w:rPr>
          <w:bCs/>
          <w:color w:val="000000" w:themeColor="text1"/>
        </w:rPr>
      </w:pPr>
      <w:r w:rsidRPr="00E33D85">
        <w:rPr>
          <w:bCs/>
          <w:color w:val="000000" w:themeColor="text1"/>
        </w:rPr>
        <w:t>Add if condition after cart object</w:t>
      </w:r>
    </w:p>
    <w:tbl>
      <w:tblPr>
        <w:tblStyle w:val="TableGrid"/>
        <w:tblW w:w="0" w:type="auto"/>
        <w:tblLook w:val="04A0" w:firstRow="1" w:lastRow="0" w:firstColumn="1" w:lastColumn="0" w:noHBand="0" w:noVBand="1"/>
      </w:tblPr>
      <w:tblGrid>
        <w:gridCol w:w="10296"/>
      </w:tblGrid>
      <w:tr w:rsidR="00E21B77" w14:paraId="1BB644E2" w14:textId="77777777" w:rsidTr="00E21B77">
        <w:tc>
          <w:tcPr>
            <w:tcW w:w="10296" w:type="dxa"/>
          </w:tcPr>
          <w:p w14:paraId="1FA143B6" w14:textId="77777777"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resetPaymentForms() {</w:t>
            </w:r>
          </w:p>
          <w:p w14:paraId="08AF5637" w14:textId="77777777" w:rsidR="00E21B77" w:rsidRPr="00E21B77" w:rsidRDefault="00E21B77" w:rsidP="00E21B77">
            <w:pPr>
              <w:autoSpaceDE w:val="0"/>
              <w:autoSpaceDN w:val="0"/>
              <w:adjustRightInd w:val="0"/>
              <w:spacing w:after="0" w:line="240" w:lineRule="auto"/>
              <w:rPr>
                <w:rFonts w:eastAsia="Times New Roman" w:cs="Consolas"/>
                <w:sz w:val="20"/>
                <w:szCs w:val="20"/>
              </w:rPr>
            </w:pPr>
          </w:p>
          <w:p w14:paraId="498B3F31" w14:textId="77777777"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cart = app.getModel(</w:t>
            </w:r>
            <w:r w:rsidRPr="00E21B77">
              <w:rPr>
                <w:rFonts w:eastAsia="Times New Roman" w:cs="Consolas"/>
                <w:color w:val="2A00FF"/>
                <w:sz w:val="20"/>
                <w:szCs w:val="20"/>
              </w:rPr>
              <w:t>'Cart'</w:t>
            </w:r>
            <w:r w:rsidRPr="00E21B77">
              <w:rPr>
                <w:rFonts w:eastAsia="Times New Roman" w:cs="Consolas"/>
                <w:color w:val="000000"/>
                <w:sz w:val="20"/>
                <w:szCs w:val="20"/>
              </w:rPr>
              <w:t>).get();</w:t>
            </w:r>
          </w:p>
          <w:p w14:paraId="7E041204" w14:textId="77777777"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b/>
                <w:bCs/>
                <w:color w:val="7F0055"/>
                <w:sz w:val="20"/>
                <w:szCs w:val="20"/>
                <w:highlight w:val="yellow"/>
              </w:rPr>
              <w:t>if</w:t>
            </w:r>
            <w:r w:rsidRPr="00E21B77">
              <w:rPr>
                <w:rFonts w:eastAsia="Times New Roman" w:cs="Consolas"/>
                <w:color w:val="000000"/>
                <w:sz w:val="20"/>
                <w:szCs w:val="20"/>
                <w:highlight w:val="yellow"/>
              </w:rPr>
              <w:t xml:space="preserve"> (</w:t>
            </w:r>
            <w:r w:rsidRPr="00E21B77">
              <w:rPr>
                <w:rFonts w:eastAsia="Times New Roman" w:cs="Consolas"/>
                <w:b/>
                <w:bCs/>
                <w:color w:val="7F0055"/>
                <w:sz w:val="20"/>
                <w:szCs w:val="20"/>
                <w:highlight w:val="yellow"/>
              </w:rPr>
              <w:t>null</w:t>
            </w:r>
            <w:r w:rsidRPr="00E21B77">
              <w:rPr>
                <w:rFonts w:eastAsia="Times New Roman" w:cs="Consolas"/>
                <w:color w:val="000000"/>
                <w:sz w:val="20"/>
                <w:szCs w:val="20"/>
                <w:highlight w:val="yellow"/>
              </w:rPr>
              <w:t xml:space="preserve"> != cart &amp;&amp; !empty(app.getForm(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 {</w:t>
            </w:r>
          </w:p>
          <w:p w14:paraId="7D340DC6" w14:textId="77777777"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color w:val="000000"/>
                <w:sz w:val="20"/>
                <w:szCs w:val="20"/>
                <w:highlight w:val="yellow"/>
              </w:rPr>
              <w:tab/>
            </w: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 = require(</w:t>
            </w:r>
            <w:r w:rsidRPr="00E21B77">
              <w:rPr>
                <w:rFonts w:eastAsia="Times New Roman" w:cs="Consolas"/>
                <w:color w:val="2A00FF"/>
                <w:sz w:val="20"/>
                <w:szCs w:val="20"/>
                <w:highlight w:val="yellow"/>
              </w:rPr>
              <w:t>'int_cybersource_controllers/cartridge/scripts/Cybersource'</w:t>
            </w:r>
            <w:r w:rsidRPr="00E21B77">
              <w:rPr>
                <w:rFonts w:eastAsia="Times New Roman" w:cs="Consolas"/>
                <w:color w:val="000000"/>
                <w:sz w:val="20"/>
                <w:szCs w:val="20"/>
                <w:highlight w:val="yellow"/>
              </w:rPr>
              <w:t>);</w:t>
            </w:r>
          </w:p>
          <w:p w14:paraId="51015B8A" w14:textId="77777777"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color w:val="000000"/>
                <w:sz w:val="20"/>
                <w:szCs w:val="20"/>
                <w:highlight w:val="yellow"/>
              </w:rPr>
              <w:tab/>
              <w:t>Cybersource.ResetPaymentForms({Basket:cart.object, PaymentType: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w:t>
            </w:r>
          </w:p>
          <w:p w14:paraId="3C21ABA7" w14:textId="77777777"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color w:val="000000"/>
                <w:sz w:val="20"/>
                <w:szCs w:val="20"/>
                <w:highlight w:val="yellow"/>
              </w:rPr>
              <w:t xml:space="preserve">    }</w:t>
            </w:r>
          </w:p>
          <w:p w14:paraId="72C2FC6F" w14:textId="77777777"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CybersourceConstants = require(</w:t>
            </w:r>
            <w:r w:rsidRPr="00E21B77">
              <w:rPr>
                <w:rFonts w:eastAsia="Times New Roman" w:cs="Consolas"/>
                <w:color w:val="2A00FF"/>
                <w:sz w:val="20"/>
                <w:szCs w:val="20"/>
                <w:highlight w:val="yellow"/>
              </w:rPr>
              <w:t>'int_cybersource/cartridge/scripts/utils/CybersourceConstants'</w:t>
            </w:r>
            <w:r w:rsidRPr="00E21B77">
              <w:rPr>
                <w:rFonts w:eastAsia="Times New Roman" w:cs="Consolas"/>
                <w:color w:val="000000"/>
                <w:sz w:val="20"/>
                <w:szCs w:val="20"/>
                <w:highlight w:val="yellow"/>
              </w:rPr>
              <w:t>);</w:t>
            </w:r>
          </w:p>
          <w:p w14:paraId="3D5B1534" w14:textId="77777777"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status = Transaction.wrap(</w:t>
            </w: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 {</w:t>
            </w:r>
          </w:p>
          <w:p w14:paraId="6A492E80" w14:textId="77777777"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highlight w:val="yellow"/>
              </w:rPr>
              <w:t>if</w:t>
            </w:r>
            <w:r w:rsidRPr="00E21B77">
              <w:rPr>
                <w:rFonts w:eastAsia="Times New Roman" w:cs="Consolas"/>
                <w:color w:val="000000"/>
                <w:sz w:val="20"/>
                <w:szCs w:val="20"/>
                <w:highlight w:val="yellow"/>
              </w:rPr>
              <w:t xml:space="preserv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).object.paymentMethods.selectedPaymentMethodID.value.equals(CybersourceConstants.METHOD_PAYPAL)) {</w:t>
            </w:r>
          </w:p>
          <w:p w14:paraId="1489D0B3" w14:textId="77777777"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14:paraId="06182199" w14:textId="77777777" w:rsidR="00E21B77" w:rsidRPr="00E21B77" w:rsidRDefault="00E21B77" w:rsidP="00E21B77">
            <w:pPr>
              <w:autoSpaceDE w:val="0"/>
              <w:autoSpaceDN w:val="0"/>
              <w:adjustRightInd w:val="0"/>
              <w:spacing w:after="0" w:line="240" w:lineRule="auto"/>
              <w:rPr>
                <w:rFonts w:eastAsia="Times New Roman" w:cs="Consolas"/>
                <w:sz w:val="20"/>
                <w:szCs w:val="20"/>
              </w:rPr>
            </w:pPr>
          </w:p>
          <w:p w14:paraId="66CD9165" w14:textId="77777777"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14:paraId="774FACF9" w14:textId="0BA89F93"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).object.paymentMethods.selectedPaymentMethodID.value.equals(PaymentInstrument.METHOD_CREDIT_CARD)) {</w:t>
            </w:r>
          </w:p>
          <w:p w14:paraId="46ABD221" w14:textId="77777777"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highlight w:val="yellow"/>
              </w:rPr>
              <w:t>cart.removePaymentInstruments(cart.getPaymentInstruments(CybersourceConstants.METHOD_PAYPAL));</w:t>
            </w:r>
          </w:p>
          <w:p w14:paraId="48A917A0" w14:textId="7F1CB5BD"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).object.paymentMethods.selectedPaymentMethodID.value.equals(PaymentInstrument.METHOD_BML)) {</w:t>
            </w:r>
          </w:p>
          <w:p w14:paraId="19FC3496" w14:textId="77777777"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14:paraId="7B7A21B3" w14:textId="77777777" w:rsidR="00E21B77" w:rsidRPr="00E21B77" w:rsidRDefault="00E21B77" w:rsidP="00E21B77">
            <w:pPr>
              <w:autoSpaceDE w:val="0"/>
              <w:autoSpaceDN w:val="0"/>
              <w:adjustRightInd w:val="0"/>
              <w:spacing w:after="0" w:line="240" w:lineRule="auto"/>
              <w:rPr>
                <w:rFonts w:eastAsia="Times New Roman" w:cs="Consolas"/>
                <w:sz w:val="20"/>
                <w:szCs w:val="20"/>
              </w:rPr>
            </w:pPr>
          </w:p>
          <w:p w14:paraId="176BCD9C" w14:textId="77777777"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).object.paymentMethods.bml.ssn.valid) {</w:t>
            </w:r>
          </w:p>
          <w:p w14:paraId="1DBB9DA2" w14:textId="0DBC7252"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return</w:t>
            </w:r>
            <w:r w:rsidR="00B32948">
              <w:rPr>
                <w:rFonts w:eastAsia="Times New Roman" w:cs="Consolas"/>
                <w:b/>
                <w:bCs/>
                <w:color w:val="7F0055"/>
                <w:sz w:val="20"/>
                <w:szCs w:val="20"/>
              </w:rPr>
              <w:t xml:space="preserve"> </w:t>
            </w:r>
            <w:r w:rsidRPr="00E21B77">
              <w:rPr>
                <w:rFonts w:eastAsia="Times New Roman" w:cs="Consolas"/>
                <w:b/>
                <w:bCs/>
                <w:color w:val="7F0055"/>
                <w:sz w:val="20"/>
                <w:szCs w:val="20"/>
              </w:rPr>
              <w:t>false</w:t>
            </w:r>
            <w:r w:rsidRPr="00E21B77">
              <w:rPr>
                <w:rFonts w:eastAsia="Times New Roman" w:cs="Consolas"/>
                <w:color w:val="000000"/>
                <w:sz w:val="20"/>
                <w:szCs w:val="20"/>
              </w:rPr>
              <w:t>;</w:t>
            </w:r>
          </w:p>
          <w:p w14:paraId="419B2006" w14:textId="77777777"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w:t>
            </w:r>
          </w:p>
          <w:p w14:paraId="77286DA7" w14:textId="77777777" w:rsidR="00E21B77" w:rsidRPr="00E21B77" w:rsidRDefault="00E21B77" w:rsidP="00E21B77">
            <w:pPr>
              <w:autoSpaceDE w:val="0"/>
              <w:autoSpaceDN w:val="0"/>
              <w:adjustRightInd w:val="0"/>
              <w:spacing w:after="0" w:line="240" w:lineRule="auto"/>
              <w:rPr>
                <w:rFonts w:eastAsia="Times New Roman" w:cs="Consolas"/>
                <w:sz w:val="20"/>
                <w:szCs w:val="20"/>
              </w:rPr>
            </w:pPr>
          </w:p>
          <w:p w14:paraId="650399F3" w14:textId="77777777"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14:paraId="5635E9E6" w14:textId="77777777"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w:t>
            </w:r>
          </w:p>
          <w:p w14:paraId="6D5B0899" w14:textId="1AC28847" w:rsidR="00E21B77" w:rsidRPr="00E21B77" w:rsidRDefault="00B32948" w:rsidP="00E21B77">
            <w:pPr>
              <w:autoSpaceDE w:val="0"/>
              <w:autoSpaceDN w:val="0"/>
              <w:adjustRightInd w:val="0"/>
              <w:spacing w:after="0" w:line="240" w:lineRule="auto"/>
              <w:rPr>
                <w:rFonts w:eastAsia="Times New Roman" w:cs="Consolas"/>
                <w:sz w:val="20"/>
                <w:szCs w:val="20"/>
              </w:rPr>
            </w:pPr>
            <w:r>
              <w:rPr>
                <w:rFonts w:eastAsia="Times New Roman" w:cs="Consolas"/>
                <w:b/>
                <w:bCs/>
                <w:color w:val="7F0055"/>
                <w:sz w:val="20"/>
                <w:szCs w:val="20"/>
              </w:rPr>
              <w:t>r</w:t>
            </w:r>
            <w:r w:rsidR="00E21B77" w:rsidRPr="00E21B77">
              <w:rPr>
                <w:rFonts w:eastAsia="Times New Roman" w:cs="Consolas"/>
                <w:b/>
                <w:bCs/>
                <w:color w:val="7F0055"/>
                <w:sz w:val="20"/>
                <w:szCs w:val="20"/>
              </w:rPr>
              <w:t>eturn</w:t>
            </w:r>
            <w:r>
              <w:rPr>
                <w:rFonts w:eastAsia="Times New Roman" w:cs="Consolas"/>
                <w:b/>
                <w:bCs/>
                <w:color w:val="7F0055"/>
                <w:sz w:val="20"/>
                <w:szCs w:val="20"/>
              </w:rPr>
              <w:t xml:space="preserve"> </w:t>
            </w:r>
            <w:r w:rsidR="00E21B77" w:rsidRPr="00E21B77">
              <w:rPr>
                <w:rFonts w:eastAsia="Times New Roman" w:cs="Consolas"/>
                <w:b/>
                <w:bCs/>
                <w:color w:val="7F0055"/>
                <w:sz w:val="20"/>
                <w:szCs w:val="20"/>
              </w:rPr>
              <w:t>true</w:t>
            </w:r>
            <w:r w:rsidR="00E21B77" w:rsidRPr="00E21B77">
              <w:rPr>
                <w:rFonts w:eastAsia="Times New Roman" w:cs="Consolas"/>
                <w:color w:val="000000"/>
                <w:sz w:val="20"/>
                <w:szCs w:val="20"/>
              </w:rPr>
              <w:t>;</w:t>
            </w:r>
          </w:p>
          <w:p w14:paraId="5865D2F0" w14:textId="77777777"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w:t>
            </w:r>
          </w:p>
          <w:p w14:paraId="555A16AE" w14:textId="77777777" w:rsidR="00E21B77" w:rsidRPr="00E21B77" w:rsidRDefault="00E21B77" w:rsidP="00E21B77">
            <w:pPr>
              <w:autoSpaceDE w:val="0"/>
              <w:autoSpaceDN w:val="0"/>
              <w:adjustRightInd w:val="0"/>
              <w:spacing w:after="0" w:line="240" w:lineRule="auto"/>
              <w:rPr>
                <w:rFonts w:eastAsia="Times New Roman" w:cs="Consolas"/>
                <w:sz w:val="20"/>
                <w:szCs w:val="20"/>
              </w:rPr>
            </w:pPr>
          </w:p>
          <w:p w14:paraId="7C24F4B6" w14:textId="77777777"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lastRenderedPageBreak/>
              <w:t>return</w:t>
            </w:r>
            <w:r w:rsidRPr="00E21B77">
              <w:rPr>
                <w:rFonts w:eastAsia="Times New Roman" w:cs="Consolas"/>
                <w:color w:val="000000"/>
                <w:sz w:val="20"/>
                <w:szCs w:val="20"/>
              </w:rPr>
              <w:t xml:space="preserve"> status;</w:t>
            </w:r>
          </w:p>
          <w:p w14:paraId="30CCF2B6" w14:textId="77777777" w:rsidR="00E21B77" w:rsidRDefault="00E21B77" w:rsidP="00E21B77">
            <w:pPr>
              <w:autoSpaceDE w:val="0"/>
              <w:autoSpaceDN w:val="0"/>
              <w:adjustRightInd w:val="0"/>
              <w:spacing w:after="0" w:line="240" w:lineRule="auto"/>
              <w:rPr>
                <w:rFonts w:ascii="Consolas" w:eastAsia="Times New Roman" w:hAnsi="Consolas" w:cs="Consolas"/>
                <w:sz w:val="20"/>
                <w:szCs w:val="20"/>
              </w:rPr>
            </w:pPr>
            <w:r w:rsidRPr="00E21B77">
              <w:rPr>
                <w:rFonts w:eastAsia="Times New Roman" w:cs="Consolas"/>
                <w:color w:val="000000"/>
                <w:sz w:val="20"/>
                <w:szCs w:val="20"/>
              </w:rPr>
              <w:t>}</w:t>
            </w:r>
          </w:p>
          <w:p w14:paraId="41880F0D" w14:textId="77777777" w:rsidR="00E21B77" w:rsidRDefault="00E21B77" w:rsidP="00E764DC">
            <w:pPr>
              <w:rPr>
                <w:bCs/>
                <w:color w:val="000000" w:themeColor="text1"/>
              </w:rPr>
            </w:pPr>
          </w:p>
        </w:tc>
      </w:tr>
    </w:tbl>
    <w:p w14:paraId="3A7D5FCE" w14:textId="77777777" w:rsidR="00E21B77" w:rsidRPr="00E33D85" w:rsidRDefault="00E21B77" w:rsidP="00E764DC">
      <w:pPr>
        <w:rPr>
          <w:bCs/>
          <w:color w:val="000000" w:themeColor="text1"/>
        </w:rPr>
      </w:pPr>
    </w:p>
    <w:p w14:paraId="76D1232C" w14:textId="77777777" w:rsidR="00A00346" w:rsidRPr="00E33D85" w:rsidRDefault="00AD30F0">
      <w:pPr>
        <w:pStyle w:val="Heading5"/>
        <w:rPr>
          <w:rFonts w:asciiTheme="minorHAnsi" w:hAnsiTheme="minorHAnsi"/>
        </w:rPr>
      </w:pPr>
      <w:r w:rsidRPr="00E33D85">
        <w:rPr>
          <w:rFonts w:asciiTheme="minorHAnsi" w:hAnsiTheme="minorHAnsi"/>
        </w:rPr>
        <w:t xml:space="preserve">Update the validateBilling() function </w:t>
      </w:r>
    </w:p>
    <w:p w14:paraId="503F37CF" w14:textId="77777777" w:rsidR="00AD30F0" w:rsidRDefault="00AD30F0" w:rsidP="005C1822">
      <w:pPr>
        <w:pStyle w:val="BodyText"/>
      </w:pPr>
      <w:r w:rsidRPr="00E33D85">
        <w:t xml:space="preserve">Update the if condition </w:t>
      </w:r>
      <w:r w:rsidR="00A608D9">
        <w:t xml:space="preserve">of selectedPaymentMethodID by adding  </w:t>
      </w:r>
      <w:r w:rsidR="001953DD" w:rsidRPr="00E33D85">
        <w:t xml:space="preserve"> highlighted section</w:t>
      </w:r>
    </w:p>
    <w:tbl>
      <w:tblPr>
        <w:tblStyle w:val="TableGrid"/>
        <w:tblW w:w="0" w:type="auto"/>
        <w:tblLook w:val="04A0" w:firstRow="1" w:lastRow="0" w:firstColumn="1" w:lastColumn="0" w:noHBand="0" w:noVBand="1"/>
      </w:tblPr>
      <w:tblGrid>
        <w:gridCol w:w="10296"/>
      </w:tblGrid>
      <w:tr w:rsidR="004E4814" w14:paraId="7DA151AF" w14:textId="77777777" w:rsidTr="004E4814">
        <w:tc>
          <w:tcPr>
            <w:tcW w:w="10296" w:type="dxa"/>
          </w:tcPr>
          <w:p w14:paraId="4016D6E7"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validateBilling() {</w:t>
            </w:r>
          </w:p>
          <w:p w14:paraId="473F33CF"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).object.billingAddress.valid) {</w:t>
            </w:r>
          </w:p>
          <w:p w14:paraId="5EB36882"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23BD3B0A"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14:paraId="2D8EB31E"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p>
          <w:p w14:paraId="567A607C"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(!empty(request.httpParameterMap.noPaymentNeeded.value)) {</w:t>
            </w:r>
          </w:p>
          <w:p w14:paraId="2FD4660A"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14:paraId="025B642E"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14:paraId="071EE453"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p>
          <w:p w14:paraId="4729ECB1" w14:textId="77777777" w:rsidR="0030398C" w:rsidRPr="0030398C" w:rsidRDefault="0030398C" w:rsidP="0030398C">
            <w:pPr>
              <w:autoSpaceDE w:val="0"/>
              <w:autoSpaceDN w:val="0"/>
              <w:adjustRightInd w:val="0"/>
              <w:spacing w:after="0" w:line="240" w:lineRule="auto"/>
              <w:rPr>
                <w:rFonts w:eastAsia="Times New Roman" w:cstheme="minorHAnsi"/>
                <w:sz w:val="20"/>
                <w:szCs w:val="20"/>
                <w:highlight w:val="yellow"/>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highlight w:val="yellow"/>
              </w:rPr>
              <w:t>if</w:t>
            </w:r>
            <w:r w:rsidRPr="0030398C">
              <w:rPr>
                <w:rFonts w:eastAsia="Times New Roman" w:cstheme="minorHAnsi"/>
                <w:color w:val="000000"/>
                <w:sz w:val="20"/>
                <w:szCs w:val="20"/>
                <w:highlight w:val="yellow"/>
              </w:rPr>
              <w:t xml:space="preserve">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 xml:space="preserve">).object.paymentMethods.selectedPaymentMethodID.value) </w:t>
            </w:r>
          </w:p>
          <w:p w14:paraId="2E6A1709" w14:textId="77777777" w:rsidR="0030398C" w:rsidRPr="0030398C" w:rsidRDefault="0030398C" w:rsidP="0030398C">
            <w:pPr>
              <w:autoSpaceDE w:val="0"/>
              <w:autoSpaceDN w:val="0"/>
              <w:adjustRightInd w:val="0"/>
              <w:spacing w:after="0" w:line="240" w:lineRule="auto"/>
              <w:rPr>
                <w:rFonts w:eastAsia="Times New Roman" w:cstheme="minorHAnsi"/>
                <w:sz w:val="20"/>
                <w:szCs w:val="20"/>
                <w:highlight w:val="yellow"/>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).object.paymentMethods.selectedPaymentMethodID.value.equals(PaymentInstrument.METHOD_CREDIT_CARD)</w:t>
            </w:r>
          </w:p>
          <w:p w14:paraId="37028F88"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).object.paymentMethods.creditCard.selectedCardID.value)) {</w:t>
            </w:r>
          </w:p>
          <w:p w14:paraId="78493762"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).object.valid) {</w:t>
            </w:r>
          </w:p>
          <w:p w14:paraId="2BDEA8C8"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17FDD601"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14:paraId="00079393"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14:paraId="3DB50C26"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p>
          <w:p w14:paraId="659FEBEA"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14:paraId="65461C9B" w14:textId="432A5CE1" w:rsidR="004E4814"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w:t>
            </w:r>
          </w:p>
          <w:p w14:paraId="4DC4453F" w14:textId="77777777" w:rsidR="004E4814" w:rsidRDefault="004E4814" w:rsidP="005C1822">
            <w:pPr>
              <w:pStyle w:val="BodyText"/>
            </w:pPr>
          </w:p>
        </w:tc>
      </w:tr>
    </w:tbl>
    <w:p w14:paraId="30C79193" w14:textId="77777777" w:rsidR="004E4814" w:rsidRPr="00E33D85" w:rsidRDefault="004E4814" w:rsidP="005C1822">
      <w:pPr>
        <w:pStyle w:val="BodyText"/>
      </w:pPr>
    </w:p>
    <w:p w14:paraId="73287690" w14:textId="77777777" w:rsidR="00F97B33" w:rsidRPr="00E33D85" w:rsidRDefault="00F97B33" w:rsidP="00F97B33">
      <w:pPr>
        <w:pStyle w:val="Heading5"/>
        <w:rPr>
          <w:rFonts w:asciiTheme="minorHAnsi" w:hAnsiTheme="minorHAnsi"/>
        </w:rPr>
      </w:pPr>
      <w:r w:rsidRPr="00E33D85">
        <w:rPr>
          <w:rFonts w:asciiTheme="minorHAnsi" w:hAnsiTheme="minorHAnsi"/>
        </w:rPr>
        <w:t xml:space="preserve">Update the </w:t>
      </w:r>
      <w:r w:rsidRPr="00F97B33">
        <w:rPr>
          <w:rFonts w:asciiTheme="minorHAnsi" w:hAnsiTheme="minorHAnsi"/>
        </w:rPr>
        <w:t xml:space="preserve">validatePayment </w:t>
      </w:r>
      <w:r w:rsidRPr="00E33D85">
        <w:rPr>
          <w:rFonts w:asciiTheme="minorHAnsi" w:hAnsiTheme="minorHAnsi"/>
        </w:rPr>
        <w:t xml:space="preserve">() function </w:t>
      </w:r>
    </w:p>
    <w:p w14:paraId="72595B0F" w14:textId="77777777" w:rsidR="00F97B33" w:rsidRDefault="00680C9F" w:rsidP="005C1822">
      <w:pPr>
        <w:pStyle w:val="BodyText"/>
      </w:pPr>
      <w:r>
        <w:t xml:space="preserve">Add transaction.wrap and move the </w:t>
      </w:r>
      <w:r w:rsidRPr="00680C9F">
        <w:t>cart.validatePaymentInstruments</w:t>
      </w:r>
      <w:r>
        <w:t xml:space="preserve"> if condition inside this.</w:t>
      </w:r>
    </w:p>
    <w:tbl>
      <w:tblPr>
        <w:tblStyle w:val="TableGrid"/>
        <w:tblW w:w="0" w:type="auto"/>
        <w:tblLook w:val="04A0" w:firstRow="1" w:lastRow="0" w:firstColumn="1" w:lastColumn="0" w:noHBand="0" w:noVBand="1"/>
      </w:tblPr>
      <w:tblGrid>
        <w:gridCol w:w="10296"/>
      </w:tblGrid>
      <w:tr w:rsidR="00F97B33" w14:paraId="2FB9BCE9" w14:textId="77777777" w:rsidTr="00634BE4">
        <w:tc>
          <w:tcPr>
            <w:tcW w:w="10296" w:type="dxa"/>
          </w:tcPr>
          <w:p w14:paraId="02018F81"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validatePayment(cart) {</w:t>
            </w:r>
          </w:p>
          <w:p w14:paraId="10EB04C8"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var</w:t>
            </w:r>
            <w:r w:rsidRPr="0030398C">
              <w:rPr>
                <w:rFonts w:eastAsia="Times New Roman" w:cstheme="minorHAnsi"/>
                <w:color w:val="000000"/>
                <w:sz w:val="20"/>
                <w:szCs w:val="20"/>
              </w:rPr>
              <w:t xml:space="preserve"> paymentAmount, countryCode, invalidPaymentInstruments, result;</w:t>
            </w:r>
          </w:p>
          <w:p w14:paraId="232339FD"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).object.fulfilled.value) {</w:t>
            </w:r>
          </w:p>
          <w:p w14:paraId="19745469"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paymentAmount = cart.getNonGiftCertificateAmount();</w:t>
            </w:r>
          </w:p>
          <w:p w14:paraId="1ED70E26"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countryCode = Countries.getCurrent({</w:t>
            </w:r>
          </w:p>
          <w:p w14:paraId="3B467EA7"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CurrentRequest: {</w:t>
            </w:r>
          </w:p>
          <w:p w14:paraId="1A75A503"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locale: request.locale</w:t>
            </w:r>
          </w:p>
          <w:p w14:paraId="2E481D7C"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14:paraId="1F9FFD22"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}).countryCode;</w:t>
            </w:r>
          </w:p>
          <w:p w14:paraId="57BEC815"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Transaction.wrap(</w:t>
            </w:r>
            <w:r w:rsidRPr="0030398C">
              <w:rPr>
                <w:rFonts w:eastAsia="Times New Roman" w:cstheme="minorHAnsi"/>
                <w:b/>
                <w:bCs/>
                <w:color w:val="7F0055"/>
                <w:sz w:val="20"/>
                <w:szCs w:val="20"/>
                <w:highlight w:val="yellow"/>
              </w:rPr>
              <w:t>function</w:t>
            </w:r>
            <w:r w:rsidRPr="0030398C">
              <w:rPr>
                <w:rFonts w:eastAsia="Times New Roman" w:cstheme="minorHAnsi"/>
                <w:color w:val="000000"/>
                <w:sz w:val="20"/>
                <w:szCs w:val="20"/>
                <w:highlight w:val="yellow"/>
              </w:rPr>
              <w:t xml:space="preserve"> () {</w:t>
            </w:r>
          </w:p>
          <w:p w14:paraId="4D0EB973"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invalidPaymentInstruments = cart.validatePaymentInstruments(customer, </w:t>
            </w:r>
            <w:r w:rsidRPr="0030398C">
              <w:rPr>
                <w:rFonts w:eastAsia="Times New Roman" w:cstheme="minorHAnsi"/>
                <w:color w:val="000000"/>
                <w:sz w:val="20"/>
                <w:szCs w:val="20"/>
                <w:u w:val="single"/>
              </w:rPr>
              <w:t>countryCode</w:t>
            </w:r>
            <w:r w:rsidRPr="0030398C">
              <w:rPr>
                <w:rFonts w:eastAsia="Times New Roman" w:cstheme="minorHAnsi"/>
                <w:color w:val="000000"/>
                <w:sz w:val="20"/>
                <w:szCs w:val="20"/>
              </w:rPr>
              <w:t>, paymentAmount.value).InvalidPaymentInstruments;</w:t>
            </w:r>
          </w:p>
          <w:p w14:paraId="48ED593A"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(!invalidPaymentInstruments &amp;&amp; cart.calculatePaymentTransactionTotal()) {</w:t>
            </w:r>
          </w:p>
          <w:p w14:paraId="5484E7DA"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result =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14:paraId="09BF719D"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14:paraId="1076383B"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 xml:space="preserve">).object.fulfilled.value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2257D8A5"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lastRenderedPageBreak/>
              <w:tab/>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1F1F0809"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w:t>
            </w:r>
          </w:p>
          <w:p w14:paraId="04840FCC"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w:t>
            </w:r>
          </w:p>
          <w:p w14:paraId="595EC65F"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14:paraId="23ED0C5F"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14:paraId="58005487"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14:paraId="1FB7ABD7" w14:textId="77777777"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result;</w:t>
            </w:r>
          </w:p>
          <w:p w14:paraId="5D0F5196" w14:textId="6448270D" w:rsidR="00F97B33" w:rsidRDefault="0030398C" w:rsidP="005C1822">
            <w:pPr>
              <w:pStyle w:val="BodyText"/>
            </w:pPr>
            <w:r w:rsidRPr="0030398C">
              <w:t>}</w:t>
            </w:r>
          </w:p>
        </w:tc>
      </w:tr>
    </w:tbl>
    <w:p w14:paraId="0391132F" w14:textId="77777777" w:rsidR="00087578" w:rsidRPr="00E33D85" w:rsidRDefault="00087578" w:rsidP="005C1822">
      <w:pPr>
        <w:pStyle w:val="BodyText"/>
      </w:pPr>
    </w:p>
    <w:p w14:paraId="6F99B20F" w14:textId="77777777" w:rsidR="00AD30F0" w:rsidRPr="00E33D85" w:rsidRDefault="00AD30F0" w:rsidP="005C1822">
      <w:pPr>
        <w:pStyle w:val="BodyText"/>
      </w:pPr>
    </w:p>
    <w:p w14:paraId="7650EE4B" w14:textId="77777777" w:rsidR="00ED628C" w:rsidRPr="00E33D85" w:rsidRDefault="00DC710D" w:rsidP="00ED628C">
      <w:pPr>
        <w:pStyle w:val="Heading5"/>
        <w:rPr>
          <w:rFonts w:asciiTheme="minorHAnsi" w:hAnsiTheme="minorHAnsi"/>
        </w:rPr>
      </w:pPr>
      <w:r w:rsidRPr="00E33D85">
        <w:rPr>
          <w:rFonts w:asciiTheme="minorHAnsi" w:hAnsiTheme="minorHAnsi"/>
        </w:rPr>
        <w:t>Update “saveCreditCard” function</w:t>
      </w:r>
    </w:p>
    <w:p w14:paraId="19D2B566" w14:textId="77777777" w:rsidR="00DC710D" w:rsidRPr="00E33D85" w:rsidRDefault="00DC710D" w:rsidP="005C1822">
      <w:pPr>
        <w:pStyle w:val="BodyText"/>
      </w:pPr>
      <w:r w:rsidRPr="00E33D85">
        <w:t>Replace the entire function with the below snippet,</w:t>
      </w:r>
      <w:r w:rsidR="006A4E26" w:rsidRPr="00E33D85">
        <w:t>.</w:t>
      </w:r>
    </w:p>
    <w:tbl>
      <w:tblPr>
        <w:tblStyle w:val="TableGrid"/>
        <w:tblW w:w="0" w:type="auto"/>
        <w:tblLook w:val="04A0" w:firstRow="1" w:lastRow="0" w:firstColumn="1" w:lastColumn="0" w:noHBand="0" w:noVBand="1"/>
      </w:tblPr>
      <w:tblGrid>
        <w:gridCol w:w="10296"/>
      </w:tblGrid>
      <w:tr w:rsidR="00087578" w:rsidRPr="00E33D85" w14:paraId="0D650D48" w14:textId="77777777" w:rsidTr="00087578">
        <w:tc>
          <w:tcPr>
            <w:tcW w:w="10296" w:type="dxa"/>
          </w:tcPr>
          <w:p w14:paraId="4385D129" w14:textId="77777777" w:rsidR="00D76062" w:rsidRPr="00FC2E9F" w:rsidRDefault="00D76062" w:rsidP="00D76062">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b/>
                <w:bCs/>
                <w:color w:val="7F0055"/>
                <w:sz w:val="20"/>
                <w:szCs w:val="20"/>
                <w:highlight w:val="yellow"/>
              </w:rPr>
              <w:t>function</w:t>
            </w:r>
            <w:r w:rsidRPr="00FC2E9F">
              <w:rPr>
                <w:rFonts w:eastAsia="Times New Roman" w:cs="Consolas"/>
                <w:color w:val="000000"/>
                <w:sz w:val="20"/>
                <w:szCs w:val="20"/>
                <w:highlight w:val="yellow"/>
              </w:rPr>
              <w:t xml:space="preserve"> saveCreditCard() {</w:t>
            </w:r>
          </w:p>
          <w:p w14:paraId="7FB5FA31" w14:textId="77777777" w:rsidR="00D76062" w:rsidRPr="00FC2E9F" w:rsidRDefault="00D76062" w:rsidP="00D76062">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var</w:t>
            </w:r>
            <w:r w:rsidRPr="00FC2E9F">
              <w:rPr>
                <w:rFonts w:eastAsia="Times New Roman" w:cs="Consolas"/>
                <w:color w:val="000000"/>
                <w:sz w:val="20"/>
                <w:szCs w:val="20"/>
                <w:highlight w:val="yellow"/>
              </w:rPr>
              <w:t xml:space="preserve"> Cybersource = require(</w:t>
            </w:r>
            <w:r w:rsidRPr="00FC2E9F">
              <w:rPr>
                <w:rFonts w:eastAsia="Times New Roman" w:cs="Consolas"/>
                <w:color w:val="2A00FF"/>
                <w:sz w:val="20"/>
                <w:szCs w:val="20"/>
                <w:highlight w:val="yellow"/>
              </w:rPr>
              <w:t>'int_cybersource_controllers/cartridge/scripts/Cybersource'</w:t>
            </w:r>
            <w:r w:rsidRPr="00FC2E9F">
              <w:rPr>
                <w:rFonts w:eastAsia="Times New Roman" w:cs="Consolas"/>
                <w:color w:val="000000"/>
                <w:sz w:val="20"/>
                <w:szCs w:val="20"/>
                <w:highlight w:val="yellow"/>
              </w:rPr>
              <w:t>);</w:t>
            </w:r>
          </w:p>
          <w:p w14:paraId="034C2403" w14:textId="77777777" w:rsidR="00D76062" w:rsidRPr="00FC2E9F" w:rsidRDefault="00D76062" w:rsidP="00D76062">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return</w:t>
            </w:r>
            <w:r w:rsidRPr="00FC2E9F">
              <w:rPr>
                <w:rFonts w:eastAsia="Times New Roman" w:cs="Consolas"/>
                <w:color w:val="000000"/>
                <w:sz w:val="20"/>
                <w:szCs w:val="20"/>
                <w:highlight w:val="yellow"/>
              </w:rPr>
              <w:t xml:space="preserve"> Cybersource.SaveCreditCard();</w:t>
            </w:r>
          </w:p>
          <w:p w14:paraId="1B0E4475" w14:textId="77777777" w:rsidR="00087578" w:rsidRPr="00E33D85" w:rsidRDefault="00D76062" w:rsidP="005C1822">
            <w:pPr>
              <w:pStyle w:val="BodyText"/>
            </w:pPr>
            <w:r w:rsidRPr="00FC2E9F">
              <w:rPr>
                <w:highlight w:val="yellow"/>
              </w:rPr>
              <w:t>}</w:t>
            </w:r>
          </w:p>
        </w:tc>
      </w:tr>
    </w:tbl>
    <w:p w14:paraId="78BB464A" w14:textId="77777777" w:rsidR="006A4E26" w:rsidRPr="00E33D85" w:rsidRDefault="006A4E26" w:rsidP="005C1822">
      <w:pPr>
        <w:pStyle w:val="BodyText"/>
      </w:pPr>
    </w:p>
    <w:p w14:paraId="43847B7F" w14:textId="77777777" w:rsidR="00156DC8" w:rsidRPr="00E33D85" w:rsidRDefault="00156DC8" w:rsidP="005C1822">
      <w:pPr>
        <w:pStyle w:val="BodyText"/>
      </w:pPr>
    </w:p>
    <w:p w14:paraId="4C827F4B" w14:textId="77777777" w:rsidR="001953DD" w:rsidRPr="00E33D85" w:rsidRDefault="001953DD" w:rsidP="001953DD">
      <w:pPr>
        <w:pStyle w:val="Heading5"/>
        <w:rPr>
          <w:rFonts w:asciiTheme="minorHAnsi" w:hAnsiTheme="minorHAnsi"/>
        </w:rPr>
      </w:pPr>
      <w:r w:rsidRPr="00E33D85">
        <w:rPr>
          <w:rFonts w:asciiTheme="minorHAnsi" w:hAnsiTheme="minorHAnsi"/>
        </w:rPr>
        <w:t>Update “selectCreditCard” function</w:t>
      </w:r>
    </w:p>
    <w:p w14:paraId="455A3703" w14:textId="77777777" w:rsidR="001953DD" w:rsidRPr="00E33D85" w:rsidRDefault="001953DD" w:rsidP="005C1822">
      <w:pPr>
        <w:pStyle w:val="BodyText"/>
      </w:pPr>
      <w:r w:rsidRPr="00E33D85">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936"/>
      </w:tblGrid>
      <w:tr w:rsidR="001953DD" w:rsidRPr="00E33D85" w14:paraId="4D1F4336" w14:textId="77777777" w:rsidTr="00B30947">
        <w:tc>
          <w:tcPr>
            <w:tcW w:w="10296" w:type="dxa"/>
          </w:tcPr>
          <w:p w14:paraId="30FD54F8" w14:textId="77777777" w:rsidR="002161D6" w:rsidRPr="002161D6" w:rsidRDefault="002161D6" w:rsidP="002161D6">
            <w:pPr>
              <w:autoSpaceDE w:val="0"/>
              <w:autoSpaceDN w:val="0"/>
              <w:adjustRightInd w:val="0"/>
              <w:spacing w:after="0" w:line="240" w:lineRule="auto"/>
              <w:rPr>
                <w:rFonts w:eastAsia="Times New Roman" w:cs="Consolas"/>
                <w:sz w:val="20"/>
                <w:szCs w:val="20"/>
              </w:rPr>
            </w:pPr>
            <w:r w:rsidRPr="002161D6">
              <w:rPr>
                <w:rFonts w:eastAsia="Times New Roman" w:cs="Consolas"/>
                <w:b/>
                <w:bCs/>
                <w:color w:val="7F0055"/>
                <w:sz w:val="20"/>
                <w:szCs w:val="20"/>
              </w:rPr>
              <w:t>if</w:t>
            </w:r>
            <w:r w:rsidRPr="002161D6">
              <w:rPr>
                <w:rFonts w:eastAsia="Times New Roman" w:cs="Consolas"/>
                <w:color w:val="000000"/>
                <w:sz w:val="20"/>
                <w:szCs w:val="20"/>
              </w:rPr>
              <w:t xml:space="preserve"> (selectedCreditCard) {</w:t>
            </w:r>
          </w:p>
          <w:p w14:paraId="01B170A2" w14:textId="77777777" w:rsidR="002161D6" w:rsidRPr="002161D6" w:rsidRDefault="002161D6" w:rsidP="002161D6">
            <w:pPr>
              <w:autoSpaceDE w:val="0"/>
              <w:autoSpaceDN w:val="0"/>
              <w:adjustRightInd w:val="0"/>
              <w:spacing w:after="0" w:line="240" w:lineRule="auto"/>
              <w:rPr>
                <w:rFonts w:eastAsia="Times New Roman" w:cs="Consolas"/>
                <w:sz w:val="20"/>
                <w:szCs w:val="20"/>
              </w:rPr>
            </w:pPr>
            <w:r w:rsidRPr="002161D6">
              <w:rPr>
                <w:rFonts w:eastAsia="Times New Roman" w:cs="Consolas"/>
                <w:color w:val="000000"/>
                <w:sz w:val="20"/>
                <w:szCs w:val="20"/>
              </w:rPr>
              <w:t xml:space="preserve">            app.getForm(</w:t>
            </w:r>
            <w:r w:rsidRPr="002161D6">
              <w:rPr>
                <w:rFonts w:eastAsia="Times New Roman" w:cs="Consolas"/>
                <w:color w:val="2A00FF"/>
                <w:sz w:val="20"/>
                <w:szCs w:val="20"/>
              </w:rPr>
              <w:t>'billing'</w:t>
            </w:r>
            <w:r w:rsidRPr="002161D6">
              <w:rPr>
                <w:rFonts w:eastAsia="Times New Roman" w:cs="Consolas"/>
                <w:color w:val="000000"/>
                <w:sz w:val="20"/>
                <w:szCs w:val="20"/>
              </w:rPr>
              <w:t>).object.paymentMethods.creditCard.number.value = selectedCreditCard.getCreditCardNumber();</w:t>
            </w:r>
          </w:p>
          <w:p w14:paraId="0F3AB5B8" w14:textId="77777777" w:rsidR="002161D6" w:rsidRPr="002161D6" w:rsidRDefault="002161D6" w:rsidP="002161D6">
            <w:pPr>
              <w:autoSpaceDE w:val="0"/>
              <w:autoSpaceDN w:val="0"/>
              <w:adjustRightInd w:val="0"/>
              <w:spacing w:after="0" w:line="240" w:lineRule="auto"/>
              <w:rPr>
                <w:rFonts w:eastAsia="Times New Roman" w:cs="Consolas"/>
                <w:sz w:val="20"/>
                <w:szCs w:val="20"/>
              </w:rPr>
            </w:pPr>
            <w:r w:rsidRPr="002161D6">
              <w:rPr>
                <w:rFonts w:eastAsia="Times New Roman" w:cs="Consolas"/>
                <w:color w:val="000000"/>
                <w:sz w:val="20"/>
                <w:szCs w:val="20"/>
                <w:highlight w:val="yellow"/>
              </w:rPr>
              <w:t>app.getForm(</w:t>
            </w:r>
            <w:r w:rsidRPr="002161D6">
              <w:rPr>
                <w:rFonts w:eastAsia="Times New Roman" w:cs="Consolas"/>
                <w:color w:val="2A00FF"/>
                <w:sz w:val="20"/>
                <w:szCs w:val="20"/>
                <w:highlight w:val="yellow"/>
              </w:rPr>
              <w:t>'billing'</w:t>
            </w:r>
            <w:r w:rsidRPr="002161D6">
              <w:rPr>
                <w:rFonts w:eastAsia="Times New Roman" w:cs="Consolas"/>
                <w:color w:val="000000"/>
                <w:sz w:val="20"/>
                <w:szCs w:val="20"/>
                <w:highlight w:val="yellow"/>
              </w:rPr>
              <w:t>).object.paymentMethods.creditCard.selectedCardID.value = selectedCreditCard.UUID;</w:t>
            </w:r>
          </w:p>
          <w:p w14:paraId="5A5A1688" w14:textId="77777777" w:rsidR="001953DD" w:rsidRPr="00E33D85" w:rsidRDefault="002161D6" w:rsidP="005C1822">
            <w:pPr>
              <w:pStyle w:val="BodyText"/>
            </w:pPr>
            <w:r w:rsidRPr="002161D6">
              <w:t xml:space="preserve">        }</w:t>
            </w:r>
          </w:p>
        </w:tc>
      </w:tr>
    </w:tbl>
    <w:p w14:paraId="4362465C" w14:textId="77777777" w:rsidR="001953DD" w:rsidRDefault="001953DD" w:rsidP="005C1822">
      <w:pPr>
        <w:pStyle w:val="BodyText"/>
      </w:pPr>
    </w:p>
    <w:p w14:paraId="2C3205CC" w14:textId="77777777" w:rsidR="00B30947" w:rsidRPr="00E33D85" w:rsidRDefault="00B30947" w:rsidP="00B30947">
      <w:pPr>
        <w:pStyle w:val="Heading4"/>
        <w:rPr>
          <w:rFonts w:asciiTheme="minorHAnsi" w:hAnsiTheme="minorHAnsi"/>
        </w:rPr>
      </w:pPr>
      <w:r w:rsidRPr="00E33D85">
        <w:rPr>
          <w:rFonts w:asciiTheme="minorHAnsi" w:hAnsiTheme="minorHAnsi"/>
        </w:rPr>
        <w:t>JS file – billing.js [compiled to app.js]</w:t>
      </w:r>
    </w:p>
    <w:p w14:paraId="16153CCD" w14:textId="77777777" w:rsidR="00B30947" w:rsidRPr="00E33D85" w:rsidRDefault="00B30947" w:rsidP="00B30947">
      <w:pPr>
        <w:pStyle w:val="Heading5"/>
        <w:rPr>
          <w:rFonts w:asciiTheme="minorHAnsi" w:hAnsiTheme="minorHAnsi"/>
        </w:rPr>
      </w:pPr>
      <w:r w:rsidRPr="00E33D85">
        <w:rPr>
          <w:rFonts w:asciiTheme="minorHAnsi" w:hAnsiTheme="minorHAnsi"/>
        </w:rPr>
        <w:t xml:space="preserve">Update “populateCreditCardForm” function </w:t>
      </w:r>
    </w:p>
    <w:p w14:paraId="47CA4835" w14:textId="77777777" w:rsidR="00B30947" w:rsidRPr="00E33D85" w:rsidRDefault="00B30947" w:rsidP="005C1822">
      <w:pPr>
        <w:pStyle w:val="BodyText"/>
      </w:pPr>
      <w:r w:rsidRPr="00E33D85">
        <w:t xml:space="preserve">Add new parameter “selectedPaymentMethod” and add Switch condition to handle </w:t>
      </w:r>
      <w:r w:rsidR="00A83ED0">
        <w:t>different</w:t>
      </w:r>
      <w:r w:rsidRPr="00E33D85">
        <w:t xml:space="preserve"> APM’s as below:</w:t>
      </w:r>
    </w:p>
    <w:p w14:paraId="3640FAE3" w14:textId="44A5AA7B" w:rsidR="00B30947" w:rsidRPr="0030398C" w:rsidRDefault="0030398C" w:rsidP="005C1822">
      <w:pPr>
        <w:pStyle w:val="BodyText"/>
      </w:pPr>
      <w:r w:rsidRPr="0030398C">
        <w:t xml:space="preserve">[Note: All app.js changes are similar to billing.js, please refer the below section for </w:t>
      </w:r>
      <w:del w:id="114" w:author="WIN764BIT" w:date="2017-08-30T13:13:00Z">
        <w:r w:rsidRPr="0030398C" w:rsidDel="00AF52C5">
          <w:delText>app</w:delText>
        </w:r>
      </w:del>
      <w:ins w:id="115" w:author="WIN764BIT" w:date="2017-08-30T13:13:00Z">
        <w:r w:rsidRPr="0030398C">
          <w:t>billing</w:t>
        </w:r>
      </w:ins>
      <w:r w:rsidRPr="0030398C">
        <w:t xml:space="preserve">.js changes, </w:t>
      </w:r>
      <w:ins w:id="116" w:author="WIN764BIT" w:date="2017-08-30T13:13:00Z">
        <w:r w:rsidRPr="0030398C">
          <w:t>below</w:t>
        </w:r>
      </w:ins>
      <w:del w:id="117" w:author="WIN764BIT" w:date="2017-08-30T13:13:00Z">
        <w:r w:rsidRPr="0030398C" w:rsidDel="00AF52C5">
          <w:delText>this</w:delText>
        </w:r>
      </w:del>
      <w:r w:rsidRPr="0030398C">
        <w:t xml:space="preserve"> method contains generic code used for different payment methods as given below]</w:t>
      </w:r>
    </w:p>
    <w:tbl>
      <w:tblPr>
        <w:tblStyle w:val="TableGrid"/>
        <w:tblW w:w="0" w:type="auto"/>
        <w:tblLook w:val="04A0" w:firstRow="1" w:lastRow="0" w:firstColumn="1" w:lastColumn="0" w:noHBand="0" w:noVBand="1"/>
      </w:tblPr>
      <w:tblGrid>
        <w:gridCol w:w="10296"/>
      </w:tblGrid>
      <w:tr w:rsidR="00215589" w14:paraId="0667FADA" w14:textId="77777777" w:rsidTr="00215589">
        <w:tc>
          <w:tcPr>
            <w:tcW w:w="10296" w:type="dxa"/>
          </w:tcPr>
          <w:p w14:paraId="75E5A3F0"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populateCreditCardForm(cardID,</w:t>
            </w:r>
            <w:r w:rsidRPr="00215589">
              <w:rPr>
                <w:rFonts w:eastAsia="Times New Roman" w:cs="Consolas"/>
                <w:color w:val="000000"/>
                <w:sz w:val="20"/>
                <w:szCs w:val="20"/>
                <w:highlight w:val="yellow"/>
              </w:rPr>
              <w:t>selectedPaymentMethod</w:t>
            </w:r>
            <w:r w:rsidRPr="00215589">
              <w:rPr>
                <w:rFonts w:eastAsia="Times New Roman" w:cs="Consolas"/>
                <w:color w:val="000000"/>
                <w:sz w:val="20"/>
                <w:szCs w:val="20"/>
              </w:rPr>
              <w:t>) {</w:t>
            </w:r>
          </w:p>
          <w:p w14:paraId="05CF275A"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3F7F5F"/>
                <w:sz w:val="20"/>
                <w:szCs w:val="20"/>
              </w:rPr>
              <w:t>// load card details</w:t>
            </w:r>
          </w:p>
          <w:p w14:paraId="7725503A"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url = util.appendParamToURL(Urls.billingSelectCC, </w:t>
            </w:r>
            <w:r w:rsidRPr="00215589">
              <w:rPr>
                <w:rFonts w:eastAsia="Times New Roman" w:cs="Consolas"/>
                <w:color w:val="2A00FF"/>
                <w:sz w:val="20"/>
                <w:szCs w:val="20"/>
              </w:rPr>
              <w:t>'creditCardUUID'</w:t>
            </w:r>
            <w:r w:rsidRPr="00215589">
              <w:rPr>
                <w:rFonts w:eastAsia="Times New Roman" w:cs="Consolas"/>
                <w:color w:val="000000"/>
                <w:sz w:val="20"/>
                <w:szCs w:val="20"/>
              </w:rPr>
              <w:t>, cardID);</w:t>
            </w:r>
          </w:p>
          <w:p w14:paraId="6D83CB89"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ajax.getJson({</w:t>
            </w:r>
          </w:p>
          <w:p w14:paraId="74243A62"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url: url,</w:t>
            </w:r>
          </w:p>
          <w:p w14:paraId="2CE0A5EF"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 xml:space="preserve">callback: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(data) {</w:t>
            </w:r>
          </w:p>
          <w:p w14:paraId="414A7DB1"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(!data) {</w:t>
            </w:r>
          </w:p>
          <w:p w14:paraId="61C4CE29"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window.alert(Resources.CC_LOAD_ERROR);</w:t>
            </w:r>
          </w:p>
          <w:p w14:paraId="5625D316"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returnfalse</w:t>
            </w:r>
            <w:r w:rsidRPr="00215589">
              <w:rPr>
                <w:rFonts w:eastAsia="Times New Roman" w:cs="Consolas"/>
                <w:color w:val="000000"/>
                <w:sz w:val="20"/>
                <w:szCs w:val="20"/>
              </w:rPr>
              <w:t>;</w:t>
            </w:r>
          </w:p>
          <w:p w14:paraId="041FC4D1"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t>
            </w:r>
          </w:p>
          <w:p w14:paraId="51CE46E3"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p>
          <w:p w14:paraId="71825ECF" w14:textId="77777777"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A83ED0">
              <w:rPr>
                <w:rFonts w:eastAsia="Times New Roman" w:cs="Consolas"/>
                <w:b/>
                <w:bCs/>
                <w:color w:val="7F0055"/>
                <w:sz w:val="20"/>
                <w:szCs w:val="20"/>
                <w:highlight w:val="yellow"/>
              </w:rPr>
              <w:t>switch</w:t>
            </w:r>
            <w:r w:rsidRPr="00A83ED0">
              <w:rPr>
                <w:rFonts w:eastAsia="Times New Roman" w:cs="Consolas"/>
                <w:color w:val="000000"/>
                <w:sz w:val="20"/>
                <w:szCs w:val="20"/>
                <w:highlight w:val="yellow"/>
              </w:rPr>
              <w:t xml:space="preserve"> (selectedPaymentMethod) {</w:t>
            </w:r>
          </w:p>
          <w:p w14:paraId="317C1E11" w14:textId="29743107"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"SA_REDIRECT"</w:t>
            </w:r>
            <w:r w:rsidRPr="00A83ED0">
              <w:rPr>
                <w:rFonts w:eastAsia="Times New Roman" w:cs="Consolas"/>
                <w:color w:val="000000"/>
                <w:sz w:val="20"/>
                <w:szCs w:val="20"/>
                <w:highlight w:val="yellow"/>
              </w:rPr>
              <w:t>:</w:t>
            </w:r>
          </w:p>
          <w:p w14:paraId="019A3730" w14:textId="77777777"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.saCCToken .field-wrapper'</w:t>
            </w:r>
            <w:r w:rsidRPr="00A83ED0">
              <w:rPr>
                <w:rFonts w:eastAsia="Times New Roman" w:cs="Consolas"/>
                <w:color w:val="000000"/>
                <w:sz w:val="20"/>
                <w:szCs w:val="20"/>
                <w:highlight w:val="yellow"/>
              </w:rPr>
              <w:t>).val(data.selectedCardID);</w:t>
            </w:r>
          </w:p>
          <w:p w14:paraId="1443EB15" w14:textId="77777777"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lastRenderedPageBreak/>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14:paraId="0C9E326A" w14:textId="77777777"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14:paraId="2C00CAD0" w14:textId="4FFBF253"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"SA_IFRAME"</w:t>
            </w:r>
            <w:r w:rsidRPr="00A83ED0">
              <w:rPr>
                <w:rFonts w:eastAsia="Times New Roman" w:cs="Consolas"/>
                <w:color w:val="000000"/>
                <w:sz w:val="20"/>
                <w:szCs w:val="20"/>
                <w:highlight w:val="yellow"/>
              </w:rPr>
              <w:t>:</w:t>
            </w:r>
          </w:p>
          <w:p w14:paraId="35715588" w14:textId="77777777"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.saIframeCCToken .field-wrapper'</w:t>
            </w:r>
            <w:r w:rsidRPr="00A83ED0">
              <w:rPr>
                <w:rFonts w:eastAsia="Times New Roman" w:cs="Consolas"/>
                <w:color w:val="000000"/>
                <w:sz w:val="20"/>
                <w:szCs w:val="20"/>
                <w:highlight w:val="yellow"/>
              </w:rPr>
              <w:t>).val(data.selectedCardID);</w:t>
            </w:r>
          </w:p>
          <w:p w14:paraId="57EB1AEF" w14:textId="77777777"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14:paraId="717520C8" w14:textId="77777777"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14:paraId="35779051" w14:textId="70695941"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"CREDIT_CARD"</w:t>
            </w:r>
            <w:r w:rsidRPr="00A83ED0">
              <w:rPr>
                <w:rFonts w:eastAsia="Times New Roman" w:cs="Consolas"/>
                <w:color w:val="000000"/>
                <w:sz w:val="20"/>
                <w:szCs w:val="20"/>
                <w:highlight w:val="yellow"/>
              </w:rPr>
              <w:t>:</w:t>
            </w:r>
          </w:p>
          <w:p w14:paraId="46E85069" w14:textId="77777777"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14:paraId="5961B5F1" w14:textId="77777777"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14:paraId="148DCAAD" w14:textId="77777777"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default</w:t>
            </w:r>
            <w:r w:rsidRPr="00A83ED0">
              <w:rPr>
                <w:rFonts w:eastAsia="Times New Roman" w:cs="Consolas"/>
                <w:color w:val="000000"/>
                <w:sz w:val="20"/>
                <w:szCs w:val="20"/>
                <w:highlight w:val="yellow"/>
              </w:rPr>
              <w:t>:</w:t>
            </w:r>
          </w:p>
          <w:p w14:paraId="1EA50672" w14:textId="77777777"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14:paraId="3BF514B6" w14:textId="77777777"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p>
          <w:p w14:paraId="44286707" w14:textId="77777777"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p>
          <w:p w14:paraId="5D055A5F" w14:textId="77777777" w:rsidR="00215589" w:rsidRPr="00FC2E9F"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FC2E9F">
              <w:rPr>
                <w:rFonts w:eastAsia="Times New Roman" w:cs="Consolas"/>
                <w:color w:val="000000"/>
                <w:sz w:val="20"/>
                <w:szCs w:val="20"/>
                <w:highlight w:val="yellow"/>
              </w:rPr>
              <w:t>}</w:t>
            </w:r>
          </w:p>
          <w:p w14:paraId="3168DEC1" w14:textId="77777777" w:rsidR="00215589" w:rsidRPr="00FC2E9F" w:rsidRDefault="00215589" w:rsidP="00215589">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color w:val="000000"/>
                <w:sz w:val="20"/>
                <w:szCs w:val="20"/>
                <w:highlight w:val="yellow"/>
              </w:rPr>
              <w:tab/>
              <w:t>});</w:t>
            </w:r>
          </w:p>
          <w:p w14:paraId="1F366FB3" w14:textId="77777777" w:rsidR="00215589" w:rsidRDefault="00215589" w:rsidP="005C1822">
            <w:pPr>
              <w:pStyle w:val="BodyText"/>
            </w:pPr>
            <w:r w:rsidRPr="00FC2E9F">
              <w:rPr>
                <w:highlight w:val="yellow"/>
              </w:rPr>
              <w:t>}</w:t>
            </w:r>
          </w:p>
        </w:tc>
      </w:tr>
    </w:tbl>
    <w:p w14:paraId="5E0F21FC" w14:textId="77777777" w:rsidR="00215589" w:rsidRPr="00E33D85" w:rsidRDefault="00215589" w:rsidP="005C1822">
      <w:pPr>
        <w:pStyle w:val="BodyText"/>
      </w:pPr>
    </w:p>
    <w:p w14:paraId="0597A182" w14:textId="77777777" w:rsidR="00B30947" w:rsidRPr="00E33D85" w:rsidRDefault="00B30947" w:rsidP="00B30947">
      <w:pPr>
        <w:pStyle w:val="Heading5"/>
        <w:rPr>
          <w:rFonts w:asciiTheme="minorHAnsi" w:hAnsiTheme="minorHAnsi"/>
        </w:rPr>
      </w:pPr>
      <w:r w:rsidRPr="00E33D85">
        <w:rPr>
          <w:rFonts w:asciiTheme="minorHAnsi" w:hAnsiTheme="minorHAnsi"/>
        </w:rPr>
        <w:t>Update “</w:t>
      </w:r>
      <w:r w:rsidR="00DE7586">
        <w:rPr>
          <w:rFonts w:asciiTheme="minorHAnsi" w:hAnsiTheme="minorHAnsi"/>
        </w:rPr>
        <w:t>#</w:t>
      </w:r>
      <w:r w:rsidRPr="00E33D85">
        <w:rPr>
          <w:rFonts w:asciiTheme="minorHAnsi" w:hAnsiTheme="minorHAnsi"/>
        </w:rPr>
        <w:t>creditCardList” on change function</w:t>
      </w:r>
    </w:p>
    <w:p w14:paraId="251BAD5A" w14:textId="77777777" w:rsidR="00215589" w:rsidRDefault="00B30947" w:rsidP="005C1822">
      <w:pPr>
        <w:pStyle w:val="BodyText"/>
        <w:numPr>
          <w:ilvl w:val="0"/>
          <w:numId w:val="26"/>
        </w:numPr>
      </w:pPr>
      <w:r w:rsidRPr="00E33D85">
        <w:t>Update the method</w:t>
      </w:r>
      <w:r w:rsidR="00DE7586">
        <w:t xml:space="preserve"> inside export.init ()</w:t>
      </w:r>
      <w:r w:rsidRPr="00E33D85">
        <w:t xml:space="preserve"> by adding  parameter “selectedPaymentMethod”:</w:t>
      </w:r>
    </w:p>
    <w:tbl>
      <w:tblPr>
        <w:tblStyle w:val="TableGrid"/>
        <w:tblW w:w="0" w:type="auto"/>
        <w:tblLook w:val="04A0" w:firstRow="1" w:lastRow="0" w:firstColumn="1" w:lastColumn="0" w:noHBand="0" w:noVBand="1"/>
      </w:tblPr>
      <w:tblGrid>
        <w:gridCol w:w="10296"/>
      </w:tblGrid>
      <w:tr w:rsidR="00215589" w14:paraId="56E45759" w14:textId="77777777" w:rsidTr="00215589">
        <w:tc>
          <w:tcPr>
            <w:tcW w:w="10296" w:type="dxa"/>
          </w:tcPr>
          <w:p w14:paraId="31D62738"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3F7F5F"/>
                <w:sz w:val="20"/>
                <w:szCs w:val="20"/>
              </w:rPr>
              <w:t>// select credit card from list</w:t>
            </w:r>
          </w:p>
          <w:p w14:paraId="7FAB5ACB"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w:t>
            </w:r>
            <w:r w:rsidRPr="00215589">
              <w:rPr>
                <w:rFonts w:eastAsia="Times New Roman" w:cs="Consolas"/>
                <w:color w:val="2A00FF"/>
                <w:sz w:val="20"/>
                <w:szCs w:val="20"/>
              </w:rPr>
              <w:t>'#creditCardList'</w:t>
            </w:r>
            <w:r w:rsidRPr="00215589">
              <w:rPr>
                <w:rFonts w:eastAsia="Times New Roman" w:cs="Consolas"/>
                <w:color w:val="000000"/>
                <w:sz w:val="20"/>
                <w:szCs w:val="20"/>
              </w:rPr>
              <w:t>).on(</w:t>
            </w:r>
            <w:r w:rsidRPr="00215589">
              <w:rPr>
                <w:rFonts w:eastAsia="Times New Roman" w:cs="Consolas"/>
                <w:color w:val="2A00FF"/>
                <w:sz w:val="20"/>
                <w:szCs w:val="20"/>
              </w:rPr>
              <w:t>'change'</w:t>
            </w:r>
            <w:r w:rsidRPr="00215589">
              <w:rPr>
                <w:rFonts w:eastAsia="Times New Roman" w:cs="Consolas"/>
                <w:color w:val="000000"/>
                <w:sz w:val="20"/>
                <w:szCs w:val="20"/>
              </w:rPr>
              <w:t xml:space="preserve">,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 {</w:t>
            </w:r>
          </w:p>
          <w:p w14:paraId="6BC71A93"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cardUUID = $(</w:t>
            </w:r>
            <w:r w:rsidRPr="00215589">
              <w:rPr>
                <w:rFonts w:eastAsia="Times New Roman" w:cs="Consolas"/>
                <w:b/>
                <w:bCs/>
                <w:color w:val="7F0055"/>
                <w:sz w:val="20"/>
                <w:szCs w:val="20"/>
              </w:rPr>
              <w:t>this</w:t>
            </w:r>
            <w:r w:rsidRPr="00215589">
              <w:rPr>
                <w:rFonts w:eastAsia="Times New Roman" w:cs="Consolas"/>
                <w:color w:val="000000"/>
                <w:sz w:val="20"/>
                <w:szCs w:val="20"/>
              </w:rPr>
              <w:t>).val();</w:t>
            </w:r>
          </w:p>
          <w:p w14:paraId="50536AEB" w14:textId="77777777" w:rsidR="00215589" w:rsidRPr="00215589"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(!cardUUID) </w:t>
            </w:r>
            <w:r w:rsidRPr="00215589">
              <w:rPr>
                <w:rFonts w:eastAsia="Times New Roman" w:cs="Consolas"/>
                <w:color w:val="000000"/>
                <w:sz w:val="20"/>
                <w:szCs w:val="20"/>
                <w:highlight w:val="yellow"/>
              </w:rPr>
              <w:t>{$($checkoutForm).find(</w:t>
            </w:r>
            <w:r w:rsidRPr="00215589">
              <w:rPr>
                <w:rFonts w:eastAsia="Times New Roman" w:cs="Consolas"/>
                <w:color w:val="2A00FF"/>
                <w:sz w:val="20"/>
                <w:szCs w:val="20"/>
                <w:highlight w:val="yellow"/>
              </w:rPr>
              <w:t>'input[name$="_selectedCardID"]'</w:t>
            </w:r>
            <w:r w:rsidRPr="00215589">
              <w:rPr>
                <w:rFonts w:eastAsia="Times New Roman" w:cs="Consolas"/>
                <w:color w:val="000000"/>
                <w:sz w:val="20"/>
                <w:szCs w:val="20"/>
                <w:highlight w:val="yellow"/>
              </w:rPr>
              <w:t>).val(</w:t>
            </w:r>
            <w:r w:rsidRPr="00215589">
              <w:rPr>
                <w:rFonts w:eastAsia="Times New Roman" w:cs="Consolas"/>
                <w:color w:val="2A00FF"/>
                <w:sz w:val="20"/>
                <w:szCs w:val="20"/>
                <w:highlight w:val="yellow"/>
              </w:rPr>
              <w:t>''</w:t>
            </w:r>
            <w:r w:rsidRPr="00215589">
              <w:rPr>
                <w:rFonts w:eastAsia="Times New Roman" w:cs="Consolas"/>
                <w:color w:val="000000"/>
                <w:sz w:val="20"/>
                <w:szCs w:val="20"/>
                <w:highlight w:val="yellow"/>
              </w:rPr>
              <w:t xml:space="preserve">); </w:t>
            </w:r>
            <w:r w:rsidRPr="00215589">
              <w:rPr>
                <w:rFonts w:eastAsia="Times New Roman" w:cs="Consolas"/>
                <w:b/>
                <w:bCs/>
                <w:color w:val="7F0055"/>
                <w:sz w:val="20"/>
                <w:szCs w:val="20"/>
                <w:highlight w:val="yellow"/>
              </w:rPr>
              <w:t>return</w:t>
            </w:r>
            <w:r w:rsidRPr="00215589">
              <w:rPr>
                <w:rFonts w:eastAsia="Times New Roman" w:cs="Consolas"/>
                <w:color w:val="000000"/>
                <w:sz w:val="20"/>
                <w:szCs w:val="20"/>
                <w:highlight w:val="yellow"/>
              </w:rPr>
              <w:t>;}</w:t>
            </w:r>
          </w:p>
          <w:p w14:paraId="2B399A68"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highlight w:val="yellow"/>
              </w:rPr>
              <w:tab/>
            </w:r>
            <w:r w:rsidRPr="00215589">
              <w:rPr>
                <w:rFonts w:eastAsia="Times New Roman" w:cs="Consolas"/>
                <w:color w:val="000000"/>
                <w:sz w:val="20"/>
                <w:szCs w:val="20"/>
                <w:highlight w:val="yellow"/>
              </w:rPr>
              <w:tab/>
              <w:t>populateCreditCardForm(cardUUID,selectedPaymentMethod);</w:t>
            </w:r>
          </w:p>
          <w:p w14:paraId="5BE543DF" w14:textId="77777777" w:rsidR="00215589" w:rsidRPr="00215589" w:rsidRDefault="00215589" w:rsidP="00215589">
            <w:pPr>
              <w:autoSpaceDE w:val="0"/>
              <w:autoSpaceDN w:val="0"/>
              <w:adjustRightInd w:val="0"/>
              <w:spacing w:after="0" w:line="240" w:lineRule="auto"/>
              <w:rPr>
                <w:rFonts w:eastAsia="Times New Roman" w:cs="Consolas"/>
                <w:sz w:val="20"/>
                <w:szCs w:val="20"/>
              </w:rPr>
            </w:pPr>
          </w:p>
          <w:p w14:paraId="0569B5C8"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3F7F5F"/>
                <w:sz w:val="20"/>
                <w:szCs w:val="20"/>
              </w:rPr>
              <w:t>// remove server side error</w:t>
            </w:r>
          </w:p>
          <w:p w14:paraId="436F5F1F"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'.required.error'</w:t>
            </w:r>
            <w:r w:rsidRPr="00215589">
              <w:rPr>
                <w:rFonts w:eastAsia="Times New Roman" w:cs="Consolas"/>
                <w:color w:val="000000"/>
                <w:sz w:val="20"/>
                <w:szCs w:val="20"/>
              </w:rPr>
              <w:t>).removeClass(</w:t>
            </w:r>
            <w:r w:rsidRPr="00215589">
              <w:rPr>
                <w:rFonts w:eastAsia="Times New Roman" w:cs="Consolas"/>
                <w:color w:val="2A00FF"/>
                <w:sz w:val="20"/>
                <w:szCs w:val="20"/>
              </w:rPr>
              <w:t>'error'</w:t>
            </w:r>
            <w:r w:rsidRPr="00215589">
              <w:rPr>
                <w:rFonts w:eastAsia="Times New Roman" w:cs="Consolas"/>
                <w:color w:val="000000"/>
                <w:sz w:val="20"/>
                <w:szCs w:val="20"/>
              </w:rPr>
              <w:t>);</w:t>
            </w:r>
          </w:p>
          <w:p w14:paraId="22A0FB36"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'.error-message'</w:t>
            </w:r>
            <w:r w:rsidRPr="00215589">
              <w:rPr>
                <w:rFonts w:eastAsia="Times New Roman" w:cs="Consolas"/>
                <w:color w:val="000000"/>
                <w:sz w:val="20"/>
                <w:szCs w:val="20"/>
              </w:rPr>
              <w:t>).remove();</w:t>
            </w:r>
          </w:p>
          <w:p w14:paraId="14D1FD05" w14:textId="77777777" w:rsidR="00215589" w:rsidRDefault="00215589" w:rsidP="005C1822">
            <w:pPr>
              <w:pStyle w:val="BodyText"/>
            </w:pPr>
            <w:r w:rsidRPr="00215589">
              <w:tab/>
              <w:t>});</w:t>
            </w:r>
          </w:p>
        </w:tc>
      </w:tr>
    </w:tbl>
    <w:p w14:paraId="10F7C375" w14:textId="77777777" w:rsidR="00215589" w:rsidRPr="00E33D85" w:rsidRDefault="00215589" w:rsidP="005C1822">
      <w:pPr>
        <w:pStyle w:val="BodyText"/>
      </w:pPr>
    </w:p>
    <w:p w14:paraId="0C1215FB" w14:textId="77777777" w:rsidR="00B30947" w:rsidRPr="00E33D85" w:rsidRDefault="00B30947" w:rsidP="00B30947">
      <w:pPr>
        <w:pStyle w:val="Heading5"/>
        <w:rPr>
          <w:rFonts w:asciiTheme="minorHAnsi" w:hAnsiTheme="minorHAnsi"/>
        </w:rPr>
      </w:pPr>
      <w:r w:rsidRPr="00E33D85">
        <w:rPr>
          <w:rFonts w:asciiTheme="minorHAnsi" w:hAnsiTheme="minorHAnsi"/>
        </w:rPr>
        <w:t>Update “setCCFields “function</w:t>
      </w:r>
    </w:p>
    <w:p w14:paraId="2CE1F3AF" w14:textId="77777777" w:rsidR="00215589" w:rsidRDefault="00D0778E" w:rsidP="005C1822">
      <w:pPr>
        <w:pStyle w:val="BodyText"/>
        <w:numPr>
          <w:ilvl w:val="0"/>
          <w:numId w:val="26"/>
        </w:numPr>
      </w:pPr>
      <w:r>
        <w:t>Get selected payment method from input type and set CVN, expiry month and expiry year based on selected payment method</w:t>
      </w:r>
      <w:r w:rsidR="008F341F">
        <w:t>[this change will work for Silent Post and credit card]</w:t>
      </w:r>
    </w:p>
    <w:tbl>
      <w:tblPr>
        <w:tblStyle w:val="TableGrid"/>
        <w:tblW w:w="0" w:type="auto"/>
        <w:tblLook w:val="04A0" w:firstRow="1" w:lastRow="0" w:firstColumn="1" w:lastColumn="0" w:noHBand="0" w:noVBand="1"/>
      </w:tblPr>
      <w:tblGrid>
        <w:gridCol w:w="10296"/>
      </w:tblGrid>
      <w:tr w:rsidR="00215589" w14:paraId="1B58F062" w14:textId="77777777" w:rsidTr="00215589">
        <w:tc>
          <w:tcPr>
            <w:tcW w:w="10296" w:type="dxa"/>
          </w:tcPr>
          <w:p w14:paraId="734E4E92"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setCCFields(data) {</w:t>
            </w:r>
          </w:p>
          <w:p w14:paraId="1E293A9E"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$creditCard = $(</w:t>
            </w:r>
            <w:r w:rsidRPr="00215589">
              <w:rPr>
                <w:rFonts w:eastAsia="Times New Roman" w:cs="Consolas"/>
                <w:color w:val="2A00FF"/>
                <w:sz w:val="20"/>
                <w:szCs w:val="20"/>
              </w:rPr>
              <w:t>'[data-method="CREDIT_CARD"]'</w:t>
            </w:r>
            <w:r w:rsidRPr="00215589">
              <w:rPr>
                <w:rFonts w:eastAsia="Times New Roman" w:cs="Consolas"/>
                <w:color w:val="000000"/>
                <w:sz w:val="20"/>
                <w:szCs w:val="20"/>
              </w:rPr>
              <w:t>);</w:t>
            </w:r>
          </w:p>
          <w:p w14:paraId="2EBA7161"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'input[name$="creditCard_owner"]'</w:t>
            </w:r>
            <w:r w:rsidRPr="00215589">
              <w:rPr>
                <w:rFonts w:eastAsia="Times New Roman" w:cs="Consolas"/>
                <w:color w:val="000000"/>
                <w:sz w:val="20"/>
                <w:szCs w:val="20"/>
              </w:rPr>
              <w:t>).val(data.holder).trigger(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419C4FA2"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'select[name$="_type"]'</w:t>
            </w:r>
            <w:r w:rsidRPr="00215589">
              <w:rPr>
                <w:rFonts w:eastAsia="Times New Roman" w:cs="Consolas"/>
                <w:color w:val="000000"/>
                <w:sz w:val="20"/>
                <w:szCs w:val="20"/>
              </w:rPr>
              <w:t>).val(data.type).trigger(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24A7D8F0"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'input[name*="_creditCard_number"]'</w:t>
            </w:r>
            <w:r w:rsidRPr="00215589">
              <w:rPr>
                <w:rFonts w:eastAsia="Times New Roman" w:cs="Consolas"/>
                <w:color w:val="000000"/>
                <w:sz w:val="20"/>
                <w:szCs w:val="20"/>
              </w:rPr>
              <w:t>).val(data.maskedNumber).trigger(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563A35EB"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var</w:t>
            </w:r>
            <w:r w:rsidRPr="00D0778E">
              <w:rPr>
                <w:rFonts w:eastAsia="Times New Roman" w:cs="Consolas"/>
                <w:color w:val="000000"/>
                <w:sz w:val="20"/>
                <w:szCs w:val="20"/>
                <w:highlight w:val="yellow"/>
              </w:rPr>
              <w:t xml:space="preserve"> selectedPaymentMethodID = $(</w:t>
            </w:r>
            <w:r w:rsidRPr="00D0778E">
              <w:rPr>
                <w:rFonts w:eastAsia="Times New Roman" w:cs="Consolas"/>
                <w:color w:val="2A00FF"/>
                <w:sz w:val="20"/>
                <w:szCs w:val="20"/>
                <w:highlight w:val="yellow"/>
              </w:rPr>
              <w:t>'input[name$="_selectedPaymentMethodID"]:checked'</w:t>
            </w:r>
            <w:r w:rsidRPr="00D0778E">
              <w:rPr>
                <w:rFonts w:eastAsia="Times New Roman" w:cs="Consolas"/>
                <w:color w:val="000000"/>
                <w:sz w:val="20"/>
                <w:szCs w:val="20"/>
                <w:highlight w:val="yellow"/>
              </w:rPr>
              <w:t>).val();</w:t>
            </w:r>
          </w:p>
          <w:p w14:paraId="12336432" w14:textId="77777777"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if</w:t>
            </w:r>
            <w:r w:rsidRPr="00D0778E">
              <w:rPr>
                <w:rFonts w:eastAsia="Times New Roman" w:cs="Consolas"/>
                <w:color w:val="000000"/>
                <w:sz w:val="20"/>
                <w:szCs w:val="20"/>
                <w:highlight w:val="yellow"/>
              </w:rPr>
              <w:t xml:space="preserve">(selectedPaymentMethodID == </w:t>
            </w:r>
            <w:r w:rsidRPr="00D0778E">
              <w:rPr>
                <w:rFonts w:eastAsia="Times New Roman" w:cs="Consolas"/>
                <w:color w:val="2A00FF"/>
                <w:sz w:val="20"/>
                <w:szCs w:val="20"/>
                <w:highlight w:val="yellow"/>
              </w:rPr>
              <w:t>'SA_SILENTPOST'</w:t>
            </w:r>
            <w:r w:rsidRPr="00D0778E">
              <w:rPr>
                <w:rFonts w:eastAsia="Times New Roman" w:cs="Consolas"/>
                <w:color w:val="000000"/>
                <w:sz w:val="20"/>
                <w:szCs w:val="20"/>
                <w:highlight w:val="yellow"/>
              </w:rPr>
              <w:t>){</w:t>
            </w:r>
          </w:p>
          <w:p w14:paraId="58979440" w14:textId="77777777"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w:t>
            </w:r>
          </w:p>
          <w:p w14:paraId="4A1F3D08" w14:textId="77777777"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w:t>
            </w:r>
          </w:p>
          <w:p w14:paraId="2B753752" w14:textId="77777777"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t>}</w:t>
            </w:r>
          </w:p>
          <w:p w14:paraId="4AD80F58" w14:textId="77777777"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b/>
                <w:bCs/>
                <w:color w:val="7F0055"/>
                <w:sz w:val="20"/>
                <w:szCs w:val="20"/>
                <w:highlight w:val="yellow"/>
              </w:rPr>
              <w:t>else</w:t>
            </w:r>
            <w:r w:rsidRPr="00D0778E">
              <w:rPr>
                <w:rFonts w:eastAsia="Times New Roman" w:cs="Consolas"/>
                <w:color w:val="000000"/>
                <w:sz w:val="20"/>
                <w:szCs w:val="20"/>
                <w:highlight w:val="yellow"/>
              </w:rPr>
              <w:t>{</w:t>
            </w:r>
          </w:p>
          <w:p w14:paraId="5DD1728B" w14:textId="77777777"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14:paraId="47241497" w14:textId="77777777"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lastRenderedPageBreak/>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14:paraId="4E36B361"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D0778E">
              <w:rPr>
                <w:rFonts w:eastAsia="Times New Roman" w:cs="Consolas"/>
                <w:color w:val="000000"/>
                <w:sz w:val="20"/>
                <w:szCs w:val="20"/>
                <w:highlight w:val="yellow"/>
              </w:rPr>
              <w:tab/>
              <w:t>}</w:t>
            </w:r>
          </w:p>
          <w:p w14:paraId="238C77DE"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'input[name$="_cvn"]'</w:t>
            </w:r>
            <w:r w:rsidRPr="00215589">
              <w:rPr>
                <w:rFonts w:eastAsia="Times New Roman" w:cs="Consolas"/>
                <w:color w:val="000000"/>
                <w:sz w:val="20"/>
                <w:szCs w:val="20"/>
              </w:rPr>
              <w:t>).val(</w:t>
            </w:r>
            <w:r w:rsidRPr="00215589">
              <w:rPr>
                <w:rFonts w:eastAsia="Times New Roman" w:cs="Consolas"/>
                <w:color w:val="2A00FF"/>
                <w:sz w:val="20"/>
                <w:szCs w:val="20"/>
              </w:rPr>
              <w:t>''</w:t>
            </w:r>
            <w:r w:rsidRPr="00215589">
              <w:rPr>
                <w:rFonts w:eastAsia="Times New Roman" w:cs="Consolas"/>
                <w:color w:val="000000"/>
                <w:sz w:val="20"/>
                <w:szCs w:val="20"/>
              </w:rPr>
              <w:t>).trigger(</w:t>
            </w:r>
            <w:r w:rsidRPr="00215589">
              <w:rPr>
                <w:rFonts w:eastAsia="Times New Roman" w:cs="Consolas"/>
                <w:color w:val="2A00FF"/>
                <w:sz w:val="20"/>
                <w:szCs w:val="20"/>
              </w:rPr>
              <w:t>'change'</w:t>
            </w:r>
            <w:r w:rsidRPr="00215589">
              <w:rPr>
                <w:rFonts w:eastAsia="Times New Roman" w:cs="Consolas"/>
                <w:color w:val="000000"/>
                <w:sz w:val="20"/>
                <w:szCs w:val="20"/>
              </w:rPr>
              <w:t>);</w:t>
            </w:r>
          </w:p>
          <w:p w14:paraId="5EDF3B24" w14:textId="77777777"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color w:val="000000"/>
                <w:sz w:val="20"/>
                <w:szCs w:val="20"/>
                <w:highlight w:val="yellow"/>
              </w:rPr>
              <w:t>$creditCard.find(</w:t>
            </w:r>
            <w:r w:rsidRPr="00D0778E">
              <w:rPr>
                <w:rFonts w:eastAsia="Times New Roman" w:cs="Consolas"/>
                <w:color w:val="2A00FF"/>
                <w:sz w:val="20"/>
                <w:szCs w:val="20"/>
                <w:highlight w:val="yellow"/>
              </w:rPr>
              <w:t>'[name$="creditCard_selectedCardID"]'</w:t>
            </w:r>
            <w:r w:rsidRPr="00D0778E">
              <w:rPr>
                <w:rFonts w:eastAsia="Times New Roman" w:cs="Consolas"/>
                <w:color w:val="000000"/>
                <w:sz w:val="20"/>
                <w:szCs w:val="20"/>
                <w:highlight w:val="yellow"/>
              </w:rPr>
              <w:t>).val(data.selectedCardID).trigger(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14:paraId="34ECB676"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"input[name$='_cvn']"</w:t>
            </w:r>
            <w:r w:rsidRPr="00D0778E">
              <w:rPr>
                <w:rFonts w:eastAsia="Times New Roman" w:cs="Consolas"/>
                <w:color w:val="000000"/>
                <w:sz w:val="20"/>
                <w:szCs w:val="20"/>
                <w:highlight w:val="yellow"/>
              </w:rPr>
              <w:t>).val(</w:t>
            </w:r>
            <w:r w:rsidRPr="00D0778E">
              <w:rPr>
                <w:rFonts w:eastAsia="Times New Roman" w:cs="Consolas"/>
                <w:color w:val="2A00FF"/>
                <w:sz w:val="20"/>
                <w:szCs w:val="20"/>
                <w:highlight w:val="yellow"/>
              </w:rPr>
              <w:t>''</w:t>
            </w:r>
            <w:r w:rsidRPr="00D0778E">
              <w:rPr>
                <w:rFonts w:eastAsia="Times New Roman" w:cs="Consolas"/>
                <w:color w:val="000000"/>
                <w:sz w:val="20"/>
                <w:szCs w:val="20"/>
                <w:highlight w:val="yellow"/>
              </w:rPr>
              <w:t>);</w:t>
            </w:r>
            <w:r w:rsidRPr="00215589">
              <w:rPr>
                <w:rFonts w:eastAsia="Times New Roman" w:cs="Consolas"/>
                <w:color w:val="000000"/>
                <w:sz w:val="20"/>
                <w:szCs w:val="20"/>
              </w:rPr>
              <w:tab/>
            </w:r>
          </w:p>
          <w:p w14:paraId="7820934C" w14:textId="77777777"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w:t>
            </w:r>
          </w:p>
          <w:p w14:paraId="14BFC0ED" w14:textId="77777777" w:rsidR="00215589" w:rsidRDefault="00215589" w:rsidP="005C1822">
            <w:pPr>
              <w:pStyle w:val="BodyText"/>
            </w:pPr>
          </w:p>
        </w:tc>
      </w:tr>
    </w:tbl>
    <w:p w14:paraId="3E0AA07D" w14:textId="77777777" w:rsidR="00215589" w:rsidRPr="00E33D85" w:rsidRDefault="00215589" w:rsidP="005C1822">
      <w:pPr>
        <w:pStyle w:val="BodyText"/>
      </w:pPr>
    </w:p>
    <w:p w14:paraId="38BBC0CA" w14:textId="77777777" w:rsidR="00A71B8A" w:rsidRPr="00E33D85" w:rsidRDefault="00A71B8A" w:rsidP="00A71B8A">
      <w:pPr>
        <w:pStyle w:val="Heading5"/>
        <w:rPr>
          <w:rFonts w:asciiTheme="minorHAnsi" w:hAnsiTheme="minorHAnsi"/>
        </w:rPr>
      </w:pPr>
      <w:r w:rsidRPr="00E33D85">
        <w:rPr>
          <w:rFonts w:asciiTheme="minorHAnsi" w:hAnsiTheme="minorHAnsi"/>
        </w:rPr>
        <w:t>Update “updatePaymentMethod “function</w:t>
      </w:r>
    </w:p>
    <w:p w14:paraId="15DFD602" w14:textId="77777777" w:rsidR="00A71B8A" w:rsidRDefault="00595B55" w:rsidP="005C1822">
      <w:pPr>
        <w:pStyle w:val="BodyText"/>
        <w:numPr>
          <w:ilvl w:val="0"/>
          <w:numId w:val="26"/>
        </w:numPr>
      </w:pPr>
      <w:r>
        <w:t xml:space="preserve">Based on payment method Id </w:t>
      </w:r>
      <w:r w:rsidR="008F341F">
        <w:t xml:space="preserve">selected, this method will hide/show the </w:t>
      </w:r>
      <w:r>
        <w:t>button or checkboxes for different APM to make it visible on billin</w:t>
      </w:r>
      <w:r w:rsidR="008F341F">
        <w:t>g</w:t>
      </w:r>
      <w:r>
        <w:t xml:space="preserve"> page.</w:t>
      </w:r>
    </w:p>
    <w:p w14:paraId="4721CF49" w14:textId="77777777" w:rsidR="007E4EB1" w:rsidRPr="007E4EB1" w:rsidRDefault="007E4EB1" w:rsidP="005C1822">
      <w:pPr>
        <w:pStyle w:val="BodyText"/>
      </w:pPr>
      <w:r>
        <w:t>[Note: T</w:t>
      </w:r>
      <w:r w:rsidRPr="007E4EB1">
        <w:t>his method contains generic code for different payment methods as given below]</w:t>
      </w:r>
    </w:p>
    <w:tbl>
      <w:tblPr>
        <w:tblStyle w:val="TableGrid"/>
        <w:tblW w:w="0" w:type="auto"/>
        <w:tblLook w:val="04A0" w:firstRow="1" w:lastRow="0" w:firstColumn="1" w:lastColumn="0" w:noHBand="0" w:noVBand="1"/>
      </w:tblPr>
      <w:tblGrid>
        <w:gridCol w:w="10296"/>
      </w:tblGrid>
      <w:tr w:rsidR="00513A90" w14:paraId="74AB4F7F" w14:textId="77777777" w:rsidTr="00513A90">
        <w:tc>
          <w:tcPr>
            <w:tcW w:w="10296" w:type="dxa"/>
          </w:tcPr>
          <w:p w14:paraId="771A0513"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b/>
                <w:bCs/>
                <w:color w:val="7F0055"/>
                <w:sz w:val="20"/>
                <w:szCs w:val="20"/>
              </w:rPr>
              <w:t>function</w:t>
            </w:r>
            <w:r w:rsidRPr="00513A90">
              <w:rPr>
                <w:rFonts w:eastAsia="Times New Roman" w:cs="Consolas"/>
                <w:color w:val="000000"/>
                <w:sz w:val="20"/>
                <w:szCs w:val="20"/>
              </w:rPr>
              <w:t xml:space="preserve"> updatePaymentMethod(paymentMethodID) {</w:t>
            </w:r>
          </w:p>
          <w:p w14:paraId="3C4196C6"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var</w:t>
            </w:r>
            <w:r w:rsidRPr="00513A90">
              <w:rPr>
                <w:rFonts w:eastAsia="Times New Roman" w:cs="Consolas"/>
                <w:color w:val="000000"/>
                <w:sz w:val="20"/>
                <w:szCs w:val="20"/>
              </w:rPr>
              <w:t xml:space="preserve"> $paymentMethods = $(</w:t>
            </w:r>
            <w:r w:rsidRPr="00513A90">
              <w:rPr>
                <w:rFonts w:eastAsia="Times New Roman" w:cs="Consolas"/>
                <w:color w:val="2A00FF"/>
                <w:sz w:val="20"/>
                <w:szCs w:val="20"/>
              </w:rPr>
              <w:t>'.payment-method'</w:t>
            </w:r>
            <w:r w:rsidRPr="00513A90">
              <w:rPr>
                <w:rFonts w:eastAsia="Times New Roman" w:cs="Consolas"/>
                <w:color w:val="000000"/>
                <w:sz w:val="20"/>
                <w:szCs w:val="20"/>
              </w:rPr>
              <w:t>);</w:t>
            </w:r>
          </w:p>
          <w:p w14:paraId="3B4200EC"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t>$paymentMethods.removeClass(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14:paraId="6E2A3326"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dataMethod = paymentMethodID;</w:t>
            </w:r>
          </w:p>
          <w:p w14:paraId="63F93BB4"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14:paraId="6B744ED1"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 xml:space="preserve">dataMethod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14:paraId="68008D60"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14:paraId="783C99FA"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 = $paymentMethods.filter(</w:t>
            </w:r>
            <w:r w:rsidRPr="00513A90">
              <w:rPr>
                <w:rFonts w:eastAsia="Times New Roman" w:cs="Consolas"/>
                <w:color w:val="2A00FF"/>
                <w:sz w:val="20"/>
                <w:szCs w:val="20"/>
                <w:highlight w:val="yellow"/>
              </w:rPr>
              <w:t>'[data-method="'</w:t>
            </w:r>
            <w:r w:rsidRPr="00513A90">
              <w:rPr>
                <w:rFonts w:eastAsia="Times New Roman" w:cs="Consolas"/>
                <w:color w:val="000000"/>
                <w:sz w:val="20"/>
                <w:szCs w:val="20"/>
                <w:highlight w:val="yellow"/>
              </w:rPr>
              <w:t xml:space="preserve"> + dataMethod + </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47EC008F"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if</w:t>
            </w:r>
            <w:r w:rsidRPr="00513A90">
              <w:rPr>
                <w:rFonts w:eastAsia="Times New Roman" w:cs="Consolas"/>
                <w:color w:val="000000"/>
                <w:sz w:val="20"/>
                <w:szCs w:val="20"/>
              </w:rPr>
              <w:t xml:space="preserve"> ($selectedPaymentMethod.length === 0) {</w:t>
            </w:r>
          </w:p>
          <w:p w14:paraId="43DE47CA"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t>$selectedPaymentMethod = $(</w:t>
            </w:r>
            <w:r w:rsidRPr="00513A90">
              <w:rPr>
                <w:rFonts w:eastAsia="Times New Roman" w:cs="Consolas"/>
                <w:color w:val="2A00FF"/>
                <w:sz w:val="20"/>
                <w:szCs w:val="20"/>
              </w:rPr>
              <w:t>'[data-method="Custom"]'</w:t>
            </w:r>
            <w:r w:rsidRPr="00513A90">
              <w:rPr>
                <w:rFonts w:eastAsia="Times New Roman" w:cs="Consolas"/>
                <w:color w:val="000000"/>
                <w:sz w:val="20"/>
                <w:szCs w:val="20"/>
              </w:rPr>
              <w:t>);</w:t>
            </w:r>
          </w:p>
          <w:p w14:paraId="4174E20E"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t>}</w:t>
            </w:r>
          </w:p>
          <w:p w14:paraId="3C110C7A"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"VISA_CHECKOUT"</w:t>
            </w:r>
            <w:r w:rsidRPr="00513A90">
              <w:rPr>
                <w:rFonts w:eastAsia="Times New Roman" w:cs="Consolas"/>
                <w:color w:val="000000"/>
                <w:sz w:val="20"/>
                <w:szCs w:val="20"/>
                <w:highlight w:val="yellow"/>
              </w:rPr>
              <w:t>) {</w:t>
            </w:r>
          </w:p>
          <w:p w14:paraId="7518728B"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14:paraId="45EF309D"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).show();</w:t>
            </w:r>
          </w:p>
          <w:p w14:paraId="0428C317"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14:paraId="2AD10AD8" w14:textId="44F7ECF1"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00A70123">
              <w:rPr>
                <w:rFonts w:eastAsia="Times New Roman" w:cs="Consolas"/>
                <w:b/>
                <w:bCs/>
                <w:color w:val="7F0055"/>
                <w:sz w:val="20"/>
                <w:szCs w:val="20"/>
                <w:highlight w:val="yellow"/>
              </w:rPr>
              <w:t>e</w:t>
            </w:r>
            <w:r w:rsidRPr="00513A90">
              <w:rPr>
                <w:rFonts w:eastAsia="Times New Roman" w:cs="Consolas"/>
                <w:b/>
                <w:bCs/>
                <w:color w:val="7F0055"/>
                <w:sz w:val="20"/>
                <w:szCs w:val="20"/>
                <w:highlight w:val="yellow"/>
              </w:rPr>
              <w:t>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"PAYPAL"</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"PAYPAL_CREDIT"</w:t>
            </w:r>
            <w:r w:rsidRPr="00513A90">
              <w:rPr>
                <w:rFonts w:eastAsia="Times New Roman" w:cs="Consolas"/>
                <w:color w:val="000000"/>
                <w:sz w:val="20"/>
                <w:szCs w:val="20"/>
                <w:highlight w:val="yellow"/>
              </w:rPr>
              <w:t>) {</w:t>
            </w:r>
          </w:p>
          <w:p w14:paraId="3099D0DE"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"#billingAgreementCheckbox"</w:t>
            </w:r>
            <w:r w:rsidRPr="00513A90">
              <w:rPr>
                <w:rFonts w:eastAsia="Times New Roman" w:cs="Consolas"/>
                <w:color w:val="000000"/>
                <w:sz w:val="20"/>
                <w:szCs w:val="20"/>
                <w:highlight w:val="yellow"/>
              </w:rPr>
              <w:t>).attr(</w:t>
            </w:r>
            <w:r w:rsidRPr="00513A90">
              <w:rPr>
                <w:rFonts w:eastAsia="Times New Roman" w:cs="Consolas"/>
                <w:color w:val="2A00FF"/>
                <w:sz w:val="20"/>
                <w:szCs w:val="20"/>
                <w:highlight w:val="yellow"/>
              </w:rPr>
              <w:t>'checked'</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false</w:t>
            </w:r>
            <w:r w:rsidRPr="00513A90">
              <w:rPr>
                <w:rFonts w:eastAsia="Times New Roman" w:cs="Consolas"/>
                <w:color w:val="000000"/>
                <w:sz w:val="20"/>
                <w:szCs w:val="20"/>
                <w:highlight w:val="yellow"/>
              </w:rPr>
              <w:t>);</w:t>
            </w:r>
          </w:p>
          <w:p w14:paraId="17EEAAAB"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14:paraId="3A1629AE"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14:paraId="7F49BD97"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14:paraId="4AFB51B3"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).show();</w:t>
            </w:r>
          </w:p>
          <w:p w14:paraId="267A2602"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).hide();</w:t>
            </w:r>
          </w:p>
          <w:p w14:paraId="3710D65F"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14:paraId="1BFCC478"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14:paraId="4B09EDC9"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14:paraId="56F408B7" w14:textId="167228EB"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 xml:space="preserve">} </w:t>
            </w:r>
            <w:r w:rsidRPr="00513A90">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"SA_REDIRECT"</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"SA_IFRAME"</w:t>
            </w:r>
            <w:r w:rsidRPr="00513A90">
              <w:rPr>
                <w:rFonts w:eastAsia="Times New Roman" w:cs="Consolas"/>
                <w:color w:val="000000"/>
                <w:sz w:val="20"/>
                <w:szCs w:val="20"/>
                <w:highlight w:val="yellow"/>
              </w:rPr>
              <w:t>) &amp;&amp; SitePreferences.TOKENIZATION_ENABLED) {</w:t>
            </w:r>
          </w:p>
          <w:p w14:paraId="6AFF465F"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14:paraId="5E3B87F2"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14:paraId="2CDB3C3C"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14:paraId="71A2A428"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).hide();</w:t>
            </w:r>
          </w:p>
          <w:p w14:paraId="078094FC"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t>}</w:t>
            </w:r>
          </w:p>
          <w:p w14:paraId="6AE04429"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14:paraId="38A3D713"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14:paraId="007EC940"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t>$selectedPaymentMethod.addClass(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14:paraId="1AFB4B75" w14:textId="77777777" w:rsidR="00513A90" w:rsidRPr="00513A90" w:rsidRDefault="00513A90" w:rsidP="00513A90">
            <w:pPr>
              <w:autoSpaceDE w:val="0"/>
              <w:autoSpaceDN w:val="0"/>
              <w:adjustRightInd w:val="0"/>
              <w:spacing w:after="0" w:line="240" w:lineRule="auto"/>
              <w:rPr>
                <w:rFonts w:eastAsia="Times New Roman" w:cs="Consolas"/>
                <w:sz w:val="20"/>
                <w:szCs w:val="20"/>
              </w:rPr>
            </w:pPr>
          </w:p>
          <w:p w14:paraId="358A8B9E"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3F7F5F"/>
                <w:sz w:val="20"/>
                <w:szCs w:val="20"/>
              </w:rPr>
              <w:lastRenderedPageBreak/>
              <w:t xml:space="preserve">// ensure </w:t>
            </w:r>
            <w:r w:rsidRPr="00513A90">
              <w:rPr>
                <w:rFonts w:eastAsia="Times New Roman" w:cs="Consolas"/>
                <w:color w:val="3F7F5F"/>
                <w:sz w:val="20"/>
                <w:szCs w:val="20"/>
                <w:u w:val="single"/>
              </w:rPr>
              <w:t>checkbox</w:t>
            </w:r>
            <w:r w:rsidRPr="00513A90">
              <w:rPr>
                <w:rFonts w:eastAsia="Times New Roman" w:cs="Consolas"/>
                <w:color w:val="3F7F5F"/>
                <w:sz w:val="20"/>
                <w:szCs w:val="20"/>
              </w:rPr>
              <w:t xml:space="preserve"> of payment method is checked</w:t>
            </w:r>
          </w:p>
          <w:p w14:paraId="1F1AEFA6"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'input[name$="_selectedPaymentMethodID"]'</w:t>
            </w:r>
            <w:r w:rsidRPr="00513A90">
              <w:rPr>
                <w:rFonts w:eastAsia="Times New Roman" w:cs="Consolas"/>
                <w:color w:val="000000"/>
                <w:sz w:val="20"/>
                <w:szCs w:val="20"/>
              </w:rPr>
              <w:t>).removeAttr(</w:t>
            </w:r>
            <w:r w:rsidRPr="00513A90">
              <w:rPr>
                <w:rFonts w:eastAsia="Times New Roman" w:cs="Consolas"/>
                <w:color w:val="2A00FF"/>
                <w:sz w:val="20"/>
                <w:szCs w:val="20"/>
              </w:rPr>
              <w:t>'checked'</w:t>
            </w:r>
            <w:r w:rsidRPr="00513A90">
              <w:rPr>
                <w:rFonts w:eastAsia="Times New Roman" w:cs="Consolas"/>
                <w:color w:val="000000"/>
                <w:sz w:val="20"/>
                <w:szCs w:val="20"/>
              </w:rPr>
              <w:t>);</w:t>
            </w:r>
          </w:p>
          <w:p w14:paraId="67687AC9"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'input[value='</w:t>
            </w:r>
            <w:r w:rsidRPr="00513A90">
              <w:rPr>
                <w:rFonts w:eastAsia="Times New Roman" w:cs="Consolas"/>
                <w:color w:val="000000"/>
                <w:sz w:val="20"/>
                <w:szCs w:val="20"/>
              </w:rPr>
              <w:t xml:space="preserve"> + paymentMethodID + </w:t>
            </w:r>
            <w:r w:rsidRPr="00513A90">
              <w:rPr>
                <w:rFonts w:eastAsia="Times New Roman" w:cs="Consolas"/>
                <w:color w:val="2A00FF"/>
                <w:sz w:val="20"/>
                <w:szCs w:val="20"/>
              </w:rPr>
              <w:t>']'</w:t>
            </w:r>
            <w:r w:rsidRPr="00513A90">
              <w:rPr>
                <w:rFonts w:eastAsia="Times New Roman" w:cs="Consolas"/>
                <w:color w:val="000000"/>
                <w:sz w:val="20"/>
                <w:szCs w:val="20"/>
              </w:rPr>
              <w:t>).prop(</w:t>
            </w:r>
            <w:r w:rsidRPr="00513A90">
              <w:rPr>
                <w:rFonts w:eastAsia="Times New Roman" w:cs="Consolas"/>
                <w:color w:val="2A00FF"/>
                <w:sz w:val="20"/>
                <w:szCs w:val="20"/>
              </w:rPr>
              <w:t>'checked'</w:t>
            </w:r>
            <w:r w:rsidRPr="00513A90">
              <w:rPr>
                <w:rFonts w:eastAsia="Times New Roman" w:cs="Consolas"/>
                <w:color w:val="000000"/>
                <w:sz w:val="20"/>
                <w:szCs w:val="20"/>
              </w:rPr>
              <w:t xml:space="preserve">, </w:t>
            </w:r>
            <w:r w:rsidRPr="00513A90">
              <w:rPr>
                <w:rFonts w:eastAsia="Times New Roman" w:cs="Consolas"/>
                <w:color w:val="2A00FF"/>
                <w:sz w:val="20"/>
                <w:szCs w:val="20"/>
              </w:rPr>
              <w:t>'checked'</w:t>
            </w:r>
            <w:r w:rsidRPr="00513A90">
              <w:rPr>
                <w:rFonts w:eastAsia="Times New Roman" w:cs="Consolas"/>
                <w:color w:val="000000"/>
                <w:sz w:val="20"/>
                <w:szCs w:val="20"/>
              </w:rPr>
              <w:t>);</w:t>
            </w:r>
          </w:p>
          <w:p w14:paraId="2E3B55CD" w14:textId="77777777" w:rsidR="00513A90" w:rsidRPr="00513A90" w:rsidRDefault="00513A90" w:rsidP="00513A90">
            <w:pPr>
              <w:autoSpaceDE w:val="0"/>
              <w:autoSpaceDN w:val="0"/>
              <w:adjustRightInd w:val="0"/>
              <w:spacing w:after="0" w:line="240" w:lineRule="auto"/>
              <w:rPr>
                <w:rFonts w:eastAsia="Times New Roman" w:cs="Consolas"/>
                <w:sz w:val="20"/>
                <w:szCs w:val="20"/>
              </w:rPr>
            </w:pPr>
          </w:p>
          <w:p w14:paraId="355758B7"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formPrepare.validateForm();</w:t>
            </w:r>
          </w:p>
          <w:p w14:paraId="72F323A4" w14:textId="77777777" w:rsidR="00513A90" w:rsidRDefault="00513A90" w:rsidP="005C1822">
            <w:pPr>
              <w:pStyle w:val="BodyText"/>
            </w:pPr>
            <w:r w:rsidRPr="00513A90">
              <w:t>}</w:t>
            </w:r>
          </w:p>
        </w:tc>
      </w:tr>
    </w:tbl>
    <w:p w14:paraId="6B15C454" w14:textId="77777777" w:rsidR="00513A90" w:rsidRPr="00E33D85" w:rsidRDefault="00513A90" w:rsidP="005C1822">
      <w:pPr>
        <w:pStyle w:val="BodyText"/>
      </w:pPr>
    </w:p>
    <w:p w14:paraId="3D19BAD5" w14:textId="0D55FAC2" w:rsidR="00B30947" w:rsidRPr="00E33D85" w:rsidRDefault="00B30947" w:rsidP="00B30947">
      <w:pPr>
        <w:pStyle w:val="Heading5"/>
        <w:rPr>
          <w:rFonts w:asciiTheme="minorHAnsi" w:hAnsiTheme="minorHAnsi"/>
        </w:rPr>
      </w:pPr>
      <w:r w:rsidRPr="00E33D85">
        <w:rPr>
          <w:rFonts w:asciiTheme="minorHAnsi" w:hAnsiTheme="minorHAnsi"/>
        </w:rPr>
        <w:t>Update “export</w:t>
      </w:r>
      <w:r w:rsidR="009C3E27">
        <w:rPr>
          <w:rFonts w:asciiTheme="minorHAnsi" w:hAnsiTheme="minorHAnsi"/>
        </w:rPr>
        <w:t>s</w:t>
      </w:r>
      <w:r w:rsidRPr="00E33D85">
        <w:rPr>
          <w:rFonts w:asciiTheme="minorHAnsi" w:hAnsiTheme="minorHAnsi"/>
        </w:rPr>
        <w:t xml:space="preserve">.init “function </w:t>
      </w:r>
    </w:p>
    <w:p w14:paraId="1F216203" w14:textId="77777777" w:rsidR="0087456D" w:rsidRPr="00E33D85" w:rsidRDefault="0087456D" w:rsidP="005C1822">
      <w:pPr>
        <w:pStyle w:val="BodyText"/>
      </w:pPr>
    </w:p>
    <w:p w14:paraId="5EB9BE64" w14:textId="77777777" w:rsidR="00B30947" w:rsidRDefault="00B30947" w:rsidP="005C1822">
      <w:pPr>
        <w:pStyle w:val="BodyText"/>
        <w:numPr>
          <w:ilvl w:val="0"/>
          <w:numId w:val="26"/>
        </w:numPr>
      </w:pPr>
      <w:r w:rsidRPr="00E33D85">
        <w:t>Add below code snippet</w:t>
      </w:r>
      <w:r w:rsidR="008F341F" w:rsidRPr="00E33D85">
        <w:t>after formPrepare.init</w:t>
      </w:r>
      <w:r w:rsidR="008F341F">
        <w:t xml:space="preserve"> to handle  card details on billing page based on APM selected </w:t>
      </w:r>
    </w:p>
    <w:tbl>
      <w:tblPr>
        <w:tblStyle w:val="TableGrid"/>
        <w:tblW w:w="0" w:type="auto"/>
        <w:tblLook w:val="04A0" w:firstRow="1" w:lastRow="0" w:firstColumn="1" w:lastColumn="0" w:noHBand="0" w:noVBand="1"/>
      </w:tblPr>
      <w:tblGrid>
        <w:gridCol w:w="10296"/>
      </w:tblGrid>
      <w:tr w:rsidR="00513A90" w14:paraId="47685910" w14:textId="77777777" w:rsidTr="00513A90">
        <w:tc>
          <w:tcPr>
            <w:tcW w:w="10296" w:type="dxa"/>
          </w:tcPr>
          <w:p w14:paraId="16C9F01A"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formPrepare.init({</w:t>
            </w:r>
          </w:p>
          <w:p w14:paraId="5C0CCCE4"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formSelector: </w:t>
            </w:r>
            <w:r w:rsidRPr="00513A90">
              <w:rPr>
                <w:rFonts w:eastAsia="Times New Roman" w:cs="Consolas"/>
                <w:color w:val="2A00FF"/>
                <w:sz w:val="20"/>
                <w:szCs w:val="20"/>
              </w:rPr>
              <w:t>'form[id$="billing"]'</w:t>
            </w:r>
            <w:r w:rsidRPr="00513A90">
              <w:rPr>
                <w:rFonts w:eastAsia="Times New Roman" w:cs="Consolas"/>
                <w:color w:val="000000"/>
                <w:sz w:val="20"/>
                <w:szCs w:val="20"/>
              </w:rPr>
              <w:t>,</w:t>
            </w:r>
          </w:p>
          <w:p w14:paraId="721D308D"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continueSelector: </w:t>
            </w:r>
            <w:r w:rsidRPr="00513A90">
              <w:rPr>
                <w:rFonts w:eastAsia="Times New Roman" w:cs="Consolas"/>
                <w:color w:val="2A00FF"/>
                <w:sz w:val="20"/>
                <w:szCs w:val="20"/>
              </w:rPr>
              <w:t>'[name$="billing_save"]'</w:t>
            </w:r>
          </w:p>
          <w:p w14:paraId="64DC7660"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w:t>
            </w:r>
          </w:p>
          <w:p w14:paraId="78B6231A" w14:textId="77777777" w:rsidR="00513A90" w:rsidRPr="00513A90" w:rsidRDefault="00513A90" w:rsidP="00513A90">
            <w:pPr>
              <w:autoSpaceDE w:val="0"/>
              <w:autoSpaceDN w:val="0"/>
              <w:adjustRightInd w:val="0"/>
              <w:spacing w:after="0" w:line="240" w:lineRule="auto"/>
              <w:rPr>
                <w:rFonts w:eastAsia="Times New Roman" w:cs="Consolas"/>
                <w:sz w:val="20"/>
                <w:szCs w:val="20"/>
              </w:rPr>
            </w:pPr>
          </w:p>
          <w:p w14:paraId="7E6DA1AA"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$ccContainer = $($checkoutForm).find(</w:t>
            </w:r>
            <w:r w:rsidRPr="00513A90">
              <w:rPr>
                <w:rFonts w:eastAsia="Times New Roman" w:cs="Consolas"/>
                <w:color w:val="2A00FF"/>
                <w:sz w:val="20"/>
                <w:szCs w:val="20"/>
                <w:highlight w:val="yellow"/>
              </w:rPr>
              <w:t>".payment-method"</w:t>
            </w:r>
            <w:r w:rsidRPr="00513A90">
              <w:rPr>
                <w:rFonts w:eastAsia="Times New Roman" w:cs="Consolas"/>
                <w:color w:val="000000"/>
                <w:sz w:val="20"/>
                <w:szCs w:val="20"/>
                <w:highlight w:val="yellow"/>
              </w:rPr>
              <w:t>).filter(</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w:t>
            </w:r>
          </w:p>
          <w:p w14:paraId="4EDFF576"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return</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).data(</w:t>
            </w:r>
            <w:r w:rsidRPr="00513A90">
              <w:rPr>
                <w:rFonts w:eastAsia="Times New Roman" w:cs="Consolas"/>
                <w:color w:val="2A00FF"/>
                <w:sz w:val="20"/>
                <w:szCs w:val="20"/>
                <w:highlight w:val="yellow"/>
              </w:rPr>
              <w:t>"method"</w:t>
            </w:r>
            <w:r w:rsidRPr="00513A90">
              <w:rPr>
                <w:rFonts w:eastAsia="Times New Roman" w:cs="Consolas"/>
                <w:color w:val="000000"/>
                <w:sz w:val="20"/>
                <w:szCs w:val="20"/>
                <w:highlight w:val="yellow"/>
              </w:rPr>
              <w:t>)==</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r w:rsidRPr="00513A90">
              <w:rPr>
                <w:rFonts w:eastAsia="Times New Roman" w:cs="Consolas"/>
                <w:color w:val="000000"/>
                <w:sz w:val="20"/>
                <w:szCs w:val="20"/>
                <w:highlight w:val="yellow"/>
              </w:rPr>
              <w:tab/>
            </w:r>
          </w:p>
          <w:p w14:paraId="00D88FB4"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14:paraId="0F0DAC15"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1A8F643E"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0A056FDD"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14:paraId="0DA11824"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14:paraId="7827C44D"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highlight w:val="yellow"/>
              </w:rPr>
              <w:t>$ccContainer.find(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28A2AE68"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0409815C"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14:paraId="7BB45506"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'input[name$="_owner"]'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502EC6A2"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2D870DA5"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14:paraId="31232FC9"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'select[name$="creditCard_type"]'</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2DECF861"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77016A37"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14:paraId="0C54BD0A"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p>
          <w:p w14:paraId="29E4E241"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'select[name*="expiration"]'</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14:paraId="4CC8A53D"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4877F5E4" w14:textId="77777777"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r>
          </w:p>
          <w:p w14:paraId="3D2118C6"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selectedPaymentMethodID = $(</w:t>
            </w:r>
            <w:r w:rsidRPr="00513A90">
              <w:rPr>
                <w:rFonts w:eastAsia="Times New Roman" w:cs="Consolas"/>
                <w:color w:val="2A00FF"/>
                <w:sz w:val="20"/>
                <w:szCs w:val="20"/>
                <w:highlight w:val="yellow"/>
              </w:rPr>
              <w:t>'input[name$="_selectedPaymentMethodID"]:checked'</w:t>
            </w:r>
            <w:r w:rsidRPr="00513A90">
              <w:rPr>
                <w:rFonts w:eastAsia="Times New Roman" w:cs="Consolas"/>
                <w:color w:val="000000"/>
                <w:sz w:val="20"/>
                <w:szCs w:val="20"/>
                <w:highlight w:val="yellow"/>
              </w:rPr>
              <w:t>).val();</w:t>
            </w:r>
          </w:p>
          <w:p w14:paraId="39C041D1"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cardNumber = $($checkoutForm).find(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p>
          <w:p w14:paraId="1FA9B942"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(cardNumber.indexOf(</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 xml:space="preserve">) != -1 &amp;&amp; selectedPaymentMethodID == </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w:t>
            </w:r>
          </w:p>
          <w:p w14:paraId="4D34D3A5"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14:paraId="7EA84365"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p>
          <w:p w14:paraId="182E6D75"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14:paraId="4829ED68"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14:paraId="0B8588B3"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p>
          <w:p w14:paraId="1CD9ED4F"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$ccNum = $ccContainer.find(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w:t>
            </w:r>
          </w:p>
          <w:p w14:paraId="6F719E9A"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3F7F5F"/>
                <w:sz w:val="20"/>
                <w:szCs w:val="20"/>
                <w:highlight w:val="yellow"/>
              </w:rPr>
              <w:t>// default payment method to 'CREDIT_CARD'</w:t>
            </w:r>
          </w:p>
          <w:p w14:paraId="74DE6EE8"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 xml:space="preserve">updatePaymentMethod((selectedPaymentMethod) ? selectedPaymentMethod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14:paraId="1451A8F4"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$selectPaymentMethod.on(</w:t>
            </w:r>
            <w:r w:rsidRPr="00513A90">
              <w:rPr>
                <w:rFonts w:eastAsia="Times New Roman" w:cs="Consolas"/>
                <w:color w:val="2A00FF"/>
                <w:sz w:val="20"/>
                <w:szCs w:val="20"/>
                <w:highlight w:val="yellow"/>
              </w:rPr>
              <w:t>'click'</w:t>
            </w:r>
            <w:r w:rsidRPr="00513A90">
              <w:rPr>
                <w:rFonts w:eastAsia="Times New Roman" w:cs="Consolas"/>
                <w:color w:val="000000"/>
                <w:sz w:val="20"/>
                <w:szCs w:val="20"/>
                <w:highlight w:val="yellow"/>
              </w:rPr>
              <w:t xml:space="preserve">, </w:t>
            </w:r>
            <w:r w:rsidRPr="00513A90">
              <w:rPr>
                <w:rFonts w:eastAsia="Times New Roman" w:cs="Consolas"/>
                <w:color w:val="2A00FF"/>
                <w:sz w:val="20"/>
                <w:szCs w:val="20"/>
                <w:highlight w:val="yellow"/>
              </w:rPr>
              <w:t>'input[type="radio"]'</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 xml:space="preserve"> () {</w:t>
            </w:r>
          </w:p>
          <w:p w14:paraId="1BCB570F" w14:textId="77777777"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lastRenderedPageBreak/>
              <w:tab/>
            </w:r>
            <w:r w:rsidRPr="00513A90">
              <w:rPr>
                <w:rFonts w:eastAsia="Times New Roman" w:cs="Consolas"/>
                <w:color w:val="000000"/>
                <w:sz w:val="20"/>
                <w:szCs w:val="20"/>
                <w:highlight w:val="yellow"/>
              </w:rPr>
              <w:tab/>
              <w:t>updatePaymentMethod($(</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).val());</w:t>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14:paraId="62D799B0" w14:textId="77777777" w:rsidR="00513A90" w:rsidRDefault="00513A90" w:rsidP="005C1822">
            <w:pPr>
              <w:pStyle w:val="BodyText"/>
            </w:pPr>
            <w:r w:rsidRPr="00513A90">
              <w:rPr>
                <w:highlight w:val="yellow"/>
              </w:rPr>
              <w:tab/>
              <w:t>});</w:t>
            </w:r>
          </w:p>
          <w:p w14:paraId="042FDA78" w14:textId="77777777" w:rsidR="008F341F" w:rsidRPr="008F341F" w:rsidRDefault="008F341F" w:rsidP="008F341F">
            <w:pPr>
              <w:autoSpaceDE w:val="0"/>
              <w:autoSpaceDN w:val="0"/>
              <w:adjustRightInd w:val="0"/>
              <w:spacing w:after="0" w:line="240" w:lineRule="auto"/>
              <w:rPr>
                <w:rFonts w:eastAsia="Times New Roman" w:cs="Consolas"/>
                <w:sz w:val="20"/>
                <w:szCs w:val="20"/>
              </w:rPr>
            </w:pPr>
            <w:r w:rsidRPr="008F341F">
              <w:rPr>
                <w:rFonts w:eastAsia="Times New Roman" w:cs="Consolas"/>
                <w:color w:val="3F7F5F"/>
                <w:sz w:val="20"/>
                <w:szCs w:val="20"/>
              </w:rPr>
              <w:t>// select credit card from list</w:t>
            </w:r>
          </w:p>
          <w:p w14:paraId="3ADCE5CA" w14:textId="77777777" w:rsidR="008F341F" w:rsidRDefault="008F341F" w:rsidP="005C1822">
            <w:pPr>
              <w:pStyle w:val="BodyText"/>
            </w:pPr>
            <w:r w:rsidRPr="008F341F">
              <w:rPr>
                <w:color w:val="000000"/>
              </w:rPr>
              <w:t xml:space="preserve">    $(</w:t>
            </w:r>
            <w:r w:rsidRPr="008F341F">
              <w:t>'#creditCardList'</w:t>
            </w:r>
            <w:r w:rsidRPr="008F341F">
              <w:rPr>
                <w:color w:val="000000"/>
              </w:rPr>
              <w:t>).on(</w:t>
            </w:r>
            <w:r w:rsidRPr="008F341F">
              <w:t>'change'</w:t>
            </w:r>
            <w:r w:rsidRPr="008F341F">
              <w:rPr>
                <w:color w:val="000000"/>
              </w:rPr>
              <w:t xml:space="preserve">, </w:t>
            </w:r>
            <w:r w:rsidRPr="008F341F">
              <w:rPr>
                <w:b/>
                <w:color w:val="7F0055"/>
              </w:rPr>
              <w:t>function</w:t>
            </w:r>
            <w:r w:rsidRPr="008F341F">
              <w:rPr>
                <w:color w:val="000000"/>
              </w:rPr>
              <w:t xml:space="preserve"> () {</w:t>
            </w:r>
          </w:p>
        </w:tc>
      </w:tr>
    </w:tbl>
    <w:p w14:paraId="092D9D1F" w14:textId="77777777" w:rsidR="00513A90" w:rsidRDefault="00513A90" w:rsidP="005C1822">
      <w:pPr>
        <w:pStyle w:val="BodyText"/>
      </w:pPr>
    </w:p>
    <w:p w14:paraId="35F16DBA" w14:textId="4DAE0159" w:rsidR="00286405" w:rsidRDefault="00286405" w:rsidP="005C1822">
      <w:pPr>
        <w:pStyle w:val="BodyText"/>
      </w:pPr>
      <w:r>
        <w:t>Update “</w:t>
      </w:r>
      <w:r w:rsidRPr="00072427">
        <w:rPr>
          <w:b/>
        </w:rPr>
        <w:t>updatePaymentMethod</w:t>
      </w:r>
      <w:r>
        <w:t>” function</w:t>
      </w:r>
      <w:r w:rsidR="009F0287">
        <w:t xml:space="preserve"> at line 84 and 501</w:t>
      </w:r>
    </w:p>
    <w:p w14:paraId="0A0B4CA5" w14:textId="77777777" w:rsidR="00286405" w:rsidRDefault="00286405" w:rsidP="005C1822">
      <w:pPr>
        <w:pStyle w:val="BodyText"/>
      </w:pPr>
    </w:p>
    <w:p w14:paraId="6E8801C6" w14:textId="77777777" w:rsidR="00286405" w:rsidRDefault="00286405" w:rsidP="005C1822">
      <w:pPr>
        <w:pStyle w:val="BodyText"/>
        <w:numPr>
          <w:ilvl w:val="0"/>
          <w:numId w:val="26"/>
        </w:numPr>
      </w:pPr>
      <w:r>
        <w:t>Add below highlighted code snippet for bank transfer</w:t>
      </w:r>
    </w:p>
    <w:tbl>
      <w:tblPr>
        <w:tblStyle w:val="TableGrid"/>
        <w:tblW w:w="0" w:type="auto"/>
        <w:tblInd w:w="18" w:type="dxa"/>
        <w:tblLook w:val="04A0" w:firstRow="1" w:lastRow="0" w:firstColumn="1" w:lastColumn="0" w:noHBand="0" w:noVBand="1"/>
      </w:tblPr>
      <w:tblGrid>
        <w:gridCol w:w="8953"/>
      </w:tblGrid>
      <w:tr w:rsidR="00286405" w14:paraId="4F07780B" w14:textId="77777777" w:rsidTr="00286405">
        <w:tc>
          <w:tcPr>
            <w:tcW w:w="8953" w:type="dxa"/>
          </w:tcPr>
          <w:p w14:paraId="72B8ECBB" w14:textId="77777777" w:rsidR="00286405" w:rsidRDefault="00286405" w:rsidP="00BA7D98">
            <w:pPr>
              <w:autoSpaceDE w:val="0"/>
              <w:autoSpaceDN w:val="0"/>
              <w:adjustRightInd w:val="0"/>
              <w:spacing w:after="0" w:line="240" w:lineRule="auto"/>
              <w:rPr>
                <w:rFonts w:ascii="Consolas" w:eastAsia="Times New Roman" w:hAnsi="Consolas" w:cs="Consolas"/>
                <w:sz w:val="20"/>
                <w:szCs w:val="20"/>
              </w:rPr>
            </w:pPr>
            <w:r>
              <w:t xml:space="preserve"> </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((paymentMethodID==</w:t>
            </w:r>
            <w:r>
              <w:rPr>
                <w:rFonts w:ascii="Consolas" w:eastAsia="Times New Roman" w:hAnsi="Consolas" w:cs="Consolas"/>
                <w:color w:val="2A00FF"/>
                <w:sz w:val="20"/>
                <w:szCs w:val="20"/>
              </w:rPr>
              <w:t>"SA_REDIRECT"</w:t>
            </w:r>
            <w:r>
              <w:rPr>
                <w:rFonts w:ascii="Consolas" w:eastAsia="Times New Roman" w:hAnsi="Consolas" w:cs="Consolas"/>
                <w:color w:val="000000"/>
                <w:sz w:val="20"/>
                <w:szCs w:val="20"/>
              </w:rPr>
              <w:t xml:space="preserve"> || paymentMethodID==</w:t>
            </w:r>
            <w:r>
              <w:rPr>
                <w:rFonts w:ascii="Consolas" w:eastAsia="Times New Roman" w:hAnsi="Consolas" w:cs="Consolas"/>
                <w:color w:val="2A00FF"/>
                <w:sz w:val="20"/>
                <w:szCs w:val="20"/>
              </w:rPr>
              <w:t>"SA_IFRAME"</w:t>
            </w:r>
            <w:r>
              <w:rPr>
                <w:rFonts w:ascii="Consolas" w:eastAsia="Times New Roman" w:hAnsi="Consolas" w:cs="Consolas"/>
                <w:color w:val="000000"/>
                <w:sz w:val="20"/>
                <w:szCs w:val="20"/>
              </w:rPr>
              <w:t>) &amp;&amp; SitePreferences.TOKENIZATION_ENABLED) {</w:t>
            </w:r>
          </w:p>
          <w:p w14:paraId="3B5EC00A" w14:textId="77777777"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).show();</w:t>
            </w:r>
          </w:p>
          <w:p w14:paraId="3CFA0E15" w14:textId="77777777"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14:paraId="5FFB1C49" w14:textId="77777777"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14:paraId="3F79027F" w14:textId="77777777"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).hide();</w:t>
            </w:r>
          </w:p>
          <w:p w14:paraId="2061A425" w14:textId="77777777"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14:paraId="5CE2E965" w14:textId="77777777"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14:paraId="0820AC40" w14:textId="77777777"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072427">
              <w:rPr>
                <w:rFonts w:ascii="Consolas" w:eastAsia="Times New Roman" w:hAnsi="Consolas" w:cs="Consolas"/>
                <w:b/>
                <w:bCs/>
                <w:color w:val="7F0055"/>
                <w:sz w:val="20"/>
                <w:szCs w:val="20"/>
                <w:highlight w:val="yellow"/>
              </w:rPr>
              <w:t>var</w:t>
            </w:r>
            <w:r w:rsidRPr="00072427">
              <w:rPr>
                <w:rFonts w:ascii="Consolas" w:eastAsia="Times New Roman" w:hAnsi="Consolas" w:cs="Consolas"/>
                <w:color w:val="000000"/>
                <w:sz w:val="20"/>
                <w:szCs w:val="20"/>
                <w:highlight w:val="yellow"/>
              </w:rPr>
              <w:t xml:space="preserve"> isBicRequired = $selectedPaymentMethod.data(</w:t>
            </w:r>
            <w:r w:rsidRPr="00072427">
              <w:rPr>
                <w:rFonts w:ascii="Consolas" w:eastAsia="Times New Roman" w:hAnsi="Consolas" w:cs="Consolas"/>
                <w:color w:val="2A00FF"/>
                <w:sz w:val="20"/>
                <w:szCs w:val="20"/>
                <w:highlight w:val="yellow"/>
              </w:rPr>
              <w:t>'bicrequired'</w:t>
            </w:r>
            <w:r w:rsidRPr="00072427">
              <w:rPr>
                <w:rFonts w:ascii="Consolas" w:eastAsia="Times New Roman" w:hAnsi="Consolas" w:cs="Consolas"/>
                <w:color w:val="000000"/>
                <w:sz w:val="20"/>
                <w:szCs w:val="20"/>
                <w:highlight w:val="yellow"/>
              </w:rPr>
              <w:t>);</w:t>
            </w:r>
          </w:p>
          <w:p w14:paraId="687CBD95" w14:textId="77777777"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b/>
                <w:bCs/>
                <w:color w:val="7F0055"/>
                <w:sz w:val="20"/>
                <w:szCs w:val="20"/>
                <w:highlight w:val="yellow"/>
              </w:rPr>
              <w:t>if</w:t>
            </w:r>
            <w:r w:rsidRPr="00072427">
              <w:rPr>
                <w:rFonts w:ascii="Consolas" w:eastAsia="Times New Roman" w:hAnsi="Consolas" w:cs="Consolas"/>
                <w:color w:val="000000"/>
                <w:sz w:val="20"/>
                <w:szCs w:val="20"/>
                <w:highlight w:val="yellow"/>
              </w:rPr>
              <w:t>(isBicRequired){</w:t>
            </w:r>
          </w:p>
          <w:p w14:paraId="1481EF06" w14:textId="77777777"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).show();</w:t>
            </w:r>
          </w:p>
          <w:p w14:paraId="57BB7040" w14:textId="77777777"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b/>
                <w:bCs/>
                <w:color w:val="7F0055"/>
                <w:sz w:val="20"/>
                <w:szCs w:val="20"/>
                <w:highlight w:val="yellow"/>
              </w:rPr>
              <w:t>else</w:t>
            </w:r>
            <w:r w:rsidRPr="00072427">
              <w:rPr>
                <w:rFonts w:ascii="Consolas" w:eastAsia="Times New Roman" w:hAnsi="Consolas" w:cs="Consolas"/>
                <w:color w:val="000000"/>
                <w:sz w:val="20"/>
                <w:szCs w:val="20"/>
                <w:highlight w:val="yellow"/>
              </w:rPr>
              <w:t>{</w:t>
            </w:r>
          </w:p>
          <w:p w14:paraId="4CCE347F" w14:textId="77777777"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).hide();</w:t>
            </w:r>
          </w:p>
          <w:p w14:paraId="1DC0BF89" w14:textId="77777777" w:rsidR="00286405" w:rsidRDefault="00286405" w:rsidP="00BA7D98">
            <w:pPr>
              <w:autoSpaceDE w:val="0"/>
              <w:autoSpaceDN w:val="0"/>
              <w:adjustRightInd w:val="0"/>
              <w:spacing w:after="0" w:line="240" w:lineRule="auto"/>
              <w:rPr>
                <w:rFonts w:ascii="Consolas" w:eastAsia="Times New Roman" w:hAnsi="Consolas" w:cs="Consolas"/>
                <w:sz w:val="20"/>
                <w:szCs w:val="20"/>
              </w:rPr>
            </w:pPr>
            <w:r w:rsidRPr="00072427">
              <w:rPr>
                <w:rFonts w:ascii="Consolas" w:eastAsia="Times New Roman" w:hAnsi="Consolas" w:cs="Consolas"/>
                <w:color w:val="000000"/>
                <w:sz w:val="20"/>
                <w:szCs w:val="20"/>
                <w:highlight w:val="yellow"/>
              </w:rPr>
              <w:tab/>
              <w:t>}</w:t>
            </w:r>
          </w:p>
          <w:p w14:paraId="0680A49E" w14:textId="77777777"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14:paraId="1037FD92" w14:textId="77777777" w:rsidR="00286405" w:rsidRDefault="00286405" w:rsidP="005C1822">
            <w:pPr>
              <w:pStyle w:val="BodyText"/>
            </w:pPr>
            <w:r>
              <w:t>$selectedPaymentMethod.addClass(</w:t>
            </w:r>
            <w:r>
              <w:rPr>
                <w:color w:val="2A00FF"/>
              </w:rPr>
              <w:t>'payment-method-expanded'</w:t>
            </w:r>
            <w:r>
              <w:t>);</w:t>
            </w:r>
          </w:p>
        </w:tc>
      </w:tr>
    </w:tbl>
    <w:p w14:paraId="6C952C10" w14:textId="77777777" w:rsidR="00286405" w:rsidRPr="00E33D85" w:rsidRDefault="00286405" w:rsidP="005C1822">
      <w:pPr>
        <w:pStyle w:val="BodyText"/>
      </w:pPr>
    </w:p>
    <w:p w14:paraId="31C85B7F" w14:textId="77777777" w:rsidR="0066320C" w:rsidRPr="00E33D85" w:rsidRDefault="0066320C" w:rsidP="0066320C">
      <w:pPr>
        <w:pStyle w:val="Heading4"/>
        <w:rPr>
          <w:rFonts w:asciiTheme="minorHAnsi" w:hAnsiTheme="minorHAnsi"/>
        </w:rPr>
      </w:pPr>
      <w:r w:rsidRPr="00E33D85">
        <w:rPr>
          <w:rFonts w:asciiTheme="minorHAnsi" w:hAnsiTheme="minorHAnsi"/>
        </w:rPr>
        <w:t>Form - customeraddress.xml</w:t>
      </w:r>
    </w:p>
    <w:p w14:paraId="6E6AF060" w14:textId="77777777" w:rsidR="0066320C" w:rsidRDefault="0066320C" w:rsidP="005C1822">
      <w:pPr>
        <w:pStyle w:val="BodyText"/>
      </w:pPr>
      <w:r w:rsidRPr="00E33D85">
        <w:t>Include the following code just above the action events</w:t>
      </w:r>
    </w:p>
    <w:tbl>
      <w:tblPr>
        <w:tblStyle w:val="TableGrid"/>
        <w:tblW w:w="0" w:type="auto"/>
        <w:tblLook w:val="04A0" w:firstRow="1" w:lastRow="0" w:firstColumn="1" w:lastColumn="0" w:noHBand="0" w:noVBand="1"/>
      </w:tblPr>
      <w:tblGrid>
        <w:gridCol w:w="10296"/>
      </w:tblGrid>
      <w:tr w:rsidR="001714FE" w14:paraId="26A72D9B" w14:textId="77777777" w:rsidTr="001714FE">
        <w:tc>
          <w:tcPr>
            <w:tcW w:w="10296" w:type="dxa"/>
          </w:tcPr>
          <w:p w14:paraId="17947988" w14:textId="77777777" w:rsidR="001714FE" w:rsidRPr="001714FE" w:rsidRDefault="001714FE" w:rsidP="001714FE">
            <w:pPr>
              <w:autoSpaceDE w:val="0"/>
              <w:autoSpaceDN w:val="0"/>
              <w:adjustRightInd w:val="0"/>
              <w:spacing w:after="0" w:line="240" w:lineRule="auto"/>
              <w:rPr>
                <w:rFonts w:eastAsia="Times New Roman" w:cs="Consolas"/>
                <w:sz w:val="20"/>
                <w:szCs w:val="20"/>
              </w:rPr>
            </w:pPr>
            <w:r w:rsidRPr="001714FE">
              <w:rPr>
                <w:rFonts w:eastAsia="Times New Roman" w:cs="Consolas"/>
                <w:color w:val="0000FF"/>
                <w:sz w:val="20"/>
                <w:szCs w:val="20"/>
                <w:highlight w:val="white"/>
              </w:rPr>
              <w:t>&lt;</w:t>
            </w:r>
            <w:r w:rsidRPr="001714FE">
              <w:rPr>
                <w:rFonts w:eastAsia="Times New Roman" w:cs="Consolas"/>
                <w:color w:val="A31515"/>
                <w:sz w:val="20"/>
                <w:szCs w:val="20"/>
                <w:highlight w:val="white"/>
              </w:rPr>
              <w:t xml:space="preserve">field </w:t>
            </w:r>
            <w:r w:rsidRPr="001714FE">
              <w:rPr>
                <w:rFonts w:eastAsia="Times New Roman" w:cs="Consolas"/>
                <w:color w:val="FF0000"/>
                <w:sz w:val="20"/>
                <w:szCs w:val="20"/>
                <w:highlight w:val="white"/>
              </w:rPr>
              <w:t>formid</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label</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"profile.phone" </w:t>
            </w:r>
            <w:r w:rsidRPr="001714FE">
              <w:rPr>
                <w:rFonts w:eastAsia="Times New Roman" w:cs="Consolas"/>
                <w:color w:val="FF0000"/>
                <w:sz w:val="20"/>
                <w:szCs w:val="20"/>
                <w:highlight w:val="white"/>
              </w:rPr>
              <w:t>description</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"address.phone.example" </w:t>
            </w:r>
            <w:r w:rsidRPr="001714FE">
              <w:rPr>
                <w:rFonts w:eastAsia="Times New Roman" w:cs="Consolas"/>
                <w:color w:val="FF0000"/>
                <w:sz w:val="20"/>
                <w:szCs w:val="20"/>
                <w:highlight w:val="white"/>
              </w:rPr>
              <w:t>type</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"string" </w:t>
            </w:r>
            <w:r w:rsidRPr="001714FE">
              <w:rPr>
                <w:rFonts w:eastAsia="Times New Roman" w:cs="Consolas"/>
                <w:color w:val="FF0000"/>
                <w:sz w:val="20"/>
                <w:szCs w:val="20"/>
                <w:highlight w:val="white"/>
              </w:rPr>
              <w:t>mandatory</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"true" </w:t>
            </w:r>
            <w:r w:rsidRPr="001714FE">
              <w:rPr>
                <w:rFonts w:eastAsia="Times New Roman" w:cs="Consolas"/>
                <w:color w:val="FF0000"/>
                <w:sz w:val="20"/>
                <w:szCs w:val="20"/>
                <w:highlight w:val="white"/>
              </w:rPr>
              <w:t>binding</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max-length</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"20"/&gt;</w:t>
            </w:r>
          </w:p>
          <w:p w14:paraId="36070430" w14:textId="77777777" w:rsidR="001714FE" w:rsidRPr="001714FE" w:rsidRDefault="001714FE" w:rsidP="001714FE">
            <w:pPr>
              <w:autoSpaceDE w:val="0"/>
              <w:autoSpaceDN w:val="0"/>
              <w:adjustRightInd w:val="0"/>
              <w:spacing w:after="0" w:line="240" w:lineRule="auto"/>
              <w:rPr>
                <w:rFonts w:eastAsia="Times New Roman" w:cs="Consolas"/>
                <w:sz w:val="20"/>
                <w:szCs w:val="20"/>
                <w:highlight w:val="yellow"/>
              </w:rPr>
            </w:pPr>
            <w:r w:rsidRPr="001714FE">
              <w:rPr>
                <w:rFonts w:eastAsia="Times New Roman" w:cs="Consolas"/>
                <w:color w:val="000000"/>
                <w:sz w:val="20"/>
                <w:szCs w:val="20"/>
                <w:highlight w:val="white"/>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group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"email"&gt;</w:t>
            </w:r>
          </w:p>
          <w:p w14:paraId="46387E9A" w14:textId="77777777" w:rsidR="001714FE" w:rsidRPr="001714FE" w:rsidRDefault="001714FE" w:rsidP="001714FE">
            <w:pPr>
              <w:autoSpaceDE w:val="0"/>
              <w:autoSpaceDN w:val="0"/>
              <w:adjustRightInd w:val="0"/>
              <w:spacing w:after="0" w:line="240" w:lineRule="auto"/>
              <w:rPr>
                <w:rFonts w:eastAsia="Times New Roman" w:cs="Consolas"/>
                <w:sz w:val="20"/>
                <w:szCs w:val="20"/>
                <w:highlight w:val="yellow"/>
              </w:rPr>
            </w:pPr>
            <w:r w:rsidRPr="001714FE">
              <w:rPr>
                <w:rFonts w:eastAsia="Times New Roman" w:cs="Consolas"/>
                <w:color w:val="000000"/>
                <w:sz w:val="20"/>
                <w:szCs w:val="20"/>
                <w:highlight w:val="yellow"/>
              </w:rPr>
              <w:tab/>
            </w:r>
            <w:r w:rsidRPr="001714FE">
              <w:rPr>
                <w:rFonts w:eastAsia="Times New Roman" w:cs="Consolas"/>
                <w:color w:val="000000"/>
                <w:sz w:val="20"/>
                <w:szCs w:val="20"/>
                <w:highlight w:val="yellow"/>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field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"emailAddress" </w:t>
            </w:r>
            <w:r w:rsidRPr="001714FE">
              <w:rPr>
                <w:rFonts w:eastAsia="Times New Roman" w:cs="Consolas"/>
                <w:color w:val="FF0000"/>
                <w:sz w:val="20"/>
                <w:szCs w:val="20"/>
                <w:highlight w:val="yellow"/>
              </w:rPr>
              <w:t>label</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"profile.email" </w:t>
            </w:r>
            <w:r w:rsidRPr="001714FE">
              <w:rPr>
                <w:rFonts w:eastAsia="Times New Roman" w:cs="Consolas"/>
                <w:color w:val="FF0000"/>
                <w:sz w:val="20"/>
                <w:szCs w:val="20"/>
                <w:highlight w:val="yellow"/>
              </w:rPr>
              <w:t>type</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"string" </w:t>
            </w:r>
            <w:r w:rsidRPr="001714FE">
              <w:rPr>
                <w:rFonts w:eastAsia="Times New Roman" w:cs="Consolas"/>
                <w:color w:val="FF0000"/>
                <w:sz w:val="20"/>
                <w:szCs w:val="20"/>
                <w:highlight w:val="yellow"/>
              </w:rPr>
              <w:t>mandatory</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"true" </w:t>
            </w:r>
            <w:r w:rsidRPr="001714FE">
              <w:rPr>
                <w:rFonts w:eastAsia="Times New Roman" w:cs="Consolas"/>
                <w:color w:val="FF0000"/>
                <w:sz w:val="20"/>
                <w:szCs w:val="20"/>
                <w:highlight w:val="yellow"/>
              </w:rPr>
              <w:t>regexp</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"^[\w.%+-]+@[\w.-]+\.[\w]{2,6}$" </w:t>
            </w:r>
            <w:r w:rsidRPr="001714FE">
              <w:rPr>
                <w:rFonts w:eastAsia="Times New Roman" w:cs="Consolas"/>
                <w:color w:val="FF0000"/>
                <w:sz w:val="20"/>
                <w:szCs w:val="20"/>
                <w:highlight w:val="yellow"/>
              </w:rPr>
              <w:t>binding</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 </w:t>
            </w:r>
            <w:r w:rsidRPr="001714FE">
              <w:rPr>
                <w:rFonts w:eastAsia="Times New Roman" w:cs="Consolas"/>
                <w:color w:val="FF0000"/>
                <w:sz w:val="20"/>
                <w:szCs w:val="20"/>
                <w:highlight w:val="yellow"/>
              </w:rPr>
              <w:t>max-length</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"50" </w:t>
            </w:r>
            <w:r w:rsidRPr="001714FE">
              <w:rPr>
                <w:rFonts w:eastAsia="Times New Roman" w:cs="Consolas"/>
                <w:color w:val="FF0000"/>
                <w:sz w:val="20"/>
                <w:szCs w:val="20"/>
                <w:highlight w:val="yellow"/>
              </w:rPr>
              <w:t>missing-error</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"forms.address.email.invalid" </w:t>
            </w:r>
            <w:r w:rsidRPr="001714FE">
              <w:rPr>
                <w:rFonts w:eastAsia="Times New Roman" w:cs="Consolas"/>
                <w:color w:val="FF0000"/>
                <w:sz w:val="20"/>
                <w:szCs w:val="20"/>
                <w:highlight w:val="yellow"/>
              </w:rPr>
              <w:t>range-error</w:t>
            </w:r>
            <w:r w:rsidRPr="001714FE">
              <w:rPr>
                <w:rFonts w:eastAsia="Times New Roman" w:cs="Consolas"/>
                <w:sz w:val="20"/>
                <w:szCs w:val="20"/>
                <w:highlight w:val="yellow"/>
              </w:rPr>
              <w:t>="forms.address.email.invalid" parse-error="forms.address.email.invalid" value-error="forms.address.email.invalid"/&gt;</w:t>
            </w:r>
          </w:p>
          <w:p w14:paraId="005DB9A2" w14:textId="77777777" w:rsidR="001714FE" w:rsidRDefault="001714FE" w:rsidP="005C1822">
            <w:pPr>
              <w:pStyle w:val="BodyText"/>
            </w:pPr>
            <w:r w:rsidRPr="001714FE">
              <w:rPr>
                <w:color w:val="FF0000"/>
                <w:highlight w:val="yellow"/>
              </w:rPr>
              <w:tab/>
              <w:t>&lt;/</w:t>
            </w:r>
            <w:r w:rsidRPr="001714FE">
              <w:rPr>
                <w:highlight w:val="yellow"/>
              </w:rPr>
              <w:t>group</w:t>
            </w:r>
            <w:r w:rsidRPr="001714FE">
              <w:rPr>
                <w:color w:val="FF0000"/>
                <w:highlight w:val="yellow"/>
              </w:rPr>
              <w:t>&gt;</w:t>
            </w:r>
          </w:p>
        </w:tc>
      </w:tr>
    </w:tbl>
    <w:p w14:paraId="768D5E29" w14:textId="77777777" w:rsidR="001714FE" w:rsidRDefault="001714FE" w:rsidP="005C1822">
      <w:pPr>
        <w:pStyle w:val="BodyText"/>
      </w:pPr>
    </w:p>
    <w:p w14:paraId="286244BB" w14:textId="77777777" w:rsidR="0097664F" w:rsidRPr="00E33D85" w:rsidRDefault="0097664F" w:rsidP="0097664F">
      <w:pPr>
        <w:pStyle w:val="Heading4"/>
        <w:rPr>
          <w:rFonts w:asciiTheme="minorHAnsi" w:hAnsiTheme="minorHAnsi"/>
        </w:rPr>
      </w:pPr>
      <w:r w:rsidRPr="00E33D85">
        <w:rPr>
          <w:rFonts w:asciiTheme="minorHAnsi" w:hAnsiTheme="minorHAnsi"/>
        </w:rPr>
        <w:t>Form - paymentinstruments.xml</w:t>
      </w:r>
    </w:p>
    <w:p w14:paraId="5CF37AE5" w14:textId="77777777" w:rsidR="0097664F" w:rsidRPr="00E33D85" w:rsidRDefault="0097664F" w:rsidP="005C1822">
      <w:pPr>
        <w:pStyle w:val="BodyText"/>
      </w:pPr>
      <w:r w:rsidRPr="00E33D85">
        <w:t xml:space="preserve">Include address fromId just below new credit card </w:t>
      </w:r>
      <w:r w:rsidR="004300F5">
        <w:t xml:space="preserve"> formId</w:t>
      </w:r>
    </w:p>
    <w:tbl>
      <w:tblPr>
        <w:tblStyle w:val="TableGrid"/>
        <w:tblW w:w="0" w:type="auto"/>
        <w:tblInd w:w="18" w:type="dxa"/>
        <w:tblLook w:val="04A0" w:firstRow="1" w:lastRow="0" w:firstColumn="1" w:lastColumn="0" w:noHBand="0" w:noVBand="1"/>
      </w:tblPr>
      <w:tblGrid>
        <w:gridCol w:w="10278"/>
      </w:tblGrid>
      <w:tr w:rsidR="0097664F" w:rsidRPr="00E33D85" w14:paraId="40956DA3" w14:textId="77777777" w:rsidTr="00A067F5">
        <w:tc>
          <w:tcPr>
            <w:tcW w:w="10278" w:type="dxa"/>
          </w:tcPr>
          <w:p w14:paraId="03BE8F8B" w14:textId="77777777" w:rsidR="0097664F" w:rsidRPr="00E33D85" w:rsidRDefault="0097664F" w:rsidP="005C1822">
            <w:pPr>
              <w:pStyle w:val="BodyText"/>
            </w:pPr>
            <w:r w:rsidRPr="00E33D85">
              <w:t>&lt;include formid="address" name="customeraddress"/&gt;</w:t>
            </w:r>
          </w:p>
        </w:tc>
      </w:tr>
    </w:tbl>
    <w:p w14:paraId="3F9BCB26" w14:textId="77777777" w:rsidR="00954CC1" w:rsidRPr="00954CC1" w:rsidRDefault="00954CC1" w:rsidP="00954CC1">
      <w:pPr>
        <w:pStyle w:val="Heading4"/>
      </w:pPr>
      <w:r w:rsidRPr="00954CC1">
        <w:t>Form – creditcard.xml</w:t>
      </w:r>
    </w:p>
    <w:p w14:paraId="56CD4ED7" w14:textId="77777777" w:rsidR="00954CC1" w:rsidRPr="00E33D85" w:rsidRDefault="00954CC1" w:rsidP="005C1822">
      <w:pPr>
        <w:pStyle w:val="BodyText"/>
        <w:numPr>
          <w:ilvl w:val="0"/>
          <w:numId w:val="26"/>
        </w:numPr>
      </w:pPr>
      <w:r w:rsidRPr="00E33D85">
        <w:t>Set the default value of formid="saveCard" to false</w:t>
      </w:r>
    </w:p>
    <w:tbl>
      <w:tblPr>
        <w:tblStyle w:val="TableGrid"/>
        <w:tblW w:w="0" w:type="auto"/>
        <w:tblLook w:val="04A0" w:firstRow="1" w:lastRow="0" w:firstColumn="1" w:lastColumn="0" w:noHBand="0" w:noVBand="1"/>
      </w:tblPr>
      <w:tblGrid>
        <w:gridCol w:w="10296"/>
      </w:tblGrid>
      <w:tr w:rsidR="00954CC1" w:rsidRPr="00E33D85" w14:paraId="16A2234E" w14:textId="77777777" w:rsidTr="00634BE4">
        <w:tc>
          <w:tcPr>
            <w:tcW w:w="10296" w:type="dxa"/>
          </w:tcPr>
          <w:p w14:paraId="1D566660" w14:textId="77777777" w:rsidR="00954CC1" w:rsidRPr="00E33D85" w:rsidRDefault="00954CC1" w:rsidP="005C1822">
            <w:pPr>
              <w:pStyle w:val="BodyText"/>
            </w:pPr>
            <w:r w:rsidRPr="00E33D85">
              <w:t>&lt;field formid="saveCard" label="creditcard.savecard" type="boolean" mandatory="false" default-value="</w:t>
            </w:r>
            <w:r w:rsidRPr="00E33D85">
              <w:rPr>
                <w:highlight w:val="yellow"/>
              </w:rPr>
              <w:t>false</w:t>
            </w:r>
            <w:r w:rsidRPr="00E33D85">
              <w:t>" /&gt;</w:t>
            </w:r>
          </w:p>
        </w:tc>
      </w:tr>
    </w:tbl>
    <w:p w14:paraId="6531242D" w14:textId="77777777" w:rsidR="00954CC1" w:rsidRPr="00E33D85" w:rsidRDefault="00954CC1" w:rsidP="005C1822">
      <w:pPr>
        <w:pStyle w:val="BodyText"/>
        <w:numPr>
          <w:ilvl w:val="0"/>
          <w:numId w:val="26"/>
        </w:numPr>
      </w:pPr>
      <w:r w:rsidRPr="00E33D85">
        <w:lastRenderedPageBreak/>
        <w:t>Add more year options as below:</w:t>
      </w:r>
    </w:p>
    <w:tbl>
      <w:tblPr>
        <w:tblStyle w:val="TableGrid"/>
        <w:tblW w:w="0" w:type="auto"/>
        <w:tblLook w:val="04A0" w:firstRow="1" w:lastRow="0" w:firstColumn="1" w:lastColumn="0" w:noHBand="0" w:noVBand="1"/>
      </w:tblPr>
      <w:tblGrid>
        <w:gridCol w:w="10296"/>
      </w:tblGrid>
      <w:tr w:rsidR="00954CC1" w:rsidRPr="00E33D85" w14:paraId="78F99568" w14:textId="77777777" w:rsidTr="00634BE4">
        <w:tc>
          <w:tcPr>
            <w:tcW w:w="10296" w:type="dxa"/>
          </w:tcPr>
          <w:p w14:paraId="2945BF12" w14:textId="77777777" w:rsidR="00954CC1" w:rsidRPr="00E33D85" w:rsidRDefault="00954CC1" w:rsidP="005C1822">
            <w:pPr>
              <w:pStyle w:val="BodyText"/>
            </w:pPr>
            <w:r w:rsidRPr="00E33D85">
              <w:t>&lt;option optionid="2022" label="year.2022" value="2022"/&gt;</w:t>
            </w:r>
          </w:p>
          <w:p w14:paraId="73BFDE84" w14:textId="77777777" w:rsidR="00954CC1" w:rsidRPr="00E33D85" w:rsidRDefault="00954CC1" w:rsidP="005C1822">
            <w:pPr>
              <w:pStyle w:val="BodyText"/>
              <w:rPr>
                <w:highlight w:val="yellow"/>
              </w:rPr>
            </w:pPr>
            <w:r w:rsidRPr="00E33D85">
              <w:rPr>
                <w:highlight w:val="yellow"/>
              </w:rPr>
              <w:t>&lt;option optionid="2023" label="year.2023" value="2023"/&gt;</w:t>
            </w:r>
          </w:p>
          <w:p w14:paraId="22C86B03" w14:textId="77777777" w:rsidR="00954CC1" w:rsidRPr="00E33D85" w:rsidRDefault="00954CC1" w:rsidP="005C1822">
            <w:pPr>
              <w:pStyle w:val="BodyText"/>
              <w:rPr>
                <w:highlight w:val="yellow"/>
              </w:rPr>
            </w:pPr>
            <w:r w:rsidRPr="00E33D85">
              <w:rPr>
                <w:highlight w:val="yellow"/>
              </w:rPr>
              <w:t>&lt;option optionid="2024" label="year.2024" value="2024"/&gt;</w:t>
            </w:r>
          </w:p>
          <w:p w14:paraId="7DBE0BB5" w14:textId="77777777" w:rsidR="00954CC1" w:rsidRPr="00E33D85" w:rsidRDefault="00954CC1" w:rsidP="005C1822">
            <w:pPr>
              <w:pStyle w:val="BodyText"/>
              <w:rPr>
                <w:highlight w:val="yellow"/>
              </w:rPr>
            </w:pPr>
            <w:r w:rsidRPr="00E33D85">
              <w:rPr>
                <w:highlight w:val="yellow"/>
              </w:rPr>
              <w:t>&lt;option optionid="2025" label="year.2025" value="2025"/&gt;</w:t>
            </w:r>
          </w:p>
          <w:p w14:paraId="7ED412BD" w14:textId="77777777" w:rsidR="00954CC1" w:rsidRPr="00E33D85" w:rsidRDefault="00954CC1" w:rsidP="005C1822">
            <w:pPr>
              <w:pStyle w:val="BodyText"/>
              <w:rPr>
                <w:highlight w:val="yellow"/>
              </w:rPr>
            </w:pPr>
            <w:r w:rsidRPr="00E33D85">
              <w:rPr>
                <w:highlight w:val="yellow"/>
              </w:rPr>
              <w:t>&lt;option optionid="2026" label="year.2026" value="2026"/&gt;</w:t>
            </w:r>
          </w:p>
          <w:p w14:paraId="28DFE3C2" w14:textId="77777777" w:rsidR="00954CC1" w:rsidRPr="00E33D85" w:rsidRDefault="00954CC1" w:rsidP="005C1822">
            <w:pPr>
              <w:pStyle w:val="BodyText"/>
              <w:rPr>
                <w:highlight w:val="yellow"/>
              </w:rPr>
            </w:pPr>
            <w:r w:rsidRPr="00E33D85">
              <w:rPr>
                <w:highlight w:val="yellow"/>
              </w:rPr>
              <w:t>&lt;option optionid="2027" label="year.2027" value="2027"/&gt;</w:t>
            </w:r>
          </w:p>
          <w:p w14:paraId="30315023" w14:textId="77777777" w:rsidR="00954CC1" w:rsidRPr="00E33D85" w:rsidRDefault="00954CC1" w:rsidP="005C1822">
            <w:pPr>
              <w:pStyle w:val="BodyText"/>
              <w:rPr>
                <w:highlight w:val="yellow"/>
              </w:rPr>
            </w:pPr>
            <w:r w:rsidRPr="00E33D85">
              <w:rPr>
                <w:highlight w:val="yellow"/>
              </w:rPr>
              <w:t>&lt;option optionid="2028" label="year.2028" value="2028"/&gt;</w:t>
            </w:r>
          </w:p>
          <w:p w14:paraId="6EDC0D34" w14:textId="77777777" w:rsidR="00954CC1" w:rsidRPr="00E33D85" w:rsidRDefault="00954CC1" w:rsidP="005C1822">
            <w:pPr>
              <w:pStyle w:val="BodyText"/>
              <w:rPr>
                <w:highlight w:val="yellow"/>
              </w:rPr>
            </w:pPr>
            <w:r w:rsidRPr="00E33D85">
              <w:rPr>
                <w:highlight w:val="yellow"/>
              </w:rPr>
              <w:t>&lt;option optionid="2029" label="year.2029" value="2029"/&gt;</w:t>
            </w:r>
          </w:p>
          <w:p w14:paraId="0AF37077" w14:textId="77777777" w:rsidR="00954CC1" w:rsidRPr="00E33D85" w:rsidRDefault="00954CC1" w:rsidP="005C1822">
            <w:pPr>
              <w:pStyle w:val="BodyText"/>
              <w:rPr>
                <w:highlight w:val="yellow"/>
              </w:rPr>
            </w:pPr>
            <w:r w:rsidRPr="00E33D85">
              <w:rPr>
                <w:highlight w:val="yellow"/>
              </w:rPr>
              <w:t>&lt;option optionid="2030" label="year.2030" value="2030"/&gt;</w:t>
            </w:r>
          </w:p>
          <w:p w14:paraId="382E405A" w14:textId="77777777" w:rsidR="00954CC1" w:rsidRPr="00E33D85" w:rsidRDefault="00954CC1" w:rsidP="005C1822">
            <w:pPr>
              <w:pStyle w:val="BodyText"/>
              <w:rPr>
                <w:highlight w:val="yellow"/>
              </w:rPr>
            </w:pPr>
            <w:r w:rsidRPr="00E33D85">
              <w:rPr>
                <w:highlight w:val="yellow"/>
              </w:rPr>
              <w:t>&lt;option optionid="2031" label="year.2031" value="2031"/&gt;</w:t>
            </w:r>
          </w:p>
          <w:p w14:paraId="61677C3C" w14:textId="77777777" w:rsidR="00954CC1" w:rsidRPr="00E33D85" w:rsidRDefault="00954CC1" w:rsidP="005C1822">
            <w:pPr>
              <w:pStyle w:val="BodyText"/>
              <w:rPr>
                <w:highlight w:val="yellow"/>
              </w:rPr>
            </w:pPr>
            <w:r w:rsidRPr="00E33D85">
              <w:rPr>
                <w:highlight w:val="yellow"/>
              </w:rPr>
              <w:t>&lt;option optionid="2032" label="year.2032" value="2032"/&gt;</w:t>
            </w:r>
          </w:p>
          <w:p w14:paraId="5A15E4D5" w14:textId="77777777" w:rsidR="00954CC1" w:rsidRPr="00E33D85" w:rsidRDefault="00954CC1" w:rsidP="005C1822">
            <w:pPr>
              <w:pStyle w:val="BodyText"/>
              <w:rPr>
                <w:highlight w:val="yellow"/>
              </w:rPr>
            </w:pPr>
            <w:r w:rsidRPr="00E33D85">
              <w:rPr>
                <w:highlight w:val="yellow"/>
              </w:rPr>
              <w:t>&lt;option optionid="2033" label="year.2033" value="2033"/&gt;</w:t>
            </w:r>
          </w:p>
          <w:p w14:paraId="14F8B3D2" w14:textId="77777777" w:rsidR="00954CC1" w:rsidRPr="00E33D85" w:rsidRDefault="00954CC1" w:rsidP="005C1822">
            <w:pPr>
              <w:pStyle w:val="BodyText"/>
              <w:rPr>
                <w:highlight w:val="yellow"/>
              </w:rPr>
            </w:pPr>
            <w:r w:rsidRPr="00E33D85">
              <w:rPr>
                <w:highlight w:val="yellow"/>
              </w:rPr>
              <w:t>&lt;option optionid="2034" label="year.2034" value="2034"/&gt;</w:t>
            </w:r>
          </w:p>
          <w:p w14:paraId="24173D1B" w14:textId="77777777" w:rsidR="00954CC1" w:rsidRPr="00E33D85" w:rsidRDefault="00954CC1" w:rsidP="005C1822">
            <w:pPr>
              <w:pStyle w:val="BodyText"/>
              <w:rPr>
                <w:highlight w:val="yellow"/>
              </w:rPr>
            </w:pPr>
            <w:r w:rsidRPr="00E33D85">
              <w:rPr>
                <w:highlight w:val="yellow"/>
              </w:rPr>
              <w:t>&lt;option optionid="2035" label="year.2035" value="2035"/&gt;</w:t>
            </w:r>
          </w:p>
          <w:p w14:paraId="2A900908" w14:textId="77777777" w:rsidR="00954CC1" w:rsidRPr="00E33D85" w:rsidRDefault="00954CC1" w:rsidP="005C1822">
            <w:pPr>
              <w:pStyle w:val="BodyText"/>
              <w:rPr>
                <w:highlight w:val="yellow"/>
              </w:rPr>
            </w:pPr>
            <w:r w:rsidRPr="00E33D85">
              <w:rPr>
                <w:highlight w:val="yellow"/>
              </w:rPr>
              <w:t>&lt;option optionid="2036" label="year.2036" value="2036"/&gt;</w:t>
            </w:r>
          </w:p>
          <w:p w14:paraId="72B731AC" w14:textId="77777777" w:rsidR="00954CC1" w:rsidRPr="00E33D85" w:rsidRDefault="00954CC1" w:rsidP="005C1822">
            <w:pPr>
              <w:pStyle w:val="BodyText"/>
            </w:pPr>
            <w:r w:rsidRPr="00E33D85">
              <w:rPr>
                <w:highlight w:val="yellow"/>
              </w:rPr>
              <w:t>&lt;option optionid="2037" label="year.2037" value="2037"/&gt;</w:t>
            </w:r>
          </w:p>
        </w:tc>
      </w:tr>
    </w:tbl>
    <w:p w14:paraId="19E5B5CA" w14:textId="77777777" w:rsidR="005932BB" w:rsidRPr="00E33D85" w:rsidRDefault="005932BB" w:rsidP="005932BB">
      <w:pPr>
        <w:pStyle w:val="Heading4"/>
        <w:rPr>
          <w:rFonts w:asciiTheme="minorHAnsi" w:hAnsiTheme="minorHAnsi"/>
        </w:rPr>
      </w:pPr>
      <w:r w:rsidRPr="00E33D85">
        <w:rPr>
          <w:rFonts w:asciiTheme="minorHAnsi" w:hAnsiTheme="minorHAnsi"/>
        </w:rPr>
        <w:t>Template - paymentmethods.isml</w:t>
      </w:r>
    </w:p>
    <w:p w14:paraId="1C7BB55E" w14:textId="77777777" w:rsidR="003E673A" w:rsidRDefault="003E673A" w:rsidP="005C1822">
      <w:pPr>
        <w:pStyle w:val="BodyText"/>
        <w:numPr>
          <w:ilvl w:val="0"/>
          <w:numId w:val="34"/>
        </w:numPr>
      </w:pPr>
      <w:r>
        <w:t>Add code to declare CyberSource constant file</w:t>
      </w:r>
    </w:p>
    <w:tbl>
      <w:tblPr>
        <w:tblStyle w:val="TableGrid"/>
        <w:tblW w:w="0" w:type="auto"/>
        <w:tblLook w:val="04A0" w:firstRow="1" w:lastRow="0" w:firstColumn="1" w:lastColumn="0" w:noHBand="0" w:noVBand="1"/>
      </w:tblPr>
      <w:tblGrid>
        <w:gridCol w:w="10296"/>
      </w:tblGrid>
      <w:tr w:rsidR="003E673A" w:rsidRPr="00BA7D98" w14:paraId="48626BEA" w14:textId="77777777" w:rsidTr="003E673A">
        <w:tc>
          <w:tcPr>
            <w:tcW w:w="10296" w:type="dxa"/>
          </w:tcPr>
          <w:p w14:paraId="50E9865A" w14:textId="77777777" w:rsidR="003E673A" w:rsidRPr="00BA7D98" w:rsidRDefault="003E673A" w:rsidP="005C1822">
            <w:pPr>
              <w:pStyle w:val="BodyText"/>
            </w:pPr>
            <w:r w:rsidRPr="00BA7D98">
              <w:rPr>
                <w:highlight w:val="yellow"/>
              </w:rPr>
              <w:t>Line 4 to Line 6</w:t>
            </w:r>
            <w:r w:rsidRPr="00BA7D98">
              <w:t xml:space="preserve"> </w:t>
            </w:r>
          </w:p>
          <w:p w14:paraId="29D4152C" w14:textId="77777777" w:rsidR="003E673A" w:rsidRPr="00BA7D98" w:rsidRDefault="003E673A" w:rsidP="005C1822">
            <w:pPr>
              <w:pStyle w:val="BodyText"/>
            </w:pPr>
            <w:r w:rsidRPr="00BA7D98">
              <w:t>&lt;iscomment&gt; TEMPLATENAME: paymentmethods.isml &lt;/iscomment&gt;</w:t>
            </w:r>
          </w:p>
          <w:p w14:paraId="483CF0BB" w14:textId="77777777" w:rsidR="003E673A" w:rsidRPr="00BA7D98" w:rsidRDefault="003E673A" w:rsidP="005C1822">
            <w:pPr>
              <w:pStyle w:val="BodyText"/>
            </w:pPr>
            <w:r w:rsidRPr="00BA7D98">
              <w:t>&lt;isinclude template="util/modules"/&gt;</w:t>
            </w:r>
          </w:p>
          <w:p w14:paraId="64EC152A" w14:textId="77777777" w:rsidR="003E673A" w:rsidRPr="00BA7D98" w:rsidRDefault="003E673A" w:rsidP="005C1822">
            <w:pPr>
              <w:pStyle w:val="BodyText"/>
              <w:rPr>
                <w:highlight w:val="yellow"/>
              </w:rPr>
            </w:pPr>
            <w:r w:rsidRPr="00BA7D98">
              <w:rPr>
                <w:highlight w:val="yellow"/>
              </w:rPr>
              <w:t>&lt;isscript&gt;</w:t>
            </w:r>
          </w:p>
          <w:p w14:paraId="4FF4E74A" w14:textId="77777777" w:rsidR="003E673A" w:rsidRPr="00BA7D98" w:rsidRDefault="003E673A" w:rsidP="005C1822">
            <w:pPr>
              <w:pStyle w:val="BodyText"/>
              <w:rPr>
                <w:highlight w:val="yellow"/>
              </w:rPr>
            </w:pPr>
            <w:r w:rsidRPr="00BA7D98">
              <w:rPr>
                <w:highlight w:val="yellow"/>
              </w:rPr>
              <w:tab/>
              <w:t>var CybersourceConstants = require('int_cybersource/cartridge/scripts/utils/CybersourceConstants');</w:t>
            </w:r>
          </w:p>
          <w:p w14:paraId="0159E577" w14:textId="77777777" w:rsidR="003E673A" w:rsidRPr="00BA7D98" w:rsidRDefault="003E673A" w:rsidP="005C1822">
            <w:pPr>
              <w:pStyle w:val="BodyText"/>
            </w:pPr>
            <w:r w:rsidRPr="00BA7D98">
              <w:rPr>
                <w:highlight w:val="yellow"/>
              </w:rPr>
              <w:t xml:space="preserve"> &lt;/isscript&gt;</w:t>
            </w:r>
          </w:p>
          <w:p w14:paraId="70C4C910" w14:textId="77777777" w:rsidR="003E673A" w:rsidRPr="00BA7D98" w:rsidRDefault="003E673A" w:rsidP="005C1822">
            <w:pPr>
              <w:pStyle w:val="BodyText"/>
            </w:pPr>
            <w:r w:rsidRPr="00BA7D98">
              <w:t>&lt;isif condition="${pdict.OrderTotal &gt; 0}"&gt;</w:t>
            </w:r>
          </w:p>
        </w:tc>
      </w:tr>
    </w:tbl>
    <w:p w14:paraId="02D2D431" w14:textId="77777777" w:rsidR="003E673A" w:rsidRDefault="003E673A" w:rsidP="005C1822">
      <w:pPr>
        <w:pStyle w:val="BodyText"/>
      </w:pPr>
    </w:p>
    <w:p w14:paraId="6D2309A8" w14:textId="77777777" w:rsidR="00432620" w:rsidRDefault="00432620" w:rsidP="005C1822">
      <w:pPr>
        <w:pStyle w:val="BodyText"/>
        <w:numPr>
          <w:ilvl w:val="0"/>
          <w:numId w:val="34"/>
        </w:numPr>
      </w:pPr>
      <w:r>
        <w:t xml:space="preserve">Add conditional statement to show declined message for </w:t>
      </w:r>
      <w:r w:rsidR="000B6A3D">
        <w:t>PayPal</w:t>
      </w:r>
      <w:r>
        <w:t>, visa checkout and secure acceptance</w:t>
      </w:r>
    </w:p>
    <w:tbl>
      <w:tblPr>
        <w:tblStyle w:val="TableGrid"/>
        <w:tblW w:w="0" w:type="auto"/>
        <w:tblLook w:val="04A0" w:firstRow="1" w:lastRow="0" w:firstColumn="1" w:lastColumn="0" w:noHBand="0" w:noVBand="1"/>
      </w:tblPr>
      <w:tblGrid>
        <w:gridCol w:w="10296"/>
      </w:tblGrid>
      <w:tr w:rsidR="00432620" w:rsidRPr="00BA7D98" w14:paraId="28689F98" w14:textId="77777777" w:rsidTr="00432620">
        <w:tc>
          <w:tcPr>
            <w:tcW w:w="10296" w:type="dxa"/>
          </w:tcPr>
          <w:p w14:paraId="7436522A" w14:textId="77777777" w:rsidR="003E673A" w:rsidRPr="00BA7D98" w:rsidRDefault="003E673A" w:rsidP="005C1822">
            <w:pPr>
              <w:pStyle w:val="BodyText"/>
            </w:pPr>
            <w:r w:rsidRPr="00BA7D98">
              <w:rPr>
                <w:highlight w:val="yellow"/>
              </w:rPr>
              <w:t>Line 14 to Line 16</w:t>
            </w:r>
          </w:p>
          <w:p w14:paraId="62FB07D2" w14:textId="77777777" w:rsidR="00432620" w:rsidRPr="00BA7D98" w:rsidRDefault="00432620" w:rsidP="005C1822">
            <w:pPr>
              <w:pStyle w:val="BodyText"/>
            </w:pPr>
            <w:r w:rsidRPr="00BA7D98">
              <w:t>&lt;legend&gt;</w:t>
            </w:r>
          </w:p>
          <w:p w14:paraId="5367F927" w14:textId="77777777" w:rsidR="00432620" w:rsidRPr="00BA7D98" w:rsidRDefault="00432620" w:rsidP="005C1822">
            <w:pPr>
              <w:pStyle w:val="BodyText"/>
            </w:pPr>
            <w:r w:rsidRPr="00BA7D98">
              <w:tab/>
            </w:r>
            <w:r w:rsidRPr="00BA7D98">
              <w:tab/>
            </w:r>
            <w:r w:rsidRPr="00BA7D98">
              <w:tab/>
              <w:t>${Resource.msg('billing.paymentheader','checkout',null)}</w:t>
            </w:r>
          </w:p>
          <w:p w14:paraId="56CE1C4B" w14:textId="77777777" w:rsidR="00432620" w:rsidRPr="00BA7D98" w:rsidRDefault="00432620" w:rsidP="005C1822">
            <w:pPr>
              <w:pStyle w:val="BodyText"/>
            </w:pPr>
            <w:r w:rsidRPr="00BA7D98">
              <w:tab/>
            </w:r>
            <w:r w:rsidRPr="00BA7D98">
              <w:tab/>
            </w:r>
            <w:r w:rsidRPr="00BA7D98">
              <w:tab/>
              <w:t>&lt;div class="dialog-required"&gt; &lt;span class="required-indicator"&gt;&amp;#8226; &lt;em&gt;${Resource.msg('global.requiredfield','locale',null)}&lt;/em&gt;&lt;/span&gt;&lt;/div&gt;</w:t>
            </w:r>
          </w:p>
          <w:p w14:paraId="3C203BE4" w14:textId="77777777" w:rsidR="00432620" w:rsidRPr="00BA7D98" w:rsidRDefault="00432620" w:rsidP="005C1822">
            <w:pPr>
              <w:pStyle w:val="BodyText"/>
            </w:pPr>
            <w:r w:rsidRPr="00BA7D98">
              <w:tab/>
            </w:r>
            <w:r w:rsidRPr="00BA7D98">
              <w:tab/>
              <w:t>&lt;/legend&gt;</w:t>
            </w:r>
          </w:p>
          <w:p w14:paraId="3BA68114" w14:textId="77777777" w:rsidR="00432620" w:rsidRPr="00BA7D98" w:rsidRDefault="00432620" w:rsidP="005C1822">
            <w:pPr>
              <w:pStyle w:val="BodyText"/>
              <w:rPr>
                <w:highlight w:val="yellow"/>
              </w:rPr>
            </w:pPr>
            <w:r w:rsidRPr="00BA7D98">
              <w:tab/>
            </w:r>
            <w:r w:rsidRPr="00BA7D98">
              <w:rPr>
                <w:highlight w:val="yellow"/>
              </w:rPr>
              <w:t>&lt;isif condition="${pdict.PaypalSetServiceError != null || pdict.VisaCheckoutError != null  || pdict.SecureAcceptanceError != null}"&gt;</w:t>
            </w:r>
          </w:p>
          <w:p w14:paraId="7DB2C1A4" w14:textId="77777777" w:rsidR="00432620" w:rsidRPr="00BA7D98" w:rsidRDefault="00432620" w:rsidP="005C1822">
            <w:pPr>
              <w:pStyle w:val="BodyText"/>
              <w:rPr>
                <w:highlight w:val="yellow"/>
              </w:rPr>
            </w:pPr>
            <w:r w:rsidRPr="00BA7D98">
              <w:rPr>
                <w:highlight w:val="yellow"/>
              </w:rPr>
              <w:tab/>
            </w:r>
            <w:r w:rsidRPr="00BA7D98">
              <w:rPr>
                <w:highlight w:val="yellow"/>
              </w:rPr>
              <w:tab/>
              <w:t>&lt;div class="error-form"&gt;${Resource.msg('confirm.error.declined','checkout',null)}&lt;/div&gt;</w:t>
            </w:r>
          </w:p>
          <w:p w14:paraId="4DBBA790" w14:textId="77777777" w:rsidR="00432620" w:rsidRPr="00BA7D98" w:rsidRDefault="00432620" w:rsidP="005C1822">
            <w:pPr>
              <w:pStyle w:val="BodyText"/>
            </w:pPr>
            <w:r w:rsidRPr="00BA7D98">
              <w:rPr>
                <w:highlight w:val="yellow"/>
              </w:rPr>
              <w:tab/>
              <w:t>&lt;/isif&gt;</w:t>
            </w:r>
          </w:p>
          <w:p w14:paraId="33182A3C" w14:textId="77777777" w:rsidR="00432620" w:rsidRPr="00BA7D98" w:rsidRDefault="00432620" w:rsidP="005C1822">
            <w:pPr>
              <w:pStyle w:val="BodyText"/>
            </w:pPr>
            <w:r w:rsidRPr="00BA7D98">
              <w:lastRenderedPageBreak/>
              <w:tab/>
            </w:r>
            <w:r w:rsidRPr="00BA7D98">
              <w:tab/>
            </w:r>
          </w:p>
          <w:p w14:paraId="4119215B" w14:textId="77777777" w:rsidR="00432620" w:rsidRPr="00BA7D98" w:rsidRDefault="00432620" w:rsidP="005C1822">
            <w:pPr>
              <w:pStyle w:val="BodyText"/>
            </w:pPr>
            <w:r w:rsidRPr="00BA7D98">
              <w:tab/>
            </w:r>
            <w:r w:rsidRPr="00BA7D98">
              <w:tab/>
              <w:t>&lt;div class="payment-method-options form-indent"&gt;</w:t>
            </w:r>
          </w:p>
          <w:p w14:paraId="7C216690" w14:textId="77777777" w:rsidR="00432620" w:rsidRPr="00BA7D98" w:rsidRDefault="00432620" w:rsidP="005C1822">
            <w:pPr>
              <w:pStyle w:val="BodyText"/>
            </w:pPr>
            <w:r w:rsidRPr="00BA7D98">
              <w:tab/>
            </w:r>
            <w:r w:rsidRPr="00BA7D98">
              <w:tab/>
            </w:r>
            <w:r w:rsidRPr="00BA7D98">
              <w:tab/>
              <w:t>&lt;isloop items="${pdict.CurrentForms.billing.paymentMethods.selectedPaymentMethodID.options}" var="paymentMethodType"&gt;</w:t>
            </w:r>
            <w:r w:rsidRPr="00BA7D98">
              <w:tab/>
            </w:r>
            <w:r w:rsidRPr="00BA7D98">
              <w:tab/>
            </w:r>
            <w:r w:rsidRPr="00BA7D98">
              <w:tab/>
            </w:r>
            <w:r w:rsidRPr="00BA7D98">
              <w:tab/>
            </w:r>
          </w:p>
        </w:tc>
      </w:tr>
    </w:tbl>
    <w:p w14:paraId="50BF58AB" w14:textId="77777777" w:rsidR="00432620" w:rsidRDefault="00432620" w:rsidP="005C1822">
      <w:pPr>
        <w:pStyle w:val="BodyText"/>
      </w:pPr>
    </w:p>
    <w:p w14:paraId="57B978C7" w14:textId="7F196838" w:rsidR="003E673A" w:rsidRDefault="0030398C" w:rsidP="005C1822">
      <w:pPr>
        <w:pStyle w:val="BodyText"/>
        <w:numPr>
          <w:ilvl w:val="0"/>
          <w:numId w:val="34"/>
        </w:numPr>
      </w:pPr>
      <w:ins w:id="118" w:author="WIN764BIT" w:date="2017-08-30T15:05:00Z">
        <w:r>
          <w:t xml:space="preserve">Remove red highlighted code and </w:t>
        </w:r>
      </w:ins>
      <w:del w:id="119" w:author="WIN764BIT" w:date="2017-08-30T15:05:00Z">
        <w:r w:rsidDel="002F4A93">
          <w:delText xml:space="preserve">Add </w:delText>
        </w:r>
      </w:del>
      <w:ins w:id="120" w:author="WIN764BIT" w:date="2017-08-30T15:05:00Z">
        <w:r>
          <w:t xml:space="preserve">replace with </w:t>
        </w:r>
      </w:ins>
      <w:r>
        <w:t>a condition to display bank transfer payment methods</w:t>
      </w:r>
    </w:p>
    <w:tbl>
      <w:tblPr>
        <w:tblStyle w:val="TableGrid"/>
        <w:tblW w:w="0" w:type="auto"/>
        <w:tblLook w:val="04A0" w:firstRow="1" w:lastRow="0" w:firstColumn="1" w:lastColumn="0" w:noHBand="0" w:noVBand="1"/>
      </w:tblPr>
      <w:tblGrid>
        <w:gridCol w:w="10296"/>
      </w:tblGrid>
      <w:tr w:rsidR="003E673A" w:rsidRPr="00BA7D98" w14:paraId="6D022261" w14:textId="77777777" w:rsidTr="003E673A">
        <w:tc>
          <w:tcPr>
            <w:tcW w:w="10296" w:type="dxa"/>
          </w:tcPr>
          <w:p w14:paraId="2E1A3678" w14:textId="77777777" w:rsidR="0030398C" w:rsidRPr="00BA7D98" w:rsidRDefault="0030398C" w:rsidP="005C1822">
            <w:pPr>
              <w:pStyle w:val="BodyText"/>
            </w:pPr>
            <w:r w:rsidRPr="00BA7D98">
              <w:t xml:space="preserve"> </w:t>
            </w:r>
            <w:r w:rsidRPr="00BA7D98">
              <w:rPr>
                <w:highlight w:val="yellow"/>
              </w:rPr>
              <w:t>Line 2</w:t>
            </w:r>
            <w:del w:id="121" w:author="WIN764BIT" w:date="2017-08-30T14:49:00Z">
              <w:r w:rsidRPr="00BA7D98" w:rsidDel="00A13319">
                <w:rPr>
                  <w:highlight w:val="yellow"/>
                </w:rPr>
                <w:delText>6</w:delText>
              </w:r>
            </w:del>
            <w:ins w:id="122" w:author="WIN764BIT" w:date="2017-08-30T14:50:00Z">
              <w:r w:rsidRPr="00BA7D98">
                <w:t>8</w:t>
              </w:r>
            </w:ins>
            <w:r w:rsidRPr="00BA7D98">
              <w:t xml:space="preserve"> </w:t>
            </w:r>
          </w:p>
          <w:p w14:paraId="3EA85C0E" w14:textId="77777777" w:rsidR="0030398C" w:rsidRPr="00BA7D98" w:rsidRDefault="0030398C" w:rsidP="005C1822">
            <w:pPr>
              <w:pStyle w:val="BodyText"/>
            </w:pPr>
            <w:r w:rsidRPr="00BA7D98">
              <w:t>&lt;isset name="radioID" value="${paymentMethodType.value}" scope="page"/&gt;</w:t>
            </w:r>
          </w:p>
          <w:p w14:paraId="5BE06358" w14:textId="77777777" w:rsidR="0030398C" w:rsidRPr="00BA7D98" w:rsidRDefault="0030398C" w:rsidP="005C1822">
            <w:pPr>
              <w:pStyle w:val="BodyText"/>
            </w:pPr>
            <w:r w:rsidRPr="00BA7D98">
              <w:t xml:space="preserve">       &lt;div class="field-wrapper"&gt;</w:t>
            </w:r>
          </w:p>
          <w:p w14:paraId="4A501424" w14:textId="77777777" w:rsidR="0030398C" w:rsidRPr="00BA7D98" w:rsidRDefault="0030398C">
            <w:pPr>
              <w:autoSpaceDE w:val="0"/>
              <w:autoSpaceDN w:val="0"/>
              <w:adjustRightInd w:val="0"/>
              <w:spacing w:after="0" w:line="240" w:lineRule="auto"/>
              <w:ind w:left="360"/>
              <w:rPr>
                <w:rFonts w:eastAsia="Times New Roman" w:cs="Consolas"/>
                <w:color w:val="008080"/>
                <w:sz w:val="20"/>
                <w:szCs w:val="20"/>
                <w:highlight w:val="red"/>
                <w:rPrChange w:id="123" w:author="WIN764BIT" w:date="2017-08-30T15:05:00Z">
                  <w:rPr/>
                </w:rPrChange>
              </w:rPr>
              <w:pPrChange w:id="124" w:author="WIN764BIT" w:date="2017-08-30T15:05:00Z">
                <w:pPr>
                  <w:pStyle w:val="BodyText"/>
                </w:pPr>
              </w:pPrChange>
            </w:pPr>
            <w:r w:rsidRPr="00BA7D98">
              <w:rPr>
                <w:sz w:val="20"/>
                <w:szCs w:val="20"/>
              </w:rPr>
              <w:t xml:space="preserve">               </w:t>
            </w:r>
            <w:r w:rsidRPr="00BA7D98">
              <w:rPr>
                <w:rFonts w:eastAsia="Times New Roman" w:cs="Consolas"/>
                <w:color w:val="008080"/>
                <w:sz w:val="20"/>
                <w:szCs w:val="20"/>
                <w:highlight w:val="red"/>
                <w:rPrChange w:id="125" w:author="WIN764BIT" w:date="2017-08-30T15:05:00Z">
                  <w:rPr>
                    <w:bCs w:val="0"/>
                    <w:highlight w:val="yellow"/>
                  </w:rPr>
                </w:rPrChange>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p>
          <w:p w14:paraId="0080EC9E" w14:textId="7D217580" w:rsidR="003E673A" w:rsidRPr="00BA7D98" w:rsidRDefault="0030398C" w:rsidP="005C1822">
            <w:pPr>
              <w:pStyle w:val="BodyText"/>
            </w:pPr>
            <w:r w:rsidRPr="00BA7D98">
              <w:t xml:space="preserve">       </w:t>
            </w:r>
            <w:r w:rsidRPr="00BA7D98">
              <w:rPr>
                <w:highlight w:val="yellow"/>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r w:rsidRPr="00BA7D98">
              <w:t xml:space="preserve"> &lt;/div&gt;</w:t>
            </w:r>
          </w:p>
        </w:tc>
      </w:tr>
    </w:tbl>
    <w:p w14:paraId="05EDD58C" w14:textId="77777777" w:rsidR="003E673A" w:rsidRDefault="003E673A" w:rsidP="005C1822">
      <w:pPr>
        <w:pStyle w:val="BodyText"/>
      </w:pPr>
    </w:p>
    <w:p w14:paraId="10260B4B" w14:textId="311343B1" w:rsidR="00FE599F" w:rsidRDefault="00BA7D98" w:rsidP="005C1822">
      <w:pPr>
        <w:pStyle w:val="BodyText"/>
        <w:numPr>
          <w:ilvl w:val="0"/>
          <w:numId w:val="34"/>
        </w:numPr>
      </w:pPr>
      <w:r w:rsidRPr="00914AC3">
        <w:t>Remove Credit card</w:t>
      </w:r>
      <w:r>
        <w:t xml:space="preserve"> and bml payment method section</w:t>
      </w:r>
      <w:ins w:id="126" w:author="WIN764BIT" w:date="2017-08-30T15:18:00Z">
        <w:r>
          <w:t xml:space="preserve"> as highlighted below</w:t>
        </w:r>
      </w:ins>
    </w:p>
    <w:tbl>
      <w:tblPr>
        <w:tblStyle w:val="TableGrid"/>
        <w:tblW w:w="0" w:type="auto"/>
        <w:tblLook w:val="04A0" w:firstRow="1" w:lastRow="0" w:firstColumn="1" w:lastColumn="0" w:noHBand="0" w:noVBand="1"/>
      </w:tblPr>
      <w:tblGrid>
        <w:gridCol w:w="10296"/>
      </w:tblGrid>
      <w:tr w:rsidR="00FE599F" w:rsidRPr="00BA7D98" w14:paraId="7E648885" w14:textId="77777777" w:rsidTr="00FE599F">
        <w:tc>
          <w:tcPr>
            <w:tcW w:w="10296" w:type="dxa"/>
          </w:tcPr>
          <w:p w14:paraId="771BA837" w14:textId="77777777" w:rsidR="00BA7D98" w:rsidRPr="00BA7D98" w:rsidRDefault="00FE599F" w:rsidP="00BA7D98">
            <w:pPr>
              <w:autoSpaceDE w:val="0"/>
              <w:autoSpaceDN w:val="0"/>
              <w:adjustRightInd w:val="0"/>
              <w:spacing w:after="0" w:line="240" w:lineRule="auto"/>
              <w:ind w:left="360"/>
              <w:rPr>
                <w:rFonts w:eastAsia="Times New Roman" w:cs="Consolas"/>
                <w:color w:val="008080"/>
                <w:sz w:val="20"/>
                <w:szCs w:val="20"/>
              </w:rPr>
            </w:pPr>
            <w:r w:rsidRPr="00BA7D98">
              <w:rPr>
                <w:sz w:val="20"/>
                <w:szCs w:val="20"/>
              </w:rPr>
              <w:t xml:space="preserve"> </w:t>
            </w:r>
            <w:r w:rsidR="00BA7D98" w:rsidRPr="00BA7D98">
              <w:rPr>
                <w:rFonts w:eastAsia="Times New Roman" w:cs="Consolas"/>
                <w:color w:val="008080"/>
                <w:sz w:val="20"/>
                <w:szCs w:val="20"/>
                <w:highlight w:val="yellow"/>
              </w:rPr>
              <w:t>Remove code from line 4</w:t>
            </w:r>
            <w:ins w:id="127" w:author="WIN764BIT" w:date="2017-08-30T15:11:00Z">
              <w:r w:rsidR="00BA7D98" w:rsidRPr="00BA7D98">
                <w:rPr>
                  <w:rFonts w:eastAsia="Times New Roman" w:cs="Consolas"/>
                  <w:color w:val="008080"/>
                  <w:sz w:val="20"/>
                  <w:szCs w:val="20"/>
                  <w:highlight w:val="yellow"/>
                </w:rPr>
                <w:t>4</w:t>
              </w:r>
            </w:ins>
            <w:del w:id="128" w:author="WIN764BIT" w:date="2017-08-30T15:11:00Z">
              <w:r w:rsidR="00BA7D98" w:rsidRPr="00BA7D98" w:rsidDel="00EA23FD">
                <w:rPr>
                  <w:rFonts w:eastAsia="Times New Roman" w:cs="Consolas"/>
                  <w:color w:val="008080"/>
                  <w:sz w:val="20"/>
                  <w:szCs w:val="20"/>
                  <w:highlight w:val="yellow"/>
                </w:rPr>
                <w:delText>7</w:delText>
              </w:r>
            </w:del>
            <w:r w:rsidR="00BA7D98" w:rsidRPr="00BA7D98">
              <w:rPr>
                <w:rFonts w:eastAsia="Times New Roman" w:cs="Consolas"/>
                <w:color w:val="008080"/>
                <w:sz w:val="20"/>
                <w:szCs w:val="20"/>
                <w:highlight w:val="yellow"/>
              </w:rPr>
              <w:t xml:space="preserve"> to </w:t>
            </w:r>
            <w:ins w:id="129" w:author="WIN764BIT" w:date="2017-08-30T15:11:00Z">
              <w:r w:rsidR="00BA7D98" w:rsidRPr="00BA7D98">
                <w:rPr>
                  <w:rFonts w:eastAsia="Times New Roman" w:cs="Consolas"/>
                  <w:color w:val="008080"/>
                  <w:sz w:val="20"/>
                  <w:szCs w:val="20"/>
                  <w:highlight w:val="yellow"/>
                </w:rPr>
                <w:t>94</w:t>
              </w:r>
            </w:ins>
            <w:del w:id="130" w:author="WIN764BIT" w:date="2017-08-30T15:11:00Z">
              <w:r w:rsidR="00BA7D98" w:rsidRPr="00BA7D98" w:rsidDel="00EA23FD">
                <w:rPr>
                  <w:rFonts w:eastAsia="Times New Roman" w:cs="Consolas"/>
                  <w:color w:val="008080"/>
                  <w:sz w:val="20"/>
                  <w:szCs w:val="20"/>
                  <w:highlight w:val="yellow"/>
                </w:rPr>
                <w:delText>87</w:delText>
              </w:r>
            </w:del>
          </w:p>
          <w:p w14:paraId="7B112DE7" w14:textId="77777777"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p>
          <w:p w14:paraId="5D1AF4B9" w14:textId="77777777"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&lt;iscomment&gt;</w:t>
            </w:r>
          </w:p>
          <w:p w14:paraId="6E2B3625" w14:textId="77777777"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Credit card block</w:t>
            </w:r>
          </w:p>
          <w:p w14:paraId="0AC91A96" w14:textId="77777777"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w:t>
            </w:r>
          </w:p>
          <w:p w14:paraId="600DAAC2" w14:textId="77777777"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rPr>
            </w:pPr>
            <w:r w:rsidRPr="00BA7D98">
              <w:rPr>
                <w:rFonts w:eastAsia="Times New Roman" w:cs="Consolas"/>
                <w:color w:val="008080"/>
                <w:sz w:val="20"/>
                <w:szCs w:val="20"/>
                <w:highlight w:val="red"/>
              </w:rPr>
              <w:t>&lt;/iscomment&gt;</w:t>
            </w:r>
          </w:p>
          <w:p w14:paraId="075CAC25" w14:textId="77777777"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rPr>
            </w:pPr>
          </w:p>
          <w:p w14:paraId="0944CEDA" w14:textId="77777777"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&lt;div class="form-row required"&gt;</w:t>
            </w:r>
          </w:p>
          <w:p w14:paraId="2FC038A5" w14:textId="77777777"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&lt;label&gt;</w:t>
            </w:r>
          </w:p>
          <w:p w14:paraId="7C49D54C" w14:textId="77777777"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 class="required-indicator"&gt;${Resource.msg('billing.requiredindicator','checkout',null)}&lt;/span&gt;</w:t>
            </w:r>
          </w:p>
          <w:p w14:paraId="3788D020" w14:textId="77777777"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&lt;span&gt;${Resource.msg('billing.creditcardlistexpdate', 'checkout', null)}&lt;/span&gt;</w:t>
            </w:r>
          </w:p>
          <w:p w14:paraId="255D1111" w14:textId="16A53DDC" w:rsidR="00FE599F" w:rsidRPr="00BA7D98" w:rsidRDefault="00BA7D98" w:rsidP="005C1822">
            <w:pPr>
              <w:pStyle w:val="BodyText"/>
            </w:pPr>
            <w:r w:rsidRPr="00BA7D98">
              <w:rPr>
                <w:highlight w:val="red"/>
              </w:rPr>
              <w:t>&lt;/label&gt;</w:t>
            </w:r>
          </w:p>
        </w:tc>
      </w:tr>
    </w:tbl>
    <w:p w14:paraId="71D6643A" w14:textId="77777777" w:rsidR="00FE599F" w:rsidRDefault="00FE599F" w:rsidP="005C1822">
      <w:pPr>
        <w:pStyle w:val="BodyText"/>
      </w:pPr>
    </w:p>
    <w:p w14:paraId="48D00679" w14:textId="77777777" w:rsidR="00FE599F" w:rsidRDefault="00FE599F" w:rsidP="005C1822">
      <w:pPr>
        <w:pStyle w:val="BodyText"/>
        <w:numPr>
          <w:ilvl w:val="0"/>
          <w:numId w:val="34"/>
        </w:numPr>
      </w:pPr>
      <w:r>
        <w:t>Add include for countries file</w:t>
      </w:r>
    </w:p>
    <w:tbl>
      <w:tblPr>
        <w:tblStyle w:val="TableGrid"/>
        <w:tblW w:w="0" w:type="auto"/>
        <w:tblLook w:val="04A0" w:firstRow="1" w:lastRow="0" w:firstColumn="1" w:lastColumn="0" w:noHBand="0" w:noVBand="1"/>
      </w:tblPr>
      <w:tblGrid>
        <w:gridCol w:w="10296"/>
      </w:tblGrid>
      <w:tr w:rsidR="00FE599F" w:rsidRPr="00BA7D98" w14:paraId="4EF61876" w14:textId="77777777" w:rsidTr="00FE599F">
        <w:tc>
          <w:tcPr>
            <w:tcW w:w="10296" w:type="dxa"/>
          </w:tcPr>
          <w:p w14:paraId="6F951E1B" w14:textId="77777777" w:rsidR="00FE599F" w:rsidRPr="00BA7D98" w:rsidRDefault="00FE599F" w:rsidP="005C1822">
            <w:pPr>
              <w:pStyle w:val="BodyText"/>
            </w:pPr>
            <w:r w:rsidRPr="00BA7D98">
              <w:rPr>
                <w:highlight w:val="yellow"/>
              </w:rPr>
              <w:t>Line 88</w:t>
            </w:r>
            <w:r w:rsidRPr="00BA7D98">
              <w:t xml:space="preserve"> </w:t>
            </w:r>
          </w:p>
          <w:p w14:paraId="46B0DCF5" w14:textId="77777777" w:rsidR="00FE599F" w:rsidRPr="00BA7D98" w:rsidRDefault="00FE599F" w:rsidP="005C1822">
            <w:pPr>
              <w:pStyle w:val="BodyText"/>
            </w:pPr>
            <w:r w:rsidRPr="00BA7D98">
              <w:t>&lt;isscript&gt;</w:t>
            </w:r>
          </w:p>
          <w:p w14:paraId="0A197341" w14:textId="77777777" w:rsidR="00FE599F" w:rsidRPr="00BA7D98" w:rsidRDefault="00FE599F" w:rsidP="005C1822">
            <w:pPr>
              <w:pStyle w:val="BodyText"/>
            </w:pPr>
            <w:r w:rsidRPr="00BA7D98">
              <w:t xml:space="preserve">      var currentCountry = require('~/cartridge/scripts/util/Countries').getCurrent(pdict);</w:t>
            </w:r>
          </w:p>
          <w:p w14:paraId="0D674CB3" w14:textId="77777777" w:rsidR="00FE599F" w:rsidRPr="00BA7D98" w:rsidRDefault="00FE599F" w:rsidP="005C1822">
            <w:pPr>
              <w:pStyle w:val="BodyText"/>
            </w:pPr>
            <w:r w:rsidRPr="00BA7D98">
              <w:t>&lt;/isscript&gt;</w:t>
            </w:r>
            <w:r w:rsidRPr="00BA7D98">
              <w:tab/>
            </w:r>
            <w:r w:rsidRPr="00BA7D98">
              <w:tab/>
            </w:r>
          </w:p>
        </w:tc>
      </w:tr>
    </w:tbl>
    <w:p w14:paraId="521551DD" w14:textId="77777777" w:rsidR="00FE599F" w:rsidRDefault="00FE599F" w:rsidP="005C1822">
      <w:pPr>
        <w:pStyle w:val="BodyText"/>
      </w:pPr>
    </w:p>
    <w:p w14:paraId="16F273D0" w14:textId="77777777" w:rsidR="00FE599F" w:rsidRDefault="00FE599F" w:rsidP="005C1822">
      <w:pPr>
        <w:pStyle w:val="BodyText"/>
        <w:numPr>
          <w:ilvl w:val="0"/>
          <w:numId w:val="34"/>
        </w:numPr>
      </w:pPr>
      <w:r>
        <w:t>Remove code using following reference</w:t>
      </w:r>
    </w:p>
    <w:tbl>
      <w:tblPr>
        <w:tblStyle w:val="TableGrid"/>
        <w:tblW w:w="0" w:type="auto"/>
        <w:tblLook w:val="04A0" w:firstRow="1" w:lastRow="0" w:firstColumn="1" w:lastColumn="0" w:noHBand="0" w:noVBand="1"/>
      </w:tblPr>
      <w:tblGrid>
        <w:gridCol w:w="10296"/>
      </w:tblGrid>
      <w:tr w:rsidR="00FE599F" w:rsidRPr="00BA7D98" w14:paraId="191DE90E" w14:textId="77777777" w:rsidTr="00FE599F">
        <w:tc>
          <w:tcPr>
            <w:tcW w:w="10296" w:type="dxa"/>
          </w:tcPr>
          <w:p w14:paraId="7EBBE973" w14:textId="77777777" w:rsidR="00BA7D98" w:rsidRPr="00BA7D98" w:rsidRDefault="00BA7D98" w:rsidP="005C1822">
            <w:pPr>
              <w:pStyle w:val="BodyText"/>
            </w:pPr>
            <w:r w:rsidRPr="00BA7D98">
              <w:t xml:space="preserve"> </w:t>
            </w:r>
            <w:r w:rsidRPr="00BA7D98">
              <w:rPr>
                <w:highlight w:val="yellow"/>
              </w:rPr>
              <w:t xml:space="preserve">Line </w:t>
            </w:r>
            <w:del w:id="131" w:author="WIN764BIT" w:date="2017-08-30T15:23:00Z">
              <w:r w:rsidRPr="00BA7D98" w:rsidDel="00504CC6">
                <w:rPr>
                  <w:highlight w:val="yellow"/>
                </w:rPr>
                <w:delText xml:space="preserve">92 </w:delText>
              </w:r>
            </w:del>
            <w:ins w:id="132" w:author="WIN764BIT" w:date="2017-08-30T15:23:00Z">
              <w:r w:rsidRPr="00BA7D98">
                <w:rPr>
                  <w:highlight w:val="yellow"/>
                </w:rPr>
                <w:t xml:space="preserve">46 </w:t>
              </w:r>
            </w:ins>
            <w:r w:rsidRPr="00BA7D98">
              <w:rPr>
                <w:highlight w:val="yellow"/>
              </w:rPr>
              <w:t xml:space="preserve">to Line </w:t>
            </w:r>
            <w:ins w:id="133" w:author="WIN764BIT" w:date="2017-08-30T15:23:00Z">
              <w:r w:rsidRPr="00BA7D98">
                <w:rPr>
                  <w:highlight w:val="yellow"/>
                </w:rPr>
                <w:t>90</w:t>
              </w:r>
            </w:ins>
            <w:del w:id="134" w:author="WIN764BIT" w:date="2017-08-30T15:23:00Z">
              <w:r w:rsidRPr="00BA7D98" w:rsidDel="00504CC6">
                <w:rPr>
                  <w:highlight w:val="yellow"/>
                </w:rPr>
                <w:delText>137</w:delText>
              </w:r>
            </w:del>
          </w:p>
          <w:p w14:paraId="09F7EF85" w14:textId="77777777" w:rsidR="00BA7D98" w:rsidRPr="00BA7D98" w:rsidRDefault="00BA7D98" w:rsidP="005C1822">
            <w:pPr>
              <w:pStyle w:val="BodyText"/>
            </w:pPr>
          </w:p>
          <w:p w14:paraId="07AC75D8" w14:textId="77777777" w:rsidR="00BA7D98" w:rsidRPr="00BA7D98" w:rsidRDefault="00BA7D98" w:rsidP="005C1822">
            <w:pPr>
              <w:pStyle w:val="BodyText"/>
              <w:rPr>
                <w:highlight w:val="red"/>
              </w:rPr>
            </w:pPr>
            <w:r w:rsidRPr="00BA7D98">
              <w:rPr>
                <w:highlight w:val="red"/>
              </w:rPr>
              <w:t>&lt;isdynamicform formobject="${pdict.CurrentForms.billing.paymentMethods.creditCard.expiration}" formdata="${currentCountry.dynamicForms.expirationInfo}"/&gt;</w:t>
            </w:r>
          </w:p>
          <w:p w14:paraId="7E319F9B" w14:textId="77777777" w:rsidR="00BA7D98" w:rsidRPr="00BA7D98" w:rsidRDefault="00BA7D98" w:rsidP="005C1822">
            <w:pPr>
              <w:pStyle w:val="BodyText"/>
              <w:rPr>
                <w:highlight w:val="red"/>
              </w:rPr>
            </w:pPr>
            <w:r w:rsidRPr="00BA7D98">
              <w:rPr>
                <w:highlight w:val="red"/>
              </w:rPr>
              <w:t>&lt;/div&gt;</w:t>
            </w:r>
          </w:p>
          <w:p w14:paraId="50C4E9BB" w14:textId="77777777" w:rsidR="00BA7D98" w:rsidRPr="00BA7D98" w:rsidRDefault="00BA7D98" w:rsidP="005C1822">
            <w:pPr>
              <w:pStyle w:val="BodyText"/>
              <w:rPr>
                <w:highlight w:val="red"/>
              </w:rPr>
            </w:pPr>
            <w:r w:rsidRPr="00BA7D98">
              <w:rPr>
                <w:highlight w:val="red"/>
              </w:rPr>
              <w:t>&lt;isscript&gt;</w:t>
            </w:r>
          </w:p>
          <w:p w14:paraId="2D477E7B" w14:textId="77777777" w:rsidR="00BA7D98" w:rsidRPr="00BA7D98" w:rsidRDefault="00BA7D98" w:rsidP="005C1822">
            <w:pPr>
              <w:pStyle w:val="BodyText"/>
            </w:pPr>
            <w:r w:rsidRPr="00BA7D98">
              <w:rPr>
                <w:highlight w:val="red"/>
              </w:rPr>
              <w:t>var help = {</w:t>
            </w:r>
          </w:p>
          <w:p w14:paraId="2ACBFC77" w14:textId="77777777" w:rsidR="00BA7D98" w:rsidRPr="00BA7D98" w:rsidRDefault="00BA7D98" w:rsidP="005C1822">
            <w:pPr>
              <w:pStyle w:val="BodyText"/>
            </w:pPr>
          </w:p>
          <w:p w14:paraId="6EA13B84" w14:textId="77777777" w:rsidR="00BA7D98" w:rsidRPr="00BA7D98" w:rsidRDefault="00BA7D98" w:rsidP="005C1822">
            <w:pPr>
              <w:pStyle w:val="BodyText"/>
              <w:rPr>
                <w:highlight w:val="red"/>
              </w:rPr>
            </w:pPr>
            <w:r w:rsidRPr="00BA7D98">
              <w:rPr>
                <w:highlight w:val="red"/>
              </w:rPr>
              <w:t>&lt;div class="form-row form-caption"&gt;</w:t>
            </w:r>
          </w:p>
          <w:p w14:paraId="3A753270" w14:textId="77777777" w:rsidR="00BA7D98" w:rsidRPr="00BA7D98" w:rsidRDefault="00BA7D98" w:rsidP="005C1822">
            <w:pPr>
              <w:pStyle w:val="BodyText"/>
              <w:rPr>
                <w:highlight w:val="red"/>
              </w:rPr>
            </w:pPr>
            <w:r w:rsidRPr="00BA7D98">
              <w:rPr>
                <w:highlight w:val="red"/>
              </w:rPr>
              <w:t>&lt;isinputfield formfield="${pdict.CurrentForms.billing.paymentMethods.bml.termsandconditions}" type="checkbox"/&gt;</w:t>
            </w:r>
          </w:p>
          <w:p w14:paraId="3D1CB35A" w14:textId="77777777" w:rsidR="00BA7D98" w:rsidRPr="00BA7D98" w:rsidRDefault="00BA7D98" w:rsidP="005C1822">
            <w:pPr>
              <w:pStyle w:val="BodyText"/>
              <w:rPr>
                <w:highlight w:val="red"/>
              </w:rPr>
            </w:pPr>
            <w:r w:rsidRPr="00BA7D98">
              <w:rPr>
                <w:highlight w:val="red"/>
              </w:rPr>
              <w:t xml:space="preserve">  &lt;/div&gt;</w:t>
            </w:r>
          </w:p>
          <w:p w14:paraId="1119542C" w14:textId="77777777" w:rsidR="00BA7D98" w:rsidRPr="00BA7D98" w:rsidRDefault="00BA7D98" w:rsidP="005C1822">
            <w:pPr>
              <w:pStyle w:val="BodyText"/>
            </w:pPr>
            <w:r w:rsidRPr="00BA7D98">
              <w:rPr>
                <w:highlight w:val="red"/>
              </w:rPr>
              <w:t>&lt;/div&gt;</w:t>
            </w:r>
          </w:p>
          <w:p w14:paraId="69F2F8F5" w14:textId="17462DED" w:rsidR="00FE599F" w:rsidRPr="00BA7D98" w:rsidRDefault="00FE599F" w:rsidP="005C1822">
            <w:pPr>
              <w:pStyle w:val="BodyText"/>
            </w:pPr>
          </w:p>
          <w:p w14:paraId="2945B369" w14:textId="77777777" w:rsidR="00FE599F" w:rsidRPr="00BA7D98" w:rsidRDefault="00FE599F" w:rsidP="005C1822">
            <w:pPr>
              <w:pStyle w:val="BodyText"/>
            </w:pPr>
          </w:p>
          <w:p w14:paraId="720085E7" w14:textId="77777777" w:rsidR="00FE599F" w:rsidRPr="00BA7D98" w:rsidRDefault="00FE599F" w:rsidP="005C1822">
            <w:pPr>
              <w:pStyle w:val="BodyText"/>
            </w:pPr>
          </w:p>
        </w:tc>
      </w:tr>
    </w:tbl>
    <w:p w14:paraId="2B82748F" w14:textId="77777777" w:rsidR="00FE599F" w:rsidRDefault="00FE599F" w:rsidP="005C1822">
      <w:pPr>
        <w:pStyle w:val="BodyText"/>
      </w:pPr>
    </w:p>
    <w:p w14:paraId="46BE6DD0" w14:textId="77777777" w:rsidR="00FE599F" w:rsidRDefault="00E22248" w:rsidP="005C1822">
      <w:pPr>
        <w:pStyle w:val="BodyText"/>
        <w:numPr>
          <w:ilvl w:val="0"/>
          <w:numId w:val="34"/>
        </w:numPr>
      </w:pPr>
      <w:r>
        <w:t xml:space="preserve">Add below code for </w:t>
      </w:r>
      <w:r w:rsidR="000B6A3D">
        <w:t>PayPal</w:t>
      </w:r>
      <w:r>
        <w:t xml:space="preserve"> changes</w:t>
      </w:r>
    </w:p>
    <w:tbl>
      <w:tblPr>
        <w:tblStyle w:val="TableGrid"/>
        <w:tblW w:w="0" w:type="auto"/>
        <w:tblLook w:val="04A0" w:firstRow="1" w:lastRow="0" w:firstColumn="1" w:lastColumn="0" w:noHBand="0" w:noVBand="1"/>
      </w:tblPr>
      <w:tblGrid>
        <w:gridCol w:w="10296"/>
      </w:tblGrid>
      <w:tr w:rsidR="00E22248" w14:paraId="442DAFD1" w14:textId="77777777" w:rsidTr="00E22248">
        <w:tc>
          <w:tcPr>
            <w:tcW w:w="10296" w:type="dxa"/>
          </w:tcPr>
          <w:p w14:paraId="12879291"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t xml:space="preserve"> </w:t>
            </w:r>
            <w:r w:rsidRPr="00BA7D98">
              <w:rPr>
                <w:rFonts w:eastAsia="Times New Roman" w:cstheme="minorHAnsi"/>
                <w:color w:val="008080"/>
                <w:sz w:val="20"/>
                <w:szCs w:val="20"/>
              </w:rPr>
              <w:t>&lt;</w:t>
            </w:r>
            <w:r w:rsidRPr="00BA7D98">
              <w:rPr>
                <w:rFonts w:eastAsia="Times New Roman" w:cstheme="minorHAnsi"/>
                <w:color w:val="3F7F7F"/>
                <w:sz w:val="20"/>
                <w:szCs w:val="20"/>
              </w:rPr>
              <w:t>isinclude</w:t>
            </w:r>
            <w:r w:rsidRPr="00BA7D98">
              <w:rPr>
                <w:rFonts w:eastAsia="Times New Roman" w:cstheme="minorHAnsi"/>
                <w:sz w:val="20"/>
                <w:szCs w:val="20"/>
              </w:rPr>
              <w:t xml:space="preserve"> </w:t>
            </w:r>
            <w:r w:rsidRPr="00BA7D98">
              <w:rPr>
                <w:rFonts w:eastAsia="Times New Roman" w:cstheme="minorHAnsi"/>
                <w:color w:val="7F007F"/>
                <w:sz w:val="20"/>
                <w:szCs w:val="20"/>
              </w:rPr>
              <w:t>template</w:t>
            </w:r>
            <w:r w:rsidRPr="00BA7D98">
              <w:rPr>
                <w:rFonts w:eastAsia="Times New Roman" w:cstheme="minorHAnsi"/>
                <w:color w:val="000000"/>
                <w:sz w:val="20"/>
                <w:szCs w:val="20"/>
              </w:rPr>
              <w:t>=</w:t>
            </w:r>
            <w:r w:rsidRPr="00BA7D98">
              <w:rPr>
                <w:rFonts w:eastAsia="Times New Roman" w:cstheme="minorHAnsi"/>
                <w:i/>
                <w:iCs/>
                <w:color w:val="2A00FF"/>
                <w:sz w:val="20"/>
                <w:szCs w:val="20"/>
              </w:rPr>
              <w:t>"common/paymentmethods"</w:t>
            </w:r>
            <w:r w:rsidRPr="00BA7D98">
              <w:rPr>
                <w:rFonts w:eastAsia="Times New Roman" w:cstheme="minorHAnsi"/>
                <w:color w:val="008080"/>
                <w:sz w:val="20"/>
                <w:szCs w:val="20"/>
              </w:rPr>
              <w:t>/&gt;</w:t>
            </w:r>
          </w:p>
          <w:p w14:paraId="760E7B85"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14:paraId="24A59C06"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Custom processor</w:t>
            </w:r>
          </w:p>
          <w:p w14:paraId="005F4BA7"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w:t>
            </w:r>
          </w:p>
          <w:p w14:paraId="62E6055B"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14:paraId="2D685D09"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p>
          <w:p w14:paraId="17C5F67E"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208DF98C"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3F5FBF"/>
                <w:sz w:val="20"/>
                <w:szCs w:val="20"/>
              </w:rPr>
              <w:t>&lt;!-- Your custom payment method implementation goes here. --&gt;</w:t>
            </w:r>
          </w:p>
          <w:p w14:paraId="01AB2510"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"${dw.system.Site.getCurrent().getCustomPreferenceValue('payPalBillingAgreements') &amp;&amp; !empty(pdict.CurrentCustomer.profile) &amp;&amp; !empty(pdict.CurrentCustomer.profile.custom.billingAgreementID)}"</w:t>
            </w:r>
            <w:r w:rsidRPr="00BA7D98">
              <w:rPr>
                <w:rFonts w:eastAsia="Times New Roman" w:cstheme="minorHAnsi"/>
                <w:color w:val="008080"/>
                <w:sz w:val="20"/>
                <w:szCs w:val="20"/>
              </w:rPr>
              <w:t>&gt;</w:t>
            </w:r>
          </w:p>
          <w:p w14:paraId="1DB988F1"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"image"</w:t>
            </w:r>
            <w:r w:rsidRPr="00BA7D98">
              <w:rPr>
                <w:rFonts w:eastAsia="Times New Roman" w:cstheme="minorHAnsi"/>
                <w:sz w:val="20"/>
                <w:szCs w:val="20"/>
              </w:rPr>
              <w:t xml:space="preserve"> </w:t>
            </w:r>
            <w:r w:rsidRPr="00BA7D98">
              <w:rPr>
                <w:rFonts w:eastAsia="Times New Roman" w:cstheme="minorHAnsi"/>
                <w:color w:val="7F007F"/>
                <w:sz w:val="20"/>
                <w:szCs w:val="20"/>
              </w:rPr>
              <w:t>src</w:t>
            </w:r>
            <w:r w:rsidRPr="00BA7D98">
              <w:rPr>
                <w:rFonts w:eastAsia="Times New Roman" w:cstheme="minorHAnsi"/>
                <w:color w:val="000000"/>
                <w:sz w:val="20"/>
                <w:szCs w:val="20"/>
              </w:rPr>
              <w:t>=</w:t>
            </w:r>
            <w:r w:rsidRPr="00BA7D98">
              <w:rPr>
                <w:rFonts w:eastAsia="Times New Roman" w:cstheme="minorHAnsi"/>
                <w:i/>
                <w:iCs/>
                <w:color w:val="2A00FF"/>
                <w:sz w:val="20"/>
                <w:szCs w:val="20"/>
              </w:rPr>
              <w:t>"https://www.paypal.com/en_US/i/btn/btn_xpressCheckout.gif"</w:t>
            </w:r>
            <w:r w:rsidRPr="00BA7D98">
              <w:rPr>
                <w:rFonts w:eastAsia="Times New Roman" w:cstheme="minorHAnsi"/>
                <w:sz w:val="20"/>
                <w:szCs w:val="20"/>
              </w:rPr>
              <w:t xml:space="preserve"> </w:t>
            </w:r>
            <w:r w:rsidRPr="00BA7D98">
              <w:rPr>
                <w:rFonts w:eastAsia="Times New Roman" w:cstheme="minorHAnsi"/>
                <w:color w:val="7F007F"/>
                <w:sz w:val="20"/>
                <w:szCs w:val="20"/>
              </w:rPr>
              <w:t>alt</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0B6A3D" w:rsidRPr="00BA7D98">
              <w:rPr>
                <w:rFonts w:eastAsia="Times New Roman" w:cstheme="minorHAnsi"/>
                <w:i/>
                <w:iCs/>
                <w:color w:val="2A00FF"/>
                <w:sz w:val="20"/>
                <w:szCs w:val="20"/>
              </w:rPr>
              <w:t>PayPal</w:t>
            </w:r>
            <w:r w:rsidRPr="00BA7D98">
              <w:rPr>
                <w:rFonts w:eastAsia="Times New Roman" w:cstheme="minorHAnsi"/>
                <w:i/>
                <w:iCs/>
                <w:color w:val="2A00FF"/>
                <w:sz w:val="20"/>
                <w:szCs w:val="20"/>
              </w:rPr>
              <w:t xml:space="preserve"> Express"</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"billingAgreementExpressCheckout"</w:t>
            </w:r>
            <w:r w:rsidRPr="00BA7D98">
              <w:rPr>
                <w:rFonts w:eastAsia="Times New Roman" w:cstheme="minorHAnsi"/>
                <w:color w:val="008080"/>
                <w:sz w:val="20"/>
                <w:szCs w:val="20"/>
              </w:rPr>
              <w:t>/&gt;</w:t>
            </w:r>
          </w:p>
          <w:p w14:paraId="71C74CE2"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ab/>
            </w:r>
          </w:p>
          <w:p w14:paraId="05DD67F3" w14:textId="259DAAD4"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-button-container"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14:paraId="19E993D8"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p>
          <w:p w14:paraId="30D992A5"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25DBA13B"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75C50D60"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"${pdict.CurrentCustomer.authenticated &amp;&amp; dw.system.Site.getCurrent().getCustomPreferenceValue('payPalBillingAgreements')}"</w:t>
            </w:r>
            <w:r w:rsidRPr="00BA7D98">
              <w:rPr>
                <w:rFonts w:eastAsia="Times New Roman" w:cstheme="minorHAnsi"/>
                <w:color w:val="008080"/>
                <w:sz w:val="20"/>
                <w:szCs w:val="20"/>
              </w:rPr>
              <w:t>&gt;</w:t>
            </w:r>
          </w:p>
          <w:p w14:paraId="239F1DE1"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"${!empty(pdict.CurrentCustomer.profile.custom.billingAgreementID)}"</w:t>
            </w:r>
            <w:r w:rsidRPr="00BA7D98">
              <w:rPr>
                <w:rFonts w:eastAsia="Times New Roman" w:cstheme="minorHAnsi"/>
                <w:color w:val="008080"/>
                <w:sz w:val="20"/>
                <w:szCs w:val="20"/>
              </w:rPr>
              <w:t>&gt;</w:t>
            </w:r>
          </w:p>
          <w:p w14:paraId="2A49F9E9"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"text"</w:t>
            </w:r>
            <w:r w:rsidRPr="00BA7D98">
              <w:rPr>
                <w:rFonts w:eastAsia="Times New Roman" w:cstheme="minorHAnsi"/>
                <w:sz w:val="20"/>
                <w:szCs w:val="20"/>
              </w:rPr>
              <w:t xml:space="preserve"> </w:t>
            </w:r>
            <w:r w:rsidRPr="00BA7D98">
              <w:rPr>
                <w:rFonts w:eastAsia="Times New Roman" w:cstheme="minorHAnsi"/>
                <w:color w:val="7F007F"/>
                <w:sz w:val="20"/>
                <w:szCs w:val="20"/>
              </w:rPr>
              <w:t>readonly</w:t>
            </w:r>
            <w:r w:rsidRPr="00BA7D98">
              <w:rPr>
                <w:rFonts w:eastAsia="Times New Roman" w:cstheme="minorHAnsi"/>
                <w:color w:val="000000"/>
                <w:sz w:val="20"/>
                <w:szCs w:val="20"/>
              </w:rPr>
              <w:t>=</w:t>
            </w:r>
            <w:r w:rsidRPr="00BA7D98">
              <w:rPr>
                <w:rFonts w:eastAsia="Times New Roman" w:cstheme="minorHAnsi"/>
                <w:i/>
                <w:iCs/>
                <w:color w:val="2A00FF"/>
                <w:sz w:val="20"/>
                <w:szCs w:val="20"/>
              </w:rPr>
              <w:t>"readonly"</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"billingAgreementID"</w:t>
            </w:r>
            <w:r w:rsidRPr="00BA7D98">
              <w:rPr>
                <w:rFonts w:eastAsia="Times New Roman" w:cstheme="minorHAnsi"/>
                <w:sz w:val="20"/>
                <w:szCs w:val="20"/>
              </w:rPr>
              <w:t xml:space="preserve"> </w:t>
            </w:r>
            <w:r w:rsidRPr="00BA7D98">
              <w:rPr>
                <w:rFonts w:eastAsia="Times New Roman" w:cstheme="minorHAnsi"/>
                <w:color w:val="7F007F"/>
                <w:sz w:val="20"/>
                <w:szCs w:val="20"/>
              </w:rPr>
              <w:t>value</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"${pdict.CurrentCustomer.profile.custom.billingAgreementID}"</w:t>
            </w:r>
            <w:r w:rsidRPr="00BA7D98">
              <w:rPr>
                <w:rFonts w:eastAsia="Times New Roman" w:cstheme="minorHAnsi"/>
                <w:color w:val="008080"/>
                <w:sz w:val="20"/>
                <w:szCs w:val="20"/>
              </w:rPr>
              <w:t>/&gt;</w:t>
            </w:r>
          </w:p>
          <w:p w14:paraId="730529D2"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14:paraId="282256C0"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"checkbox"</w:t>
            </w:r>
            <w:r w:rsidRPr="00BA7D98">
              <w:rPr>
                <w:rFonts w:eastAsia="Times New Roman" w:cstheme="minorHAnsi"/>
                <w:sz w:val="20"/>
                <w:szCs w:val="20"/>
              </w:rPr>
              <w:t xml:space="preserve"> </w:t>
            </w:r>
            <w:r w:rsidRPr="00BA7D98">
              <w:rPr>
                <w:rFonts w:eastAsia="Times New Roman" w:cstheme="minorHAnsi"/>
                <w:color w:val="7F007F"/>
                <w:sz w:val="20"/>
                <w:szCs w:val="20"/>
              </w:rPr>
              <w:t>name</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color w:val="008080"/>
                <w:sz w:val="20"/>
                <w:szCs w:val="20"/>
              </w:rPr>
              <w:t>&gt;</w:t>
            </w:r>
            <w:r w:rsidRPr="00BA7D98">
              <w:rPr>
                <w:rFonts w:eastAsia="Times New Roman" w:cstheme="minorHAnsi"/>
                <w:color w:val="000000"/>
                <w:sz w:val="20"/>
                <w:szCs w:val="20"/>
              </w:rPr>
              <w:t>${Resource.msg('billing.billingagreement','checkout',null)}</w:t>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color w:val="008080"/>
                <w:sz w:val="20"/>
                <w:szCs w:val="20"/>
              </w:rPr>
              <w:t>&gt;</w:t>
            </w:r>
          </w:p>
          <w:p w14:paraId="4866C829"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14:paraId="2A19A084"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14:paraId="342FB6B4"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lastRenderedPageBreak/>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14:paraId="2580ED8F" w14:textId="77777777"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=CybersourceConstants.METHOD_PAYPAL_CREDIT}</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data-method="PAYPAL_CREDIT"&gt;</w:t>
            </w:r>
          </w:p>
          <w:p w14:paraId="5E265C71" w14:textId="1F184B60"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-credit-container"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14:paraId="00B53E8F" w14:textId="77777777" w:rsidR="00E22248" w:rsidRDefault="00E22248" w:rsidP="005C1822">
            <w:pPr>
              <w:pStyle w:val="BodyText"/>
            </w:pPr>
            <w:r w:rsidRPr="00BA7D98">
              <w:rPr>
                <w:color w:val="000000"/>
              </w:rPr>
              <w:tab/>
            </w:r>
            <w:r w:rsidRPr="00BA7D98">
              <w:rPr>
                <w:color w:val="000000"/>
              </w:rPr>
              <w:tab/>
            </w:r>
            <w:r w:rsidRPr="00BA7D98">
              <w:t>&lt;/</w:t>
            </w:r>
            <w:r w:rsidRPr="00BA7D98">
              <w:rPr>
                <w:color w:val="3F7F7F"/>
              </w:rPr>
              <w:t>div</w:t>
            </w:r>
            <w:r w:rsidRPr="00BA7D98">
              <w:t>&gt;</w:t>
            </w:r>
          </w:p>
        </w:tc>
      </w:tr>
    </w:tbl>
    <w:p w14:paraId="27BEC3CA" w14:textId="77777777" w:rsidR="00E22248" w:rsidRDefault="00E22248" w:rsidP="005C1822">
      <w:pPr>
        <w:pStyle w:val="BodyText"/>
      </w:pPr>
    </w:p>
    <w:p w14:paraId="5C69D9AC" w14:textId="77777777" w:rsidR="00FE599F" w:rsidRDefault="00E22248" w:rsidP="005C1822">
      <w:pPr>
        <w:pStyle w:val="BodyText"/>
        <w:numPr>
          <w:ilvl w:val="0"/>
          <w:numId w:val="34"/>
        </w:numPr>
      </w:pPr>
      <w:r>
        <w:t>Take the value of selected payment method PayPal from constant file</w:t>
      </w:r>
    </w:p>
    <w:tbl>
      <w:tblPr>
        <w:tblStyle w:val="TableGrid"/>
        <w:tblW w:w="0" w:type="auto"/>
        <w:tblLook w:val="04A0" w:firstRow="1" w:lastRow="0" w:firstColumn="1" w:lastColumn="0" w:noHBand="0" w:noVBand="1"/>
      </w:tblPr>
      <w:tblGrid>
        <w:gridCol w:w="10296"/>
      </w:tblGrid>
      <w:tr w:rsidR="00E22248" w14:paraId="28C89B62" w14:textId="77777777" w:rsidTr="00E22248">
        <w:tc>
          <w:tcPr>
            <w:tcW w:w="10296" w:type="dxa"/>
          </w:tcPr>
          <w:p w14:paraId="63D08BA6" w14:textId="5C07F784" w:rsidR="00E22248" w:rsidRDefault="00B54007" w:rsidP="005C1822">
            <w:pPr>
              <w:pStyle w:val="BodyText"/>
            </w:pPr>
            <w:r>
              <w:rPr>
                <w:highlight w:val="yellow"/>
              </w:rPr>
              <w:t>Line 147</w:t>
            </w:r>
          </w:p>
          <w:p w14:paraId="528A5C49" w14:textId="77777777" w:rsidR="00E22248" w:rsidRDefault="00E22248" w:rsidP="005C1822">
            <w:pPr>
              <w:pStyle w:val="BodyText"/>
            </w:pPr>
          </w:p>
          <w:p w14:paraId="21033576" w14:textId="77777777" w:rsidR="00E22248" w:rsidRDefault="00E22248" w:rsidP="005C1822">
            <w:pPr>
              <w:pStyle w:val="BodyText"/>
            </w:pPr>
            <w:r w:rsidRPr="00E22248">
              <w:rPr>
                <w:highlight w:val="yellow"/>
              </w:rPr>
              <w:t>&lt;div class="payment-method &lt;isif condition="${!empty(pdict.selectedPaymentID) &amp;&amp; pdict.selectedPaymentID==CybersourceConstants.METHOD_PAYPAL}"&gt;payment-method-expanded&lt;/isif&gt;" data-method="Custom"&gt;</w:t>
            </w:r>
            <w:r>
              <w:tab/>
            </w:r>
          </w:p>
          <w:p w14:paraId="1326BAA6" w14:textId="77777777" w:rsidR="00E22248" w:rsidRDefault="00E22248" w:rsidP="005C1822">
            <w:pPr>
              <w:pStyle w:val="BodyText"/>
            </w:pPr>
            <w:r>
              <w:t>&lt;!-- Your custom payment method implementation goes here. --&gt;</w:t>
            </w:r>
          </w:p>
          <w:p w14:paraId="4FD3306B" w14:textId="77777777" w:rsidR="00E22248" w:rsidRDefault="00E22248" w:rsidP="005C1822">
            <w:pPr>
              <w:pStyle w:val="BodyText"/>
            </w:pPr>
            <w:r>
              <w:t>${Resource.msg('billing.custompaymentmethod','checkout',null)}</w:t>
            </w:r>
          </w:p>
          <w:p w14:paraId="73F568F6" w14:textId="77777777" w:rsidR="00E22248" w:rsidRDefault="00E22248" w:rsidP="005C1822">
            <w:pPr>
              <w:pStyle w:val="BodyText"/>
            </w:pPr>
            <w:r>
              <w:t>&lt;/div&gt;</w:t>
            </w:r>
          </w:p>
        </w:tc>
      </w:tr>
    </w:tbl>
    <w:p w14:paraId="32FDB560" w14:textId="77777777" w:rsidR="00E22248" w:rsidRDefault="00E22248" w:rsidP="005C1822">
      <w:pPr>
        <w:pStyle w:val="BodyText"/>
      </w:pPr>
    </w:p>
    <w:p w14:paraId="3547F09C" w14:textId="77777777" w:rsidR="00B54007" w:rsidRPr="00E33D85" w:rsidRDefault="00B54007" w:rsidP="00B54007">
      <w:pPr>
        <w:pStyle w:val="Heading4"/>
        <w:rPr>
          <w:rFonts w:asciiTheme="minorHAnsi" w:hAnsiTheme="minorHAnsi"/>
        </w:rPr>
      </w:pPr>
      <w:r>
        <w:rPr>
          <w:rFonts w:asciiTheme="minorHAnsi" w:hAnsiTheme="minorHAnsi"/>
        </w:rPr>
        <w:t>Template</w:t>
      </w:r>
      <w:r w:rsidRPr="00E33D85">
        <w:rPr>
          <w:rFonts w:asciiTheme="minorHAnsi" w:hAnsiTheme="minorHAnsi"/>
        </w:rPr>
        <w:t xml:space="preserve"> </w:t>
      </w:r>
      <w:r>
        <w:rPr>
          <w:rFonts w:asciiTheme="minorHAnsi" w:hAnsiTheme="minorHAnsi"/>
        </w:rPr>
        <w:t>–</w:t>
      </w:r>
      <w:r w:rsidRPr="00E33D85">
        <w:rPr>
          <w:rFonts w:asciiTheme="minorHAnsi" w:hAnsiTheme="minorHAnsi"/>
        </w:rPr>
        <w:t xml:space="preserve"> </w:t>
      </w:r>
      <w:r>
        <w:rPr>
          <w:rFonts w:asciiTheme="minorHAnsi" w:hAnsiTheme="minorHAnsi"/>
        </w:rPr>
        <w:t>summary.isml</w:t>
      </w:r>
    </w:p>
    <w:p w14:paraId="23E66678" w14:textId="77777777" w:rsidR="00B54007" w:rsidRDefault="00B54007" w:rsidP="005C1822">
      <w:pPr>
        <w:pStyle w:val="BodyText"/>
      </w:pPr>
      <w:r>
        <w:t>Below changes are generic for Secure Accpetance/Klarna_credit/Device fingerprint</w:t>
      </w:r>
    </w:p>
    <w:p w14:paraId="58F5BC3E" w14:textId="77777777" w:rsidR="00B54007" w:rsidRDefault="00B54007" w:rsidP="005C1822">
      <w:pPr>
        <w:pStyle w:val="BodyText"/>
      </w:pPr>
    </w:p>
    <w:p w14:paraId="66438EA2" w14:textId="77777777" w:rsidR="00B54007" w:rsidRDefault="00B54007" w:rsidP="005C1822">
      <w:pPr>
        <w:pStyle w:val="BodyText"/>
        <w:numPr>
          <w:ilvl w:val="0"/>
          <w:numId w:val="93"/>
        </w:numPr>
      </w:pPr>
      <w:r>
        <w:t>Set summary page tag for Secure Acceptance Iframe</w:t>
      </w:r>
    </w:p>
    <w:tbl>
      <w:tblPr>
        <w:tblStyle w:val="TableGrid"/>
        <w:tblW w:w="0" w:type="auto"/>
        <w:tblLook w:val="04A0" w:firstRow="1" w:lastRow="0" w:firstColumn="1" w:lastColumn="0" w:noHBand="0" w:noVBand="1"/>
      </w:tblPr>
      <w:tblGrid>
        <w:gridCol w:w="10296"/>
      </w:tblGrid>
      <w:tr w:rsidR="00B54007" w14:paraId="278C56B3" w14:textId="77777777" w:rsidTr="00E57B51">
        <w:tc>
          <w:tcPr>
            <w:tcW w:w="10296" w:type="dxa"/>
          </w:tcPr>
          <w:p w14:paraId="48C3BD36" w14:textId="77777777" w:rsidR="00B54007" w:rsidRPr="00C81178" w:rsidRDefault="00B54007" w:rsidP="00E57B51">
            <w:pPr>
              <w:autoSpaceDE w:val="0"/>
              <w:autoSpaceDN w:val="0"/>
              <w:adjustRightInd w:val="0"/>
              <w:spacing w:after="0" w:line="240" w:lineRule="auto"/>
              <w:ind w:left="360"/>
              <w:rPr>
                <w:rFonts w:eastAsia="Times New Roman" w:cs="Consolas"/>
                <w:sz w:val="20"/>
                <w:szCs w:val="20"/>
                <w:rPrChange w:id="135" w:author="WIN764BIT" w:date="2017-08-30T16:31:00Z">
                  <w:rPr>
                    <w:rFonts w:ascii="Consolas" w:eastAsia="Times New Roman" w:hAnsi="Consolas" w:cs="Consolas"/>
                    <w:sz w:val="20"/>
                    <w:szCs w:val="20"/>
                  </w:rPr>
                </w:rPrChange>
              </w:rPr>
            </w:pPr>
            <w:r w:rsidRPr="00C81178">
              <w:rPr>
                <w:rFonts w:eastAsia="Times New Roman" w:cs="Consolas"/>
                <w:color w:val="008080"/>
                <w:sz w:val="20"/>
                <w:szCs w:val="20"/>
                <w:rPrChange w:id="136" w:author="WIN764BIT" w:date="2017-08-30T16:31: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137" w:author="WIN764BIT" w:date="2017-08-30T16:31:00Z">
                  <w:rPr>
                    <w:rFonts w:ascii="Consolas" w:eastAsia="Times New Roman" w:hAnsi="Consolas" w:cs="Consolas"/>
                    <w:color w:val="3F7F7F"/>
                    <w:sz w:val="20"/>
                    <w:szCs w:val="20"/>
                  </w:rPr>
                </w:rPrChange>
              </w:rPr>
              <w:t>iscontent</w:t>
            </w:r>
            <w:r w:rsidRPr="00C81178">
              <w:rPr>
                <w:rFonts w:eastAsia="Times New Roman" w:cs="Consolas"/>
                <w:sz w:val="20"/>
                <w:szCs w:val="20"/>
                <w:rPrChange w:id="138" w:author="WIN764BIT" w:date="2017-08-30T16:31: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139" w:author="WIN764BIT" w:date="2017-08-30T16:31:00Z">
                  <w:rPr>
                    <w:rFonts w:ascii="Consolas" w:eastAsia="Times New Roman" w:hAnsi="Consolas" w:cs="Consolas"/>
                    <w:color w:val="7F007F"/>
                    <w:sz w:val="20"/>
                    <w:szCs w:val="20"/>
                  </w:rPr>
                </w:rPrChange>
              </w:rPr>
              <w:t>type</w:t>
            </w:r>
            <w:r w:rsidRPr="00C81178">
              <w:rPr>
                <w:rFonts w:eastAsia="Times New Roman" w:cs="Consolas"/>
                <w:color w:val="000000"/>
                <w:sz w:val="20"/>
                <w:szCs w:val="20"/>
                <w:rPrChange w:id="140" w:author="WIN764BIT" w:date="2017-08-30T16:31: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141" w:author="WIN764BIT" w:date="2017-08-30T16:31:00Z">
                  <w:rPr>
                    <w:rFonts w:ascii="Consolas" w:eastAsia="Times New Roman" w:hAnsi="Consolas" w:cs="Consolas"/>
                    <w:i/>
                    <w:iCs/>
                    <w:color w:val="2A00FF"/>
                    <w:sz w:val="20"/>
                    <w:szCs w:val="20"/>
                  </w:rPr>
                </w:rPrChange>
              </w:rPr>
              <w:t>"text/html"</w:t>
            </w:r>
            <w:r w:rsidRPr="00C81178">
              <w:rPr>
                <w:rFonts w:eastAsia="Times New Roman" w:cs="Consolas"/>
                <w:sz w:val="20"/>
                <w:szCs w:val="20"/>
                <w:rPrChange w:id="142" w:author="WIN764BIT" w:date="2017-08-30T16:31: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143" w:author="WIN764BIT" w:date="2017-08-30T16:31:00Z">
                  <w:rPr>
                    <w:rFonts w:ascii="Consolas" w:eastAsia="Times New Roman" w:hAnsi="Consolas" w:cs="Consolas"/>
                    <w:color w:val="7F007F"/>
                    <w:sz w:val="20"/>
                    <w:szCs w:val="20"/>
                  </w:rPr>
                </w:rPrChange>
              </w:rPr>
              <w:t>charset</w:t>
            </w:r>
            <w:r w:rsidRPr="00C81178">
              <w:rPr>
                <w:rFonts w:eastAsia="Times New Roman" w:cs="Consolas"/>
                <w:color w:val="000000"/>
                <w:sz w:val="20"/>
                <w:szCs w:val="20"/>
                <w:rPrChange w:id="144" w:author="WIN764BIT" w:date="2017-08-30T16:31: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145" w:author="WIN764BIT" w:date="2017-08-30T16:31:00Z">
                  <w:rPr>
                    <w:rFonts w:ascii="Consolas" w:eastAsia="Times New Roman" w:hAnsi="Consolas" w:cs="Consolas"/>
                    <w:i/>
                    <w:iCs/>
                    <w:color w:val="2A00FF"/>
                    <w:sz w:val="20"/>
                    <w:szCs w:val="20"/>
                  </w:rPr>
                </w:rPrChange>
              </w:rPr>
              <w:t>"UTF-8"</w:t>
            </w:r>
            <w:r w:rsidRPr="00C81178">
              <w:rPr>
                <w:rFonts w:eastAsia="Times New Roman" w:cs="Consolas"/>
                <w:sz w:val="20"/>
                <w:szCs w:val="20"/>
                <w:rPrChange w:id="146" w:author="WIN764BIT" w:date="2017-08-30T16:31: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147" w:author="WIN764BIT" w:date="2017-08-30T16:31:00Z">
                  <w:rPr>
                    <w:rFonts w:ascii="Consolas" w:eastAsia="Times New Roman" w:hAnsi="Consolas" w:cs="Consolas"/>
                    <w:color w:val="7F007F"/>
                    <w:sz w:val="20"/>
                    <w:szCs w:val="20"/>
                  </w:rPr>
                </w:rPrChange>
              </w:rPr>
              <w:t>compact</w:t>
            </w:r>
            <w:r w:rsidRPr="00C81178">
              <w:rPr>
                <w:rFonts w:eastAsia="Times New Roman" w:cs="Consolas"/>
                <w:color w:val="000000"/>
                <w:sz w:val="20"/>
                <w:szCs w:val="20"/>
                <w:rPrChange w:id="148" w:author="WIN764BIT" w:date="2017-08-30T16:31: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149" w:author="WIN764BIT" w:date="2017-08-30T16:31:00Z">
                  <w:rPr>
                    <w:rFonts w:ascii="Consolas" w:eastAsia="Times New Roman" w:hAnsi="Consolas" w:cs="Consolas"/>
                    <w:i/>
                    <w:iCs/>
                    <w:color w:val="2A00FF"/>
                    <w:sz w:val="20"/>
                    <w:szCs w:val="20"/>
                  </w:rPr>
                </w:rPrChange>
              </w:rPr>
              <w:t>"true"</w:t>
            </w:r>
            <w:r w:rsidRPr="00C81178">
              <w:rPr>
                <w:rFonts w:eastAsia="Times New Roman" w:cs="Consolas"/>
                <w:color w:val="008080"/>
                <w:sz w:val="20"/>
                <w:szCs w:val="20"/>
                <w:rPrChange w:id="150" w:author="WIN764BIT" w:date="2017-08-30T16:31:00Z">
                  <w:rPr>
                    <w:rFonts w:ascii="Consolas" w:eastAsia="Times New Roman" w:hAnsi="Consolas" w:cs="Consolas"/>
                    <w:color w:val="008080"/>
                    <w:sz w:val="20"/>
                    <w:szCs w:val="20"/>
                  </w:rPr>
                </w:rPrChange>
              </w:rPr>
              <w:t>/&gt;</w:t>
            </w:r>
          </w:p>
          <w:p w14:paraId="183E8AB9" w14:textId="77777777" w:rsidR="00B54007" w:rsidRPr="00C81178" w:rsidRDefault="00B54007" w:rsidP="00E57B51">
            <w:pPr>
              <w:autoSpaceDE w:val="0"/>
              <w:autoSpaceDN w:val="0"/>
              <w:adjustRightInd w:val="0"/>
              <w:spacing w:after="0" w:line="240" w:lineRule="auto"/>
              <w:ind w:left="360"/>
              <w:rPr>
                <w:rFonts w:eastAsia="Times New Roman" w:cs="Consolas"/>
                <w:sz w:val="20"/>
                <w:szCs w:val="20"/>
                <w:rPrChange w:id="151" w:author="WIN764BIT" w:date="2017-08-30T16:31:00Z">
                  <w:rPr>
                    <w:rFonts w:ascii="Consolas" w:eastAsia="Times New Roman" w:hAnsi="Consolas" w:cs="Consolas"/>
                    <w:sz w:val="20"/>
                    <w:szCs w:val="20"/>
                  </w:rPr>
                </w:rPrChange>
              </w:rPr>
            </w:pPr>
            <w:r w:rsidRPr="00C81178">
              <w:rPr>
                <w:rFonts w:eastAsia="Times New Roman" w:cs="Consolas"/>
                <w:color w:val="008080"/>
                <w:sz w:val="20"/>
                <w:szCs w:val="20"/>
                <w:highlight w:val="yellow"/>
                <w:rPrChange w:id="152"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53" w:author="WIN764BIT" w:date="2017-08-30T16:31:00Z">
                  <w:rPr>
                    <w:rFonts w:ascii="Consolas" w:eastAsia="Times New Roman" w:hAnsi="Consolas" w:cs="Consolas"/>
                    <w:color w:val="3F7F7F"/>
                    <w:sz w:val="20"/>
                    <w:szCs w:val="20"/>
                    <w:highlight w:val="yellow"/>
                  </w:rPr>
                </w:rPrChange>
              </w:rPr>
              <w:t>isset</w:t>
            </w:r>
            <w:r w:rsidRPr="00C81178">
              <w:rPr>
                <w:rFonts w:eastAsia="Times New Roman" w:cs="Consolas"/>
                <w:sz w:val="20"/>
                <w:szCs w:val="20"/>
                <w:highlight w:val="yellow"/>
                <w:rPrChange w:id="154"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55" w:author="WIN764BIT" w:date="2017-08-30T16:31:00Z">
                  <w:rPr>
                    <w:rFonts w:ascii="Consolas" w:eastAsia="Times New Roman" w:hAnsi="Consolas" w:cs="Consolas"/>
                    <w:color w:val="7F007F"/>
                    <w:sz w:val="20"/>
                    <w:szCs w:val="20"/>
                    <w:highlight w:val="yellow"/>
                  </w:rPr>
                </w:rPrChange>
              </w:rPr>
              <w:t>name</w:t>
            </w:r>
            <w:r w:rsidRPr="00C81178">
              <w:rPr>
                <w:rFonts w:eastAsia="Times New Roman" w:cs="Consolas"/>
                <w:color w:val="000000"/>
                <w:sz w:val="20"/>
                <w:szCs w:val="20"/>
                <w:highlight w:val="yellow"/>
                <w:rPrChange w:id="156"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57" w:author="WIN764BIT" w:date="2017-08-30T16:31:00Z">
                  <w:rPr>
                    <w:rFonts w:ascii="Consolas" w:eastAsia="Times New Roman" w:hAnsi="Consolas" w:cs="Consolas"/>
                    <w:i/>
                    <w:iCs/>
                    <w:color w:val="2A00FF"/>
                    <w:sz w:val="20"/>
                    <w:szCs w:val="20"/>
                    <w:highlight w:val="yellow"/>
                  </w:rPr>
                </w:rPrChange>
              </w:rPr>
              <w:t>"summarypage"</w:t>
            </w:r>
            <w:r w:rsidRPr="00C81178">
              <w:rPr>
                <w:rFonts w:eastAsia="Times New Roman" w:cs="Consolas"/>
                <w:sz w:val="20"/>
                <w:szCs w:val="20"/>
                <w:highlight w:val="yellow"/>
                <w:rPrChange w:id="158"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59" w:author="WIN764BIT" w:date="2017-08-30T16:31:00Z">
                  <w:rPr>
                    <w:rFonts w:ascii="Consolas" w:eastAsia="Times New Roman" w:hAnsi="Consolas" w:cs="Consolas"/>
                    <w:color w:val="7F007F"/>
                    <w:sz w:val="20"/>
                    <w:szCs w:val="20"/>
                    <w:highlight w:val="yellow"/>
                  </w:rPr>
                </w:rPrChange>
              </w:rPr>
              <w:t>value</w:t>
            </w:r>
            <w:r w:rsidRPr="00C81178">
              <w:rPr>
                <w:rFonts w:eastAsia="Times New Roman" w:cs="Consolas"/>
                <w:color w:val="000000"/>
                <w:sz w:val="20"/>
                <w:szCs w:val="20"/>
                <w:highlight w:val="yellow"/>
                <w:rPrChange w:id="160"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61" w:author="WIN764BIT" w:date="2017-08-30T16:31:00Z">
                  <w:rPr>
                    <w:rFonts w:ascii="Consolas" w:eastAsia="Times New Roman" w:hAnsi="Consolas" w:cs="Consolas"/>
                    <w:i/>
                    <w:iCs/>
                    <w:color w:val="2A00FF"/>
                    <w:sz w:val="20"/>
                    <w:szCs w:val="20"/>
                    <w:highlight w:val="yellow"/>
                  </w:rPr>
                </w:rPrChange>
              </w:rPr>
              <w:t>"${true}"</w:t>
            </w:r>
            <w:r w:rsidRPr="00C81178">
              <w:rPr>
                <w:rFonts w:eastAsia="Times New Roman" w:cs="Consolas"/>
                <w:sz w:val="20"/>
                <w:szCs w:val="20"/>
                <w:highlight w:val="yellow"/>
                <w:rPrChange w:id="162"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63" w:author="WIN764BIT" w:date="2017-08-30T16:31:00Z">
                  <w:rPr>
                    <w:rFonts w:ascii="Consolas" w:eastAsia="Times New Roman" w:hAnsi="Consolas" w:cs="Consolas"/>
                    <w:color w:val="7F007F"/>
                    <w:sz w:val="20"/>
                    <w:szCs w:val="20"/>
                    <w:highlight w:val="yellow"/>
                  </w:rPr>
                </w:rPrChange>
              </w:rPr>
              <w:t>scope</w:t>
            </w:r>
            <w:r w:rsidRPr="00C81178">
              <w:rPr>
                <w:rFonts w:eastAsia="Times New Roman" w:cs="Consolas"/>
                <w:color w:val="000000"/>
                <w:sz w:val="20"/>
                <w:szCs w:val="20"/>
                <w:highlight w:val="yellow"/>
                <w:rPrChange w:id="164"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65" w:author="WIN764BIT" w:date="2017-08-30T16:31:00Z">
                  <w:rPr>
                    <w:rFonts w:ascii="Consolas" w:eastAsia="Times New Roman" w:hAnsi="Consolas" w:cs="Consolas"/>
                    <w:i/>
                    <w:iCs/>
                    <w:color w:val="2A00FF"/>
                    <w:sz w:val="20"/>
                    <w:szCs w:val="20"/>
                    <w:highlight w:val="yellow"/>
                  </w:rPr>
                </w:rPrChange>
              </w:rPr>
              <w:t>"page"</w:t>
            </w:r>
            <w:r w:rsidRPr="00C81178">
              <w:rPr>
                <w:rFonts w:eastAsia="Times New Roman" w:cs="Consolas"/>
                <w:color w:val="008080"/>
                <w:sz w:val="20"/>
                <w:szCs w:val="20"/>
                <w:highlight w:val="yellow"/>
                <w:rPrChange w:id="166" w:author="WIN764BIT" w:date="2017-08-30T16:31:00Z">
                  <w:rPr>
                    <w:rFonts w:ascii="Consolas" w:eastAsia="Times New Roman" w:hAnsi="Consolas" w:cs="Consolas"/>
                    <w:color w:val="008080"/>
                    <w:sz w:val="20"/>
                    <w:szCs w:val="20"/>
                    <w:highlight w:val="yellow"/>
                  </w:rPr>
                </w:rPrChange>
              </w:rPr>
              <w:t>/&gt;</w:t>
            </w:r>
          </w:p>
          <w:p w14:paraId="325CA756" w14:textId="77777777" w:rsidR="00B54007" w:rsidRDefault="00B54007" w:rsidP="005C1822">
            <w:pPr>
              <w:pStyle w:val="BodyText"/>
            </w:pPr>
            <w:r w:rsidRPr="00C81178">
              <w:rPr>
                <w:color w:val="008080"/>
                <w:rPrChange w:id="167" w:author="WIN764BIT" w:date="2017-08-30T16:31:00Z">
                  <w:rPr>
                    <w:rFonts w:ascii="Consolas" w:eastAsia="Times New Roman" w:hAnsi="Consolas" w:cs="Consolas"/>
                    <w:color w:val="008080"/>
                    <w:sz w:val="20"/>
                    <w:szCs w:val="20"/>
                  </w:rPr>
                </w:rPrChange>
              </w:rPr>
              <w:t>&lt;</w:t>
            </w:r>
            <w:r w:rsidRPr="00C81178">
              <w:rPr>
                <w:color w:val="3F7F7F"/>
                <w:rPrChange w:id="168" w:author="WIN764BIT" w:date="2017-08-30T16:31:00Z">
                  <w:rPr>
                    <w:rFonts w:ascii="Consolas" w:eastAsia="Times New Roman" w:hAnsi="Consolas" w:cs="Consolas"/>
                    <w:color w:val="3F7F7F"/>
                    <w:sz w:val="20"/>
                    <w:szCs w:val="20"/>
                  </w:rPr>
                </w:rPrChange>
              </w:rPr>
              <w:t>isdecorate</w:t>
            </w:r>
            <w:r w:rsidRPr="00C81178">
              <w:rPr>
                <w:rPrChange w:id="169" w:author="WIN764BIT" w:date="2017-08-30T16:31:00Z">
                  <w:rPr>
                    <w:rFonts w:ascii="Consolas" w:eastAsia="Times New Roman" w:hAnsi="Consolas" w:cs="Consolas"/>
                    <w:sz w:val="20"/>
                    <w:szCs w:val="20"/>
                  </w:rPr>
                </w:rPrChange>
              </w:rPr>
              <w:t xml:space="preserve"> </w:t>
            </w:r>
            <w:r w:rsidRPr="00C81178">
              <w:rPr>
                <w:color w:val="7F007F"/>
                <w:rPrChange w:id="170" w:author="WIN764BIT" w:date="2017-08-30T16:31:00Z">
                  <w:rPr>
                    <w:rFonts w:ascii="Consolas" w:eastAsia="Times New Roman" w:hAnsi="Consolas" w:cs="Consolas"/>
                    <w:color w:val="7F007F"/>
                    <w:sz w:val="20"/>
                    <w:szCs w:val="20"/>
                  </w:rPr>
                </w:rPrChange>
              </w:rPr>
              <w:t>template</w:t>
            </w:r>
            <w:r w:rsidRPr="00C81178">
              <w:rPr>
                <w:color w:val="000000"/>
                <w:rPrChange w:id="171" w:author="WIN764BIT" w:date="2017-08-30T16:31:00Z">
                  <w:rPr>
                    <w:rFonts w:ascii="Consolas" w:eastAsia="Times New Roman" w:hAnsi="Consolas" w:cs="Consolas"/>
                    <w:color w:val="000000"/>
                    <w:sz w:val="20"/>
                    <w:szCs w:val="20"/>
                  </w:rPr>
                </w:rPrChange>
              </w:rPr>
              <w:t>=</w:t>
            </w:r>
            <w:r w:rsidRPr="00C81178">
              <w:rPr>
                <w:i/>
                <w:iCs/>
                <w:rPrChange w:id="172" w:author="WIN764BIT" w:date="2017-08-30T16:31:00Z">
                  <w:rPr>
                    <w:rFonts w:ascii="Consolas" w:eastAsia="Times New Roman" w:hAnsi="Consolas" w:cs="Consolas"/>
                    <w:i/>
                    <w:iCs/>
                    <w:color w:val="2A00FF"/>
                    <w:sz w:val="20"/>
                    <w:szCs w:val="20"/>
                  </w:rPr>
                </w:rPrChange>
              </w:rPr>
              <w:t>"checkout/pt_checkout"</w:t>
            </w:r>
            <w:r w:rsidRPr="00C81178">
              <w:rPr>
                <w:color w:val="008080"/>
                <w:rPrChange w:id="173" w:author="WIN764BIT" w:date="2017-08-30T16:31:00Z">
                  <w:rPr>
                    <w:rFonts w:ascii="Consolas" w:eastAsia="Times New Roman" w:hAnsi="Consolas" w:cs="Consolas"/>
                    <w:color w:val="008080"/>
                    <w:sz w:val="20"/>
                    <w:szCs w:val="20"/>
                  </w:rPr>
                </w:rPrChange>
              </w:rPr>
              <w:t>/&gt;</w:t>
            </w:r>
          </w:p>
        </w:tc>
      </w:tr>
    </w:tbl>
    <w:p w14:paraId="4DE6DD4E" w14:textId="77777777" w:rsidR="00B54007" w:rsidRDefault="00B54007" w:rsidP="005C1822">
      <w:pPr>
        <w:pStyle w:val="BodyText"/>
        <w:numPr>
          <w:ilvl w:val="0"/>
          <w:numId w:val="93"/>
        </w:numPr>
      </w:pPr>
      <w:r>
        <w:t xml:space="preserve">Add below code above  </w:t>
      </w:r>
      <w:r w:rsidRPr="002471EE">
        <w:t>&lt;isreportcheckout checkoutstep="${5}" checkoutname="${'OrderSummary'}"/&gt;</w:t>
      </w:r>
      <w:r>
        <w:t xml:space="preserve">  </w:t>
      </w:r>
    </w:p>
    <w:tbl>
      <w:tblPr>
        <w:tblStyle w:val="TableGrid"/>
        <w:tblW w:w="0" w:type="auto"/>
        <w:tblLook w:val="04A0" w:firstRow="1" w:lastRow="0" w:firstColumn="1" w:lastColumn="0" w:noHBand="0" w:noVBand="1"/>
      </w:tblPr>
      <w:tblGrid>
        <w:gridCol w:w="10296"/>
      </w:tblGrid>
      <w:tr w:rsidR="00B54007" w14:paraId="0CBA8389" w14:textId="77777777" w:rsidTr="00E57B51">
        <w:tc>
          <w:tcPr>
            <w:tcW w:w="10296" w:type="dxa"/>
          </w:tcPr>
          <w:p w14:paraId="2CC4CFBB"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174" w:author="WIN764BIT" w:date="2017-08-30T16:31: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175"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76" w:author="WIN764BIT" w:date="2017-08-30T16:31:00Z">
                  <w:rPr>
                    <w:rFonts w:ascii="Consolas" w:eastAsia="Times New Roman" w:hAnsi="Consolas" w:cs="Consolas"/>
                    <w:color w:val="3F7F7F"/>
                    <w:sz w:val="20"/>
                    <w:szCs w:val="20"/>
                    <w:highlight w:val="yellow"/>
                  </w:rPr>
                </w:rPrChange>
              </w:rPr>
              <w:t>isscript</w:t>
            </w:r>
            <w:r w:rsidRPr="00C81178">
              <w:rPr>
                <w:rFonts w:eastAsia="Times New Roman" w:cs="Consolas"/>
                <w:color w:val="008080"/>
                <w:sz w:val="20"/>
                <w:szCs w:val="20"/>
                <w:highlight w:val="yellow"/>
                <w:rPrChange w:id="177" w:author="WIN764BIT" w:date="2017-08-30T16:31:00Z">
                  <w:rPr>
                    <w:rFonts w:ascii="Consolas" w:eastAsia="Times New Roman" w:hAnsi="Consolas" w:cs="Consolas"/>
                    <w:color w:val="008080"/>
                    <w:sz w:val="20"/>
                    <w:szCs w:val="20"/>
                    <w:highlight w:val="yellow"/>
                  </w:rPr>
                </w:rPrChange>
              </w:rPr>
              <w:t>&gt;</w:t>
            </w:r>
          </w:p>
          <w:p w14:paraId="1561FCF9"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178" w:author="WIN764BIT" w:date="2017-08-30T16:31: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179" w:author="WIN764BIT" w:date="2017-08-30T16:31:00Z">
                  <w:rPr>
                    <w:rFonts w:ascii="Consolas" w:eastAsia="Times New Roman" w:hAnsi="Consolas" w:cs="Consolas"/>
                    <w:color w:val="000000"/>
                    <w:sz w:val="20"/>
                    <w:szCs w:val="20"/>
                    <w:highlight w:val="yellow"/>
                  </w:rPr>
                </w:rPrChange>
              </w:rPr>
              <w:tab/>
              <w:t>var CybersourceConstants = require('int_cybersource/cartridge/scripts/utils/CybersourceConstants');</w:t>
            </w:r>
          </w:p>
          <w:p w14:paraId="6B328D3C"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180" w:author="WIN764BIT" w:date="2017-08-30T16:31: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181" w:author="WIN764BIT" w:date="2017-08-30T16:31:00Z">
                  <w:rPr>
                    <w:rFonts w:ascii="Consolas" w:eastAsia="Times New Roman" w:hAnsi="Consolas" w:cs="Consolas"/>
                    <w:color w:val="000000"/>
                    <w:sz w:val="20"/>
                    <w:szCs w:val="20"/>
                    <w:highlight w:val="yellow"/>
                  </w:rPr>
                </w:rPrChange>
              </w:rPr>
              <w:t xml:space="preserve"> </w:t>
            </w:r>
            <w:r w:rsidRPr="00C81178">
              <w:rPr>
                <w:rFonts w:eastAsia="Times New Roman" w:cs="Consolas"/>
                <w:color w:val="008080"/>
                <w:sz w:val="20"/>
                <w:szCs w:val="20"/>
                <w:highlight w:val="yellow"/>
                <w:rPrChange w:id="182"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83" w:author="WIN764BIT" w:date="2017-08-30T16:31:00Z">
                  <w:rPr>
                    <w:rFonts w:ascii="Consolas" w:eastAsia="Times New Roman" w:hAnsi="Consolas" w:cs="Consolas"/>
                    <w:color w:val="3F7F7F"/>
                    <w:sz w:val="20"/>
                    <w:szCs w:val="20"/>
                    <w:highlight w:val="yellow"/>
                  </w:rPr>
                </w:rPrChange>
              </w:rPr>
              <w:t>isscript</w:t>
            </w:r>
            <w:r w:rsidRPr="00C81178">
              <w:rPr>
                <w:rFonts w:eastAsia="Times New Roman" w:cs="Consolas"/>
                <w:color w:val="008080"/>
                <w:sz w:val="20"/>
                <w:szCs w:val="20"/>
                <w:highlight w:val="yellow"/>
                <w:rPrChange w:id="184" w:author="WIN764BIT" w:date="2017-08-30T16:31:00Z">
                  <w:rPr>
                    <w:rFonts w:ascii="Consolas" w:eastAsia="Times New Roman" w:hAnsi="Consolas" w:cs="Consolas"/>
                    <w:color w:val="008080"/>
                    <w:sz w:val="20"/>
                    <w:szCs w:val="20"/>
                    <w:highlight w:val="yellow"/>
                  </w:rPr>
                </w:rPrChange>
              </w:rPr>
              <w:t>&gt;</w:t>
            </w:r>
          </w:p>
          <w:p w14:paraId="0D611A28"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185" w:author="WIN764BIT" w:date="2017-08-30T16:31: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186"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87" w:author="WIN764BIT" w:date="2017-08-30T16:31:00Z">
                  <w:rPr>
                    <w:rFonts w:ascii="Consolas" w:eastAsia="Times New Roman" w:hAnsi="Consolas" w:cs="Consolas"/>
                    <w:color w:val="3F7F7F"/>
                    <w:sz w:val="20"/>
                    <w:szCs w:val="20"/>
                    <w:highlight w:val="yellow"/>
                  </w:rPr>
                </w:rPrChange>
              </w:rPr>
              <w:t>isset</w:t>
            </w:r>
            <w:r w:rsidRPr="00C81178">
              <w:rPr>
                <w:rFonts w:eastAsia="Times New Roman" w:cs="Consolas"/>
                <w:sz w:val="20"/>
                <w:szCs w:val="20"/>
                <w:highlight w:val="yellow"/>
                <w:rPrChange w:id="188"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89" w:author="WIN764BIT" w:date="2017-08-30T16:31:00Z">
                  <w:rPr>
                    <w:rFonts w:ascii="Consolas" w:eastAsia="Times New Roman" w:hAnsi="Consolas" w:cs="Consolas"/>
                    <w:color w:val="7F007F"/>
                    <w:sz w:val="20"/>
                    <w:szCs w:val="20"/>
                    <w:highlight w:val="yellow"/>
                  </w:rPr>
                </w:rPrChange>
              </w:rPr>
              <w:t>name</w:t>
            </w:r>
            <w:r w:rsidRPr="00C81178">
              <w:rPr>
                <w:rFonts w:eastAsia="Times New Roman" w:cs="Consolas"/>
                <w:color w:val="000000"/>
                <w:sz w:val="20"/>
                <w:szCs w:val="20"/>
                <w:highlight w:val="yellow"/>
                <w:rPrChange w:id="190"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91" w:author="WIN764BIT" w:date="2017-08-30T16:31:00Z">
                  <w:rPr>
                    <w:rFonts w:ascii="Consolas" w:eastAsia="Times New Roman" w:hAnsi="Consolas" w:cs="Consolas"/>
                    <w:i/>
                    <w:iCs/>
                    <w:color w:val="2A00FF"/>
                    <w:sz w:val="20"/>
                    <w:szCs w:val="20"/>
                    <w:highlight w:val="yellow"/>
                  </w:rPr>
                </w:rPrChange>
              </w:rPr>
              <w:t>"klarnarequired"</w:t>
            </w:r>
            <w:r w:rsidRPr="00C81178">
              <w:rPr>
                <w:rFonts w:eastAsia="Times New Roman" w:cs="Consolas"/>
                <w:sz w:val="20"/>
                <w:szCs w:val="20"/>
                <w:highlight w:val="yellow"/>
                <w:rPrChange w:id="192"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93" w:author="WIN764BIT" w:date="2017-08-30T16:31:00Z">
                  <w:rPr>
                    <w:rFonts w:ascii="Consolas" w:eastAsia="Times New Roman" w:hAnsi="Consolas" w:cs="Consolas"/>
                    <w:color w:val="7F007F"/>
                    <w:sz w:val="20"/>
                    <w:szCs w:val="20"/>
                    <w:highlight w:val="yellow"/>
                  </w:rPr>
                </w:rPrChange>
              </w:rPr>
              <w:t>value</w:t>
            </w:r>
            <w:r w:rsidRPr="00C81178">
              <w:rPr>
                <w:rFonts w:eastAsia="Times New Roman" w:cs="Consolas"/>
                <w:color w:val="000000"/>
                <w:sz w:val="20"/>
                <w:szCs w:val="20"/>
                <w:highlight w:val="yellow"/>
                <w:rPrChange w:id="194"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95" w:author="WIN764BIT" w:date="2017-08-30T16:31:00Z">
                  <w:rPr>
                    <w:rFonts w:ascii="Consolas" w:eastAsia="Times New Roman" w:hAnsi="Consolas" w:cs="Consolas"/>
                    <w:i/>
                    <w:iCs/>
                    <w:color w:val="2A00FF"/>
                    <w:sz w:val="20"/>
                    <w:szCs w:val="20"/>
                    <w:highlight w:val="yellow"/>
                  </w:rPr>
                </w:rPrChange>
              </w:rPr>
              <w:t>"${false}"</w:t>
            </w:r>
            <w:r w:rsidRPr="00C81178">
              <w:rPr>
                <w:rFonts w:eastAsia="Times New Roman" w:cs="Consolas"/>
                <w:sz w:val="20"/>
                <w:szCs w:val="20"/>
                <w:highlight w:val="yellow"/>
                <w:rPrChange w:id="196"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97" w:author="WIN764BIT" w:date="2017-08-30T16:31:00Z">
                  <w:rPr>
                    <w:rFonts w:ascii="Consolas" w:eastAsia="Times New Roman" w:hAnsi="Consolas" w:cs="Consolas"/>
                    <w:color w:val="7F007F"/>
                    <w:sz w:val="20"/>
                    <w:szCs w:val="20"/>
                    <w:highlight w:val="yellow"/>
                  </w:rPr>
                </w:rPrChange>
              </w:rPr>
              <w:t>scope</w:t>
            </w:r>
            <w:r w:rsidRPr="00C81178">
              <w:rPr>
                <w:rFonts w:eastAsia="Times New Roman" w:cs="Consolas"/>
                <w:color w:val="000000"/>
                <w:sz w:val="20"/>
                <w:szCs w:val="20"/>
                <w:highlight w:val="yellow"/>
                <w:rPrChange w:id="198"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99" w:author="WIN764BIT" w:date="2017-08-30T16:31:00Z">
                  <w:rPr>
                    <w:rFonts w:ascii="Consolas" w:eastAsia="Times New Roman" w:hAnsi="Consolas" w:cs="Consolas"/>
                    <w:i/>
                    <w:iCs/>
                    <w:color w:val="2A00FF"/>
                    <w:sz w:val="20"/>
                    <w:szCs w:val="20"/>
                    <w:highlight w:val="yellow"/>
                  </w:rPr>
                </w:rPrChange>
              </w:rPr>
              <w:t>"page"</w:t>
            </w:r>
            <w:r w:rsidRPr="00C81178">
              <w:rPr>
                <w:rFonts w:eastAsia="Times New Roman" w:cs="Consolas"/>
                <w:color w:val="008080"/>
                <w:sz w:val="20"/>
                <w:szCs w:val="20"/>
                <w:highlight w:val="yellow"/>
                <w:rPrChange w:id="200" w:author="WIN764BIT" w:date="2017-08-30T16:31:00Z">
                  <w:rPr>
                    <w:rFonts w:ascii="Consolas" w:eastAsia="Times New Roman" w:hAnsi="Consolas" w:cs="Consolas"/>
                    <w:color w:val="008080"/>
                    <w:sz w:val="20"/>
                    <w:szCs w:val="20"/>
                    <w:highlight w:val="yellow"/>
                  </w:rPr>
                </w:rPrChange>
              </w:rPr>
              <w:t>/&gt;</w:t>
            </w:r>
          </w:p>
          <w:p w14:paraId="61351E9C"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201" w:author="WIN764BIT" w:date="2017-08-30T16:31: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202"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203" w:author="WIN764BIT" w:date="2017-08-30T16:31:00Z">
                  <w:rPr>
                    <w:rFonts w:ascii="Consolas" w:eastAsia="Times New Roman" w:hAnsi="Consolas" w:cs="Consolas"/>
                    <w:color w:val="3F7F7F"/>
                    <w:sz w:val="20"/>
                    <w:szCs w:val="20"/>
                    <w:highlight w:val="yellow"/>
                  </w:rPr>
                </w:rPrChange>
              </w:rPr>
              <w:t>isif</w:t>
            </w:r>
            <w:r w:rsidRPr="00C81178">
              <w:rPr>
                <w:rFonts w:eastAsia="Times New Roman" w:cs="Consolas"/>
                <w:sz w:val="20"/>
                <w:szCs w:val="20"/>
                <w:highlight w:val="yellow"/>
                <w:rPrChange w:id="204"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205" w:author="WIN764BIT" w:date="2017-08-30T16:31:00Z">
                  <w:rPr>
                    <w:rFonts w:ascii="Consolas" w:eastAsia="Times New Roman" w:hAnsi="Consolas" w:cs="Consolas"/>
                    <w:color w:val="7F007F"/>
                    <w:sz w:val="20"/>
                    <w:szCs w:val="20"/>
                    <w:highlight w:val="yellow"/>
                  </w:rPr>
                </w:rPrChange>
              </w:rPr>
              <w:t>condition</w:t>
            </w:r>
            <w:r w:rsidRPr="00C81178">
              <w:rPr>
                <w:rFonts w:eastAsia="Times New Roman" w:cs="Consolas"/>
                <w:color w:val="000000"/>
                <w:sz w:val="20"/>
                <w:szCs w:val="20"/>
                <w:highlight w:val="yellow"/>
                <w:rPrChange w:id="206"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207" w:author="WIN764BIT" w:date="2017-08-30T16:31:00Z">
                  <w:rPr>
                    <w:rFonts w:ascii="Consolas" w:eastAsia="Times New Roman" w:hAnsi="Consolas" w:cs="Consolas"/>
                    <w:i/>
                    <w:iCs/>
                    <w:color w:val="2A00FF"/>
                    <w:sz w:val="20"/>
                    <w:szCs w:val="20"/>
                    <w:highlight w:val="yellow"/>
                  </w:rPr>
                </w:rPrChange>
              </w:rPr>
              <w:t>"${!empty(pdict.Basket)}"</w:t>
            </w:r>
            <w:r w:rsidRPr="00C81178">
              <w:rPr>
                <w:rFonts w:eastAsia="Times New Roman" w:cs="Consolas"/>
                <w:color w:val="008080"/>
                <w:sz w:val="20"/>
                <w:szCs w:val="20"/>
                <w:highlight w:val="yellow"/>
                <w:rPrChange w:id="208" w:author="WIN764BIT" w:date="2017-08-30T16:31:00Z">
                  <w:rPr>
                    <w:rFonts w:ascii="Consolas" w:eastAsia="Times New Roman" w:hAnsi="Consolas" w:cs="Consolas"/>
                    <w:color w:val="008080"/>
                    <w:sz w:val="20"/>
                    <w:szCs w:val="20"/>
                    <w:highlight w:val="yellow"/>
                  </w:rPr>
                </w:rPrChange>
              </w:rPr>
              <w:t>&gt;</w:t>
            </w:r>
          </w:p>
          <w:p w14:paraId="4DE43BB6"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209" w:author="WIN764BIT" w:date="2017-08-30T16:31: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210"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211" w:author="WIN764BIT" w:date="2017-08-30T16:31:00Z">
                  <w:rPr>
                    <w:rFonts w:ascii="Consolas" w:eastAsia="Times New Roman" w:hAnsi="Consolas" w:cs="Consolas"/>
                    <w:color w:val="3F7F7F"/>
                    <w:sz w:val="20"/>
                    <w:szCs w:val="20"/>
                    <w:highlight w:val="yellow"/>
                  </w:rPr>
                </w:rPrChange>
              </w:rPr>
              <w:t>isset</w:t>
            </w:r>
            <w:r w:rsidRPr="00C81178">
              <w:rPr>
                <w:rFonts w:eastAsia="Times New Roman" w:cs="Consolas"/>
                <w:sz w:val="20"/>
                <w:szCs w:val="20"/>
                <w:highlight w:val="yellow"/>
                <w:rPrChange w:id="212"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213" w:author="WIN764BIT" w:date="2017-08-30T16:31:00Z">
                  <w:rPr>
                    <w:rFonts w:ascii="Consolas" w:eastAsia="Times New Roman" w:hAnsi="Consolas" w:cs="Consolas"/>
                    <w:color w:val="7F007F"/>
                    <w:sz w:val="20"/>
                    <w:szCs w:val="20"/>
                    <w:highlight w:val="yellow"/>
                  </w:rPr>
                </w:rPrChange>
              </w:rPr>
              <w:t>name</w:t>
            </w:r>
            <w:r w:rsidRPr="00C81178">
              <w:rPr>
                <w:rFonts w:eastAsia="Times New Roman" w:cs="Consolas"/>
                <w:color w:val="000000"/>
                <w:sz w:val="20"/>
                <w:szCs w:val="20"/>
                <w:highlight w:val="yellow"/>
                <w:rPrChange w:id="214"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215" w:author="WIN764BIT" w:date="2017-08-30T16:31:00Z">
                  <w:rPr>
                    <w:rFonts w:ascii="Consolas" w:eastAsia="Times New Roman" w:hAnsi="Consolas" w:cs="Consolas"/>
                    <w:i/>
                    <w:iCs/>
                    <w:color w:val="2A00FF"/>
                    <w:sz w:val="20"/>
                    <w:szCs w:val="20"/>
                    <w:highlight w:val="yellow"/>
                  </w:rPr>
                </w:rPrChange>
              </w:rPr>
              <w:t>"LineCntr"</w:t>
            </w:r>
            <w:r w:rsidRPr="00C81178">
              <w:rPr>
                <w:rFonts w:eastAsia="Times New Roman" w:cs="Consolas"/>
                <w:sz w:val="20"/>
                <w:szCs w:val="20"/>
                <w:highlight w:val="yellow"/>
                <w:rPrChange w:id="216"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217" w:author="WIN764BIT" w:date="2017-08-30T16:31:00Z">
                  <w:rPr>
                    <w:rFonts w:ascii="Consolas" w:eastAsia="Times New Roman" w:hAnsi="Consolas" w:cs="Consolas"/>
                    <w:color w:val="7F007F"/>
                    <w:sz w:val="20"/>
                    <w:szCs w:val="20"/>
                    <w:highlight w:val="yellow"/>
                  </w:rPr>
                </w:rPrChange>
              </w:rPr>
              <w:t>value</w:t>
            </w:r>
            <w:r w:rsidRPr="00C81178">
              <w:rPr>
                <w:rFonts w:eastAsia="Times New Roman" w:cs="Consolas"/>
                <w:color w:val="000000"/>
                <w:sz w:val="20"/>
                <w:szCs w:val="20"/>
                <w:highlight w:val="yellow"/>
                <w:rPrChange w:id="218"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219" w:author="WIN764BIT" w:date="2017-08-30T16:31:00Z">
                  <w:rPr>
                    <w:rFonts w:ascii="Consolas" w:eastAsia="Times New Roman" w:hAnsi="Consolas" w:cs="Consolas"/>
                    <w:i/>
                    <w:iCs/>
                    <w:color w:val="2A00FF"/>
                    <w:sz w:val="20"/>
                    <w:szCs w:val="20"/>
                    <w:highlight w:val="yellow"/>
                  </w:rPr>
                </w:rPrChange>
              </w:rPr>
              <w:t>"${pdict.Basket}"</w:t>
            </w:r>
            <w:r w:rsidRPr="00C81178">
              <w:rPr>
                <w:rFonts w:eastAsia="Times New Roman" w:cs="Consolas"/>
                <w:sz w:val="20"/>
                <w:szCs w:val="20"/>
                <w:highlight w:val="yellow"/>
                <w:rPrChange w:id="220"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221" w:author="WIN764BIT" w:date="2017-08-30T16:31:00Z">
                  <w:rPr>
                    <w:rFonts w:ascii="Consolas" w:eastAsia="Times New Roman" w:hAnsi="Consolas" w:cs="Consolas"/>
                    <w:color w:val="7F007F"/>
                    <w:sz w:val="20"/>
                    <w:szCs w:val="20"/>
                    <w:highlight w:val="yellow"/>
                  </w:rPr>
                </w:rPrChange>
              </w:rPr>
              <w:t>scope</w:t>
            </w:r>
            <w:r w:rsidRPr="00C81178">
              <w:rPr>
                <w:rFonts w:eastAsia="Times New Roman" w:cs="Consolas"/>
                <w:color w:val="000000"/>
                <w:sz w:val="20"/>
                <w:szCs w:val="20"/>
                <w:highlight w:val="yellow"/>
                <w:rPrChange w:id="222"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223" w:author="WIN764BIT" w:date="2017-08-30T16:31:00Z">
                  <w:rPr>
                    <w:rFonts w:ascii="Consolas" w:eastAsia="Times New Roman" w:hAnsi="Consolas" w:cs="Consolas"/>
                    <w:i/>
                    <w:iCs/>
                    <w:color w:val="2A00FF"/>
                    <w:sz w:val="20"/>
                    <w:szCs w:val="20"/>
                    <w:highlight w:val="yellow"/>
                  </w:rPr>
                </w:rPrChange>
              </w:rPr>
              <w:t>"page"</w:t>
            </w:r>
            <w:r w:rsidRPr="00C81178">
              <w:rPr>
                <w:rFonts w:eastAsia="Times New Roman" w:cs="Consolas"/>
                <w:color w:val="008080"/>
                <w:sz w:val="20"/>
                <w:szCs w:val="20"/>
                <w:highlight w:val="yellow"/>
                <w:rPrChange w:id="224" w:author="WIN764BIT" w:date="2017-08-30T16:31:00Z">
                  <w:rPr>
                    <w:rFonts w:ascii="Consolas" w:eastAsia="Times New Roman" w:hAnsi="Consolas" w:cs="Consolas"/>
                    <w:color w:val="008080"/>
                    <w:sz w:val="20"/>
                    <w:szCs w:val="20"/>
                    <w:highlight w:val="yellow"/>
                  </w:rPr>
                </w:rPrChange>
              </w:rPr>
              <w:t>/&gt;</w:t>
            </w:r>
          </w:p>
          <w:p w14:paraId="47D38451"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225" w:author="WIN764BIT" w:date="2017-08-30T16:31: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226"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227" w:author="WIN764BIT" w:date="2017-08-30T16:31:00Z">
                  <w:rPr>
                    <w:rFonts w:ascii="Consolas" w:eastAsia="Times New Roman" w:hAnsi="Consolas" w:cs="Consolas"/>
                    <w:color w:val="3F7F7F"/>
                    <w:sz w:val="20"/>
                    <w:szCs w:val="20"/>
                    <w:highlight w:val="yellow"/>
                  </w:rPr>
                </w:rPrChange>
              </w:rPr>
              <w:t>iselseif</w:t>
            </w:r>
            <w:r w:rsidRPr="00C81178">
              <w:rPr>
                <w:rFonts w:eastAsia="Times New Roman" w:cs="Consolas"/>
                <w:sz w:val="20"/>
                <w:szCs w:val="20"/>
                <w:highlight w:val="yellow"/>
                <w:rPrChange w:id="228"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229" w:author="WIN764BIT" w:date="2017-08-30T16:31:00Z">
                  <w:rPr>
                    <w:rFonts w:ascii="Consolas" w:eastAsia="Times New Roman" w:hAnsi="Consolas" w:cs="Consolas"/>
                    <w:color w:val="7F007F"/>
                    <w:sz w:val="20"/>
                    <w:szCs w:val="20"/>
                    <w:highlight w:val="yellow"/>
                  </w:rPr>
                </w:rPrChange>
              </w:rPr>
              <w:t>condition</w:t>
            </w:r>
            <w:r w:rsidRPr="00C81178">
              <w:rPr>
                <w:rFonts w:eastAsia="Times New Roman" w:cs="Consolas"/>
                <w:color w:val="000000"/>
                <w:sz w:val="20"/>
                <w:szCs w:val="20"/>
                <w:highlight w:val="yellow"/>
                <w:rPrChange w:id="230"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231" w:author="WIN764BIT" w:date="2017-08-30T16:31:00Z">
                  <w:rPr>
                    <w:rFonts w:ascii="Consolas" w:eastAsia="Times New Roman" w:hAnsi="Consolas" w:cs="Consolas"/>
                    <w:i/>
                    <w:iCs/>
                    <w:color w:val="2A00FF"/>
                    <w:sz w:val="20"/>
                    <w:szCs w:val="20"/>
                    <w:highlight w:val="yellow"/>
                  </w:rPr>
                </w:rPrChange>
              </w:rPr>
              <w:t>"${!empty(pdict.Order)}"</w:t>
            </w:r>
            <w:r w:rsidRPr="00C81178">
              <w:rPr>
                <w:rFonts w:eastAsia="Times New Roman" w:cs="Consolas"/>
                <w:color w:val="008080"/>
                <w:sz w:val="20"/>
                <w:szCs w:val="20"/>
                <w:highlight w:val="yellow"/>
                <w:rPrChange w:id="232" w:author="WIN764BIT" w:date="2017-08-30T16:31:00Z">
                  <w:rPr>
                    <w:rFonts w:ascii="Consolas" w:eastAsia="Times New Roman" w:hAnsi="Consolas" w:cs="Consolas"/>
                    <w:color w:val="008080"/>
                    <w:sz w:val="20"/>
                    <w:szCs w:val="20"/>
                    <w:highlight w:val="yellow"/>
                  </w:rPr>
                </w:rPrChange>
              </w:rPr>
              <w:t>&gt;</w:t>
            </w:r>
          </w:p>
          <w:p w14:paraId="1887F10B"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233" w:author="WIN764BIT" w:date="2017-08-30T16:31: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234"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235" w:author="WIN764BIT" w:date="2017-08-30T16:31:00Z">
                  <w:rPr>
                    <w:rFonts w:ascii="Consolas" w:eastAsia="Times New Roman" w:hAnsi="Consolas" w:cs="Consolas"/>
                    <w:color w:val="3F7F7F"/>
                    <w:sz w:val="20"/>
                    <w:szCs w:val="20"/>
                    <w:highlight w:val="yellow"/>
                  </w:rPr>
                </w:rPrChange>
              </w:rPr>
              <w:t>isset</w:t>
            </w:r>
            <w:r w:rsidRPr="00C81178">
              <w:rPr>
                <w:rFonts w:eastAsia="Times New Roman" w:cs="Consolas"/>
                <w:sz w:val="20"/>
                <w:szCs w:val="20"/>
                <w:highlight w:val="yellow"/>
                <w:rPrChange w:id="236"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237" w:author="WIN764BIT" w:date="2017-08-30T16:31:00Z">
                  <w:rPr>
                    <w:rFonts w:ascii="Consolas" w:eastAsia="Times New Roman" w:hAnsi="Consolas" w:cs="Consolas"/>
                    <w:color w:val="7F007F"/>
                    <w:sz w:val="20"/>
                    <w:szCs w:val="20"/>
                    <w:highlight w:val="yellow"/>
                  </w:rPr>
                </w:rPrChange>
              </w:rPr>
              <w:t>name</w:t>
            </w:r>
            <w:r w:rsidRPr="00C81178">
              <w:rPr>
                <w:rFonts w:eastAsia="Times New Roman" w:cs="Consolas"/>
                <w:color w:val="000000"/>
                <w:sz w:val="20"/>
                <w:szCs w:val="20"/>
                <w:highlight w:val="yellow"/>
                <w:rPrChange w:id="238"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239" w:author="WIN764BIT" w:date="2017-08-30T16:31:00Z">
                  <w:rPr>
                    <w:rFonts w:ascii="Consolas" w:eastAsia="Times New Roman" w:hAnsi="Consolas" w:cs="Consolas"/>
                    <w:i/>
                    <w:iCs/>
                    <w:color w:val="2A00FF"/>
                    <w:sz w:val="20"/>
                    <w:szCs w:val="20"/>
                    <w:highlight w:val="yellow"/>
                  </w:rPr>
                </w:rPrChange>
              </w:rPr>
              <w:t>"LineCntr"</w:t>
            </w:r>
            <w:r w:rsidRPr="00C81178">
              <w:rPr>
                <w:rFonts w:eastAsia="Times New Roman" w:cs="Consolas"/>
                <w:sz w:val="20"/>
                <w:szCs w:val="20"/>
                <w:highlight w:val="yellow"/>
                <w:rPrChange w:id="240"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241" w:author="WIN764BIT" w:date="2017-08-30T16:31:00Z">
                  <w:rPr>
                    <w:rFonts w:ascii="Consolas" w:eastAsia="Times New Roman" w:hAnsi="Consolas" w:cs="Consolas"/>
                    <w:color w:val="7F007F"/>
                    <w:sz w:val="20"/>
                    <w:szCs w:val="20"/>
                    <w:highlight w:val="yellow"/>
                  </w:rPr>
                </w:rPrChange>
              </w:rPr>
              <w:t>value</w:t>
            </w:r>
            <w:r w:rsidRPr="00C81178">
              <w:rPr>
                <w:rFonts w:eastAsia="Times New Roman" w:cs="Consolas"/>
                <w:color w:val="000000"/>
                <w:sz w:val="20"/>
                <w:szCs w:val="20"/>
                <w:highlight w:val="yellow"/>
                <w:rPrChange w:id="242"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243" w:author="WIN764BIT" w:date="2017-08-30T16:31:00Z">
                  <w:rPr>
                    <w:rFonts w:ascii="Consolas" w:eastAsia="Times New Roman" w:hAnsi="Consolas" w:cs="Consolas"/>
                    <w:i/>
                    <w:iCs/>
                    <w:color w:val="2A00FF"/>
                    <w:sz w:val="20"/>
                    <w:szCs w:val="20"/>
                    <w:highlight w:val="yellow"/>
                  </w:rPr>
                </w:rPrChange>
              </w:rPr>
              <w:t>"${pdict.Order}"</w:t>
            </w:r>
            <w:r w:rsidRPr="00C81178">
              <w:rPr>
                <w:rFonts w:eastAsia="Times New Roman" w:cs="Consolas"/>
                <w:sz w:val="20"/>
                <w:szCs w:val="20"/>
                <w:highlight w:val="yellow"/>
                <w:rPrChange w:id="244"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245" w:author="WIN764BIT" w:date="2017-08-30T16:31:00Z">
                  <w:rPr>
                    <w:rFonts w:ascii="Consolas" w:eastAsia="Times New Roman" w:hAnsi="Consolas" w:cs="Consolas"/>
                    <w:color w:val="7F007F"/>
                    <w:sz w:val="20"/>
                    <w:szCs w:val="20"/>
                    <w:highlight w:val="yellow"/>
                  </w:rPr>
                </w:rPrChange>
              </w:rPr>
              <w:t>scope</w:t>
            </w:r>
            <w:r w:rsidRPr="00C81178">
              <w:rPr>
                <w:rFonts w:eastAsia="Times New Roman" w:cs="Consolas"/>
                <w:color w:val="000000"/>
                <w:sz w:val="20"/>
                <w:szCs w:val="20"/>
                <w:highlight w:val="yellow"/>
                <w:rPrChange w:id="246"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247" w:author="WIN764BIT" w:date="2017-08-30T16:31:00Z">
                  <w:rPr>
                    <w:rFonts w:ascii="Consolas" w:eastAsia="Times New Roman" w:hAnsi="Consolas" w:cs="Consolas"/>
                    <w:i/>
                    <w:iCs/>
                    <w:color w:val="2A00FF"/>
                    <w:sz w:val="20"/>
                    <w:szCs w:val="20"/>
                    <w:highlight w:val="yellow"/>
                  </w:rPr>
                </w:rPrChange>
              </w:rPr>
              <w:t>"page"</w:t>
            </w:r>
            <w:r w:rsidRPr="00C81178">
              <w:rPr>
                <w:rFonts w:eastAsia="Times New Roman" w:cs="Consolas"/>
                <w:color w:val="008080"/>
                <w:sz w:val="20"/>
                <w:szCs w:val="20"/>
                <w:highlight w:val="yellow"/>
                <w:rPrChange w:id="248" w:author="WIN764BIT" w:date="2017-08-30T16:31:00Z">
                  <w:rPr>
                    <w:rFonts w:ascii="Consolas" w:eastAsia="Times New Roman" w:hAnsi="Consolas" w:cs="Consolas"/>
                    <w:color w:val="008080"/>
                    <w:sz w:val="20"/>
                    <w:szCs w:val="20"/>
                    <w:highlight w:val="yellow"/>
                  </w:rPr>
                </w:rPrChange>
              </w:rPr>
              <w:t>/&gt;</w:t>
            </w:r>
          </w:p>
          <w:p w14:paraId="3236EFC4"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249" w:author="WIN764BIT" w:date="2017-08-30T16:31: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250"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251" w:author="WIN764BIT" w:date="2017-08-30T16:31:00Z">
                  <w:rPr>
                    <w:rFonts w:ascii="Consolas" w:eastAsia="Times New Roman" w:hAnsi="Consolas" w:cs="Consolas"/>
                    <w:color w:val="3F7F7F"/>
                    <w:sz w:val="20"/>
                    <w:szCs w:val="20"/>
                    <w:highlight w:val="yellow"/>
                  </w:rPr>
                </w:rPrChange>
              </w:rPr>
              <w:t>isif</w:t>
            </w:r>
            <w:r w:rsidRPr="00C81178">
              <w:rPr>
                <w:rFonts w:eastAsia="Times New Roman" w:cs="Consolas"/>
                <w:color w:val="008080"/>
                <w:sz w:val="20"/>
                <w:szCs w:val="20"/>
                <w:highlight w:val="yellow"/>
                <w:rPrChange w:id="252" w:author="WIN764BIT" w:date="2017-08-30T16:31:00Z">
                  <w:rPr>
                    <w:rFonts w:ascii="Consolas" w:eastAsia="Times New Roman" w:hAnsi="Consolas" w:cs="Consolas"/>
                    <w:color w:val="008080"/>
                    <w:sz w:val="20"/>
                    <w:szCs w:val="20"/>
                    <w:highlight w:val="yellow"/>
                  </w:rPr>
                </w:rPrChange>
              </w:rPr>
              <w:t>&gt;</w:t>
            </w:r>
          </w:p>
          <w:p w14:paraId="0098F199"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253" w:author="WIN764BIT" w:date="2017-08-30T16:31: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254"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255" w:author="WIN764BIT" w:date="2017-08-30T16:31:00Z">
                  <w:rPr>
                    <w:rFonts w:ascii="Consolas" w:eastAsia="Times New Roman" w:hAnsi="Consolas" w:cs="Consolas"/>
                    <w:color w:val="3F7F7F"/>
                    <w:sz w:val="20"/>
                    <w:szCs w:val="20"/>
                    <w:highlight w:val="yellow"/>
                  </w:rPr>
                </w:rPrChange>
              </w:rPr>
              <w:t>isset</w:t>
            </w:r>
            <w:r w:rsidRPr="00C81178">
              <w:rPr>
                <w:rFonts w:eastAsia="Times New Roman" w:cs="Consolas"/>
                <w:sz w:val="20"/>
                <w:szCs w:val="20"/>
                <w:highlight w:val="yellow"/>
                <w:rPrChange w:id="256"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257" w:author="WIN764BIT" w:date="2017-08-30T16:31:00Z">
                  <w:rPr>
                    <w:rFonts w:ascii="Consolas" w:eastAsia="Times New Roman" w:hAnsi="Consolas" w:cs="Consolas"/>
                    <w:color w:val="7F007F"/>
                    <w:sz w:val="20"/>
                    <w:szCs w:val="20"/>
                    <w:highlight w:val="yellow"/>
                  </w:rPr>
                </w:rPrChange>
              </w:rPr>
              <w:t>name</w:t>
            </w:r>
            <w:r w:rsidRPr="00C81178">
              <w:rPr>
                <w:rFonts w:eastAsia="Times New Roman" w:cs="Consolas"/>
                <w:color w:val="000000"/>
                <w:sz w:val="20"/>
                <w:szCs w:val="20"/>
                <w:highlight w:val="yellow"/>
                <w:rPrChange w:id="258"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259" w:author="WIN764BIT" w:date="2017-08-30T16:31:00Z">
                  <w:rPr>
                    <w:rFonts w:ascii="Consolas" w:eastAsia="Times New Roman" w:hAnsi="Consolas" w:cs="Consolas"/>
                    <w:i/>
                    <w:iCs/>
                    <w:color w:val="2A00FF"/>
                    <w:sz w:val="20"/>
                    <w:szCs w:val="20"/>
                    <w:highlight w:val="yellow"/>
                  </w:rPr>
                </w:rPrChange>
              </w:rPr>
              <w:t>"summaryaction"</w:t>
            </w:r>
            <w:r w:rsidRPr="00C81178">
              <w:rPr>
                <w:rFonts w:eastAsia="Times New Roman" w:cs="Consolas"/>
                <w:sz w:val="20"/>
                <w:szCs w:val="20"/>
                <w:highlight w:val="yellow"/>
                <w:rPrChange w:id="260"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261" w:author="WIN764BIT" w:date="2017-08-30T16:31:00Z">
                  <w:rPr>
                    <w:rFonts w:ascii="Consolas" w:eastAsia="Times New Roman" w:hAnsi="Consolas" w:cs="Consolas"/>
                    <w:color w:val="7F007F"/>
                    <w:sz w:val="20"/>
                    <w:szCs w:val="20"/>
                    <w:highlight w:val="yellow"/>
                  </w:rPr>
                </w:rPrChange>
              </w:rPr>
              <w:t>value</w:t>
            </w:r>
            <w:r w:rsidRPr="00C81178">
              <w:rPr>
                <w:rFonts w:eastAsia="Times New Roman" w:cs="Consolas"/>
                <w:color w:val="000000"/>
                <w:sz w:val="20"/>
                <w:szCs w:val="20"/>
                <w:highlight w:val="yellow"/>
                <w:rPrChange w:id="262"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263" w:author="WIN764BIT" w:date="2017-08-30T16:31:00Z">
                  <w:rPr>
                    <w:rFonts w:ascii="Consolas" w:eastAsia="Times New Roman" w:hAnsi="Consolas" w:cs="Consolas"/>
                    <w:i/>
                    <w:iCs/>
                    <w:color w:val="2A00FF"/>
                    <w:sz w:val="20"/>
                    <w:szCs w:val="20"/>
                    <w:highlight w:val="yellow"/>
                  </w:rPr>
                </w:rPrChange>
              </w:rPr>
              <w:t>"${URLUtils.https('COSummary-Submit')}"</w:t>
            </w:r>
            <w:r w:rsidRPr="00C81178">
              <w:rPr>
                <w:rFonts w:eastAsia="Times New Roman" w:cs="Consolas"/>
                <w:sz w:val="20"/>
                <w:szCs w:val="20"/>
                <w:highlight w:val="yellow"/>
                <w:rPrChange w:id="264"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265" w:author="WIN764BIT" w:date="2017-08-30T16:31:00Z">
                  <w:rPr>
                    <w:rFonts w:ascii="Consolas" w:eastAsia="Times New Roman" w:hAnsi="Consolas" w:cs="Consolas"/>
                    <w:color w:val="7F007F"/>
                    <w:sz w:val="20"/>
                    <w:szCs w:val="20"/>
                    <w:highlight w:val="yellow"/>
                  </w:rPr>
                </w:rPrChange>
              </w:rPr>
              <w:t>scope</w:t>
            </w:r>
            <w:r w:rsidRPr="00C81178">
              <w:rPr>
                <w:rFonts w:eastAsia="Times New Roman" w:cs="Consolas"/>
                <w:color w:val="000000"/>
                <w:sz w:val="20"/>
                <w:szCs w:val="20"/>
                <w:highlight w:val="yellow"/>
                <w:rPrChange w:id="266"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267" w:author="WIN764BIT" w:date="2017-08-30T16:31:00Z">
                  <w:rPr>
                    <w:rFonts w:ascii="Consolas" w:eastAsia="Times New Roman" w:hAnsi="Consolas" w:cs="Consolas"/>
                    <w:i/>
                    <w:iCs/>
                    <w:color w:val="2A00FF"/>
                    <w:sz w:val="20"/>
                    <w:szCs w:val="20"/>
                    <w:highlight w:val="yellow"/>
                  </w:rPr>
                </w:rPrChange>
              </w:rPr>
              <w:t>"page"</w:t>
            </w:r>
            <w:r w:rsidRPr="00C81178">
              <w:rPr>
                <w:rFonts w:eastAsia="Times New Roman" w:cs="Consolas"/>
                <w:sz w:val="20"/>
                <w:szCs w:val="20"/>
                <w:highlight w:val="yellow"/>
                <w:rPrChange w:id="268"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008080"/>
                <w:sz w:val="20"/>
                <w:szCs w:val="20"/>
                <w:highlight w:val="yellow"/>
                <w:rPrChange w:id="269" w:author="WIN764BIT" w:date="2017-08-30T16:31:00Z">
                  <w:rPr>
                    <w:rFonts w:ascii="Consolas" w:eastAsia="Times New Roman" w:hAnsi="Consolas" w:cs="Consolas"/>
                    <w:color w:val="008080"/>
                    <w:sz w:val="20"/>
                    <w:szCs w:val="20"/>
                    <w:highlight w:val="yellow"/>
                  </w:rPr>
                </w:rPrChange>
              </w:rPr>
              <w:t>/&gt;</w:t>
            </w:r>
          </w:p>
          <w:p w14:paraId="06792153"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270" w:author="WIN764BIT" w:date="2017-08-30T16:31: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271"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272" w:author="WIN764BIT" w:date="2017-08-30T16:31:00Z">
                  <w:rPr>
                    <w:rFonts w:ascii="Consolas" w:eastAsia="Times New Roman" w:hAnsi="Consolas" w:cs="Consolas"/>
                    <w:color w:val="3F7F7F"/>
                    <w:sz w:val="20"/>
                    <w:szCs w:val="20"/>
                    <w:highlight w:val="yellow"/>
                  </w:rPr>
                </w:rPrChange>
              </w:rPr>
              <w:t>script</w:t>
            </w:r>
            <w:r w:rsidRPr="00C81178">
              <w:rPr>
                <w:rFonts w:eastAsia="Times New Roman" w:cs="Consolas"/>
                <w:sz w:val="20"/>
                <w:szCs w:val="20"/>
                <w:highlight w:val="yellow"/>
                <w:rPrChange w:id="273"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274" w:author="WIN764BIT" w:date="2017-08-30T16:31:00Z">
                  <w:rPr>
                    <w:rFonts w:ascii="Consolas" w:eastAsia="Times New Roman" w:hAnsi="Consolas" w:cs="Consolas"/>
                    <w:color w:val="7F007F"/>
                    <w:sz w:val="20"/>
                    <w:szCs w:val="20"/>
                    <w:highlight w:val="yellow"/>
                  </w:rPr>
                </w:rPrChange>
              </w:rPr>
              <w:t>src</w:t>
            </w:r>
            <w:r w:rsidRPr="00C81178">
              <w:rPr>
                <w:rFonts w:eastAsia="Times New Roman" w:cs="Consolas"/>
                <w:color w:val="000000"/>
                <w:sz w:val="20"/>
                <w:szCs w:val="20"/>
                <w:highlight w:val="yellow"/>
                <w:rPrChange w:id="275"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276" w:author="WIN764BIT" w:date="2017-08-30T16:31:00Z">
                  <w:rPr>
                    <w:rFonts w:ascii="Consolas" w:eastAsia="Times New Roman" w:hAnsi="Consolas" w:cs="Consolas"/>
                    <w:i/>
                    <w:iCs/>
                    <w:color w:val="2A00FF"/>
                    <w:sz w:val="20"/>
                    <w:szCs w:val="20"/>
                    <w:highlight w:val="yellow"/>
                  </w:rPr>
                </w:rPrChange>
              </w:rPr>
              <w:t>"${URLUtils.staticURL('/lib/jquery/jquery-1.11.1.min.js')}"</w:t>
            </w:r>
            <w:r w:rsidRPr="00C81178">
              <w:rPr>
                <w:rFonts w:eastAsia="Times New Roman" w:cs="Consolas"/>
                <w:sz w:val="20"/>
                <w:szCs w:val="20"/>
                <w:highlight w:val="yellow"/>
                <w:rPrChange w:id="277"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278" w:author="WIN764BIT" w:date="2017-08-30T16:31:00Z">
                  <w:rPr>
                    <w:rFonts w:ascii="Consolas" w:eastAsia="Times New Roman" w:hAnsi="Consolas" w:cs="Consolas"/>
                    <w:color w:val="7F007F"/>
                    <w:sz w:val="20"/>
                    <w:szCs w:val="20"/>
                    <w:highlight w:val="yellow"/>
                  </w:rPr>
                </w:rPrChange>
              </w:rPr>
              <w:t>type</w:t>
            </w:r>
            <w:r w:rsidRPr="00C81178">
              <w:rPr>
                <w:rFonts w:eastAsia="Times New Roman" w:cs="Consolas"/>
                <w:color w:val="000000"/>
                <w:sz w:val="20"/>
                <w:szCs w:val="20"/>
                <w:highlight w:val="yellow"/>
                <w:rPrChange w:id="279"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280" w:author="WIN764BIT" w:date="2017-08-30T16:31:00Z">
                  <w:rPr>
                    <w:rFonts w:ascii="Consolas" w:eastAsia="Times New Roman" w:hAnsi="Consolas" w:cs="Consolas"/>
                    <w:i/>
                    <w:iCs/>
                    <w:color w:val="2A00FF"/>
                    <w:sz w:val="20"/>
                    <w:szCs w:val="20"/>
                    <w:highlight w:val="yellow"/>
                  </w:rPr>
                </w:rPrChange>
              </w:rPr>
              <w:t>"text/javascript"</w:t>
            </w:r>
            <w:r w:rsidRPr="00C81178">
              <w:rPr>
                <w:rFonts w:eastAsia="Times New Roman" w:cs="Consolas"/>
                <w:color w:val="008080"/>
                <w:sz w:val="20"/>
                <w:szCs w:val="20"/>
                <w:highlight w:val="yellow"/>
                <w:rPrChange w:id="281" w:author="WIN764BIT" w:date="2017-08-30T16:31:00Z">
                  <w:rPr>
                    <w:rFonts w:ascii="Consolas" w:eastAsia="Times New Roman" w:hAnsi="Consolas" w:cs="Consolas"/>
                    <w:color w:val="008080"/>
                    <w:sz w:val="20"/>
                    <w:szCs w:val="20"/>
                    <w:highlight w:val="yellow"/>
                  </w:rPr>
                </w:rPrChange>
              </w:rPr>
              <w:t>&gt;&lt;/</w:t>
            </w:r>
            <w:r w:rsidRPr="00C81178">
              <w:rPr>
                <w:rFonts w:eastAsia="Times New Roman" w:cs="Consolas"/>
                <w:color w:val="3F7F7F"/>
                <w:sz w:val="20"/>
                <w:szCs w:val="20"/>
                <w:highlight w:val="yellow"/>
                <w:rPrChange w:id="282" w:author="WIN764BIT" w:date="2017-08-30T16:31:00Z">
                  <w:rPr>
                    <w:rFonts w:ascii="Consolas" w:eastAsia="Times New Roman" w:hAnsi="Consolas" w:cs="Consolas"/>
                    <w:color w:val="3F7F7F"/>
                    <w:sz w:val="20"/>
                    <w:szCs w:val="20"/>
                    <w:highlight w:val="yellow"/>
                  </w:rPr>
                </w:rPrChange>
              </w:rPr>
              <w:t>script</w:t>
            </w:r>
            <w:r w:rsidRPr="00C81178">
              <w:rPr>
                <w:rFonts w:eastAsia="Times New Roman" w:cs="Consolas"/>
                <w:color w:val="008080"/>
                <w:sz w:val="20"/>
                <w:szCs w:val="20"/>
                <w:highlight w:val="yellow"/>
                <w:rPrChange w:id="283" w:author="WIN764BIT" w:date="2017-08-30T16:31:00Z">
                  <w:rPr>
                    <w:rFonts w:ascii="Consolas" w:eastAsia="Times New Roman" w:hAnsi="Consolas" w:cs="Consolas"/>
                    <w:color w:val="008080"/>
                    <w:sz w:val="20"/>
                    <w:szCs w:val="20"/>
                    <w:highlight w:val="yellow"/>
                  </w:rPr>
                </w:rPrChange>
              </w:rPr>
              <w:t>&gt;</w:t>
            </w:r>
          </w:p>
          <w:p w14:paraId="70001D1B"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284" w:author="WIN764BIT" w:date="2017-08-30T16:31: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285"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286" w:author="WIN764BIT" w:date="2017-08-30T16:31:00Z">
                  <w:rPr>
                    <w:rFonts w:ascii="Consolas" w:eastAsia="Times New Roman" w:hAnsi="Consolas" w:cs="Consolas"/>
                    <w:color w:val="3F7F7F"/>
                    <w:sz w:val="20"/>
                    <w:szCs w:val="20"/>
                    <w:highlight w:val="yellow"/>
                  </w:rPr>
                </w:rPrChange>
              </w:rPr>
              <w:t>isset</w:t>
            </w:r>
            <w:r w:rsidRPr="00C81178">
              <w:rPr>
                <w:rFonts w:eastAsia="Times New Roman" w:cs="Consolas"/>
                <w:sz w:val="20"/>
                <w:szCs w:val="20"/>
                <w:highlight w:val="yellow"/>
                <w:rPrChange w:id="287"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288" w:author="WIN764BIT" w:date="2017-08-30T16:31:00Z">
                  <w:rPr>
                    <w:rFonts w:ascii="Consolas" w:eastAsia="Times New Roman" w:hAnsi="Consolas" w:cs="Consolas"/>
                    <w:color w:val="7F007F"/>
                    <w:sz w:val="20"/>
                    <w:szCs w:val="20"/>
                    <w:highlight w:val="yellow"/>
                  </w:rPr>
                </w:rPrChange>
              </w:rPr>
              <w:t>name</w:t>
            </w:r>
            <w:r w:rsidRPr="00C81178">
              <w:rPr>
                <w:rFonts w:eastAsia="Times New Roman" w:cs="Consolas"/>
                <w:color w:val="000000"/>
                <w:sz w:val="20"/>
                <w:szCs w:val="20"/>
                <w:highlight w:val="yellow"/>
                <w:rPrChange w:id="289"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290" w:author="WIN764BIT" w:date="2017-08-30T16:31:00Z">
                  <w:rPr>
                    <w:rFonts w:ascii="Consolas" w:eastAsia="Times New Roman" w:hAnsi="Consolas" w:cs="Consolas"/>
                    <w:i/>
                    <w:iCs/>
                    <w:color w:val="2A00FF"/>
                    <w:sz w:val="20"/>
                    <w:szCs w:val="20"/>
                    <w:highlight w:val="yellow"/>
                  </w:rPr>
                </w:rPrChange>
              </w:rPr>
              <w:t>"paymentMethod"</w:t>
            </w:r>
            <w:r w:rsidRPr="00C81178">
              <w:rPr>
                <w:rFonts w:eastAsia="Times New Roman" w:cs="Consolas"/>
                <w:sz w:val="20"/>
                <w:szCs w:val="20"/>
                <w:highlight w:val="yellow"/>
                <w:rPrChange w:id="291"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292" w:author="WIN764BIT" w:date="2017-08-30T16:31:00Z">
                  <w:rPr>
                    <w:rFonts w:ascii="Consolas" w:eastAsia="Times New Roman" w:hAnsi="Consolas" w:cs="Consolas"/>
                    <w:color w:val="7F007F"/>
                    <w:sz w:val="20"/>
                    <w:szCs w:val="20"/>
                    <w:highlight w:val="yellow"/>
                  </w:rPr>
                </w:rPrChange>
              </w:rPr>
              <w:t>value</w:t>
            </w:r>
            <w:r w:rsidRPr="00C81178">
              <w:rPr>
                <w:rFonts w:eastAsia="Times New Roman" w:cs="Consolas"/>
                <w:color w:val="000000"/>
                <w:sz w:val="20"/>
                <w:szCs w:val="20"/>
                <w:highlight w:val="yellow"/>
                <w:rPrChange w:id="293"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294" w:author="WIN764BIT" w:date="2017-08-30T16:31:00Z">
                  <w:rPr>
                    <w:rFonts w:ascii="Consolas" w:eastAsia="Times New Roman" w:hAnsi="Consolas" w:cs="Consolas"/>
                    <w:i/>
                    <w:iCs/>
                    <w:color w:val="2A00FF"/>
                    <w:sz w:val="20"/>
                    <w:szCs w:val="20"/>
                    <w:highlight w:val="yellow"/>
                  </w:rPr>
                </w:rPrChange>
              </w:rPr>
              <w:t>"${null}"</w:t>
            </w:r>
            <w:r w:rsidRPr="00C81178">
              <w:rPr>
                <w:rFonts w:eastAsia="Times New Roman" w:cs="Consolas"/>
                <w:sz w:val="20"/>
                <w:szCs w:val="20"/>
                <w:highlight w:val="yellow"/>
                <w:rPrChange w:id="295"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296" w:author="WIN764BIT" w:date="2017-08-30T16:31:00Z">
                  <w:rPr>
                    <w:rFonts w:ascii="Consolas" w:eastAsia="Times New Roman" w:hAnsi="Consolas" w:cs="Consolas"/>
                    <w:color w:val="7F007F"/>
                    <w:sz w:val="20"/>
                    <w:szCs w:val="20"/>
                    <w:highlight w:val="yellow"/>
                  </w:rPr>
                </w:rPrChange>
              </w:rPr>
              <w:t>scope</w:t>
            </w:r>
            <w:r w:rsidRPr="00C81178">
              <w:rPr>
                <w:rFonts w:eastAsia="Times New Roman" w:cs="Consolas"/>
                <w:color w:val="000000"/>
                <w:sz w:val="20"/>
                <w:szCs w:val="20"/>
                <w:highlight w:val="yellow"/>
                <w:rPrChange w:id="297"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298" w:author="WIN764BIT" w:date="2017-08-30T16:31:00Z">
                  <w:rPr>
                    <w:rFonts w:ascii="Consolas" w:eastAsia="Times New Roman" w:hAnsi="Consolas" w:cs="Consolas"/>
                    <w:i/>
                    <w:iCs/>
                    <w:color w:val="2A00FF"/>
                    <w:sz w:val="20"/>
                    <w:szCs w:val="20"/>
                    <w:highlight w:val="yellow"/>
                  </w:rPr>
                </w:rPrChange>
              </w:rPr>
              <w:t>"page"</w:t>
            </w:r>
            <w:r w:rsidRPr="00C81178">
              <w:rPr>
                <w:rFonts w:eastAsia="Times New Roman" w:cs="Consolas"/>
                <w:color w:val="008080"/>
                <w:sz w:val="20"/>
                <w:szCs w:val="20"/>
                <w:highlight w:val="yellow"/>
                <w:rPrChange w:id="299" w:author="WIN764BIT" w:date="2017-08-30T16:31:00Z">
                  <w:rPr>
                    <w:rFonts w:ascii="Consolas" w:eastAsia="Times New Roman" w:hAnsi="Consolas" w:cs="Consolas"/>
                    <w:color w:val="008080"/>
                    <w:sz w:val="20"/>
                    <w:szCs w:val="20"/>
                    <w:highlight w:val="yellow"/>
                  </w:rPr>
                </w:rPrChange>
              </w:rPr>
              <w:t>/&gt;</w:t>
            </w:r>
          </w:p>
          <w:p w14:paraId="4F6983BC"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300" w:author="WIN764BIT" w:date="2017-08-30T16:31: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301"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302" w:author="WIN764BIT" w:date="2017-08-30T16:31:00Z">
                  <w:rPr>
                    <w:rFonts w:ascii="Consolas" w:eastAsia="Times New Roman" w:hAnsi="Consolas" w:cs="Consolas"/>
                    <w:color w:val="3F7F7F"/>
                    <w:sz w:val="20"/>
                    <w:szCs w:val="20"/>
                    <w:highlight w:val="yellow"/>
                  </w:rPr>
                </w:rPrChange>
              </w:rPr>
              <w:t>isset</w:t>
            </w:r>
            <w:r w:rsidRPr="00C81178">
              <w:rPr>
                <w:rFonts w:eastAsia="Times New Roman" w:cs="Consolas"/>
                <w:sz w:val="20"/>
                <w:szCs w:val="20"/>
                <w:highlight w:val="yellow"/>
                <w:rPrChange w:id="303"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304" w:author="WIN764BIT" w:date="2017-08-30T16:31:00Z">
                  <w:rPr>
                    <w:rFonts w:ascii="Consolas" w:eastAsia="Times New Roman" w:hAnsi="Consolas" w:cs="Consolas"/>
                    <w:color w:val="7F007F"/>
                    <w:sz w:val="20"/>
                    <w:szCs w:val="20"/>
                    <w:highlight w:val="yellow"/>
                  </w:rPr>
                </w:rPrChange>
              </w:rPr>
              <w:t>name</w:t>
            </w:r>
            <w:r w:rsidRPr="00C81178">
              <w:rPr>
                <w:rFonts w:eastAsia="Times New Roman" w:cs="Consolas"/>
                <w:color w:val="000000"/>
                <w:sz w:val="20"/>
                <w:szCs w:val="20"/>
                <w:highlight w:val="yellow"/>
                <w:rPrChange w:id="305"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306" w:author="WIN764BIT" w:date="2017-08-30T16:31:00Z">
                  <w:rPr>
                    <w:rFonts w:ascii="Consolas" w:eastAsia="Times New Roman" w:hAnsi="Consolas" w:cs="Consolas"/>
                    <w:i/>
                    <w:iCs/>
                    <w:color w:val="2A00FF"/>
                    <w:sz w:val="20"/>
                    <w:szCs w:val="20"/>
                    <w:highlight w:val="yellow"/>
                  </w:rPr>
                </w:rPrChange>
              </w:rPr>
              <w:t>"isIFrame"</w:t>
            </w:r>
            <w:r w:rsidRPr="00C81178">
              <w:rPr>
                <w:rFonts w:eastAsia="Times New Roman" w:cs="Consolas"/>
                <w:sz w:val="20"/>
                <w:szCs w:val="20"/>
                <w:highlight w:val="yellow"/>
                <w:rPrChange w:id="307"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308" w:author="WIN764BIT" w:date="2017-08-30T16:31:00Z">
                  <w:rPr>
                    <w:rFonts w:ascii="Consolas" w:eastAsia="Times New Roman" w:hAnsi="Consolas" w:cs="Consolas"/>
                    <w:color w:val="7F007F"/>
                    <w:sz w:val="20"/>
                    <w:szCs w:val="20"/>
                    <w:highlight w:val="yellow"/>
                  </w:rPr>
                </w:rPrChange>
              </w:rPr>
              <w:t>value</w:t>
            </w:r>
            <w:r w:rsidRPr="00C81178">
              <w:rPr>
                <w:rFonts w:eastAsia="Times New Roman" w:cs="Consolas"/>
                <w:color w:val="000000"/>
                <w:sz w:val="20"/>
                <w:szCs w:val="20"/>
                <w:highlight w:val="yellow"/>
                <w:rPrChange w:id="309"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310" w:author="WIN764BIT" w:date="2017-08-30T16:31:00Z">
                  <w:rPr>
                    <w:rFonts w:ascii="Consolas" w:eastAsia="Times New Roman" w:hAnsi="Consolas" w:cs="Consolas"/>
                    <w:i/>
                    <w:iCs/>
                    <w:color w:val="2A00FF"/>
                    <w:sz w:val="20"/>
                    <w:szCs w:val="20"/>
                    <w:highlight w:val="yellow"/>
                  </w:rPr>
                </w:rPrChange>
              </w:rPr>
              <w:t>"${false}"</w:t>
            </w:r>
            <w:r w:rsidRPr="00C81178">
              <w:rPr>
                <w:rFonts w:eastAsia="Times New Roman" w:cs="Consolas"/>
                <w:sz w:val="20"/>
                <w:szCs w:val="20"/>
                <w:highlight w:val="yellow"/>
                <w:rPrChange w:id="311"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312" w:author="WIN764BIT" w:date="2017-08-30T16:31:00Z">
                  <w:rPr>
                    <w:rFonts w:ascii="Consolas" w:eastAsia="Times New Roman" w:hAnsi="Consolas" w:cs="Consolas"/>
                    <w:color w:val="7F007F"/>
                    <w:sz w:val="20"/>
                    <w:szCs w:val="20"/>
                    <w:highlight w:val="yellow"/>
                  </w:rPr>
                </w:rPrChange>
              </w:rPr>
              <w:t>scope</w:t>
            </w:r>
            <w:r w:rsidRPr="00C81178">
              <w:rPr>
                <w:rFonts w:eastAsia="Times New Roman" w:cs="Consolas"/>
                <w:color w:val="000000"/>
                <w:sz w:val="20"/>
                <w:szCs w:val="20"/>
                <w:highlight w:val="yellow"/>
                <w:rPrChange w:id="313"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314" w:author="WIN764BIT" w:date="2017-08-30T16:31:00Z">
                  <w:rPr>
                    <w:rFonts w:ascii="Consolas" w:eastAsia="Times New Roman" w:hAnsi="Consolas" w:cs="Consolas"/>
                    <w:i/>
                    <w:iCs/>
                    <w:color w:val="2A00FF"/>
                    <w:sz w:val="20"/>
                    <w:szCs w:val="20"/>
                    <w:highlight w:val="yellow"/>
                  </w:rPr>
                </w:rPrChange>
              </w:rPr>
              <w:t>"page"</w:t>
            </w:r>
            <w:r w:rsidRPr="00C81178">
              <w:rPr>
                <w:rFonts w:eastAsia="Times New Roman" w:cs="Consolas"/>
                <w:sz w:val="20"/>
                <w:szCs w:val="20"/>
                <w:highlight w:val="yellow"/>
                <w:rPrChange w:id="315"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008080"/>
                <w:sz w:val="20"/>
                <w:szCs w:val="20"/>
                <w:highlight w:val="yellow"/>
                <w:rPrChange w:id="316" w:author="WIN764BIT" w:date="2017-08-30T16:31:00Z">
                  <w:rPr>
                    <w:rFonts w:ascii="Consolas" w:eastAsia="Times New Roman" w:hAnsi="Consolas" w:cs="Consolas"/>
                    <w:color w:val="008080"/>
                    <w:sz w:val="20"/>
                    <w:szCs w:val="20"/>
                    <w:highlight w:val="yellow"/>
                  </w:rPr>
                </w:rPrChange>
              </w:rPr>
              <w:t>/&gt;</w:t>
            </w:r>
          </w:p>
          <w:p w14:paraId="1DEFA5AE"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317" w:author="WIN764BIT" w:date="2017-08-30T16:31: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318"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319" w:author="WIN764BIT" w:date="2017-08-30T16:31:00Z">
                  <w:rPr>
                    <w:rFonts w:ascii="Consolas" w:eastAsia="Times New Roman" w:hAnsi="Consolas" w:cs="Consolas"/>
                    <w:color w:val="3F7F7F"/>
                    <w:sz w:val="20"/>
                    <w:szCs w:val="20"/>
                    <w:highlight w:val="yellow"/>
                  </w:rPr>
                </w:rPrChange>
              </w:rPr>
              <w:t>isif</w:t>
            </w:r>
            <w:r w:rsidRPr="00C81178">
              <w:rPr>
                <w:rFonts w:eastAsia="Times New Roman" w:cs="Consolas"/>
                <w:sz w:val="20"/>
                <w:szCs w:val="20"/>
                <w:highlight w:val="yellow"/>
                <w:rPrChange w:id="320"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321" w:author="WIN764BIT" w:date="2017-08-30T16:31:00Z">
                  <w:rPr>
                    <w:rFonts w:ascii="Consolas" w:eastAsia="Times New Roman" w:hAnsi="Consolas" w:cs="Consolas"/>
                    <w:color w:val="7F007F"/>
                    <w:sz w:val="20"/>
                    <w:szCs w:val="20"/>
                    <w:highlight w:val="yellow"/>
                  </w:rPr>
                </w:rPrChange>
              </w:rPr>
              <w:t>condition</w:t>
            </w:r>
            <w:r w:rsidRPr="00C81178">
              <w:rPr>
                <w:rFonts w:eastAsia="Times New Roman" w:cs="Consolas"/>
                <w:color w:val="000000"/>
                <w:sz w:val="20"/>
                <w:szCs w:val="20"/>
                <w:highlight w:val="yellow"/>
                <w:rPrChange w:id="322"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323" w:author="WIN764BIT" w:date="2017-08-30T16:31:00Z">
                  <w:rPr>
                    <w:rFonts w:ascii="Consolas" w:eastAsia="Times New Roman" w:hAnsi="Consolas" w:cs="Consolas"/>
                    <w:i/>
                    <w:iCs/>
                    <w:color w:val="2A00FF"/>
                    <w:sz w:val="20"/>
                    <w:szCs w:val="20"/>
                    <w:highlight w:val="yellow"/>
                  </w:rPr>
                </w:rPrChange>
              </w:rPr>
              <w:t>"${!empty(LineCntr.getPaymentInstruments())}"</w:t>
            </w:r>
            <w:r w:rsidRPr="00C81178">
              <w:rPr>
                <w:rFonts w:eastAsia="Times New Roman" w:cs="Consolas"/>
                <w:color w:val="008080"/>
                <w:sz w:val="20"/>
                <w:szCs w:val="20"/>
                <w:highlight w:val="yellow"/>
                <w:rPrChange w:id="324" w:author="WIN764BIT" w:date="2017-08-30T16:31:00Z">
                  <w:rPr>
                    <w:rFonts w:ascii="Consolas" w:eastAsia="Times New Roman" w:hAnsi="Consolas" w:cs="Consolas"/>
                    <w:color w:val="008080"/>
                    <w:sz w:val="20"/>
                    <w:szCs w:val="20"/>
                    <w:highlight w:val="yellow"/>
                  </w:rPr>
                </w:rPrChange>
              </w:rPr>
              <w:t>&gt;</w:t>
            </w:r>
          </w:p>
          <w:p w14:paraId="0DB3CAA6"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325" w:author="WIN764BIT" w:date="2017-08-30T16:31: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326"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327"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328" w:author="WIN764BIT" w:date="2017-08-30T16:31:00Z">
                  <w:rPr>
                    <w:rFonts w:ascii="Consolas" w:eastAsia="Times New Roman" w:hAnsi="Consolas" w:cs="Consolas"/>
                    <w:color w:val="3F7F7F"/>
                    <w:sz w:val="20"/>
                    <w:szCs w:val="20"/>
                    <w:highlight w:val="yellow"/>
                  </w:rPr>
                </w:rPrChange>
              </w:rPr>
              <w:t>isloop</w:t>
            </w:r>
            <w:r w:rsidRPr="00C81178">
              <w:rPr>
                <w:rFonts w:eastAsia="Times New Roman" w:cs="Consolas"/>
                <w:sz w:val="20"/>
                <w:szCs w:val="20"/>
                <w:highlight w:val="yellow"/>
                <w:rPrChange w:id="329"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330" w:author="WIN764BIT" w:date="2017-08-30T16:31:00Z">
                  <w:rPr>
                    <w:rFonts w:ascii="Consolas" w:eastAsia="Times New Roman" w:hAnsi="Consolas" w:cs="Consolas"/>
                    <w:color w:val="7F007F"/>
                    <w:sz w:val="20"/>
                    <w:szCs w:val="20"/>
                    <w:highlight w:val="yellow"/>
                  </w:rPr>
                </w:rPrChange>
              </w:rPr>
              <w:t>items</w:t>
            </w:r>
            <w:r w:rsidRPr="00C81178">
              <w:rPr>
                <w:rFonts w:eastAsia="Times New Roman" w:cs="Consolas"/>
                <w:color w:val="000000"/>
                <w:sz w:val="20"/>
                <w:szCs w:val="20"/>
                <w:highlight w:val="yellow"/>
                <w:rPrChange w:id="331"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332" w:author="WIN764BIT" w:date="2017-08-30T16:31:00Z">
                  <w:rPr>
                    <w:rFonts w:ascii="Consolas" w:eastAsia="Times New Roman" w:hAnsi="Consolas" w:cs="Consolas"/>
                    <w:i/>
                    <w:iCs/>
                    <w:color w:val="2A00FF"/>
                    <w:sz w:val="20"/>
                    <w:szCs w:val="20"/>
                    <w:highlight w:val="yellow"/>
                  </w:rPr>
                </w:rPrChange>
              </w:rPr>
              <w:t>"${LineCntr.getPaymentInstruments()}"</w:t>
            </w:r>
            <w:r w:rsidRPr="00C81178">
              <w:rPr>
                <w:rFonts w:eastAsia="Times New Roman" w:cs="Consolas"/>
                <w:sz w:val="20"/>
                <w:szCs w:val="20"/>
                <w:highlight w:val="yellow"/>
                <w:rPrChange w:id="333"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334" w:author="WIN764BIT" w:date="2017-08-30T16:31:00Z">
                  <w:rPr>
                    <w:rFonts w:ascii="Consolas" w:eastAsia="Times New Roman" w:hAnsi="Consolas" w:cs="Consolas"/>
                    <w:color w:val="7F007F"/>
                    <w:sz w:val="20"/>
                    <w:szCs w:val="20"/>
                    <w:highlight w:val="yellow"/>
                  </w:rPr>
                </w:rPrChange>
              </w:rPr>
              <w:t>var</w:t>
            </w:r>
            <w:r w:rsidRPr="00C81178">
              <w:rPr>
                <w:rFonts w:eastAsia="Times New Roman" w:cs="Consolas"/>
                <w:color w:val="000000"/>
                <w:sz w:val="20"/>
                <w:szCs w:val="20"/>
                <w:highlight w:val="yellow"/>
                <w:rPrChange w:id="335"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336" w:author="WIN764BIT" w:date="2017-08-30T16:31:00Z">
                  <w:rPr>
                    <w:rFonts w:ascii="Consolas" w:eastAsia="Times New Roman" w:hAnsi="Consolas" w:cs="Consolas"/>
                    <w:i/>
                    <w:iCs/>
                    <w:color w:val="2A00FF"/>
                    <w:sz w:val="20"/>
                    <w:szCs w:val="20"/>
                    <w:highlight w:val="yellow"/>
                  </w:rPr>
                </w:rPrChange>
              </w:rPr>
              <w:t>"paymentInstr"</w:t>
            </w:r>
            <w:r w:rsidRPr="00C81178">
              <w:rPr>
                <w:rFonts w:eastAsia="Times New Roman" w:cs="Consolas"/>
                <w:sz w:val="20"/>
                <w:szCs w:val="20"/>
                <w:highlight w:val="yellow"/>
                <w:rPrChange w:id="337"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338" w:author="WIN764BIT" w:date="2017-08-30T16:31:00Z">
                  <w:rPr>
                    <w:rFonts w:ascii="Consolas" w:eastAsia="Times New Roman" w:hAnsi="Consolas" w:cs="Consolas"/>
                    <w:color w:val="7F007F"/>
                    <w:sz w:val="20"/>
                    <w:szCs w:val="20"/>
                    <w:highlight w:val="yellow"/>
                  </w:rPr>
                </w:rPrChange>
              </w:rPr>
              <w:t>status</w:t>
            </w:r>
            <w:r w:rsidRPr="00C81178">
              <w:rPr>
                <w:rFonts w:eastAsia="Times New Roman" w:cs="Consolas"/>
                <w:color w:val="000000"/>
                <w:sz w:val="20"/>
                <w:szCs w:val="20"/>
                <w:highlight w:val="yellow"/>
                <w:rPrChange w:id="339"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340" w:author="WIN764BIT" w:date="2017-08-30T16:31:00Z">
                  <w:rPr>
                    <w:rFonts w:ascii="Consolas" w:eastAsia="Times New Roman" w:hAnsi="Consolas" w:cs="Consolas"/>
                    <w:i/>
                    <w:iCs/>
                    <w:color w:val="2A00FF"/>
                    <w:sz w:val="20"/>
                    <w:szCs w:val="20"/>
                    <w:highlight w:val="yellow"/>
                  </w:rPr>
                </w:rPrChange>
              </w:rPr>
              <w:t>"loopstate"</w:t>
            </w:r>
            <w:r w:rsidRPr="00C81178">
              <w:rPr>
                <w:rFonts w:eastAsia="Times New Roman" w:cs="Consolas"/>
                <w:color w:val="008080"/>
                <w:sz w:val="20"/>
                <w:szCs w:val="20"/>
                <w:highlight w:val="yellow"/>
                <w:rPrChange w:id="341" w:author="WIN764BIT" w:date="2017-08-30T16:31:00Z">
                  <w:rPr>
                    <w:rFonts w:ascii="Consolas" w:eastAsia="Times New Roman" w:hAnsi="Consolas" w:cs="Consolas"/>
                    <w:color w:val="008080"/>
                    <w:sz w:val="20"/>
                    <w:szCs w:val="20"/>
                    <w:highlight w:val="yellow"/>
                  </w:rPr>
                </w:rPrChange>
              </w:rPr>
              <w:t>&gt;</w:t>
            </w:r>
          </w:p>
          <w:p w14:paraId="4571EBE4"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342" w:author="WIN764BIT" w:date="2017-08-30T16:31: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343"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344"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345"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346" w:author="WIN764BIT" w:date="2017-08-30T16:31:00Z">
                  <w:rPr>
                    <w:rFonts w:ascii="Consolas" w:eastAsia="Times New Roman" w:hAnsi="Consolas" w:cs="Consolas"/>
                    <w:color w:val="3F7F7F"/>
                    <w:sz w:val="20"/>
                    <w:szCs w:val="20"/>
                    <w:highlight w:val="yellow"/>
                  </w:rPr>
                </w:rPrChange>
              </w:rPr>
              <w:t>isset</w:t>
            </w:r>
            <w:r w:rsidRPr="00C81178">
              <w:rPr>
                <w:rFonts w:eastAsia="Times New Roman" w:cs="Consolas"/>
                <w:sz w:val="20"/>
                <w:szCs w:val="20"/>
                <w:highlight w:val="yellow"/>
                <w:rPrChange w:id="347"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348" w:author="WIN764BIT" w:date="2017-08-30T16:31:00Z">
                  <w:rPr>
                    <w:rFonts w:ascii="Consolas" w:eastAsia="Times New Roman" w:hAnsi="Consolas" w:cs="Consolas"/>
                    <w:color w:val="7F007F"/>
                    <w:sz w:val="20"/>
                    <w:szCs w:val="20"/>
                    <w:highlight w:val="yellow"/>
                  </w:rPr>
                </w:rPrChange>
              </w:rPr>
              <w:t>name</w:t>
            </w:r>
            <w:r w:rsidRPr="00C81178">
              <w:rPr>
                <w:rFonts w:eastAsia="Times New Roman" w:cs="Consolas"/>
                <w:color w:val="000000"/>
                <w:sz w:val="20"/>
                <w:szCs w:val="20"/>
                <w:highlight w:val="yellow"/>
                <w:rPrChange w:id="349"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350" w:author="WIN764BIT" w:date="2017-08-30T16:31:00Z">
                  <w:rPr>
                    <w:rFonts w:ascii="Consolas" w:eastAsia="Times New Roman" w:hAnsi="Consolas" w:cs="Consolas"/>
                    <w:i/>
                    <w:iCs/>
                    <w:color w:val="2A00FF"/>
                    <w:sz w:val="20"/>
                    <w:szCs w:val="20"/>
                    <w:highlight w:val="yellow"/>
                  </w:rPr>
                </w:rPrChange>
              </w:rPr>
              <w:t>"paymentMethod"</w:t>
            </w:r>
            <w:r w:rsidRPr="00C81178">
              <w:rPr>
                <w:rFonts w:eastAsia="Times New Roman" w:cs="Consolas"/>
                <w:sz w:val="20"/>
                <w:szCs w:val="20"/>
                <w:highlight w:val="yellow"/>
                <w:rPrChange w:id="351"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352" w:author="WIN764BIT" w:date="2017-08-30T16:31:00Z">
                  <w:rPr>
                    <w:rFonts w:ascii="Consolas" w:eastAsia="Times New Roman" w:hAnsi="Consolas" w:cs="Consolas"/>
                    <w:color w:val="7F007F"/>
                    <w:sz w:val="20"/>
                    <w:szCs w:val="20"/>
                    <w:highlight w:val="yellow"/>
                  </w:rPr>
                </w:rPrChange>
              </w:rPr>
              <w:t>value</w:t>
            </w:r>
            <w:r w:rsidRPr="00C81178">
              <w:rPr>
                <w:rFonts w:eastAsia="Times New Roman" w:cs="Consolas"/>
                <w:color w:val="000000"/>
                <w:sz w:val="20"/>
                <w:szCs w:val="20"/>
                <w:highlight w:val="yellow"/>
                <w:rPrChange w:id="353"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354" w:author="WIN764BIT" w:date="2017-08-30T16:31:00Z">
                  <w:rPr>
                    <w:rFonts w:ascii="Consolas" w:eastAsia="Times New Roman" w:hAnsi="Consolas" w:cs="Consolas"/>
                    <w:i/>
                    <w:iCs/>
                    <w:color w:val="2A00FF"/>
                    <w:sz w:val="20"/>
                    <w:szCs w:val="20"/>
                    <w:highlight w:val="yellow"/>
                  </w:rPr>
                </w:rPrChange>
              </w:rPr>
              <w:t>"${dw.order.PaymentMgr.getPaymentMethod(paymentInstr.paymentMethod).ID}"</w:t>
            </w:r>
            <w:r w:rsidRPr="00C81178">
              <w:rPr>
                <w:rFonts w:eastAsia="Times New Roman" w:cs="Consolas"/>
                <w:sz w:val="20"/>
                <w:szCs w:val="20"/>
                <w:highlight w:val="yellow"/>
                <w:rPrChange w:id="355"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356" w:author="WIN764BIT" w:date="2017-08-30T16:31:00Z">
                  <w:rPr>
                    <w:rFonts w:ascii="Consolas" w:eastAsia="Times New Roman" w:hAnsi="Consolas" w:cs="Consolas"/>
                    <w:color w:val="7F007F"/>
                    <w:sz w:val="20"/>
                    <w:szCs w:val="20"/>
                    <w:highlight w:val="yellow"/>
                  </w:rPr>
                </w:rPrChange>
              </w:rPr>
              <w:t>scope</w:t>
            </w:r>
            <w:r w:rsidRPr="00C81178">
              <w:rPr>
                <w:rFonts w:eastAsia="Times New Roman" w:cs="Consolas"/>
                <w:color w:val="000000"/>
                <w:sz w:val="20"/>
                <w:szCs w:val="20"/>
                <w:highlight w:val="yellow"/>
                <w:rPrChange w:id="357"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358" w:author="WIN764BIT" w:date="2017-08-30T16:31:00Z">
                  <w:rPr>
                    <w:rFonts w:ascii="Consolas" w:eastAsia="Times New Roman" w:hAnsi="Consolas" w:cs="Consolas"/>
                    <w:i/>
                    <w:iCs/>
                    <w:color w:val="2A00FF"/>
                    <w:sz w:val="20"/>
                    <w:szCs w:val="20"/>
                    <w:highlight w:val="yellow"/>
                  </w:rPr>
                </w:rPrChange>
              </w:rPr>
              <w:t>"page"</w:t>
            </w:r>
            <w:r w:rsidRPr="00C81178">
              <w:rPr>
                <w:rFonts w:eastAsia="Times New Roman" w:cs="Consolas"/>
                <w:color w:val="008080"/>
                <w:sz w:val="20"/>
                <w:szCs w:val="20"/>
                <w:highlight w:val="yellow"/>
                <w:rPrChange w:id="359" w:author="WIN764BIT" w:date="2017-08-30T16:31:00Z">
                  <w:rPr>
                    <w:rFonts w:ascii="Consolas" w:eastAsia="Times New Roman" w:hAnsi="Consolas" w:cs="Consolas"/>
                    <w:color w:val="008080"/>
                    <w:sz w:val="20"/>
                    <w:szCs w:val="20"/>
                    <w:highlight w:val="yellow"/>
                  </w:rPr>
                </w:rPrChange>
              </w:rPr>
              <w:t>/&gt;</w:t>
            </w:r>
          </w:p>
          <w:p w14:paraId="3E735C66"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360" w:author="WIN764BIT" w:date="2017-08-30T16:31: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361"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362"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363"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364" w:author="WIN764BIT" w:date="2017-08-30T16:31:00Z">
                  <w:rPr>
                    <w:rFonts w:ascii="Consolas" w:eastAsia="Times New Roman" w:hAnsi="Consolas" w:cs="Consolas"/>
                    <w:color w:val="3F7F7F"/>
                    <w:sz w:val="20"/>
                    <w:szCs w:val="20"/>
                    <w:highlight w:val="yellow"/>
                  </w:rPr>
                </w:rPrChange>
              </w:rPr>
              <w:t>isif</w:t>
            </w:r>
            <w:r w:rsidRPr="00C81178">
              <w:rPr>
                <w:rFonts w:eastAsia="Times New Roman" w:cs="Consolas"/>
                <w:sz w:val="20"/>
                <w:szCs w:val="20"/>
                <w:highlight w:val="yellow"/>
                <w:rPrChange w:id="365"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366" w:author="WIN764BIT" w:date="2017-08-30T16:31:00Z">
                  <w:rPr>
                    <w:rFonts w:ascii="Consolas" w:eastAsia="Times New Roman" w:hAnsi="Consolas" w:cs="Consolas"/>
                    <w:color w:val="7F007F"/>
                    <w:sz w:val="20"/>
                    <w:szCs w:val="20"/>
                    <w:highlight w:val="yellow"/>
                  </w:rPr>
                </w:rPrChange>
              </w:rPr>
              <w:t>condition</w:t>
            </w:r>
            <w:r w:rsidRPr="00C81178">
              <w:rPr>
                <w:rFonts w:eastAsia="Times New Roman" w:cs="Consolas"/>
                <w:color w:val="000000"/>
                <w:sz w:val="20"/>
                <w:szCs w:val="20"/>
                <w:highlight w:val="yellow"/>
                <w:rPrChange w:id="367"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368" w:author="WIN764BIT" w:date="2017-08-30T16:31:00Z">
                  <w:rPr>
                    <w:rFonts w:ascii="Consolas" w:eastAsia="Times New Roman" w:hAnsi="Consolas" w:cs="Consolas"/>
                    <w:i/>
                    <w:iCs/>
                    <w:color w:val="2A00FF"/>
                    <w:sz w:val="20"/>
                    <w:szCs w:val="20"/>
                    <w:highlight w:val="yellow"/>
                  </w:rPr>
                </w:rPrChange>
              </w:rPr>
              <w:t>"${dw.order.PaymentMgr.getPaymentMethod(paymentInstr.paymentMethod).ID==CybersourceConstants.METH</w:t>
            </w:r>
            <w:r w:rsidRPr="00C81178">
              <w:rPr>
                <w:rFonts w:eastAsia="Times New Roman" w:cs="Consolas"/>
                <w:i/>
                <w:iCs/>
                <w:color w:val="2A00FF"/>
                <w:sz w:val="20"/>
                <w:szCs w:val="20"/>
                <w:highlight w:val="yellow"/>
                <w:rPrChange w:id="369" w:author="WIN764BIT" w:date="2017-08-30T16:31:00Z">
                  <w:rPr>
                    <w:rFonts w:ascii="Consolas" w:eastAsia="Times New Roman" w:hAnsi="Consolas" w:cs="Consolas"/>
                    <w:i/>
                    <w:iCs/>
                    <w:color w:val="2A00FF"/>
                    <w:sz w:val="20"/>
                    <w:szCs w:val="20"/>
                    <w:highlight w:val="yellow"/>
                  </w:rPr>
                </w:rPrChange>
              </w:rPr>
              <w:lastRenderedPageBreak/>
              <w:t>OD_SA_IFRAME}"</w:t>
            </w:r>
            <w:r w:rsidRPr="00C81178">
              <w:rPr>
                <w:rFonts w:eastAsia="Times New Roman" w:cs="Consolas"/>
                <w:color w:val="008080"/>
                <w:sz w:val="20"/>
                <w:szCs w:val="20"/>
                <w:highlight w:val="yellow"/>
                <w:rPrChange w:id="370" w:author="WIN764BIT" w:date="2017-08-30T16:31:00Z">
                  <w:rPr>
                    <w:rFonts w:ascii="Consolas" w:eastAsia="Times New Roman" w:hAnsi="Consolas" w:cs="Consolas"/>
                    <w:color w:val="008080"/>
                    <w:sz w:val="20"/>
                    <w:szCs w:val="20"/>
                    <w:highlight w:val="yellow"/>
                  </w:rPr>
                </w:rPrChange>
              </w:rPr>
              <w:t>&gt;</w:t>
            </w:r>
          </w:p>
          <w:p w14:paraId="6AAC9556"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371" w:author="WIN764BIT" w:date="2017-08-30T16:31: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372"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373"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374"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375"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376" w:author="WIN764BIT" w:date="2017-08-30T16:31:00Z">
                  <w:rPr>
                    <w:rFonts w:ascii="Consolas" w:eastAsia="Times New Roman" w:hAnsi="Consolas" w:cs="Consolas"/>
                    <w:color w:val="3F7F7F"/>
                    <w:sz w:val="20"/>
                    <w:szCs w:val="20"/>
                    <w:highlight w:val="yellow"/>
                  </w:rPr>
                </w:rPrChange>
              </w:rPr>
              <w:t>isset</w:t>
            </w:r>
            <w:r w:rsidRPr="00C81178">
              <w:rPr>
                <w:rFonts w:eastAsia="Times New Roman" w:cs="Consolas"/>
                <w:sz w:val="20"/>
                <w:szCs w:val="20"/>
                <w:highlight w:val="yellow"/>
                <w:rPrChange w:id="377"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378" w:author="WIN764BIT" w:date="2017-08-30T16:31:00Z">
                  <w:rPr>
                    <w:rFonts w:ascii="Consolas" w:eastAsia="Times New Roman" w:hAnsi="Consolas" w:cs="Consolas"/>
                    <w:color w:val="7F007F"/>
                    <w:sz w:val="20"/>
                    <w:szCs w:val="20"/>
                    <w:highlight w:val="yellow"/>
                  </w:rPr>
                </w:rPrChange>
              </w:rPr>
              <w:t>name</w:t>
            </w:r>
            <w:r w:rsidRPr="00C81178">
              <w:rPr>
                <w:rFonts w:eastAsia="Times New Roman" w:cs="Consolas"/>
                <w:color w:val="000000"/>
                <w:sz w:val="20"/>
                <w:szCs w:val="20"/>
                <w:highlight w:val="yellow"/>
                <w:rPrChange w:id="379"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380" w:author="WIN764BIT" w:date="2017-08-30T16:31:00Z">
                  <w:rPr>
                    <w:rFonts w:ascii="Consolas" w:eastAsia="Times New Roman" w:hAnsi="Consolas" w:cs="Consolas"/>
                    <w:i/>
                    <w:iCs/>
                    <w:color w:val="2A00FF"/>
                    <w:sz w:val="20"/>
                    <w:szCs w:val="20"/>
                    <w:highlight w:val="yellow"/>
                  </w:rPr>
                </w:rPrChange>
              </w:rPr>
              <w:t>"summaryaction"</w:t>
            </w:r>
            <w:r w:rsidRPr="00C81178">
              <w:rPr>
                <w:rFonts w:eastAsia="Times New Roman" w:cs="Consolas"/>
                <w:sz w:val="20"/>
                <w:szCs w:val="20"/>
                <w:highlight w:val="yellow"/>
                <w:rPrChange w:id="381"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382" w:author="WIN764BIT" w:date="2017-08-30T16:31:00Z">
                  <w:rPr>
                    <w:rFonts w:ascii="Consolas" w:eastAsia="Times New Roman" w:hAnsi="Consolas" w:cs="Consolas"/>
                    <w:color w:val="7F007F"/>
                    <w:sz w:val="20"/>
                    <w:szCs w:val="20"/>
                    <w:highlight w:val="yellow"/>
                  </w:rPr>
                </w:rPrChange>
              </w:rPr>
              <w:t>value</w:t>
            </w:r>
            <w:r w:rsidRPr="00C81178">
              <w:rPr>
                <w:rFonts w:eastAsia="Times New Roman" w:cs="Consolas"/>
                <w:color w:val="000000"/>
                <w:sz w:val="20"/>
                <w:szCs w:val="20"/>
                <w:highlight w:val="yellow"/>
                <w:rPrChange w:id="383"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384" w:author="WIN764BIT" w:date="2017-08-30T16:31:00Z">
                  <w:rPr>
                    <w:rFonts w:ascii="Consolas" w:eastAsia="Times New Roman" w:hAnsi="Consolas" w:cs="Consolas"/>
                    <w:i/>
                    <w:iCs/>
                    <w:color w:val="2A00FF"/>
                    <w:sz w:val="20"/>
                    <w:szCs w:val="20"/>
                    <w:highlight w:val="yellow"/>
                  </w:rPr>
                </w:rPrChange>
              </w:rPr>
              <w:t>"${URLUtils.https('COSummary-SubmitOrder')}"</w:t>
            </w:r>
            <w:r w:rsidRPr="00C81178">
              <w:rPr>
                <w:rFonts w:eastAsia="Times New Roman" w:cs="Consolas"/>
                <w:sz w:val="20"/>
                <w:szCs w:val="20"/>
                <w:highlight w:val="yellow"/>
                <w:rPrChange w:id="385"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386" w:author="WIN764BIT" w:date="2017-08-30T16:31:00Z">
                  <w:rPr>
                    <w:rFonts w:ascii="Consolas" w:eastAsia="Times New Roman" w:hAnsi="Consolas" w:cs="Consolas"/>
                    <w:color w:val="7F007F"/>
                    <w:sz w:val="20"/>
                    <w:szCs w:val="20"/>
                    <w:highlight w:val="yellow"/>
                  </w:rPr>
                </w:rPrChange>
              </w:rPr>
              <w:t>scope</w:t>
            </w:r>
            <w:r w:rsidRPr="00C81178">
              <w:rPr>
                <w:rFonts w:eastAsia="Times New Roman" w:cs="Consolas"/>
                <w:color w:val="000000"/>
                <w:sz w:val="20"/>
                <w:szCs w:val="20"/>
                <w:highlight w:val="yellow"/>
                <w:rPrChange w:id="387"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388" w:author="WIN764BIT" w:date="2017-08-30T16:31:00Z">
                  <w:rPr>
                    <w:rFonts w:ascii="Consolas" w:eastAsia="Times New Roman" w:hAnsi="Consolas" w:cs="Consolas"/>
                    <w:i/>
                    <w:iCs/>
                    <w:color w:val="2A00FF"/>
                    <w:sz w:val="20"/>
                    <w:szCs w:val="20"/>
                    <w:highlight w:val="yellow"/>
                  </w:rPr>
                </w:rPrChange>
              </w:rPr>
              <w:t>"page"</w:t>
            </w:r>
            <w:r w:rsidRPr="00C81178">
              <w:rPr>
                <w:rFonts w:eastAsia="Times New Roman" w:cs="Consolas"/>
                <w:sz w:val="20"/>
                <w:szCs w:val="20"/>
                <w:highlight w:val="yellow"/>
                <w:rPrChange w:id="389"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008080"/>
                <w:sz w:val="20"/>
                <w:szCs w:val="20"/>
                <w:highlight w:val="yellow"/>
                <w:rPrChange w:id="390" w:author="WIN764BIT" w:date="2017-08-30T16:31:00Z">
                  <w:rPr>
                    <w:rFonts w:ascii="Consolas" w:eastAsia="Times New Roman" w:hAnsi="Consolas" w:cs="Consolas"/>
                    <w:color w:val="008080"/>
                    <w:sz w:val="20"/>
                    <w:szCs w:val="20"/>
                    <w:highlight w:val="yellow"/>
                  </w:rPr>
                </w:rPrChange>
              </w:rPr>
              <w:t>/&gt;</w:t>
            </w:r>
          </w:p>
          <w:p w14:paraId="79E9EDBD"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391" w:author="WIN764BIT" w:date="2017-08-30T16:31: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392"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393"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394"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395"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396" w:author="WIN764BIT" w:date="2017-08-30T16:31:00Z">
                  <w:rPr>
                    <w:rFonts w:ascii="Consolas" w:eastAsia="Times New Roman" w:hAnsi="Consolas" w:cs="Consolas"/>
                    <w:color w:val="3F7F7F"/>
                    <w:sz w:val="20"/>
                    <w:szCs w:val="20"/>
                    <w:highlight w:val="yellow"/>
                  </w:rPr>
                </w:rPrChange>
              </w:rPr>
              <w:t>isset</w:t>
            </w:r>
            <w:r w:rsidRPr="00C81178">
              <w:rPr>
                <w:rFonts w:eastAsia="Times New Roman" w:cs="Consolas"/>
                <w:sz w:val="20"/>
                <w:szCs w:val="20"/>
                <w:highlight w:val="yellow"/>
                <w:rPrChange w:id="397"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398" w:author="WIN764BIT" w:date="2017-08-30T16:31:00Z">
                  <w:rPr>
                    <w:rFonts w:ascii="Consolas" w:eastAsia="Times New Roman" w:hAnsi="Consolas" w:cs="Consolas"/>
                    <w:color w:val="7F007F"/>
                    <w:sz w:val="20"/>
                    <w:szCs w:val="20"/>
                    <w:highlight w:val="yellow"/>
                  </w:rPr>
                </w:rPrChange>
              </w:rPr>
              <w:t>name</w:t>
            </w:r>
            <w:r w:rsidRPr="00C81178">
              <w:rPr>
                <w:rFonts w:eastAsia="Times New Roman" w:cs="Consolas"/>
                <w:color w:val="000000"/>
                <w:sz w:val="20"/>
                <w:szCs w:val="20"/>
                <w:highlight w:val="yellow"/>
                <w:rPrChange w:id="399"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400" w:author="WIN764BIT" w:date="2017-08-30T16:31:00Z">
                  <w:rPr>
                    <w:rFonts w:ascii="Consolas" w:eastAsia="Times New Roman" w:hAnsi="Consolas" w:cs="Consolas"/>
                    <w:i/>
                    <w:iCs/>
                    <w:color w:val="2A00FF"/>
                    <w:sz w:val="20"/>
                    <w:szCs w:val="20"/>
                    <w:highlight w:val="yellow"/>
                  </w:rPr>
                </w:rPrChange>
              </w:rPr>
              <w:t>"isIFrame"</w:t>
            </w:r>
            <w:r w:rsidRPr="00C81178">
              <w:rPr>
                <w:rFonts w:eastAsia="Times New Roman" w:cs="Consolas"/>
                <w:sz w:val="20"/>
                <w:szCs w:val="20"/>
                <w:highlight w:val="yellow"/>
                <w:rPrChange w:id="401"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402" w:author="WIN764BIT" w:date="2017-08-30T16:31:00Z">
                  <w:rPr>
                    <w:rFonts w:ascii="Consolas" w:eastAsia="Times New Roman" w:hAnsi="Consolas" w:cs="Consolas"/>
                    <w:color w:val="7F007F"/>
                    <w:sz w:val="20"/>
                    <w:szCs w:val="20"/>
                    <w:highlight w:val="yellow"/>
                  </w:rPr>
                </w:rPrChange>
              </w:rPr>
              <w:t>value</w:t>
            </w:r>
            <w:r w:rsidRPr="00C81178">
              <w:rPr>
                <w:rFonts w:eastAsia="Times New Roman" w:cs="Consolas"/>
                <w:color w:val="000000"/>
                <w:sz w:val="20"/>
                <w:szCs w:val="20"/>
                <w:highlight w:val="yellow"/>
                <w:rPrChange w:id="403"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404" w:author="WIN764BIT" w:date="2017-08-30T16:31:00Z">
                  <w:rPr>
                    <w:rFonts w:ascii="Consolas" w:eastAsia="Times New Roman" w:hAnsi="Consolas" w:cs="Consolas"/>
                    <w:i/>
                    <w:iCs/>
                    <w:color w:val="2A00FF"/>
                    <w:sz w:val="20"/>
                    <w:szCs w:val="20"/>
                    <w:highlight w:val="yellow"/>
                  </w:rPr>
                </w:rPrChange>
              </w:rPr>
              <w:t>"${true}"</w:t>
            </w:r>
            <w:r w:rsidRPr="00C81178">
              <w:rPr>
                <w:rFonts w:eastAsia="Times New Roman" w:cs="Consolas"/>
                <w:sz w:val="20"/>
                <w:szCs w:val="20"/>
                <w:highlight w:val="yellow"/>
                <w:rPrChange w:id="405"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406" w:author="WIN764BIT" w:date="2017-08-30T16:31:00Z">
                  <w:rPr>
                    <w:rFonts w:ascii="Consolas" w:eastAsia="Times New Roman" w:hAnsi="Consolas" w:cs="Consolas"/>
                    <w:color w:val="7F007F"/>
                    <w:sz w:val="20"/>
                    <w:szCs w:val="20"/>
                    <w:highlight w:val="yellow"/>
                  </w:rPr>
                </w:rPrChange>
              </w:rPr>
              <w:t>scope</w:t>
            </w:r>
            <w:r w:rsidRPr="00C81178">
              <w:rPr>
                <w:rFonts w:eastAsia="Times New Roman" w:cs="Consolas"/>
                <w:color w:val="000000"/>
                <w:sz w:val="20"/>
                <w:szCs w:val="20"/>
                <w:highlight w:val="yellow"/>
                <w:rPrChange w:id="407"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408" w:author="WIN764BIT" w:date="2017-08-30T16:31:00Z">
                  <w:rPr>
                    <w:rFonts w:ascii="Consolas" w:eastAsia="Times New Roman" w:hAnsi="Consolas" w:cs="Consolas"/>
                    <w:i/>
                    <w:iCs/>
                    <w:color w:val="2A00FF"/>
                    <w:sz w:val="20"/>
                    <w:szCs w:val="20"/>
                    <w:highlight w:val="yellow"/>
                  </w:rPr>
                </w:rPrChange>
              </w:rPr>
              <w:t>"page"</w:t>
            </w:r>
            <w:r w:rsidRPr="00C81178">
              <w:rPr>
                <w:rFonts w:eastAsia="Times New Roman" w:cs="Consolas"/>
                <w:sz w:val="20"/>
                <w:szCs w:val="20"/>
                <w:highlight w:val="yellow"/>
                <w:rPrChange w:id="409"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008080"/>
                <w:sz w:val="20"/>
                <w:szCs w:val="20"/>
                <w:highlight w:val="yellow"/>
                <w:rPrChange w:id="410" w:author="WIN764BIT" w:date="2017-08-30T16:31:00Z">
                  <w:rPr>
                    <w:rFonts w:ascii="Consolas" w:eastAsia="Times New Roman" w:hAnsi="Consolas" w:cs="Consolas"/>
                    <w:color w:val="008080"/>
                    <w:sz w:val="20"/>
                    <w:szCs w:val="20"/>
                    <w:highlight w:val="yellow"/>
                  </w:rPr>
                </w:rPrChange>
              </w:rPr>
              <w:t>/&gt;</w:t>
            </w:r>
          </w:p>
          <w:p w14:paraId="1E526246"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411" w:author="WIN764BIT" w:date="2017-08-30T16:31: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412"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413"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414"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415" w:author="WIN764BIT" w:date="2017-08-30T16:31:00Z">
                  <w:rPr>
                    <w:rFonts w:ascii="Consolas" w:eastAsia="Times New Roman" w:hAnsi="Consolas" w:cs="Consolas"/>
                    <w:color w:val="3F7F7F"/>
                    <w:sz w:val="20"/>
                    <w:szCs w:val="20"/>
                    <w:highlight w:val="yellow"/>
                  </w:rPr>
                </w:rPrChange>
              </w:rPr>
              <w:t>iselseif</w:t>
            </w:r>
            <w:r w:rsidRPr="00C81178">
              <w:rPr>
                <w:rFonts w:eastAsia="Times New Roman" w:cs="Consolas"/>
                <w:sz w:val="20"/>
                <w:szCs w:val="20"/>
                <w:highlight w:val="yellow"/>
                <w:rPrChange w:id="416"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417" w:author="WIN764BIT" w:date="2017-08-30T16:31:00Z">
                  <w:rPr>
                    <w:rFonts w:ascii="Consolas" w:eastAsia="Times New Roman" w:hAnsi="Consolas" w:cs="Consolas"/>
                    <w:color w:val="7F007F"/>
                    <w:sz w:val="20"/>
                    <w:szCs w:val="20"/>
                    <w:highlight w:val="yellow"/>
                  </w:rPr>
                </w:rPrChange>
              </w:rPr>
              <w:t>condition</w:t>
            </w:r>
            <w:r w:rsidRPr="00C81178">
              <w:rPr>
                <w:rFonts w:eastAsia="Times New Roman" w:cs="Consolas"/>
                <w:color w:val="000000"/>
                <w:sz w:val="20"/>
                <w:szCs w:val="20"/>
                <w:highlight w:val="yellow"/>
                <w:rPrChange w:id="418"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419" w:author="WIN764BIT" w:date="2017-08-30T16:31:00Z">
                  <w:rPr>
                    <w:rFonts w:ascii="Consolas" w:eastAsia="Times New Roman" w:hAnsi="Consolas" w:cs="Consolas"/>
                    <w:i/>
                    <w:iCs/>
                    <w:color w:val="2A00FF"/>
                    <w:sz w:val="20"/>
                    <w:szCs w:val="20"/>
                    <w:highlight w:val="yellow"/>
                  </w:rPr>
                </w:rPrChange>
              </w:rPr>
              <w:t>"${CybersourceConstants.KLARNA_PAYMENT_METHOD.equals(dw.order.PaymentMgr.getPaymentMethod(paymentInstr.paymentMethod).ID)}"</w:t>
            </w:r>
            <w:r w:rsidRPr="00C81178">
              <w:rPr>
                <w:rFonts w:eastAsia="Times New Roman" w:cs="Consolas"/>
                <w:sz w:val="20"/>
                <w:szCs w:val="20"/>
                <w:highlight w:val="yellow"/>
                <w:rPrChange w:id="420"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008080"/>
                <w:sz w:val="20"/>
                <w:szCs w:val="20"/>
                <w:highlight w:val="yellow"/>
                <w:rPrChange w:id="421" w:author="WIN764BIT" w:date="2017-08-30T16:31:00Z">
                  <w:rPr>
                    <w:rFonts w:ascii="Consolas" w:eastAsia="Times New Roman" w:hAnsi="Consolas" w:cs="Consolas"/>
                    <w:color w:val="008080"/>
                    <w:sz w:val="20"/>
                    <w:szCs w:val="20"/>
                    <w:highlight w:val="yellow"/>
                  </w:rPr>
                </w:rPrChange>
              </w:rPr>
              <w:t>&gt;</w:t>
            </w:r>
          </w:p>
          <w:p w14:paraId="5990DF96"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422" w:author="WIN764BIT" w:date="2017-08-30T16:31: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423"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424"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425"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426"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427" w:author="WIN764BIT" w:date="2017-08-30T16:31:00Z">
                  <w:rPr>
                    <w:rFonts w:ascii="Consolas" w:eastAsia="Times New Roman" w:hAnsi="Consolas" w:cs="Consolas"/>
                    <w:color w:val="3F7F7F"/>
                    <w:sz w:val="20"/>
                    <w:szCs w:val="20"/>
                    <w:highlight w:val="yellow"/>
                  </w:rPr>
                </w:rPrChange>
              </w:rPr>
              <w:t>isset</w:t>
            </w:r>
            <w:r w:rsidRPr="00C81178">
              <w:rPr>
                <w:rFonts w:eastAsia="Times New Roman" w:cs="Consolas"/>
                <w:sz w:val="20"/>
                <w:szCs w:val="20"/>
                <w:highlight w:val="yellow"/>
                <w:rPrChange w:id="428"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429" w:author="WIN764BIT" w:date="2017-08-30T16:31:00Z">
                  <w:rPr>
                    <w:rFonts w:ascii="Consolas" w:eastAsia="Times New Roman" w:hAnsi="Consolas" w:cs="Consolas"/>
                    <w:color w:val="7F007F"/>
                    <w:sz w:val="20"/>
                    <w:szCs w:val="20"/>
                    <w:highlight w:val="yellow"/>
                  </w:rPr>
                </w:rPrChange>
              </w:rPr>
              <w:t>name</w:t>
            </w:r>
            <w:r w:rsidRPr="00C81178">
              <w:rPr>
                <w:rFonts w:eastAsia="Times New Roman" w:cs="Consolas"/>
                <w:color w:val="000000"/>
                <w:sz w:val="20"/>
                <w:szCs w:val="20"/>
                <w:highlight w:val="yellow"/>
                <w:rPrChange w:id="430"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431" w:author="WIN764BIT" w:date="2017-08-30T16:31:00Z">
                  <w:rPr>
                    <w:rFonts w:ascii="Consolas" w:eastAsia="Times New Roman" w:hAnsi="Consolas" w:cs="Consolas"/>
                    <w:i/>
                    <w:iCs/>
                    <w:color w:val="2A00FF"/>
                    <w:sz w:val="20"/>
                    <w:szCs w:val="20"/>
                    <w:highlight w:val="yellow"/>
                  </w:rPr>
                </w:rPrChange>
              </w:rPr>
              <w:t>"klarnarequired"</w:t>
            </w:r>
            <w:r w:rsidRPr="00C81178">
              <w:rPr>
                <w:rFonts w:eastAsia="Times New Roman" w:cs="Consolas"/>
                <w:sz w:val="20"/>
                <w:szCs w:val="20"/>
                <w:highlight w:val="yellow"/>
                <w:rPrChange w:id="432"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433" w:author="WIN764BIT" w:date="2017-08-30T16:31:00Z">
                  <w:rPr>
                    <w:rFonts w:ascii="Consolas" w:eastAsia="Times New Roman" w:hAnsi="Consolas" w:cs="Consolas"/>
                    <w:color w:val="7F007F"/>
                    <w:sz w:val="20"/>
                    <w:szCs w:val="20"/>
                    <w:highlight w:val="yellow"/>
                  </w:rPr>
                </w:rPrChange>
              </w:rPr>
              <w:t>value</w:t>
            </w:r>
            <w:r w:rsidRPr="00C81178">
              <w:rPr>
                <w:rFonts w:eastAsia="Times New Roman" w:cs="Consolas"/>
                <w:color w:val="000000"/>
                <w:sz w:val="20"/>
                <w:szCs w:val="20"/>
                <w:highlight w:val="yellow"/>
                <w:rPrChange w:id="434"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435" w:author="WIN764BIT" w:date="2017-08-30T16:31:00Z">
                  <w:rPr>
                    <w:rFonts w:ascii="Consolas" w:eastAsia="Times New Roman" w:hAnsi="Consolas" w:cs="Consolas"/>
                    <w:i/>
                    <w:iCs/>
                    <w:color w:val="2A00FF"/>
                    <w:sz w:val="20"/>
                    <w:szCs w:val="20"/>
                    <w:highlight w:val="yellow"/>
                  </w:rPr>
                </w:rPrChange>
              </w:rPr>
              <w:t>"${true}"</w:t>
            </w:r>
            <w:r w:rsidRPr="00C81178">
              <w:rPr>
                <w:rFonts w:eastAsia="Times New Roman" w:cs="Consolas"/>
                <w:sz w:val="20"/>
                <w:szCs w:val="20"/>
                <w:highlight w:val="yellow"/>
                <w:rPrChange w:id="436"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437" w:author="WIN764BIT" w:date="2017-08-30T16:31:00Z">
                  <w:rPr>
                    <w:rFonts w:ascii="Consolas" w:eastAsia="Times New Roman" w:hAnsi="Consolas" w:cs="Consolas"/>
                    <w:color w:val="7F007F"/>
                    <w:sz w:val="20"/>
                    <w:szCs w:val="20"/>
                    <w:highlight w:val="yellow"/>
                  </w:rPr>
                </w:rPrChange>
              </w:rPr>
              <w:t>scope</w:t>
            </w:r>
            <w:r w:rsidRPr="00C81178">
              <w:rPr>
                <w:rFonts w:eastAsia="Times New Roman" w:cs="Consolas"/>
                <w:color w:val="000000"/>
                <w:sz w:val="20"/>
                <w:szCs w:val="20"/>
                <w:highlight w:val="yellow"/>
                <w:rPrChange w:id="438"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439" w:author="WIN764BIT" w:date="2017-08-30T16:31:00Z">
                  <w:rPr>
                    <w:rFonts w:ascii="Consolas" w:eastAsia="Times New Roman" w:hAnsi="Consolas" w:cs="Consolas"/>
                    <w:i/>
                    <w:iCs/>
                    <w:color w:val="2A00FF"/>
                    <w:sz w:val="20"/>
                    <w:szCs w:val="20"/>
                    <w:highlight w:val="yellow"/>
                  </w:rPr>
                </w:rPrChange>
              </w:rPr>
              <w:t>"page"</w:t>
            </w:r>
            <w:r w:rsidRPr="00C81178">
              <w:rPr>
                <w:rFonts w:eastAsia="Times New Roman" w:cs="Consolas"/>
                <w:color w:val="008080"/>
                <w:sz w:val="20"/>
                <w:szCs w:val="20"/>
                <w:highlight w:val="yellow"/>
                <w:rPrChange w:id="440" w:author="WIN764BIT" w:date="2017-08-30T16:31:00Z">
                  <w:rPr>
                    <w:rFonts w:ascii="Consolas" w:eastAsia="Times New Roman" w:hAnsi="Consolas" w:cs="Consolas"/>
                    <w:color w:val="008080"/>
                    <w:sz w:val="20"/>
                    <w:szCs w:val="20"/>
                    <w:highlight w:val="yellow"/>
                  </w:rPr>
                </w:rPrChange>
              </w:rPr>
              <w:t>/&gt;</w:t>
            </w:r>
          </w:p>
          <w:p w14:paraId="25DE5443"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441" w:author="WIN764BIT" w:date="2017-08-30T16:31: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442"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443"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444"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445" w:author="WIN764BIT" w:date="2017-08-30T16:31:00Z">
                  <w:rPr>
                    <w:rFonts w:ascii="Consolas" w:eastAsia="Times New Roman" w:hAnsi="Consolas" w:cs="Consolas"/>
                    <w:color w:val="3F7F7F"/>
                    <w:sz w:val="20"/>
                    <w:szCs w:val="20"/>
                    <w:highlight w:val="yellow"/>
                  </w:rPr>
                </w:rPrChange>
              </w:rPr>
              <w:t>isif</w:t>
            </w:r>
            <w:r w:rsidRPr="00C81178">
              <w:rPr>
                <w:rFonts w:eastAsia="Times New Roman" w:cs="Consolas"/>
                <w:color w:val="008080"/>
                <w:sz w:val="20"/>
                <w:szCs w:val="20"/>
                <w:highlight w:val="yellow"/>
                <w:rPrChange w:id="446" w:author="WIN764BIT" w:date="2017-08-30T16:31:00Z">
                  <w:rPr>
                    <w:rFonts w:ascii="Consolas" w:eastAsia="Times New Roman" w:hAnsi="Consolas" w:cs="Consolas"/>
                    <w:color w:val="008080"/>
                    <w:sz w:val="20"/>
                    <w:szCs w:val="20"/>
                    <w:highlight w:val="yellow"/>
                  </w:rPr>
                </w:rPrChange>
              </w:rPr>
              <w:t>&gt;</w:t>
            </w:r>
          </w:p>
          <w:p w14:paraId="5D534EDA"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447" w:author="WIN764BIT" w:date="2017-08-30T16:31: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448"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449"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450" w:author="WIN764BIT" w:date="2017-08-30T16:31:00Z">
                  <w:rPr>
                    <w:rFonts w:ascii="Consolas" w:eastAsia="Times New Roman" w:hAnsi="Consolas" w:cs="Consolas"/>
                    <w:color w:val="3F7F7F"/>
                    <w:sz w:val="20"/>
                    <w:szCs w:val="20"/>
                    <w:highlight w:val="yellow"/>
                  </w:rPr>
                </w:rPrChange>
              </w:rPr>
              <w:t>isloop</w:t>
            </w:r>
            <w:r w:rsidRPr="00C81178">
              <w:rPr>
                <w:rFonts w:eastAsia="Times New Roman" w:cs="Consolas"/>
                <w:color w:val="008080"/>
                <w:sz w:val="20"/>
                <w:szCs w:val="20"/>
                <w:highlight w:val="yellow"/>
                <w:rPrChange w:id="451" w:author="WIN764BIT" w:date="2017-08-30T16:31:00Z">
                  <w:rPr>
                    <w:rFonts w:ascii="Consolas" w:eastAsia="Times New Roman" w:hAnsi="Consolas" w:cs="Consolas"/>
                    <w:color w:val="008080"/>
                    <w:sz w:val="20"/>
                    <w:szCs w:val="20"/>
                    <w:highlight w:val="yellow"/>
                  </w:rPr>
                </w:rPrChange>
              </w:rPr>
              <w:t>&gt;</w:t>
            </w:r>
          </w:p>
          <w:p w14:paraId="6004EA18"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452" w:author="WIN764BIT" w:date="2017-08-30T16:31: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453"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454" w:author="WIN764BIT" w:date="2017-08-30T16:31:00Z">
                  <w:rPr>
                    <w:rFonts w:ascii="Consolas" w:eastAsia="Times New Roman" w:hAnsi="Consolas" w:cs="Consolas"/>
                    <w:color w:val="3F7F7F"/>
                    <w:sz w:val="20"/>
                    <w:szCs w:val="20"/>
                    <w:highlight w:val="yellow"/>
                  </w:rPr>
                </w:rPrChange>
              </w:rPr>
              <w:t>isif</w:t>
            </w:r>
            <w:r w:rsidRPr="00C81178">
              <w:rPr>
                <w:rFonts w:eastAsia="Times New Roman" w:cs="Consolas"/>
                <w:color w:val="008080"/>
                <w:sz w:val="20"/>
                <w:szCs w:val="20"/>
                <w:highlight w:val="yellow"/>
                <w:rPrChange w:id="455" w:author="WIN764BIT" w:date="2017-08-30T16:31:00Z">
                  <w:rPr>
                    <w:rFonts w:ascii="Consolas" w:eastAsia="Times New Roman" w:hAnsi="Consolas" w:cs="Consolas"/>
                    <w:color w:val="008080"/>
                    <w:sz w:val="20"/>
                    <w:szCs w:val="20"/>
                    <w:highlight w:val="yellow"/>
                  </w:rPr>
                </w:rPrChange>
              </w:rPr>
              <w:t>&gt;</w:t>
            </w:r>
          </w:p>
          <w:p w14:paraId="37957FF3" w14:textId="77777777" w:rsidR="00B54007" w:rsidRPr="00C81178" w:rsidRDefault="00B54007" w:rsidP="00E57B51">
            <w:pPr>
              <w:autoSpaceDE w:val="0"/>
              <w:autoSpaceDN w:val="0"/>
              <w:adjustRightInd w:val="0"/>
              <w:spacing w:after="0" w:line="240" w:lineRule="auto"/>
              <w:rPr>
                <w:rFonts w:eastAsia="Times New Roman" w:cs="Consolas"/>
                <w:sz w:val="20"/>
                <w:szCs w:val="20"/>
                <w:rPrChange w:id="456" w:author="WIN764BIT" w:date="2017-08-30T16:31:00Z">
                  <w:rPr>
                    <w:rFonts w:ascii="Consolas" w:eastAsia="Times New Roman" w:hAnsi="Consolas" w:cs="Consolas"/>
                    <w:sz w:val="20"/>
                    <w:szCs w:val="20"/>
                  </w:rPr>
                </w:rPrChange>
              </w:rPr>
            </w:pPr>
            <w:r w:rsidRPr="00C81178">
              <w:rPr>
                <w:rFonts w:eastAsia="Times New Roman" w:cs="Consolas"/>
                <w:color w:val="008080"/>
                <w:sz w:val="20"/>
                <w:szCs w:val="20"/>
                <w:highlight w:val="yellow"/>
                <w:rPrChange w:id="457"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458" w:author="WIN764BIT" w:date="2017-08-30T16:31:00Z">
                  <w:rPr>
                    <w:rFonts w:ascii="Consolas" w:eastAsia="Times New Roman" w:hAnsi="Consolas" w:cs="Consolas"/>
                    <w:color w:val="3F7F7F"/>
                    <w:sz w:val="20"/>
                    <w:szCs w:val="20"/>
                    <w:highlight w:val="yellow"/>
                  </w:rPr>
                </w:rPrChange>
              </w:rPr>
              <w:t>isif</w:t>
            </w:r>
            <w:r w:rsidRPr="00C81178">
              <w:rPr>
                <w:rFonts w:eastAsia="Times New Roman" w:cs="Consolas"/>
                <w:sz w:val="20"/>
                <w:szCs w:val="20"/>
                <w:highlight w:val="yellow"/>
                <w:rPrChange w:id="459"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460" w:author="WIN764BIT" w:date="2017-08-30T16:31:00Z">
                  <w:rPr>
                    <w:rFonts w:ascii="Consolas" w:eastAsia="Times New Roman" w:hAnsi="Consolas" w:cs="Consolas"/>
                    <w:color w:val="7F007F"/>
                    <w:sz w:val="20"/>
                    <w:szCs w:val="20"/>
                    <w:highlight w:val="yellow"/>
                  </w:rPr>
                </w:rPrChange>
              </w:rPr>
              <w:t>condition</w:t>
            </w:r>
            <w:r w:rsidRPr="00C81178">
              <w:rPr>
                <w:rFonts w:eastAsia="Times New Roman" w:cs="Consolas"/>
                <w:color w:val="000000"/>
                <w:sz w:val="20"/>
                <w:szCs w:val="20"/>
                <w:highlight w:val="yellow"/>
                <w:rPrChange w:id="461"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462" w:author="WIN764BIT" w:date="2017-08-30T16:31:00Z">
                  <w:rPr>
                    <w:rFonts w:ascii="Consolas" w:eastAsia="Times New Roman" w:hAnsi="Consolas" w:cs="Consolas"/>
                    <w:i/>
                    <w:iCs/>
                    <w:color w:val="2A00FF"/>
                    <w:sz w:val="20"/>
                    <w:szCs w:val="20"/>
                    <w:highlight w:val="yellow"/>
                  </w:rPr>
                </w:rPrChange>
              </w:rPr>
              <w:t>"${!empty(LineCntr)}"</w:t>
            </w:r>
            <w:r w:rsidRPr="00C81178">
              <w:rPr>
                <w:rFonts w:eastAsia="Times New Roman" w:cs="Consolas"/>
                <w:color w:val="008080"/>
                <w:sz w:val="20"/>
                <w:szCs w:val="20"/>
                <w:highlight w:val="yellow"/>
                <w:rPrChange w:id="463" w:author="WIN764BIT" w:date="2017-08-30T16:31:00Z">
                  <w:rPr>
                    <w:rFonts w:ascii="Consolas" w:eastAsia="Times New Roman" w:hAnsi="Consolas" w:cs="Consolas"/>
                    <w:color w:val="008080"/>
                    <w:sz w:val="20"/>
                    <w:szCs w:val="20"/>
                    <w:highlight w:val="yellow"/>
                  </w:rPr>
                </w:rPrChange>
              </w:rPr>
              <w:t>&gt;</w:t>
            </w:r>
          </w:p>
          <w:p w14:paraId="7D5A4FF6" w14:textId="2DF820FC" w:rsidR="00B54007" w:rsidRDefault="00B54007" w:rsidP="005C1822">
            <w:pPr>
              <w:pStyle w:val="BodyText"/>
            </w:pPr>
            <w:r w:rsidRPr="00C81178">
              <w:rPr>
                <w:color w:val="000000"/>
                <w:rPrChange w:id="464" w:author="WIN764BIT" w:date="2017-08-30T16:31:00Z">
                  <w:rPr>
                    <w:rFonts w:ascii="Consolas" w:eastAsia="Times New Roman" w:hAnsi="Consolas" w:cs="Consolas"/>
                    <w:color w:val="000000"/>
                    <w:sz w:val="20"/>
                    <w:szCs w:val="20"/>
                  </w:rPr>
                </w:rPrChange>
              </w:rPr>
              <w:tab/>
            </w:r>
            <w:r w:rsidRPr="00C81178">
              <w:rPr>
                <w:color w:val="008080"/>
                <w:rPrChange w:id="465" w:author="WIN764BIT" w:date="2017-08-30T16:31:00Z">
                  <w:rPr>
                    <w:rFonts w:ascii="Consolas" w:eastAsia="Times New Roman" w:hAnsi="Consolas" w:cs="Consolas"/>
                    <w:color w:val="008080"/>
                    <w:sz w:val="20"/>
                    <w:szCs w:val="20"/>
                  </w:rPr>
                </w:rPrChange>
              </w:rPr>
              <w:t>&lt;</w:t>
            </w:r>
            <w:r w:rsidRPr="00C81178">
              <w:rPr>
                <w:color w:val="3F7F7F"/>
                <w:rPrChange w:id="466" w:author="WIN764BIT" w:date="2017-08-30T16:31:00Z">
                  <w:rPr>
                    <w:rFonts w:ascii="Consolas" w:eastAsia="Times New Roman" w:hAnsi="Consolas" w:cs="Consolas"/>
                    <w:color w:val="3F7F7F"/>
                    <w:sz w:val="20"/>
                    <w:szCs w:val="20"/>
                  </w:rPr>
                </w:rPrChange>
              </w:rPr>
              <w:t>isreportcheckout</w:t>
            </w:r>
            <w:r w:rsidRPr="00C81178">
              <w:rPr>
                <w:rPrChange w:id="467" w:author="WIN764BIT" w:date="2017-08-30T16:31:00Z">
                  <w:rPr>
                    <w:rFonts w:ascii="Consolas" w:eastAsia="Times New Roman" w:hAnsi="Consolas" w:cs="Consolas"/>
                    <w:sz w:val="20"/>
                    <w:szCs w:val="20"/>
                  </w:rPr>
                </w:rPrChange>
              </w:rPr>
              <w:t xml:space="preserve"> </w:t>
            </w:r>
            <w:r w:rsidRPr="00C81178">
              <w:rPr>
                <w:color w:val="7F007F"/>
                <w:rPrChange w:id="468" w:author="WIN764BIT" w:date="2017-08-30T16:31:00Z">
                  <w:rPr>
                    <w:rFonts w:ascii="Consolas" w:eastAsia="Times New Roman" w:hAnsi="Consolas" w:cs="Consolas"/>
                    <w:color w:val="7F007F"/>
                    <w:sz w:val="20"/>
                    <w:szCs w:val="20"/>
                  </w:rPr>
                </w:rPrChange>
              </w:rPr>
              <w:t>checkoutstep</w:t>
            </w:r>
            <w:r w:rsidRPr="00C81178">
              <w:rPr>
                <w:color w:val="000000"/>
                <w:rPrChange w:id="469" w:author="WIN764BIT" w:date="2017-08-30T16:31:00Z">
                  <w:rPr>
                    <w:rFonts w:ascii="Consolas" w:eastAsia="Times New Roman" w:hAnsi="Consolas" w:cs="Consolas"/>
                    <w:color w:val="000000"/>
                    <w:sz w:val="20"/>
                    <w:szCs w:val="20"/>
                  </w:rPr>
                </w:rPrChange>
              </w:rPr>
              <w:t>=</w:t>
            </w:r>
            <w:r w:rsidRPr="00C81178">
              <w:rPr>
                <w:i/>
                <w:iCs/>
                <w:rPrChange w:id="470" w:author="WIN764BIT" w:date="2017-08-30T16:31:00Z">
                  <w:rPr>
                    <w:rFonts w:ascii="Consolas" w:eastAsia="Times New Roman" w:hAnsi="Consolas" w:cs="Consolas"/>
                    <w:i/>
                    <w:iCs/>
                    <w:color w:val="2A00FF"/>
                    <w:sz w:val="20"/>
                    <w:szCs w:val="20"/>
                  </w:rPr>
                </w:rPrChange>
              </w:rPr>
              <w:t>"${5}"</w:t>
            </w:r>
            <w:r w:rsidRPr="00C81178">
              <w:rPr>
                <w:rPrChange w:id="471" w:author="WIN764BIT" w:date="2017-08-30T16:31:00Z">
                  <w:rPr>
                    <w:rFonts w:ascii="Consolas" w:eastAsia="Times New Roman" w:hAnsi="Consolas" w:cs="Consolas"/>
                    <w:sz w:val="20"/>
                    <w:szCs w:val="20"/>
                  </w:rPr>
                </w:rPrChange>
              </w:rPr>
              <w:t xml:space="preserve"> </w:t>
            </w:r>
            <w:r w:rsidRPr="00C81178">
              <w:rPr>
                <w:color w:val="7F007F"/>
                <w:rPrChange w:id="472" w:author="WIN764BIT" w:date="2017-08-30T16:31:00Z">
                  <w:rPr>
                    <w:rFonts w:ascii="Consolas" w:eastAsia="Times New Roman" w:hAnsi="Consolas" w:cs="Consolas"/>
                    <w:color w:val="7F007F"/>
                    <w:sz w:val="20"/>
                    <w:szCs w:val="20"/>
                  </w:rPr>
                </w:rPrChange>
              </w:rPr>
              <w:t>checkoutname</w:t>
            </w:r>
            <w:r w:rsidRPr="00C81178">
              <w:rPr>
                <w:color w:val="000000"/>
                <w:rPrChange w:id="473" w:author="WIN764BIT" w:date="2017-08-30T16:31:00Z">
                  <w:rPr>
                    <w:rFonts w:ascii="Consolas" w:eastAsia="Times New Roman" w:hAnsi="Consolas" w:cs="Consolas"/>
                    <w:color w:val="000000"/>
                    <w:sz w:val="20"/>
                    <w:szCs w:val="20"/>
                  </w:rPr>
                </w:rPrChange>
              </w:rPr>
              <w:t>=</w:t>
            </w:r>
            <w:r w:rsidRPr="00C81178">
              <w:rPr>
                <w:i/>
                <w:iCs/>
                <w:rPrChange w:id="474" w:author="WIN764BIT" w:date="2017-08-30T16:31:00Z">
                  <w:rPr>
                    <w:rFonts w:ascii="Consolas" w:eastAsia="Times New Roman" w:hAnsi="Consolas" w:cs="Consolas"/>
                    <w:i/>
                    <w:iCs/>
                    <w:color w:val="2A00FF"/>
                    <w:sz w:val="20"/>
                    <w:szCs w:val="20"/>
                  </w:rPr>
                </w:rPrChange>
              </w:rPr>
              <w:t>"${'OrderSummary'}"</w:t>
            </w:r>
            <w:r w:rsidRPr="00C81178">
              <w:rPr>
                <w:color w:val="008080"/>
                <w:rPrChange w:id="475" w:author="WIN764BIT" w:date="2017-08-30T16:31:00Z">
                  <w:rPr>
                    <w:rFonts w:ascii="Consolas" w:eastAsia="Times New Roman" w:hAnsi="Consolas" w:cs="Consolas"/>
                    <w:color w:val="008080"/>
                    <w:sz w:val="20"/>
                    <w:szCs w:val="20"/>
                  </w:rPr>
                </w:rPrChange>
              </w:rPr>
              <w:t>/&gt;</w:t>
            </w:r>
          </w:p>
        </w:tc>
      </w:tr>
    </w:tbl>
    <w:p w14:paraId="6A54D949" w14:textId="77777777" w:rsidR="00B54007" w:rsidRDefault="00B54007" w:rsidP="005C1822">
      <w:pPr>
        <w:pStyle w:val="BodyText"/>
        <w:numPr>
          <w:ilvl w:val="0"/>
          <w:numId w:val="93"/>
        </w:numPr>
      </w:pPr>
      <w:r>
        <w:lastRenderedPageBreak/>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296"/>
      </w:tblGrid>
      <w:tr w:rsidR="00B54007" w14:paraId="19484EEB" w14:textId="77777777" w:rsidTr="00E57B51">
        <w:tc>
          <w:tcPr>
            <w:tcW w:w="10296" w:type="dxa"/>
          </w:tcPr>
          <w:p w14:paraId="5420C067" w14:textId="77777777" w:rsidR="00B54007" w:rsidRPr="00C81178" w:rsidRDefault="00B54007" w:rsidP="00E57B51">
            <w:pPr>
              <w:autoSpaceDE w:val="0"/>
              <w:autoSpaceDN w:val="0"/>
              <w:adjustRightInd w:val="0"/>
              <w:spacing w:after="0" w:line="240" w:lineRule="auto"/>
              <w:rPr>
                <w:rFonts w:eastAsia="Times New Roman" w:cs="Consolas"/>
                <w:sz w:val="20"/>
                <w:szCs w:val="20"/>
                <w:rPrChange w:id="476" w:author="WIN764BIT" w:date="2017-08-30T16:31:00Z">
                  <w:rPr>
                    <w:rFonts w:ascii="Consolas" w:eastAsia="Times New Roman" w:hAnsi="Consolas" w:cs="Consolas"/>
                    <w:sz w:val="20"/>
                    <w:szCs w:val="20"/>
                  </w:rPr>
                </w:rPrChange>
              </w:rPr>
            </w:pPr>
            <w:r w:rsidRPr="00C81178">
              <w:rPr>
                <w:rFonts w:eastAsia="Times New Roman" w:cs="Consolas"/>
                <w:color w:val="008080"/>
                <w:sz w:val="20"/>
                <w:szCs w:val="20"/>
                <w:rPrChange w:id="477" w:author="WIN764BIT" w:date="2017-08-30T16:31:00Z">
                  <w:rPr>
                    <w:rFonts w:ascii="Consolas" w:eastAsia="Times New Roman" w:hAnsi="Consolas" w:cs="Consolas"/>
                    <w:color w:val="008080"/>
                    <w:sz w:val="20"/>
                    <w:szCs w:val="20"/>
                  </w:rPr>
                </w:rPrChange>
              </w:rPr>
              <w:t>&lt;</w:t>
            </w:r>
            <w:r w:rsidRPr="00B54007">
              <w:rPr>
                <w:rFonts w:eastAsia="Times New Roman" w:cs="Consolas"/>
                <w:color w:val="3F7F7F"/>
                <w:sz w:val="20"/>
                <w:szCs w:val="20"/>
                <w:highlight w:val="lightGray"/>
                <w:rPrChange w:id="478" w:author="WIN764BIT" w:date="2017-08-30T16:31:00Z">
                  <w:rPr>
                    <w:rFonts w:ascii="Consolas" w:eastAsia="Times New Roman" w:hAnsi="Consolas" w:cs="Consolas"/>
                    <w:color w:val="3F7F7F"/>
                    <w:sz w:val="20"/>
                    <w:szCs w:val="20"/>
                    <w:highlight w:val="lightGray"/>
                  </w:rPr>
                </w:rPrChange>
              </w:rPr>
              <w:t>isif</w:t>
            </w:r>
            <w:r w:rsidRPr="00C81178">
              <w:rPr>
                <w:rFonts w:eastAsia="Times New Roman" w:cs="Consolas"/>
                <w:sz w:val="20"/>
                <w:szCs w:val="20"/>
                <w:rPrChange w:id="479" w:author="WIN764BIT" w:date="2017-08-30T16:31: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480" w:author="WIN764BIT" w:date="2017-08-30T16:31:00Z">
                  <w:rPr>
                    <w:rFonts w:ascii="Consolas" w:eastAsia="Times New Roman" w:hAnsi="Consolas" w:cs="Consolas"/>
                    <w:color w:val="7F007F"/>
                    <w:sz w:val="20"/>
                    <w:szCs w:val="20"/>
                  </w:rPr>
                </w:rPrChange>
              </w:rPr>
              <w:t>condition</w:t>
            </w:r>
            <w:r w:rsidRPr="00C81178">
              <w:rPr>
                <w:rFonts w:eastAsia="Times New Roman" w:cs="Consolas"/>
                <w:color w:val="000000"/>
                <w:sz w:val="20"/>
                <w:szCs w:val="20"/>
                <w:rPrChange w:id="481" w:author="WIN764BIT" w:date="2017-08-30T16:31: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482" w:author="WIN764BIT" w:date="2017-08-30T16:31:00Z">
                  <w:rPr>
                    <w:rFonts w:ascii="Consolas" w:eastAsia="Times New Roman" w:hAnsi="Consolas" w:cs="Consolas"/>
                    <w:i/>
                    <w:iCs/>
                    <w:color w:val="2A00FF"/>
                    <w:sz w:val="20"/>
                    <w:szCs w:val="20"/>
                  </w:rPr>
                </w:rPrChange>
              </w:rPr>
              <w:t>"${!pdict.CurrentForms.multishipping.entered.value}"</w:t>
            </w:r>
            <w:r w:rsidRPr="00C81178">
              <w:rPr>
                <w:rFonts w:eastAsia="Times New Roman" w:cs="Consolas"/>
                <w:color w:val="008080"/>
                <w:sz w:val="20"/>
                <w:szCs w:val="20"/>
                <w:rPrChange w:id="483" w:author="WIN764BIT" w:date="2017-08-30T16:31:00Z">
                  <w:rPr>
                    <w:rFonts w:ascii="Consolas" w:eastAsia="Times New Roman" w:hAnsi="Consolas" w:cs="Consolas"/>
                    <w:color w:val="008080"/>
                    <w:sz w:val="20"/>
                    <w:szCs w:val="20"/>
                  </w:rPr>
                </w:rPrChange>
              </w:rPr>
              <w:t>&gt;</w:t>
            </w:r>
          </w:p>
          <w:p w14:paraId="07820511" w14:textId="77777777" w:rsidR="00B54007" w:rsidRPr="00C81178" w:rsidRDefault="00B54007" w:rsidP="00E57B51">
            <w:pPr>
              <w:autoSpaceDE w:val="0"/>
              <w:autoSpaceDN w:val="0"/>
              <w:adjustRightInd w:val="0"/>
              <w:spacing w:after="0" w:line="240" w:lineRule="auto"/>
              <w:rPr>
                <w:rFonts w:eastAsia="Times New Roman" w:cs="Consolas"/>
                <w:sz w:val="20"/>
                <w:szCs w:val="20"/>
                <w:rPrChange w:id="484" w:author="WIN764BIT" w:date="2017-08-30T16:31:00Z">
                  <w:rPr>
                    <w:rFonts w:ascii="Consolas" w:eastAsia="Times New Roman" w:hAnsi="Consolas" w:cs="Consolas"/>
                    <w:sz w:val="20"/>
                    <w:szCs w:val="20"/>
                  </w:rPr>
                </w:rPrChange>
              </w:rPr>
            </w:pPr>
            <w:r w:rsidRPr="00C81178">
              <w:rPr>
                <w:rFonts w:eastAsia="Times New Roman" w:cs="Consolas"/>
                <w:color w:val="000000"/>
                <w:sz w:val="20"/>
                <w:szCs w:val="20"/>
                <w:rPrChange w:id="485" w:author="WIN764BIT" w:date="2017-08-30T16:31: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486" w:author="WIN764BIT" w:date="2017-08-30T16:31: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487" w:author="WIN764BIT" w:date="2017-08-30T16:31: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488" w:author="WIN764BIT" w:date="2017-08-30T16:31:00Z">
                  <w:rPr>
                    <w:rFonts w:ascii="Consolas" w:eastAsia="Times New Roman" w:hAnsi="Consolas" w:cs="Consolas"/>
                    <w:color w:val="3F7F7F"/>
                    <w:sz w:val="20"/>
                    <w:szCs w:val="20"/>
                  </w:rPr>
                </w:rPrChange>
              </w:rPr>
              <w:t>ischeckoutprogressindicator</w:t>
            </w:r>
            <w:r w:rsidRPr="00C81178">
              <w:rPr>
                <w:rFonts w:eastAsia="Times New Roman" w:cs="Consolas"/>
                <w:sz w:val="20"/>
                <w:szCs w:val="20"/>
                <w:rPrChange w:id="489" w:author="WIN764BIT" w:date="2017-08-30T16:31: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490" w:author="WIN764BIT" w:date="2017-08-30T16:31:00Z">
                  <w:rPr>
                    <w:rFonts w:ascii="Consolas" w:eastAsia="Times New Roman" w:hAnsi="Consolas" w:cs="Consolas"/>
                    <w:color w:val="7F007F"/>
                    <w:sz w:val="20"/>
                    <w:szCs w:val="20"/>
                  </w:rPr>
                </w:rPrChange>
              </w:rPr>
              <w:t>step</w:t>
            </w:r>
            <w:r w:rsidRPr="00C81178">
              <w:rPr>
                <w:rFonts w:eastAsia="Times New Roman" w:cs="Consolas"/>
                <w:color w:val="000000"/>
                <w:sz w:val="20"/>
                <w:szCs w:val="20"/>
                <w:rPrChange w:id="491" w:author="WIN764BIT" w:date="2017-08-30T16:31: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492" w:author="WIN764BIT" w:date="2017-08-30T16:31:00Z">
                  <w:rPr>
                    <w:rFonts w:ascii="Consolas" w:eastAsia="Times New Roman" w:hAnsi="Consolas" w:cs="Consolas"/>
                    <w:i/>
                    <w:iCs/>
                    <w:color w:val="2A00FF"/>
                    <w:sz w:val="20"/>
                    <w:szCs w:val="20"/>
                  </w:rPr>
                </w:rPrChange>
              </w:rPr>
              <w:t>"3"</w:t>
            </w:r>
            <w:r w:rsidRPr="00C81178">
              <w:rPr>
                <w:rFonts w:eastAsia="Times New Roman" w:cs="Consolas"/>
                <w:sz w:val="20"/>
                <w:szCs w:val="20"/>
                <w:rPrChange w:id="493" w:author="WIN764BIT" w:date="2017-08-30T16:31: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494" w:author="WIN764BIT" w:date="2017-08-30T16:31:00Z">
                  <w:rPr>
                    <w:rFonts w:ascii="Consolas" w:eastAsia="Times New Roman" w:hAnsi="Consolas" w:cs="Consolas"/>
                    <w:color w:val="7F007F"/>
                    <w:sz w:val="20"/>
                    <w:szCs w:val="20"/>
                  </w:rPr>
                </w:rPrChange>
              </w:rPr>
              <w:t>multishipping</w:t>
            </w:r>
            <w:r w:rsidRPr="00C81178">
              <w:rPr>
                <w:rFonts w:eastAsia="Times New Roman" w:cs="Consolas"/>
                <w:color w:val="000000"/>
                <w:sz w:val="20"/>
                <w:szCs w:val="20"/>
                <w:rPrChange w:id="495" w:author="WIN764BIT" w:date="2017-08-30T16:31: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496" w:author="WIN764BIT" w:date="2017-08-30T16:31:00Z">
                  <w:rPr>
                    <w:rFonts w:ascii="Consolas" w:eastAsia="Times New Roman" w:hAnsi="Consolas" w:cs="Consolas"/>
                    <w:i/>
                    <w:iCs/>
                    <w:color w:val="2A00FF"/>
                    <w:sz w:val="20"/>
                    <w:szCs w:val="20"/>
                  </w:rPr>
                </w:rPrChange>
              </w:rPr>
              <w:t>"false"</w:t>
            </w:r>
            <w:r w:rsidRPr="00C81178">
              <w:rPr>
                <w:rFonts w:eastAsia="Times New Roman" w:cs="Consolas"/>
                <w:sz w:val="20"/>
                <w:szCs w:val="20"/>
                <w:rPrChange w:id="497" w:author="WIN764BIT" w:date="2017-08-30T16:31: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498" w:author="WIN764BIT" w:date="2017-08-30T16:31:00Z">
                  <w:rPr>
                    <w:rFonts w:ascii="Consolas" w:eastAsia="Times New Roman" w:hAnsi="Consolas" w:cs="Consolas"/>
                    <w:color w:val="7F007F"/>
                    <w:sz w:val="20"/>
                    <w:szCs w:val="20"/>
                  </w:rPr>
                </w:rPrChange>
              </w:rPr>
              <w:t>rendershipping</w:t>
            </w:r>
            <w:r w:rsidRPr="00C81178">
              <w:rPr>
                <w:rFonts w:eastAsia="Times New Roman" w:cs="Consolas"/>
                <w:color w:val="000000"/>
                <w:sz w:val="20"/>
                <w:szCs w:val="20"/>
                <w:rPrChange w:id="499" w:author="WIN764BIT" w:date="2017-08-30T16:31: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500" w:author="WIN764BIT" w:date="2017-08-30T16:31:00Z">
                  <w:rPr>
                    <w:rFonts w:ascii="Consolas" w:eastAsia="Times New Roman" w:hAnsi="Consolas" w:cs="Consolas"/>
                    <w:i/>
                    <w:iCs/>
                    <w:color w:val="2A00FF"/>
                    <w:sz w:val="20"/>
                    <w:szCs w:val="20"/>
                  </w:rPr>
                </w:rPrChange>
              </w:rPr>
              <w:t>"${</w:t>
            </w:r>
            <w:r w:rsidRPr="00C81178">
              <w:rPr>
                <w:rFonts w:eastAsia="Times New Roman" w:cs="Consolas"/>
                <w:i/>
                <w:iCs/>
                <w:color w:val="2A00FF"/>
                <w:sz w:val="20"/>
                <w:szCs w:val="20"/>
                <w:highlight w:val="yellow"/>
                <w:rPrChange w:id="501" w:author="WIN764BIT" w:date="2017-08-30T16:31:00Z">
                  <w:rPr>
                    <w:rFonts w:ascii="Consolas" w:eastAsia="Times New Roman" w:hAnsi="Consolas" w:cs="Consolas"/>
                    <w:i/>
                    <w:iCs/>
                    <w:color w:val="2A00FF"/>
                    <w:sz w:val="20"/>
                    <w:szCs w:val="20"/>
                    <w:highlight w:val="yellow"/>
                  </w:rPr>
                </w:rPrChange>
              </w:rPr>
              <w:t>LineCntr</w:t>
            </w:r>
            <w:r w:rsidRPr="00C81178">
              <w:rPr>
                <w:rFonts w:eastAsia="Times New Roman" w:cs="Consolas"/>
                <w:i/>
                <w:iCs/>
                <w:color w:val="2A00FF"/>
                <w:sz w:val="20"/>
                <w:szCs w:val="20"/>
                <w:rPrChange w:id="502" w:author="WIN764BIT" w:date="2017-08-30T16:31:00Z">
                  <w:rPr>
                    <w:rFonts w:ascii="Consolas" w:eastAsia="Times New Roman" w:hAnsi="Consolas" w:cs="Consolas"/>
                    <w:i/>
                    <w:iCs/>
                    <w:color w:val="2A00FF"/>
                    <w:sz w:val="20"/>
                    <w:szCs w:val="20"/>
                  </w:rPr>
                </w:rPrChange>
              </w:rPr>
              <w:t>.productLineItems.size() == 0 ? 'false' : 'true'}"</w:t>
            </w:r>
            <w:r w:rsidRPr="00C81178">
              <w:rPr>
                <w:rFonts w:eastAsia="Times New Roman" w:cs="Consolas"/>
                <w:color w:val="008080"/>
                <w:sz w:val="20"/>
                <w:szCs w:val="20"/>
                <w:rPrChange w:id="503" w:author="WIN764BIT" w:date="2017-08-30T16:31:00Z">
                  <w:rPr>
                    <w:rFonts w:ascii="Consolas" w:eastAsia="Times New Roman" w:hAnsi="Consolas" w:cs="Consolas"/>
                    <w:color w:val="008080"/>
                    <w:sz w:val="20"/>
                    <w:szCs w:val="20"/>
                  </w:rPr>
                </w:rPrChange>
              </w:rPr>
              <w:t>/&gt;</w:t>
            </w:r>
          </w:p>
          <w:p w14:paraId="220901E5" w14:textId="77777777" w:rsidR="00B54007" w:rsidRPr="00C81178" w:rsidRDefault="00B54007" w:rsidP="00E57B51">
            <w:pPr>
              <w:autoSpaceDE w:val="0"/>
              <w:autoSpaceDN w:val="0"/>
              <w:adjustRightInd w:val="0"/>
              <w:spacing w:after="0" w:line="240" w:lineRule="auto"/>
              <w:rPr>
                <w:rFonts w:eastAsia="Times New Roman" w:cs="Consolas"/>
                <w:sz w:val="20"/>
                <w:szCs w:val="20"/>
                <w:rPrChange w:id="504" w:author="WIN764BIT" w:date="2017-08-30T16:31:00Z">
                  <w:rPr>
                    <w:rFonts w:ascii="Consolas" w:eastAsia="Times New Roman" w:hAnsi="Consolas" w:cs="Consolas"/>
                    <w:sz w:val="20"/>
                    <w:szCs w:val="20"/>
                  </w:rPr>
                </w:rPrChange>
              </w:rPr>
            </w:pPr>
            <w:r w:rsidRPr="00C81178">
              <w:rPr>
                <w:rFonts w:eastAsia="Times New Roman" w:cs="Consolas"/>
                <w:color w:val="000000"/>
                <w:sz w:val="20"/>
                <w:szCs w:val="20"/>
                <w:rPrChange w:id="505" w:author="WIN764BIT" w:date="2017-08-30T16:31: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506" w:author="WIN764BIT" w:date="2017-08-30T16:31: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507" w:author="WIN764BIT" w:date="2017-08-30T16:31:00Z">
                  <w:rPr>
                    <w:rFonts w:ascii="Consolas" w:eastAsia="Times New Roman" w:hAnsi="Consolas" w:cs="Consolas"/>
                    <w:color w:val="3F7F7F"/>
                    <w:sz w:val="20"/>
                    <w:szCs w:val="20"/>
                  </w:rPr>
                </w:rPrChange>
              </w:rPr>
              <w:t>iselse</w:t>
            </w:r>
            <w:r w:rsidRPr="00C81178">
              <w:rPr>
                <w:rFonts w:eastAsia="Times New Roman" w:cs="Consolas"/>
                <w:color w:val="008080"/>
                <w:sz w:val="20"/>
                <w:szCs w:val="20"/>
                <w:rPrChange w:id="508" w:author="WIN764BIT" w:date="2017-08-30T16:31:00Z">
                  <w:rPr>
                    <w:rFonts w:ascii="Consolas" w:eastAsia="Times New Roman" w:hAnsi="Consolas" w:cs="Consolas"/>
                    <w:color w:val="008080"/>
                    <w:sz w:val="20"/>
                    <w:szCs w:val="20"/>
                  </w:rPr>
                </w:rPrChange>
              </w:rPr>
              <w:t>/&gt;</w:t>
            </w:r>
          </w:p>
          <w:p w14:paraId="4E9A61D1" w14:textId="77777777" w:rsidR="00B54007" w:rsidRPr="00C81178" w:rsidRDefault="00B54007" w:rsidP="00E57B51">
            <w:pPr>
              <w:autoSpaceDE w:val="0"/>
              <w:autoSpaceDN w:val="0"/>
              <w:adjustRightInd w:val="0"/>
              <w:spacing w:after="0" w:line="240" w:lineRule="auto"/>
              <w:rPr>
                <w:rFonts w:eastAsia="Times New Roman" w:cs="Consolas"/>
                <w:sz w:val="20"/>
                <w:szCs w:val="20"/>
                <w:rPrChange w:id="509" w:author="WIN764BIT" w:date="2017-08-30T16:31:00Z">
                  <w:rPr>
                    <w:rFonts w:ascii="Consolas" w:eastAsia="Times New Roman" w:hAnsi="Consolas" w:cs="Consolas"/>
                    <w:sz w:val="20"/>
                    <w:szCs w:val="20"/>
                  </w:rPr>
                </w:rPrChange>
              </w:rPr>
            </w:pPr>
            <w:r w:rsidRPr="00C81178">
              <w:rPr>
                <w:rFonts w:eastAsia="Times New Roman" w:cs="Consolas"/>
                <w:color w:val="000000"/>
                <w:sz w:val="20"/>
                <w:szCs w:val="20"/>
                <w:rPrChange w:id="510" w:author="WIN764BIT" w:date="2017-08-30T16:31: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511" w:author="WIN764BIT" w:date="2017-08-30T16:31: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512" w:author="WIN764BIT" w:date="2017-08-30T16:31: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513" w:author="WIN764BIT" w:date="2017-08-30T16:31:00Z">
                  <w:rPr>
                    <w:rFonts w:ascii="Consolas" w:eastAsia="Times New Roman" w:hAnsi="Consolas" w:cs="Consolas"/>
                    <w:color w:val="3F7F7F"/>
                    <w:sz w:val="20"/>
                    <w:szCs w:val="20"/>
                  </w:rPr>
                </w:rPrChange>
              </w:rPr>
              <w:t>ischeckoutprogressindicator</w:t>
            </w:r>
            <w:r w:rsidRPr="00C81178">
              <w:rPr>
                <w:rFonts w:eastAsia="Times New Roman" w:cs="Consolas"/>
                <w:sz w:val="20"/>
                <w:szCs w:val="20"/>
                <w:rPrChange w:id="514" w:author="WIN764BIT" w:date="2017-08-30T16:31: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515" w:author="WIN764BIT" w:date="2017-08-30T16:31:00Z">
                  <w:rPr>
                    <w:rFonts w:ascii="Consolas" w:eastAsia="Times New Roman" w:hAnsi="Consolas" w:cs="Consolas"/>
                    <w:color w:val="7F007F"/>
                    <w:sz w:val="20"/>
                    <w:szCs w:val="20"/>
                  </w:rPr>
                </w:rPrChange>
              </w:rPr>
              <w:t>step</w:t>
            </w:r>
            <w:r w:rsidRPr="00C81178">
              <w:rPr>
                <w:rFonts w:eastAsia="Times New Roman" w:cs="Consolas"/>
                <w:color w:val="000000"/>
                <w:sz w:val="20"/>
                <w:szCs w:val="20"/>
                <w:rPrChange w:id="516" w:author="WIN764BIT" w:date="2017-08-30T16:31: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517" w:author="WIN764BIT" w:date="2017-08-30T16:31:00Z">
                  <w:rPr>
                    <w:rFonts w:ascii="Consolas" w:eastAsia="Times New Roman" w:hAnsi="Consolas" w:cs="Consolas"/>
                    <w:i/>
                    <w:iCs/>
                    <w:color w:val="2A00FF"/>
                    <w:sz w:val="20"/>
                    <w:szCs w:val="20"/>
                  </w:rPr>
                </w:rPrChange>
              </w:rPr>
              <w:t>"4"</w:t>
            </w:r>
            <w:r w:rsidRPr="00C81178">
              <w:rPr>
                <w:rFonts w:eastAsia="Times New Roman" w:cs="Consolas"/>
                <w:sz w:val="20"/>
                <w:szCs w:val="20"/>
                <w:rPrChange w:id="518" w:author="WIN764BIT" w:date="2017-08-30T16:31: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519" w:author="WIN764BIT" w:date="2017-08-30T16:31:00Z">
                  <w:rPr>
                    <w:rFonts w:ascii="Consolas" w:eastAsia="Times New Roman" w:hAnsi="Consolas" w:cs="Consolas"/>
                    <w:color w:val="7F007F"/>
                    <w:sz w:val="20"/>
                    <w:szCs w:val="20"/>
                  </w:rPr>
                </w:rPrChange>
              </w:rPr>
              <w:t>multishipping</w:t>
            </w:r>
            <w:r w:rsidRPr="00C81178">
              <w:rPr>
                <w:rFonts w:eastAsia="Times New Roman" w:cs="Consolas"/>
                <w:color w:val="000000"/>
                <w:sz w:val="20"/>
                <w:szCs w:val="20"/>
                <w:rPrChange w:id="520" w:author="WIN764BIT" w:date="2017-08-30T16:31: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521" w:author="WIN764BIT" w:date="2017-08-30T16:31:00Z">
                  <w:rPr>
                    <w:rFonts w:ascii="Consolas" w:eastAsia="Times New Roman" w:hAnsi="Consolas" w:cs="Consolas"/>
                    <w:i/>
                    <w:iCs/>
                    <w:color w:val="2A00FF"/>
                    <w:sz w:val="20"/>
                    <w:szCs w:val="20"/>
                  </w:rPr>
                </w:rPrChange>
              </w:rPr>
              <w:t>"true"</w:t>
            </w:r>
            <w:r w:rsidRPr="00C81178">
              <w:rPr>
                <w:rFonts w:eastAsia="Times New Roman" w:cs="Consolas"/>
                <w:sz w:val="20"/>
                <w:szCs w:val="20"/>
                <w:rPrChange w:id="522" w:author="WIN764BIT" w:date="2017-08-30T16:31: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523" w:author="WIN764BIT" w:date="2017-08-30T16:31:00Z">
                  <w:rPr>
                    <w:rFonts w:ascii="Consolas" w:eastAsia="Times New Roman" w:hAnsi="Consolas" w:cs="Consolas"/>
                    <w:color w:val="7F007F"/>
                    <w:sz w:val="20"/>
                    <w:szCs w:val="20"/>
                  </w:rPr>
                </w:rPrChange>
              </w:rPr>
              <w:t>rendershipping</w:t>
            </w:r>
            <w:r w:rsidRPr="00C81178">
              <w:rPr>
                <w:rFonts w:eastAsia="Times New Roman" w:cs="Consolas"/>
                <w:color w:val="000000"/>
                <w:sz w:val="20"/>
                <w:szCs w:val="20"/>
                <w:rPrChange w:id="524" w:author="WIN764BIT" w:date="2017-08-30T16:31: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525" w:author="WIN764BIT" w:date="2017-08-30T16:31:00Z">
                  <w:rPr>
                    <w:rFonts w:ascii="Consolas" w:eastAsia="Times New Roman" w:hAnsi="Consolas" w:cs="Consolas"/>
                    <w:i/>
                    <w:iCs/>
                    <w:color w:val="2A00FF"/>
                    <w:sz w:val="20"/>
                    <w:szCs w:val="20"/>
                  </w:rPr>
                </w:rPrChange>
              </w:rPr>
              <w:t>"${</w:t>
            </w:r>
            <w:r w:rsidRPr="00C81178">
              <w:rPr>
                <w:rFonts w:eastAsia="Times New Roman" w:cs="Consolas"/>
                <w:i/>
                <w:iCs/>
                <w:color w:val="2A00FF"/>
                <w:sz w:val="20"/>
                <w:szCs w:val="20"/>
                <w:highlight w:val="yellow"/>
                <w:rPrChange w:id="526" w:author="WIN764BIT" w:date="2017-08-30T16:31:00Z">
                  <w:rPr>
                    <w:rFonts w:ascii="Consolas" w:eastAsia="Times New Roman" w:hAnsi="Consolas" w:cs="Consolas"/>
                    <w:i/>
                    <w:iCs/>
                    <w:color w:val="2A00FF"/>
                    <w:sz w:val="20"/>
                    <w:szCs w:val="20"/>
                    <w:highlight w:val="yellow"/>
                  </w:rPr>
                </w:rPrChange>
              </w:rPr>
              <w:t>LineCntr</w:t>
            </w:r>
            <w:r w:rsidRPr="00C81178">
              <w:rPr>
                <w:rFonts w:eastAsia="Times New Roman" w:cs="Consolas"/>
                <w:i/>
                <w:iCs/>
                <w:color w:val="2A00FF"/>
                <w:sz w:val="20"/>
                <w:szCs w:val="20"/>
                <w:rPrChange w:id="527" w:author="WIN764BIT" w:date="2017-08-30T16:31:00Z">
                  <w:rPr>
                    <w:rFonts w:ascii="Consolas" w:eastAsia="Times New Roman" w:hAnsi="Consolas" w:cs="Consolas"/>
                    <w:i/>
                    <w:iCs/>
                    <w:color w:val="2A00FF"/>
                    <w:sz w:val="20"/>
                    <w:szCs w:val="20"/>
                  </w:rPr>
                </w:rPrChange>
              </w:rPr>
              <w:t>.productLineItems.size() == 0 ? 'false' : 'true'}"</w:t>
            </w:r>
            <w:r w:rsidRPr="00C81178">
              <w:rPr>
                <w:rFonts w:eastAsia="Times New Roman" w:cs="Consolas"/>
                <w:color w:val="008080"/>
                <w:sz w:val="20"/>
                <w:szCs w:val="20"/>
                <w:rPrChange w:id="528" w:author="WIN764BIT" w:date="2017-08-30T16:31:00Z">
                  <w:rPr>
                    <w:rFonts w:ascii="Consolas" w:eastAsia="Times New Roman" w:hAnsi="Consolas" w:cs="Consolas"/>
                    <w:color w:val="008080"/>
                    <w:sz w:val="20"/>
                    <w:szCs w:val="20"/>
                  </w:rPr>
                </w:rPrChange>
              </w:rPr>
              <w:t>/&gt;</w:t>
            </w:r>
          </w:p>
          <w:p w14:paraId="13A76E8A" w14:textId="77777777" w:rsidR="00B54007" w:rsidRDefault="00B54007" w:rsidP="005C1822">
            <w:pPr>
              <w:pStyle w:val="BodyText"/>
            </w:pPr>
            <w:r w:rsidRPr="00C81178">
              <w:rPr>
                <w:color w:val="000000"/>
                <w:rPrChange w:id="529" w:author="WIN764BIT" w:date="2017-08-30T16:31:00Z">
                  <w:rPr>
                    <w:rFonts w:ascii="Consolas" w:eastAsia="Times New Roman" w:hAnsi="Consolas" w:cs="Consolas"/>
                    <w:color w:val="000000"/>
                    <w:sz w:val="20"/>
                    <w:szCs w:val="20"/>
                  </w:rPr>
                </w:rPrChange>
              </w:rPr>
              <w:tab/>
            </w:r>
            <w:r w:rsidRPr="00C81178">
              <w:rPr>
                <w:color w:val="008080"/>
                <w:rPrChange w:id="530" w:author="WIN764BIT" w:date="2017-08-30T16:31:00Z">
                  <w:rPr>
                    <w:rFonts w:ascii="Consolas" w:eastAsia="Times New Roman" w:hAnsi="Consolas" w:cs="Consolas"/>
                    <w:color w:val="008080"/>
                    <w:sz w:val="20"/>
                    <w:szCs w:val="20"/>
                  </w:rPr>
                </w:rPrChange>
              </w:rPr>
              <w:t>&lt;/</w:t>
            </w:r>
            <w:r w:rsidRPr="00B54007">
              <w:rPr>
                <w:highlight w:val="lightGray"/>
                <w:rPrChange w:id="531" w:author="WIN764BIT" w:date="2017-08-30T16:31:00Z">
                  <w:rPr>
                    <w:rFonts w:ascii="Consolas" w:eastAsia="Times New Roman" w:hAnsi="Consolas" w:cs="Consolas"/>
                    <w:color w:val="3F7F7F"/>
                    <w:sz w:val="20"/>
                    <w:szCs w:val="20"/>
                    <w:highlight w:val="lightGray"/>
                  </w:rPr>
                </w:rPrChange>
              </w:rPr>
              <w:t>isif</w:t>
            </w:r>
            <w:r w:rsidRPr="00C81178">
              <w:rPr>
                <w:color w:val="008080"/>
                <w:rPrChange w:id="532" w:author="WIN764BIT" w:date="2017-08-30T16:31:00Z">
                  <w:rPr>
                    <w:rFonts w:ascii="Consolas" w:eastAsia="Times New Roman" w:hAnsi="Consolas" w:cs="Consolas"/>
                    <w:color w:val="008080"/>
                    <w:sz w:val="20"/>
                    <w:szCs w:val="20"/>
                  </w:rPr>
                </w:rPrChange>
              </w:rPr>
              <w:t>&gt;</w:t>
            </w:r>
          </w:p>
        </w:tc>
      </w:tr>
    </w:tbl>
    <w:p w14:paraId="06085C59" w14:textId="77777777" w:rsidR="00B54007" w:rsidRDefault="00B54007" w:rsidP="005C1822">
      <w:pPr>
        <w:pStyle w:val="BodyText"/>
        <w:numPr>
          <w:ilvl w:val="0"/>
          <w:numId w:val="93"/>
        </w:numPr>
      </w:pPr>
      <w:r>
        <w:t xml:space="preserve">Add condition for secure acceptance error </w:t>
      </w:r>
      <w:ins w:id="533" w:author="WIN764BIT" w:date="2017-08-30T16:44:00Z">
        <w:r>
          <w:t xml:space="preserve">by replacing </w:t>
        </w:r>
      </w:ins>
      <w:del w:id="534" w:author="WIN764BIT" w:date="2017-08-30T16:45:00Z">
        <w:r w:rsidDel="007B1412">
          <w:delText>above</w:delText>
        </w:r>
      </w:del>
      <w:r>
        <w:t xml:space="preserve"> place order error</w:t>
      </w:r>
      <w:ins w:id="535" w:author="WIN764BIT" w:date="2017-08-30T16:45:00Z">
        <w:r>
          <w:t xml:space="preserve"> with below code</w:t>
        </w:r>
      </w:ins>
      <w:del w:id="536" w:author="WIN764BIT" w:date="2017-08-30T16:45:00Z">
        <w:r w:rsidDel="007B1412">
          <w:delText xml:space="preserve"> by updating the code below</w:delText>
        </w:r>
      </w:del>
    </w:p>
    <w:tbl>
      <w:tblPr>
        <w:tblStyle w:val="TableGrid"/>
        <w:tblW w:w="0" w:type="auto"/>
        <w:tblLook w:val="04A0" w:firstRow="1" w:lastRow="0" w:firstColumn="1" w:lastColumn="0" w:noHBand="0" w:noVBand="1"/>
      </w:tblPr>
      <w:tblGrid>
        <w:gridCol w:w="10296"/>
      </w:tblGrid>
      <w:tr w:rsidR="00B54007" w14:paraId="2D995CFD" w14:textId="77777777" w:rsidTr="00E57B51">
        <w:tc>
          <w:tcPr>
            <w:tcW w:w="10296" w:type="dxa"/>
          </w:tcPr>
          <w:p w14:paraId="09CB870B" w14:textId="77777777" w:rsidR="00B54007" w:rsidRPr="00C81178" w:rsidRDefault="00B54007" w:rsidP="00E57B51">
            <w:pPr>
              <w:autoSpaceDE w:val="0"/>
              <w:autoSpaceDN w:val="0"/>
              <w:adjustRightInd w:val="0"/>
              <w:spacing w:after="0" w:line="240" w:lineRule="auto"/>
              <w:rPr>
                <w:rFonts w:eastAsia="Times New Roman" w:cs="Consolas"/>
                <w:sz w:val="20"/>
                <w:szCs w:val="20"/>
                <w:highlight w:val="yellow"/>
                <w:rPrChange w:id="537" w:author="WIN764BIT" w:date="2017-08-30T16:31: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538"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539" w:author="WIN764BIT" w:date="2017-08-30T16:31:00Z">
                  <w:rPr>
                    <w:rFonts w:ascii="Consolas" w:eastAsia="Times New Roman" w:hAnsi="Consolas" w:cs="Consolas"/>
                    <w:color w:val="3F7F7F"/>
                    <w:sz w:val="20"/>
                    <w:szCs w:val="20"/>
                    <w:highlight w:val="yellow"/>
                  </w:rPr>
                </w:rPrChange>
              </w:rPr>
              <w:t>isif</w:t>
            </w:r>
            <w:r w:rsidRPr="00C81178">
              <w:rPr>
                <w:rFonts w:eastAsia="Times New Roman" w:cs="Consolas"/>
                <w:sz w:val="20"/>
                <w:szCs w:val="20"/>
                <w:highlight w:val="yellow"/>
                <w:rPrChange w:id="540"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541" w:author="WIN764BIT" w:date="2017-08-30T16:31:00Z">
                  <w:rPr>
                    <w:rFonts w:ascii="Consolas" w:eastAsia="Times New Roman" w:hAnsi="Consolas" w:cs="Consolas"/>
                    <w:color w:val="7F007F"/>
                    <w:sz w:val="20"/>
                    <w:szCs w:val="20"/>
                    <w:highlight w:val="yellow"/>
                  </w:rPr>
                </w:rPrChange>
              </w:rPr>
              <w:t>condition</w:t>
            </w:r>
            <w:r w:rsidRPr="00C81178">
              <w:rPr>
                <w:rFonts w:eastAsia="Times New Roman" w:cs="Consolas"/>
                <w:color w:val="000000"/>
                <w:sz w:val="20"/>
                <w:szCs w:val="20"/>
                <w:highlight w:val="yellow"/>
                <w:rPrChange w:id="542"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543" w:author="WIN764BIT" w:date="2017-08-30T16:31:00Z">
                  <w:rPr>
                    <w:rFonts w:ascii="Consolas" w:eastAsia="Times New Roman" w:hAnsi="Consolas" w:cs="Consolas"/>
                    <w:i/>
                    <w:iCs/>
                    <w:color w:val="2A00FF"/>
                    <w:sz w:val="20"/>
                    <w:szCs w:val="20"/>
                    <w:highlight w:val="yellow"/>
                  </w:rPr>
                </w:rPrChange>
              </w:rPr>
              <w:t>"${pdict.CurrentHttpParameterMap.SecureAcceptanceError != null &amp;&amp; !empty(pdict.CurrentHttpParameterMap.SecureAcceptanceError.stringValue)}"</w:t>
            </w:r>
            <w:r w:rsidRPr="00C81178">
              <w:rPr>
                <w:rFonts w:eastAsia="Times New Roman" w:cs="Consolas"/>
                <w:color w:val="008080"/>
                <w:sz w:val="20"/>
                <w:szCs w:val="20"/>
                <w:highlight w:val="yellow"/>
                <w:rPrChange w:id="544" w:author="WIN764BIT" w:date="2017-08-30T16:31:00Z">
                  <w:rPr>
                    <w:rFonts w:ascii="Consolas" w:eastAsia="Times New Roman" w:hAnsi="Consolas" w:cs="Consolas"/>
                    <w:color w:val="008080"/>
                    <w:sz w:val="20"/>
                    <w:szCs w:val="20"/>
                    <w:highlight w:val="yellow"/>
                  </w:rPr>
                </w:rPrChange>
              </w:rPr>
              <w:t>&gt;</w:t>
            </w:r>
          </w:p>
          <w:p w14:paraId="60087A20" w14:textId="77777777" w:rsidR="00B54007" w:rsidRPr="00C81178" w:rsidRDefault="00B54007" w:rsidP="00E57B51">
            <w:pPr>
              <w:autoSpaceDE w:val="0"/>
              <w:autoSpaceDN w:val="0"/>
              <w:adjustRightInd w:val="0"/>
              <w:spacing w:after="0" w:line="240" w:lineRule="auto"/>
              <w:ind w:firstLine="720"/>
              <w:rPr>
                <w:rFonts w:eastAsia="Times New Roman" w:cs="Consolas"/>
                <w:sz w:val="20"/>
                <w:szCs w:val="20"/>
                <w:highlight w:val="yellow"/>
                <w:rPrChange w:id="545" w:author="WIN764BIT" w:date="2017-08-30T16:31: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546"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547"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548"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549" w:author="WIN764BIT" w:date="2017-08-30T16:31:00Z">
                  <w:rPr>
                    <w:rFonts w:ascii="Consolas" w:eastAsia="Times New Roman" w:hAnsi="Consolas" w:cs="Consolas"/>
                    <w:color w:val="3F7F7F"/>
                    <w:sz w:val="20"/>
                    <w:szCs w:val="20"/>
                    <w:highlight w:val="yellow"/>
                  </w:rPr>
                </w:rPrChange>
              </w:rPr>
              <w:t>div</w:t>
            </w:r>
            <w:r w:rsidRPr="00C81178">
              <w:rPr>
                <w:rFonts w:eastAsia="Times New Roman" w:cs="Consolas"/>
                <w:sz w:val="20"/>
                <w:szCs w:val="20"/>
                <w:highlight w:val="yellow"/>
                <w:rPrChange w:id="550"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551" w:author="WIN764BIT" w:date="2017-08-30T16:31:00Z">
                  <w:rPr>
                    <w:rFonts w:ascii="Consolas" w:eastAsia="Times New Roman" w:hAnsi="Consolas" w:cs="Consolas"/>
                    <w:color w:val="7F007F"/>
                    <w:sz w:val="20"/>
                    <w:szCs w:val="20"/>
                    <w:highlight w:val="yellow"/>
                  </w:rPr>
                </w:rPrChange>
              </w:rPr>
              <w:t>class</w:t>
            </w:r>
            <w:r w:rsidRPr="00C81178">
              <w:rPr>
                <w:rFonts w:eastAsia="Times New Roman" w:cs="Consolas"/>
                <w:color w:val="000000"/>
                <w:sz w:val="20"/>
                <w:szCs w:val="20"/>
                <w:highlight w:val="yellow"/>
                <w:rPrChange w:id="552"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553" w:author="WIN764BIT" w:date="2017-08-30T16:31:00Z">
                  <w:rPr>
                    <w:rFonts w:ascii="Consolas" w:eastAsia="Times New Roman" w:hAnsi="Consolas" w:cs="Consolas"/>
                    <w:i/>
                    <w:iCs/>
                    <w:color w:val="2A00FF"/>
                    <w:sz w:val="20"/>
                    <w:szCs w:val="20"/>
                    <w:highlight w:val="yellow"/>
                  </w:rPr>
                </w:rPrChange>
              </w:rPr>
              <w:t>"error-form"</w:t>
            </w:r>
            <w:r w:rsidRPr="00C81178">
              <w:rPr>
                <w:rFonts w:eastAsia="Times New Roman" w:cs="Consolas"/>
                <w:color w:val="008080"/>
                <w:sz w:val="20"/>
                <w:szCs w:val="20"/>
                <w:highlight w:val="yellow"/>
                <w:rPrChange w:id="554" w:author="WIN764BIT" w:date="2017-08-30T16:31:00Z">
                  <w:rPr>
                    <w:rFonts w:ascii="Consolas" w:eastAsia="Times New Roman" w:hAnsi="Consolas" w:cs="Consolas"/>
                    <w:color w:val="008080"/>
                    <w:sz w:val="20"/>
                    <w:szCs w:val="20"/>
                    <w:highlight w:val="yellow"/>
                  </w:rPr>
                </w:rPrChange>
              </w:rPr>
              <w:t>&gt;</w:t>
            </w:r>
            <w:r w:rsidRPr="00C81178">
              <w:rPr>
                <w:rFonts w:eastAsia="Times New Roman" w:cs="Consolas"/>
                <w:color w:val="000000"/>
                <w:sz w:val="20"/>
                <w:szCs w:val="20"/>
                <w:highlight w:val="yellow"/>
                <w:rPrChange w:id="555" w:author="WIN764BIT" w:date="2017-08-30T16:31:00Z">
                  <w:rPr>
                    <w:rFonts w:ascii="Consolas" w:eastAsia="Times New Roman" w:hAnsi="Consolas" w:cs="Consolas"/>
                    <w:color w:val="000000"/>
                    <w:sz w:val="20"/>
                    <w:szCs w:val="20"/>
                    <w:highlight w:val="yellow"/>
                  </w:rPr>
                </w:rPrChange>
              </w:rPr>
              <w:t>${Resource.msg('confirm.error.technical','checkout',null)}</w:t>
            </w:r>
            <w:r w:rsidRPr="00C81178">
              <w:rPr>
                <w:rFonts w:eastAsia="Times New Roman" w:cs="Consolas"/>
                <w:color w:val="008080"/>
                <w:sz w:val="20"/>
                <w:szCs w:val="20"/>
                <w:highlight w:val="yellow"/>
                <w:rPrChange w:id="556"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557" w:author="WIN764BIT" w:date="2017-08-30T16:31:00Z">
                  <w:rPr>
                    <w:rFonts w:ascii="Consolas" w:eastAsia="Times New Roman" w:hAnsi="Consolas" w:cs="Consolas"/>
                    <w:color w:val="3F7F7F"/>
                    <w:sz w:val="20"/>
                    <w:szCs w:val="20"/>
                    <w:highlight w:val="yellow"/>
                  </w:rPr>
                </w:rPrChange>
              </w:rPr>
              <w:t>div</w:t>
            </w:r>
            <w:r w:rsidRPr="00C81178">
              <w:rPr>
                <w:rFonts w:eastAsia="Times New Roman" w:cs="Consolas"/>
                <w:color w:val="008080"/>
                <w:sz w:val="20"/>
                <w:szCs w:val="20"/>
                <w:highlight w:val="yellow"/>
                <w:rPrChange w:id="558" w:author="WIN764BIT" w:date="2017-08-30T16:31:00Z">
                  <w:rPr>
                    <w:rFonts w:ascii="Consolas" w:eastAsia="Times New Roman" w:hAnsi="Consolas" w:cs="Consolas"/>
                    <w:color w:val="008080"/>
                    <w:sz w:val="20"/>
                    <w:szCs w:val="20"/>
                    <w:highlight w:val="yellow"/>
                  </w:rPr>
                </w:rPrChange>
              </w:rPr>
              <w:t>&gt;</w:t>
            </w:r>
          </w:p>
          <w:p w14:paraId="40420241" w14:textId="77777777" w:rsidR="00B54007" w:rsidRPr="00C81178" w:rsidRDefault="00B54007" w:rsidP="00E57B51">
            <w:pPr>
              <w:autoSpaceDE w:val="0"/>
              <w:autoSpaceDN w:val="0"/>
              <w:adjustRightInd w:val="0"/>
              <w:spacing w:after="0" w:line="240" w:lineRule="auto"/>
              <w:ind w:firstLine="720"/>
              <w:rPr>
                <w:rFonts w:eastAsia="Times New Roman" w:cs="Consolas"/>
                <w:sz w:val="20"/>
                <w:szCs w:val="20"/>
                <w:rPrChange w:id="559" w:author="WIN764BIT" w:date="2017-08-30T16:31:00Z">
                  <w:rPr>
                    <w:rFonts w:ascii="Consolas" w:eastAsia="Times New Roman" w:hAnsi="Consolas" w:cs="Consolas"/>
                    <w:sz w:val="20"/>
                    <w:szCs w:val="20"/>
                  </w:rPr>
                </w:rPrChange>
              </w:rPr>
            </w:pPr>
            <w:r w:rsidRPr="00C81178">
              <w:rPr>
                <w:rFonts w:eastAsia="Times New Roman" w:cs="Consolas"/>
                <w:color w:val="000000"/>
                <w:sz w:val="20"/>
                <w:szCs w:val="20"/>
                <w:highlight w:val="yellow"/>
                <w:rPrChange w:id="560" w:author="WIN764BIT" w:date="2017-08-30T16:31: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561"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562" w:author="WIN764BIT" w:date="2017-08-30T16:31:00Z">
                  <w:rPr>
                    <w:rFonts w:ascii="Consolas" w:eastAsia="Times New Roman" w:hAnsi="Consolas" w:cs="Consolas"/>
                    <w:color w:val="3F7F7F"/>
                    <w:sz w:val="20"/>
                    <w:szCs w:val="20"/>
                    <w:highlight w:val="yellow"/>
                  </w:rPr>
                </w:rPrChange>
              </w:rPr>
              <w:t>iselseif</w:t>
            </w:r>
            <w:r w:rsidRPr="00C81178">
              <w:rPr>
                <w:rFonts w:eastAsia="Times New Roman" w:cs="Consolas"/>
                <w:sz w:val="20"/>
                <w:szCs w:val="20"/>
                <w:highlight w:val="yellow"/>
                <w:rPrChange w:id="563" w:author="WIN764BIT" w:date="2017-08-30T16:31: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564" w:author="WIN764BIT" w:date="2017-08-30T16:31:00Z">
                  <w:rPr>
                    <w:rFonts w:ascii="Consolas" w:eastAsia="Times New Roman" w:hAnsi="Consolas" w:cs="Consolas"/>
                    <w:color w:val="7F007F"/>
                    <w:sz w:val="20"/>
                    <w:szCs w:val="20"/>
                    <w:highlight w:val="yellow"/>
                  </w:rPr>
                </w:rPrChange>
              </w:rPr>
              <w:t>condition</w:t>
            </w:r>
            <w:r w:rsidRPr="00C81178">
              <w:rPr>
                <w:rFonts w:eastAsia="Times New Roman" w:cs="Consolas"/>
                <w:color w:val="000000"/>
                <w:sz w:val="20"/>
                <w:szCs w:val="20"/>
                <w:highlight w:val="yellow"/>
                <w:rPrChange w:id="565" w:author="WIN764BIT" w:date="2017-08-30T16:31: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566" w:author="WIN764BIT" w:date="2017-08-30T16:31:00Z">
                  <w:rPr>
                    <w:rFonts w:ascii="Consolas" w:eastAsia="Times New Roman" w:hAnsi="Consolas" w:cs="Consolas"/>
                    <w:i/>
                    <w:iCs/>
                    <w:color w:val="2A00FF"/>
                    <w:sz w:val="20"/>
                    <w:szCs w:val="20"/>
                    <w:highlight w:val="yellow"/>
                  </w:rPr>
                </w:rPrChange>
              </w:rPr>
              <w:t>"${pdict.PlaceOrderError != null}"</w:t>
            </w:r>
            <w:r w:rsidRPr="00C81178">
              <w:rPr>
                <w:rFonts w:eastAsia="Times New Roman" w:cs="Consolas"/>
                <w:color w:val="008080"/>
                <w:sz w:val="20"/>
                <w:szCs w:val="20"/>
                <w:highlight w:val="yellow"/>
                <w:rPrChange w:id="567" w:author="WIN764BIT" w:date="2017-08-30T16:31:00Z">
                  <w:rPr>
                    <w:rFonts w:ascii="Consolas" w:eastAsia="Times New Roman" w:hAnsi="Consolas" w:cs="Consolas"/>
                    <w:color w:val="008080"/>
                    <w:sz w:val="20"/>
                    <w:szCs w:val="20"/>
                    <w:highlight w:val="yellow"/>
                  </w:rPr>
                </w:rPrChange>
              </w:rPr>
              <w:t>&gt;</w:t>
            </w:r>
          </w:p>
          <w:p w14:paraId="3F5D4F48" w14:textId="77777777" w:rsidR="00B54007" w:rsidRPr="00C81178" w:rsidRDefault="00B54007" w:rsidP="00E57B51">
            <w:pPr>
              <w:autoSpaceDE w:val="0"/>
              <w:autoSpaceDN w:val="0"/>
              <w:adjustRightInd w:val="0"/>
              <w:spacing w:after="0" w:line="240" w:lineRule="auto"/>
              <w:ind w:firstLine="720"/>
              <w:rPr>
                <w:rFonts w:eastAsia="Times New Roman" w:cs="Consolas"/>
                <w:sz w:val="20"/>
                <w:szCs w:val="20"/>
                <w:rPrChange w:id="568" w:author="WIN764BIT" w:date="2017-08-30T16:31:00Z">
                  <w:rPr>
                    <w:rFonts w:ascii="Consolas" w:eastAsia="Times New Roman" w:hAnsi="Consolas" w:cs="Consolas"/>
                    <w:sz w:val="20"/>
                    <w:szCs w:val="20"/>
                  </w:rPr>
                </w:rPrChange>
              </w:rPr>
            </w:pPr>
            <w:r w:rsidRPr="00C81178">
              <w:rPr>
                <w:rFonts w:eastAsia="Times New Roman" w:cs="Consolas"/>
                <w:color w:val="000000"/>
                <w:sz w:val="20"/>
                <w:szCs w:val="20"/>
                <w:rPrChange w:id="569" w:author="WIN764BIT" w:date="2017-08-30T16:31: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570" w:author="WIN764BIT" w:date="2017-08-30T16:31:00Z">
                  <w:rPr>
                    <w:rFonts w:ascii="Consolas" w:eastAsia="Times New Roman" w:hAnsi="Consolas" w:cs="Consolas"/>
                    <w:color w:val="000000"/>
                    <w:sz w:val="20"/>
                    <w:szCs w:val="20"/>
                  </w:rPr>
                </w:rPrChange>
              </w:rPr>
              <w:tab/>
            </w:r>
            <w:r w:rsidRPr="007B1412">
              <w:rPr>
                <w:rFonts w:eastAsia="Times New Roman" w:cs="Consolas"/>
                <w:color w:val="008080"/>
                <w:sz w:val="20"/>
                <w:szCs w:val="20"/>
                <w:highlight w:val="yellow"/>
                <w:rPrChange w:id="571" w:author="WIN764BIT" w:date="2017-08-30T16:46:00Z">
                  <w:rPr>
                    <w:rFonts w:ascii="Consolas" w:eastAsia="Times New Roman" w:hAnsi="Consolas" w:cs="Consolas"/>
                    <w:color w:val="008080"/>
                    <w:sz w:val="20"/>
                    <w:szCs w:val="20"/>
                  </w:rPr>
                </w:rPrChange>
              </w:rPr>
              <w:t>&lt;</w:t>
            </w:r>
            <w:r w:rsidRPr="007B1412">
              <w:rPr>
                <w:rFonts w:eastAsia="Times New Roman" w:cs="Consolas"/>
                <w:color w:val="3F7F7F"/>
                <w:sz w:val="20"/>
                <w:szCs w:val="20"/>
                <w:highlight w:val="yellow"/>
                <w:rPrChange w:id="572" w:author="WIN764BIT" w:date="2017-08-30T16:46:00Z">
                  <w:rPr>
                    <w:rFonts w:ascii="Consolas" w:eastAsia="Times New Roman" w:hAnsi="Consolas" w:cs="Consolas"/>
                    <w:color w:val="3F7F7F"/>
                    <w:sz w:val="20"/>
                    <w:szCs w:val="20"/>
                  </w:rPr>
                </w:rPrChange>
              </w:rPr>
              <w:t>div</w:t>
            </w:r>
            <w:r w:rsidRPr="007B1412">
              <w:rPr>
                <w:rFonts w:eastAsia="Times New Roman" w:cs="Consolas"/>
                <w:sz w:val="20"/>
                <w:szCs w:val="20"/>
                <w:highlight w:val="yellow"/>
                <w:rPrChange w:id="573" w:author="WIN764BIT" w:date="2017-08-30T16:46:00Z">
                  <w:rPr>
                    <w:rFonts w:ascii="Consolas" w:eastAsia="Times New Roman" w:hAnsi="Consolas" w:cs="Consolas"/>
                    <w:sz w:val="20"/>
                    <w:szCs w:val="20"/>
                  </w:rPr>
                </w:rPrChange>
              </w:rPr>
              <w:t xml:space="preserve"> </w:t>
            </w:r>
            <w:r w:rsidRPr="007B1412">
              <w:rPr>
                <w:rFonts w:eastAsia="Times New Roman" w:cs="Consolas"/>
                <w:color w:val="7F007F"/>
                <w:sz w:val="20"/>
                <w:szCs w:val="20"/>
                <w:highlight w:val="yellow"/>
                <w:rPrChange w:id="574" w:author="WIN764BIT" w:date="2017-08-30T16:46:00Z">
                  <w:rPr>
                    <w:rFonts w:ascii="Consolas" w:eastAsia="Times New Roman" w:hAnsi="Consolas" w:cs="Consolas"/>
                    <w:color w:val="7F007F"/>
                    <w:sz w:val="20"/>
                    <w:szCs w:val="20"/>
                  </w:rPr>
                </w:rPrChange>
              </w:rPr>
              <w:t>class</w:t>
            </w:r>
            <w:r w:rsidRPr="007B1412">
              <w:rPr>
                <w:rFonts w:eastAsia="Times New Roman" w:cs="Consolas"/>
                <w:color w:val="000000"/>
                <w:sz w:val="20"/>
                <w:szCs w:val="20"/>
                <w:highlight w:val="yellow"/>
                <w:rPrChange w:id="575" w:author="WIN764BIT" w:date="2017-08-30T16:46:00Z">
                  <w:rPr>
                    <w:rFonts w:ascii="Consolas" w:eastAsia="Times New Roman" w:hAnsi="Consolas" w:cs="Consolas"/>
                    <w:color w:val="000000"/>
                    <w:sz w:val="20"/>
                    <w:szCs w:val="20"/>
                  </w:rPr>
                </w:rPrChange>
              </w:rPr>
              <w:t>=</w:t>
            </w:r>
            <w:r w:rsidRPr="007B1412">
              <w:rPr>
                <w:rFonts w:eastAsia="Times New Roman" w:cs="Consolas"/>
                <w:i/>
                <w:iCs/>
                <w:color w:val="2A00FF"/>
                <w:sz w:val="20"/>
                <w:szCs w:val="20"/>
                <w:highlight w:val="yellow"/>
                <w:rPrChange w:id="576" w:author="WIN764BIT" w:date="2017-08-30T16:46:00Z">
                  <w:rPr>
                    <w:rFonts w:ascii="Consolas" w:eastAsia="Times New Roman" w:hAnsi="Consolas" w:cs="Consolas"/>
                    <w:i/>
                    <w:iCs/>
                    <w:color w:val="2A00FF"/>
                    <w:sz w:val="20"/>
                    <w:szCs w:val="20"/>
                  </w:rPr>
                </w:rPrChange>
              </w:rPr>
              <w:t>"error-form"</w:t>
            </w:r>
            <w:r w:rsidRPr="007B1412">
              <w:rPr>
                <w:rFonts w:eastAsia="Times New Roman" w:cs="Consolas"/>
                <w:color w:val="008080"/>
                <w:sz w:val="20"/>
                <w:szCs w:val="20"/>
                <w:highlight w:val="yellow"/>
                <w:rPrChange w:id="577" w:author="WIN764BIT" w:date="2017-08-30T16:46:00Z">
                  <w:rPr>
                    <w:rFonts w:ascii="Consolas" w:eastAsia="Times New Roman" w:hAnsi="Consolas" w:cs="Consolas"/>
                    <w:color w:val="008080"/>
                    <w:sz w:val="20"/>
                    <w:szCs w:val="20"/>
                  </w:rPr>
                </w:rPrChange>
              </w:rPr>
              <w:t>&gt;</w:t>
            </w:r>
            <w:r w:rsidRPr="007B1412">
              <w:rPr>
                <w:rFonts w:eastAsia="Times New Roman" w:cs="Consolas"/>
                <w:color w:val="000000"/>
                <w:sz w:val="20"/>
                <w:szCs w:val="20"/>
                <w:highlight w:val="yellow"/>
                <w:rPrChange w:id="578" w:author="WIN764BIT" w:date="2017-08-30T16:46:00Z">
                  <w:rPr>
                    <w:rFonts w:ascii="Consolas" w:eastAsia="Times New Roman" w:hAnsi="Consolas" w:cs="Consolas"/>
                    <w:color w:val="000000"/>
                    <w:sz w:val="20"/>
                    <w:szCs w:val="20"/>
                  </w:rPr>
                </w:rPrChange>
              </w:rPr>
              <w:t>${Resource.msg(pdict.PlaceOrderError.code,'checkout',null)}</w:t>
            </w:r>
            <w:r w:rsidRPr="007B1412">
              <w:rPr>
                <w:rFonts w:eastAsia="Times New Roman" w:cs="Consolas"/>
                <w:color w:val="008080"/>
                <w:sz w:val="20"/>
                <w:szCs w:val="20"/>
                <w:highlight w:val="yellow"/>
                <w:rPrChange w:id="579" w:author="WIN764BIT" w:date="2017-08-30T16:46:00Z">
                  <w:rPr>
                    <w:rFonts w:ascii="Consolas" w:eastAsia="Times New Roman" w:hAnsi="Consolas" w:cs="Consolas"/>
                    <w:color w:val="008080"/>
                    <w:sz w:val="20"/>
                    <w:szCs w:val="20"/>
                  </w:rPr>
                </w:rPrChange>
              </w:rPr>
              <w:t>&lt;/</w:t>
            </w:r>
            <w:r w:rsidRPr="007B1412">
              <w:rPr>
                <w:rFonts w:eastAsia="Times New Roman" w:cs="Consolas"/>
                <w:color w:val="3F7F7F"/>
                <w:sz w:val="20"/>
                <w:szCs w:val="20"/>
                <w:highlight w:val="yellow"/>
                <w:rPrChange w:id="580" w:author="WIN764BIT" w:date="2017-08-30T16:46:00Z">
                  <w:rPr>
                    <w:rFonts w:ascii="Consolas" w:eastAsia="Times New Roman" w:hAnsi="Consolas" w:cs="Consolas"/>
                    <w:color w:val="3F7F7F"/>
                    <w:sz w:val="20"/>
                    <w:szCs w:val="20"/>
                  </w:rPr>
                </w:rPrChange>
              </w:rPr>
              <w:t>div</w:t>
            </w:r>
            <w:r w:rsidRPr="007B1412">
              <w:rPr>
                <w:rFonts w:eastAsia="Times New Roman" w:cs="Consolas"/>
                <w:color w:val="008080"/>
                <w:sz w:val="20"/>
                <w:szCs w:val="20"/>
                <w:highlight w:val="yellow"/>
                <w:rPrChange w:id="581" w:author="WIN764BIT" w:date="2017-08-30T16:46:00Z">
                  <w:rPr>
                    <w:rFonts w:ascii="Consolas" w:eastAsia="Times New Roman" w:hAnsi="Consolas" w:cs="Consolas"/>
                    <w:color w:val="008080"/>
                    <w:sz w:val="20"/>
                    <w:szCs w:val="20"/>
                  </w:rPr>
                </w:rPrChange>
              </w:rPr>
              <w:t>&gt;</w:t>
            </w:r>
          </w:p>
          <w:p w14:paraId="79B7448F" w14:textId="77777777" w:rsidR="00B54007" w:rsidRPr="00C81178" w:rsidRDefault="00B54007" w:rsidP="00E57B51">
            <w:pPr>
              <w:autoSpaceDE w:val="0"/>
              <w:autoSpaceDN w:val="0"/>
              <w:adjustRightInd w:val="0"/>
              <w:spacing w:after="0" w:line="240" w:lineRule="auto"/>
              <w:ind w:firstLine="720"/>
              <w:rPr>
                <w:rFonts w:eastAsia="Times New Roman" w:cs="Consolas"/>
                <w:sz w:val="20"/>
                <w:szCs w:val="20"/>
                <w:highlight w:val="yellow"/>
                <w:rPrChange w:id="582" w:author="WIN764BIT" w:date="2017-08-30T16:31:00Z">
                  <w:rPr>
                    <w:rFonts w:ascii="Consolas" w:eastAsia="Times New Roman" w:hAnsi="Consolas" w:cs="Consolas"/>
                    <w:sz w:val="20"/>
                    <w:szCs w:val="20"/>
                    <w:highlight w:val="yellow"/>
                  </w:rPr>
                </w:rPrChange>
              </w:rPr>
            </w:pPr>
            <w:r w:rsidRPr="00C81178">
              <w:rPr>
                <w:rFonts w:eastAsia="Times New Roman" w:cs="Consolas"/>
                <w:color w:val="000000"/>
                <w:sz w:val="20"/>
                <w:szCs w:val="20"/>
                <w:rPrChange w:id="583" w:author="WIN764BIT" w:date="2017-08-30T16:31:00Z">
                  <w:rPr>
                    <w:rFonts w:ascii="Consolas" w:eastAsia="Times New Roman" w:hAnsi="Consolas" w:cs="Consolas"/>
                    <w:color w:val="000000"/>
                    <w:sz w:val="20"/>
                    <w:szCs w:val="20"/>
                  </w:rPr>
                </w:rPrChange>
              </w:rPr>
              <w:t xml:space="preserve">    </w:t>
            </w:r>
            <w:r w:rsidRPr="00C81178">
              <w:rPr>
                <w:rFonts w:eastAsia="Times New Roman" w:cs="Consolas"/>
                <w:color w:val="008080"/>
                <w:sz w:val="20"/>
                <w:szCs w:val="20"/>
                <w:highlight w:val="yellow"/>
                <w:rPrChange w:id="584" w:author="WIN764BIT" w:date="2017-08-30T16:31: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585" w:author="WIN764BIT" w:date="2017-08-30T16:31:00Z">
                  <w:rPr>
                    <w:rFonts w:ascii="Consolas" w:eastAsia="Times New Roman" w:hAnsi="Consolas" w:cs="Consolas"/>
                    <w:color w:val="3F7F7F"/>
                    <w:sz w:val="20"/>
                    <w:szCs w:val="20"/>
                    <w:highlight w:val="yellow"/>
                  </w:rPr>
                </w:rPrChange>
              </w:rPr>
              <w:t>isif</w:t>
            </w:r>
            <w:r w:rsidRPr="00C81178">
              <w:rPr>
                <w:rFonts w:eastAsia="Times New Roman" w:cs="Consolas"/>
                <w:color w:val="008080"/>
                <w:sz w:val="20"/>
                <w:szCs w:val="20"/>
                <w:highlight w:val="yellow"/>
                <w:rPrChange w:id="586" w:author="WIN764BIT" w:date="2017-08-30T16:31:00Z">
                  <w:rPr>
                    <w:rFonts w:ascii="Consolas" w:eastAsia="Times New Roman" w:hAnsi="Consolas" w:cs="Consolas"/>
                    <w:color w:val="008080"/>
                    <w:sz w:val="20"/>
                    <w:szCs w:val="20"/>
                    <w:highlight w:val="yellow"/>
                  </w:rPr>
                </w:rPrChange>
              </w:rPr>
              <w:t>&gt;</w:t>
            </w:r>
          </w:p>
          <w:p w14:paraId="06CE2620" w14:textId="77777777" w:rsidR="00B54007" w:rsidRDefault="00B54007" w:rsidP="005C1822">
            <w:pPr>
              <w:pStyle w:val="BodyText"/>
            </w:pPr>
            <w:r w:rsidRPr="00C81178">
              <w:rPr>
                <w:color w:val="008080"/>
                <w:highlight w:val="yellow"/>
                <w:rPrChange w:id="587" w:author="WIN764BIT" w:date="2017-08-30T16:31:00Z">
                  <w:rPr>
                    <w:rFonts w:ascii="Consolas" w:eastAsia="Times New Roman" w:hAnsi="Consolas" w:cs="Consolas"/>
                    <w:color w:val="008080"/>
                    <w:sz w:val="20"/>
                    <w:szCs w:val="20"/>
                    <w:highlight w:val="yellow"/>
                  </w:rPr>
                </w:rPrChange>
              </w:rPr>
              <w:t>&lt;/</w:t>
            </w:r>
            <w:r w:rsidRPr="00C81178">
              <w:rPr>
                <w:highlight w:val="yellow"/>
                <w:rPrChange w:id="588" w:author="WIN764BIT" w:date="2017-08-30T16:31:00Z">
                  <w:rPr>
                    <w:rFonts w:ascii="Consolas" w:eastAsia="Times New Roman" w:hAnsi="Consolas" w:cs="Consolas"/>
                    <w:color w:val="3F7F7F"/>
                    <w:sz w:val="20"/>
                    <w:szCs w:val="20"/>
                    <w:highlight w:val="yellow"/>
                  </w:rPr>
                </w:rPrChange>
              </w:rPr>
              <w:t>isif</w:t>
            </w:r>
            <w:r w:rsidRPr="00C81178">
              <w:rPr>
                <w:color w:val="008080"/>
                <w:highlight w:val="yellow"/>
                <w:rPrChange w:id="589" w:author="WIN764BIT" w:date="2017-08-30T16:31:00Z">
                  <w:rPr>
                    <w:rFonts w:ascii="Consolas" w:eastAsia="Times New Roman" w:hAnsi="Consolas" w:cs="Consolas"/>
                    <w:color w:val="008080"/>
                    <w:sz w:val="20"/>
                    <w:szCs w:val="20"/>
                    <w:highlight w:val="yellow"/>
                  </w:rPr>
                </w:rPrChange>
              </w:rPr>
              <w:t>&gt;</w:t>
            </w:r>
          </w:p>
        </w:tc>
      </w:tr>
    </w:tbl>
    <w:p w14:paraId="6F9114B3" w14:textId="77777777" w:rsidR="00B54007" w:rsidRDefault="00B54007" w:rsidP="005C1822">
      <w:pPr>
        <w:pStyle w:val="BodyText"/>
        <w:numPr>
          <w:ilvl w:val="0"/>
          <w:numId w:val="93"/>
        </w:numPr>
      </w:pPr>
      <w:r>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296"/>
      </w:tblGrid>
      <w:tr w:rsidR="00B54007" w14:paraId="4735F024" w14:textId="77777777" w:rsidTr="00E57B51">
        <w:tc>
          <w:tcPr>
            <w:tcW w:w="10296" w:type="dxa"/>
          </w:tcPr>
          <w:p w14:paraId="2BD3F91C"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590" w:author="WIN764BIT" w:date="2017-08-30T16:32:00Z">
                  <w:rPr>
                    <w:rFonts w:ascii="Consolas" w:eastAsia="Times New Roman" w:hAnsi="Consolas" w:cs="Consolas"/>
                    <w:sz w:val="20"/>
                    <w:szCs w:val="20"/>
                  </w:rPr>
                </w:rPrChange>
              </w:rPr>
            </w:pPr>
            <w:r w:rsidRPr="00C81178">
              <w:rPr>
                <w:rFonts w:eastAsia="Times New Roman" w:cs="Consolas"/>
                <w:color w:val="008080"/>
                <w:sz w:val="20"/>
                <w:szCs w:val="20"/>
                <w:rPrChange w:id="591" w:author="WIN764BIT" w:date="2017-08-30T16:32:00Z">
                  <w:rPr>
                    <w:rFonts w:ascii="Consolas" w:eastAsia="Times New Roman" w:hAnsi="Consolas" w:cs="Consolas"/>
                    <w:color w:val="008080"/>
                    <w:sz w:val="20"/>
                    <w:szCs w:val="20"/>
                  </w:rPr>
                </w:rPrChange>
              </w:rPr>
              <w:t>&lt;</w:t>
            </w:r>
            <w:r w:rsidRPr="00B54007">
              <w:rPr>
                <w:rFonts w:eastAsia="Times New Roman" w:cs="Consolas"/>
                <w:color w:val="3F7F7F"/>
                <w:sz w:val="20"/>
                <w:szCs w:val="20"/>
                <w:highlight w:val="lightGray"/>
                <w:rPrChange w:id="592" w:author="WIN764BIT" w:date="2017-08-30T16:32:00Z">
                  <w:rPr>
                    <w:rFonts w:ascii="Consolas" w:eastAsia="Times New Roman" w:hAnsi="Consolas" w:cs="Consolas"/>
                    <w:color w:val="3F7F7F"/>
                    <w:sz w:val="20"/>
                    <w:szCs w:val="20"/>
                    <w:highlight w:val="lightGray"/>
                  </w:rPr>
                </w:rPrChange>
              </w:rPr>
              <w:t>iscomment</w:t>
            </w:r>
            <w:r w:rsidRPr="00C81178">
              <w:rPr>
                <w:rFonts w:eastAsia="Times New Roman" w:cs="Consolas"/>
                <w:color w:val="008080"/>
                <w:sz w:val="20"/>
                <w:szCs w:val="20"/>
                <w:rPrChange w:id="593" w:author="WIN764BIT" w:date="2017-08-30T16:32:00Z">
                  <w:rPr>
                    <w:rFonts w:ascii="Consolas" w:eastAsia="Times New Roman" w:hAnsi="Consolas" w:cs="Consolas"/>
                    <w:color w:val="008080"/>
                    <w:sz w:val="20"/>
                    <w:szCs w:val="20"/>
                  </w:rPr>
                </w:rPrChange>
              </w:rPr>
              <w:t>&gt;</w:t>
            </w:r>
            <w:r w:rsidRPr="00C81178">
              <w:rPr>
                <w:rFonts w:eastAsia="Times New Roman" w:cs="Consolas"/>
                <w:color w:val="000000"/>
                <w:sz w:val="20"/>
                <w:szCs w:val="20"/>
                <w:rPrChange w:id="594" w:author="WIN764BIT" w:date="2017-08-30T16:32:00Z">
                  <w:rPr>
                    <w:rFonts w:ascii="Consolas" w:eastAsia="Times New Roman" w:hAnsi="Consolas" w:cs="Consolas"/>
                    <w:color w:val="000000"/>
                    <w:sz w:val="20"/>
                    <w:szCs w:val="20"/>
                  </w:rPr>
                </w:rPrChange>
              </w:rPr>
              <w:t>render each shipment</w:t>
            </w:r>
            <w:r w:rsidRPr="00C81178">
              <w:rPr>
                <w:rFonts w:eastAsia="Times New Roman" w:cs="Consolas"/>
                <w:color w:val="008080"/>
                <w:sz w:val="20"/>
                <w:szCs w:val="20"/>
                <w:rPrChange w:id="595" w:author="WIN764BIT" w:date="2017-08-30T16:32:00Z">
                  <w:rPr>
                    <w:rFonts w:ascii="Consolas" w:eastAsia="Times New Roman" w:hAnsi="Consolas" w:cs="Consolas"/>
                    <w:color w:val="008080"/>
                    <w:sz w:val="20"/>
                    <w:szCs w:val="20"/>
                  </w:rPr>
                </w:rPrChange>
              </w:rPr>
              <w:t>&lt;/</w:t>
            </w:r>
            <w:r w:rsidRPr="00B54007">
              <w:rPr>
                <w:rFonts w:eastAsia="Times New Roman" w:cs="Consolas"/>
                <w:color w:val="3F7F7F"/>
                <w:sz w:val="20"/>
                <w:szCs w:val="20"/>
                <w:highlight w:val="lightGray"/>
                <w:rPrChange w:id="596" w:author="WIN764BIT" w:date="2017-08-30T16:32:00Z">
                  <w:rPr>
                    <w:rFonts w:ascii="Consolas" w:eastAsia="Times New Roman" w:hAnsi="Consolas" w:cs="Consolas"/>
                    <w:color w:val="3F7F7F"/>
                    <w:sz w:val="20"/>
                    <w:szCs w:val="20"/>
                    <w:highlight w:val="lightGray"/>
                  </w:rPr>
                </w:rPrChange>
              </w:rPr>
              <w:t>iscomment</w:t>
            </w:r>
            <w:r w:rsidRPr="00C81178">
              <w:rPr>
                <w:rFonts w:eastAsia="Times New Roman" w:cs="Consolas"/>
                <w:color w:val="008080"/>
                <w:sz w:val="20"/>
                <w:szCs w:val="20"/>
                <w:rPrChange w:id="597" w:author="WIN764BIT" w:date="2017-08-30T16:32:00Z">
                  <w:rPr>
                    <w:rFonts w:ascii="Consolas" w:eastAsia="Times New Roman" w:hAnsi="Consolas" w:cs="Consolas"/>
                    <w:color w:val="008080"/>
                    <w:sz w:val="20"/>
                    <w:szCs w:val="20"/>
                  </w:rPr>
                </w:rPrChange>
              </w:rPr>
              <w:t>&gt;</w:t>
            </w:r>
          </w:p>
          <w:p w14:paraId="7E08782A"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598"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599"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600"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601"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602"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603" w:author="WIN764BIT" w:date="2017-08-30T16:32:00Z">
                  <w:rPr>
                    <w:rFonts w:ascii="Consolas" w:eastAsia="Times New Roman" w:hAnsi="Consolas" w:cs="Consolas"/>
                    <w:color w:val="3F7F7F"/>
                    <w:sz w:val="20"/>
                    <w:szCs w:val="20"/>
                  </w:rPr>
                </w:rPrChange>
              </w:rPr>
              <w:t>isset</w:t>
            </w:r>
            <w:r w:rsidRPr="00C81178">
              <w:rPr>
                <w:rFonts w:eastAsia="Times New Roman" w:cs="Consolas"/>
                <w:sz w:val="20"/>
                <w:szCs w:val="20"/>
                <w:rPrChange w:id="604"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605" w:author="WIN764BIT" w:date="2017-08-30T16:32:00Z">
                  <w:rPr>
                    <w:rFonts w:ascii="Consolas" w:eastAsia="Times New Roman" w:hAnsi="Consolas" w:cs="Consolas"/>
                    <w:color w:val="7F007F"/>
                    <w:sz w:val="20"/>
                    <w:szCs w:val="20"/>
                  </w:rPr>
                </w:rPrChange>
              </w:rPr>
              <w:t>name</w:t>
            </w:r>
            <w:r w:rsidRPr="00C81178">
              <w:rPr>
                <w:rFonts w:eastAsia="Times New Roman" w:cs="Consolas"/>
                <w:color w:val="000000"/>
                <w:sz w:val="20"/>
                <w:szCs w:val="20"/>
                <w:rPrChange w:id="606"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607" w:author="WIN764BIT" w:date="2017-08-30T16:32:00Z">
                  <w:rPr>
                    <w:rFonts w:ascii="Consolas" w:eastAsia="Times New Roman" w:hAnsi="Consolas" w:cs="Consolas"/>
                    <w:i/>
                    <w:iCs/>
                    <w:color w:val="2A00FF"/>
                    <w:sz w:val="20"/>
                    <w:szCs w:val="20"/>
                  </w:rPr>
                </w:rPrChange>
              </w:rPr>
              <w:t>"shipmentCount"</w:t>
            </w:r>
            <w:r w:rsidRPr="00C81178">
              <w:rPr>
                <w:rFonts w:eastAsia="Times New Roman" w:cs="Consolas"/>
                <w:sz w:val="20"/>
                <w:szCs w:val="20"/>
                <w:rPrChange w:id="608"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609" w:author="WIN764BIT" w:date="2017-08-30T16:32:00Z">
                  <w:rPr>
                    <w:rFonts w:ascii="Consolas" w:eastAsia="Times New Roman" w:hAnsi="Consolas" w:cs="Consolas"/>
                    <w:color w:val="7F007F"/>
                    <w:sz w:val="20"/>
                    <w:szCs w:val="20"/>
                  </w:rPr>
                </w:rPrChange>
              </w:rPr>
              <w:t>value</w:t>
            </w:r>
            <w:r w:rsidRPr="00C81178">
              <w:rPr>
                <w:rFonts w:eastAsia="Times New Roman" w:cs="Consolas"/>
                <w:color w:val="000000"/>
                <w:sz w:val="20"/>
                <w:szCs w:val="20"/>
                <w:rPrChange w:id="610"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611" w:author="WIN764BIT" w:date="2017-08-30T16:32:00Z">
                  <w:rPr>
                    <w:rFonts w:ascii="Consolas" w:eastAsia="Times New Roman" w:hAnsi="Consolas" w:cs="Consolas"/>
                    <w:i/>
                    <w:iCs/>
                    <w:color w:val="2A00FF"/>
                    <w:sz w:val="20"/>
                    <w:szCs w:val="20"/>
                  </w:rPr>
                </w:rPrChange>
              </w:rPr>
              <w:t>"${0}"</w:t>
            </w:r>
            <w:r w:rsidRPr="00C81178">
              <w:rPr>
                <w:rFonts w:eastAsia="Times New Roman" w:cs="Consolas"/>
                <w:sz w:val="20"/>
                <w:szCs w:val="20"/>
                <w:rPrChange w:id="612"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613" w:author="WIN764BIT" w:date="2017-08-30T16:32:00Z">
                  <w:rPr>
                    <w:rFonts w:ascii="Consolas" w:eastAsia="Times New Roman" w:hAnsi="Consolas" w:cs="Consolas"/>
                    <w:color w:val="7F007F"/>
                    <w:sz w:val="20"/>
                    <w:szCs w:val="20"/>
                  </w:rPr>
                </w:rPrChange>
              </w:rPr>
              <w:t>scope</w:t>
            </w:r>
            <w:r w:rsidRPr="00C81178">
              <w:rPr>
                <w:rFonts w:eastAsia="Times New Roman" w:cs="Consolas"/>
                <w:color w:val="000000"/>
                <w:sz w:val="20"/>
                <w:szCs w:val="20"/>
                <w:rPrChange w:id="614"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615" w:author="WIN764BIT" w:date="2017-08-30T16:32:00Z">
                  <w:rPr>
                    <w:rFonts w:ascii="Consolas" w:eastAsia="Times New Roman" w:hAnsi="Consolas" w:cs="Consolas"/>
                    <w:i/>
                    <w:iCs/>
                    <w:color w:val="2A00FF"/>
                    <w:sz w:val="20"/>
                    <w:szCs w:val="20"/>
                  </w:rPr>
                </w:rPrChange>
              </w:rPr>
              <w:t>"page"</w:t>
            </w:r>
            <w:r w:rsidRPr="00C81178">
              <w:rPr>
                <w:rFonts w:eastAsia="Times New Roman" w:cs="Consolas"/>
                <w:color w:val="008080"/>
                <w:sz w:val="20"/>
                <w:szCs w:val="20"/>
                <w:rPrChange w:id="616" w:author="WIN764BIT" w:date="2017-08-30T16:32:00Z">
                  <w:rPr>
                    <w:rFonts w:ascii="Consolas" w:eastAsia="Times New Roman" w:hAnsi="Consolas" w:cs="Consolas"/>
                    <w:color w:val="008080"/>
                    <w:sz w:val="20"/>
                    <w:szCs w:val="20"/>
                  </w:rPr>
                </w:rPrChange>
              </w:rPr>
              <w:t>/&gt;</w:t>
            </w:r>
          </w:p>
          <w:p w14:paraId="25F6F106"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617" w:author="WIN764BIT" w:date="2017-08-30T16:32:00Z">
                  <w:rPr>
                    <w:rFonts w:ascii="Consolas" w:eastAsia="Times New Roman" w:hAnsi="Consolas" w:cs="Consolas"/>
                    <w:sz w:val="20"/>
                    <w:szCs w:val="20"/>
                  </w:rPr>
                </w:rPrChange>
              </w:rPr>
            </w:pPr>
          </w:p>
          <w:p w14:paraId="0D894022"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618"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619"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620"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621"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622"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623" w:author="WIN764BIT" w:date="2017-08-30T16:32:00Z">
                  <w:rPr>
                    <w:rFonts w:ascii="Consolas" w:eastAsia="Times New Roman" w:hAnsi="Consolas" w:cs="Consolas"/>
                    <w:color w:val="3F7F7F"/>
                    <w:sz w:val="20"/>
                    <w:szCs w:val="20"/>
                  </w:rPr>
                </w:rPrChange>
              </w:rPr>
              <w:t>isloop</w:t>
            </w:r>
            <w:r w:rsidRPr="00C81178">
              <w:rPr>
                <w:rFonts w:eastAsia="Times New Roman" w:cs="Consolas"/>
                <w:sz w:val="20"/>
                <w:szCs w:val="20"/>
                <w:rPrChange w:id="624"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625" w:author="WIN764BIT" w:date="2017-08-30T16:32:00Z">
                  <w:rPr>
                    <w:rFonts w:ascii="Consolas" w:eastAsia="Times New Roman" w:hAnsi="Consolas" w:cs="Consolas"/>
                    <w:color w:val="7F007F"/>
                    <w:sz w:val="20"/>
                    <w:szCs w:val="20"/>
                  </w:rPr>
                </w:rPrChange>
              </w:rPr>
              <w:t>items</w:t>
            </w:r>
            <w:r w:rsidRPr="00C81178">
              <w:rPr>
                <w:rFonts w:eastAsia="Times New Roman" w:cs="Consolas"/>
                <w:color w:val="000000"/>
                <w:sz w:val="20"/>
                <w:szCs w:val="20"/>
                <w:rPrChange w:id="626"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627" w:author="WIN764BIT" w:date="2017-08-30T16:32:00Z">
                  <w:rPr>
                    <w:rFonts w:ascii="Consolas" w:eastAsia="Times New Roman" w:hAnsi="Consolas" w:cs="Consolas"/>
                    <w:i/>
                    <w:iCs/>
                    <w:color w:val="2A00FF"/>
                    <w:sz w:val="20"/>
                    <w:szCs w:val="20"/>
                  </w:rPr>
                </w:rPrChange>
              </w:rPr>
              <w:t>"${</w:t>
            </w:r>
            <w:r w:rsidRPr="00C81178">
              <w:rPr>
                <w:rFonts w:eastAsia="Times New Roman" w:cs="Consolas"/>
                <w:i/>
                <w:iCs/>
                <w:color w:val="2A00FF"/>
                <w:sz w:val="20"/>
                <w:szCs w:val="20"/>
                <w:highlight w:val="yellow"/>
                <w:rPrChange w:id="628" w:author="WIN764BIT" w:date="2017-08-30T16:32:00Z">
                  <w:rPr>
                    <w:rFonts w:ascii="Consolas" w:eastAsia="Times New Roman" w:hAnsi="Consolas" w:cs="Consolas"/>
                    <w:i/>
                    <w:iCs/>
                    <w:color w:val="2A00FF"/>
                    <w:sz w:val="20"/>
                    <w:szCs w:val="20"/>
                    <w:highlight w:val="yellow"/>
                  </w:rPr>
                </w:rPrChange>
              </w:rPr>
              <w:t>LineCntr</w:t>
            </w:r>
            <w:r w:rsidRPr="00C81178">
              <w:rPr>
                <w:rFonts w:eastAsia="Times New Roman" w:cs="Consolas"/>
                <w:i/>
                <w:iCs/>
                <w:color w:val="2A00FF"/>
                <w:sz w:val="20"/>
                <w:szCs w:val="20"/>
                <w:rPrChange w:id="629" w:author="WIN764BIT" w:date="2017-08-30T16:32:00Z">
                  <w:rPr>
                    <w:rFonts w:ascii="Consolas" w:eastAsia="Times New Roman" w:hAnsi="Consolas" w:cs="Consolas"/>
                    <w:i/>
                    <w:iCs/>
                    <w:color w:val="2A00FF"/>
                    <w:sz w:val="20"/>
                    <w:szCs w:val="20"/>
                  </w:rPr>
                </w:rPrChange>
              </w:rPr>
              <w:t>.shipments}"</w:t>
            </w:r>
            <w:r w:rsidRPr="00C81178">
              <w:rPr>
                <w:rFonts w:eastAsia="Times New Roman" w:cs="Consolas"/>
                <w:sz w:val="20"/>
                <w:szCs w:val="20"/>
                <w:rPrChange w:id="630"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631" w:author="WIN764BIT" w:date="2017-08-30T16:32:00Z">
                  <w:rPr>
                    <w:rFonts w:ascii="Consolas" w:eastAsia="Times New Roman" w:hAnsi="Consolas" w:cs="Consolas"/>
                    <w:color w:val="7F007F"/>
                    <w:sz w:val="20"/>
                    <w:szCs w:val="20"/>
                  </w:rPr>
                </w:rPrChange>
              </w:rPr>
              <w:t>var</w:t>
            </w:r>
            <w:r w:rsidRPr="00C81178">
              <w:rPr>
                <w:rFonts w:eastAsia="Times New Roman" w:cs="Consolas"/>
                <w:color w:val="000000"/>
                <w:sz w:val="20"/>
                <w:szCs w:val="20"/>
                <w:rPrChange w:id="632"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633" w:author="WIN764BIT" w:date="2017-08-30T16:32:00Z">
                  <w:rPr>
                    <w:rFonts w:ascii="Consolas" w:eastAsia="Times New Roman" w:hAnsi="Consolas" w:cs="Consolas"/>
                    <w:i/>
                    <w:iCs/>
                    <w:color w:val="2A00FF"/>
                    <w:sz w:val="20"/>
                    <w:szCs w:val="20"/>
                  </w:rPr>
                </w:rPrChange>
              </w:rPr>
              <w:t>"shipment"</w:t>
            </w:r>
            <w:r w:rsidRPr="00C81178">
              <w:rPr>
                <w:rFonts w:eastAsia="Times New Roman" w:cs="Consolas"/>
                <w:sz w:val="20"/>
                <w:szCs w:val="20"/>
                <w:rPrChange w:id="634"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635" w:author="WIN764BIT" w:date="2017-08-30T16:32:00Z">
                  <w:rPr>
                    <w:rFonts w:ascii="Consolas" w:eastAsia="Times New Roman" w:hAnsi="Consolas" w:cs="Consolas"/>
                    <w:color w:val="7F007F"/>
                    <w:sz w:val="20"/>
                    <w:szCs w:val="20"/>
                  </w:rPr>
                </w:rPrChange>
              </w:rPr>
              <w:t>status</w:t>
            </w:r>
            <w:r w:rsidRPr="00C81178">
              <w:rPr>
                <w:rFonts w:eastAsia="Times New Roman" w:cs="Consolas"/>
                <w:color w:val="000000"/>
                <w:sz w:val="20"/>
                <w:szCs w:val="20"/>
                <w:rPrChange w:id="636"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637" w:author="WIN764BIT" w:date="2017-08-30T16:32:00Z">
                  <w:rPr>
                    <w:rFonts w:ascii="Consolas" w:eastAsia="Times New Roman" w:hAnsi="Consolas" w:cs="Consolas"/>
                    <w:i/>
                    <w:iCs/>
                    <w:color w:val="2A00FF"/>
                    <w:sz w:val="20"/>
                    <w:szCs w:val="20"/>
                  </w:rPr>
                </w:rPrChange>
              </w:rPr>
              <w:t>"shipmentloopstate"</w:t>
            </w:r>
            <w:r w:rsidRPr="00C81178">
              <w:rPr>
                <w:rFonts w:eastAsia="Times New Roman" w:cs="Consolas"/>
                <w:color w:val="008080"/>
                <w:sz w:val="20"/>
                <w:szCs w:val="20"/>
                <w:rPrChange w:id="638" w:author="WIN764BIT" w:date="2017-08-30T16:32:00Z">
                  <w:rPr>
                    <w:rFonts w:ascii="Consolas" w:eastAsia="Times New Roman" w:hAnsi="Consolas" w:cs="Consolas"/>
                    <w:color w:val="008080"/>
                    <w:sz w:val="20"/>
                    <w:szCs w:val="20"/>
                  </w:rPr>
                </w:rPrChange>
              </w:rPr>
              <w:t>&gt;</w:t>
            </w:r>
          </w:p>
          <w:p w14:paraId="656E20BB"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639" w:author="WIN764BIT" w:date="2017-08-30T16:32:00Z">
                  <w:rPr>
                    <w:rFonts w:ascii="Consolas" w:eastAsia="Times New Roman" w:hAnsi="Consolas" w:cs="Consolas"/>
                    <w:sz w:val="20"/>
                    <w:szCs w:val="20"/>
                  </w:rPr>
                </w:rPrChange>
              </w:rPr>
            </w:pPr>
          </w:p>
          <w:p w14:paraId="4CEA919B"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640"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641"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642"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643"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644"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645"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646" w:author="WIN764BIT" w:date="2017-08-30T16:32:00Z">
                  <w:rPr>
                    <w:rFonts w:ascii="Consolas" w:eastAsia="Times New Roman" w:hAnsi="Consolas" w:cs="Consolas"/>
                    <w:color w:val="3F7F7F"/>
                    <w:sz w:val="20"/>
                    <w:szCs w:val="20"/>
                  </w:rPr>
                </w:rPrChange>
              </w:rPr>
              <w:t>isif</w:t>
            </w:r>
            <w:r w:rsidRPr="00C81178">
              <w:rPr>
                <w:rFonts w:eastAsia="Times New Roman" w:cs="Consolas"/>
                <w:sz w:val="20"/>
                <w:szCs w:val="20"/>
                <w:rPrChange w:id="647"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648" w:author="WIN764BIT" w:date="2017-08-30T16:32:00Z">
                  <w:rPr>
                    <w:rFonts w:ascii="Consolas" w:eastAsia="Times New Roman" w:hAnsi="Consolas" w:cs="Consolas"/>
                    <w:color w:val="7F007F"/>
                    <w:sz w:val="20"/>
                    <w:szCs w:val="20"/>
                  </w:rPr>
                </w:rPrChange>
              </w:rPr>
              <w:t>condition</w:t>
            </w:r>
            <w:r w:rsidRPr="00C81178">
              <w:rPr>
                <w:rFonts w:eastAsia="Times New Roman" w:cs="Consolas"/>
                <w:color w:val="000000"/>
                <w:sz w:val="20"/>
                <w:szCs w:val="20"/>
                <w:rPrChange w:id="649"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650" w:author="WIN764BIT" w:date="2017-08-30T16:32:00Z">
                  <w:rPr>
                    <w:rFonts w:ascii="Consolas" w:eastAsia="Times New Roman" w:hAnsi="Consolas" w:cs="Consolas"/>
                    <w:i/>
                    <w:iCs/>
                    <w:color w:val="2A00FF"/>
                    <w:sz w:val="20"/>
                    <w:szCs w:val="20"/>
                  </w:rPr>
                </w:rPrChange>
              </w:rPr>
              <w:t>"${shipment.productLineItems.size() &gt; 0 || shipment.giftCertificateLineItems.size() &gt; 0}"</w:t>
            </w:r>
            <w:r w:rsidRPr="00C81178">
              <w:rPr>
                <w:rFonts w:eastAsia="Times New Roman" w:cs="Consolas"/>
                <w:color w:val="008080"/>
                <w:sz w:val="20"/>
                <w:szCs w:val="20"/>
                <w:rPrChange w:id="651" w:author="WIN764BIT" w:date="2017-08-30T16:32:00Z">
                  <w:rPr>
                    <w:rFonts w:ascii="Consolas" w:eastAsia="Times New Roman" w:hAnsi="Consolas" w:cs="Consolas"/>
                    <w:color w:val="008080"/>
                    <w:sz w:val="20"/>
                    <w:szCs w:val="20"/>
                  </w:rPr>
                </w:rPrChange>
              </w:rPr>
              <w:t>&gt;</w:t>
            </w:r>
          </w:p>
          <w:p w14:paraId="5DE0C1D2"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652" w:author="WIN764BIT" w:date="2017-08-30T16:32:00Z">
                  <w:rPr>
                    <w:rFonts w:ascii="Consolas" w:eastAsia="Times New Roman" w:hAnsi="Consolas" w:cs="Consolas"/>
                    <w:sz w:val="20"/>
                    <w:szCs w:val="20"/>
                  </w:rPr>
                </w:rPrChange>
              </w:rPr>
            </w:pPr>
          </w:p>
          <w:p w14:paraId="12787F51"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653"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654"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655"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656"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657"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658"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659"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660" w:author="WIN764BIT" w:date="2017-08-30T16:32:00Z">
                  <w:rPr>
                    <w:rFonts w:ascii="Consolas" w:eastAsia="Times New Roman" w:hAnsi="Consolas" w:cs="Consolas"/>
                    <w:color w:val="3F7F7F"/>
                    <w:sz w:val="20"/>
                    <w:szCs w:val="20"/>
                  </w:rPr>
                </w:rPrChange>
              </w:rPr>
              <w:t>isset</w:t>
            </w:r>
            <w:r w:rsidRPr="00C81178">
              <w:rPr>
                <w:rFonts w:eastAsia="Times New Roman" w:cs="Consolas"/>
                <w:sz w:val="20"/>
                <w:szCs w:val="20"/>
                <w:rPrChange w:id="661"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662" w:author="WIN764BIT" w:date="2017-08-30T16:32:00Z">
                  <w:rPr>
                    <w:rFonts w:ascii="Consolas" w:eastAsia="Times New Roman" w:hAnsi="Consolas" w:cs="Consolas"/>
                    <w:color w:val="7F007F"/>
                    <w:sz w:val="20"/>
                    <w:szCs w:val="20"/>
                  </w:rPr>
                </w:rPrChange>
              </w:rPr>
              <w:t>name</w:t>
            </w:r>
            <w:r w:rsidRPr="00C81178">
              <w:rPr>
                <w:rFonts w:eastAsia="Times New Roman" w:cs="Consolas"/>
                <w:color w:val="000000"/>
                <w:sz w:val="20"/>
                <w:szCs w:val="20"/>
                <w:rPrChange w:id="663"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664" w:author="WIN764BIT" w:date="2017-08-30T16:32:00Z">
                  <w:rPr>
                    <w:rFonts w:ascii="Consolas" w:eastAsia="Times New Roman" w:hAnsi="Consolas" w:cs="Consolas"/>
                    <w:i/>
                    <w:iCs/>
                    <w:color w:val="2A00FF"/>
                    <w:sz w:val="20"/>
                    <w:szCs w:val="20"/>
                  </w:rPr>
                </w:rPrChange>
              </w:rPr>
              <w:t>"shipmentCount"</w:t>
            </w:r>
            <w:r w:rsidRPr="00C81178">
              <w:rPr>
                <w:rFonts w:eastAsia="Times New Roman" w:cs="Consolas"/>
                <w:sz w:val="20"/>
                <w:szCs w:val="20"/>
                <w:rPrChange w:id="665"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666" w:author="WIN764BIT" w:date="2017-08-30T16:32:00Z">
                  <w:rPr>
                    <w:rFonts w:ascii="Consolas" w:eastAsia="Times New Roman" w:hAnsi="Consolas" w:cs="Consolas"/>
                    <w:color w:val="7F007F"/>
                    <w:sz w:val="20"/>
                    <w:szCs w:val="20"/>
                  </w:rPr>
                </w:rPrChange>
              </w:rPr>
              <w:t>value</w:t>
            </w:r>
            <w:r w:rsidRPr="00C81178">
              <w:rPr>
                <w:rFonts w:eastAsia="Times New Roman" w:cs="Consolas"/>
                <w:color w:val="000000"/>
                <w:sz w:val="20"/>
                <w:szCs w:val="20"/>
                <w:rPrChange w:id="667"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668" w:author="WIN764BIT" w:date="2017-08-30T16:32:00Z">
                  <w:rPr>
                    <w:rFonts w:ascii="Consolas" w:eastAsia="Times New Roman" w:hAnsi="Consolas" w:cs="Consolas"/>
                    <w:i/>
                    <w:iCs/>
                    <w:color w:val="2A00FF"/>
                    <w:sz w:val="20"/>
                    <w:szCs w:val="20"/>
                  </w:rPr>
                </w:rPrChange>
              </w:rPr>
              <w:t>"${shipmentCount+1}"</w:t>
            </w:r>
            <w:r w:rsidRPr="00C81178">
              <w:rPr>
                <w:rFonts w:eastAsia="Times New Roman" w:cs="Consolas"/>
                <w:sz w:val="20"/>
                <w:szCs w:val="20"/>
                <w:rPrChange w:id="669"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670" w:author="WIN764BIT" w:date="2017-08-30T16:32:00Z">
                  <w:rPr>
                    <w:rFonts w:ascii="Consolas" w:eastAsia="Times New Roman" w:hAnsi="Consolas" w:cs="Consolas"/>
                    <w:color w:val="7F007F"/>
                    <w:sz w:val="20"/>
                    <w:szCs w:val="20"/>
                  </w:rPr>
                </w:rPrChange>
              </w:rPr>
              <w:t>scope</w:t>
            </w:r>
            <w:r w:rsidRPr="00C81178">
              <w:rPr>
                <w:rFonts w:eastAsia="Times New Roman" w:cs="Consolas"/>
                <w:color w:val="000000"/>
                <w:sz w:val="20"/>
                <w:szCs w:val="20"/>
                <w:rPrChange w:id="671"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672" w:author="WIN764BIT" w:date="2017-08-30T16:32:00Z">
                  <w:rPr>
                    <w:rFonts w:ascii="Consolas" w:eastAsia="Times New Roman" w:hAnsi="Consolas" w:cs="Consolas"/>
                    <w:i/>
                    <w:iCs/>
                    <w:color w:val="2A00FF"/>
                    <w:sz w:val="20"/>
                    <w:szCs w:val="20"/>
                  </w:rPr>
                </w:rPrChange>
              </w:rPr>
              <w:t>"page"</w:t>
            </w:r>
            <w:r w:rsidRPr="00C81178">
              <w:rPr>
                <w:rFonts w:eastAsia="Times New Roman" w:cs="Consolas"/>
                <w:color w:val="008080"/>
                <w:sz w:val="20"/>
                <w:szCs w:val="20"/>
                <w:rPrChange w:id="673" w:author="WIN764BIT" w:date="2017-08-30T16:32:00Z">
                  <w:rPr>
                    <w:rFonts w:ascii="Consolas" w:eastAsia="Times New Roman" w:hAnsi="Consolas" w:cs="Consolas"/>
                    <w:color w:val="008080"/>
                    <w:sz w:val="20"/>
                    <w:szCs w:val="20"/>
                  </w:rPr>
                </w:rPrChange>
              </w:rPr>
              <w:t>/&gt;</w:t>
            </w:r>
          </w:p>
          <w:p w14:paraId="33B8FABA" w14:textId="77777777" w:rsidR="00B54007" w:rsidRPr="00C81178" w:rsidRDefault="00B54007" w:rsidP="005C1822">
            <w:pPr>
              <w:pStyle w:val="BodyText"/>
              <w:rPr>
                <w:color w:val="008080"/>
                <w:rPrChange w:id="674" w:author="WIN764BIT" w:date="2017-08-30T16:32:00Z">
                  <w:rPr>
                    <w:rFonts w:ascii="Consolas" w:eastAsia="Times New Roman" w:hAnsi="Consolas" w:cs="Consolas"/>
                    <w:color w:val="008080"/>
                    <w:sz w:val="20"/>
                    <w:szCs w:val="20"/>
                  </w:rPr>
                </w:rPrChange>
              </w:rPr>
            </w:pPr>
            <w:r w:rsidRPr="00C81178">
              <w:rPr>
                <w:color w:val="000000"/>
                <w:rPrChange w:id="675" w:author="WIN764BIT" w:date="2017-08-30T16:32:00Z">
                  <w:rPr>
                    <w:rFonts w:ascii="Consolas" w:eastAsia="Times New Roman" w:hAnsi="Consolas" w:cs="Consolas"/>
                    <w:color w:val="000000"/>
                    <w:sz w:val="20"/>
                    <w:szCs w:val="20"/>
                  </w:rPr>
                </w:rPrChange>
              </w:rPr>
              <w:tab/>
            </w:r>
            <w:r w:rsidRPr="00C81178">
              <w:rPr>
                <w:color w:val="000000"/>
                <w:rPrChange w:id="676" w:author="WIN764BIT" w:date="2017-08-30T16:32:00Z">
                  <w:rPr>
                    <w:rFonts w:ascii="Consolas" w:eastAsia="Times New Roman" w:hAnsi="Consolas" w:cs="Consolas"/>
                    <w:color w:val="000000"/>
                    <w:sz w:val="20"/>
                    <w:szCs w:val="20"/>
                  </w:rPr>
                </w:rPrChange>
              </w:rPr>
              <w:tab/>
            </w:r>
            <w:r w:rsidRPr="00C81178">
              <w:rPr>
                <w:color w:val="000000"/>
                <w:rPrChange w:id="677" w:author="WIN764BIT" w:date="2017-08-30T16:32:00Z">
                  <w:rPr>
                    <w:rFonts w:ascii="Consolas" w:eastAsia="Times New Roman" w:hAnsi="Consolas" w:cs="Consolas"/>
                    <w:color w:val="000000"/>
                    <w:sz w:val="20"/>
                    <w:szCs w:val="20"/>
                  </w:rPr>
                </w:rPrChange>
              </w:rPr>
              <w:tab/>
            </w:r>
            <w:r w:rsidRPr="00C81178">
              <w:rPr>
                <w:color w:val="000000"/>
                <w:rPrChange w:id="678" w:author="WIN764BIT" w:date="2017-08-30T16:32:00Z">
                  <w:rPr>
                    <w:rFonts w:ascii="Consolas" w:eastAsia="Times New Roman" w:hAnsi="Consolas" w:cs="Consolas"/>
                    <w:color w:val="000000"/>
                    <w:sz w:val="20"/>
                    <w:szCs w:val="20"/>
                  </w:rPr>
                </w:rPrChange>
              </w:rPr>
              <w:tab/>
            </w:r>
            <w:r w:rsidRPr="00C81178">
              <w:rPr>
                <w:color w:val="000000"/>
                <w:rPrChange w:id="679" w:author="WIN764BIT" w:date="2017-08-30T16:32:00Z">
                  <w:rPr>
                    <w:rFonts w:ascii="Consolas" w:eastAsia="Times New Roman" w:hAnsi="Consolas" w:cs="Consolas"/>
                    <w:color w:val="000000"/>
                    <w:sz w:val="20"/>
                    <w:szCs w:val="20"/>
                  </w:rPr>
                </w:rPrChange>
              </w:rPr>
              <w:tab/>
            </w:r>
            <w:r w:rsidRPr="00C81178">
              <w:rPr>
                <w:color w:val="008080"/>
                <w:rPrChange w:id="680" w:author="WIN764BIT" w:date="2017-08-30T16:32:00Z">
                  <w:rPr>
                    <w:rFonts w:ascii="Consolas" w:eastAsia="Times New Roman" w:hAnsi="Consolas" w:cs="Consolas"/>
                    <w:color w:val="008080"/>
                    <w:sz w:val="20"/>
                    <w:szCs w:val="20"/>
                  </w:rPr>
                </w:rPrChange>
              </w:rPr>
              <w:t>&lt;</w:t>
            </w:r>
            <w:r w:rsidRPr="00C81178">
              <w:rPr>
                <w:color w:val="3F7F7F"/>
                <w:rPrChange w:id="681" w:author="WIN764BIT" w:date="2017-08-30T16:32:00Z">
                  <w:rPr>
                    <w:rFonts w:ascii="Consolas" w:eastAsia="Times New Roman" w:hAnsi="Consolas" w:cs="Consolas"/>
                    <w:color w:val="3F7F7F"/>
                    <w:sz w:val="20"/>
                    <w:szCs w:val="20"/>
                  </w:rPr>
                </w:rPrChange>
              </w:rPr>
              <w:t>isif</w:t>
            </w:r>
            <w:r w:rsidRPr="00C81178">
              <w:rPr>
                <w:rPrChange w:id="682" w:author="WIN764BIT" w:date="2017-08-30T16:32:00Z">
                  <w:rPr>
                    <w:rFonts w:ascii="Consolas" w:eastAsia="Times New Roman" w:hAnsi="Consolas" w:cs="Consolas"/>
                    <w:sz w:val="20"/>
                    <w:szCs w:val="20"/>
                  </w:rPr>
                </w:rPrChange>
              </w:rPr>
              <w:t xml:space="preserve"> </w:t>
            </w:r>
            <w:r w:rsidRPr="00C81178">
              <w:rPr>
                <w:color w:val="7F007F"/>
                <w:rPrChange w:id="683" w:author="WIN764BIT" w:date="2017-08-30T16:32:00Z">
                  <w:rPr>
                    <w:rFonts w:ascii="Consolas" w:eastAsia="Times New Roman" w:hAnsi="Consolas" w:cs="Consolas"/>
                    <w:color w:val="7F007F"/>
                    <w:sz w:val="20"/>
                    <w:szCs w:val="20"/>
                  </w:rPr>
                </w:rPrChange>
              </w:rPr>
              <w:t>condition</w:t>
            </w:r>
            <w:r w:rsidRPr="00C81178">
              <w:rPr>
                <w:color w:val="000000"/>
                <w:rPrChange w:id="684" w:author="WIN764BIT" w:date="2017-08-30T16:32:00Z">
                  <w:rPr>
                    <w:rFonts w:ascii="Consolas" w:eastAsia="Times New Roman" w:hAnsi="Consolas" w:cs="Consolas"/>
                    <w:color w:val="000000"/>
                    <w:sz w:val="20"/>
                    <w:szCs w:val="20"/>
                  </w:rPr>
                </w:rPrChange>
              </w:rPr>
              <w:t>=</w:t>
            </w:r>
            <w:r w:rsidRPr="00C81178">
              <w:rPr>
                <w:rPrChange w:id="685" w:author="WIN764BIT" w:date="2017-08-30T16:32:00Z">
                  <w:rPr>
                    <w:rFonts w:ascii="Consolas" w:eastAsia="Times New Roman" w:hAnsi="Consolas" w:cs="Consolas"/>
                    <w:i/>
                    <w:iCs/>
                    <w:color w:val="2A00FF"/>
                    <w:sz w:val="20"/>
                    <w:szCs w:val="20"/>
                  </w:rPr>
                </w:rPrChange>
              </w:rPr>
              <w:t>"${</w:t>
            </w:r>
            <w:r w:rsidRPr="00C81178">
              <w:rPr>
                <w:highlight w:val="yellow"/>
                <w:rPrChange w:id="686" w:author="WIN764BIT" w:date="2017-08-30T16:32:00Z">
                  <w:rPr>
                    <w:rFonts w:ascii="Consolas" w:eastAsia="Times New Roman" w:hAnsi="Consolas" w:cs="Consolas"/>
                    <w:i/>
                    <w:iCs/>
                    <w:color w:val="2A00FF"/>
                    <w:sz w:val="20"/>
                    <w:szCs w:val="20"/>
                    <w:highlight w:val="yellow"/>
                  </w:rPr>
                </w:rPrChange>
              </w:rPr>
              <w:t>LineCntr</w:t>
            </w:r>
            <w:r w:rsidRPr="00C81178">
              <w:rPr>
                <w:rPrChange w:id="687" w:author="WIN764BIT" w:date="2017-08-30T16:32:00Z">
                  <w:rPr>
                    <w:rFonts w:ascii="Consolas" w:eastAsia="Times New Roman" w:hAnsi="Consolas" w:cs="Consolas"/>
                    <w:i/>
                    <w:iCs/>
                    <w:color w:val="2A00FF"/>
                    <w:sz w:val="20"/>
                    <w:szCs w:val="20"/>
                  </w:rPr>
                </w:rPrChange>
              </w:rPr>
              <w:t>.shipments.size() &gt; 1}"</w:t>
            </w:r>
            <w:r w:rsidRPr="00C81178">
              <w:rPr>
                <w:color w:val="008080"/>
                <w:rPrChange w:id="688" w:author="WIN764BIT" w:date="2017-08-30T16:32:00Z">
                  <w:rPr>
                    <w:rFonts w:ascii="Consolas" w:eastAsia="Times New Roman" w:hAnsi="Consolas" w:cs="Consolas"/>
                    <w:color w:val="008080"/>
                    <w:sz w:val="20"/>
                    <w:szCs w:val="20"/>
                  </w:rPr>
                </w:rPrChange>
              </w:rPr>
              <w:t>&gt;</w:t>
            </w:r>
          </w:p>
          <w:p w14:paraId="5A77832A" w14:textId="77777777" w:rsidR="00B54007" w:rsidRPr="00C81178" w:rsidRDefault="00B54007" w:rsidP="005C1822">
            <w:pPr>
              <w:pStyle w:val="BodyText"/>
              <w:rPr>
                <w:rPrChange w:id="689" w:author="WIN764BIT" w:date="2017-08-30T16:32:00Z">
                  <w:rPr>
                    <w:rFonts w:ascii="Consolas" w:eastAsia="Times New Roman" w:hAnsi="Consolas" w:cs="Consolas"/>
                    <w:color w:val="008080"/>
                    <w:sz w:val="20"/>
                    <w:szCs w:val="20"/>
                  </w:rPr>
                </w:rPrChange>
              </w:rPr>
            </w:pPr>
          </w:p>
          <w:p w14:paraId="35EFDB0B" w14:textId="77777777" w:rsidR="00B54007" w:rsidRPr="00C81178" w:rsidRDefault="00B54007" w:rsidP="005C1822">
            <w:pPr>
              <w:pStyle w:val="BodyText"/>
              <w:rPr>
                <w:rPrChange w:id="690" w:author="WIN764BIT" w:date="2017-08-30T16:32:00Z">
                  <w:rPr>
                    <w:rFonts w:ascii="Consolas" w:eastAsia="Times New Roman" w:hAnsi="Consolas" w:cs="Consolas"/>
                    <w:color w:val="008080"/>
                    <w:sz w:val="20"/>
                    <w:szCs w:val="20"/>
                  </w:rPr>
                </w:rPrChange>
              </w:rPr>
            </w:pPr>
            <w:r w:rsidRPr="00C81178">
              <w:rPr>
                <w:rPrChange w:id="691" w:author="WIN764BIT" w:date="2017-08-30T16:32:00Z">
                  <w:rPr>
                    <w:rFonts w:ascii="Consolas" w:eastAsia="Times New Roman" w:hAnsi="Consolas" w:cs="Consolas"/>
                    <w:color w:val="008080"/>
                    <w:sz w:val="20"/>
                    <w:szCs w:val="20"/>
                  </w:rPr>
                </w:rPrChange>
              </w:rPr>
              <w:t>. . . . .</w:t>
            </w:r>
          </w:p>
          <w:p w14:paraId="4DB30757" w14:textId="77777777" w:rsidR="00B54007" w:rsidRPr="00C81178" w:rsidRDefault="00B54007" w:rsidP="005C1822">
            <w:pPr>
              <w:pStyle w:val="BodyText"/>
              <w:rPr>
                <w:rPrChange w:id="692" w:author="WIN764BIT" w:date="2017-08-30T16:32:00Z">
                  <w:rPr>
                    <w:rFonts w:ascii="Consolas" w:eastAsia="Times New Roman" w:hAnsi="Consolas" w:cs="Consolas"/>
                    <w:color w:val="008080"/>
                    <w:sz w:val="20"/>
                    <w:szCs w:val="20"/>
                  </w:rPr>
                </w:rPrChange>
              </w:rPr>
            </w:pPr>
            <w:r w:rsidRPr="00C81178">
              <w:rPr>
                <w:rPrChange w:id="693" w:author="WIN764BIT" w:date="2017-08-30T16:32:00Z">
                  <w:rPr>
                    <w:rFonts w:ascii="Consolas" w:eastAsia="Times New Roman" w:hAnsi="Consolas" w:cs="Consolas"/>
                    <w:color w:val="008080"/>
                    <w:sz w:val="20"/>
                    <w:szCs w:val="20"/>
                  </w:rPr>
                </w:rPrChange>
              </w:rPr>
              <w:t xml:space="preserve">. . . &lt;existing code&gt;. . . </w:t>
            </w:r>
          </w:p>
          <w:p w14:paraId="682D8658" w14:textId="77777777" w:rsidR="00B54007" w:rsidRPr="00C81178" w:rsidRDefault="00B54007" w:rsidP="005C1822">
            <w:pPr>
              <w:pStyle w:val="BodyText"/>
              <w:rPr>
                <w:rPrChange w:id="694" w:author="WIN764BIT" w:date="2017-08-30T16:32:00Z">
                  <w:rPr>
                    <w:rFonts w:ascii="Consolas" w:eastAsia="Times New Roman" w:hAnsi="Consolas" w:cs="Consolas"/>
                    <w:color w:val="008080"/>
                    <w:sz w:val="20"/>
                    <w:szCs w:val="20"/>
                  </w:rPr>
                </w:rPrChange>
              </w:rPr>
            </w:pPr>
            <w:r w:rsidRPr="00C81178">
              <w:rPr>
                <w:rPrChange w:id="695" w:author="WIN764BIT" w:date="2017-08-30T16:32:00Z">
                  <w:rPr>
                    <w:rFonts w:ascii="Consolas" w:eastAsia="Times New Roman" w:hAnsi="Consolas" w:cs="Consolas"/>
                    <w:color w:val="008080"/>
                    <w:sz w:val="20"/>
                    <w:szCs w:val="20"/>
                  </w:rPr>
                </w:rPrChange>
              </w:rPr>
              <w:t xml:space="preserve"> . . . . </w:t>
            </w:r>
          </w:p>
          <w:p w14:paraId="3587D3D5" w14:textId="77777777" w:rsidR="00B54007" w:rsidRPr="00C81178" w:rsidRDefault="00B54007" w:rsidP="00E57B51">
            <w:pPr>
              <w:autoSpaceDE w:val="0"/>
              <w:autoSpaceDN w:val="0"/>
              <w:adjustRightInd w:val="0"/>
              <w:spacing w:after="0" w:line="240" w:lineRule="auto"/>
              <w:rPr>
                <w:rFonts w:eastAsia="Times New Roman" w:cs="Consolas"/>
                <w:sz w:val="20"/>
                <w:szCs w:val="20"/>
                <w:rPrChange w:id="696" w:author="WIN764BIT" w:date="2017-08-30T16:32:00Z">
                  <w:rPr>
                    <w:rFonts w:ascii="Consolas" w:eastAsia="Times New Roman" w:hAnsi="Consolas" w:cs="Consolas"/>
                    <w:sz w:val="20"/>
                    <w:szCs w:val="20"/>
                  </w:rPr>
                </w:rPrChange>
              </w:rPr>
            </w:pPr>
            <w:r w:rsidRPr="00C81178">
              <w:rPr>
                <w:rFonts w:eastAsia="Times New Roman" w:cs="Consolas"/>
                <w:color w:val="008080"/>
                <w:sz w:val="20"/>
                <w:szCs w:val="20"/>
                <w:rPrChange w:id="697" w:author="WIN764BIT" w:date="2017-08-30T16:32:00Z">
                  <w:rPr>
                    <w:rFonts w:ascii="Consolas" w:eastAsia="Times New Roman" w:hAnsi="Consolas" w:cs="Consolas"/>
                    <w:color w:val="008080"/>
                    <w:sz w:val="20"/>
                    <w:szCs w:val="20"/>
                  </w:rPr>
                </w:rPrChange>
              </w:rPr>
              <w:t>&lt;</w:t>
            </w:r>
            <w:r w:rsidRPr="00B54007">
              <w:rPr>
                <w:rFonts w:eastAsia="Times New Roman" w:cs="Consolas"/>
                <w:color w:val="3F7F7F"/>
                <w:sz w:val="20"/>
                <w:szCs w:val="20"/>
                <w:highlight w:val="lightGray"/>
                <w:rPrChange w:id="698" w:author="WIN764BIT" w:date="2017-08-30T16:32:00Z">
                  <w:rPr>
                    <w:rFonts w:ascii="Consolas" w:eastAsia="Times New Roman" w:hAnsi="Consolas" w:cs="Consolas"/>
                    <w:color w:val="3F7F7F"/>
                    <w:sz w:val="20"/>
                    <w:szCs w:val="20"/>
                    <w:highlight w:val="lightGray"/>
                  </w:rPr>
                </w:rPrChange>
              </w:rPr>
              <w:t>iscomment</w:t>
            </w:r>
            <w:r w:rsidRPr="00C81178">
              <w:rPr>
                <w:rFonts w:eastAsia="Times New Roman" w:cs="Consolas"/>
                <w:color w:val="008080"/>
                <w:sz w:val="20"/>
                <w:szCs w:val="20"/>
                <w:rPrChange w:id="699" w:author="WIN764BIT" w:date="2017-08-30T16:32:00Z">
                  <w:rPr>
                    <w:rFonts w:ascii="Consolas" w:eastAsia="Times New Roman" w:hAnsi="Consolas" w:cs="Consolas"/>
                    <w:color w:val="008080"/>
                    <w:sz w:val="20"/>
                    <w:szCs w:val="20"/>
                  </w:rPr>
                </w:rPrChange>
              </w:rPr>
              <w:t>&gt;</w:t>
            </w:r>
            <w:r w:rsidRPr="00C81178">
              <w:rPr>
                <w:rFonts w:eastAsia="Times New Roman" w:cs="Consolas"/>
                <w:color w:val="000000"/>
                <w:sz w:val="20"/>
                <w:szCs w:val="20"/>
                <w:rPrChange w:id="700" w:author="WIN764BIT" w:date="2017-08-30T16:32:00Z">
                  <w:rPr>
                    <w:rFonts w:ascii="Consolas" w:eastAsia="Times New Roman" w:hAnsi="Consolas" w:cs="Consolas"/>
                    <w:color w:val="000000"/>
                    <w:sz w:val="20"/>
                    <w:szCs w:val="20"/>
                  </w:rPr>
                </w:rPrChange>
              </w:rPr>
              <w:t>RENDER COUPON/ORDER DISCOUNTS</w:t>
            </w:r>
            <w:r w:rsidRPr="00C81178">
              <w:rPr>
                <w:rFonts w:eastAsia="Times New Roman" w:cs="Consolas"/>
                <w:color w:val="008080"/>
                <w:sz w:val="20"/>
                <w:szCs w:val="20"/>
                <w:rPrChange w:id="701" w:author="WIN764BIT" w:date="2017-08-30T16:32:00Z">
                  <w:rPr>
                    <w:rFonts w:ascii="Consolas" w:eastAsia="Times New Roman" w:hAnsi="Consolas" w:cs="Consolas"/>
                    <w:color w:val="008080"/>
                    <w:sz w:val="20"/>
                    <w:szCs w:val="20"/>
                  </w:rPr>
                </w:rPrChange>
              </w:rPr>
              <w:t>&lt;/</w:t>
            </w:r>
            <w:r w:rsidRPr="00B54007">
              <w:rPr>
                <w:rFonts w:eastAsia="Times New Roman" w:cs="Consolas"/>
                <w:color w:val="3F7F7F"/>
                <w:sz w:val="20"/>
                <w:szCs w:val="20"/>
                <w:highlight w:val="lightGray"/>
                <w:rPrChange w:id="702" w:author="WIN764BIT" w:date="2017-08-30T16:32:00Z">
                  <w:rPr>
                    <w:rFonts w:ascii="Consolas" w:eastAsia="Times New Roman" w:hAnsi="Consolas" w:cs="Consolas"/>
                    <w:color w:val="3F7F7F"/>
                    <w:sz w:val="20"/>
                    <w:szCs w:val="20"/>
                    <w:highlight w:val="lightGray"/>
                  </w:rPr>
                </w:rPrChange>
              </w:rPr>
              <w:t>iscomment</w:t>
            </w:r>
            <w:r w:rsidRPr="00C81178">
              <w:rPr>
                <w:rFonts w:eastAsia="Times New Roman" w:cs="Consolas"/>
                <w:color w:val="008080"/>
                <w:sz w:val="20"/>
                <w:szCs w:val="20"/>
                <w:rPrChange w:id="703" w:author="WIN764BIT" w:date="2017-08-30T16:32:00Z">
                  <w:rPr>
                    <w:rFonts w:ascii="Consolas" w:eastAsia="Times New Roman" w:hAnsi="Consolas" w:cs="Consolas"/>
                    <w:color w:val="008080"/>
                    <w:sz w:val="20"/>
                    <w:szCs w:val="20"/>
                  </w:rPr>
                </w:rPrChange>
              </w:rPr>
              <w:t>&gt;</w:t>
            </w:r>
          </w:p>
          <w:p w14:paraId="36D66181" w14:textId="77777777" w:rsidR="00B54007" w:rsidRPr="00C81178" w:rsidRDefault="00B54007" w:rsidP="005C1822">
            <w:pPr>
              <w:pStyle w:val="BodyText"/>
              <w:rPr>
                <w:color w:val="008080"/>
                <w:rPrChange w:id="704" w:author="WIN764BIT" w:date="2017-08-30T16:32:00Z">
                  <w:rPr>
                    <w:rFonts w:ascii="Consolas" w:eastAsia="Times New Roman" w:hAnsi="Consolas" w:cs="Consolas"/>
                    <w:color w:val="008080"/>
                    <w:sz w:val="20"/>
                    <w:szCs w:val="20"/>
                  </w:rPr>
                </w:rPrChange>
              </w:rPr>
            </w:pPr>
            <w:r w:rsidRPr="00C81178">
              <w:rPr>
                <w:color w:val="000000"/>
                <w:rPrChange w:id="705" w:author="WIN764BIT" w:date="2017-08-30T16:32:00Z">
                  <w:rPr>
                    <w:rFonts w:ascii="Consolas" w:eastAsia="Times New Roman" w:hAnsi="Consolas" w:cs="Consolas"/>
                    <w:color w:val="000000"/>
                    <w:sz w:val="20"/>
                    <w:szCs w:val="20"/>
                  </w:rPr>
                </w:rPrChange>
              </w:rPr>
              <w:tab/>
            </w:r>
            <w:r w:rsidRPr="00C81178">
              <w:rPr>
                <w:color w:val="000000"/>
                <w:rPrChange w:id="706" w:author="WIN764BIT" w:date="2017-08-30T16:32:00Z">
                  <w:rPr>
                    <w:rFonts w:ascii="Consolas" w:eastAsia="Times New Roman" w:hAnsi="Consolas" w:cs="Consolas"/>
                    <w:color w:val="000000"/>
                    <w:sz w:val="20"/>
                    <w:szCs w:val="20"/>
                  </w:rPr>
                </w:rPrChange>
              </w:rPr>
              <w:tab/>
            </w:r>
            <w:r w:rsidRPr="00C81178">
              <w:rPr>
                <w:color w:val="000000"/>
                <w:rPrChange w:id="707" w:author="WIN764BIT" w:date="2017-08-30T16:32:00Z">
                  <w:rPr>
                    <w:rFonts w:ascii="Consolas" w:eastAsia="Times New Roman" w:hAnsi="Consolas" w:cs="Consolas"/>
                    <w:color w:val="000000"/>
                    <w:sz w:val="20"/>
                    <w:szCs w:val="20"/>
                  </w:rPr>
                </w:rPrChange>
              </w:rPr>
              <w:tab/>
            </w:r>
            <w:r w:rsidRPr="00C81178">
              <w:rPr>
                <w:color w:val="008080"/>
                <w:rPrChange w:id="708" w:author="WIN764BIT" w:date="2017-08-30T16:32:00Z">
                  <w:rPr>
                    <w:rFonts w:ascii="Consolas" w:eastAsia="Times New Roman" w:hAnsi="Consolas" w:cs="Consolas"/>
                    <w:color w:val="008080"/>
                    <w:sz w:val="20"/>
                    <w:szCs w:val="20"/>
                  </w:rPr>
                </w:rPrChange>
              </w:rPr>
              <w:t>&lt;</w:t>
            </w:r>
            <w:r w:rsidRPr="00C81178">
              <w:rPr>
                <w:color w:val="3F7F7F"/>
                <w:rPrChange w:id="709" w:author="WIN764BIT" w:date="2017-08-30T16:32:00Z">
                  <w:rPr>
                    <w:rFonts w:ascii="Consolas" w:eastAsia="Times New Roman" w:hAnsi="Consolas" w:cs="Consolas"/>
                    <w:color w:val="3F7F7F"/>
                    <w:sz w:val="20"/>
                    <w:szCs w:val="20"/>
                  </w:rPr>
                </w:rPrChange>
              </w:rPr>
              <w:t>isloop</w:t>
            </w:r>
            <w:r w:rsidRPr="00C81178">
              <w:rPr>
                <w:rPrChange w:id="710" w:author="WIN764BIT" w:date="2017-08-30T16:32:00Z">
                  <w:rPr>
                    <w:rFonts w:ascii="Consolas" w:eastAsia="Times New Roman" w:hAnsi="Consolas" w:cs="Consolas"/>
                    <w:sz w:val="20"/>
                    <w:szCs w:val="20"/>
                  </w:rPr>
                </w:rPrChange>
              </w:rPr>
              <w:t xml:space="preserve"> </w:t>
            </w:r>
            <w:r w:rsidRPr="00C81178">
              <w:rPr>
                <w:color w:val="7F007F"/>
                <w:rPrChange w:id="711" w:author="WIN764BIT" w:date="2017-08-30T16:32:00Z">
                  <w:rPr>
                    <w:rFonts w:ascii="Consolas" w:eastAsia="Times New Roman" w:hAnsi="Consolas" w:cs="Consolas"/>
                    <w:color w:val="7F007F"/>
                    <w:sz w:val="20"/>
                    <w:szCs w:val="20"/>
                  </w:rPr>
                </w:rPrChange>
              </w:rPr>
              <w:t>items</w:t>
            </w:r>
            <w:r w:rsidRPr="00C81178">
              <w:rPr>
                <w:color w:val="000000"/>
                <w:rPrChange w:id="712" w:author="WIN764BIT" w:date="2017-08-30T16:32:00Z">
                  <w:rPr>
                    <w:rFonts w:ascii="Consolas" w:eastAsia="Times New Roman" w:hAnsi="Consolas" w:cs="Consolas"/>
                    <w:color w:val="000000"/>
                    <w:sz w:val="20"/>
                    <w:szCs w:val="20"/>
                  </w:rPr>
                </w:rPrChange>
              </w:rPr>
              <w:t>=</w:t>
            </w:r>
            <w:r w:rsidRPr="00C81178">
              <w:rPr>
                <w:rPrChange w:id="713" w:author="WIN764BIT" w:date="2017-08-30T16:32:00Z">
                  <w:rPr>
                    <w:rFonts w:ascii="Consolas" w:eastAsia="Times New Roman" w:hAnsi="Consolas" w:cs="Consolas"/>
                    <w:i/>
                    <w:iCs/>
                    <w:color w:val="2A00FF"/>
                    <w:sz w:val="20"/>
                    <w:szCs w:val="20"/>
                  </w:rPr>
                </w:rPrChange>
              </w:rPr>
              <w:t>"${</w:t>
            </w:r>
            <w:r w:rsidRPr="00C81178">
              <w:rPr>
                <w:highlight w:val="yellow"/>
                <w:rPrChange w:id="714" w:author="WIN764BIT" w:date="2017-08-30T16:32:00Z">
                  <w:rPr>
                    <w:rFonts w:ascii="Consolas" w:eastAsia="Times New Roman" w:hAnsi="Consolas" w:cs="Consolas"/>
                    <w:i/>
                    <w:iCs/>
                    <w:color w:val="2A00FF"/>
                    <w:sz w:val="20"/>
                    <w:szCs w:val="20"/>
                    <w:highlight w:val="yellow"/>
                  </w:rPr>
                </w:rPrChange>
              </w:rPr>
              <w:t>LineCntr</w:t>
            </w:r>
            <w:r w:rsidRPr="00C81178">
              <w:rPr>
                <w:rPrChange w:id="715" w:author="WIN764BIT" w:date="2017-08-30T16:32:00Z">
                  <w:rPr>
                    <w:rFonts w:ascii="Consolas" w:eastAsia="Times New Roman" w:hAnsi="Consolas" w:cs="Consolas"/>
                    <w:i/>
                    <w:iCs/>
                    <w:color w:val="2A00FF"/>
                    <w:sz w:val="20"/>
                    <w:szCs w:val="20"/>
                  </w:rPr>
                </w:rPrChange>
              </w:rPr>
              <w:t xml:space="preserve">.couponLineItems}" </w:t>
            </w:r>
            <w:r w:rsidRPr="00C81178">
              <w:rPr>
                <w:color w:val="7F007F"/>
                <w:rPrChange w:id="716" w:author="WIN764BIT" w:date="2017-08-30T16:32:00Z">
                  <w:rPr>
                    <w:rFonts w:ascii="Consolas" w:eastAsia="Times New Roman" w:hAnsi="Consolas" w:cs="Consolas"/>
                    <w:color w:val="7F007F"/>
                    <w:sz w:val="20"/>
                    <w:szCs w:val="20"/>
                  </w:rPr>
                </w:rPrChange>
              </w:rPr>
              <w:lastRenderedPageBreak/>
              <w:t>var</w:t>
            </w:r>
            <w:r w:rsidRPr="00C81178">
              <w:rPr>
                <w:color w:val="000000"/>
                <w:rPrChange w:id="717" w:author="WIN764BIT" w:date="2017-08-30T16:32:00Z">
                  <w:rPr>
                    <w:rFonts w:ascii="Consolas" w:eastAsia="Times New Roman" w:hAnsi="Consolas" w:cs="Consolas"/>
                    <w:color w:val="000000"/>
                    <w:sz w:val="20"/>
                    <w:szCs w:val="20"/>
                  </w:rPr>
                </w:rPrChange>
              </w:rPr>
              <w:t>=</w:t>
            </w:r>
            <w:r w:rsidRPr="00C81178">
              <w:rPr>
                <w:rPrChange w:id="718" w:author="WIN764BIT" w:date="2017-08-30T16:32:00Z">
                  <w:rPr>
                    <w:rFonts w:ascii="Consolas" w:eastAsia="Times New Roman" w:hAnsi="Consolas" w:cs="Consolas"/>
                    <w:i/>
                    <w:iCs/>
                    <w:color w:val="2A00FF"/>
                    <w:sz w:val="20"/>
                    <w:szCs w:val="20"/>
                  </w:rPr>
                </w:rPrChange>
              </w:rPr>
              <w:t>"couponLineItem"</w:t>
            </w:r>
            <w:r w:rsidRPr="00C81178">
              <w:rPr>
                <w:rPrChange w:id="719" w:author="WIN764BIT" w:date="2017-08-30T16:32:00Z">
                  <w:rPr>
                    <w:rFonts w:ascii="Consolas" w:eastAsia="Times New Roman" w:hAnsi="Consolas" w:cs="Consolas"/>
                    <w:sz w:val="20"/>
                    <w:szCs w:val="20"/>
                  </w:rPr>
                </w:rPrChange>
              </w:rPr>
              <w:t xml:space="preserve"> </w:t>
            </w:r>
            <w:r w:rsidRPr="00C81178">
              <w:rPr>
                <w:color w:val="7F007F"/>
                <w:rPrChange w:id="720" w:author="WIN764BIT" w:date="2017-08-30T16:32:00Z">
                  <w:rPr>
                    <w:rFonts w:ascii="Consolas" w:eastAsia="Times New Roman" w:hAnsi="Consolas" w:cs="Consolas"/>
                    <w:color w:val="7F007F"/>
                    <w:sz w:val="20"/>
                    <w:szCs w:val="20"/>
                  </w:rPr>
                </w:rPrChange>
              </w:rPr>
              <w:t>status</w:t>
            </w:r>
            <w:r w:rsidRPr="00C81178">
              <w:rPr>
                <w:color w:val="000000"/>
                <w:rPrChange w:id="721" w:author="WIN764BIT" w:date="2017-08-30T16:32:00Z">
                  <w:rPr>
                    <w:rFonts w:ascii="Consolas" w:eastAsia="Times New Roman" w:hAnsi="Consolas" w:cs="Consolas"/>
                    <w:color w:val="000000"/>
                    <w:sz w:val="20"/>
                    <w:szCs w:val="20"/>
                  </w:rPr>
                </w:rPrChange>
              </w:rPr>
              <w:t>=</w:t>
            </w:r>
            <w:r w:rsidRPr="00C81178">
              <w:rPr>
                <w:rPrChange w:id="722" w:author="WIN764BIT" w:date="2017-08-30T16:32:00Z">
                  <w:rPr>
                    <w:rFonts w:ascii="Consolas" w:eastAsia="Times New Roman" w:hAnsi="Consolas" w:cs="Consolas"/>
                    <w:i/>
                    <w:iCs/>
                    <w:color w:val="2A00FF"/>
                    <w:sz w:val="20"/>
                    <w:szCs w:val="20"/>
                  </w:rPr>
                </w:rPrChange>
              </w:rPr>
              <w:t>"cliloopstate"</w:t>
            </w:r>
            <w:r w:rsidRPr="00C81178">
              <w:rPr>
                <w:color w:val="008080"/>
                <w:rPrChange w:id="723" w:author="WIN764BIT" w:date="2017-08-30T16:32:00Z">
                  <w:rPr>
                    <w:rFonts w:ascii="Consolas" w:eastAsia="Times New Roman" w:hAnsi="Consolas" w:cs="Consolas"/>
                    <w:color w:val="008080"/>
                    <w:sz w:val="20"/>
                    <w:szCs w:val="20"/>
                  </w:rPr>
                </w:rPrChange>
              </w:rPr>
              <w:t>&gt;</w:t>
            </w:r>
          </w:p>
          <w:p w14:paraId="59676482" w14:textId="77777777" w:rsidR="00B54007" w:rsidRPr="00C81178" w:rsidRDefault="00B54007" w:rsidP="005C1822">
            <w:pPr>
              <w:pStyle w:val="BodyText"/>
              <w:rPr>
                <w:rPrChange w:id="724" w:author="WIN764BIT" w:date="2017-08-30T16:32:00Z">
                  <w:rPr>
                    <w:rFonts w:ascii="Consolas" w:eastAsia="Times New Roman" w:hAnsi="Consolas" w:cs="Consolas"/>
                    <w:color w:val="008080"/>
                    <w:sz w:val="20"/>
                    <w:szCs w:val="20"/>
                  </w:rPr>
                </w:rPrChange>
              </w:rPr>
            </w:pPr>
            <w:r w:rsidRPr="00C81178">
              <w:rPr>
                <w:rPrChange w:id="725" w:author="WIN764BIT" w:date="2017-08-30T16:32:00Z">
                  <w:rPr>
                    <w:rFonts w:ascii="Consolas" w:eastAsia="Times New Roman" w:hAnsi="Consolas" w:cs="Consolas"/>
                    <w:color w:val="008080"/>
                    <w:sz w:val="20"/>
                    <w:szCs w:val="20"/>
                  </w:rPr>
                </w:rPrChange>
              </w:rPr>
              <w:t xml:space="preserve"> . . . .</w:t>
            </w:r>
          </w:p>
          <w:p w14:paraId="6E87B67A" w14:textId="77777777" w:rsidR="00B54007" w:rsidRPr="00C81178" w:rsidRDefault="00B54007" w:rsidP="005C1822">
            <w:pPr>
              <w:pStyle w:val="BodyText"/>
              <w:rPr>
                <w:rPrChange w:id="726" w:author="WIN764BIT" w:date="2017-08-30T16:32:00Z">
                  <w:rPr>
                    <w:rFonts w:ascii="Consolas" w:eastAsia="Times New Roman" w:hAnsi="Consolas" w:cs="Consolas"/>
                    <w:color w:val="008080"/>
                    <w:sz w:val="20"/>
                    <w:szCs w:val="20"/>
                  </w:rPr>
                </w:rPrChange>
              </w:rPr>
            </w:pPr>
            <w:r w:rsidRPr="00C81178">
              <w:rPr>
                <w:rPrChange w:id="727" w:author="WIN764BIT" w:date="2017-08-30T16:32:00Z">
                  <w:rPr>
                    <w:rFonts w:ascii="Consolas" w:eastAsia="Times New Roman" w:hAnsi="Consolas" w:cs="Consolas"/>
                    <w:color w:val="008080"/>
                    <w:sz w:val="20"/>
                    <w:szCs w:val="20"/>
                  </w:rPr>
                </w:rPrChange>
              </w:rPr>
              <w:t xml:space="preserve"> . . &lt;existing code&gt;. .</w:t>
            </w:r>
          </w:p>
          <w:p w14:paraId="67704BB2" w14:textId="77777777" w:rsidR="00B54007" w:rsidRDefault="00B54007" w:rsidP="005C1822">
            <w:pPr>
              <w:pStyle w:val="BodyText"/>
              <w:rPr>
                <w:ins w:id="728" w:author="WIN764BIT" w:date="2017-08-30T16:50:00Z"/>
              </w:rPr>
            </w:pPr>
            <w:r w:rsidRPr="00C81178">
              <w:rPr>
                <w:rPrChange w:id="729" w:author="WIN764BIT" w:date="2017-08-30T16:32:00Z">
                  <w:rPr>
                    <w:rFonts w:ascii="Consolas" w:eastAsia="Times New Roman" w:hAnsi="Consolas" w:cs="Consolas"/>
                    <w:color w:val="008080"/>
                    <w:sz w:val="20"/>
                    <w:szCs w:val="20"/>
                  </w:rPr>
                </w:rPrChange>
              </w:rPr>
              <w:t xml:space="preserve"> . . . .</w:t>
            </w:r>
          </w:p>
          <w:p w14:paraId="5A14E2B9" w14:textId="77777777" w:rsidR="00B54007" w:rsidRDefault="00B54007" w:rsidP="00E57B51">
            <w:pPr>
              <w:autoSpaceDE w:val="0"/>
              <w:autoSpaceDN w:val="0"/>
              <w:adjustRightInd w:val="0"/>
              <w:spacing w:after="0" w:line="240" w:lineRule="auto"/>
              <w:rPr>
                <w:ins w:id="730" w:author="WIN764BIT" w:date="2017-08-30T16:50:00Z"/>
                <w:rFonts w:ascii="Consolas" w:eastAsia="Times New Roman" w:hAnsi="Consolas" w:cs="Consolas"/>
                <w:sz w:val="20"/>
                <w:szCs w:val="20"/>
              </w:rPr>
            </w:pPr>
            <w:ins w:id="731" w:author="WIN764BIT" w:date="2017-08-30T16:50:00Z">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"item-total"</w:t>
              </w:r>
              <w:r>
                <w:rPr>
                  <w:rFonts w:ascii="Consolas" w:eastAsia="Times New Roman" w:hAnsi="Consolas" w:cs="Consolas"/>
                  <w:color w:val="008080"/>
                  <w:sz w:val="20"/>
                  <w:szCs w:val="20"/>
                </w:rPr>
                <w:t>&gt;</w:t>
              </w:r>
            </w:ins>
          </w:p>
          <w:p w14:paraId="6E4AC518" w14:textId="77777777" w:rsidR="00B54007" w:rsidRDefault="00B54007" w:rsidP="00E57B51">
            <w:pPr>
              <w:autoSpaceDE w:val="0"/>
              <w:autoSpaceDN w:val="0"/>
              <w:adjustRightInd w:val="0"/>
              <w:spacing w:after="0" w:line="240" w:lineRule="auto"/>
              <w:rPr>
                <w:ins w:id="732" w:author="WIN764BIT" w:date="2017-08-30T16:50:00Z"/>
                <w:rFonts w:ascii="Consolas" w:eastAsia="Times New Roman" w:hAnsi="Consolas" w:cs="Consolas"/>
                <w:sz w:val="20"/>
                <w:szCs w:val="20"/>
              </w:rPr>
            </w:pPr>
            <w:ins w:id="733" w:author="WIN764BIT" w:date="2017-08-30T16:50:00Z">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"${couponLineItem.applied}"</w:t>
              </w:r>
              <w:r>
                <w:rPr>
                  <w:rFonts w:ascii="Consolas" w:eastAsia="Times New Roman" w:hAnsi="Consolas" w:cs="Consolas"/>
                  <w:color w:val="008080"/>
                  <w:sz w:val="20"/>
                  <w:szCs w:val="20"/>
                </w:rPr>
                <w:t>&gt;</w:t>
              </w:r>
            </w:ins>
          </w:p>
          <w:p w14:paraId="45782D85" w14:textId="77777777" w:rsidR="00B54007" w:rsidRDefault="00B54007" w:rsidP="00E57B51">
            <w:pPr>
              <w:autoSpaceDE w:val="0"/>
              <w:autoSpaceDN w:val="0"/>
              <w:adjustRightInd w:val="0"/>
              <w:spacing w:after="0" w:line="240" w:lineRule="auto"/>
              <w:rPr>
                <w:ins w:id="734" w:author="WIN764BIT" w:date="2017-08-30T16:50:00Z"/>
                <w:rFonts w:ascii="Consolas" w:eastAsia="Times New Roman" w:hAnsi="Consolas" w:cs="Consolas"/>
                <w:sz w:val="20"/>
                <w:szCs w:val="20"/>
              </w:rPr>
            </w:pPr>
            <w:ins w:id="735" w:author="WIN764BIT" w:date="2017-08-30T16:50:00Z">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ins>
          </w:p>
          <w:p w14:paraId="2E770E46" w14:textId="77777777" w:rsidR="00B54007" w:rsidRDefault="00B54007" w:rsidP="00E57B51">
            <w:pPr>
              <w:autoSpaceDE w:val="0"/>
              <w:autoSpaceDN w:val="0"/>
              <w:adjustRightInd w:val="0"/>
              <w:spacing w:after="0" w:line="240" w:lineRule="auto"/>
              <w:rPr>
                <w:ins w:id="736" w:author="WIN764BIT" w:date="2017-08-30T16:50:00Z"/>
                <w:rFonts w:ascii="Consolas" w:eastAsia="Times New Roman" w:hAnsi="Consolas" w:cs="Consolas"/>
                <w:sz w:val="20"/>
                <w:szCs w:val="20"/>
              </w:rPr>
            </w:pPr>
            <w:ins w:id="737" w:author="WIN764BIT" w:date="2017-08-30T16:50:00Z">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ins>
          </w:p>
          <w:p w14:paraId="286B6DCC" w14:textId="77777777" w:rsidR="00B54007" w:rsidRDefault="00B54007" w:rsidP="00E57B51">
            <w:pPr>
              <w:autoSpaceDE w:val="0"/>
              <w:autoSpaceDN w:val="0"/>
              <w:adjustRightInd w:val="0"/>
              <w:spacing w:after="0" w:line="240" w:lineRule="auto"/>
              <w:rPr>
                <w:ins w:id="738" w:author="WIN764BIT" w:date="2017-08-30T16:50:00Z"/>
                <w:rFonts w:ascii="Consolas" w:eastAsia="Times New Roman" w:hAnsi="Consolas" w:cs="Consolas"/>
                <w:sz w:val="20"/>
                <w:szCs w:val="20"/>
              </w:rPr>
            </w:pPr>
            <w:ins w:id="739" w:author="WIN764BIT" w:date="2017-08-30T16:50:00Z">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"coupon-not-applied"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${Resource.msg('summary.notapplied','checkout',null)}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ins>
          </w:p>
          <w:p w14:paraId="3C5FE0D5" w14:textId="77777777" w:rsidR="00B54007" w:rsidRDefault="00B54007" w:rsidP="00E57B51">
            <w:pPr>
              <w:autoSpaceDE w:val="0"/>
              <w:autoSpaceDN w:val="0"/>
              <w:adjustRightInd w:val="0"/>
              <w:spacing w:after="0" w:line="240" w:lineRule="auto"/>
              <w:rPr>
                <w:ins w:id="740" w:author="WIN764BIT" w:date="2017-08-30T16:50:00Z"/>
                <w:rFonts w:ascii="Consolas" w:eastAsia="Times New Roman" w:hAnsi="Consolas" w:cs="Consolas"/>
                <w:sz w:val="20"/>
                <w:szCs w:val="20"/>
              </w:rPr>
            </w:pPr>
            <w:ins w:id="741" w:author="WIN764BIT" w:date="2017-08-30T16:50:00Z">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ins>
          </w:p>
          <w:p w14:paraId="45412E49" w14:textId="77777777" w:rsidR="00B54007" w:rsidRDefault="00B54007" w:rsidP="00E57B51">
            <w:pPr>
              <w:autoSpaceDE w:val="0"/>
              <w:autoSpaceDN w:val="0"/>
              <w:adjustRightInd w:val="0"/>
              <w:spacing w:after="0" w:line="240" w:lineRule="auto"/>
              <w:rPr>
                <w:ins w:id="742" w:author="WIN764BIT" w:date="2017-08-30T16:50:00Z"/>
                <w:rFonts w:ascii="Consolas" w:eastAsia="Times New Roman" w:hAnsi="Consolas" w:cs="Consolas"/>
                <w:sz w:val="20"/>
                <w:szCs w:val="20"/>
              </w:rPr>
            </w:pPr>
            <w:ins w:id="743" w:author="WIN764BIT" w:date="2017-08-30T16:50:00Z">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color w:val="008080"/>
                  <w:sz w:val="20"/>
                  <w:szCs w:val="20"/>
                </w:rPr>
                <w:t>&gt;</w:t>
              </w:r>
            </w:ins>
          </w:p>
          <w:p w14:paraId="7099775D" w14:textId="77777777" w:rsidR="00B54007" w:rsidRDefault="00B54007" w:rsidP="00E57B51">
            <w:pPr>
              <w:autoSpaceDE w:val="0"/>
              <w:autoSpaceDN w:val="0"/>
              <w:adjustRightInd w:val="0"/>
              <w:spacing w:after="0" w:line="240" w:lineRule="auto"/>
              <w:rPr>
                <w:ins w:id="744" w:author="WIN764BIT" w:date="2017-08-30T16:50:00Z"/>
                <w:rFonts w:ascii="Consolas" w:eastAsia="Times New Roman" w:hAnsi="Consolas" w:cs="Consolas"/>
                <w:sz w:val="20"/>
                <w:szCs w:val="20"/>
              </w:rPr>
            </w:pPr>
          </w:p>
          <w:p w14:paraId="4A852A9D" w14:textId="77777777" w:rsidR="00B54007" w:rsidRPr="00C81178" w:rsidRDefault="00B54007" w:rsidP="005C1822">
            <w:pPr>
              <w:pStyle w:val="BodyText"/>
              <w:rPr>
                <w:color w:val="008080"/>
                <w:rPrChange w:id="745" w:author="WIN764BIT" w:date="2017-08-30T16:32:00Z">
                  <w:rPr>
                    <w:rFonts w:ascii="Consolas" w:eastAsia="Times New Roman" w:hAnsi="Consolas" w:cs="Consolas"/>
                    <w:color w:val="008080"/>
                    <w:sz w:val="20"/>
                    <w:szCs w:val="20"/>
                  </w:rPr>
                </w:rPrChange>
              </w:rPr>
            </w:pPr>
            <w:ins w:id="746" w:author="WIN764BIT" w:date="2017-08-30T16:50:00Z">
              <w:r>
                <w:tab/>
              </w:r>
              <w:r>
                <w:tab/>
              </w:r>
              <w:r>
                <w:tab/>
              </w:r>
              <w:r>
                <w:tab/>
              </w:r>
              <w:r>
                <w:tab/>
              </w:r>
              <w:r>
                <w:rPr>
                  <w:color w:val="008080"/>
                </w:rPr>
                <w:t>&lt;/</w:t>
              </w:r>
              <w:r>
                <w:rPr>
                  <w:color w:val="3F7F7F"/>
                </w:rPr>
                <w:t>tr</w:t>
              </w:r>
              <w:r>
                <w:rPr>
                  <w:color w:val="008080"/>
                </w:rPr>
                <w:t>&gt;</w:t>
              </w:r>
            </w:ins>
            <w:r w:rsidRPr="00C81178">
              <w:rPr>
                <w:color w:val="008080"/>
                <w:rPrChange w:id="747" w:author="WIN764BIT" w:date="2017-08-30T16:32:00Z">
                  <w:rPr>
                    <w:rFonts w:ascii="Consolas" w:eastAsia="Times New Roman" w:hAnsi="Consolas" w:cs="Consolas"/>
                    <w:color w:val="008080"/>
                    <w:sz w:val="20"/>
                    <w:szCs w:val="20"/>
                  </w:rPr>
                </w:rPrChange>
              </w:rPr>
              <w:tab/>
            </w:r>
          </w:p>
          <w:p w14:paraId="71C09E60" w14:textId="77777777" w:rsidR="00B54007" w:rsidRPr="00C81178" w:rsidRDefault="00B54007" w:rsidP="00E57B51">
            <w:pPr>
              <w:autoSpaceDE w:val="0"/>
              <w:autoSpaceDN w:val="0"/>
              <w:adjustRightInd w:val="0"/>
              <w:spacing w:after="0" w:line="240" w:lineRule="auto"/>
              <w:rPr>
                <w:rFonts w:eastAsia="Times New Roman" w:cs="Consolas"/>
                <w:sz w:val="20"/>
                <w:szCs w:val="20"/>
                <w:rPrChange w:id="748" w:author="WIN764BIT" w:date="2017-08-30T16:32:00Z">
                  <w:rPr>
                    <w:rFonts w:ascii="Consolas" w:eastAsia="Times New Roman" w:hAnsi="Consolas" w:cs="Consolas"/>
                    <w:sz w:val="20"/>
                    <w:szCs w:val="20"/>
                  </w:rPr>
                </w:rPrChange>
              </w:rPr>
            </w:pPr>
            <w:r w:rsidRPr="00C81178">
              <w:rPr>
                <w:rFonts w:eastAsia="Times New Roman" w:cs="Consolas"/>
                <w:color w:val="008080"/>
                <w:sz w:val="20"/>
                <w:szCs w:val="20"/>
                <w:rPrChange w:id="749"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750" w:author="WIN764BIT" w:date="2017-08-30T16:32:00Z">
                  <w:rPr>
                    <w:rFonts w:ascii="Consolas" w:eastAsia="Times New Roman" w:hAnsi="Consolas" w:cs="Consolas"/>
                    <w:color w:val="3F7F7F"/>
                    <w:sz w:val="20"/>
                    <w:szCs w:val="20"/>
                  </w:rPr>
                </w:rPrChange>
              </w:rPr>
              <w:t>isif</w:t>
            </w:r>
            <w:r w:rsidRPr="00C81178">
              <w:rPr>
                <w:rFonts w:eastAsia="Times New Roman" w:cs="Consolas"/>
                <w:color w:val="008080"/>
                <w:sz w:val="20"/>
                <w:szCs w:val="20"/>
                <w:rPrChange w:id="751" w:author="WIN764BIT" w:date="2017-08-30T16:32:00Z">
                  <w:rPr>
                    <w:rFonts w:ascii="Consolas" w:eastAsia="Times New Roman" w:hAnsi="Consolas" w:cs="Consolas"/>
                    <w:color w:val="008080"/>
                    <w:sz w:val="20"/>
                    <w:szCs w:val="20"/>
                  </w:rPr>
                </w:rPrChange>
              </w:rPr>
              <w:t>&gt;</w:t>
            </w:r>
          </w:p>
          <w:p w14:paraId="0588C4CF" w14:textId="77777777" w:rsidR="00B54007" w:rsidRPr="00C81178" w:rsidRDefault="00B54007" w:rsidP="00E57B51">
            <w:pPr>
              <w:autoSpaceDE w:val="0"/>
              <w:autoSpaceDN w:val="0"/>
              <w:adjustRightInd w:val="0"/>
              <w:spacing w:after="0" w:line="240" w:lineRule="auto"/>
              <w:rPr>
                <w:rFonts w:eastAsia="Times New Roman" w:cs="Consolas"/>
                <w:sz w:val="20"/>
                <w:szCs w:val="20"/>
                <w:rPrChange w:id="752" w:author="WIN764BIT" w:date="2017-08-30T16:32:00Z">
                  <w:rPr>
                    <w:rFonts w:ascii="Consolas" w:eastAsia="Times New Roman" w:hAnsi="Consolas" w:cs="Consolas"/>
                    <w:sz w:val="20"/>
                    <w:szCs w:val="20"/>
                  </w:rPr>
                </w:rPrChange>
              </w:rPr>
            </w:pPr>
          </w:p>
          <w:p w14:paraId="6AF2FD75" w14:textId="77777777" w:rsidR="00B54007" w:rsidRPr="00C81178" w:rsidRDefault="00B54007" w:rsidP="00E57B51">
            <w:pPr>
              <w:autoSpaceDE w:val="0"/>
              <w:autoSpaceDN w:val="0"/>
              <w:adjustRightInd w:val="0"/>
              <w:spacing w:after="0" w:line="240" w:lineRule="auto"/>
              <w:rPr>
                <w:rFonts w:eastAsia="Times New Roman" w:cs="Consolas"/>
                <w:sz w:val="20"/>
                <w:szCs w:val="20"/>
                <w:rPrChange w:id="753"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754"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755"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756"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757"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758" w:author="WIN764BIT" w:date="2017-08-30T16:32:00Z">
                  <w:rPr>
                    <w:rFonts w:ascii="Consolas" w:eastAsia="Times New Roman" w:hAnsi="Consolas" w:cs="Consolas"/>
                    <w:color w:val="3F7F7F"/>
                    <w:sz w:val="20"/>
                    <w:szCs w:val="20"/>
                  </w:rPr>
                </w:rPrChange>
              </w:rPr>
              <w:t>isloop</w:t>
            </w:r>
            <w:r w:rsidRPr="00C81178">
              <w:rPr>
                <w:rFonts w:eastAsia="Times New Roman" w:cs="Consolas"/>
                <w:color w:val="008080"/>
                <w:sz w:val="20"/>
                <w:szCs w:val="20"/>
                <w:rPrChange w:id="759" w:author="WIN764BIT" w:date="2017-08-30T16:32:00Z">
                  <w:rPr>
                    <w:rFonts w:ascii="Consolas" w:eastAsia="Times New Roman" w:hAnsi="Consolas" w:cs="Consolas"/>
                    <w:color w:val="008080"/>
                    <w:sz w:val="20"/>
                    <w:szCs w:val="20"/>
                  </w:rPr>
                </w:rPrChange>
              </w:rPr>
              <w:t>&gt;</w:t>
            </w:r>
          </w:p>
          <w:p w14:paraId="06F25D8E" w14:textId="77777777" w:rsidR="00B54007" w:rsidRPr="00C81178" w:rsidRDefault="00B54007" w:rsidP="00E57B51">
            <w:pPr>
              <w:autoSpaceDE w:val="0"/>
              <w:autoSpaceDN w:val="0"/>
              <w:adjustRightInd w:val="0"/>
              <w:spacing w:after="0" w:line="240" w:lineRule="auto"/>
              <w:rPr>
                <w:rFonts w:eastAsia="Times New Roman" w:cs="Consolas"/>
                <w:sz w:val="20"/>
                <w:szCs w:val="20"/>
                <w:rPrChange w:id="760" w:author="WIN764BIT" w:date="2017-08-30T16:32:00Z">
                  <w:rPr>
                    <w:rFonts w:ascii="Consolas" w:eastAsia="Times New Roman" w:hAnsi="Consolas" w:cs="Consolas"/>
                    <w:sz w:val="20"/>
                    <w:szCs w:val="20"/>
                  </w:rPr>
                </w:rPrChange>
              </w:rPr>
            </w:pPr>
          </w:p>
          <w:p w14:paraId="1AFBC15E" w14:textId="77777777" w:rsidR="00B54007" w:rsidRDefault="00B54007" w:rsidP="005C1822">
            <w:pPr>
              <w:pStyle w:val="BodyText"/>
            </w:pPr>
            <w:r w:rsidRPr="00C81178">
              <w:rPr>
                <w:color w:val="000000"/>
                <w:rPrChange w:id="761" w:author="WIN764BIT" w:date="2017-08-30T16:32:00Z">
                  <w:rPr>
                    <w:rFonts w:ascii="Consolas" w:eastAsia="Times New Roman" w:hAnsi="Consolas" w:cs="Consolas"/>
                    <w:color w:val="000000"/>
                    <w:sz w:val="20"/>
                    <w:szCs w:val="20"/>
                  </w:rPr>
                </w:rPrChange>
              </w:rPr>
              <w:tab/>
            </w:r>
            <w:r w:rsidRPr="00C81178">
              <w:rPr>
                <w:color w:val="000000"/>
                <w:rPrChange w:id="762" w:author="WIN764BIT" w:date="2017-08-30T16:32:00Z">
                  <w:rPr>
                    <w:rFonts w:ascii="Consolas" w:eastAsia="Times New Roman" w:hAnsi="Consolas" w:cs="Consolas"/>
                    <w:color w:val="000000"/>
                    <w:sz w:val="20"/>
                    <w:szCs w:val="20"/>
                  </w:rPr>
                </w:rPrChange>
              </w:rPr>
              <w:tab/>
            </w:r>
            <w:r w:rsidRPr="00C81178">
              <w:rPr>
                <w:color w:val="000000"/>
                <w:rPrChange w:id="763" w:author="WIN764BIT" w:date="2017-08-30T16:32:00Z">
                  <w:rPr>
                    <w:rFonts w:ascii="Consolas" w:eastAsia="Times New Roman" w:hAnsi="Consolas" w:cs="Consolas"/>
                    <w:color w:val="000000"/>
                    <w:sz w:val="20"/>
                    <w:szCs w:val="20"/>
                  </w:rPr>
                </w:rPrChange>
              </w:rPr>
              <w:tab/>
            </w:r>
            <w:r w:rsidRPr="00C81178">
              <w:rPr>
                <w:color w:val="008080"/>
                <w:rPrChange w:id="764" w:author="WIN764BIT" w:date="2017-08-30T16:32:00Z">
                  <w:rPr>
                    <w:rFonts w:ascii="Consolas" w:eastAsia="Times New Roman" w:hAnsi="Consolas" w:cs="Consolas"/>
                    <w:color w:val="008080"/>
                    <w:sz w:val="20"/>
                    <w:szCs w:val="20"/>
                  </w:rPr>
                </w:rPrChange>
              </w:rPr>
              <w:t>&lt;</w:t>
            </w:r>
            <w:r w:rsidRPr="00C81178">
              <w:rPr>
                <w:color w:val="3F7F7F"/>
                <w:rPrChange w:id="765" w:author="WIN764BIT" w:date="2017-08-30T16:32:00Z">
                  <w:rPr>
                    <w:rFonts w:ascii="Consolas" w:eastAsia="Times New Roman" w:hAnsi="Consolas" w:cs="Consolas"/>
                    <w:color w:val="3F7F7F"/>
                    <w:sz w:val="20"/>
                    <w:szCs w:val="20"/>
                  </w:rPr>
                </w:rPrChange>
              </w:rPr>
              <w:t>isloop</w:t>
            </w:r>
            <w:r w:rsidRPr="00C81178">
              <w:rPr>
                <w:rPrChange w:id="766" w:author="WIN764BIT" w:date="2017-08-30T16:32:00Z">
                  <w:rPr>
                    <w:rFonts w:ascii="Consolas" w:eastAsia="Times New Roman" w:hAnsi="Consolas" w:cs="Consolas"/>
                    <w:sz w:val="20"/>
                    <w:szCs w:val="20"/>
                  </w:rPr>
                </w:rPrChange>
              </w:rPr>
              <w:t xml:space="preserve"> </w:t>
            </w:r>
            <w:r w:rsidRPr="00C81178">
              <w:rPr>
                <w:color w:val="7F007F"/>
                <w:rPrChange w:id="767" w:author="WIN764BIT" w:date="2017-08-30T16:32:00Z">
                  <w:rPr>
                    <w:rFonts w:ascii="Consolas" w:eastAsia="Times New Roman" w:hAnsi="Consolas" w:cs="Consolas"/>
                    <w:color w:val="7F007F"/>
                    <w:sz w:val="20"/>
                    <w:szCs w:val="20"/>
                  </w:rPr>
                </w:rPrChange>
              </w:rPr>
              <w:t>items</w:t>
            </w:r>
            <w:r w:rsidRPr="00C81178">
              <w:rPr>
                <w:color w:val="000000"/>
                <w:rPrChange w:id="768" w:author="WIN764BIT" w:date="2017-08-30T16:32:00Z">
                  <w:rPr>
                    <w:rFonts w:ascii="Consolas" w:eastAsia="Times New Roman" w:hAnsi="Consolas" w:cs="Consolas"/>
                    <w:color w:val="000000"/>
                    <w:sz w:val="20"/>
                    <w:szCs w:val="20"/>
                  </w:rPr>
                </w:rPrChange>
              </w:rPr>
              <w:t>=</w:t>
            </w:r>
            <w:r w:rsidRPr="00C81178">
              <w:rPr>
                <w:rPrChange w:id="769" w:author="WIN764BIT" w:date="2017-08-30T16:32:00Z">
                  <w:rPr>
                    <w:rFonts w:ascii="Consolas" w:eastAsia="Times New Roman" w:hAnsi="Consolas" w:cs="Consolas"/>
                    <w:i/>
                    <w:iCs/>
                    <w:color w:val="2A00FF"/>
                    <w:sz w:val="20"/>
                    <w:szCs w:val="20"/>
                  </w:rPr>
                </w:rPrChange>
              </w:rPr>
              <w:t>"${</w:t>
            </w:r>
            <w:r w:rsidRPr="00C81178">
              <w:rPr>
                <w:highlight w:val="yellow"/>
                <w:rPrChange w:id="770" w:author="WIN764BIT" w:date="2017-08-30T16:32:00Z">
                  <w:rPr>
                    <w:rFonts w:ascii="Consolas" w:eastAsia="Times New Roman" w:hAnsi="Consolas" w:cs="Consolas"/>
                    <w:i/>
                    <w:iCs/>
                    <w:color w:val="2A00FF"/>
                    <w:sz w:val="20"/>
                    <w:szCs w:val="20"/>
                    <w:highlight w:val="yellow"/>
                  </w:rPr>
                </w:rPrChange>
              </w:rPr>
              <w:t>LineCntr</w:t>
            </w:r>
            <w:r w:rsidRPr="00C81178">
              <w:rPr>
                <w:rPrChange w:id="771" w:author="WIN764BIT" w:date="2017-08-30T16:32:00Z">
                  <w:rPr>
                    <w:rFonts w:ascii="Consolas" w:eastAsia="Times New Roman" w:hAnsi="Consolas" w:cs="Consolas"/>
                    <w:i/>
                    <w:iCs/>
                    <w:color w:val="2A00FF"/>
                    <w:sz w:val="20"/>
                    <w:szCs w:val="20"/>
                  </w:rPr>
                </w:rPrChange>
              </w:rPr>
              <w:t>.priceAdjustments}"</w:t>
            </w:r>
            <w:r w:rsidRPr="00C81178">
              <w:rPr>
                <w:rPrChange w:id="772" w:author="WIN764BIT" w:date="2017-08-30T16:32:00Z">
                  <w:rPr>
                    <w:rFonts w:ascii="Consolas" w:eastAsia="Times New Roman" w:hAnsi="Consolas" w:cs="Consolas"/>
                    <w:sz w:val="20"/>
                    <w:szCs w:val="20"/>
                  </w:rPr>
                </w:rPrChange>
              </w:rPr>
              <w:t xml:space="preserve"> </w:t>
            </w:r>
            <w:r w:rsidRPr="00C81178">
              <w:rPr>
                <w:color w:val="7F007F"/>
                <w:rPrChange w:id="773" w:author="WIN764BIT" w:date="2017-08-30T16:32:00Z">
                  <w:rPr>
                    <w:rFonts w:ascii="Consolas" w:eastAsia="Times New Roman" w:hAnsi="Consolas" w:cs="Consolas"/>
                    <w:color w:val="7F007F"/>
                    <w:sz w:val="20"/>
                    <w:szCs w:val="20"/>
                  </w:rPr>
                </w:rPrChange>
              </w:rPr>
              <w:t>var</w:t>
            </w:r>
            <w:r w:rsidRPr="00C81178">
              <w:rPr>
                <w:color w:val="000000"/>
                <w:rPrChange w:id="774" w:author="WIN764BIT" w:date="2017-08-30T16:32:00Z">
                  <w:rPr>
                    <w:rFonts w:ascii="Consolas" w:eastAsia="Times New Roman" w:hAnsi="Consolas" w:cs="Consolas"/>
                    <w:color w:val="000000"/>
                    <w:sz w:val="20"/>
                    <w:szCs w:val="20"/>
                  </w:rPr>
                </w:rPrChange>
              </w:rPr>
              <w:t>=</w:t>
            </w:r>
            <w:r w:rsidRPr="00C81178">
              <w:rPr>
                <w:rPrChange w:id="775" w:author="WIN764BIT" w:date="2017-08-30T16:32:00Z">
                  <w:rPr>
                    <w:rFonts w:ascii="Consolas" w:eastAsia="Times New Roman" w:hAnsi="Consolas" w:cs="Consolas"/>
                    <w:i/>
                    <w:iCs/>
                    <w:color w:val="2A00FF"/>
                    <w:sz w:val="20"/>
                    <w:szCs w:val="20"/>
                  </w:rPr>
                </w:rPrChange>
              </w:rPr>
              <w:t>"priceAdjustment"</w:t>
            </w:r>
            <w:r w:rsidRPr="00C81178">
              <w:rPr>
                <w:rPrChange w:id="776" w:author="WIN764BIT" w:date="2017-08-30T16:32:00Z">
                  <w:rPr>
                    <w:rFonts w:ascii="Consolas" w:eastAsia="Times New Roman" w:hAnsi="Consolas" w:cs="Consolas"/>
                    <w:sz w:val="20"/>
                    <w:szCs w:val="20"/>
                  </w:rPr>
                </w:rPrChange>
              </w:rPr>
              <w:t xml:space="preserve"> </w:t>
            </w:r>
            <w:r w:rsidRPr="00C81178">
              <w:rPr>
                <w:color w:val="7F007F"/>
                <w:rPrChange w:id="777" w:author="WIN764BIT" w:date="2017-08-30T16:32:00Z">
                  <w:rPr>
                    <w:rFonts w:ascii="Consolas" w:eastAsia="Times New Roman" w:hAnsi="Consolas" w:cs="Consolas"/>
                    <w:color w:val="7F007F"/>
                    <w:sz w:val="20"/>
                    <w:szCs w:val="20"/>
                  </w:rPr>
                </w:rPrChange>
              </w:rPr>
              <w:t>status</w:t>
            </w:r>
            <w:r w:rsidRPr="00C81178">
              <w:rPr>
                <w:color w:val="000000"/>
                <w:rPrChange w:id="778" w:author="WIN764BIT" w:date="2017-08-30T16:32:00Z">
                  <w:rPr>
                    <w:rFonts w:ascii="Consolas" w:eastAsia="Times New Roman" w:hAnsi="Consolas" w:cs="Consolas"/>
                    <w:color w:val="000000"/>
                    <w:sz w:val="20"/>
                    <w:szCs w:val="20"/>
                  </w:rPr>
                </w:rPrChange>
              </w:rPr>
              <w:t>=</w:t>
            </w:r>
            <w:r w:rsidRPr="00C81178">
              <w:rPr>
                <w:rPrChange w:id="779" w:author="WIN764BIT" w:date="2017-08-30T16:32:00Z">
                  <w:rPr>
                    <w:rFonts w:ascii="Consolas" w:eastAsia="Times New Roman" w:hAnsi="Consolas" w:cs="Consolas"/>
                    <w:i/>
                    <w:iCs/>
                    <w:color w:val="2A00FF"/>
                    <w:sz w:val="20"/>
                    <w:szCs w:val="20"/>
                  </w:rPr>
                </w:rPrChange>
              </w:rPr>
              <w:t>"cliloopstate"</w:t>
            </w:r>
            <w:r w:rsidRPr="00C81178">
              <w:rPr>
                <w:color w:val="008080"/>
                <w:rPrChange w:id="780" w:author="WIN764BIT" w:date="2017-08-30T16:32:00Z">
                  <w:rPr>
                    <w:rFonts w:ascii="Consolas" w:eastAsia="Times New Roman" w:hAnsi="Consolas" w:cs="Consolas"/>
                    <w:color w:val="008080"/>
                    <w:sz w:val="20"/>
                    <w:szCs w:val="20"/>
                  </w:rPr>
                </w:rPrChange>
              </w:rPr>
              <w:t>&gt;</w:t>
            </w:r>
          </w:p>
        </w:tc>
      </w:tr>
    </w:tbl>
    <w:p w14:paraId="7B4A695F" w14:textId="77777777" w:rsidR="00B54007" w:rsidRDefault="00B54007" w:rsidP="005C1822">
      <w:pPr>
        <w:pStyle w:val="BodyText"/>
        <w:numPr>
          <w:ilvl w:val="0"/>
          <w:numId w:val="93"/>
        </w:numPr>
      </w:pPr>
      <w:r>
        <w:lastRenderedPageBreak/>
        <w:t xml:space="preserve">Update with  below section for  Klarna/Secure acceptance Iframe and device fingerprint related changes </w:t>
      </w:r>
    </w:p>
    <w:tbl>
      <w:tblPr>
        <w:tblStyle w:val="TableGrid"/>
        <w:tblW w:w="0" w:type="auto"/>
        <w:tblLook w:val="04A0" w:firstRow="1" w:lastRow="0" w:firstColumn="1" w:lastColumn="0" w:noHBand="0" w:noVBand="1"/>
      </w:tblPr>
      <w:tblGrid>
        <w:gridCol w:w="10296"/>
      </w:tblGrid>
      <w:tr w:rsidR="00B54007" w14:paraId="53D99D2D" w14:textId="77777777" w:rsidTr="00E57B51">
        <w:tc>
          <w:tcPr>
            <w:tcW w:w="10296" w:type="dxa"/>
          </w:tcPr>
          <w:p w14:paraId="70B9489C"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781" w:author="WIN764BIT" w:date="2017-08-30T16:32:00Z">
                  <w:rPr>
                    <w:rFonts w:ascii="Consolas" w:eastAsia="Times New Roman" w:hAnsi="Consolas" w:cs="Consolas"/>
                    <w:sz w:val="20"/>
                    <w:szCs w:val="20"/>
                  </w:rPr>
                </w:rPrChange>
              </w:rPr>
            </w:pPr>
            <w:r w:rsidRPr="00C81178">
              <w:rPr>
                <w:rFonts w:eastAsia="Times New Roman" w:cs="Consolas"/>
                <w:color w:val="008080"/>
                <w:sz w:val="20"/>
                <w:szCs w:val="20"/>
                <w:rPrChange w:id="782" w:author="WIN764BIT" w:date="2017-08-30T16:32:00Z">
                  <w:rPr>
                    <w:rFonts w:ascii="Consolas" w:eastAsia="Times New Roman" w:hAnsi="Consolas" w:cs="Consolas"/>
                    <w:color w:val="008080"/>
                    <w:sz w:val="20"/>
                    <w:szCs w:val="20"/>
                  </w:rPr>
                </w:rPrChange>
              </w:rPr>
              <w:t>&lt;</w:t>
            </w:r>
            <w:r w:rsidRPr="00B54007">
              <w:rPr>
                <w:rFonts w:eastAsia="Times New Roman" w:cs="Consolas"/>
                <w:color w:val="3F7F7F"/>
                <w:sz w:val="20"/>
                <w:szCs w:val="20"/>
                <w:highlight w:val="lightGray"/>
                <w:rPrChange w:id="783" w:author="WIN764BIT" w:date="2017-08-30T16:32:00Z">
                  <w:rPr>
                    <w:rFonts w:ascii="Consolas" w:eastAsia="Times New Roman" w:hAnsi="Consolas" w:cs="Consolas"/>
                    <w:color w:val="3F7F7F"/>
                    <w:sz w:val="20"/>
                    <w:szCs w:val="20"/>
                    <w:highlight w:val="lightGray"/>
                  </w:rPr>
                </w:rPrChange>
              </w:rPr>
              <w:t>div</w:t>
            </w:r>
            <w:r w:rsidRPr="00C81178">
              <w:rPr>
                <w:rFonts w:eastAsia="Times New Roman" w:cs="Consolas"/>
                <w:sz w:val="20"/>
                <w:szCs w:val="20"/>
                <w:rPrChange w:id="784"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785" w:author="WIN764BIT" w:date="2017-08-30T16:32:00Z">
                  <w:rPr>
                    <w:rFonts w:ascii="Consolas" w:eastAsia="Times New Roman" w:hAnsi="Consolas" w:cs="Consolas"/>
                    <w:color w:val="7F007F"/>
                    <w:sz w:val="20"/>
                    <w:szCs w:val="20"/>
                  </w:rPr>
                </w:rPrChange>
              </w:rPr>
              <w:t>class</w:t>
            </w:r>
            <w:r w:rsidRPr="00C81178">
              <w:rPr>
                <w:rFonts w:eastAsia="Times New Roman" w:cs="Consolas"/>
                <w:color w:val="000000"/>
                <w:sz w:val="20"/>
                <w:szCs w:val="20"/>
                <w:rPrChange w:id="786"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787" w:author="WIN764BIT" w:date="2017-08-30T16:32:00Z">
                  <w:rPr>
                    <w:rFonts w:ascii="Consolas" w:eastAsia="Times New Roman" w:hAnsi="Consolas" w:cs="Consolas"/>
                    <w:i/>
                    <w:iCs/>
                    <w:color w:val="2A00FF"/>
                    <w:sz w:val="20"/>
                    <w:szCs w:val="20"/>
                  </w:rPr>
                </w:rPrChange>
              </w:rPr>
              <w:t>"order-summary-footer"</w:t>
            </w:r>
            <w:r w:rsidRPr="00C81178">
              <w:rPr>
                <w:rFonts w:eastAsia="Times New Roman" w:cs="Consolas"/>
                <w:color w:val="008080"/>
                <w:sz w:val="20"/>
                <w:szCs w:val="20"/>
                <w:rPrChange w:id="788" w:author="WIN764BIT" w:date="2017-08-30T16:32:00Z">
                  <w:rPr>
                    <w:rFonts w:ascii="Consolas" w:eastAsia="Times New Roman" w:hAnsi="Consolas" w:cs="Consolas"/>
                    <w:color w:val="008080"/>
                    <w:sz w:val="20"/>
                    <w:szCs w:val="20"/>
                  </w:rPr>
                </w:rPrChange>
              </w:rPr>
              <w:t>&gt;</w:t>
            </w:r>
          </w:p>
          <w:p w14:paraId="0F23867B"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789" w:author="WIN764BIT" w:date="2017-08-30T16:32:00Z">
                  <w:rPr>
                    <w:rFonts w:ascii="Consolas" w:eastAsia="Times New Roman" w:hAnsi="Consolas" w:cs="Consolas"/>
                    <w:sz w:val="20"/>
                    <w:szCs w:val="20"/>
                  </w:rPr>
                </w:rPrChange>
              </w:rPr>
            </w:pPr>
          </w:p>
          <w:p w14:paraId="60EACF42"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790"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791"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792"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793"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794"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795" w:author="WIN764BIT" w:date="2017-08-30T16:32:00Z">
                  <w:rPr>
                    <w:rFonts w:ascii="Consolas" w:eastAsia="Times New Roman" w:hAnsi="Consolas" w:cs="Consolas"/>
                    <w:color w:val="3F7F7F"/>
                    <w:sz w:val="20"/>
                    <w:szCs w:val="20"/>
                  </w:rPr>
                </w:rPrChange>
              </w:rPr>
              <w:t>div</w:t>
            </w:r>
            <w:r w:rsidRPr="00C81178">
              <w:rPr>
                <w:rFonts w:eastAsia="Times New Roman" w:cs="Consolas"/>
                <w:sz w:val="20"/>
                <w:szCs w:val="20"/>
                <w:rPrChange w:id="796"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797" w:author="WIN764BIT" w:date="2017-08-30T16:32:00Z">
                  <w:rPr>
                    <w:rFonts w:ascii="Consolas" w:eastAsia="Times New Roman" w:hAnsi="Consolas" w:cs="Consolas"/>
                    <w:color w:val="7F007F"/>
                    <w:sz w:val="20"/>
                    <w:szCs w:val="20"/>
                  </w:rPr>
                </w:rPrChange>
              </w:rPr>
              <w:t>class</w:t>
            </w:r>
            <w:r w:rsidRPr="00C81178">
              <w:rPr>
                <w:rFonts w:eastAsia="Times New Roman" w:cs="Consolas"/>
                <w:color w:val="000000"/>
                <w:sz w:val="20"/>
                <w:szCs w:val="20"/>
                <w:rPrChange w:id="798"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799" w:author="WIN764BIT" w:date="2017-08-30T16:32:00Z">
                  <w:rPr>
                    <w:rFonts w:ascii="Consolas" w:eastAsia="Times New Roman" w:hAnsi="Consolas" w:cs="Consolas"/>
                    <w:i/>
                    <w:iCs/>
                    <w:color w:val="2A00FF"/>
                    <w:sz w:val="20"/>
                    <w:szCs w:val="20"/>
                  </w:rPr>
                </w:rPrChange>
              </w:rPr>
              <w:t>"place-order-totals"</w:t>
            </w:r>
            <w:r w:rsidRPr="00C81178">
              <w:rPr>
                <w:rFonts w:eastAsia="Times New Roman" w:cs="Consolas"/>
                <w:color w:val="008080"/>
                <w:sz w:val="20"/>
                <w:szCs w:val="20"/>
                <w:rPrChange w:id="800" w:author="WIN764BIT" w:date="2017-08-30T16:32:00Z">
                  <w:rPr>
                    <w:rFonts w:ascii="Consolas" w:eastAsia="Times New Roman" w:hAnsi="Consolas" w:cs="Consolas"/>
                    <w:color w:val="008080"/>
                    <w:sz w:val="20"/>
                    <w:szCs w:val="20"/>
                  </w:rPr>
                </w:rPrChange>
              </w:rPr>
              <w:t>&gt;</w:t>
            </w:r>
          </w:p>
          <w:p w14:paraId="2B1E081F"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801"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802"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803"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804"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805"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806"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807" w:author="WIN764BIT" w:date="2017-08-30T16:32:00Z">
                  <w:rPr>
                    <w:rFonts w:ascii="Consolas" w:eastAsia="Times New Roman" w:hAnsi="Consolas" w:cs="Consolas"/>
                    <w:color w:val="3F7F7F"/>
                    <w:sz w:val="20"/>
                    <w:szCs w:val="20"/>
                  </w:rPr>
                </w:rPrChange>
              </w:rPr>
              <w:t>isordertotals</w:t>
            </w:r>
            <w:r w:rsidRPr="00C81178">
              <w:rPr>
                <w:rFonts w:eastAsia="Times New Roman" w:cs="Consolas"/>
                <w:sz w:val="20"/>
                <w:szCs w:val="20"/>
                <w:rPrChange w:id="808"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809" w:author="WIN764BIT" w:date="2017-08-30T16:32:00Z">
                  <w:rPr>
                    <w:rFonts w:ascii="Consolas" w:eastAsia="Times New Roman" w:hAnsi="Consolas" w:cs="Consolas"/>
                    <w:color w:val="7F007F"/>
                    <w:sz w:val="20"/>
                    <w:szCs w:val="20"/>
                  </w:rPr>
                </w:rPrChange>
              </w:rPr>
              <w:t>p_lineitemctnr</w:t>
            </w:r>
            <w:r w:rsidRPr="00C81178">
              <w:rPr>
                <w:rFonts w:eastAsia="Times New Roman" w:cs="Consolas"/>
                <w:color w:val="000000"/>
                <w:sz w:val="20"/>
                <w:szCs w:val="20"/>
                <w:rPrChange w:id="810"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811" w:author="WIN764BIT" w:date="2017-08-30T16:32:00Z">
                  <w:rPr>
                    <w:rFonts w:ascii="Consolas" w:eastAsia="Times New Roman" w:hAnsi="Consolas" w:cs="Consolas"/>
                    <w:i/>
                    <w:iCs/>
                    <w:color w:val="2A00FF"/>
                    <w:sz w:val="20"/>
                    <w:szCs w:val="20"/>
                  </w:rPr>
                </w:rPrChange>
              </w:rPr>
              <w:t>"${</w:t>
            </w:r>
            <w:r w:rsidRPr="00C81178">
              <w:rPr>
                <w:rFonts w:eastAsia="Times New Roman" w:cs="Consolas"/>
                <w:i/>
                <w:iCs/>
                <w:color w:val="2A00FF"/>
                <w:sz w:val="20"/>
                <w:szCs w:val="20"/>
                <w:highlight w:val="yellow"/>
                <w:rPrChange w:id="812" w:author="WIN764BIT" w:date="2017-08-30T16:32:00Z">
                  <w:rPr>
                    <w:rFonts w:ascii="Consolas" w:eastAsia="Times New Roman" w:hAnsi="Consolas" w:cs="Consolas"/>
                    <w:i/>
                    <w:iCs/>
                    <w:color w:val="2A00FF"/>
                    <w:sz w:val="20"/>
                    <w:szCs w:val="20"/>
                    <w:highlight w:val="yellow"/>
                  </w:rPr>
                </w:rPrChange>
              </w:rPr>
              <w:t>LineCntr</w:t>
            </w:r>
            <w:r w:rsidRPr="00C81178">
              <w:rPr>
                <w:rFonts w:eastAsia="Times New Roman" w:cs="Consolas"/>
                <w:i/>
                <w:iCs/>
                <w:color w:val="2A00FF"/>
                <w:sz w:val="20"/>
                <w:szCs w:val="20"/>
                <w:rPrChange w:id="813" w:author="WIN764BIT" w:date="2017-08-30T16:32:00Z">
                  <w:rPr>
                    <w:rFonts w:ascii="Consolas" w:eastAsia="Times New Roman" w:hAnsi="Consolas" w:cs="Consolas"/>
                    <w:i/>
                    <w:iCs/>
                    <w:color w:val="2A00FF"/>
                    <w:sz w:val="20"/>
                    <w:szCs w:val="20"/>
                  </w:rPr>
                </w:rPrChange>
              </w:rPr>
              <w:t>}"</w:t>
            </w:r>
            <w:r w:rsidRPr="00C81178">
              <w:rPr>
                <w:rFonts w:eastAsia="Times New Roman" w:cs="Consolas"/>
                <w:sz w:val="20"/>
                <w:szCs w:val="20"/>
                <w:rPrChange w:id="814"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815" w:author="WIN764BIT" w:date="2017-08-30T16:32:00Z">
                  <w:rPr>
                    <w:rFonts w:ascii="Consolas" w:eastAsia="Times New Roman" w:hAnsi="Consolas" w:cs="Consolas"/>
                    <w:color w:val="7F007F"/>
                    <w:sz w:val="20"/>
                    <w:szCs w:val="20"/>
                  </w:rPr>
                </w:rPrChange>
              </w:rPr>
              <w:t>p_showshipmentinfo</w:t>
            </w:r>
            <w:r w:rsidRPr="00C81178">
              <w:rPr>
                <w:rFonts w:eastAsia="Times New Roman" w:cs="Consolas"/>
                <w:color w:val="000000"/>
                <w:sz w:val="20"/>
                <w:szCs w:val="20"/>
                <w:rPrChange w:id="816"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817" w:author="WIN764BIT" w:date="2017-08-30T16:32:00Z">
                  <w:rPr>
                    <w:rFonts w:ascii="Consolas" w:eastAsia="Times New Roman" w:hAnsi="Consolas" w:cs="Consolas"/>
                    <w:i/>
                    <w:iCs/>
                    <w:color w:val="2A00FF"/>
                    <w:sz w:val="20"/>
                    <w:szCs w:val="20"/>
                  </w:rPr>
                </w:rPrChange>
              </w:rPr>
              <w:t>"${false}"</w:t>
            </w:r>
            <w:r w:rsidRPr="00C81178">
              <w:rPr>
                <w:rFonts w:eastAsia="Times New Roman" w:cs="Consolas"/>
                <w:sz w:val="20"/>
                <w:szCs w:val="20"/>
                <w:rPrChange w:id="818"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819" w:author="WIN764BIT" w:date="2017-08-30T16:32:00Z">
                  <w:rPr>
                    <w:rFonts w:ascii="Consolas" w:eastAsia="Times New Roman" w:hAnsi="Consolas" w:cs="Consolas"/>
                    <w:color w:val="7F007F"/>
                    <w:sz w:val="20"/>
                    <w:szCs w:val="20"/>
                  </w:rPr>
                </w:rPrChange>
              </w:rPr>
              <w:t>p_shipmenteditable</w:t>
            </w:r>
            <w:r w:rsidRPr="00C81178">
              <w:rPr>
                <w:rFonts w:eastAsia="Times New Roman" w:cs="Consolas"/>
                <w:color w:val="000000"/>
                <w:sz w:val="20"/>
                <w:szCs w:val="20"/>
                <w:rPrChange w:id="820"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821" w:author="WIN764BIT" w:date="2017-08-30T16:32:00Z">
                  <w:rPr>
                    <w:rFonts w:ascii="Consolas" w:eastAsia="Times New Roman" w:hAnsi="Consolas" w:cs="Consolas"/>
                    <w:i/>
                    <w:iCs/>
                    <w:color w:val="2A00FF"/>
                    <w:sz w:val="20"/>
                    <w:szCs w:val="20"/>
                  </w:rPr>
                </w:rPrChange>
              </w:rPr>
              <w:t>"${false}"</w:t>
            </w:r>
            <w:r w:rsidRPr="00C81178">
              <w:rPr>
                <w:rFonts w:eastAsia="Times New Roman" w:cs="Consolas"/>
                <w:sz w:val="20"/>
                <w:szCs w:val="20"/>
                <w:rPrChange w:id="822"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823" w:author="WIN764BIT" w:date="2017-08-30T16:32:00Z">
                  <w:rPr>
                    <w:rFonts w:ascii="Consolas" w:eastAsia="Times New Roman" w:hAnsi="Consolas" w:cs="Consolas"/>
                    <w:color w:val="7F007F"/>
                    <w:sz w:val="20"/>
                    <w:szCs w:val="20"/>
                  </w:rPr>
                </w:rPrChange>
              </w:rPr>
              <w:t>p_totallabel</w:t>
            </w:r>
            <w:r w:rsidRPr="00C81178">
              <w:rPr>
                <w:rFonts w:eastAsia="Times New Roman" w:cs="Consolas"/>
                <w:color w:val="000000"/>
                <w:sz w:val="20"/>
                <w:szCs w:val="20"/>
                <w:rPrChange w:id="824"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825" w:author="WIN764BIT" w:date="2017-08-30T16:32:00Z">
                  <w:rPr>
                    <w:rFonts w:ascii="Consolas" w:eastAsia="Times New Roman" w:hAnsi="Consolas" w:cs="Consolas"/>
                    <w:i/>
                    <w:iCs/>
                    <w:color w:val="2A00FF"/>
                    <w:sz w:val="20"/>
                    <w:szCs w:val="20"/>
                  </w:rPr>
                </w:rPrChange>
              </w:rPr>
              <w:t>"${Resource.msg('summary.ordertotal','checkout',null)}"</w:t>
            </w:r>
            <w:r w:rsidRPr="00C81178">
              <w:rPr>
                <w:rFonts w:eastAsia="Times New Roman" w:cs="Consolas"/>
                <w:color w:val="008080"/>
                <w:sz w:val="20"/>
                <w:szCs w:val="20"/>
                <w:rPrChange w:id="826" w:author="WIN764BIT" w:date="2017-08-30T16:32:00Z">
                  <w:rPr>
                    <w:rFonts w:ascii="Consolas" w:eastAsia="Times New Roman" w:hAnsi="Consolas" w:cs="Consolas"/>
                    <w:color w:val="008080"/>
                    <w:sz w:val="20"/>
                    <w:szCs w:val="20"/>
                  </w:rPr>
                </w:rPrChange>
              </w:rPr>
              <w:t>/&gt;</w:t>
            </w:r>
          </w:p>
          <w:p w14:paraId="3A2A4B61"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827"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828"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829"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830"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831"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832" w:author="WIN764BIT" w:date="2017-08-30T16:32:00Z">
                  <w:rPr>
                    <w:rFonts w:ascii="Consolas" w:eastAsia="Times New Roman" w:hAnsi="Consolas" w:cs="Consolas"/>
                    <w:color w:val="3F7F7F"/>
                    <w:sz w:val="20"/>
                    <w:szCs w:val="20"/>
                  </w:rPr>
                </w:rPrChange>
              </w:rPr>
              <w:t>div</w:t>
            </w:r>
            <w:r w:rsidRPr="00C81178">
              <w:rPr>
                <w:rFonts w:eastAsia="Times New Roman" w:cs="Consolas"/>
                <w:color w:val="008080"/>
                <w:sz w:val="20"/>
                <w:szCs w:val="20"/>
                <w:rPrChange w:id="833" w:author="WIN764BIT" w:date="2017-08-30T16:32:00Z">
                  <w:rPr>
                    <w:rFonts w:ascii="Consolas" w:eastAsia="Times New Roman" w:hAnsi="Consolas" w:cs="Consolas"/>
                    <w:color w:val="008080"/>
                    <w:sz w:val="20"/>
                    <w:szCs w:val="20"/>
                  </w:rPr>
                </w:rPrChange>
              </w:rPr>
              <w:t>&gt;</w:t>
            </w:r>
          </w:p>
          <w:p w14:paraId="039A91F9"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highlight w:val="yellow"/>
                <w:rPrChange w:id="834" w:author="WIN764BIT" w:date="2017-08-30T16:32:00Z">
                  <w:rPr>
                    <w:rFonts w:ascii="Consolas" w:eastAsia="Times New Roman" w:hAnsi="Consolas" w:cs="Consolas"/>
                    <w:sz w:val="20"/>
                    <w:szCs w:val="20"/>
                    <w:highlight w:val="yellow"/>
                  </w:rPr>
                </w:rPrChange>
              </w:rPr>
            </w:pPr>
            <w:r w:rsidRPr="00C81178">
              <w:rPr>
                <w:rFonts w:eastAsia="Times New Roman" w:cs="Consolas"/>
                <w:color w:val="000000"/>
                <w:sz w:val="20"/>
                <w:szCs w:val="20"/>
                <w:rPrChange w:id="835"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836"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highlight w:val="yellow"/>
                <w:rPrChange w:id="837"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838" w:author="WIN764BIT" w:date="2017-08-30T16:32:00Z">
                  <w:rPr>
                    <w:rFonts w:ascii="Consolas" w:eastAsia="Times New Roman" w:hAnsi="Consolas" w:cs="Consolas"/>
                    <w:color w:val="3F7F7F"/>
                    <w:sz w:val="20"/>
                    <w:szCs w:val="20"/>
                    <w:highlight w:val="yellow"/>
                  </w:rPr>
                </w:rPrChange>
              </w:rPr>
              <w:t>isif</w:t>
            </w:r>
            <w:r w:rsidRPr="00C81178">
              <w:rPr>
                <w:rFonts w:eastAsia="Times New Roman" w:cs="Consolas"/>
                <w:sz w:val="20"/>
                <w:szCs w:val="20"/>
                <w:highlight w:val="yellow"/>
                <w:rPrChange w:id="839"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840" w:author="WIN764BIT" w:date="2017-08-30T16:32:00Z">
                  <w:rPr>
                    <w:rFonts w:ascii="Consolas" w:eastAsia="Times New Roman" w:hAnsi="Consolas" w:cs="Consolas"/>
                    <w:color w:val="7F007F"/>
                    <w:sz w:val="20"/>
                    <w:szCs w:val="20"/>
                    <w:highlight w:val="yellow"/>
                  </w:rPr>
                </w:rPrChange>
              </w:rPr>
              <w:t>condition</w:t>
            </w:r>
            <w:r w:rsidRPr="00C81178">
              <w:rPr>
                <w:rFonts w:eastAsia="Times New Roman" w:cs="Consolas"/>
                <w:color w:val="000000"/>
                <w:sz w:val="20"/>
                <w:szCs w:val="20"/>
                <w:highlight w:val="yellow"/>
                <w:rPrChange w:id="841"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842" w:author="WIN764BIT" w:date="2017-08-30T16:32:00Z">
                  <w:rPr>
                    <w:rFonts w:ascii="Consolas" w:eastAsia="Times New Roman" w:hAnsi="Consolas" w:cs="Consolas"/>
                    <w:i/>
                    <w:iCs/>
                    <w:color w:val="2A00FF"/>
                    <w:sz w:val="20"/>
                    <w:szCs w:val="20"/>
                    <w:highlight w:val="yellow"/>
                  </w:rPr>
                </w:rPrChange>
              </w:rPr>
              <w:t>"${!empty(klarnarequired) &amp;&amp; klarnarequired}"</w:t>
            </w:r>
            <w:r w:rsidRPr="00C81178">
              <w:rPr>
                <w:rFonts w:eastAsia="Times New Roman" w:cs="Consolas"/>
                <w:sz w:val="20"/>
                <w:szCs w:val="20"/>
                <w:highlight w:val="yellow"/>
                <w:rPrChange w:id="843"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008080"/>
                <w:sz w:val="20"/>
                <w:szCs w:val="20"/>
                <w:highlight w:val="yellow"/>
                <w:rPrChange w:id="844" w:author="WIN764BIT" w:date="2017-08-30T16:32:00Z">
                  <w:rPr>
                    <w:rFonts w:ascii="Consolas" w:eastAsia="Times New Roman" w:hAnsi="Consolas" w:cs="Consolas"/>
                    <w:color w:val="008080"/>
                    <w:sz w:val="20"/>
                    <w:szCs w:val="20"/>
                    <w:highlight w:val="yellow"/>
                  </w:rPr>
                </w:rPrChange>
              </w:rPr>
              <w:t>&gt;</w:t>
            </w:r>
            <w:r w:rsidRPr="00C81178">
              <w:rPr>
                <w:rFonts w:eastAsia="Times New Roman" w:cs="Consolas"/>
                <w:color w:val="000000"/>
                <w:sz w:val="20"/>
                <w:szCs w:val="20"/>
                <w:highlight w:val="yellow"/>
                <w:rPrChange w:id="845" w:author="WIN764BIT" w:date="2017-08-30T16:32:00Z">
                  <w:rPr>
                    <w:rFonts w:ascii="Consolas" w:eastAsia="Times New Roman" w:hAnsi="Consolas" w:cs="Consolas"/>
                    <w:color w:val="000000"/>
                    <w:sz w:val="20"/>
                    <w:szCs w:val="20"/>
                    <w:highlight w:val="yellow"/>
                  </w:rPr>
                </w:rPrChange>
              </w:rPr>
              <w:t xml:space="preserve"> </w:t>
            </w:r>
          </w:p>
          <w:p w14:paraId="5BDEA6BE"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highlight w:val="yellow"/>
                <w:rPrChange w:id="846" w:author="WIN764BIT" w:date="2017-08-30T16:32: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847"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848"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849"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850"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851" w:author="WIN764BIT" w:date="2017-08-30T16:32:00Z">
                  <w:rPr>
                    <w:rFonts w:ascii="Consolas" w:eastAsia="Times New Roman" w:hAnsi="Consolas" w:cs="Consolas"/>
                    <w:color w:val="3F7F7F"/>
                    <w:sz w:val="20"/>
                    <w:szCs w:val="20"/>
                    <w:highlight w:val="yellow"/>
                  </w:rPr>
                </w:rPrChange>
              </w:rPr>
              <w:t>div</w:t>
            </w:r>
            <w:r w:rsidRPr="00C81178">
              <w:rPr>
                <w:rFonts w:eastAsia="Times New Roman" w:cs="Consolas"/>
                <w:sz w:val="20"/>
                <w:szCs w:val="20"/>
                <w:highlight w:val="yellow"/>
                <w:rPrChange w:id="852"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853" w:author="WIN764BIT" w:date="2017-08-30T16:32:00Z">
                  <w:rPr>
                    <w:rFonts w:ascii="Consolas" w:eastAsia="Times New Roman" w:hAnsi="Consolas" w:cs="Consolas"/>
                    <w:color w:val="7F007F"/>
                    <w:sz w:val="20"/>
                    <w:szCs w:val="20"/>
                    <w:highlight w:val="yellow"/>
                  </w:rPr>
                </w:rPrChange>
              </w:rPr>
              <w:t>id</w:t>
            </w:r>
            <w:r w:rsidRPr="00C81178">
              <w:rPr>
                <w:rFonts w:eastAsia="Times New Roman" w:cs="Consolas"/>
                <w:color w:val="000000"/>
                <w:sz w:val="20"/>
                <w:szCs w:val="20"/>
                <w:highlight w:val="yellow"/>
                <w:rPrChange w:id="854"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855" w:author="WIN764BIT" w:date="2017-08-30T16:32:00Z">
                  <w:rPr>
                    <w:rFonts w:ascii="Consolas" w:eastAsia="Times New Roman" w:hAnsi="Consolas" w:cs="Consolas"/>
                    <w:i/>
                    <w:iCs/>
                    <w:color w:val="2A00FF"/>
                    <w:sz w:val="20"/>
                    <w:szCs w:val="20"/>
                    <w:highlight w:val="yellow"/>
                  </w:rPr>
                </w:rPrChange>
              </w:rPr>
              <w:t>"klarna_container"</w:t>
            </w:r>
            <w:r w:rsidRPr="00C81178">
              <w:rPr>
                <w:rFonts w:eastAsia="Times New Roman" w:cs="Consolas"/>
                <w:color w:val="008080"/>
                <w:sz w:val="20"/>
                <w:szCs w:val="20"/>
                <w:highlight w:val="yellow"/>
                <w:rPrChange w:id="856" w:author="WIN764BIT" w:date="2017-08-30T16:32:00Z">
                  <w:rPr>
                    <w:rFonts w:ascii="Consolas" w:eastAsia="Times New Roman" w:hAnsi="Consolas" w:cs="Consolas"/>
                    <w:color w:val="008080"/>
                    <w:sz w:val="20"/>
                    <w:szCs w:val="20"/>
                    <w:highlight w:val="yellow"/>
                  </w:rPr>
                </w:rPrChange>
              </w:rPr>
              <w:t>&gt;&lt;/</w:t>
            </w:r>
            <w:r w:rsidRPr="00C81178">
              <w:rPr>
                <w:rFonts w:eastAsia="Times New Roman" w:cs="Consolas"/>
                <w:color w:val="3F7F7F"/>
                <w:sz w:val="20"/>
                <w:szCs w:val="20"/>
                <w:highlight w:val="yellow"/>
                <w:rPrChange w:id="857" w:author="WIN764BIT" w:date="2017-08-30T16:32:00Z">
                  <w:rPr>
                    <w:rFonts w:ascii="Consolas" w:eastAsia="Times New Roman" w:hAnsi="Consolas" w:cs="Consolas"/>
                    <w:color w:val="3F7F7F"/>
                    <w:sz w:val="20"/>
                    <w:szCs w:val="20"/>
                    <w:highlight w:val="yellow"/>
                  </w:rPr>
                </w:rPrChange>
              </w:rPr>
              <w:t>div</w:t>
            </w:r>
            <w:r w:rsidRPr="00C81178">
              <w:rPr>
                <w:rFonts w:eastAsia="Times New Roman" w:cs="Consolas"/>
                <w:color w:val="008080"/>
                <w:sz w:val="20"/>
                <w:szCs w:val="20"/>
                <w:highlight w:val="yellow"/>
                <w:rPrChange w:id="858" w:author="WIN764BIT" w:date="2017-08-30T16:32:00Z">
                  <w:rPr>
                    <w:rFonts w:ascii="Consolas" w:eastAsia="Times New Roman" w:hAnsi="Consolas" w:cs="Consolas"/>
                    <w:color w:val="008080"/>
                    <w:sz w:val="20"/>
                    <w:szCs w:val="20"/>
                    <w:highlight w:val="yellow"/>
                  </w:rPr>
                </w:rPrChange>
              </w:rPr>
              <w:t>&gt;</w:t>
            </w:r>
          </w:p>
          <w:p w14:paraId="07AFA417"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highlight w:val="yellow"/>
                <w:rPrChange w:id="859" w:author="WIN764BIT" w:date="2017-08-30T16:32: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860"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861"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862"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863"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864" w:author="WIN764BIT" w:date="2017-08-30T16:32:00Z">
                  <w:rPr>
                    <w:rFonts w:ascii="Consolas" w:eastAsia="Times New Roman" w:hAnsi="Consolas" w:cs="Consolas"/>
                    <w:color w:val="3F7F7F"/>
                    <w:sz w:val="20"/>
                    <w:szCs w:val="20"/>
                    <w:highlight w:val="yellow"/>
                  </w:rPr>
                </w:rPrChange>
              </w:rPr>
              <w:t>div</w:t>
            </w:r>
            <w:r w:rsidRPr="00C81178">
              <w:rPr>
                <w:rFonts w:eastAsia="Times New Roman" w:cs="Consolas"/>
                <w:sz w:val="20"/>
                <w:szCs w:val="20"/>
                <w:highlight w:val="yellow"/>
                <w:rPrChange w:id="865"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866" w:author="WIN764BIT" w:date="2017-08-30T16:32:00Z">
                  <w:rPr>
                    <w:rFonts w:ascii="Consolas" w:eastAsia="Times New Roman" w:hAnsi="Consolas" w:cs="Consolas"/>
                    <w:color w:val="7F007F"/>
                    <w:sz w:val="20"/>
                    <w:szCs w:val="20"/>
                    <w:highlight w:val="yellow"/>
                  </w:rPr>
                </w:rPrChange>
              </w:rPr>
              <w:t>id</w:t>
            </w:r>
            <w:r w:rsidRPr="00C81178">
              <w:rPr>
                <w:rFonts w:eastAsia="Times New Roman" w:cs="Consolas"/>
                <w:color w:val="000000"/>
                <w:sz w:val="20"/>
                <w:szCs w:val="20"/>
                <w:highlight w:val="yellow"/>
                <w:rPrChange w:id="867"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868" w:author="WIN764BIT" w:date="2017-08-30T16:32:00Z">
                  <w:rPr>
                    <w:rFonts w:ascii="Consolas" w:eastAsia="Times New Roman" w:hAnsi="Consolas" w:cs="Consolas"/>
                    <w:i/>
                    <w:iCs/>
                    <w:color w:val="2A00FF"/>
                    <w:sz w:val="20"/>
                    <w:szCs w:val="20"/>
                    <w:highlight w:val="yellow"/>
                  </w:rPr>
                </w:rPrChange>
              </w:rPr>
              <w:t>"auth_button"</w:t>
            </w:r>
            <w:r w:rsidRPr="00C81178">
              <w:rPr>
                <w:rFonts w:eastAsia="Times New Roman" w:cs="Consolas"/>
                <w:color w:val="008080"/>
                <w:sz w:val="20"/>
                <w:szCs w:val="20"/>
                <w:highlight w:val="yellow"/>
                <w:rPrChange w:id="869" w:author="WIN764BIT" w:date="2017-08-30T16:32:00Z">
                  <w:rPr>
                    <w:rFonts w:ascii="Consolas" w:eastAsia="Times New Roman" w:hAnsi="Consolas" w:cs="Consolas"/>
                    <w:color w:val="008080"/>
                    <w:sz w:val="20"/>
                    <w:szCs w:val="20"/>
                    <w:highlight w:val="yellow"/>
                  </w:rPr>
                </w:rPrChange>
              </w:rPr>
              <w:t>&gt;&lt;/</w:t>
            </w:r>
            <w:r w:rsidRPr="00C81178">
              <w:rPr>
                <w:rFonts w:eastAsia="Times New Roman" w:cs="Consolas"/>
                <w:color w:val="3F7F7F"/>
                <w:sz w:val="20"/>
                <w:szCs w:val="20"/>
                <w:highlight w:val="yellow"/>
                <w:rPrChange w:id="870" w:author="WIN764BIT" w:date="2017-08-30T16:32:00Z">
                  <w:rPr>
                    <w:rFonts w:ascii="Consolas" w:eastAsia="Times New Roman" w:hAnsi="Consolas" w:cs="Consolas"/>
                    <w:color w:val="3F7F7F"/>
                    <w:sz w:val="20"/>
                    <w:szCs w:val="20"/>
                    <w:highlight w:val="yellow"/>
                  </w:rPr>
                </w:rPrChange>
              </w:rPr>
              <w:t>div</w:t>
            </w:r>
            <w:r w:rsidRPr="00C81178">
              <w:rPr>
                <w:rFonts w:eastAsia="Times New Roman" w:cs="Consolas"/>
                <w:color w:val="008080"/>
                <w:sz w:val="20"/>
                <w:szCs w:val="20"/>
                <w:highlight w:val="yellow"/>
                <w:rPrChange w:id="871" w:author="WIN764BIT" w:date="2017-08-30T16:32:00Z">
                  <w:rPr>
                    <w:rFonts w:ascii="Consolas" w:eastAsia="Times New Roman" w:hAnsi="Consolas" w:cs="Consolas"/>
                    <w:color w:val="008080"/>
                    <w:sz w:val="20"/>
                    <w:szCs w:val="20"/>
                    <w:highlight w:val="yellow"/>
                  </w:rPr>
                </w:rPrChange>
              </w:rPr>
              <w:t>&gt;</w:t>
            </w:r>
          </w:p>
          <w:p w14:paraId="7836AA65"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highlight w:val="yellow"/>
                <w:rPrChange w:id="872" w:author="WIN764BIT" w:date="2017-08-30T16:32: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873"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874"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875"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876"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877" w:author="WIN764BIT" w:date="2017-08-30T16:32:00Z">
                  <w:rPr>
                    <w:rFonts w:ascii="Consolas" w:eastAsia="Times New Roman" w:hAnsi="Consolas" w:cs="Consolas"/>
                    <w:color w:val="3F7F7F"/>
                    <w:sz w:val="20"/>
                    <w:szCs w:val="20"/>
                    <w:highlight w:val="yellow"/>
                  </w:rPr>
                </w:rPrChange>
              </w:rPr>
              <w:t>input</w:t>
            </w:r>
            <w:r w:rsidRPr="00C81178">
              <w:rPr>
                <w:rFonts w:eastAsia="Times New Roman" w:cs="Consolas"/>
                <w:sz w:val="20"/>
                <w:szCs w:val="20"/>
                <w:highlight w:val="yellow"/>
                <w:rPrChange w:id="878"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879" w:author="WIN764BIT" w:date="2017-08-30T16:32:00Z">
                  <w:rPr>
                    <w:rFonts w:ascii="Consolas" w:eastAsia="Times New Roman" w:hAnsi="Consolas" w:cs="Consolas"/>
                    <w:color w:val="7F007F"/>
                    <w:sz w:val="20"/>
                    <w:szCs w:val="20"/>
                    <w:highlight w:val="yellow"/>
                  </w:rPr>
                </w:rPrChange>
              </w:rPr>
              <w:t>type</w:t>
            </w:r>
            <w:r w:rsidRPr="00C81178">
              <w:rPr>
                <w:rFonts w:eastAsia="Times New Roman" w:cs="Consolas"/>
                <w:color w:val="000000"/>
                <w:sz w:val="20"/>
                <w:szCs w:val="20"/>
                <w:highlight w:val="yellow"/>
                <w:rPrChange w:id="880"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881" w:author="WIN764BIT" w:date="2017-08-30T16:32:00Z">
                  <w:rPr>
                    <w:rFonts w:ascii="Consolas" w:eastAsia="Times New Roman" w:hAnsi="Consolas" w:cs="Consolas"/>
                    <w:i/>
                    <w:iCs/>
                    <w:color w:val="2A00FF"/>
                    <w:sz w:val="20"/>
                    <w:szCs w:val="20"/>
                    <w:highlight w:val="yellow"/>
                  </w:rPr>
                </w:rPrChange>
              </w:rPr>
              <w:t>"hidden"</w:t>
            </w:r>
            <w:r w:rsidRPr="00C81178">
              <w:rPr>
                <w:rFonts w:eastAsia="Times New Roman" w:cs="Consolas"/>
                <w:sz w:val="20"/>
                <w:szCs w:val="20"/>
                <w:highlight w:val="yellow"/>
                <w:rPrChange w:id="882"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883" w:author="WIN764BIT" w:date="2017-08-30T16:32:00Z">
                  <w:rPr>
                    <w:rFonts w:ascii="Consolas" w:eastAsia="Times New Roman" w:hAnsi="Consolas" w:cs="Consolas"/>
                    <w:color w:val="7F007F"/>
                    <w:sz w:val="20"/>
                    <w:szCs w:val="20"/>
                    <w:highlight w:val="yellow"/>
                  </w:rPr>
                </w:rPrChange>
              </w:rPr>
              <w:t>id</w:t>
            </w:r>
            <w:r w:rsidRPr="00C81178">
              <w:rPr>
                <w:rFonts w:eastAsia="Times New Roman" w:cs="Consolas"/>
                <w:color w:val="000000"/>
                <w:sz w:val="20"/>
                <w:szCs w:val="20"/>
                <w:highlight w:val="yellow"/>
                <w:rPrChange w:id="884"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885" w:author="WIN764BIT" w:date="2017-08-30T16:32:00Z">
                  <w:rPr>
                    <w:rFonts w:ascii="Consolas" w:eastAsia="Times New Roman" w:hAnsi="Consolas" w:cs="Consolas"/>
                    <w:i/>
                    <w:iCs/>
                    <w:color w:val="2A00FF"/>
                    <w:sz w:val="20"/>
                    <w:szCs w:val="20"/>
                    <w:highlight w:val="yellow"/>
                  </w:rPr>
                </w:rPrChange>
              </w:rPr>
              <w:t>"processorToken"</w:t>
            </w:r>
            <w:r w:rsidRPr="00C81178">
              <w:rPr>
                <w:rFonts w:eastAsia="Times New Roman" w:cs="Consolas"/>
                <w:sz w:val="20"/>
                <w:szCs w:val="20"/>
                <w:highlight w:val="yellow"/>
                <w:rPrChange w:id="886"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887" w:author="WIN764BIT" w:date="2017-08-30T16:32:00Z">
                  <w:rPr>
                    <w:rFonts w:ascii="Consolas" w:eastAsia="Times New Roman" w:hAnsi="Consolas" w:cs="Consolas"/>
                    <w:color w:val="7F007F"/>
                    <w:sz w:val="20"/>
                    <w:szCs w:val="20"/>
                    <w:highlight w:val="yellow"/>
                  </w:rPr>
                </w:rPrChange>
              </w:rPr>
              <w:t>name</w:t>
            </w:r>
            <w:r w:rsidRPr="00C81178">
              <w:rPr>
                <w:rFonts w:eastAsia="Times New Roman" w:cs="Consolas"/>
                <w:color w:val="000000"/>
                <w:sz w:val="20"/>
                <w:szCs w:val="20"/>
                <w:highlight w:val="yellow"/>
                <w:rPrChange w:id="888"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889" w:author="WIN764BIT" w:date="2017-08-30T16:32:00Z">
                  <w:rPr>
                    <w:rFonts w:ascii="Consolas" w:eastAsia="Times New Roman" w:hAnsi="Consolas" w:cs="Consolas"/>
                    <w:i/>
                    <w:iCs/>
                    <w:color w:val="2A00FF"/>
                    <w:sz w:val="20"/>
                    <w:szCs w:val="20"/>
                    <w:highlight w:val="yellow"/>
                  </w:rPr>
                </w:rPrChange>
              </w:rPr>
              <w:t>"processorToken"</w:t>
            </w:r>
            <w:r w:rsidRPr="00C81178">
              <w:rPr>
                <w:rFonts w:eastAsia="Times New Roman" w:cs="Consolas"/>
                <w:sz w:val="20"/>
                <w:szCs w:val="20"/>
                <w:highlight w:val="yellow"/>
                <w:rPrChange w:id="890"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891" w:author="WIN764BIT" w:date="2017-08-30T16:32:00Z">
                  <w:rPr>
                    <w:rFonts w:ascii="Consolas" w:eastAsia="Times New Roman" w:hAnsi="Consolas" w:cs="Consolas"/>
                    <w:color w:val="7F007F"/>
                    <w:sz w:val="20"/>
                    <w:szCs w:val="20"/>
                    <w:highlight w:val="yellow"/>
                  </w:rPr>
                </w:rPrChange>
              </w:rPr>
              <w:t>value</w:t>
            </w:r>
            <w:r w:rsidRPr="00C81178">
              <w:rPr>
                <w:rFonts w:eastAsia="Times New Roman" w:cs="Consolas"/>
                <w:color w:val="000000"/>
                <w:sz w:val="20"/>
                <w:szCs w:val="20"/>
                <w:highlight w:val="yellow"/>
                <w:rPrChange w:id="892"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893" w:author="WIN764BIT" w:date="2017-08-30T16:32:00Z">
                  <w:rPr>
                    <w:rFonts w:ascii="Consolas" w:eastAsia="Times New Roman" w:hAnsi="Consolas" w:cs="Consolas"/>
                    <w:i/>
                    <w:iCs/>
                    <w:color w:val="2A00FF"/>
                    <w:sz w:val="20"/>
                    <w:szCs w:val="20"/>
                    <w:highlight w:val="yellow"/>
                  </w:rPr>
                </w:rPrChange>
              </w:rPr>
              <w:t>${session.privacy.processorToken}</w:t>
            </w:r>
            <w:r w:rsidRPr="00C81178">
              <w:rPr>
                <w:rFonts w:eastAsia="Times New Roman" w:cs="Consolas"/>
                <w:color w:val="008080"/>
                <w:sz w:val="20"/>
                <w:szCs w:val="20"/>
                <w:highlight w:val="yellow"/>
                <w:rPrChange w:id="894" w:author="WIN764BIT" w:date="2017-08-30T16:32:00Z">
                  <w:rPr>
                    <w:rFonts w:ascii="Consolas" w:eastAsia="Times New Roman" w:hAnsi="Consolas" w:cs="Consolas"/>
                    <w:color w:val="008080"/>
                    <w:sz w:val="20"/>
                    <w:szCs w:val="20"/>
                    <w:highlight w:val="yellow"/>
                  </w:rPr>
                </w:rPrChange>
              </w:rPr>
              <w:t>/&gt;</w:t>
            </w:r>
          </w:p>
          <w:p w14:paraId="6433CCB1"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highlight w:val="yellow"/>
                <w:rPrChange w:id="895" w:author="WIN764BIT" w:date="2017-08-30T16:32: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896"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897"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898"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899" w:author="WIN764BIT" w:date="2017-08-30T16:32:00Z">
                  <w:rPr>
                    <w:rFonts w:ascii="Consolas" w:eastAsia="Times New Roman" w:hAnsi="Consolas" w:cs="Consolas"/>
                    <w:color w:val="3F7F7F"/>
                    <w:sz w:val="20"/>
                    <w:szCs w:val="20"/>
                    <w:highlight w:val="yellow"/>
                  </w:rPr>
                </w:rPrChange>
              </w:rPr>
              <w:t>isif</w:t>
            </w:r>
            <w:r w:rsidRPr="00C81178">
              <w:rPr>
                <w:rFonts w:eastAsia="Times New Roman" w:cs="Consolas"/>
                <w:color w:val="008080"/>
                <w:sz w:val="20"/>
                <w:szCs w:val="20"/>
                <w:highlight w:val="yellow"/>
                <w:rPrChange w:id="900" w:author="WIN764BIT" w:date="2017-08-30T16:32:00Z">
                  <w:rPr>
                    <w:rFonts w:ascii="Consolas" w:eastAsia="Times New Roman" w:hAnsi="Consolas" w:cs="Consolas"/>
                    <w:color w:val="008080"/>
                    <w:sz w:val="20"/>
                    <w:szCs w:val="20"/>
                    <w:highlight w:val="yellow"/>
                  </w:rPr>
                </w:rPrChange>
              </w:rPr>
              <w:t>&gt;</w:t>
            </w:r>
          </w:p>
          <w:p w14:paraId="324080A3"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highlight w:val="yellow"/>
                <w:rPrChange w:id="901" w:author="WIN764BIT" w:date="2017-08-30T16:32: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902"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903"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904"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905" w:author="WIN764BIT" w:date="2017-08-30T16:32:00Z">
                  <w:rPr>
                    <w:rFonts w:ascii="Consolas" w:eastAsia="Times New Roman" w:hAnsi="Consolas" w:cs="Consolas"/>
                    <w:color w:val="3F7F7F"/>
                    <w:sz w:val="20"/>
                    <w:szCs w:val="20"/>
                    <w:highlight w:val="yellow"/>
                  </w:rPr>
                </w:rPrChange>
              </w:rPr>
              <w:t>isif</w:t>
            </w:r>
            <w:r w:rsidRPr="00C81178">
              <w:rPr>
                <w:rFonts w:eastAsia="Times New Roman" w:cs="Consolas"/>
                <w:sz w:val="20"/>
                <w:szCs w:val="20"/>
                <w:highlight w:val="yellow"/>
                <w:rPrChange w:id="906"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907" w:author="WIN764BIT" w:date="2017-08-30T16:32:00Z">
                  <w:rPr>
                    <w:rFonts w:ascii="Consolas" w:eastAsia="Times New Roman" w:hAnsi="Consolas" w:cs="Consolas"/>
                    <w:color w:val="7F007F"/>
                    <w:sz w:val="20"/>
                    <w:szCs w:val="20"/>
                    <w:highlight w:val="yellow"/>
                  </w:rPr>
                </w:rPrChange>
              </w:rPr>
              <w:t>condition</w:t>
            </w:r>
            <w:r w:rsidRPr="00C81178">
              <w:rPr>
                <w:rFonts w:eastAsia="Times New Roman" w:cs="Consolas"/>
                <w:color w:val="000000"/>
                <w:sz w:val="20"/>
                <w:szCs w:val="20"/>
                <w:highlight w:val="yellow"/>
                <w:rPrChange w:id="908"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909" w:author="WIN764BIT" w:date="2017-08-30T16:32:00Z">
                  <w:rPr>
                    <w:rFonts w:ascii="Consolas" w:eastAsia="Times New Roman" w:hAnsi="Consolas" w:cs="Consolas"/>
                    <w:i/>
                    <w:iCs/>
                    <w:color w:val="2A00FF"/>
                    <w:sz w:val="20"/>
                    <w:szCs w:val="20"/>
                    <w:highlight w:val="yellow"/>
                  </w:rPr>
                </w:rPrChange>
              </w:rPr>
              <w:t>"${!empty(pdict.Basket)}"</w:t>
            </w:r>
            <w:r w:rsidRPr="00C81178">
              <w:rPr>
                <w:rFonts w:eastAsia="Times New Roman" w:cs="Consolas"/>
                <w:color w:val="008080"/>
                <w:sz w:val="20"/>
                <w:szCs w:val="20"/>
                <w:highlight w:val="yellow"/>
                <w:rPrChange w:id="910" w:author="WIN764BIT" w:date="2017-08-30T16:32:00Z">
                  <w:rPr>
                    <w:rFonts w:ascii="Consolas" w:eastAsia="Times New Roman" w:hAnsi="Consolas" w:cs="Consolas"/>
                    <w:color w:val="008080"/>
                    <w:sz w:val="20"/>
                    <w:szCs w:val="20"/>
                    <w:highlight w:val="yellow"/>
                  </w:rPr>
                </w:rPrChange>
              </w:rPr>
              <w:t>&gt;</w:t>
            </w:r>
          </w:p>
          <w:p w14:paraId="6F93BAFD"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911"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highlight w:val="yellow"/>
                <w:rPrChange w:id="912"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913"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914"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915"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916" w:author="WIN764BIT" w:date="2017-08-30T16:32:00Z">
                  <w:rPr>
                    <w:rFonts w:ascii="Consolas" w:eastAsia="Times New Roman" w:hAnsi="Consolas" w:cs="Consolas"/>
                    <w:color w:val="3F7F7F"/>
                    <w:sz w:val="20"/>
                    <w:szCs w:val="20"/>
                    <w:highlight w:val="yellow"/>
                  </w:rPr>
                </w:rPrChange>
              </w:rPr>
              <w:t>form</w:t>
            </w:r>
            <w:r w:rsidRPr="00C81178">
              <w:rPr>
                <w:rFonts w:eastAsia="Times New Roman" w:cs="Consolas"/>
                <w:sz w:val="20"/>
                <w:szCs w:val="20"/>
                <w:highlight w:val="yellow"/>
                <w:rPrChange w:id="917"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918" w:author="WIN764BIT" w:date="2017-08-30T16:32:00Z">
                  <w:rPr>
                    <w:rFonts w:ascii="Consolas" w:eastAsia="Times New Roman" w:hAnsi="Consolas" w:cs="Consolas"/>
                    <w:color w:val="7F007F"/>
                    <w:sz w:val="20"/>
                    <w:szCs w:val="20"/>
                    <w:highlight w:val="yellow"/>
                  </w:rPr>
                </w:rPrChange>
              </w:rPr>
              <w:t>action</w:t>
            </w:r>
            <w:r w:rsidRPr="00C81178">
              <w:rPr>
                <w:rFonts w:eastAsia="Times New Roman" w:cs="Consolas"/>
                <w:color w:val="000000"/>
                <w:sz w:val="20"/>
                <w:szCs w:val="20"/>
                <w:highlight w:val="yellow"/>
                <w:rPrChange w:id="919"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920" w:author="WIN764BIT" w:date="2017-08-30T16:32:00Z">
                  <w:rPr>
                    <w:rFonts w:ascii="Consolas" w:eastAsia="Times New Roman" w:hAnsi="Consolas" w:cs="Consolas"/>
                    <w:i/>
                    <w:iCs/>
                    <w:color w:val="2A00FF"/>
                    <w:sz w:val="20"/>
                    <w:szCs w:val="20"/>
                    <w:highlight w:val="yellow"/>
                  </w:rPr>
                </w:rPrChange>
              </w:rPr>
              <w:t>"${summaryaction}"</w:t>
            </w:r>
            <w:r w:rsidRPr="00C81178">
              <w:rPr>
                <w:rFonts w:eastAsia="Times New Roman" w:cs="Consolas"/>
                <w:sz w:val="20"/>
                <w:szCs w:val="20"/>
                <w:highlight w:val="yellow"/>
                <w:rPrChange w:id="921"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922" w:author="WIN764BIT" w:date="2017-08-30T16:32:00Z">
                  <w:rPr>
                    <w:rFonts w:ascii="Consolas" w:eastAsia="Times New Roman" w:hAnsi="Consolas" w:cs="Consolas"/>
                    <w:color w:val="7F007F"/>
                    <w:sz w:val="20"/>
                    <w:szCs w:val="20"/>
                    <w:highlight w:val="yellow"/>
                  </w:rPr>
                </w:rPrChange>
              </w:rPr>
              <w:t>method</w:t>
            </w:r>
            <w:r w:rsidRPr="00C81178">
              <w:rPr>
                <w:rFonts w:eastAsia="Times New Roman" w:cs="Consolas"/>
                <w:color w:val="000000"/>
                <w:sz w:val="20"/>
                <w:szCs w:val="20"/>
                <w:highlight w:val="yellow"/>
                <w:rPrChange w:id="923"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924" w:author="WIN764BIT" w:date="2017-08-30T16:32:00Z">
                  <w:rPr>
                    <w:rFonts w:ascii="Consolas" w:eastAsia="Times New Roman" w:hAnsi="Consolas" w:cs="Consolas"/>
                    <w:i/>
                    <w:iCs/>
                    <w:color w:val="2A00FF"/>
                    <w:sz w:val="20"/>
                    <w:szCs w:val="20"/>
                    <w:highlight w:val="yellow"/>
                  </w:rPr>
                </w:rPrChange>
              </w:rPr>
              <w:t>"post"</w:t>
            </w:r>
            <w:r w:rsidRPr="00C81178">
              <w:rPr>
                <w:rFonts w:eastAsia="Times New Roman" w:cs="Consolas"/>
                <w:sz w:val="20"/>
                <w:szCs w:val="20"/>
                <w:highlight w:val="yellow"/>
                <w:rPrChange w:id="925"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926" w:author="WIN764BIT" w:date="2017-08-30T16:32:00Z">
                  <w:rPr>
                    <w:rFonts w:ascii="Consolas" w:eastAsia="Times New Roman" w:hAnsi="Consolas" w:cs="Consolas"/>
                    <w:color w:val="7F007F"/>
                    <w:sz w:val="20"/>
                    <w:szCs w:val="20"/>
                    <w:highlight w:val="yellow"/>
                  </w:rPr>
                </w:rPrChange>
              </w:rPr>
              <w:t>class</w:t>
            </w:r>
            <w:r w:rsidRPr="00C81178">
              <w:rPr>
                <w:rFonts w:eastAsia="Times New Roman" w:cs="Consolas"/>
                <w:color w:val="000000"/>
                <w:sz w:val="20"/>
                <w:szCs w:val="20"/>
                <w:highlight w:val="yellow"/>
                <w:rPrChange w:id="927"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928" w:author="WIN764BIT" w:date="2017-08-30T16:32:00Z">
                  <w:rPr>
                    <w:rFonts w:ascii="Consolas" w:eastAsia="Times New Roman" w:hAnsi="Consolas" w:cs="Consolas"/>
                    <w:i/>
                    <w:iCs/>
                    <w:color w:val="2A00FF"/>
                    <w:sz w:val="20"/>
                    <w:szCs w:val="20"/>
                    <w:highlight w:val="yellow"/>
                  </w:rPr>
                </w:rPrChange>
              </w:rPr>
              <w:t>"submit-order"</w:t>
            </w:r>
            <w:r w:rsidRPr="00C81178">
              <w:rPr>
                <w:rFonts w:eastAsia="Times New Roman" w:cs="Consolas"/>
                <w:sz w:val="20"/>
                <w:szCs w:val="20"/>
                <w:highlight w:val="yellow"/>
                <w:rPrChange w:id="929"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930" w:author="WIN764BIT" w:date="2017-08-30T16:32:00Z">
                  <w:rPr>
                    <w:rFonts w:ascii="Consolas" w:eastAsia="Times New Roman" w:hAnsi="Consolas" w:cs="Consolas"/>
                    <w:color w:val="7F007F"/>
                    <w:sz w:val="20"/>
                    <w:szCs w:val="20"/>
                    <w:highlight w:val="yellow"/>
                  </w:rPr>
                </w:rPrChange>
              </w:rPr>
              <w:t>name</w:t>
            </w:r>
            <w:r w:rsidRPr="00C81178">
              <w:rPr>
                <w:rFonts w:eastAsia="Times New Roman" w:cs="Consolas"/>
                <w:color w:val="000000"/>
                <w:sz w:val="20"/>
                <w:szCs w:val="20"/>
                <w:highlight w:val="yellow"/>
                <w:rPrChange w:id="931"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932" w:author="WIN764BIT" w:date="2017-08-30T16:32:00Z">
                  <w:rPr>
                    <w:rFonts w:ascii="Consolas" w:eastAsia="Times New Roman" w:hAnsi="Consolas" w:cs="Consolas"/>
                    <w:i/>
                    <w:iCs/>
                    <w:color w:val="2A00FF"/>
                    <w:sz w:val="20"/>
                    <w:szCs w:val="20"/>
                    <w:highlight w:val="yellow"/>
                  </w:rPr>
                </w:rPrChange>
              </w:rPr>
              <w:t>"submitOrder"</w:t>
            </w:r>
            <w:r w:rsidRPr="00C81178">
              <w:rPr>
                <w:rFonts w:eastAsia="Times New Roman" w:cs="Consolas"/>
                <w:color w:val="008080"/>
                <w:sz w:val="20"/>
                <w:szCs w:val="20"/>
                <w:highlight w:val="yellow"/>
                <w:rPrChange w:id="933" w:author="WIN764BIT" w:date="2017-08-30T16:32:00Z">
                  <w:rPr>
                    <w:rFonts w:ascii="Consolas" w:eastAsia="Times New Roman" w:hAnsi="Consolas" w:cs="Consolas"/>
                    <w:color w:val="008080"/>
                    <w:sz w:val="20"/>
                    <w:szCs w:val="20"/>
                    <w:highlight w:val="yellow"/>
                  </w:rPr>
                </w:rPrChange>
              </w:rPr>
              <w:t>&gt;</w:t>
            </w:r>
          </w:p>
          <w:p w14:paraId="11796A95"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934"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935"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36"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37"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38"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939"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940" w:author="WIN764BIT" w:date="2017-08-30T16:32:00Z">
                  <w:rPr>
                    <w:rFonts w:ascii="Consolas" w:eastAsia="Times New Roman" w:hAnsi="Consolas" w:cs="Consolas"/>
                    <w:color w:val="3F7F7F"/>
                    <w:sz w:val="20"/>
                    <w:szCs w:val="20"/>
                  </w:rPr>
                </w:rPrChange>
              </w:rPr>
              <w:t>fieldset</w:t>
            </w:r>
            <w:r w:rsidRPr="00C81178">
              <w:rPr>
                <w:rFonts w:eastAsia="Times New Roman" w:cs="Consolas"/>
                <w:color w:val="008080"/>
                <w:sz w:val="20"/>
                <w:szCs w:val="20"/>
                <w:rPrChange w:id="941" w:author="WIN764BIT" w:date="2017-08-30T16:32:00Z">
                  <w:rPr>
                    <w:rFonts w:ascii="Consolas" w:eastAsia="Times New Roman" w:hAnsi="Consolas" w:cs="Consolas"/>
                    <w:color w:val="008080"/>
                    <w:sz w:val="20"/>
                    <w:szCs w:val="20"/>
                  </w:rPr>
                </w:rPrChange>
              </w:rPr>
              <w:t>&gt;</w:t>
            </w:r>
          </w:p>
          <w:p w14:paraId="79FA948A"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942"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943"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44"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45"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46"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47"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948"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949" w:author="WIN764BIT" w:date="2017-08-30T16:32:00Z">
                  <w:rPr>
                    <w:rFonts w:ascii="Consolas" w:eastAsia="Times New Roman" w:hAnsi="Consolas" w:cs="Consolas"/>
                    <w:color w:val="3F7F7F"/>
                    <w:sz w:val="20"/>
                    <w:szCs w:val="20"/>
                  </w:rPr>
                </w:rPrChange>
              </w:rPr>
              <w:t>div</w:t>
            </w:r>
            <w:r w:rsidRPr="00C81178">
              <w:rPr>
                <w:rFonts w:eastAsia="Times New Roman" w:cs="Consolas"/>
                <w:sz w:val="20"/>
                <w:szCs w:val="20"/>
                <w:rPrChange w:id="950"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951" w:author="WIN764BIT" w:date="2017-08-30T16:32:00Z">
                  <w:rPr>
                    <w:rFonts w:ascii="Consolas" w:eastAsia="Times New Roman" w:hAnsi="Consolas" w:cs="Consolas"/>
                    <w:color w:val="7F007F"/>
                    <w:sz w:val="20"/>
                    <w:szCs w:val="20"/>
                  </w:rPr>
                </w:rPrChange>
              </w:rPr>
              <w:t>class</w:t>
            </w:r>
            <w:r w:rsidRPr="00C81178">
              <w:rPr>
                <w:rFonts w:eastAsia="Times New Roman" w:cs="Consolas"/>
                <w:color w:val="000000"/>
                <w:sz w:val="20"/>
                <w:szCs w:val="20"/>
                <w:rPrChange w:id="952"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953" w:author="WIN764BIT" w:date="2017-08-30T16:32:00Z">
                  <w:rPr>
                    <w:rFonts w:ascii="Consolas" w:eastAsia="Times New Roman" w:hAnsi="Consolas" w:cs="Consolas"/>
                    <w:i/>
                    <w:iCs/>
                    <w:color w:val="2A00FF"/>
                    <w:sz w:val="20"/>
                    <w:szCs w:val="20"/>
                  </w:rPr>
                </w:rPrChange>
              </w:rPr>
              <w:t>"form-row"</w:t>
            </w:r>
            <w:r w:rsidRPr="00C81178">
              <w:rPr>
                <w:rFonts w:eastAsia="Times New Roman" w:cs="Consolas"/>
                <w:color w:val="008080"/>
                <w:sz w:val="20"/>
                <w:szCs w:val="20"/>
                <w:rPrChange w:id="954" w:author="WIN764BIT" w:date="2017-08-30T16:32:00Z">
                  <w:rPr>
                    <w:rFonts w:ascii="Consolas" w:eastAsia="Times New Roman" w:hAnsi="Consolas" w:cs="Consolas"/>
                    <w:color w:val="008080"/>
                    <w:sz w:val="20"/>
                    <w:szCs w:val="20"/>
                  </w:rPr>
                </w:rPrChange>
              </w:rPr>
              <w:t>&gt;</w:t>
            </w:r>
          </w:p>
          <w:p w14:paraId="1D217E1A"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955"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956"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57"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58"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59"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60"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61"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highlight w:val="yellow"/>
                <w:rPrChange w:id="962"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963" w:author="WIN764BIT" w:date="2017-08-30T16:32:00Z">
                  <w:rPr>
                    <w:rFonts w:ascii="Consolas" w:eastAsia="Times New Roman" w:hAnsi="Consolas" w:cs="Consolas"/>
                    <w:color w:val="3F7F7F"/>
                    <w:sz w:val="20"/>
                    <w:szCs w:val="20"/>
                    <w:highlight w:val="yellow"/>
                  </w:rPr>
                </w:rPrChange>
              </w:rPr>
              <w:t>a</w:t>
            </w:r>
            <w:r w:rsidRPr="00C81178">
              <w:rPr>
                <w:rFonts w:eastAsia="Times New Roman" w:cs="Consolas"/>
                <w:sz w:val="20"/>
                <w:szCs w:val="20"/>
                <w:highlight w:val="yellow"/>
                <w:rPrChange w:id="964"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965" w:author="WIN764BIT" w:date="2017-08-30T16:32:00Z">
                  <w:rPr>
                    <w:rFonts w:ascii="Consolas" w:eastAsia="Times New Roman" w:hAnsi="Consolas" w:cs="Consolas"/>
                    <w:color w:val="7F007F"/>
                    <w:sz w:val="20"/>
                    <w:szCs w:val="20"/>
                    <w:highlight w:val="yellow"/>
                  </w:rPr>
                </w:rPrChange>
              </w:rPr>
              <w:t>class</w:t>
            </w:r>
            <w:r w:rsidRPr="00C81178">
              <w:rPr>
                <w:rFonts w:eastAsia="Times New Roman" w:cs="Consolas"/>
                <w:color w:val="000000"/>
                <w:sz w:val="20"/>
                <w:szCs w:val="20"/>
                <w:highlight w:val="yellow"/>
                <w:rPrChange w:id="966"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967" w:author="WIN764BIT" w:date="2017-08-30T16:32:00Z">
                  <w:rPr>
                    <w:rFonts w:ascii="Consolas" w:eastAsia="Times New Roman" w:hAnsi="Consolas" w:cs="Consolas"/>
                    <w:i/>
                    <w:iCs/>
                    <w:color w:val="2A00FF"/>
                    <w:sz w:val="20"/>
                    <w:szCs w:val="20"/>
                    <w:highlight w:val="yellow"/>
                  </w:rPr>
                </w:rPrChange>
              </w:rPr>
              <w:t>"back-to-cart &lt;isif condition="</w:t>
            </w:r>
            <w:r w:rsidRPr="00C81178">
              <w:rPr>
                <w:rFonts w:eastAsia="Times New Roman" w:cs="Consolas"/>
                <w:color w:val="000000"/>
                <w:sz w:val="20"/>
                <w:szCs w:val="20"/>
                <w:highlight w:val="yellow"/>
                <w:rPrChange w:id="968"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sz w:val="20"/>
                <w:szCs w:val="20"/>
                <w:highlight w:val="yellow"/>
                <w:rPrChange w:id="969" w:author="WIN764BIT" w:date="2017-08-30T16:32:00Z">
                  <w:rPr>
                    <w:rFonts w:ascii="Consolas" w:eastAsia="Times New Roman" w:hAnsi="Consolas" w:cs="Consolas"/>
                    <w:sz w:val="20"/>
                    <w:szCs w:val="20"/>
                    <w:highlight w:val="yellow"/>
                  </w:rPr>
                </w:rPrChange>
              </w:rPr>
              <w:t>{!</w:t>
            </w:r>
            <w:r w:rsidRPr="00C81178">
              <w:rPr>
                <w:rFonts w:eastAsia="Times New Roman" w:cs="Consolas"/>
                <w:color w:val="7F007F"/>
                <w:sz w:val="20"/>
                <w:szCs w:val="20"/>
                <w:highlight w:val="yellow"/>
                <w:rPrChange w:id="970" w:author="WIN764BIT" w:date="2017-08-30T16:32:00Z">
                  <w:rPr>
                    <w:rFonts w:ascii="Consolas" w:eastAsia="Times New Roman" w:hAnsi="Consolas" w:cs="Consolas"/>
                    <w:color w:val="7F007F"/>
                    <w:sz w:val="20"/>
                    <w:szCs w:val="20"/>
                    <w:highlight w:val="yellow"/>
                  </w:rPr>
                </w:rPrChange>
              </w:rPr>
              <w:t>empty</w:t>
            </w:r>
            <w:r w:rsidRPr="00C81178">
              <w:rPr>
                <w:rFonts w:eastAsia="Times New Roman" w:cs="Consolas"/>
                <w:color w:val="000000"/>
                <w:sz w:val="20"/>
                <w:szCs w:val="20"/>
                <w:highlight w:val="yellow"/>
                <w:rPrChange w:id="971"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color w:val="7F007F"/>
                <w:sz w:val="20"/>
                <w:szCs w:val="20"/>
                <w:highlight w:val="yellow"/>
                <w:rPrChange w:id="972" w:author="WIN764BIT" w:date="2017-08-30T16:32:00Z">
                  <w:rPr>
                    <w:rFonts w:ascii="Consolas" w:eastAsia="Times New Roman" w:hAnsi="Consolas" w:cs="Consolas"/>
                    <w:color w:val="7F007F"/>
                    <w:sz w:val="20"/>
                    <w:szCs w:val="20"/>
                    <w:highlight w:val="yellow"/>
                  </w:rPr>
                </w:rPrChange>
              </w:rPr>
              <w:t>klarnarequired</w:t>
            </w:r>
            <w:r w:rsidRPr="00C81178">
              <w:rPr>
                <w:rFonts w:eastAsia="Times New Roman" w:cs="Consolas"/>
                <w:color w:val="000000"/>
                <w:sz w:val="20"/>
                <w:szCs w:val="20"/>
                <w:highlight w:val="yellow"/>
                <w:rPrChange w:id="973"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sz w:val="20"/>
                <w:szCs w:val="20"/>
                <w:highlight w:val="yellow"/>
                <w:rPrChange w:id="974" w:author="WIN764BIT" w:date="2017-08-30T16:32:00Z">
                  <w:rPr>
                    <w:rFonts w:ascii="Consolas" w:eastAsia="Times New Roman" w:hAnsi="Consolas" w:cs="Consolas"/>
                    <w:sz w:val="20"/>
                    <w:szCs w:val="20"/>
                    <w:highlight w:val="yellow"/>
                  </w:rPr>
                </w:rPrChange>
              </w:rPr>
              <w:t xml:space="preserve"> &amp;&amp; </w:t>
            </w:r>
            <w:r w:rsidRPr="00C81178">
              <w:rPr>
                <w:rFonts w:eastAsia="Times New Roman" w:cs="Consolas"/>
                <w:color w:val="7F007F"/>
                <w:sz w:val="20"/>
                <w:szCs w:val="20"/>
                <w:highlight w:val="yellow"/>
                <w:rPrChange w:id="975" w:author="WIN764BIT" w:date="2017-08-30T16:32:00Z">
                  <w:rPr>
                    <w:rFonts w:ascii="Consolas" w:eastAsia="Times New Roman" w:hAnsi="Consolas" w:cs="Consolas"/>
                    <w:color w:val="7F007F"/>
                    <w:sz w:val="20"/>
                    <w:szCs w:val="20"/>
                    <w:highlight w:val="yellow"/>
                  </w:rPr>
                </w:rPrChange>
              </w:rPr>
              <w:t>klarnarequired</w:t>
            </w:r>
            <w:r w:rsidRPr="00C81178">
              <w:rPr>
                <w:rFonts w:eastAsia="Times New Roman" w:cs="Consolas"/>
                <w:color w:val="000000"/>
                <w:sz w:val="20"/>
                <w:szCs w:val="20"/>
                <w:highlight w:val="yellow"/>
                <w:rPrChange w:id="976"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sz w:val="20"/>
                <w:szCs w:val="20"/>
                <w:highlight w:val="yellow"/>
                <w:rPrChange w:id="977" w:author="WIN764BIT" w:date="2017-08-30T16:32:00Z">
                  <w:rPr>
                    <w:rFonts w:ascii="Consolas" w:eastAsia="Times New Roman" w:hAnsi="Consolas" w:cs="Consolas"/>
                    <w:sz w:val="20"/>
                    <w:szCs w:val="20"/>
                    <w:highlight w:val="yellow"/>
                  </w:rPr>
                </w:rPrChange>
              </w:rPr>
              <w:t>"</w:t>
            </w:r>
            <w:r w:rsidRPr="00C81178">
              <w:rPr>
                <w:rFonts w:eastAsia="Times New Roman" w:cs="Consolas"/>
                <w:color w:val="008080"/>
                <w:sz w:val="20"/>
                <w:szCs w:val="20"/>
                <w:highlight w:val="yellow"/>
                <w:rPrChange w:id="978" w:author="WIN764BIT" w:date="2017-08-30T16:32:00Z">
                  <w:rPr>
                    <w:rFonts w:ascii="Consolas" w:eastAsia="Times New Roman" w:hAnsi="Consolas" w:cs="Consolas"/>
                    <w:color w:val="008080"/>
                    <w:sz w:val="20"/>
                    <w:szCs w:val="20"/>
                    <w:highlight w:val="yellow"/>
                  </w:rPr>
                </w:rPrChange>
              </w:rPr>
              <w:t>&gt;</w:t>
            </w:r>
            <w:r w:rsidRPr="00C81178">
              <w:rPr>
                <w:rFonts w:eastAsia="Times New Roman" w:cs="Consolas"/>
                <w:color w:val="000000"/>
                <w:sz w:val="20"/>
                <w:szCs w:val="20"/>
                <w:highlight w:val="yellow"/>
                <w:rPrChange w:id="979" w:author="WIN764BIT" w:date="2017-08-30T16:32:00Z">
                  <w:rPr>
                    <w:rFonts w:ascii="Consolas" w:eastAsia="Times New Roman" w:hAnsi="Consolas" w:cs="Consolas"/>
                    <w:color w:val="000000"/>
                    <w:sz w:val="20"/>
                    <w:szCs w:val="20"/>
                    <w:highlight w:val="yellow"/>
                  </w:rPr>
                </w:rPrChange>
              </w:rPr>
              <w:t xml:space="preserve"> hide</w:t>
            </w:r>
            <w:r w:rsidRPr="00C81178">
              <w:rPr>
                <w:rFonts w:eastAsia="Times New Roman" w:cs="Consolas"/>
                <w:color w:val="008080"/>
                <w:sz w:val="20"/>
                <w:szCs w:val="20"/>
                <w:highlight w:val="yellow"/>
                <w:rPrChange w:id="980"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981" w:author="WIN764BIT" w:date="2017-08-30T16:32:00Z">
                  <w:rPr>
                    <w:rFonts w:ascii="Consolas" w:eastAsia="Times New Roman" w:hAnsi="Consolas" w:cs="Consolas"/>
                    <w:color w:val="3F7F7F"/>
                    <w:sz w:val="20"/>
                    <w:szCs w:val="20"/>
                    <w:highlight w:val="yellow"/>
                  </w:rPr>
                </w:rPrChange>
              </w:rPr>
              <w:t>isif</w:t>
            </w:r>
            <w:r w:rsidRPr="00C81178">
              <w:rPr>
                <w:rFonts w:eastAsia="Times New Roman" w:cs="Consolas"/>
                <w:color w:val="008080"/>
                <w:sz w:val="20"/>
                <w:szCs w:val="20"/>
                <w:highlight w:val="yellow"/>
                <w:rPrChange w:id="982" w:author="WIN764BIT" w:date="2017-08-30T16:32:00Z">
                  <w:rPr>
                    <w:rFonts w:ascii="Consolas" w:eastAsia="Times New Roman" w:hAnsi="Consolas" w:cs="Consolas"/>
                    <w:color w:val="008080"/>
                    <w:sz w:val="20"/>
                    <w:szCs w:val="20"/>
                    <w:highlight w:val="yellow"/>
                  </w:rPr>
                </w:rPrChange>
              </w:rPr>
              <w:t>&gt;</w:t>
            </w:r>
            <w:r w:rsidRPr="00C81178">
              <w:rPr>
                <w:rFonts w:eastAsia="Times New Roman" w:cs="Consolas"/>
                <w:color w:val="000000"/>
                <w:sz w:val="20"/>
                <w:szCs w:val="20"/>
                <w:highlight w:val="yellow"/>
                <w:rPrChange w:id="983" w:author="WIN764BIT" w:date="2017-08-30T16:32:00Z">
                  <w:rPr>
                    <w:rFonts w:ascii="Consolas" w:eastAsia="Times New Roman" w:hAnsi="Consolas" w:cs="Consolas"/>
                    <w:color w:val="000000"/>
                    <w:sz w:val="20"/>
                    <w:szCs w:val="20"/>
                    <w:highlight w:val="yellow"/>
                  </w:rPr>
                </w:rPrChange>
              </w:rPr>
              <w:t>" href="${URLUtils.url('Cart-Show')}"&gt;</w:t>
            </w:r>
          </w:p>
          <w:p w14:paraId="28EF6A9D"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984"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985"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86"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87"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88"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89"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90"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991"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992"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993" w:author="WIN764BIT" w:date="2017-08-30T16:32:00Z">
                  <w:rPr>
                    <w:rFonts w:ascii="Consolas" w:eastAsia="Times New Roman" w:hAnsi="Consolas" w:cs="Consolas"/>
                    <w:color w:val="3F7F7F"/>
                    <w:sz w:val="20"/>
                    <w:szCs w:val="20"/>
                  </w:rPr>
                </w:rPrChange>
              </w:rPr>
              <w:t>isprint</w:t>
            </w:r>
            <w:r w:rsidRPr="00C81178">
              <w:rPr>
                <w:rFonts w:eastAsia="Times New Roman" w:cs="Consolas"/>
                <w:sz w:val="20"/>
                <w:szCs w:val="20"/>
                <w:rPrChange w:id="994"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995" w:author="WIN764BIT" w:date="2017-08-30T16:32:00Z">
                  <w:rPr>
                    <w:rFonts w:ascii="Consolas" w:eastAsia="Times New Roman" w:hAnsi="Consolas" w:cs="Consolas"/>
                    <w:color w:val="7F007F"/>
                    <w:sz w:val="20"/>
                    <w:szCs w:val="20"/>
                  </w:rPr>
                </w:rPrChange>
              </w:rPr>
              <w:t>value</w:t>
            </w:r>
            <w:r w:rsidRPr="00C81178">
              <w:rPr>
                <w:rFonts w:eastAsia="Times New Roman" w:cs="Consolas"/>
                <w:color w:val="000000"/>
                <w:sz w:val="20"/>
                <w:szCs w:val="20"/>
                <w:rPrChange w:id="996"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997" w:author="WIN764BIT" w:date="2017-08-30T16:32:00Z">
                  <w:rPr>
                    <w:rFonts w:ascii="Consolas" w:eastAsia="Times New Roman" w:hAnsi="Consolas" w:cs="Consolas"/>
                    <w:i/>
                    <w:iCs/>
                    <w:color w:val="2A00FF"/>
                    <w:sz w:val="20"/>
                    <w:szCs w:val="20"/>
                  </w:rPr>
                </w:rPrChange>
              </w:rPr>
              <w:t>"${Resource.msg('summary.editcart','checkout',null)}"</w:t>
            </w:r>
            <w:r w:rsidRPr="00C81178">
              <w:rPr>
                <w:rFonts w:eastAsia="Times New Roman" w:cs="Consolas"/>
                <w:sz w:val="20"/>
                <w:szCs w:val="20"/>
                <w:rPrChange w:id="998"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999" w:author="WIN764BIT" w:date="2017-08-30T16:32:00Z">
                  <w:rPr>
                    <w:rFonts w:ascii="Consolas" w:eastAsia="Times New Roman" w:hAnsi="Consolas" w:cs="Consolas"/>
                    <w:color w:val="7F007F"/>
                    <w:sz w:val="20"/>
                    <w:szCs w:val="20"/>
                  </w:rPr>
                </w:rPrChange>
              </w:rPr>
              <w:t>encoding</w:t>
            </w:r>
            <w:r w:rsidRPr="00C81178">
              <w:rPr>
                <w:rFonts w:eastAsia="Times New Roman" w:cs="Consolas"/>
                <w:color w:val="000000"/>
                <w:sz w:val="20"/>
                <w:szCs w:val="20"/>
                <w:rPrChange w:id="1000"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1001" w:author="WIN764BIT" w:date="2017-08-30T16:32:00Z">
                  <w:rPr>
                    <w:rFonts w:ascii="Consolas" w:eastAsia="Times New Roman" w:hAnsi="Consolas" w:cs="Consolas"/>
                    <w:i/>
                    <w:iCs/>
                    <w:color w:val="2A00FF"/>
                    <w:sz w:val="20"/>
                    <w:szCs w:val="20"/>
                  </w:rPr>
                </w:rPrChange>
              </w:rPr>
              <w:t>"off"</w:t>
            </w:r>
            <w:r w:rsidRPr="00C81178">
              <w:rPr>
                <w:rFonts w:eastAsia="Times New Roman" w:cs="Consolas"/>
                <w:sz w:val="20"/>
                <w:szCs w:val="20"/>
                <w:rPrChange w:id="1002" w:author="WIN764BIT" w:date="2017-08-30T16:32:00Z">
                  <w:rPr>
                    <w:rFonts w:ascii="Consolas" w:eastAsia="Times New Roman" w:hAnsi="Consolas" w:cs="Consolas"/>
                    <w:sz w:val="20"/>
                    <w:szCs w:val="20"/>
                  </w:rPr>
                </w:rPrChange>
              </w:rPr>
              <w:t xml:space="preserve"> </w:t>
            </w:r>
            <w:r w:rsidRPr="00C81178">
              <w:rPr>
                <w:rFonts w:eastAsia="Times New Roman" w:cs="Consolas"/>
                <w:color w:val="008080"/>
                <w:sz w:val="20"/>
                <w:szCs w:val="20"/>
                <w:rPrChange w:id="1003" w:author="WIN764BIT" w:date="2017-08-30T16:32:00Z">
                  <w:rPr>
                    <w:rFonts w:ascii="Consolas" w:eastAsia="Times New Roman" w:hAnsi="Consolas" w:cs="Consolas"/>
                    <w:color w:val="008080"/>
                    <w:sz w:val="20"/>
                    <w:szCs w:val="20"/>
                  </w:rPr>
                </w:rPrChange>
              </w:rPr>
              <w:t>/&gt;</w:t>
            </w:r>
          </w:p>
          <w:p w14:paraId="03D9C13C"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1004"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1005"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006"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007"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008"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009"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010"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1011"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1012" w:author="WIN764BIT" w:date="2017-08-30T16:32:00Z">
                  <w:rPr>
                    <w:rFonts w:ascii="Consolas" w:eastAsia="Times New Roman" w:hAnsi="Consolas" w:cs="Consolas"/>
                    <w:color w:val="3F7F7F"/>
                    <w:sz w:val="20"/>
                    <w:szCs w:val="20"/>
                  </w:rPr>
                </w:rPrChange>
              </w:rPr>
              <w:t>a</w:t>
            </w:r>
            <w:r w:rsidRPr="00C81178">
              <w:rPr>
                <w:rFonts w:eastAsia="Times New Roman" w:cs="Consolas"/>
                <w:color w:val="008080"/>
                <w:sz w:val="20"/>
                <w:szCs w:val="20"/>
                <w:rPrChange w:id="1013" w:author="WIN764BIT" w:date="2017-08-30T16:32:00Z">
                  <w:rPr>
                    <w:rFonts w:ascii="Consolas" w:eastAsia="Times New Roman" w:hAnsi="Consolas" w:cs="Consolas"/>
                    <w:color w:val="008080"/>
                    <w:sz w:val="20"/>
                    <w:szCs w:val="20"/>
                  </w:rPr>
                </w:rPrChange>
              </w:rPr>
              <w:t>&gt;</w:t>
            </w:r>
          </w:p>
          <w:p w14:paraId="53D6D71D"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highlight w:val="yellow"/>
                <w:rPrChange w:id="1014" w:author="WIN764BIT" w:date="2017-08-30T16:32:00Z">
                  <w:rPr>
                    <w:rFonts w:ascii="Consolas" w:eastAsia="Times New Roman" w:hAnsi="Consolas" w:cs="Consolas"/>
                    <w:sz w:val="20"/>
                    <w:szCs w:val="20"/>
                    <w:highlight w:val="yellow"/>
                  </w:rPr>
                </w:rPrChange>
              </w:rPr>
            </w:pPr>
            <w:r w:rsidRPr="00C81178">
              <w:rPr>
                <w:rFonts w:eastAsia="Times New Roman" w:cs="Consolas"/>
                <w:color w:val="000000"/>
                <w:sz w:val="20"/>
                <w:szCs w:val="20"/>
                <w:rPrChange w:id="1015"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016"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017"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018"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019"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020"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highlight w:val="yellow"/>
                <w:rPrChange w:id="1021"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022" w:author="WIN764BIT" w:date="2017-08-30T16:32:00Z">
                  <w:rPr>
                    <w:rFonts w:ascii="Consolas" w:eastAsia="Times New Roman" w:hAnsi="Consolas" w:cs="Consolas"/>
                    <w:color w:val="3F7F7F"/>
                    <w:sz w:val="20"/>
                    <w:szCs w:val="20"/>
                    <w:highlight w:val="yellow"/>
                  </w:rPr>
                </w:rPrChange>
              </w:rPr>
              <w:t>isif</w:t>
            </w:r>
            <w:r w:rsidRPr="00C81178">
              <w:rPr>
                <w:rFonts w:eastAsia="Times New Roman" w:cs="Consolas"/>
                <w:sz w:val="20"/>
                <w:szCs w:val="20"/>
                <w:highlight w:val="yellow"/>
                <w:rPrChange w:id="1023"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024" w:author="WIN764BIT" w:date="2017-08-30T16:32:00Z">
                  <w:rPr>
                    <w:rFonts w:ascii="Consolas" w:eastAsia="Times New Roman" w:hAnsi="Consolas" w:cs="Consolas"/>
                    <w:color w:val="7F007F"/>
                    <w:sz w:val="20"/>
                    <w:szCs w:val="20"/>
                    <w:highlight w:val="yellow"/>
                  </w:rPr>
                </w:rPrChange>
              </w:rPr>
              <w:t>condition</w:t>
            </w:r>
            <w:r w:rsidRPr="00C81178">
              <w:rPr>
                <w:rFonts w:eastAsia="Times New Roman" w:cs="Consolas"/>
                <w:color w:val="000000"/>
                <w:sz w:val="20"/>
                <w:szCs w:val="20"/>
                <w:highlight w:val="yellow"/>
                <w:rPrChange w:id="1025"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026" w:author="WIN764BIT" w:date="2017-08-30T16:32:00Z">
                  <w:rPr>
                    <w:rFonts w:ascii="Consolas" w:eastAsia="Times New Roman" w:hAnsi="Consolas" w:cs="Consolas"/>
                    <w:i/>
                    <w:iCs/>
                    <w:color w:val="2A00FF"/>
                    <w:sz w:val="20"/>
                    <w:szCs w:val="20"/>
                    <w:highlight w:val="yellow"/>
                  </w:rPr>
                </w:rPrChange>
              </w:rPr>
              <w:t>"${!empty(klarnarequired) &amp;&amp; klarnarequired}"</w:t>
            </w:r>
            <w:r w:rsidRPr="00C81178">
              <w:rPr>
                <w:rFonts w:eastAsia="Times New Roman" w:cs="Consolas"/>
                <w:sz w:val="20"/>
                <w:szCs w:val="20"/>
                <w:highlight w:val="yellow"/>
                <w:rPrChange w:id="1027"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008080"/>
                <w:sz w:val="20"/>
                <w:szCs w:val="20"/>
                <w:highlight w:val="yellow"/>
                <w:rPrChange w:id="1028" w:author="WIN764BIT" w:date="2017-08-30T16:32:00Z">
                  <w:rPr>
                    <w:rFonts w:ascii="Consolas" w:eastAsia="Times New Roman" w:hAnsi="Consolas" w:cs="Consolas"/>
                    <w:color w:val="008080"/>
                    <w:sz w:val="20"/>
                    <w:szCs w:val="20"/>
                    <w:highlight w:val="yellow"/>
                  </w:rPr>
                </w:rPrChange>
              </w:rPr>
              <w:t>&gt;</w:t>
            </w:r>
          </w:p>
          <w:p w14:paraId="740755D7"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highlight w:val="yellow"/>
                <w:rPrChange w:id="1029" w:author="WIN764BIT" w:date="2017-08-30T16:32: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1030"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031"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032"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033"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034"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035"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036"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1037"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038" w:author="WIN764BIT" w:date="2017-08-30T16:32:00Z">
                  <w:rPr>
                    <w:rFonts w:ascii="Consolas" w:eastAsia="Times New Roman" w:hAnsi="Consolas" w:cs="Consolas"/>
                    <w:color w:val="3F7F7F"/>
                    <w:sz w:val="20"/>
                    <w:szCs w:val="20"/>
                    <w:highlight w:val="yellow"/>
                  </w:rPr>
                </w:rPrChange>
              </w:rPr>
              <w:t>input</w:t>
            </w:r>
            <w:r w:rsidRPr="00C81178">
              <w:rPr>
                <w:rFonts w:eastAsia="Times New Roman" w:cs="Consolas"/>
                <w:sz w:val="20"/>
                <w:szCs w:val="20"/>
                <w:highlight w:val="yellow"/>
                <w:rPrChange w:id="1039"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040" w:author="WIN764BIT" w:date="2017-08-30T16:32:00Z">
                  <w:rPr>
                    <w:rFonts w:ascii="Consolas" w:eastAsia="Times New Roman" w:hAnsi="Consolas" w:cs="Consolas"/>
                    <w:color w:val="7F007F"/>
                    <w:sz w:val="20"/>
                    <w:szCs w:val="20"/>
                    <w:highlight w:val="yellow"/>
                  </w:rPr>
                </w:rPrChange>
              </w:rPr>
              <w:t>type</w:t>
            </w:r>
            <w:r w:rsidRPr="00C81178">
              <w:rPr>
                <w:rFonts w:eastAsia="Times New Roman" w:cs="Consolas"/>
                <w:color w:val="000000"/>
                <w:sz w:val="20"/>
                <w:szCs w:val="20"/>
                <w:highlight w:val="yellow"/>
                <w:rPrChange w:id="1041"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042" w:author="WIN764BIT" w:date="2017-08-30T16:32:00Z">
                  <w:rPr>
                    <w:rFonts w:ascii="Consolas" w:eastAsia="Times New Roman" w:hAnsi="Consolas" w:cs="Consolas"/>
                    <w:i/>
                    <w:iCs/>
                    <w:color w:val="2A00FF"/>
                    <w:sz w:val="20"/>
                    <w:szCs w:val="20"/>
                    <w:highlight w:val="yellow"/>
                  </w:rPr>
                </w:rPrChange>
              </w:rPr>
              <w:t>"hidden"</w:t>
            </w:r>
            <w:r w:rsidRPr="00C81178">
              <w:rPr>
                <w:rFonts w:eastAsia="Times New Roman" w:cs="Consolas"/>
                <w:sz w:val="20"/>
                <w:szCs w:val="20"/>
                <w:highlight w:val="yellow"/>
                <w:rPrChange w:id="1043"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044" w:author="WIN764BIT" w:date="2017-08-30T16:32:00Z">
                  <w:rPr>
                    <w:rFonts w:ascii="Consolas" w:eastAsia="Times New Roman" w:hAnsi="Consolas" w:cs="Consolas"/>
                    <w:color w:val="7F007F"/>
                    <w:sz w:val="20"/>
                    <w:szCs w:val="20"/>
                    <w:highlight w:val="yellow"/>
                  </w:rPr>
                </w:rPrChange>
              </w:rPr>
              <w:t>id</w:t>
            </w:r>
            <w:r w:rsidRPr="00C81178">
              <w:rPr>
                <w:rFonts w:eastAsia="Times New Roman" w:cs="Consolas"/>
                <w:color w:val="000000"/>
                <w:sz w:val="20"/>
                <w:szCs w:val="20"/>
                <w:highlight w:val="yellow"/>
                <w:rPrChange w:id="1045"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046" w:author="WIN764BIT" w:date="2017-08-30T16:32:00Z">
                  <w:rPr>
                    <w:rFonts w:ascii="Consolas" w:eastAsia="Times New Roman" w:hAnsi="Consolas" w:cs="Consolas"/>
                    <w:i/>
                    <w:iCs/>
                    <w:color w:val="2A00FF"/>
                    <w:sz w:val="20"/>
                    <w:szCs w:val="20"/>
                    <w:highlight w:val="yellow"/>
                  </w:rPr>
                </w:rPrChange>
              </w:rPr>
              <w:t>"klarnaAuthToken"</w:t>
            </w:r>
            <w:r w:rsidRPr="00C81178">
              <w:rPr>
                <w:rFonts w:eastAsia="Times New Roman" w:cs="Consolas"/>
                <w:sz w:val="20"/>
                <w:szCs w:val="20"/>
                <w:highlight w:val="yellow"/>
                <w:rPrChange w:id="1047"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048" w:author="WIN764BIT" w:date="2017-08-30T16:32:00Z">
                  <w:rPr>
                    <w:rFonts w:ascii="Consolas" w:eastAsia="Times New Roman" w:hAnsi="Consolas" w:cs="Consolas"/>
                    <w:color w:val="7F007F"/>
                    <w:sz w:val="20"/>
                    <w:szCs w:val="20"/>
                    <w:highlight w:val="yellow"/>
                  </w:rPr>
                </w:rPrChange>
              </w:rPr>
              <w:t>name</w:t>
            </w:r>
            <w:r w:rsidRPr="00C81178">
              <w:rPr>
                <w:rFonts w:eastAsia="Times New Roman" w:cs="Consolas"/>
                <w:color w:val="000000"/>
                <w:sz w:val="20"/>
                <w:szCs w:val="20"/>
                <w:highlight w:val="yellow"/>
                <w:rPrChange w:id="1049"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050" w:author="WIN764BIT" w:date="2017-08-30T16:32:00Z">
                  <w:rPr>
                    <w:rFonts w:ascii="Consolas" w:eastAsia="Times New Roman" w:hAnsi="Consolas" w:cs="Consolas"/>
                    <w:i/>
                    <w:iCs/>
                    <w:color w:val="2A00FF"/>
                    <w:sz w:val="20"/>
                    <w:szCs w:val="20"/>
                    <w:highlight w:val="yellow"/>
                  </w:rPr>
                </w:rPrChange>
              </w:rPr>
              <w:t>"klarnaAuthToken"</w:t>
            </w:r>
            <w:r w:rsidRPr="00C81178">
              <w:rPr>
                <w:rFonts w:eastAsia="Times New Roman" w:cs="Consolas"/>
                <w:color w:val="008080"/>
                <w:sz w:val="20"/>
                <w:szCs w:val="20"/>
                <w:highlight w:val="yellow"/>
                <w:rPrChange w:id="1051" w:author="WIN764BIT" w:date="2017-08-30T16:32:00Z">
                  <w:rPr>
                    <w:rFonts w:ascii="Consolas" w:eastAsia="Times New Roman" w:hAnsi="Consolas" w:cs="Consolas"/>
                    <w:color w:val="008080"/>
                    <w:sz w:val="20"/>
                    <w:szCs w:val="20"/>
                    <w:highlight w:val="yellow"/>
                  </w:rPr>
                </w:rPrChange>
              </w:rPr>
              <w:t>/&gt;</w:t>
            </w:r>
          </w:p>
          <w:p w14:paraId="5874FEEF"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highlight w:val="yellow"/>
                <w:rPrChange w:id="1052" w:author="WIN764BIT" w:date="2017-08-30T16:32: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1053"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054"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055"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056"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057"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058"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1059"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060" w:author="WIN764BIT" w:date="2017-08-30T16:32:00Z">
                  <w:rPr>
                    <w:rFonts w:ascii="Consolas" w:eastAsia="Times New Roman" w:hAnsi="Consolas" w:cs="Consolas"/>
                    <w:color w:val="3F7F7F"/>
                    <w:sz w:val="20"/>
                    <w:szCs w:val="20"/>
                    <w:highlight w:val="yellow"/>
                  </w:rPr>
                </w:rPrChange>
              </w:rPr>
              <w:t>isif</w:t>
            </w:r>
            <w:r w:rsidRPr="00C81178">
              <w:rPr>
                <w:rFonts w:eastAsia="Times New Roman" w:cs="Consolas"/>
                <w:color w:val="008080"/>
                <w:sz w:val="20"/>
                <w:szCs w:val="20"/>
                <w:highlight w:val="yellow"/>
                <w:rPrChange w:id="1061" w:author="WIN764BIT" w:date="2017-08-30T16:32:00Z">
                  <w:rPr>
                    <w:rFonts w:ascii="Consolas" w:eastAsia="Times New Roman" w:hAnsi="Consolas" w:cs="Consolas"/>
                    <w:color w:val="008080"/>
                    <w:sz w:val="20"/>
                    <w:szCs w:val="20"/>
                    <w:highlight w:val="yellow"/>
                  </w:rPr>
                </w:rPrChange>
              </w:rPr>
              <w:t>&gt;</w:t>
            </w:r>
          </w:p>
          <w:p w14:paraId="1B64EAF9"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1062"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highlight w:val="yellow"/>
                <w:rPrChange w:id="1063"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064"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065"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066"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067"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068"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1069"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070" w:author="WIN764BIT" w:date="2017-08-30T16:32:00Z">
                  <w:rPr>
                    <w:rFonts w:ascii="Consolas" w:eastAsia="Times New Roman" w:hAnsi="Consolas" w:cs="Consolas"/>
                    <w:color w:val="3F7F7F"/>
                    <w:sz w:val="20"/>
                    <w:szCs w:val="20"/>
                    <w:highlight w:val="yellow"/>
                  </w:rPr>
                </w:rPrChange>
              </w:rPr>
              <w:t>button</w:t>
            </w:r>
            <w:r w:rsidRPr="00C81178">
              <w:rPr>
                <w:rFonts w:eastAsia="Times New Roman" w:cs="Consolas"/>
                <w:sz w:val="20"/>
                <w:szCs w:val="20"/>
                <w:highlight w:val="yellow"/>
                <w:rPrChange w:id="1071"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072" w:author="WIN764BIT" w:date="2017-08-30T16:32:00Z">
                  <w:rPr>
                    <w:rFonts w:ascii="Consolas" w:eastAsia="Times New Roman" w:hAnsi="Consolas" w:cs="Consolas"/>
                    <w:color w:val="7F007F"/>
                    <w:sz w:val="20"/>
                    <w:szCs w:val="20"/>
                    <w:highlight w:val="yellow"/>
                  </w:rPr>
                </w:rPrChange>
              </w:rPr>
              <w:t>class</w:t>
            </w:r>
            <w:r w:rsidRPr="00C81178">
              <w:rPr>
                <w:rFonts w:eastAsia="Times New Roman" w:cs="Consolas"/>
                <w:color w:val="000000"/>
                <w:sz w:val="20"/>
                <w:szCs w:val="20"/>
                <w:highlight w:val="yellow"/>
                <w:rPrChange w:id="1073"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074" w:author="WIN764BIT" w:date="2017-08-30T16:32:00Z">
                  <w:rPr>
                    <w:rFonts w:ascii="Consolas" w:eastAsia="Times New Roman" w:hAnsi="Consolas" w:cs="Consolas"/>
                    <w:i/>
                    <w:iCs/>
                    <w:color w:val="2A00FF"/>
                    <w:sz w:val="20"/>
                    <w:szCs w:val="20"/>
                    <w:highlight w:val="yellow"/>
                  </w:rPr>
                </w:rPrChange>
              </w:rPr>
              <w:t xml:space="preserve">"button-fancy-large &lt;isif </w:t>
            </w:r>
            <w:r w:rsidRPr="00C81178">
              <w:rPr>
                <w:rFonts w:eastAsia="Times New Roman" w:cs="Consolas"/>
                <w:i/>
                <w:iCs/>
                <w:color w:val="2A00FF"/>
                <w:sz w:val="20"/>
                <w:szCs w:val="20"/>
                <w:highlight w:val="yellow"/>
                <w:rPrChange w:id="1075" w:author="WIN764BIT" w:date="2017-08-30T16:32:00Z">
                  <w:rPr>
                    <w:rFonts w:ascii="Consolas" w:eastAsia="Times New Roman" w:hAnsi="Consolas" w:cs="Consolas"/>
                    <w:i/>
                    <w:iCs/>
                    <w:color w:val="2A00FF"/>
                    <w:sz w:val="20"/>
                    <w:szCs w:val="20"/>
                    <w:highlight w:val="yellow"/>
                  </w:rPr>
                </w:rPrChange>
              </w:rPr>
              <w:lastRenderedPageBreak/>
              <w:t>condition="</w:t>
            </w:r>
            <w:r w:rsidRPr="00C81178">
              <w:rPr>
                <w:rFonts w:eastAsia="Times New Roman" w:cs="Consolas"/>
                <w:color w:val="000000"/>
                <w:sz w:val="20"/>
                <w:szCs w:val="20"/>
                <w:highlight w:val="yellow"/>
                <w:rPrChange w:id="1076"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sz w:val="20"/>
                <w:szCs w:val="20"/>
                <w:highlight w:val="yellow"/>
                <w:rPrChange w:id="1077" w:author="WIN764BIT" w:date="2017-08-30T16:32:00Z">
                  <w:rPr>
                    <w:rFonts w:ascii="Consolas" w:eastAsia="Times New Roman" w:hAnsi="Consolas" w:cs="Consolas"/>
                    <w:sz w:val="20"/>
                    <w:szCs w:val="20"/>
                    <w:highlight w:val="yellow"/>
                  </w:rPr>
                </w:rPrChange>
              </w:rPr>
              <w:t>{!</w:t>
            </w:r>
            <w:r w:rsidRPr="00C81178">
              <w:rPr>
                <w:rFonts w:eastAsia="Times New Roman" w:cs="Consolas"/>
                <w:color w:val="7F007F"/>
                <w:sz w:val="20"/>
                <w:szCs w:val="20"/>
                <w:highlight w:val="yellow"/>
                <w:rPrChange w:id="1078" w:author="WIN764BIT" w:date="2017-08-30T16:32:00Z">
                  <w:rPr>
                    <w:rFonts w:ascii="Consolas" w:eastAsia="Times New Roman" w:hAnsi="Consolas" w:cs="Consolas"/>
                    <w:color w:val="7F007F"/>
                    <w:sz w:val="20"/>
                    <w:szCs w:val="20"/>
                    <w:highlight w:val="yellow"/>
                  </w:rPr>
                </w:rPrChange>
              </w:rPr>
              <w:t>empty</w:t>
            </w:r>
            <w:r w:rsidRPr="00C81178">
              <w:rPr>
                <w:rFonts w:eastAsia="Times New Roman" w:cs="Consolas"/>
                <w:color w:val="000000"/>
                <w:sz w:val="20"/>
                <w:szCs w:val="20"/>
                <w:highlight w:val="yellow"/>
                <w:rPrChange w:id="1079"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color w:val="7F007F"/>
                <w:sz w:val="20"/>
                <w:szCs w:val="20"/>
                <w:highlight w:val="yellow"/>
                <w:rPrChange w:id="1080" w:author="WIN764BIT" w:date="2017-08-30T16:32:00Z">
                  <w:rPr>
                    <w:rFonts w:ascii="Consolas" w:eastAsia="Times New Roman" w:hAnsi="Consolas" w:cs="Consolas"/>
                    <w:color w:val="7F007F"/>
                    <w:sz w:val="20"/>
                    <w:szCs w:val="20"/>
                    <w:highlight w:val="yellow"/>
                  </w:rPr>
                </w:rPrChange>
              </w:rPr>
              <w:t>klarnarequired</w:t>
            </w:r>
            <w:r w:rsidRPr="00C81178">
              <w:rPr>
                <w:rFonts w:eastAsia="Times New Roman" w:cs="Consolas"/>
                <w:color w:val="000000"/>
                <w:sz w:val="20"/>
                <w:szCs w:val="20"/>
                <w:highlight w:val="yellow"/>
                <w:rPrChange w:id="1081"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sz w:val="20"/>
                <w:szCs w:val="20"/>
                <w:highlight w:val="yellow"/>
                <w:rPrChange w:id="1082" w:author="WIN764BIT" w:date="2017-08-30T16:32:00Z">
                  <w:rPr>
                    <w:rFonts w:ascii="Consolas" w:eastAsia="Times New Roman" w:hAnsi="Consolas" w:cs="Consolas"/>
                    <w:sz w:val="20"/>
                    <w:szCs w:val="20"/>
                    <w:highlight w:val="yellow"/>
                  </w:rPr>
                </w:rPrChange>
              </w:rPr>
              <w:t xml:space="preserve"> &amp;&amp; </w:t>
            </w:r>
            <w:r w:rsidRPr="00C81178">
              <w:rPr>
                <w:rFonts w:eastAsia="Times New Roman" w:cs="Consolas"/>
                <w:color w:val="7F007F"/>
                <w:sz w:val="20"/>
                <w:szCs w:val="20"/>
                <w:highlight w:val="yellow"/>
                <w:rPrChange w:id="1083" w:author="WIN764BIT" w:date="2017-08-30T16:32:00Z">
                  <w:rPr>
                    <w:rFonts w:ascii="Consolas" w:eastAsia="Times New Roman" w:hAnsi="Consolas" w:cs="Consolas"/>
                    <w:color w:val="7F007F"/>
                    <w:sz w:val="20"/>
                    <w:szCs w:val="20"/>
                    <w:highlight w:val="yellow"/>
                  </w:rPr>
                </w:rPrChange>
              </w:rPr>
              <w:t>klarnarequired</w:t>
            </w:r>
            <w:r w:rsidRPr="00C81178">
              <w:rPr>
                <w:rFonts w:eastAsia="Times New Roman" w:cs="Consolas"/>
                <w:color w:val="000000"/>
                <w:sz w:val="20"/>
                <w:szCs w:val="20"/>
                <w:highlight w:val="yellow"/>
                <w:rPrChange w:id="1084"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sz w:val="20"/>
                <w:szCs w:val="20"/>
                <w:highlight w:val="yellow"/>
                <w:rPrChange w:id="1085" w:author="WIN764BIT" w:date="2017-08-30T16:32:00Z">
                  <w:rPr>
                    <w:rFonts w:ascii="Consolas" w:eastAsia="Times New Roman" w:hAnsi="Consolas" w:cs="Consolas"/>
                    <w:sz w:val="20"/>
                    <w:szCs w:val="20"/>
                    <w:highlight w:val="yellow"/>
                  </w:rPr>
                </w:rPrChange>
              </w:rPr>
              <w:t>"</w:t>
            </w:r>
            <w:r w:rsidRPr="00C81178">
              <w:rPr>
                <w:rFonts w:eastAsia="Times New Roman" w:cs="Consolas"/>
                <w:color w:val="008080"/>
                <w:sz w:val="20"/>
                <w:szCs w:val="20"/>
                <w:highlight w:val="yellow"/>
                <w:rPrChange w:id="1086" w:author="WIN764BIT" w:date="2017-08-30T16:32:00Z">
                  <w:rPr>
                    <w:rFonts w:ascii="Consolas" w:eastAsia="Times New Roman" w:hAnsi="Consolas" w:cs="Consolas"/>
                    <w:color w:val="008080"/>
                    <w:sz w:val="20"/>
                    <w:szCs w:val="20"/>
                    <w:highlight w:val="yellow"/>
                  </w:rPr>
                </w:rPrChange>
              </w:rPr>
              <w:t>&gt;</w:t>
            </w:r>
            <w:r w:rsidRPr="00C81178">
              <w:rPr>
                <w:rFonts w:eastAsia="Times New Roman" w:cs="Consolas"/>
                <w:color w:val="000000"/>
                <w:sz w:val="20"/>
                <w:szCs w:val="20"/>
                <w:highlight w:val="yellow"/>
                <w:rPrChange w:id="1087" w:author="WIN764BIT" w:date="2017-08-30T16:32:00Z">
                  <w:rPr>
                    <w:rFonts w:ascii="Consolas" w:eastAsia="Times New Roman" w:hAnsi="Consolas" w:cs="Consolas"/>
                    <w:color w:val="000000"/>
                    <w:sz w:val="20"/>
                    <w:szCs w:val="20"/>
                    <w:highlight w:val="yellow"/>
                  </w:rPr>
                </w:rPrChange>
              </w:rPr>
              <w:t xml:space="preserve"> hide</w:t>
            </w:r>
            <w:r w:rsidRPr="00C81178">
              <w:rPr>
                <w:rFonts w:eastAsia="Times New Roman" w:cs="Consolas"/>
                <w:color w:val="008080"/>
                <w:sz w:val="20"/>
                <w:szCs w:val="20"/>
                <w:highlight w:val="yellow"/>
                <w:rPrChange w:id="1088"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089" w:author="WIN764BIT" w:date="2017-08-30T16:32:00Z">
                  <w:rPr>
                    <w:rFonts w:ascii="Consolas" w:eastAsia="Times New Roman" w:hAnsi="Consolas" w:cs="Consolas"/>
                    <w:color w:val="3F7F7F"/>
                    <w:sz w:val="20"/>
                    <w:szCs w:val="20"/>
                    <w:highlight w:val="yellow"/>
                  </w:rPr>
                </w:rPrChange>
              </w:rPr>
              <w:t>isif</w:t>
            </w:r>
            <w:r w:rsidRPr="00C81178">
              <w:rPr>
                <w:rFonts w:eastAsia="Times New Roman" w:cs="Consolas"/>
                <w:color w:val="008080"/>
                <w:sz w:val="20"/>
                <w:szCs w:val="20"/>
                <w:highlight w:val="yellow"/>
                <w:rPrChange w:id="1090" w:author="WIN764BIT" w:date="2017-08-30T16:32:00Z">
                  <w:rPr>
                    <w:rFonts w:ascii="Consolas" w:eastAsia="Times New Roman" w:hAnsi="Consolas" w:cs="Consolas"/>
                    <w:color w:val="008080"/>
                    <w:sz w:val="20"/>
                    <w:szCs w:val="20"/>
                    <w:highlight w:val="yellow"/>
                  </w:rPr>
                </w:rPrChange>
              </w:rPr>
              <w:t>&gt;</w:t>
            </w:r>
            <w:r w:rsidRPr="00C81178">
              <w:rPr>
                <w:rFonts w:eastAsia="Times New Roman" w:cs="Consolas"/>
                <w:color w:val="000000"/>
                <w:sz w:val="20"/>
                <w:szCs w:val="20"/>
                <w:highlight w:val="yellow"/>
                <w:rPrChange w:id="1091" w:author="WIN764BIT" w:date="2017-08-30T16:32:00Z">
                  <w:rPr>
                    <w:rFonts w:ascii="Consolas" w:eastAsia="Times New Roman" w:hAnsi="Consolas" w:cs="Consolas"/>
                    <w:color w:val="000000"/>
                    <w:sz w:val="20"/>
                    <w:szCs w:val="20"/>
                    <w:highlight w:val="yellow"/>
                  </w:rPr>
                </w:rPrChange>
              </w:rPr>
              <w:t>" type="submit" name="submit" value="${Resource.msg('global.submitorder','locale',null)}"&gt;</w:t>
            </w:r>
          </w:p>
          <w:p w14:paraId="09970543"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1092"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1093"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094"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095"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096"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097"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098"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099" w:author="WIN764BIT" w:date="2017-08-30T16:32:00Z">
                  <w:rPr>
                    <w:rFonts w:ascii="Consolas" w:eastAsia="Times New Roman" w:hAnsi="Consolas" w:cs="Consolas"/>
                    <w:color w:val="000000"/>
                    <w:sz w:val="20"/>
                    <w:szCs w:val="20"/>
                  </w:rPr>
                </w:rPrChange>
              </w:rPr>
              <w:tab/>
              <w:t>${Resource.msg('global.submitorder','locale',null)}</w:t>
            </w:r>
          </w:p>
          <w:p w14:paraId="01B194AA"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1100"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1101"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02"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03"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04"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05"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06"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1107"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1108" w:author="WIN764BIT" w:date="2017-08-30T16:32:00Z">
                  <w:rPr>
                    <w:rFonts w:ascii="Consolas" w:eastAsia="Times New Roman" w:hAnsi="Consolas" w:cs="Consolas"/>
                    <w:color w:val="3F7F7F"/>
                    <w:sz w:val="20"/>
                    <w:szCs w:val="20"/>
                  </w:rPr>
                </w:rPrChange>
              </w:rPr>
              <w:t>button</w:t>
            </w:r>
            <w:r w:rsidRPr="00C81178">
              <w:rPr>
                <w:rFonts w:eastAsia="Times New Roman" w:cs="Consolas"/>
                <w:color w:val="008080"/>
                <w:sz w:val="20"/>
                <w:szCs w:val="20"/>
                <w:rPrChange w:id="1109" w:author="WIN764BIT" w:date="2017-08-30T16:32:00Z">
                  <w:rPr>
                    <w:rFonts w:ascii="Consolas" w:eastAsia="Times New Roman" w:hAnsi="Consolas" w:cs="Consolas"/>
                    <w:color w:val="008080"/>
                    <w:sz w:val="20"/>
                    <w:szCs w:val="20"/>
                  </w:rPr>
                </w:rPrChange>
              </w:rPr>
              <w:t>&gt;</w:t>
            </w:r>
          </w:p>
          <w:p w14:paraId="14A0EF83"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1110"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1111"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12"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13"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14"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15"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1116" w:author="WIN764BIT" w:date="2017-08-30T16:32:00Z">
                  <w:rPr>
                    <w:rFonts w:ascii="Consolas" w:eastAsia="Times New Roman" w:hAnsi="Consolas" w:cs="Consolas"/>
                    <w:color w:val="008080"/>
                    <w:sz w:val="20"/>
                    <w:szCs w:val="20"/>
                  </w:rPr>
                </w:rPrChange>
              </w:rPr>
              <w:t>&lt;/</w:t>
            </w:r>
            <w:r w:rsidRPr="00B54007">
              <w:rPr>
                <w:rFonts w:eastAsia="Times New Roman" w:cs="Consolas"/>
                <w:color w:val="3F7F7F"/>
                <w:sz w:val="20"/>
                <w:szCs w:val="20"/>
                <w:highlight w:val="lightGray"/>
                <w:rPrChange w:id="1117" w:author="WIN764BIT" w:date="2017-08-30T16:32:00Z">
                  <w:rPr>
                    <w:rFonts w:ascii="Consolas" w:eastAsia="Times New Roman" w:hAnsi="Consolas" w:cs="Consolas"/>
                    <w:color w:val="3F7F7F"/>
                    <w:sz w:val="20"/>
                    <w:szCs w:val="20"/>
                    <w:highlight w:val="lightGray"/>
                  </w:rPr>
                </w:rPrChange>
              </w:rPr>
              <w:t>div</w:t>
            </w:r>
            <w:r w:rsidRPr="00C81178">
              <w:rPr>
                <w:rFonts w:eastAsia="Times New Roman" w:cs="Consolas"/>
                <w:color w:val="008080"/>
                <w:sz w:val="20"/>
                <w:szCs w:val="20"/>
                <w:rPrChange w:id="1118" w:author="WIN764BIT" w:date="2017-08-30T16:32:00Z">
                  <w:rPr>
                    <w:rFonts w:ascii="Consolas" w:eastAsia="Times New Roman" w:hAnsi="Consolas" w:cs="Consolas"/>
                    <w:color w:val="008080"/>
                    <w:sz w:val="20"/>
                    <w:szCs w:val="20"/>
                  </w:rPr>
                </w:rPrChange>
              </w:rPr>
              <w:t>&gt;</w:t>
            </w:r>
          </w:p>
          <w:p w14:paraId="7D113F71"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1119"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1120"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21"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22"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23"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24"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1125"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1126" w:author="WIN764BIT" w:date="2017-08-30T16:32:00Z">
                  <w:rPr>
                    <w:rFonts w:ascii="Consolas" w:eastAsia="Times New Roman" w:hAnsi="Consolas" w:cs="Consolas"/>
                    <w:color w:val="3F7F7F"/>
                    <w:sz w:val="20"/>
                    <w:szCs w:val="20"/>
                  </w:rPr>
                </w:rPrChange>
              </w:rPr>
              <w:t>input</w:t>
            </w:r>
            <w:r w:rsidRPr="00C81178">
              <w:rPr>
                <w:rFonts w:eastAsia="Times New Roman" w:cs="Consolas"/>
                <w:sz w:val="20"/>
                <w:szCs w:val="20"/>
                <w:rPrChange w:id="1127"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1128" w:author="WIN764BIT" w:date="2017-08-30T16:32:00Z">
                  <w:rPr>
                    <w:rFonts w:ascii="Consolas" w:eastAsia="Times New Roman" w:hAnsi="Consolas" w:cs="Consolas"/>
                    <w:color w:val="7F007F"/>
                    <w:sz w:val="20"/>
                    <w:szCs w:val="20"/>
                  </w:rPr>
                </w:rPrChange>
              </w:rPr>
              <w:t>type</w:t>
            </w:r>
            <w:r w:rsidRPr="00C81178">
              <w:rPr>
                <w:rFonts w:eastAsia="Times New Roman" w:cs="Consolas"/>
                <w:color w:val="000000"/>
                <w:sz w:val="20"/>
                <w:szCs w:val="20"/>
                <w:rPrChange w:id="1129"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1130" w:author="WIN764BIT" w:date="2017-08-30T16:32:00Z">
                  <w:rPr>
                    <w:rFonts w:ascii="Consolas" w:eastAsia="Times New Roman" w:hAnsi="Consolas" w:cs="Consolas"/>
                    <w:i/>
                    <w:iCs/>
                    <w:color w:val="2A00FF"/>
                    <w:sz w:val="20"/>
                    <w:szCs w:val="20"/>
                  </w:rPr>
                </w:rPrChange>
              </w:rPr>
              <w:t>"hidden"</w:t>
            </w:r>
            <w:r w:rsidRPr="00C81178">
              <w:rPr>
                <w:rFonts w:eastAsia="Times New Roman" w:cs="Consolas"/>
                <w:sz w:val="20"/>
                <w:szCs w:val="20"/>
                <w:rPrChange w:id="1131"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1132" w:author="WIN764BIT" w:date="2017-08-30T16:32:00Z">
                  <w:rPr>
                    <w:rFonts w:ascii="Consolas" w:eastAsia="Times New Roman" w:hAnsi="Consolas" w:cs="Consolas"/>
                    <w:color w:val="7F007F"/>
                    <w:sz w:val="20"/>
                    <w:szCs w:val="20"/>
                  </w:rPr>
                </w:rPrChange>
              </w:rPr>
              <w:t>name</w:t>
            </w:r>
            <w:r w:rsidRPr="00C81178">
              <w:rPr>
                <w:rFonts w:eastAsia="Times New Roman" w:cs="Consolas"/>
                <w:color w:val="000000"/>
                <w:sz w:val="20"/>
                <w:szCs w:val="20"/>
                <w:rPrChange w:id="1133"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1134" w:author="WIN764BIT" w:date="2017-08-30T16:32:00Z">
                  <w:rPr>
                    <w:rFonts w:ascii="Consolas" w:eastAsia="Times New Roman" w:hAnsi="Consolas" w:cs="Consolas"/>
                    <w:i/>
                    <w:iCs/>
                    <w:color w:val="2A00FF"/>
                    <w:sz w:val="20"/>
                    <w:szCs w:val="20"/>
                  </w:rPr>
                </w:rPrChange>
              </w:rPr>
              <w:t>"${dw.web.CSRFProtection.getTokenName()}"</w:t>
            </w:r>
            <w:r w:rsidRPr="00C81178">
              <w:rPr>
                <w:rFonts w:eastAsia="Times New Roman" w:cs="Consolas"/>
                <w:sz w:val="20"/>
                <w:szCs w:val="20"/>
                <w:rPrChange w:id="1135" w:author="WIN764BIT" w:date="2017-08-30T16:32:00Z">
                  <w:rPr>
                    <w:rFonts w:ascii="Consolas" w:eastAsia="Times New Roman" w:hAnsi="Consolas" w:cs="Consolas"/>
                    <w:sz w:val="20"/>
                    <w:szCs w:val="20"/>
                  </w:rPr>
                </w:rPrChange>
              </w:rPr>
              <w:t xml:space="preserve"> </w:t>
            </w:r>
            <w:r w:rsidRPr="00C81178">
              <w:rPr>
                <w:rFonts w:eastAsia="Times New Roman" w:cs="Consolas"/>
                <w:color w:val="7F007F"/>
                <w:sz w:val="20"/>
                <w:szCs w:val="20"/>
                <w:rPrChange w:id="1136" w:author="WIN764BIT" w:date="2017-08-30T16:32:00Z">
                  <w:rPr>
                    <w:rFonts w:ascii="Consolas" w:eastAsia="Times New Roman" w:hAnsi="Consolas" w:cs="Consolas"/>
                    <w:color w:val="7F007F"/>
                    <w:sz w:val="20"/>
                    <w:szCs w:val="20"/>
                  </w:rPr>
                </w:rPrChange>
              </w:rPr>
              <w:t>value</w:t>
            </w:r>
            <w:r w:rsidRPr="00C81178">
              <w:rPr>
                <w:rFonts w:eastAsia="Times New Roman" w:cs="Consolas"/>
                <w:color w:val="000000"/>
                <w:sz w:val="20"/>
                <w:szCs w:val="20"/>
                <w:rPrChange w:id="1137" w:author="WIN764BIT" w:date="2017-08-30T16:32:00Z">
                  <w:rPr>
                    <w:rFonts w:ascii="Consolas" w:eastAsia="Times New Roman" w:hAnsi="Consolas" w:cs="Consolas"/>
                    <w:color w:val="000000"/>
                    <w:sz w:val="20"/>
                    <w:szCs w:val="20"/>
                  </w:rPr>
                </w:rPrChange>
              </w:rPr>
              <w:t>=</w:t>
            </w:r>
            <w:r w:rsidRPr="00C81178">
              <w:rPr>
                <w:rFonts w:eastAsia="Times New Roman" w:cs="Consolas"/>
                <w:i/>
                <w:iCs/>
                <w:color w:val="2A00FF"/>
                <w:sz w:val="20"/>
                <w:szCs w:val="20"/>
                <w:rPrChange w:id="1138" w:author="WIN764BIT" w:date="2017-08-30T16:32:00Z">
                  <w:rPr>
                    <w:rFonts w:ascii="Consolas" w:eastAsia="Times New Roman" w:hAnsi="Consolas" w:cs="Consolas"/>
                    <w:i/>
                    <w:iCs/>
                    <w:color w:val="2A00FF"/>
                    <w:sz w:val="20"/>
                    <w:szCs w:val="20"/>
                  </w:rPr>
                </w:rPrChange>
              </w:rPr>
              <w:t>"${dw.web.CSRFProtection.generateToken()}"</w:t>
            </w:r>
            <w:r w:rsidRPr="00C81178">
              <w:rPr>
                <w:rFonts w:eastAsia="Times New Roman" w:cs="Consolas"/>
                <w:color w:val="008080"/>
                <w:sz w:val="20"/>
                <w:szCs w:val="20"/>
                <w:rPrChange w:id="1139" w:author="WIN764BIT" w:date="2017-08-30T16:32:00Z">
                  <w:rPr>
                    <w:rFonts w:ascii="Consolas" w:eastAsia="Times New Roman" w:hAnsi="Consolas" w:cs="Consolas"/>
                    <w:color w:val="008080"/>
                    <w:sz w:val="20"/>
                    <w:szCs w:val="20"/>
                  </w:rPr>
                </w:rPrChange>
              </w:rPr>
              <w:t>/&gt;</w:t>
            </w:r>
            <w:r w:rsidRPr="00C81178">
              <w:rPr>
                <w:rFonts w:eastAsia="Times New Roman" w:cs="Consolas"/>
                <w:color w:val="000000"/>
                <w:sz w:val="20"/>
                <w:szCs w:val="20"/>
                <w:rPrChange w:id="1140" w:author="WIN764BIT" w:date="2017-08-30T16:32:00Z">
                  <w:rPr>
                    <w:rFonts w:ascii="Consolas" w:eastAsia="Times New Roman" w:hAnsi="Consolas" w:cs="Consolas"/>
                    <w:color w:val="000000"/>
                    <w:sz w:val="20"/>
                    <w:szCs w:val="20"/>
                  </w:rPr>
                </w:rPrChange>
              </w:rPr>
              <w:t xml:space="preserve"> </w:t>
            </w:r>
          </w:p>
          <w:p w14:paraId="19BBD481"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1141"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1142"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43"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44"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45"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1146"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1147" w:author="WIN764BIT" w:date="2017-08-30T16:32:00Z">
                  <w:rPr>
                    <w:rFonts w:ascii="Consolas" w:eastAsia="Times New Roman" w:hAnsi="Consolas" w:cs="Consolas"/>
                    <w:color w:val="3F7F7F"/>
                    <w:sz w:val="20"/>
                    <w:szCs w:val="20"/>
                  </w:rPr>
                </w:rPrChange>
              </w:rPr>
              <w:t>fieldset</w:t>
            </w:r>
            <w:r w:rsidRPr="00C81178">
              <w:rPr>
                <w:rFonts w:eastAsia="Times New Roman" w:cs="Consolas"/>
                <w:color w:val="008080"/>
                <w:sz w:val="20"/>
                <w:szCs w:val="20"/>
                <w:rPrChange w:id="1148" w:author="WIN764BIT" w:date="2017-08-30T16:32:00Z">
                  <w:rPr>
                    <w:rFonts w:ascii="Consolas" w:eastAsia="Times New Roman" w:hAnsi="Consolas" w:cs="Consolas"/>
                    <w:color w:val="008080"/>
                    <w:sz w:val="20"/>
                    <w:szCs w:val="20"/>
                  </w:rPr>
                </w:rPrChange>
              </w:rPr>
              <w:t>&gt;</w:t>
            </w:r>
          </w:p>
          <w:p w14:paraId="55D4157B"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1149"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1150"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51"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52"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1153"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1154" w:author="WIN764BIT" w:date="2017-08-30T16:32:00Z">
                  <w:rPr>
                    <w:rFonts w:ascii="Consolas" w:eastAsia="Times New Roman" w:hAnsi="Consolas" w:cs="Consolas"/>
                    <w:color w:val="3F7F7F"/>
                    <w:sz w:val="20"/>
                    <w:szCs w:val="20"/>
                  </w:rPr>
                </w:rPrChange>
              </w:rPr>
              <w:t>form</w:t>
            </w:r>
            <w:r w:rsidRPr="00C81178">
              <w:rPr>
                <w:rFonts w:eastAsia="Times New Roman" w:cs="Consolas"/>
                <w:color w:val="008080"/>
                <w:sz w:val="20"/>
                <w:szCs w:val="20"/>
                <w:rPrChange w:id="1155" w:author="WIN764BIT" w:date="2017-08-30T16:32:00Z">
                  <w:rPr>
                    <w:rFonts w:ascii="Consolas" w:eastAsia="Times New Roman" w:hAnsi="Consolas" w:cs="Consolas"/>
                    <w:color w:val="008080"/>
                    <w:sz w:val="20"/>
                    <w:szCs w:val="20"/>
                  </w:rPr>
                </w:rPrChange>
              </w:rPr>
              <w:t>&gt;</w:t>
            </w:r>
          </w:p>
          <w:p w14:paraId="4448E780"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1156"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1157"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58"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highlight w:val="yellow"/>
                <w:rPrChange w:id="1159"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160" w:author="WIN764BIT" w:date="2017-08-30T16:32:00Z">
                  <w:rPr>
                    <w:rFonts w:ascii="Consolas" w:eastAsia="Times New Roman" w:hAnsi="Consolas" w:cs="Consolas"/>
                    <w:color w:val="3F7F7F"/>
                    <w:sz w:val="20"/>
                    <w:szCs w:val="20"/>
                    <w:highlight w:val="yellow"/>
                  </w:rPr>
                </w:rPrChange>
              </w:rPr>
              <w:t>isif</w:t>
            </w:r>
            <w:r w:rsidRPr="00C81178">
              <w:rPr>
                <w:rFonts w:eastAsia="Times New Roman" w:cs="Consolas"/>
                <w:color w:val="008080"/>
                <w:sz w:val="20"/>
                <w:szCs w:val="20"/>
                <w:highlight w:val="yellow"/>
                <w:rPrChange w:id="1161" w:author="WIN764BIT" w:date="2017-08-30T16:32:00Z">
                  <w:rPr>
                    <w:rFonts w:ascii="Consolas" w:eastAsia="Times New Roman" w:hAnsi="Consolas" w:cs="Consolas"/>
                    <w:color w:val="008080"/>
                    <w:sz w:val="20"/>
                    <w:szCs w:val="20"/>
                    <w:highlight w:val="yellow"/>
                  </w:rPr>
                </w:rPrChange>
              </w:rPr>
              <w:t>&gt;</w:t>
            </w:r>
          </w:p>
          <w:p w14:paraId="3BE5EED8"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1162" w:author="WIN764BIT" w:date="2017-08-30T16:32:00Z">
                  <w:rPr>
                    <w:rFonts w:ascii="Consolas" w:eastAsia="Times New Roman" w:hAnsi="Consolas" w:cs="Consolas"/>
                    <w:sz w:val="20"/>
                    <w:szCs w:val="20"/>
                  </w:rPr>
                </w:rPrChange>
              </w:rPr>
            </w:pPr>
            <w:r w:rsidRPr="00C81178">
              <w:rPr>
                <w:rFonts w:eastAsia="Times New Roman" w:cs="Consolas"/>
                <w:color w:val="000000"/>
                <w:sz w:val="20"/>
                <w:szCs w:val="20"/>
                <w:rPrChange w:id="1163" w:author="WIN764BIT" w:date="2017-08-30T16:32:00Z">
                  <w:rPr>
                    <w:rFonts w:ascii="Consolas" w:eastAsia="Times New Roman" w:hAnsi="Consolas" w:cs="Consolas"/>
                    <w:color w:val="000000"/>
                    <w:sz w:val="20"/>
                    <w:szCs w:val="20"/>
                  </w:rPr>
                </w:rPrChange>
              </w:rPr>
              <w:tab/>
            </w:r>
            <w:r w:rsidRPr="00C81178">
              <w:rPr>
                <w:rFonts w:eastAsia="Times New Roman" w:cs="Consolas"/>
                <w:color w:val="000000"/>
                <w:sz w:val="20"/>
                <w:szCs w:val="20"/>
                <w:rPrChange w:id="1164" w:author="WIN764BIT" w:date="2017-08-30T16:32:00Z">
                  <w:rPr>
                    <w:rFonts w:ascii="Consolas" w:eastAsia="Times New Roman" w:hAnsi="Consolas" w:cs="Consolas"/>
                    <w:color w:val="000000"/>
                    <w:sz w:val="20"/>
                    <w:szCs w:val="20"/>
                  </w:rPr>
                </w:rPrChange>
              </w:rPr>
              <w:tab/>
            </w:r>
            <w:r w:rsidRPr="00C81178">
              <w:rPr>
                <w:rFonts w:eastAsia="Times New Roman" w:cs="Consolas"/>
                <w:color w:val="008080"/>
                <w:sz w:val="20"/>
                <w:szCs w:val="20"/>
                <w:rPrChange w:id="1165" w:author="WIN764BIT" w:date="2017-08-30T16:32:00Z">
                  <w:rPr>
                    <w:rFonts w:ascii="Consolas" w:eastAsia="Times New Roman" w:hAnsi="Consolas" w:cs="Consolas"/>
                    <w:color w:val="008080"/>
                    <w:sz w:val="20"/>
                    <w:szCs w:val="20"/>
                  </w:rPr>
                </w:rPrChange>
              </w:rPr>
              <w:t>&lt;/</w:t>
            </w:r>
            <w:r w:rsidRPr="00C81178">
              <w:rPr>
                <w:rFonts w:eastAsia="Times New Roman" w:cs="Consolas"/>
                <w:color w:val="3F7F7F"/>
                <w:sz w:val="20"/>
                <w:szCs w:val="20"/>
                <w:rPrChange w:id="1166" w:author="WIN764BIT" w:date="2017-08-30T16:32:00Z">
                  <w:rPr>
                    <w:rFonts w:ascii="Consolas" w:eastAsia="Times New Roman" w:hAnsi="Consolas" w:cs="Consolas"/>
                    <w:color w:val="3F7F7F"/>
                    <w:sz w:val="20"/>
                    <w:szCs w:val="20"/>
                  </w:rPr>
                </w:rPrChange>
              </w:rPr>
              <w:t>div</w:t>
            </w:r>
            <w:r w:rsidRPr="00C81178">
              <w:rPr>
                <w:rFonts w:eastAsia="Times New Roman" w:cs="Consolas"/>
                <w:color w:val="008080"/>
                <w:sz w:val="20"/>
                <w:szCs w:val="20"/>
                <w:rPrChange w:id="1167" w:author="WIN764BIT" w:date="2017-08-30T16:32:00Z">
                  <w:rPr>
                    <w:rFonts w:ascii="Consolas" w:eastAsia="Times New Roman" w:hAnsi="Consolas" w:cs="Consolas"/>
                    <w:color w:val="008080"/>
                    <w:sz w:val="20"/>
                    <w:szCs w:val="20"/>
                  </w:rPr>
                </w:rPrChange>
              </w:rPr>
              <w:t>&gt;</w:t>
            </w:r>
          </w:p>
          <w:p w14:paraId="7F08AA09"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highlight w:val="yellow"/>
                <w:rPrChange w:id="1168" w:author="WIN764BIT" w:date="2017-08-30T16:32: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1169"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170" w:author="WIN764BIT" w:date="2017-08-30T16:32:00Z">
                  <w:rPr>
                    <w:rFonts w:ascii="Consolas" w:eastAsia="Times New Roman" w:hAnsi="Consolas" w:cs="Consolas"/>
                    <w:color w:val="3F7F7F"/>
                    <w:sz w:val="20"/>
                    <w:szCs w:val="20"/>
                    <w:highlight w:val="yellow"/>
                  </w:rPr>
                </w:rPrChange>
              </w:rPr>
              <w:t>isif</w:t>
            </w:r>
            <w:r w:rsidRPr="00C81178">
              <w:rPr>
                <w:rFonts w:eastAsia="Times New Roman" w:cs="Consolas"/>
                <w:sz w:val="20"/>
                <w:szCs w:val="20"/>
                <w:highlight w:val="yellow"/>
                <w:rPrChange w:id="1171"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172" w:author="WIN764BIT" w:date="2017-08-30T16:32:00Z">
                  <w:rPr>
                    <w:rFonts w:ascii="Consolas" w:eastAsia="Times New Roman" w:hAnsi="Consolas" w:cs="Consolas"/>
                    <w:color w:val="7F007F"/>
                    <w:sz w:val="20"/>
                    <w:szCs w:val="20"/>
                    <w:highlight w:val="yellow"/>
                  </w:rPr>
                </w:rPrChange>
              </w:rPr>
              <w:t>condition</w:t>
            </w:r>
            <w:r w:rsidRPr="00C81178">
              <w:rPr>
                <w:rFonts w:eastAsia="Times New Roman" w:cs="Consolas"/>
                <w:color w:val="000000"/>
                <w:sz w:val="20"/>
                <w:szCs w:val="20"/>
                <w:highlight w:val="yellow"/>
                <w:rPrChange w:id="1173"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174" w:author="WIN764BIT" w:date="2017-08-30T16:32:00Z">
                  <w:rPr>
                    <w:rFonts w:ascii="Consolas" w:eastAsia="Times New Roman" w:hAnsi="Consolas" w:cs="Consolas"/>
                    <w:i/>
                    <w:iCs/>
                    <w:color w:val="2A00FF"/>
                    <w:sz w:val="20"/>
                    <w:szCs w:val="20"/>
                    <w:highlight w:val="yellow"/>
                  </w:rPr>
                </w:rPrChange>
              </w:rPr>
              <w:t>"${dw.system.Site.getCurrent().getCustomPreferenceValue('CsDeviceFingerprintEnabled')}"</w:t>
            </w:r>
            <w:r w:rsidRPr="00C81178">
              <w:rPr>
                <w:rFonts w:eastAsia="Times New Roman" w:cs="Consolas"/>
                <w:color w:val="008080"/>
                <w:sz w:val="20"/>
                <w:szCs w:val="20"/>
                <w:highlight w:val="yellow"/>
                <w:rPrChange w:id="1175" w:author="WIN764BIT" w:date="2017-08-30T16:32:00Z">
                  <w:rPr>
                    <w:rFonts w:ascii="Consolas" w:eastAsia="Times New Roman" w:hAnsi="Consolas" w:cs="Consolas"/>
                    <w:color w:val="008080"/>
                    <w:sz w:val="20"/>
                    <w:szCs w:val="20"/>
                    <w:highlight w:val="yellow"/>
                  </w:rPr>
                </w:rPrChange>
              </w:rPr>
              <w:t>&gt;</w:t>
            </w:r>
          </w:p>
          <w:p w14:paraId="0A7005BF"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highlight w:val="yellow"/>
                <w:rPrChange w:id="1176" w:author="WIN764BIT" w:date="2017-08-30T16:32: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1177"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1178"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179" w:author="WIN764BIT" w:date="2017-08-30T16:32:00Z">
                  <w:rPr>
                    <w:rFonts w:ascii="Consolas" w:eastAsia="Times New Roman" w:hAnsi="Consolas" w:cs="Consolas"/>
                    <w:color w:val="3F7F7F"/>
                    <w:sz w:val="20"/>
                    <w:szCs w:val="20"/>
                    <w:highlight w:val="yellow"/>
                  </w:rPr>
                </w:rPrChange>
              </w:rPr>
              <w:t>isinclude</w:t>
            </w:r>
            <w:r w:rsidRPr="00C81178">
              <w:rPr>
                <w:rFonts w:eastAsia="Times New Roman" w:cs="Consolas"/>
                <w:sz w:val="20"/>
                <w:szCs w:val="20"/>
                <w:highlight w:val="yellow"/>
                <w:rPrChange w:id="1180"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181" w:author="WIN764BIT" w:date="2017-08-30T16:32:00Z">
                  <w:rPr>
                    <w:rFonts w:ascii="Consolas" w:eastAsia="Times New Roman" w:hAnsi="Consolas" w:cs="Consolas"/>
                    <w:color w:val="7F007F"/>
                    <w:sz w:val="20"/>
                    <w:szCs w:val="20"/>
                    <w:highlight w:val="yellow"/>
                  </w:rPr>
                </w:rPrChange>
              </w:rPr>
              <w:t>url</w:t>
            </w:r>
            <w:r w:rsidRPr="00C81178">
              <w:rPr>
                <w:rFonts w:eastAsia="Times New Roman" w:cs="Consolas"/>
                <w:color w:val="000000"/>
                <w:sz w:val="20"/>
                <w:szCs w:val="20"/>
                <w:highlight w:val="yellow"/>
                <w:rPrChange w:id="1182"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183" w:author="WIN764BIT" w:date="2017-08-30T16:32:00Z">
                  <w:rPr>
                    <w:rFonts w:ascii="Consolas" w:eastAsia="Times New Roman" w:hAnsi="Consolas" w:cs="Consolas"/>
                    <w:i/>
                    <w:iCs/>
                    <w:color w:val="2A00FF"/>
                    <w:sz w:val="20"/>
                    <w:szCs w:val="20"/>
                    <w:highlight w:val="yellow"/>
                  </w:rPr>
                </w:rPrChange>
              </w:rPr>
              <w:t>"${URLUtils.url('CYBCredit-IncludeDigitalFingerprint')}"</w:t>
            </w:r>
            <w:r w:rsidRPr="00C81178">
              <w:rPr>
                <w:rFonts w:eastAsia="Times New Roman" w:cs="Consolas"/>
                <w:color w:val="008080"/>
                <w:sz w:val="20"/>
                <w:szCs w:val="20"/>
                <w:highlight w:val="yellow"/>
                <w:rPrChange w:id="1184" w:author="WIN764BIT" w:date="2017-08-30T16:32:00Z">
                  <w:rPr>
                    <w:rFonts w:ascii="Consolas" w:eastAsia="Times New Roman" w:hAnsi="Consolas" w:cs="Consolas"/>
                    <w:color w:val="008080"/>
                    <w:sz w:val="20"/>
                    <w:szCs w:val="20"/>
                    <w:highlight w:val="yellow"/>
                  </w:rPr>
                </w:rPrChange>
              </w:rPr>
              <w:t>/&gt;</w:t>
            </w:r>
          </w:p>
          <w:p w14:paraId="06992836"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highlight w:val="yellow"/>
                <w:rPrChange w:id="1185" w:author="WIN764BIT" w:date="2017-08-30T16:32: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1186"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187" w:author="WIN764BIT" w:date="2017-08-30T16:32:00Z">
                  <w:rPr>
                    <w:rFonts w:ascii="Consolas" w:eastAsia="Times New Roman" w:hAnsi="Consolas" w:cs="Consolas"/>
                    <w:color w:val="3F7F7F"/>
                    <w:sz w:val="20"/>
                    <w:szCs w:val="20"/>
                    <w:highlight w:val="yellow"/>
                  </w:rPr>
                </w:rPrChange>
              </w:rPr>
              <w:t>isif</w:t>
            </w:r>
            <w:r w:rsidRPr="00C81178">
              <w:rPr>
                <w:rFonts w:eastAsia="Times New Roman" w:cs="Consolas"/>
                <w:color w:val="008080"/>
                <w:sz w:val="20"/>
                <w:szCs w:val="20"/>
                <w:highlight w:val="yellow"/>
                <w:rPrChange w:id="1188" w:author="WIN764BIT" w:date="2017-08-30T16:32:00Z">
                  <w:rPr>
                    <w:rFonts w:ascii="Consolas" w:eastAsia="Times New Roman" w:hAnsi="Consolas" w:cs="Consolas"/>
                    <w:color w:val="008080"/>
                    <w:sz w:val="20"/>
                    <w:szCs w:val="20"/>
                    <w:highlight w:val="yellow"/>
                  </w:rPr>
                </w:rPrChange>
              </w:rPr>
              <w:t>&gt;</w:t>
            </w:r>
            <w:r w:rsidRPr="00C81178">
              <w:rPr>
                <w:rFonts w:eastAsia="Times New Roman" w:cs="Consolas"/>
                <w:color w:val="000000"/>
                <w:sz w:val="20"/>
                <w:szCs w:val="20"/>
                <w:highlight w:val="yellow"/>
                <w:rPrChange w:id="1189"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0000"/>
                <w:sz w:val="20"/>
                <w:szCs w:val="20"/>
                <w:highlight w:val="yellow"/>
                <w:rPrChange w:id="1190" w:author="WIN764BIT" w:date="2017-08-30T16:32:00Z">
                  <w:rPr>
                    <w:rFonts w:ascii="Consolas" w:eastAsia="Times New Roman" w:hAnsi="Consolas" w:cs="Consolas"/>
                    <w:color w:val="000000"/>
                    <w:sz w:val="20"/>
                    <w:szCs w:val="20"/>
                    <w:highlight w:val="yellow"/>
                  </w:rPr>
                </w:rPrChange>
              </w:rPr>
              <w:tab/>
            </w:r>
          </w:p>
          <w:p w14:paraId="3CA85F75"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highlight w:val="yellow"/>
                <w:rPrChange w:id="1191" w:author="WIN764BIT" w:date="2017-08-30T16:32: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1192"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193" w:author="WIN764BIT" w:date="2017-08-30T16:32:00Z">
                  <w:rPr>
                    <w:rFonts w:ascii="Consolas" w:eastAsia="Times New Roman" w:hAnsi="Consolas" w:cs="Consolas"/>
                    <w:color w:val="3F7F7F"/>
                    <w:sz w:val="20"/>
                    <w:szCs w:val="20"/>
                    <w:highlight w:val="yellow"/>
                  </w:rPr>
                </w:rPrChange>
              </w:rPr>
              <w:t>isif</w:t>
            </w:r>
            <w:r w:rsidRPr="00C81178">
              <w:rPr>
                <w:rFonts w:eastAsia="Times New Roman" w:cs="Consolas"/>
                <w:sz w:val="20"/>
                <w:szCs w:val="20"/>
                <w:highlight w:val="yellow"/>
                <w:rPrChange w:id="1194"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195" w:author="WIN764BIT" w:date="2017-08-30T16:32:00Z">
                  <w:rPr>
                    <w:rFonts w:ascii="Consolas" w:eastAsia="Times New Roman" w:hAnsi="Consolas" w:cs="Consolas"/>
                    <w:color w:val="7F007F"/>
                    <w:sz w:val="20"/>
                    <w:szCs w:val="20"/>
                    <w:highlight w:val="yellow"/>
                  </w:rPr>
                </w:rPrChange>
              </w:rPr>
              <w:t>condition</w:t>
            </w:r>
            <w:r w:rsidRPr="00C81178">
              <w:rPr>
                <w:rFonts w:eastAsia="Times New Roman" w:cs="Consolas"/>
                <w:color w:val="000000"/>
                <w:sz w:val="20"/>
                <w:szCs w:val="20"/>
                <w:highlight w:val="yellow"/>
                <w:rPrChange w:id="1196"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197" w:author="WIN764BIT" w:date="2017-08-30T16:32:00Z">
                  <w:rPr>
                    <w:rFonts w:ascii="Consolas" w:eastAsia="Times New Roman" w:hAnsi="Consolas" w:cs="Consolas"/>
                    <w:i/>
                    <w:iCs/>
                    <w:color w:val="2A00FF"/>
                    <w:sz w:val="20"/>
                    <w:szCs w:val="20"/>
                    <w:highlight w:val="yellow"/>
                  </w:rPr>
                </w:rPrChange>
              </w:rPr>
              <w:t>"${isIFrame}"</w:t>
            </w:r>
            <w:r w:rsidRPr="00C81178">
              <w:rPr>
                <w:rFonts w:eastAsia="Times New Roman" w:cs="Consolas"/>
                <w:color w:val="008080"/>
                <w:sz w:val="20"/>
                <w:szCs w:val="20"/>
                <w:highlight w:val="yellow"/>
                <w:rPrChange w:id="1198" w:author="WIN764BIT" w:date="2017-08-30T16:32:00Z">
                  <w:rPr>
                    <w:rFonts w:ascii="Consolas" w:eastAsia="Times New Roman" w:hAnsi="Consolas" w:cs="Consolas"/>
                    <w:color w:val="008080"/>
                    <w:sz w:val="20"/>
                    <w:szCs w:val="20"/>
                    <w:highlight w:val="yellow"/>
                  </w:rPr>
                </w:rPrChange>
              </w:rPr>
              <w:t>&gt;</w:t>
            </w:r>
          </w:p>
          <w:p w14:paraId="2262DC0E"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highlight w:val="yellow"/>
                <w:rPrChange w:id="1199" w:author="WIN764BIT" w:date="2017-08-30T16:32: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1200"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201" w:author="WIN764BIT" w:date="2017-08-30T16:32:00Z">
                  <w:rPr>
                    <w:rFonts w:ascii="Consolas" w:eastAsia="Times New Roman" w:hAnsi="Consolas" w:cs="Consolas"/>
                    <w:color w:val="3F7F7F"/>
                    <w:sz w:val="20"/>
                    <w:szCs w:val="20"/>
                    <w:highlight w:val="yellow"/>
                  </w:rPr>
                </w:rPrChange>
              </w:rPr>
              <w:t>isinclude</w:t>
            </w:r>
            <w:r w:rsidRPr="00C81178">
              <w:rPr>
                <w:rFonts w:eastAsia="Times New Roman" w:cs="Consolas"/>
                <w:sz w:val="20"/>
                <w:szCs w:val="20"/>
                <w:highlight w:val="yellow"/>
                <w:rPrChange w:id="1202"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203" w:author="WIN764BIT" w:date="2017-08-30T16:32:00Z">
                  <w:rPr>
                    <w:rFonts w:ascii="Consolas" w:eastAsia="Times New Roman" w:hAnsi="Consolas" w:cs="Consolas"/>
                    <w:color w:val="7F007F"/>
                    <w:sz w:val="20"/>
                    <w:szCs w:val="20"/>
                    <w:highlight w:val="yellow"/>
                  </w:rPr>
                </w:rPrChange>
              </w:rPr>
              <w:t>template</w:t>
            </w:r>
            <w:r w:rsidRPr="00C81178">
              <w:rPr>
                <w:rFonts w:eastAsia="Times New Roman" w:cs="Consolas"/>
                <w:color w:val="000000"/>
                <w:sz w:val="20"/>
                <w:szCs w:val="20"/>
                <w:highlight w:val="yellow"/>
                <w:rPrChange w:id="1204"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205" w:author="WIN764BIT" w:date="2017-08-30T16:32:00Z">
                  <w:rPr>
                    <w:rFonts w:ascii="Consolas" w:eastAsia="Times New Roman" w:hAnsi="Consolas" w:cs="Consolas"/>
                    <w:i/>
                    <w:iCs/>
                    <w:color w:val="2A00FF"/>
                    <w:sz w:val="20"/>
                    <w:szCs w:val="20"/>
                    <w:highlight w:val="yellow"/>
                  </w:rPr>
                </w:rPrChange>
              </w:rPr>
              <w:t>"secureacceptance/secureAcceptanceIframeSummmary"</w:t>
            </w:r>
            <w:r w:rsidRPr="00C81178">
              <w:rPr>
                <w:rFonts w:eastAsia="Times New Roman" w:cs="Consolas"/>
                <w:color w:val="008080"/>
                <w:sz w:val="20"/>
                <w:szCs w:val="20"/>
                <w:highlight w:val="yellow"/>
                <w:rPrChange w:id="1206" w:author="WIN764BIT" w:date="2017-08-30T16:32:00Z">
                  <w:rPr>
                    <w:rFonts w:ascii="Consolas" w:eastAsia="Times New Roman" w:hAnsi="Consolas" w:cs="Consolas"/>
                    <w:color w:val="008080"/>
                    <w:sz w:val="20"/>
                    <w:szCs w:val="20"/>
                    <w:highlight w:val="yellow"/>
                  </w:rPr>
                </w:rPrChange>
              </w:rPr>
              <w:t>/&gt;</w:t>
            </w:r>
          </w:p>
          <w:p w14:paraId="45A0C2AD" w14:textId="77777777" w:rsidR="00B54007" w:rsidRPr="00C81178" w:rsidRDefault="00B54007" w:rsidP="00E57B51">
            <w:pPr>
              <w:autoSpaceDE w:val="0"/>
              <w:autoSpaceDN w:val="0"/>
              <w:adjustRightInd w:val="0"/>
              <w:spacing w:after="0" w:line="240" w:lineRule="auto"/>
              <w:ind w:left="90"/>
              <w:rPr>
                <w:rFonts w:eastAsia="Times New Roman" w:cs="Consolas"/>
                <w:sz w:val="20"/>
                <w:szCs w:val="20"/>
                <w:rPrChange w:id="1207" w:author="WIN764BIT" w:date="2017-08-30T16:32:00Z">
                  <w:rPr>
                    <w:rFonts w:ascii="Consolas" w:eastAsia="Times New Roman" w:hAnsi="Consolas" w:cs="Consolas"/>
                    <w:sz w:val="20"/>
                    <w:szCs w:val="20"/>
                  </w:rPr>
                </w:rPrChange>
              </w:rPr>
            </w:pPr>
            <w:r w:rsidRPr="00C81178">
              <w:rPr>
                <w:rFonts w:eastAsia="Times New Roman" w:cs="Consolas"/>
                <w:color w:val="008080"/>
                <w:sz w:val="20"/>
                <w:szCs w:val="20"/>
                <w:highlight w:val="yellow"/>
                <w:rPrChange w:id="1208"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209" w:author="WIN764BIT" w:date="2017-08-30T16:32:00Z">
                  <w:rPr>
                    <w:rFonts w:ascii="Consolas" w:eastAsia="Times New Roman" w:hAnsi="Consolas" w:cs="Consolas"/>
                    <w:color w:val="3F7F7F"/>
                    <w:sz w:val="20"/>
                    <w:szCs w:val="20"/>
                    <w:highlight w:val="yellow"/>
                  </w:rPr>
                </w:rPrChange>
              </w:rPr>
              <w:t>isif</w:t>
            </w:r>
            <w:r w:rsidRPr="00C81178">
              <w:rPr>
                <w:rFonts w:eastAsia="Times New Roman" w:cs="Consolas"/>
                <w:color w:val="008080"/>
                <w:sz w:val="20"/>
                <w:szCs w:val="20"/>
                <w:highlight w:val="yellow"/>
                <w:rPrChange w:id="1210" w:author="WIN764BIT" w:date="2017-08-30T16:32:00Z">
                  <w:rPr>
                    <w:rFonts w:ascii="Consolas" w:eastAsia="Times New Roman" w:hAnsi="Consolas" w:cs="Consolas"/>
                    <w:color w:val="008080"/>
                    <w:sz w:val="20"/>
                    <w:szCs w:val="20"/>
                    <w:highlight w:val="yellow"/>
                  </w:rPr>
                </w:rPrChange>
              </w:rPr>
              <w:t>&gt;</w:t>
            </w:r>
          </w:p>
          <w:p w14:paraId="43594C87" w14:textId="77777777" w:rsidR="00B54007" w:rsidRDefault="00B54007" w:rsidP="005C1822">
            <w:pPr>
              <w:pStyle w:val="BodyText"/>
            </w:pPr>
            <w:r w:rsidRPr="00C81178">
              <w:rPr>
                <w:color w:val="008080"/>
                <w:rPrChange w:id="1211" w:author="WIN764BIT" w:date="2017-08-30T16:32:00Z">
                  <w:rPr>
                    <w:rFonts w:ascii="Consolas" w:eastAsia="Times New Roman" w:hAnsi="Consolas" w:cs="Consolas"/>
                    <w:color w:val="008080"/>
                    <w:sz w:val="20"/>
                    <w:szCs w:val="20"/>
                  </w:rPr>
                </w:rPrChange>
              </w:rPr>
              <w:t>&lt;/</w:t>
            </w:r>
            <w:r w:rsidRPr="00C81178">
              <w:rPr>
                <w:rPrChange w:id="1212" w:author="WIN764BIT" w:date="2017-08-30T16:32:00Z">
                  <w:rPr>
                    <w:rFonts w:ascii="Consolas" w:eastAsia="Times New Roman" w:hAnsi="Consolas" w:cs="Consolas"/>
                    <w:color w:val="3F7F7F"/>
                    <w:sz w:val="20"/>
                    <w:szCs w:val="20"/>
                  </w:rPr>
                </w:rPrChange>
              </w:rPr>
              <w:t>isdecorate</w:t>
            </w:r>
            <w:r w:rsidRPr="00C81178">
              <w:rPr>
                <w:color w:val="008080"/>
                <w:rPrChange w:id="1213" w:author="WIN764BIT" w:date="2017-08-30T16:32:00Z">
                  <w:rPr>
                    <w:rFonts w:ascii="Consolas" w:eastAsia="Times New Roman" w:hAnsi="Consolas" w:cs="Consolas"/>
                    <w:color w:val="008080"/>
                    <w:sz w:val="20"/>
                    <w:szCs w:val="20"/>
                  </w:rPr>
                </w:rPrChange>
              </w:rPr>
              <w:t>&gt;</w:t>
            </w:r>
          </w:p>
        </w:tc>
      </w:tr>
    </w:tbl>
    <w:p w14:paraId="5E6FA1C9" w14:textId="77777777" w:rsidR="00B54007" w:rsidRDefault="00B54007" w:rsidP="005C1822">
      <w:pPr>
        <w:pStyle w:val="BodyText"/>
      </w:pPr>
    </w:p>
    <w:p w14:paraId="4A23F53F" w14:textId="77777777" w:rsidR="00127064" w:rsidRPr="00E33D85" w:rsidRDefault="00127064" w:rsidP="00127064">
      <w:pPr>
        <w:pStyle w:val="Heading4"/>
        <w:rPr>
          <w:rFonts w:asciiTheme="minorHAnsi" w:hAnsiTheme="minorHAnsi"/>
        </w:rPr>
      </w:pPr>
      <w:r w:rsidRPr="00E33D85">
        <w:rPr>
          <w:rFonts w:asciiTheme="minorHAnsi" w:hAnsiTheme="minorHAnsi"/>
        </w:rPr>
        <w:t xml:space="preserve">Template - </w:t>
      </w:r>
      <w:r>
        <w:rPr>
          <w:rFonts w:asciiTheme="minorHAnsi" w:hAnsiTheme="minorHAnsi"/>
        </w:rPr>
        <w:t>cart</w:t>
      </w:r>
      <w:r w:rsidRPr="00E33D85">
        <w:rPr>
          <w:rFonts w:asciiTheme="minorHAnsi" w:hAnsiTheme="minorHAnsi"/>
        </w:rPr>
        <w:t>.isml</w:t>
      </w:r>
    </w:p>
    <w:p w14:paraId="608455C4" w14:textId="77777777" w:rsidR="00411C89" w:rsidRPr="00127064" w:rsidRDefault="00127064" w:rsidP="005C1822">
      <w:pPr>
        <w:pStyle w:val="BodyText"/>
        <w:numPr>
          <w:ilvl w:val="0"/>
          <w:numId w:val="80"/>
        </w:numPr>
      </w:pPr>
      <w:r w:rsidRPr="00127064">
        <w:t>Add if condition to handle PlaceOrder error on cart page inside cart-banner</w:t>
      </w:r>
      <w:r w:rsidR="00411C89" w:rsidRPr="00127064">
        <w:t xml:space="preserve"> </w:t>
      </w:r>
    </w:p>
    <w:tbl>
      <w:tblPr>
        <w:tblStyle w:val="TableGrid"/>
        <w:tblW w:w="0" w:type="auto"/>
        <w:tblInd w:w="18" w:type="dxa"/>
        <w:tblLook w:val="04A0" w:firstRow="1" w:lastRow="0" w:firstColumn="1" w:lastColumn="0" w:noHBand="0" w:noVBand="1"/>
      </w:tblPr>
      <w:tblGrid>
        <w:gridCol w:w="10278"/>
      </w:tblGrid>
      <w:tr w:rsidR="00411C89" w:rsidRPr="00E33D85" w14:paraId="7765ADBC" w14:textId="77777777" w:rsidTr="00B7432F">
        <w:tc>
          <w:tcPr>
            <w:tcW w:w="10278" w:type="dxa"/>
          </w:tcPr>
          <w:p w14:paraId="4FDB1EE9" w14:textId="625B27BD" w:rsidR="00411C89" w:rsidRPr="00411C89" w:rsidRDefault="00411C89" w:rsidP="00B7432F">
            <w:pPr>
              <w:autoSpaceDE w:val="0"/>
              <w:autoSpaceDN w:val="0"/>
              <w:adjustRightInd w:val="0"/>
              <w:spacing w:after="0" w:line="240" w:lineRule="auto"/>
              <w:ind w:left="360"/>
              <w:rPr>
                <w:rFonts w:eastAsia="Times New Roman" w:cs="Consolas"/>
                <w:sz w:val="20"/>
                <w:szCs w:val="20"/>
              </w:rPr>
            </w:pPr>
            <w:r w:rsidRPr="00411C89">
              <w:rPr>
                <w:rFonts w:eastAsia="Times New Roman" w:cs="Consolas"/>
                <w:color w:val="008080"/>
                <w:sz w:val="20"/>
                <w:szCs w:val="20"/>
              </w:rPr>
              <w:t>&lt;</w:t>
            </w:r>
            <w:r w:rsidRPr="00411C89">
              <w:rPr>
                <w:rFonts w:eastAsia="Times New Roman" w:cs="Consolas"/>
                <w:color w:val="3F7F7F"/>
                <w:sz w:val="20"/>
                <w:szCs w:val="20"/>
              </w:rPr>
              <w:t>isslot</w:t>
            </w:r>
            <w:r w:rsidR="00B32948">
              <w:rPr>
                <w:rFonts w:eastAsia="Times New Roman" w:cs="Consolas"/>
                <w:color w:val="3F7F7F"/>
                <w:sz w:val="20"/>
                <w:szCs w:val="20"/>
              </w:rPr>
              <w:t xml:space="preserve"> </w:t>
            </w:r>
            <w:r w:rsidRPr="00411C89">
              <w:rPr>
                <w:rFonts w:eastAsia="Times New Roman" w:cs="Consolas"/>
                <w:color w:val="7F007F"/>
                <w:sz w:val="20"/>
                <w:szCs w:val="20"/>
              </w:rPr>
              <w:t>id</w:t>
            </w:r>
            <w:r w:rsidRPr="00411C89">
              <w:rPr>
                <w:rFonts w:eastAsia="Times New Roman" w:cs="Consolas"/>
                <w:color w:val="000000"/>
                <w:sz w:val="20"/>
                <w:szCs w:val="20"/>
              </w:rPr>
              <w:t>=</w:t>
            </w:r>
            <w:r w:rsidRPr="00411C89">
              <w:rPr>
                <w:rFonts w:eastAsia="Times New Roman" w:cs="Consolas"/>
                <w:i/>
                <w:iCs/>
                <w:color w:val="2A00FF"/>
                <w:sz w:val="20"/>
                <w:szCs w:val="20"/>
              </w:rPr>
              <w:t>"cart-banner"</w:t>
            </w:r>
            <w:r w:rsidRPr="00411C89">
              <w:rPr>
                <w:rFonts w:eastAsia="Times New Roman" w:cs="Consolas"/>
                <w:color w:val="7F007F"/>
                <w:sz w:val="20"/>
                <w:szCs w:val="20"/>
              </w:rPr>
              <w:t>description</w:t>
            </w:r>
            <w:r w:rsidRPr="00411C89">
              <w:rPr>
                <w:rFonts w:eastAsia="Times New Roman" w:cs="Consolas"/>
                <w:color w:val="000000"/>
                <w:sz w:val="20"/>
                <w:szCs w:val="20"/>
              </w:rPr>
              <w:t>=</w:t>
            </w:r>
            <w:r w:rsidRPr="00411C89">
              <w:rPr>
                <w:rFonts w:eastAsia="Times New Roman" w:cs="Consolas"/>
                <w:i/>
                <w:iCs/>
                <w:color w:val="2A00FF"/>
                <w:sz w:val="20"/>
                <w:szCs w:val="20"/>
              </w:rPr>
              <w:t>"Banner for Cart page"</w:t>
            </w:r>
            <w:r w:rsidR="00B32948">
              <w:rPr>
                <w:rFonts w:eastAsia="Times New Roman" w:cs="Consolas"/>
                <w:sz w:val="20"/>
                <w:szCs w:val="20"/>
              </w:rPr>
              <w:t xml:space="preserve"> </w:t>
            </w:r>
            <w:r w:rsidRPr="00411C89">
              <w:rPr>
                <w:rFonts w:eastAsia="Times New Roman" w:cs="Consolas"/>
                <w:color w:val="7F007F"/>
                <w:sz w:val="20"/>
                <w:szCs w:val="20"/>
              </w:rPr>
              <w:t>context</w:t>
            </w:r>
            <w:r w:rsidRPr="00411C89">
              <w:rPr>
                <w:rFonts w:eastAsia="Times New Roman" w:cs="Consolas"/>
                <w:color w:val="000000"/>
                <w:sz w:val="20"/>
                <w:szCs w:val="20"/>
              </w:rPr>
              <w:t>=</w:t>
            </w:r>
            <w:r w:rsidRPr="00411C89">
              <w:rPr>
                <w:rFonts w:eastAsia="Times New Roman" w:cs="Consolas"/>
                <w:i/>
                <w:iCs/>
                <w:color w:val="2A00FF"/>
                <w:sz w:val="20"/>
                <w:szCs w:val="20"/>
              </w:rPr>
              <w:t>"global"</w:t>
            </w:r>
            <w:r w:rsidRPr="00411C89">
              <w:rPr>
                <w:rFonts w:eastAsia="Times New Roman" w:cs="Consolas"/>
                <w:color w:val="008080"/>
                <w:sz w:val="20"/>
                <w:szCs w:val="20"/>
              </w:rPr>
              <w:t>/&gt;</w:t>
            </w:r>
          </w:p>
          <w:p w14:paraId="243DC144" w14:textId="6CE29784" w:rsidR="00411C89" w:rsidRPr="00411C89" w:rsidRDefault="00411C89" w:rsidP="00B7432F">
            <w:pPr>
              <w:autoSpaceDE w:val="0"/>
              <w:autoSpaceDN w:val="0"/>
              <w:adjustRightInd w:val="0"/>
              <w:spacing w:after="0" w:line="240" w:lineRule="auto"/>
              <w:ind w:left="360"/>
              <w:rPr>
                <w:rFonts w:eastAsia="Times New Roman" w:cs="Consolas"/>
                <w:sz w:val="20"/>
                <w:szCs w:val="20"/>
                <w:highlight w:val="yellow"/>
              </w:rPr>
            </w:pPr>
            <w:r w:rsidRPr="00411C89">
              <w:rPr>
                <w:rFonts w:eastAsia="Times New Roman" w:cs="Consolas"/>
                <w:color w:val="000000"/>
                <w:sz w:val="20"/>
                <w:szCs w:val="20"/>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condition</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"${pdict.PlaceOrderError != null}"</w:t>
            </w:r>
            <w:r w:rsidRPr="00411C89">
              <w:rPr>
                <w:rFonts w:eastAsia="Times New Roman" w:cs="Consolas"/>
                <w:color w:val="008080"/>
                <w:sz w:val="20"/>
                <w:szCs w:val="20"/>
                <w:highlight w:val="yellow"/>
              </w:rPr>
              <w:t>&gt;</w:t>
            </w:r>
          </w:p>
          <w:p w14:paraId="702C0167" w14:textId="1B3B4DD0" w:rsidR="00411C89" w:rsidRPr="00411C89" w:rsidRDefault="00411C89" w:rsidP="00B7432F">
            <w:pPr>
              <w:autoSpaceDE w:val="0"/>
              <w:autoSpaceDN w:val="0"/>
              <w:adjustRightInd w:val="0"/>
              <w:spacing w:after="0" w:line="240" w:lineRule="auto"/>
              <w:ind w:left="360"/>
              <w:rPr>
                <w:rFonts w:eastAsia="Times New Roman" w:cs="Consolas"/>
                <w:sz w:val="20"/>
                <w:szCs w:val="20"/>
                <w:highlight w:val="yellow"/>
              </w:rPr>
            </w:pPr>
            <w:r w:rsidRPr="00411C89">
              <w:rPr>
                <w:rFonts w:eastAsia="Times New Roman" w:cs="Consolas"/>
                <w:color w:val="000000"/>
                <w:sz w:val="20"/>
                <w:szCs w:val="20"/>
                <w:highlight w:val="yellow"/>
              </w:rPr>
              <w:tab/>
            </w: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class</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"error-form"</w:t>
            </w:r>
            <w:r w:rsidRPr="00411C89">
              <w:rPr>
                <w:rFonts w:eastAsia="Times New Roman" w:cs="Consolas"/>
                <w:color w:val="008080"/>
                <w:sz w:val="20"/>
                <w:szCs w:val="20"/>
                <w:highlight w:val="yellow"/>
              </w:rPr>
              <w:t>&gt;</w:t>
            </w:r>
            <w:r w:rsidRPr="00411C89">
              <w:rPr>
                <w:rFonts w:eastAsia="Times New Roman" w:cs="Consolas"/>
                <w:color w:val="000000"/>
                <w:sz w:val="20"/>
                <w:szCs w:val="20"/>
                <w:highlight w:val="yellow"/>
              </w:rPr>
              <w:t>${Resource.msg(pdict.PlaceOrderError.code,'checkout',null)}</w:t>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Pr="00411C89">
              <w:rPr>
                <w:rFonts w:eastAsia="Times New Roman" w:cs="Consolas"/>
                <w:color w:val="008080"/>
                <w:sz w:val="20"/>
                <w:szCs w:val="20"/>
                <w:highlight w:val="yellow"/>
              </w:rPr>
              <w:t>&gt;</w:t>
            </w:r>
          </w:p>
          <w:p w14:paraId="633EB2FE" w14:textId="77777777" w:rsidR="00411C89" w:rsidRPr="00411C89" w:rsidRDefault="00411C89" w:rsidP="00B7432F">
            <w:pPr>
              <w:autoSpaceDE w:val="0"/>
              <w:autoSpaceDN w:val="0"/>
              <w:adjustRightInd w:val="0"/>
              <w:spacing w:after="0" w:line="240" w:lineRule="auto"/>
              <w:ind w:left="360"/>
              <w:rPr>
                <w:rFonts w:eastAsia="Times New Roman" w:cs="Consolas"/>
                <w:sz w:val="20"/>
                <w:szCs w:val="20"/>
              </w:rPr>
            </w:pP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Pr="00411C89">
              <w:rPr>
                <w:rFonts w:eastAsia="Times New Roman" w:cs="Consolas"/>
                <w:color w:val="008080"/>
                <w:sz w:val="20"/>
                <w:szCs w:val="20"/>
                <w:highlight w:val="yellow"/>
              </w:rPr>
              <w:t>&gt;</w:t>
            </w:r>
          </w:p>
        </w:tc>
      </w:tr>
    </w:tbl>
    <w:p w14:paraId="12C701FB" w14:textId="77777777" w:rsidR="00BA0D07" w:rsidRPr="00A32CF1" w:rsidRDefault="00A32CF1" w:rsidP="005C1822">
      <w:pPr>
        <w:pStyle w:val="BodyText"/>
        <w:numPr>
          <w:ilvl w:val="0"/>
          <w:numId w:val="80"/>
        </w:numPr>
      </w:pPr>
      <w:r w:rsidRPr="00A32CF1">
        <w:t>Update below code to apply coupon on cart page inside &lt;div class="cart-footer"&gt;</w:t>
      </w:r>
      <w:r w:rsidRPr="00127064">
        <w:t xml:space="preserve"> </w:t>
      </w:r>
    </w:p>
    <w:tbl>
      <w:tblPr>
        <w:tblStyle w:val="TableGrid"/>
        <w:tblW w:w="0" w:type="auto"/>
        <w:tblInd w:w="18" w:type="dxa"/>
        <w:tblLook w:val="04A0" w:firstRow="1" w:lastRow="0" w:firstColumn="1" w:lastColumn="0" w:noHBand="0" w:noVBand="1"/>
      </w:tblPr>
      <w:tblGrid>
        <w:gridCol w:w="10278"/>
      </w:tblGrid>
      <w:tr w:rsidR="00BA0D07" w:rsidRPr="00E33D85" w14:paraId="54571042" w14:textId="77777777" w:rsidTr="00B7432F">
        <w:tc>
          <w:tcPr>
            <w:tcW w:w="10278" w:type="dxa"/>
          </w:tcPr>
          <w:p w14:paraId="77A3B73F" w14:textId="79B62866"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8080"/>
                <w:sz w:val="20"/>
                <w:szCs w:val="20"/>
              </w:rPr>
              <w:t>&lt;</w:t>
            </w:r>
            <w:r w:rsidRPr="00BA0D07">
              <w:rPr>
                <w:rFonts w:eastAsia="Times New Roman" w:cs="Consolas"/>
                <w:color w:val="3F7F7F"/>
                <w:sz w:val="20"/>
                <w:szCs w:val="20"/>
              </w:rPr>
              <w:t>iselseif</w:t>
            </w:r>
            <w:r w:rsidR="00B32948">
              <w:rPr>
                <w:rFonts w:eastAsia="Times New Roman" w:cs="Consolas"/>
                <w:color w:val="3F7F7F"/>
                <w:sz w:val="20"/>
                <w:szCs w:val="20"/>
              </w:rPr>
              <w:t xml:space="preserve"> </w:t>
            </w:r>
            <w:r w:rsidRPr="00BA0D07">
              <w:rPr>
                <w:rFonts w:eastAsia="Times New Roman" w:cs="Consolas"/>
                <w:color w:val="7F007F"/>
                <w:sz w:val="20"/>
                <w:szCs w:val="20"/>
              </w:rPr>
              <w:t>condition</w:t>
            </w:r>
            <w:r w:rsidRPr="00BA0D07">
              <w:rPr>
                <w:rFonts w:eastAsia="Times New Roman" w:cs="Consolas"/>
                <w:color w:val="000000"/>
                <w:sz w:val="20"/>
                <w:szCs w:val="20"/>
              </w:rPr>
              <w:t>=</w:t>
            </w:r>
            <w:r w:rsidRPr="00BA0D07">
              <w:rPr>
                <w:rFonts w:eastAsia="Times New Roman" w:cs="Consolas"/>
                <w:i/>
                <w:iCs/>
                <w:color w:val="2A00FF"/>
                <w:sz w:val="20"/>
                <w:szCs w:val="20"/>
              </w:rPr>
              <w:t>"${pdict.CouponStatus != null &amp;&amp; pdict.CouponStatus.error}"</w:t>
            </w:r>
            <w:r w:rsidRPr="00BA0D07">
              <w:rPr>
                <w:rFonts w:eastAsia="Times New Roman" w:cs="Consolas"/>
                <w:color w:val="008080"/>
                <w:sz w:val="20"/>
                <w:szCs w:val="20"/>
              </w:rPr>
              <w:t>&gt;</w:t>
            </w:r>
          </w:p>
          <w:p w14:paraId="5EB9ED83" w14:textId="1A2541F9"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00822CF0">
              <w:rPr>
                <w:rFonts w:eastAsia="Times New Roman" w:cs="Consolas"/>
                <w:color w:val="3F7F7F"/>
                <w:sz w:val="20"/>
                <w:szCs w:val="20"/>
              </w:rPr>
              <w:t xml:space="preserve"> </w:t>
            </w:r>
            <w:r w:rsidRPr="00BA0D07">
              <w:rPr>
                <w:rFonts w:eastAsia="Times New Roman" w:cs="Consolas"/>
                <w:color w:val="7F007F"/>
                <w:sz w:val="20"/>
                <w:szCs w:val="20"/>
              </w:rPr>
              <w:t>class</w:t>
            </w:r>
            <w:r w:rsidRPr="00BA0D07">
              <w:rPr>
                <w:rFonts w:eastAsia="Times New Roman" w:cs="Consolas"/>
                <w:color w:val="000000"/>
                <w:sz w:val="20"/>
                <w:szCs w:val="20"/>
              </w:rPr>
              <w:t>=</w:t>
            </w:r>
            <w:r w:rsidRPr="00BA0D07">
              <w:rPr>
                <w:rFonts w:eastAsia="Times New Roman" w:cs="Consolas"/>
                <w:i/>
                <w:iCs/>
                <w:color w:val="2A00FF"/>
                <w:sz w:val="20"/>
                <w:szCs w:val="20"/>
              </w:rPr>
              <w:t>"error"</w:t>
            </w:r>
            <w:r w:rsidRPr="00BA0D07">
              <w:rPr>
                <w:rFonts w:eastAsia="Times New Roman" w:cs="Consolas"/>
                <w:color w:val="008080"/>
                <w:sz w:val="20"/>
                <w:szCs w:val="20"/>
              </w:rPr>
              <w:t>&gt;</w:t>
            </w:r>
          </w:p>
          <w:p w14:paraId="1DD99DB9" w14:textId="77777777"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highlight w:val="yellow"/>
              </w:rPr>
              <w:t>${Resource.msgf("cart.APPLIED", "checkout", "", pdict.CurrentForms.cart.couponCode.htmlValue)}</w:t>
            </w:r>
          </w:p>
          <w:p w14:paraId="40848199" w14:textId="77777777"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p w14:paraId="366C97AF" w14:textId="77777777"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isif</w:t>
            </w:r>
            <w:r w:rsidRPr="00BA0D07">
              <w:rPr>
                <w:rFonts w:eastAsia="Times New Roman" w:cs="Consolas"/>
                <w:color w:val="008080"/>
                <w:sz w:val="20"/>
                <w:szCs w:val="20"/>
              </w:rPr>
              <w:t>&gt;</w:t>
            </w:r>
          </w:p>
          <w:p w14:paraId="7F03EAE3" w14:textId="77777777"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tc>
      </w:tr>
    </w:tbl>
    <w:p w14:paraId="2B178F51" w14:textId="77777777" w:rsidR="00954CC1" w:rsidRPr="00E33D85" w:rsidRDefault="00954CC1" w:rsidP="00954CC1">
      <w:pPr>
        <w:pStyle w:val="Heading4"/>
      </w:pPr>
      <w:r w:rsidRPr="00E33D85">
        <w:t>Resources – form.properties</w:t>
      </w:r>
    </w:p>
    <w:p w14:paraId="41E1DA03" w14:textId="77777777" w:rsidR="00954CC1" w:rsidRPr="00E33D85" w:rsidRDefault="00954CC1" w:rsidP="005C1822">
      <w:pPr>
        <w:pStyle w:val="BodyText"/>
        <w:numPr>
          <w:ilvl w:val="0"/>
          <w:numId w:val="26"/>
        </w:numPr>
      </w:pPr>
      <w:r w:rsidRPr="00E33D85">
        <w:t>Add year values above year year.2022=2022</w:t>
      </w:r>
    </w:p>
    <w:tbl>
      <w:tblPr>
        <w:tblStyle w:val="TableGrid"/>
        <w:tblW w:w="0" w:type="auto"/>
        <w:tblLook w:val="04A0" w:firstRow="1" w:lastRow="0" w:firstColumn="1" w:lastColumn="0" w:noHBand="0" w:noVBand="1"/>
      </w:tblPr>
      <w:tblGrid>
        <w:gridCol w:w="10296"/>
      </w:tblGrid>
      <w:tr w:rsidR="00954CC1" w:rsidRPr="00E33D85" w14:paraId="2E0443E8" w14:textId="77777777" w:rsidTr="00634BE4">
        <w:tc>
          <w:tcPr>
            <w:tcW w:w="10296" w:type="dxa"/>
          </w:tcPr>
          <w:p w14:paraId="107578CA" w14:textId="77777777" w:rsidR="00954CC1" w:rsidRPr="00E33D85" w:rsidRDefault="00954CC1" w:rsidP="005C1822">
            <w:pPr>
              <w:pStyle w:val="BodyText"/>
              <w:rPr>
                <w:highlight w:val="yellow"/>
              </w:rPr>
            </w:pPr>
            <w:r w:rsidRPr="00E33D85">
              <w:rPr>
                <w:highlight w:val="yellow"/>
              </w:rPr>
              <w:t>year.2037=2037</w:t>
            </w:r>
          </w:p>
          <w:p w14:paraId="05A78CBE" w14:textId="77777777" w:rsidR="00954CC1" w:rsidRPr="00E33D85" w:rsidRDefault="00954CC1" w:rsidP="005C1822">
            <w:pPr>
              <w:pStyle w:val="BodyText"/>
              <w:rPr>
                <w:highlight w:val="yellow"/>
              </w:rPr>
            </w:pPr>
            <w:r w:rsidRPr="00E33D85">
              <w:rPr>
                <w:highlight w:val="yellow"/>
              </w:rPr>
              <w:t>year.2036=2036</w:t>
            </w:r>
          </w:p>
          <w:p w14:paraId="07CF00B6" w14:textId="77777777" w:rsidR="00954CC1" w:rsidRPr="00E33D85" w:rsidRDefault="00954CC1" w:rsidP="005C1822">
            <w:pPr>
              <w:pStyle w:val="BodyText"/>
              <w:rPr>
                <w:highlight w:val="yellow"/>
              </w:rPr>
            </w:pPr>
            <w:r w:rsidRPr="00E33D85">
              <w:rPr>
                <w:highlight w:val="yellow"/>
              </w:rPr>
              <w:t>year.2035=2035</w:t>
            </w:r>
          </w:p>
          <w:p w14:paraId="2B5AF5A0" w14:textId="77777777" w:rsidR="00954CC1" w:rsidRPr="00E33D85" w:rsidRDefault="00954CC1" w:rsidP="005C1822">
            <w:pPr>
              <w:pStyle w:val="BodyText"/>
              <w:rPr>
                <w:highlight w:val="yellow"/>
              </w:rPr>
            </w:pPr>
            <w:r w:rsidRPr="00E33D85">
              <w:rPr>
                <w:highlight w:val="yellow"/>
              </w:rPr>
              <w:t>year.2034=2034</w:t>
            </w:r>
          </w:p>
          <w:p w14:paraId="5B8DB4BE" w14:textId="77777777" w:rsidR="00954CC1" w:rsidRPr="00E33D85" w:rsidRDefault="00954CC1" w:rsidP="005C1822">
            <w:pPr>
              <w:pStyle w:val="BodyText"/>
              <w:rPr>
                <w:highlight w:val="yellow"/>
              </w:rPr>
            </w:pPr>
            <w:r w:rsidRPr="00E33D85">
              <w:rPr>
                <w:highlight w:val="yellow"/>
              </w:rPr>
              <w:t>year.2033=2033</w:t>
            </w:r>
          </w:p>
          <w:p w14:paraId="665BD103" w14:textId="77777777" w:rsidR="00954CC1" w:rsidRPr="00E33D85" w:rsidRDefault="00954CC1" w:rsidP="005C1822">
            <w:pPr>
              <w:pStyle w:val="BodyText"/>
              <w:rPr>
                <w:highlight w:val="yellow"/>
              </w:rPr>
            </w:pPr>
            <w:r w:rsidRPr="00E33D85">
              <w:rPr>
                <w:highlight w:val="yellow"/>
              </w:rPr>
              <w:t>year.2032=2032</w:t>
            </w:r>
          </w:p>
          <w:p w14:paraId="6B6E40D2" w14:textId="77777777" w:rsidR="00954CC1" w:rsidRPr="00E33D85" w:rsidRDefault="00954CC1" w:rsidP="005C1822">
            <w:pPr>
              <w:pStyle w:val="BodyText"/>
              <w:rPr>
                <w:highlight w:val="yellow"/>
              </w:rPr>
            </w:pPr>
            <w:r w:rsidRPr="00E33D85">
              <w:rPr>
                <w:highlight w:val="yellow"/>
              </w:rPr>
              <w:t>year.2031=2031</w:t>
            </w:r>
          </w:p>
          <w:p w14:paraId="7FB9A53B" w14:textId="77777777" w:rsidR="00954CC1" w:rsidRPr="00E33D85" w:rsidRDefault="00954CC1" w:rsidP="005C1822">
            <w:pPr>
              <w:pStyle w:val="BodyText"/>
              <w:rPr>
                <w:highlight w:val="yellow"/>
              </w:rPr>
            </w:pPr>
            <w:r w:rsidRPr="00E33D85">
              <w:rPr>
                <w:highlight w:val="yellow"/>
              </w:rPr>
              <w:t>year.2030=2030</w:t>
            </w:r>
          </w:p>
          <w:p w14:paraId="1004CCD6" w14:textId="77777777" w:rsidR="00954CC1" w:rsidRPr="00E33D85" w:rsidRDefault="00954CC1" w:rsidP="005C1822">
            <w:pPr>
              <w:pStyle w:val="BodyText"/>
              <w:rPr>
                <w:highlight w:val="yellow"/>
              </w:rPr>
            </w:pPr>
            <w:r w:rsidRPr="00E33D85">
              <w:rPr>
                <w:highlight w:val="yellow"/>
              </w:rPr>
              <w:t>year.2029=2029</w:t>
            </w:r>
          </w:p>
          <w:p w14:paraId="2332DFB9" w14:textId="77777777" w:rsidR="00954CC1" w:rsidRPr="00E33D85" w:rsidRDefault="00954CC1" w:rsidP="005C1822">
            <w:pPr>
              <w:pStyle w:val="BodyText"/>
              <w:rPr>
                <w:highlight w:val="yellow"/>
              </w:rPr>
            </w:pPr>
            <w:r w:rsidRPr="00E33D85">
              <w:rPr>
                <w:highlight w:val="yellow"/>
              </w:rPr>
              <w:lastRenderedPageBreak/>
              <w:t>year.2028=2028</w:t>
            </w:r>
          </w:p>
          <w:p w14:paraId="71BD7599" w14:textId="77777777" w:rsidR="00954CC1" w:rsidRPr="00E33D85" w:rsidRDefault="00954CC1" w:rsidP="005C1822">
            <w:pPr>
              <w:pStyle w:val="BodyText"/>
              <w:rPr>
                <w:highlight w:val="yellow"/>
              </w:rPr>
            </w:pPr>
            <w:r w:rsidRPr="00E33D85">
              <w:rPr>
                <w:highlight w:val="yellow"/>
              </w:rPr>
              <w:t>year.2027=2027</w:t>
            </w:r>
          </w:p>
          <w:p w14:paraId="0C557408" w14:textId="77777777" w:rsidR="00954CC1" w:rsidRPr="00E33D85" w:rsidRDefault="00954CC1" w:rsidP="005C1822">
            <w:pPr>
              <w:pStyle w:val="BodyText"/>
              <w:rPr>
                <w:highlight w:val="yellow"/>
              </w:rPr>
            </w:pPr>
            <w:r w:rsidRPr="00E33D85">
              <w:rPr>
                <w:highlight w:val="yellow"/>
              </w:rPr>
              <w:t>year.2026=2026</w:t>
            </w:r>
          </w:p>
          <w:p w14:paraId="45511DB7" w14:textId="77777777" w:rsidR="00954CC1" w:rsidRPr="00E33D85" w:rsidRDefault="00954CC1" w:rsidP="005C1822">
            <w:pPr>
              <w:pStyle w:val="BodyText"/>
              <w:rPr>
                <w:highlight w:val="yellow"/>
              </w:rPr>
            </w:pPr>
            <w:r w:rsidRPr="00E33D85">
              <w:rPr>
                <w:highlight w:val="yellow"/>
              </w:rPr>
              <w:t>year.2025=2025</w:t>
            </w:r>
          </w:p>
          <w:p w14:paraId="53EDC1E8" w14:textId="77777777" w:rsidR="00954CC1" w:rsidRPr="00E33D85" w:rsidRDefault="00954CC1" w:rsidP="005C1822">
            <w:pPr>
              <w:pStyle w:val="BodyText"/>
              <w:rPr>
                <w:highlight w:val="yellow"/>
              </w:rPr>
            </w:pPr>
            <w:r w:rsidRPr="00E33D85">
              <w:rPr>
                <w:highlight w:val="yellow"/>
              </w:rPr>
              <w:t>year.2024=2024</w:t>
            </w:r>
          </w:p>
          <w:p w14:paraId="6334C59C" w14:textId="77777777" w:rsidR="00954CC1" w:rsidRPr="00E33D85" w:rsidRDefault="00954CC1" w:rsidP="005C1822">
            <w:pPr>
              <w:pStyle w:val="BodyText"/>
            </w:pPr>
            <w:r w:rsidRPr="00E33D85">
              <w:rPr>
                <w:highlight w:val="yellow"/>
              </w:rPr>
              <w:t>year.2023=2023</w:t>
            </w:r>
          </w:p>
          <w:p w14:paraId="7A8DD3D3" w14:textId="77777777" w:rsidR="00954CC1" w:rsidRPr="00E33D85" w:rsidRDefault="00954CC1" w:rsidP="005C1822">
            <w:pPr>
              <w:pStyle w:val="BodyText"/>
            </w:pPr>
            <w:r w:rsidRPr="00E33D85">
              <w:t>year.2022=2022</w:t>
            </w:r>
          </w:p>
        </w:tc>
      </w:tr>
    </w:tbl>
    <w:p w14:paraId="74ADF7AA" w14:textId="77777777" w:rsidR="004658E9" w:rsidRPr="00E33D85" w:rsidRDefault="004658E9" w:rsidP="004658E9">
      <w:pPr>
        <w:pStyle w:val="Heading4"/>
        <w:rPr>
          <w:rFonts w:asciiTheme="minorHAnsi" w:hAnsiTheme="minorHAnsi"/>
        </w:rPr>
      </w:pPr>
      <w:r w:rsidRPr="00E33D85">
        <w:rPr>
          <w:rFonts w:asciiTheme="minorHAnsi" w:hAnsiTheme="minorHAnsi"/>
        </w:rPr>
        <w:lastRenderedPageBreak/>
        <w:t xml:space="preserve">Controller- </w:t>
      </w:r>
      <w:r w:rsidR="00A17CF1" w:rsidRPr="00E33D85">
        <w:rPr>
          <w:rFonts w:asciiTheme="minorHAnsi" w:hAnsiTheme="minorHAnsi"/>
        </w:rPr>
        <w:t>common</w:t>
      </w:r>
      <w:r w:rsidRPr="00E33D85">
        <w:rPr>
          <w:rFonts w:asciiTheme="minorHAnsi" w:hAnsiTheme="minorHAnsi"/>
        </w:rPr>
        <w:t>.js</w:t>
      </w:r>
    </w:p>
    <w:p w14:paraId="51033389" w14:textId="58DB5E5A" w:rsidR="004658E9" w:rsidRPr="00E33D85" w:rsidRDefault="004658E9" w:rsidP="004658E9">
      <w:pPr>
        <w:pStyle w:val="Heading5"/>
        <w:rPr>
          <w:rFonts w:asciiTheme="minorHAnsi" w:hAnsiTheme="minorHAnsi"/>
        </w:rPr>
      </w:pPr>
      <w:r w:rsidRPr="00E33D85">
        <w:rPr>
          <w:rFonts w:asciiTheme="minorHAnsi" w:hAnsiTheme="minorHAnsi"/>
        </w:rPr>
        <w:t xml:space="preserve">Update </w:t>
      </w:r>
      <w:r w:rsidR="00A17CF1" w:rsidRPr="00B54007">
        <w:rPr>
          <w:rFonts w:asciiTheme="minorHAnsi" w:hAnsiTheme="minorHAnsi" w:cs="Consolas"/>
          <w:color w:val="000000"/>
          <w:sz w:val="20"/>
          <w:highlight w:val="lightGray"/>
        </w:rPr>
        <w:t>validatePaymentInstruments</w:t>
      </w:r>
      <w:r w:rsidR="00B54007">
        <w:rPr>
          <w:rFonts w:asciiTheme="minorHAnsi" w:hAnsiTheme="minorHAnsi" w:cs="Consolas"/>
          <w:color w:val="000000"/>
          <w:sz w:val="20"/>
        </w:rPr>
        <w:t xml:space="preserve"> </w:t>
      </w:r>
      <w:r w:rsidRPr="00E33D85">
        <w:rPr>
          <w:rFonts w:asciiTheme="minorHAnsi" w:hAnsiTheme="minorHAnsi"/>
        </w:rPr>
        <w:t>function</w:t>
      </w:r>
    </w:p>
    <w:p w14:paraId="02DCF580" w14:textId="77777777" w:rsidR="004658E9" w:rsidRDefault="004658E9" w:rsidP="00E764DC">
      <w:r w:rsidRPr="00E33D85">
        <w:t xml:space="preserve">Update </w:t>
      </w:r>
      <w:r w:rsidR="00821BFA" w:rsidRPr="00E33D85">
        <w:t>below if</w:t>
      </w:r>
      <w:r w:rsidR="00037DCC" w:rsidRPr="00E33D85">
        <w:t xml:space="preserve">condition so </w:t>
      </w:r>
      <w:r w:rsidR="00124CF6" w:rsidRPr="00E33D85">
        <w:t xml:space="preserve">that </w:t>
      </w:r>
      <w:r w:rsidR="00124CF6">
        <w:t>expired</w:t>
      </w:r>
      <w:r w:rsidR="00037DCC" w:rsidRPr="00E33D85">
        <w:t xml:space="preserve"> card is</w:t>
      </w:r>
      <w:r w:rsidRPr="00E33D85">
        <w:t xml:space="preserve"> not shown in saved credit card list</w:t>
      </w:r>
      <w:r w:rsidR="00000C22" w:rsidRPr="00E33D85">
        <w:t xml:space="preserve"> during checkout</w:t>
      </w:r>
      <w:r w:rsidRPr="00E33D85">
        <w:t>.</w:t>
      </w:r>
    </w:p>
    <w:tbl>
      <w:tblPr>
        <w:tblStyle w:val="TableGrid"/>
        <w:tblW w:w="0" w:type="auto"/>
        <w:tblLook w:val="04A0" w:firstRow="1" w:lastRow="0" w:firstColumn="1" w:lastColumn="0" w:noHBand="0" w:noVBand="1"/>
      </w:tblPr>
      <w:tblGrid>
        <w:gridCol w:w="10296"/>
      </w:tblGrid>
      <w:tr w:rsidR="00957292" w14:paraId="5D6C502E" w14:textId="77777777" w:rsidTr="00957292">
        <w:tc>
          <w:tcPr>
            <w:tcW w:w="10296" w:type="dxa"/>
          </w:tcPr>
          <w:p w14:paraId="71C2E419" w14:textId="77777777"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3F7F5F"/>
                <w:sz w:val="20"/>
                <w:szCs w:val="20"/>
              </w:rPr>
              <w:t>// In case of method CREDIT_CARD, check payment cards</w:t>
            </w:r>
          </w:p>
          <w:p w14:paraId="5CB5808E" w14:textId="77777777"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rPr>
              <w:t>if</w:t>
            </w:r>
            <w:r w:rsidRPr="00957292">
              <w:rPr>
                <w:rFonts w:eastAsia="Times New Roman" w:cs="Consolas"/>
                <w:color w:val="000000"/>
                <w:sz w:val="20"/>
                <w:szCs w:val="20"/>
              </w:rPr>
              <w:t xml:space="preserve"> (PaymentInstrument.METHOD_CREDIT_CARD.equals(paymentInstrument.paymentMethod)) {</w:t>
            </w:r>
          </w:p>
          <w:p w14:paraId="3A11A087" w14:textId="77777777"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3F7F5F"/>
                <w:sz w:val="20"/>
                <w:szCs w:val="20"/>
              </w:rPr>
              <w:t>// Gets payment card.</w:t>
            </w:r>
          </w:p>
          <w:p w14:paraId="514825D2" w14:textId="77777777"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rPr>
              <w:t>var</w:t>
            </w:r>
            <w:r w:rsidRPr="00957292">
              <w:rPr>
                <w:rFonts w:eastAsia="Times New Roman" w:cs="Consolas"/>
                <w:color w:val="000000"/>
                <w:sz w:val="20"/>
                <w:szCs w:val="20"/>
              </w:rPr>
              <w:t xml:space="preserve"> card = PaymentMgr.getPaymentCard(paymentInstrument.creditCardType);</w:t>
            </w:r>
          </w:p>
          <w:p w14:paraId="57DFCDC4" w14:textId="77777777" w:rsidR="00957292" w:rsidRPr="00957292" w:rsidRDefault="00957292" w:rsidP="00957292">
            <w:pPr>
              <w:autoSpaceDE w:val="0"/>
              <w:autoSpaceDN w:val="0"/>
              <w:adjustRightInd w:val="0"/>
              <w:spacing w:after="0" w:line="240" w:lineRule="auto"/>
              <w:rPr>
                <w:rFonts w:eastAsia="Times New Roman" w:cs="Consolas"/>
                <w:sz w:val="20"/>
                <w:szCs w:val="20"/>
              </w:rPr>
            </w:pPr>
          </w:p>
          <w:p w14:paraId="3FE5C84C" w14:textId="77777777"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3F7F5F"/>
                <w:sz w:val="20"/>
                <w:szCs w:val="20"/>
              </w:rPr>
              <w:t>// Checks whether payment card is still applicable.</w:t>
            </w:r>
          </w:p>
          <w:p w14:paraId="6D41DB41" w14:textId="77777777"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highlight w:val="yellow"/>
              </w:rPr>
              <w:t>if</w:t>
            </w:r>
            <w:r w:rsidRPr="00957292">
              <w:rPr>
                <w:rFonts w:eastAsia="Times New Roman" w:cs="Consolas"/>
                <w:color w:val="000000"/>
                <w:sz w:val="20"/>
                <w:szCs w:val="20"/>
                <w:highlight w:val="yellow"/>
              </w:rPr>
              <w:t xml:space="preserve"> (card &amp;&amp; cards.contains(card) &amp;&amp; !paymentInstrument.isCreditCardExpired()) {</w:t>
            </w:r>
          </w:p>
          <w:p w14:paraId="1285500A" w14:textId="77777777"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rPr>
              <w:t>continue</w:t>
            </w:r>
            <w:r w:rsidRPr="00957292">
              <w:rPr>
                <w:rFonts w:eastAsia="Times New Roman" w:cs="Consolas"/>
                <w:color w:val="000000"/>
                <w:sz w:val="20"/>
                <w:szCs w:val="20"/>
              </w:rPr>
              <w:t>;</w:t>
            </w:r>
          </w:p>
          <w:p w14:paraId="1F5C5A30" w14:textId="77777777"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000000"/>
                <w:sz w:val="20"/>
                <w:szCs w:val="20"/>
              </w:rPr>
              <w:t xml:space="preserve">                }</w:t>
            </w:r>
          </w:p>
          <w:p w14:paraId="34FCB303" w14:textId="77777777" w:rsidR="00957292" w:rsidRDefault="00957292" w:rsidP="00957292">
            <w:r w:rsidRPr="00957292">
              <w:rPr>
                <w:rFonts w:eastAsia="Times New Roman" w:cs="Consolas"/>
                <w:color w:val="000000"/>
                <w:sz w:val="20"/>
                <w:szCs w:val="20"/>
              </w:rPr>
              <w:t xml:space="preserve">            }</w:t>
            </w:r>
          </w:p>
        </w:tc>
      </w:tr>
    </w:tbl>
    <w:p w14:paraId="1F4CE99A" w14:textId="77777777" w:rsidR="00BD0A93" w:rsidRDefault="00BD0A93" w:rsidP="00E764DC"/>
    <w:p w14:paraId="64AA7A35" w14:textId="77777777" w:rsidR="007A50B8" w:rsidRDefault="007A50B8" w:rsidP="007A50B8">
      <w:pPr>
        <w:pStyle w:val="Heading4"/>
        <w:rPr>
          <w:rFonts w:asciiTheme="minorHAnsi" w:hAnsiTheme="minorHAnsi"/>
        </w:rPr>
      </w:pPr>
      <w:r>
        <w:rPr>
          <w:rFonts w:asciiTheme="minorHAnsi" w:hAnsiTheme="minorHAnsi"/>
        </w:rPr>
        <w:t>Merchant Defined Data (</w:t>
      </w:r>
      <w:r w:rsidRPr="007A50B8">
        <w:rPr>
          <w:rFonts w:asciiTheme="minorHAnsi" w:hAnsiTheme="minorHAnsi"/>
        </w:rPr>
        <w:t>MDD</w:t>
      </w:r>
      <w:r>
        <w:rPr>
          <w:rFonts w:asciiTheme="minorHAnsi" w:hAnsiTheme="minorHAnsi"/>
        </w:rPr>
        <w:t>) Changes</w:t>
      </w:r>
    </w:p>
    <w:p w14:paraId="7B1F251B" w14:textId="77777777" w:rsidR="007A50B8" w:rsidRDefault="007A50B8" w:rsidP="007A50B8">
      <w:pPr>
        <w:rPr>
          <w:color w:val="1F497D"/>
        </w:rPr>
      </w:pPr>
      <w:r w:rsidRPr="007A50B8">
        <w:t xml:space="preserve">In order to use Merchant defined data fields, merchant has to customize the below files to send </w:t>
      </w:r>
      <w:r>
        <w:t>m</w:t>
      </w:r>
      <w:r w:rsidRPr="007A50B8">
        <w:t>erchant</w:t>
      </w:r>
      <w:r>
        <w:t xml:space="preserve"> d</w:t>
      </w:r>
      <w:r w:rsidRPr="007A50B8">
        <w:t>efined</w:t>
      </w:r>
      <w:r>
        <w:t xml:space="preserve"> d</w:t>
      </w:r>
      <w:r w:rsidRPr="007A50B8">
        <w:t>ata in authorization request</w:t>
      </w:r>
      <w:r>
        <w:t xml:space="preserve">. </w:t>
      </w:r>
    </w:p>
    <w:p w14:paraId="74DF858D" w14:textId="77777777" w:rsidR="007A50B8" w:rsidRPr="007A50B8" w:rsidRDefault="007A50B8" w:rsidP="007A50B8">
      <w:pPr>
        <w:pStyle w:val="ListParagraph"/>
        <w:numPr>
          <w:ilvl w:val="0"/>
          <w:numId w:val="26"/>
        </w:numPr>
        <w:rPr>
          <w:color w:val="000000" w:themeColor="text1"/>
        </w:rPr>
      </w:pPr>
      <w:r w:rsidRPr="007A50B8">
        <w:rPr>
          <w:color w:val="000000" w:themeColor="text1"/>
        </w:rPr>
        <w:t>CCAuthRequest() method of Cardfacade.ds file</w:t>
      </w:r>
    </w:p>
    <w:p w14:paraId="3E135F18" w14:textId="77777777" w:rsidR="007A50B8" w:rsidRDefault="007A50B8" w:rsidP="007A50B8">
      <w:pPr>
        <w:pStyle w:val="ListParagraph"/>
        <w:numPr>
          <w:ilvl w:val="0"/>
          <w:numId w:val="26"/>
        </w:numPr>
        <w:rPr>
          <w:color w:val="000000" w:themeColor="text1"/>
        </w:rPr>
      </w:pPr>
      <w:r w:rsidRPr="007A50B8">
        <w:rPr>
          <w:color w:val="000000" w:themeColor="text1"/>
        </w:rPr>
        <w:t>addCCAuthRequestInfo() method of libCyberSource.ds file</w:t>
      </w:r>
    </w:p>
    <w:p w14:paraId="0833F2B7" w14:textId="77777777" w:rsidR="00610FEC" w:rsidRDefault="00610FEC" w:rsidP="00610FEC">
      <w:r w:rsidRPr="007A50B8">
        <w:t>Merchant has to create and populat</w:t>
      </w:r>
      <w:r>
        <w:t>e these objects and include in any of the au</w:t>
      </w:r>
      <w:r w:rsidRPr="007A50B8">
        <w:t>thorization request.</w:t>
      </w:r>
      <w:r>
        <w:t xml:space="preserve"> merchantDefinedData_mddField_1 to 100 request fields could be used to pass the information.</w:t>
      </w:r>
    </w:p>
    <w:p w14:paraId="4BF30589" w14:textId="77777777" w:rsidR="00182BBF" w:rsidRPr="00E33D85" w:rsidRDefault="00182BBF" w:rsidP="00182BBF">
      <w:pPr>
        <w:pStyle w:val="Heading3"/>
        <w:spacing w:before="0" w:after="0"/>
        <w:rPr>
          <w:rFonts w:asciiTheme="minorHAnsi" w:hAnsiTheme="minorHAnsi"/>
        </w:rPr>
      </w:pPr>
      <w:bookmarkStart w:id="1214" w:name="_Toc492046222"/>
      <w:r w:rsidRPr="00E33D85">
        <w:rPr>
          <w:rFonts w:asciiTheme="minorHAnsi" w:hAnsiTheme="minorHAnsi"/>
        </w:rPr>
        <w:t>Credit Card Auth</w:t>
      </w:r>
      <w:bookmarkEnd w:id="1214"/>
    </w:p>
    <w:p w14:paraId="4528354E" w14:textId="77777777" w:rsidR="00A83ED0" w:rsidRPr="00E33D85" w:rsidRDefault="00A83ED0" w:rsidP="00A83ED0">
      <w:pPr>
        <w:pStyle w:val="Heading4"/>
        <w:spacing w:before="0" w:after="0"/>
        <w:rPr>
          <w:rFonts w:asciiTheme="minorHAnsi" w:hAnsiTheme="minorHAnsi"/>
        </w:rPr>
      </w:pPr>
      <w:r w:rsidRPr="00E33D85">
        <w:rPr>
          <w:rFonts w:asciiTheme="minorHAnsi" w:hAnsiTheme="minorHAnsi"/>
        </w:rPr>
        <w:t>Form - creditcard.xml</w:t>
      </w:r>
    </w:p>
    <w:p w14:paraId="3291D7B0" w14:textId="77777777" w:rsidR="00A83ED0" w:rsidRPr="00E33D85" w:rsidRDefault="00A83ED0" w:rsidP="005C1822">
      <w:pPr>
        <w:pStyle w:val="BodyText"/>
        <w:numPr>
          <w:ilvl w:val="0"/>
          <w:numId w:val="81"/>
        </w:numPr>
      </w:pPr>
      <w:r w:rsidRPr="00E33D85">
        <w:t>Include the following form field after saveCard field in the form:</w:t>
      </w:r>
    </w:p>
    <w:tbl>
      <w:tblPr>
        <w:tblStyle w:val="TableGrid"/>
        <w:tblW w:w="0" w:type="auto"/>
        <w:tblInd w:w="360" w:type="dxa"/>
        <w:tblLook w:val="04A0" w:firstRow="1" w:lastRow="0" w:firstColumn="1" w:lastColumn="0" w:noHBand="0" w:noVBand="1"/>
      </w:tblPr>
      <w:tblGrid>
        <w:gridCol w:w="9936"/>
      </w:tblGrid>
      <w:tr w:rsidR="00A83ED0" w:rsidRPr="00E33D85" w14:paraId="72A0AD57" w14:textId="77777777" w:rsidTr="00634BE4">
        <w:tc>
          <w:tcPr>
            <w:tcW w:w="10296" w:type="dxa"/>
          </w:tcPr>
          <w:p w14:paraId="200C596D" w14:textId="77777777" w:rsidR="00A83ED0" w:rsidRPr="00F336AE" w:rsidRDefault="00A83ED0" w:rsidP="00634BE4">
            <w:pPr>
              <w:autoSpaceDE w:val="0"/>
              <w:autoSpaceDN w:val="0"/>
              <w:adjustRightInd w:val="0"/>
              <w:spacing w:after="0" w:line="240" w:lineRule="auto"/>
              <w:rPr>
                <w:rFonts w:eastAsia="Times New Roman" w:cs="Consolas"/>
                <w:sz w:val="20"/>
                <w:szCs w:val="20"/>
                <w:highlight w:val="yellow"/>
              </w:rPr>
            </w:pPr>
            <w:r w:rsidRPr="00F336AE">
              <w:rPr>
                <w:rFonts w:eastAsia="Times New Roman" w:cs="Consolas"/>
                <w:color w:val="3F5FBF"/>
                <w:sz w:val="20"/>
                <w:szCs w:val="20"/>
                <w:highlight w:val="yellow"/>
              </w:rPr>
              <w:t>&lt;!-- field for credit card subscription --&gt;</w:t>
            </w:r>
          </w:p>
          <w:p w14:paraId="14CF5FF3" w14:textId="77777777" w:rsidR="00A83ED0" w:rsidRPr="00E33D85" w:rsidRDefault="00A83ED0" w:rsidP="005C1822">
            <w:pPr>
              <w:pStyle w:val="BodyText"/>
            </w:pPr>
            <w:r w:rsidRPr="00F336AE">
              <w:rPr>
                <w:highlight w:val="yellow"/>
              </w:rPr>
              <w:t>&lt;field formid="selectedCardID" type="string" /&gt;</w:t>
            </w:r>
          </w:p>
        </w:tc>
      </w:tr>
    </w:tbl>
    <w:p w14:paraId="1926C810" w14:textId="77777777" w:rsidR="00A83ED0" w:rsidRPr="00E33D85" w:rsidRDefault="00A83ED0" w:rsidP="005C1822">
      <w:pPr>
        <w:pStyle w:val="BodyText"/>
        <w:numPr>
          <w:ilvl w:val="0"/>
          <w:numId w:val="81"/>
        </w:numPr>
      </w:pPr>
      <w:r w:rsidRPr="00E33D85">
        <w:t>Remove max-length="16" from credit card number field to allow cards numbers of varied length.</w:t>
      </w:r>
    </w:p>
    <w:p w14:paraId="7FD5BF30" w14:textId="77777777" w:rsidR="00A83ED0" w:rsidRPr="00E33D85" w:rsidRDefault="00A83ED0" w:rsidP="00A83ED0">
      <w:pPr>
        <w:autoSpaceDE w:val="0"/>
        <w:autoSpaceDN w:val="0"/>
        <w:adjustRightInd w:val="0"/>
        <w:spacing w:after="0" w:line="240" w:lineRule="auto"/>
        <w:rPr>
          <w:rFonts w:eastAsia="Times New Roman" w:cs="Consolas"/>
          <w:color w:val="008080"/>
          <w:sz w:val="20"/>
          <w:szCs w:val="20"/>
        </w:rPr>
      </w:pPr>
    </w:p>
    <w:tbl>
      <w:tblPr>
        <w:tblStyle w:val="TableGrid"/>
        <w:tblW w:w="0" w:type="auto"/>
        <w:tblLook w:val="04A0" w:firstRow="1" w:lastRow="0" w:firstColumn="1" w:lastColumn="0" w:noHBand="0" w:noVBand="1"/>
      </w:tblPr>
      <w:tblGrid>
        <w:gridCol w:w="10296"/>
      </w:tblGrid>
      <w:tr w:rsidR="00A83ED0" w:rsidRPr="00E33D85" w14:paraId="4006CC1C" w14:textId="77777777" w:rsidTr="00634BE4">
        <w:tc>
          <w:tcPr>
            <w:tcW w:w="10296" w:type="dxa"/>
          </w:tcPr>
          <w:p w14:paraId="4614892D" w14:textId="775A5ECB" w:rsidR="00A83ED0" w:rsidRPr="00E33D85" w:rsidRDefault="00A83ED0" w:rsidP="00634BE4">
            <w:pPr>
              <w:autoSpaceDE w:val="0"/>
              <w:autoSpaceDN w:val="0"/>
              <w:adjustRightInd w:val="0"/>
              <w:spacing w:after="0" w:line="240" w:lineRule="auto"/>
            </w:pPr>
            <w:r w:rsidRPr="00E33D85">
              <w:rPr>
                <w:rFonts w:eastAsia="Times New Roman" w:cs="Consolas"/>
                <w:color w:val="008080"/>
                <w:sz w:val="20"/>
                <w:szCs w:val="20"/>
              </w:rPr>
              <w:t>&lt;</w:t>
            </w:r>
            <w:r w:rsidRPr="00E33D85">
              <w:rPr>
                <w:rFonts w:eastAsia="Times New Roman" w:cs="Consolas"/>
                <w:color w:val="3F7F7F"/>
                <w:sz w:val="20"/>
                <w:szCs w:val="20"/>
              </w:rPr>
              <w:t>field</w:t>
            </w:r>
            <w:r w:rsidR="00B32948">
              <w:rPr>
                <w:rFonts w:eastAsia="Times New Roman" w:cs="Consolas"/>
                <w:color w:val="3F7F7F"/>
                <w:sz w:val="20"/>
                <w:szCs w:val="20"/>
              </w:rPr>
              <w:t xml:space="preserve"> </w:t>
            </w:r>
            <w:r w:rsidRPr="00E33D85">
              <w:rPr>
                <w:rFonts w:eastAsia="Times New Roman" w:cs="Consolas"/>
                <w:color w:val="7F007F"/>
                <w:sz w:val="20"/>
                <w:szCs w:val="20"/>
              </w:rPr>
              <w:t>formid</w:t>
            </w:r>
            <w:r w:rsidRPr="00E33D85">
              <w:rPr>
                <w:rFonts w:eastAsia="Times New Roman" w:cs="Consolas"/>
                <w:color w:val="000000"/>
                <w:sz w:val="20"/>
                <w:szCs w:val="20"/>
              </w:rPr>
              <w:t>=</w:t>
            </w:r>
            <w:r w:rsidRPr="00E33D85">
              <w:rPr>
                <w:rFonts w:eastAsia="Times New Roman" w:cs="Consolas"/>
                <w:i/>
                <w:iCs/>
                <w:color w:val="2A00FF"/>
                <w:sz w:val="20"/>
                <w:szCs w:val="20"/>
              </w:rPr>
              <w:t>"number"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label</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"string"</w:t>
            </w:r>
            <w:r w:rsidR="00B32948">
              <w:rPr>
                <w:rFonts w:eastAsia="Times New Roman" w:cs="Consolas"/>
                <w:i/>
                <w:iCs/>
                <w:color w:val="2A00FF"/>
                <w:sz w:val="20"/>
                <w:szCs w:val="20"/>
              </w:rPr>
              <w:t xml:space="preserve"> </w:t>
            </w:r>
            <w:r w:rsidRPr="00E33D85">
              <w:rPr>
                <w:rFonts w:eastAsia="Times New Roman" w:cs="Consolas"/>
                <w:color w:val="7F007F"/>
                <w:sz w:val="20"/>
                <w:szCs w:val="20"/>
              </w:rPr>
              <w:t>mandatory</w:t>
            </w:r>
            <w:r w:rsidRPr="00E33D85">
              <w:rPr>
                <w:rFonts w:eastAsia="Times New Roman" w:cs="Consolas"/>
                <w:color w:val="000000"/>
                <w:sz w:val="20"/>
                <w:szCs w:val="20"/>
              </w:rPr>
              <w:t>=</w:t>
            </w:r>
            <w:r w:rsidRPr="00E33D85">
              <w:rPr>
                <w:rFonts w:eastAsia="Times New Roman" w:cs="Consolas"/>
                <w:i/>
                <w:iCs/>
                <w:color w:val="2A00FF"/>
                <w:sz w:val="20"/>
                <w:szCs w:val="20"/>
              </w:rPr>
              <w:t>"true"</w:t>
            </w:r>
            <w:r w:rsidR="00B32948">
              <w:rPr>
                <w:rFonts w:eastAsia="Times New Roman" w:cs="Consolas"/>
                <w:i/>
                <w:iCs/>
                <w:color w:val="2A00FF"/>
                <w:sz w:val="20"/>
                <w:szCs w:val="20"/>
              </w:rPr>
              <w:t xml:space="preserve"> </w:t>
            </w:r>
            <w:r w:rsidRPr="00E33D85">
              <w:rPr>
                <w:rFonts w:eastAsia="Times New Roman" w:cs="Consolas"/>
                <w:color w:val="7F007F"/>
                <w:sz w:val="20"/>
                <w:szCs w:val="20"/>
              </w:rPr>
              <w:t>masked</w:t>
            </w:r>
            <w:r w:rsidRPr="00E33D85">
              <w:rPr>
                <w:rFonts w:eastAsia="Times New Roman" w:cs="Consolas"/>
                <w:color w:val="000000"/>
                <w:sz w:val="20"/>
                <w:szCs w:val="20"/>
              </w:rPr>
              <w:t>=</w:t>
            </w:r>
            <w:r w:rsidRPr="00E33D85">
              <w:rPr>
                <w:rFonts w:eastAsia="Times New Roman" w:cs="Consolas"/>
                <w:i/>
                <w:iCs/>
                <w:color w:val="2A00FF"/>
                <w:sz w:val="20"/>
                <w:szCs w:val="20"/>
              </w:rPr>
              <w:t>"4"</w:t>
            </w:r>
            <w:r w:rsidR="00B32948">
              <w:rPr>
                <w:rFonts w:eastAsia="Times New Roman" w:cs="Consolas"/>
                <w:i/>
                <w:iCs/>
                <w:color w:val="2A00FF"/>
                <w:sz w:val="20"/>
                <w:szCs w:val="20"/>
              </w:rPr>
              <w:t xml:space="preserve"> </w:t>
            </w:r>
            <w:r w:rsidRPr="00E33D85">
              <w:rPr>
                <w:rFonts w:eastAsia="Times New Roman" w:cs="Consolas"/>
                <w:color w:val="7F007F"/>
                <w:sz w:val="20"/>
                <w:szCs w:val="20"/>
                <w:highlight w:val="yellow"/>
              </w:rPr>
              <w:t>max-length</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"16"</w:t>
            </w:r>
            <w:r w:rsidR="00B32948">
              <w:rPr>
                <w:rFonts w:eastAsia="Times New Roman" w:cs="Consolas"/>
                <w:i/>
                <w:iCs/>
                <w:color w:val="2A00FF"/>
                <w:sz w:val="20"/>
                <w:szCs w:val="20"/>
              </w:rPr>
              <w:t xml:space="preserve"> </w:t>
            </w:r>
            <w:r w:rsidRPr="00E33D85">
              <w:rPr>
                <w:rFonts w:eastAsia="Times New Roman" w:cs="Consolas"/>
                <w:color w:val="7F007F"/>
                <w:sz w:val="20"/>
                <w:szCs w:val="20"/>
              </w:rPr>
              <w:t>description</w:t>
            </w:r>
            <w:r w:rsidRPr="00E33D85">
              <w:rPr>
                <w:rFonts w:eastAsia="Times New Roman" w:cs="Consolas"/>
                <w:color w:val="000000"/>
                <w:sz w:val="20"/>
                <w:szCs w:val="20"/>
              </w:rPr>
              <w:t>=</w:t>
            </w:r>
            <w:r w:rsidRPr="00E33D85">
              <w:rPr>
                <w:rFonts w:eastAsia="Times New Roman" w:cs="Consolas"/>
                <w:i/>
                <w:iCs/>
                <w:color w:val="2A00FF"/>
                <w:sz w:val="20"/>
                <w:szCs w:val="20"/>
              </w:rPr>
              <w:t>"creditcard.numberexample"</w:t>
            </w:r>
            <w:r w:rsidR="00B32948">
              <w:rPr>
                <w:rFonts w:eastAsia="Times New Roman" w:cs="Consolas"/>
                <w:i/>
                <w:iCs/>
                <w:color w:val="2A00FF"/>
                <w:sz w:val="20"/>
                <w:szCs w:val="20"/>
              </w:rPr>
              <w:t xml:space="preserve"> </w:t>
            </w:r>
            <w:r w:rsidRPr="00E33D85">
              <w:rPr>
                <w:rFonts w:eastAsia="Times New Roman" w:cs="Consolas"/>
                <w:color w:val="7F007F"/>
                <w:sz w:val="20"/>
                <w:szCs w:val="20"/>
              </w:rPr>
              <w:t>binding</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missing-error</w:t>
            </w:r>
            <w:r w:rsidRPr="00E33D85">
              <w:rPr>
                <w:rFonts w:eastAsia="Times New Roman" w:cs="Consolas"/>
                <w:color w:val="000000"/>
                <w:sz w:val="20"/>
                <w:szCs w:val="20"/>
              </w:rPr>
              <w:t>=</w:t>
            </w:r>
            <w:r w:rsidRPr="00E33D85">
              <w:rPr>
                <w:rFonts w:eastAsia="Times New Roman" w:cs="Consolas"/>
                <w:i/>
                <w:iCs/>
                <w:color w:val="2A00FF"/>
                <w:sz w:val="20"/>
                <w:szCs w:val="20"/>
              </w:rPr>
              <w:t>"creditcard.numbermissingerror"</w:t>
            </w:r>
            <w:r w:rsidR="00B32948">
              <w:rPr>
                <w:rFonts w:eastAsia="Times New Roman" w:cs="Consolas"/>
                <w:i/>
                <w:iCs/>
                <w:color w:val="2A00FF"/>
                <w:sz w:val="20"/>
                <w:szCs w:val="20"/>
              </w:rPr>
              <w:t xml:space="preserve"> </w:t>
            </w:r>
            <w:r w:rsidRPr="00E33D85">
              <w:rPr>
                <w:rFonts w:eastAsia="Times New Roman" w:cs="Consolas"/>
                <w:color w:val="7F007F"/>
                <w:sz w:val="20"/>
                <w:szCs w:val="20"/>
              </w:rPr>
              <w:t>value-error</w:t>
            </w:r>
            <w:r w:rsidRPr="00E33D85">
              <w:rPr>
                <w:rFonts w:eastAsia="Times New Roman" w:cs="Consolas"/>
                <w:color w:val="000000"/>
                <w:sz w:val="20"/>
                <w:szCs w:val="20"/>
              </w:rPr>
              <w:t>=</w:t>
            </w:r>
            <w:r w:rsidRPr="00E33D85">
              <w:rPr>
                <w:rFonts w:eastAsia="Times New Roman" w:cs="Consolas"/>
                <w:i/>
                <w:iCs/>
                <w:color w:val="2A00FF"/>
                <w:sz w:val="20"/>
                <w:szCs w:val="20"/>
              </w:rPr>
              <w:t>"creditcard.numbervalueerror"</w:t>
            </w:r>
            <w:r w:rsidRPr="00E33D85">
              <w:rPr>
                <w:rFonts w:eastAsia="Times New Roman" w:cs="Consolas"/>
                <w:color w:val="008080"/>
                <w:sz w:val="20"/>
                <w:szCs w:val="20"/>
              </w:rPr>
              <w:t>/&gt;</w:t>
            </w:r>
          </w:p>
          <w:p w14:paraId="1CDF5D30" w14:textId="77777777" w:rsidR="00A83ED0" w:rsidRPr="00E33D85" w:rsidRDefault="00A83ED0" w:rsidP="00634BE4">
            <w:pPr>
              <w:autoSpaceDE w:val="0"/>
              <w:autoSpaceDN w:val="0"/>
              <w:adjustRightInd w:val="0"/>
              <w:spacing w:after="0" w:line="240" w:lineRule="auto"/>
              <w:rPr>
                <w:rFonts w:eastAsia="Times New Roman" w:cs="Consolas"/>
                <w:color w:val="008080"/>
                <w:sz w:val="20"/>
                <w:szCs w:val="20"/>
              </w:rPr>
            </w:pPr>
          </w:p>
        </w:tc>
      </w:tr>
    </w:tbl>
    <w:p w14:paraId="5FD1278F" w14:textId="77777777" w:rsidR="00A83ED0" w:rsidRPr="00E33D85" w:rsidRDefault="00A83ED0" w:rsidP="00A83ED0">
      <w:pPr>
        <w:pStyle w:val="Heading4"/>
        <w:rPr>
          <w:rFonts w:asciiTheme="minorHAnsi" w:hAnsiTheme="minorHAnsi"/>
        </w:rPr>
      </w:pPr>
      <w:r w:rsidRPr="00E33D85">
        <w:rPr>
          <w:rFonts w:asciiTheme="minorHAnsi" w:hAnsiTheme="minorHAnsi"/>
        </w:rPr>
        <w:lastRenderedPageBreak/>
        <w:t>Template - creditcardjson.isml</w:t>
      </w:r>
    </w:p>
    <w:p w14:paraId="75E78D89" w14:textId="77777777" w:rsidR="00A83ED0" w:rsidRDefault="00F120CA" w:rsidP="00F120CA">
      <w:r>
        <w:t>Update code to mask ccNumber inside if condition, also r</w:t>
      </w:r>
      <w:r w:rsidR="00A83ED0" w:rsidRPr="00E33D85">
        <w:t>etrieve subscription token of saved card to be used further</w:t>
      </w:r>
      <w:r>
        <w:t>:</w:t>
      </w:r>
    </w:p>
    <w:tbl>
      <w:tblPr>
        <w:tblStyle w:val="TableGrid"/>
        <w:tblW w:w="0" w:type="auto"/>
        <w:tblLook w:val="04A0" w:firstRow="1" w:lastRow="0" w:firstColumn="1" w:lastColumn="0" w:noHBand="0" w:noVBand="1"/>
      </w:tblPr>
      <w:tblGrid>
        <w:gridCol w:w="10296"/>
      </w:tblGrid>
      <w:tr w:rsidR="00F120CA" w14:paraId="06026601" w14:textId="77777777" w:rsidTr="00F120CA">
        <w:tc>
          <w:tcPr>
            <w:tcW w:w="10296" w:type="dxa"/>
          </w:tcPr>
          <w:p w14:paraId="4F2DB2E2" w14:textId="77777777"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p w14:paraId="27347A85" w14:textId="77777777"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rPr>
              <w:tab/>
            </w:r>
            <w:r w:rsidRPr="00F120CA">
              <w:rPr>
                <w:rFonts w:eastAsia="Times New Roman" w:cs="Consolas"/>
                <w:color w:val="000000"/>
                <w:sz w:val="20"/>
                <w:szCs w:val="20"/>
                <w:highlight w:val="yellow"/>
              </w:rPr>
              <w:t>var ccNumber;</w:t>
            </w:r>
          </w:p>
          <w:p w14:paraId="234D01CE" w14:textId="77777777"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t>if('maskedFourDigit' in pdict.SelectedCreditCard.custom &amp;</w:t>
            </w:r>
            <w:r w:rsidRPr="00F120CA">
              <w:rPr>
                <w:rFonts w:eastAsia="Times New Roman" w:cs="Consolas"/>
                <w:sz w:val="20"/>
                <w:szCs w:val="20"/>
                <w:highlight w:val="yellow"/>
              </w:rPr>
              <w:t>&amp;</w:t>
            </w:r>
            <w:r w:rsidRPr="00F120CA">
              <w:rPr>
                <w:rFonts w:eastAsia="Times New Roman" w:cs="Consolas"/>
                <w:color w:val="000000"/>
                <w:sz w:val="20"/>
                <w:szCs w:val="20"/>
                <w:highlight w:val="yellow"/>
              </w:rPr>
              <w:t xml:space="preserve"> !empty(pdict.SelectedCreditCard.custom.maskedFourDigit)){</w:t>
            </w:r>
          </w:p>
          <w:p w14:paraId="5C4B0C3C" w14:textId="77777777"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pdict.SelectedCreditCard.custom.maskedFourDigit;</w:t>
            </w:r>
          </w:p>
          <w:p w14:paraId="46212FD1" w14:textId="77777777"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 else {</w:t>
            </w:r>
          </w:p>
          <w:p w14:paraId="02342C7D" w14:textId="77777777"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pdict.SelectedCreditCard.maskedCreditCardNumber;</w:t>
            </w:r>
          </w:p>
          <w:p w14:paraId="269B566F" w14:textId="77777777"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w:t>
            </w:r>
          </w:p>
          <w:p w14:paraId="304F9B72" w14:textId="77777777"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t>var cc = {</w:t>
            </w:r>
            <w:r w:rsidRPr="00F120CA">
              <w:rPr>
                <w:rFonts w:eastAsia="Times New Roman" w:cs="Consolas"/>
                <w:color w:val="000000"/>
                <w:sz w:val="20"/>
                <w:szCs w:val="20"/>
                <w:highlight w:val="yellow"/>
              </w:rPr>
              <w:tab/>
            </w:r>
          </w:p>
          <w:p w14:paraId="790B3AF4" w14:textId="77777777"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maskedNumber:ccNumber,</w:t>
            </w:r>
          </w:p>
          <w:p w14:paraId="3EE19AFA" w14:textId="77777777"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holder:pdict.SelectedCreditCard.creditCardHolder,</w:t>
            </w:r>
          </w:p>
          <w:p w14:paraId="700337DE" w14:textId="77777777"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type:pdict.SelectedCreditCard.creditCardType,</w:t>
            </w:r>
          </w:p>
          <w:p w14:paraId="468331B0" w14:textId="77777777"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expirationMonth:pdict.SelectedCreditCard.creditCardExpirationMonth,</w:t>
            </w:r>
          </w:p>
          <w:p w14:paraId="32161876" w14:textId="77777777"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rPr>
              <w:tab/>
            </w:r>
            <w:r w:rsidRPr="00F120CA">
              <w:rPr>
                <w:rFonts w:eastAsia="Times New Roman" w:cs="Consolas"/>
                <w:color w:val="000000"/>
                <w:sz w:val="20"/>
                <w:szCs w:val="20"/>
              </w:rPr>
              <w:tab/>
              <w:t>expirationYear:pdict.SelectedCreditCard.creditCardExpirationYear</w:t>
            </w:r>
            <w:r w:rsidRPr="00F120CA">
              <w:rPr>
                <w:rFonts w:eastAsia="Times New Roman" w:cs="Consolas"/>
                <w:color w:val="000000"/>
                <w:sz w:val="20"/>
                <w:szCs w:val="20"/>
                <w:highlight w:val="yellow"/>
              </w:rPr>
              <w:t>,</w:t>
            </w:r>
          </w:p>
          <w:p w14:paraId="14B53372" w14:textId="77777777"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selectedCardID:pdict.SelectedCreditCard.UUID</w:t>
            </w:r>
          </w:p>
          <w:p w14:paraId="06836852" w14:textId="77777777"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p>
          <w:p w14:paraId="7A45C556" w14:textId="77777777"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t>}</w:t>
            </w:r>
          </w:p>
          <w:p w14:paraId="61B0733E" w14:textId="77777777"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t>var json = JSON.stringify(cc);</w:t>
            </w:r>
            <w:r w:rsidRPr="00F120CA">
              <w:rPr>
                <w:rFonts w:eastAsia="Times New Roman" w:cs="Consolas"/>
                <w:color w:val="000000"/>
                <w:sz w:val="20"/>
                <w:szCs w:val="20"/>
              </w:rPr>
              <w:tab/>
            </w:r>
          </w:p>
          <w:p w14:paraId="49420D3B" w14:textId="77777777" w:rsidR="00F120CA" w:rsidRDefault="00F120CA" w:rsidP="00F120CA">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tc>
      </w:tr>
    </w:tbl>
    <w:p w14:paraId="250FF87A" w14:textId="77777777" w:rsidR="00FA3730" w:rsidRPr="00E33D85" w:rsidRDefault="00FA3730" w:rsidP="00FA3730">
      <w:pPr>
        <w:pStyle w:val="Heading4"/>
        <w:rPr>
          <w:rFonts w:asciiTheme="minorHAnsi" w:hAnsiTheme="minorHAnsi"/>
        </w:rPr>
      </w:pPr>
      <w:r w:rsidRPr="00E33D85">
        <w:rPr>
          <w:rFonts w:asciiTheme="minorHAnsi" w:hAnsiTheme="minorHAnsi"/>
        </w:rPr>
        <w:t xml:space="preserve">Template - </w:t>
      </w:r>
      <w:r>
        <w:rPr>
          <w:rFonts w:asciiTheme="minorHAnsi" w:hAnsiTheme="minorHAnsi"/>
        </w:rPr>
        <w:t>minicreditcard</w:t>
      </w:r>
      <w:r w:rsidRPr="00E33D85">
        <w:rPr>
          <w:rFonts w:asciiTheme="minorHAnsi" w:hAnsiTheme="minorHAnsi"/>
        </w:rPr>
        <w:t>.isml</w:t>
      </w:r>
    </w:p>
    <w:p w14:paraId="70BC1810" w14:textId="77777777" w:rsidR="00FA3730" w:rsidRPr="00E33D85" w:rsidRDefault="00FA3730" w:rsidP="00FA3730">
      <w:pPr>
        <w:ind w:firstLine="360"/>
      </w:pPr>
      <w:r>
        <w:t xml:space="preserve">Add condition </w:t>
      </w:r>
      <w:r w:rsidR="00914AC3">
        <w:t>to map</w:t>
      </w:r>
      <w:r>
        <w:t xml:space="preserve"> credit card number with four digit mask </w:t>
      </w:r>
      <w:r w:rsidR="00413D18">
        <w:t>card number</w:t>
      </w:r>
    </w:p>
    <w:tbl>
      <w:tblPr>
        <w:tblStyle w:val="TableGrid"/>
        <w:tblW w:w="0" w:type="auto"/>
        <w:tblInd w:w="18" w:type="dxa"/>
        <w:tblLook w:val="04A0" w:firstRow="1" w:lastRow="0" w:firstColumn="1" w:lastColumn="0" w:noHBand="0" w:noVBand="1"/>
      </w:tblPr>
      <w:tblGrid>
        <w:gridCol w:w="10278"/>
      </w:tblGrid>
      <w:tr w:rsidR="00FA3730" w:rsidRPr="00E33D85" w14:paraId="1EADA3CB" w14:textId="77777777" w:rsidTr="00634BE4">
        <w:tc>
          <w:tcPr>
            <w:tcW w:w="10278" w:type="dxa"/>
          </w:tcPr>
          <w:p w14:paraId="7AF42368" w14:textId="77777777"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8080"/>
                <w:sz w:val="20"/>
                <w:szCs w:val="20"/>
              </w:rPr>
              <w:t>&lt;</w:t>
            </w:r>
            <w:r w:rsidRPr="00FA3730">
              <w:rPr>
                <w:rFonts w:eastAsia="Times New Roman" w:cs="Consolas"/>
                <w:color w:val="3F7F7F"/>
                <w:sz w:val="20"/>
                <w:szCs w:val="20"/>
                <w:highlight w:val="lightGray"/>
              </w:rPr>
              <w:t>isscript</w:t>
            </w:r>
            <w:r w:rsidRPr="00FA3730">
              <w:rPr>
                <w:rFonts w:eastAsia="Times New Roman" w:cs="Consolas"/>
                <w:color w:val="008080"/>
                <w:sz w:val="20"/>
                <w:szCs w:val="20"/>
              </w:rPr>
              <w:t>&gt;</w:t>
            </w:r>
          </w:p>
          <w:p w14:paraId="02FF47E4" w14:textId="77777777"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t>var ccType, ccNumber, ccMonth, ccYear, ccOwner;</w:t>
            </w:r>
          </w:p>
          <w:p w14:paraId="1675BA17" w14:textId="77777777" w:rsidR="00FA3730" w:rsidRPr="00FA3730" w:rsidRDefault="00FA3730" w:rsidP="00FA3730">
            <w:pPr>
              <w:autoSpaceDE w:val="0"/>
              <w:autoSpaceDN w:val="0"/>
              <w:adjustRightInd w:val="0"/>
              <w:spacing w:after="0" w:line="240" w:lineRule="auto"/>
              <w:rPr>
                <w:rFonts w:eastAsia="Times New Roman" w:cs="Consolas"/>
                <w:sz w:val="20"/>
                <w:szCs w:val="20"/>
              </w:rPr>
            </w:pPr>
          </w:p>
          <w:p w14:paraId="3D70CA0B" w14:textId="77777777"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t>if (pdict.card) {</w:t>
            </w:r>
          </w:p>
          <w:p w14:paraId="2B03CFA1" w14:textId="77777777"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ccType = pdict.card.creditCardType;</w:t>
            </w:r>
          </w:p>
          <w:p w14:paraId="4C411FD7" w14:textId="77777777"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rPr>
              <w:tab/>
            </w:r>
            <w:r w:rsidRPr="00FA3730">
              <w:rPr>
                <w:rFonts w:eastAsia="Times New Roman" w:cs="Consolas"/>
                <w:color w:val="000000"/>
                <w:sz w:val="20"/>
                <w:szCs w:val="20"/>
              </w:rPr>
              <w:tab/>
            </w:r>
            <w:r w:rsidRPr="00FA3730">
              <w:rPr>
                <w:rFonts w:eastAsia="Times New Roman" w:cs="Consolas"/>
                <w:color w:val="000000"/>
                <w:sz w:val="20"/>
                <w:szCs w:val="20"/>
                <w:highlight w:val="yellow"/>
              </w:rPr>
              <w:t>if('maskedFourDigit' in pdict.card.custom &amp;</w:t>
            </w:r>
            <w:r w:rsidRPr="00FA3730">
              <w:rPr>
                <w:rFonts w:eastAsia="Times New Roman" w:cs="Consolas"/>
                <w:sz w:val="20"/>
                <w:szCs w:val="20"/>
                <w:highlight w:val="yellow"/>
              </w:rPr>
              <w:t>&amp;</w:t>
            </w:r>
            <w:r w:rsidRPr="00FA3730">
              <w:rPr>
                <w:rFonts w:eastAsia="Times New Roman" w:cs="Consolas"/>
                <w:color w:val="000000"/>
                <w:sz w:val="20"/>
                <w:szCs w:val="20"/>
                <w:highlight w:val="yellow"/>
              </w:rPr>
              <w:t xml:space="preserve"> !empty(pdict.card.custom.maskedFourDigit)){</w:t>
            </w:r>
          </w:p>
          <w:p w14:paraId="796F5877" w14:textId="77777777"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pdict.card.custom.maskedFourDigit;</w:t>
            </w:r>
          </w:p>
          <w:p w14:paraId="3FA1B382" w14:textId="77777777"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 else {</w:t>
            </w:r>
          </w:p>
          <w:p w14:paraId="397059D2" w14:textId="77777777"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pdict.card.maskedCreditCardNumber;</w:t>
            </w:r>
          </w:p>
          <w:p w14:paraId="26328DBB" w14:textId="77777777"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w:t>
            </w:r>
          </w:p>
          <w:p w14:paraId="7C73FA80" w14:textId="77777777"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r>
          </w:p>
          <w:p w14:paraId="085DE9DA" w14:textId="77777777"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ccMonth = pdict.card.creditCardExpirationMonth;</w:t>
            </w:r>
          </w:p>
          <w:p w14:paraId="15E112A9" w14:textId="77777777"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ccYear = pdict.card.creditCardExpirationYear;</w:t>
            </w:r>
          </w:p>
          <w:p w14:paraId="7695954A" w14:textId="77777777"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ccOwner = pdict.card.creditCardHolder;</w:t>
            </w:r>
          </w:p>
          <w:p w14:paraId="638D250D" w14:textId="77777777"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t>}</w:t>
            </w:r>
          </w:p>
          <w:p w14:paraId="38D35697" w14:textId="77777777" w:rsidR="00FA3730" w:rsidRPr="00E33D85" w:rsidRDefault="00FA3730" w:rsidP="005C1822">
            <w:pPr>
              <w:pStyle w:val="BodyText"/>
            </w:pPr>
            <w:r w:rsidRPr="00FA3730">
              <w:rPr>
                <w:color w:val="008080"/>
              </w:rPr>
              <w:t>&lt;/</w:t>
            </w:r>
            <w:r w:rsidRPr="00FA3730">
              <w:rPr>
                <w:highlight w:val="lightGray"/>
              </w:rPr>
              <w:t>isscript</w:t>
            </w:r>
            <w:r w:rsidRPr="00FA3730">
              <w:rPr>
                <w:color w:val="008080"/>
              </w:rPr>
              <w:t>&gt;</w:t>
            </w:r>
          </w:p>
        </w:tc>
      </w:tr>
    </w:tbl>
    <w:p w14:paraId="06715A6C" w14:textId="77777777" w:rsidR="00A83ED0" w:rsidRPr="00E33D85" w:rsidRDefault="00A83ED0" w:rsidP="00A83ED0">
      <w:pPr>
        <w:pStyle w:val="Heading4"/>
        <w:rPr>
          <w:rFonts w:asciiTheme="minorHAnsi" w:hAnsiTheme="minorHAnsi"/>
        </w:rPr>
      </w:pPr>
      <w:r w:rsidRPr="00E33D85">
        <w:rPr>
          <w:rFonts w:asciiTheme="minorHAnsi" w:hAnsiTheme="minorHAnsi"/>
        </w:rPr>
        <w:lastRenderedPageBreak/>
        <w:t>Script - Resource.ds</w:t>
      </w:r>
    </w:p>
    <w:p w14:paraId="45A69323" w14:textId="77777777" w:rsidR="00A83ED0" w:rsidRPr="00E33D85" w:rsidRDefault="00A83ED0" w:rsidP="00A83ED0">
      <w:pPr>
        <w:pStyle w:val="Heading5"/>
        <w:rPr>
          <w:rFonts w:asciiTheme="minorHAnsi" w:hAnsiTheme="minorHAnsi"/>
        </w:rPr>
      </w:pPr>
      <w:r w:rsidRPr="00E33D85">
        <w:rPr>
          <w:rFonts w:asciiTheme="minorHAnsi" w:hAnsiTheme="minorHAnsi"/>
        </w:rPr>
        <w:t>Update  ResourceHelper.getPreferences</w:t>
      </w:r>
    </w:p>
    <w:tbl>
      <w:tblPr>
        <w:tblStyle w:val="TableGrid"/>
        <w:tblW w:w="0" w:type="auto"/>
        <w:tblLook w:val="04A0" w:firstRow="1" w:lastRow="0" w:firstColumn="1" w:lastColumn="0" w:noHBand="0" w:noVBand="1"/>
      </w:tblPr>
      <w:tblGrid>
        <w:gridCol w:w="10296"/>
      </w:tblGrid>
      <w:tr w:rsidR="00A83ED0" w:rsidRPr="00E33D85" w14:paraId="79B7469B" w14:textId="77777777" w:rsidTr="00634BE4">
        <w:tc>
          <w:tcPr>
            <w:tcW w:w="10296" w:type="dxa"/>
          </w:tcPr>
          <w:p w14:paraId="22677E82" w14:textId="77777777" w:rsidR="00A034AE" w:rsidRPr="00A034AE" w:rsidRDefault="00A034AE" w:rsidP="00A034AE">
            <w:pPr>
              <w:autoSpaceDE w:val="0"/>
              <w:autoSpaceDN w:val="0"/>
              <w:adjustRightInd w:val="0"/>
              <w:spacing w:after="0" w:line="240" w:lineRule="auto"/>
              <w:rPr>
                <w:rFonts w:eastAsia="Times New Roman" w:cs="Consolas"/>
                <w:sz w:val="20"/>
                <w:szCs w:val="20"/>
              </w:rPr>
            </w:pPr>
            <w:r w:rsidRPr="00A034AE">
              <w:rPr>
                <w:rFonts w:eastAsia="Times New Roman" w:cs="Consolas"/>
                <w:color w:val="000000"/>
                <w:sz w:val="20"/>
                <w:szCs w:val="20"/>
              </w:rPr>
              <w:t>COOKIE_HINT: (cookieHintAsset &amp;&amp; cookieHintAsset.</w:t>
            </w:r>
            <w:r w:rsidRPr="00A034AE">
              <w:rPr>
                <w:rFonts w:eastAsia="Times New Roman" w:cs="Consolas"/>
                <w:color w:val="000000"/>
                <w:sz w:val="20"/>
                <w:szCs w:val="20"/>
                <w:u w:val="single"/>
              </w:rPr>
              <w:t>online</w:t>
            </w:r>
            <w:r w:rsidRPr="00A034AE">
              <w:rPr>
                <w:rFonts w:eastAsia="Times New Roman" w:cs="Consolas"/>
                <w:color w:val="000000"/>
                <w:sz w:val="20"/>
                <w:szCs w:val="20"/>
              </w:rPr>
              <w:t>) || false,</w:t>
            </w:r>
          </w:p>
          <w:p w14:paraId="776CFE11" w14:textId="77777777" w:rsidR="00A034AE" w:rsidRPr="00A034AE" w:rsidRDefault="00A034AE" w:rsidP="00A034AE">
            <w:pPr>
              <w:spacing w:after="0" w:line="240" w:lineRule="auto"/>
            </w:pPr>
            <w:r w:rsidRPr="00A034AE">
              <w:rPr>
                <w:rFonts w:eastAsia="Times New Roman" w:cs="Consolas"/>
                <w:color w:val="000000"/>
                <w:sz w:val="20"/>
                <w:szCs w:val="20"/>
              </w:rPr>
              <w:t>CHECK_TLS: Site.</w:t>
            </w:r>
            <w:r w:rsidRPr="00A034AE">
              <w:rPr>
                <w:rFonts w:eastAsia="Times New Roman" w:cs="Consolas"/>
                <w:color w:val="000000"/>
                <w:sz w:val="20"/>
                <w:szCs w:val="20"/>
                <w:u w:val="single"/>
              </w:rPr>
              <w:t>getCurrent</w:t>
            </w:r>
            <w:r w:rsidRPr="00A034AE">
              <w:rPr>
                <w:rFonts w:eastAsia="Times New Roman" w:cs="Consolas"/>
                <w:color w:val="000000"/>
                <w:sz w:val="20"/>
                <w:szCs w:val="20"/>
              </w:rPr>
              <w:t>().</w:t>
            </w:r>
            <w:r w:rsidRPr="00A034AE">
              <w:rPr>
                <w:rFonts w:eastAsia="Times New Roman" w:cs="Consolas"/>
                <w:color w:val="000000"/>
                <w:sz w:val="20"/>
                <w:szCs w:val="20"/>
                <w:u w:val="single"/>
              </w:rPr>
              <w:t>getCustomPreferenceValue</w:t>
            </w:r>
            <w:r w:rsidRPr="00A034AE">
              <w:rPr>
                <w:rFonts w:eastAsia="Times New Roman" w:cs="Consolas"/>
                <w:color w:val="000000"/>
                <w:sz w:val="20"/>
                <w:szCs w:val="20"/>
              </w:rPr>
              <w:t>(</w:t>
            </w:r>
            <w:r w:rsidRPr="00A034AE">
              <w:rPr>
                <w:rFonts w:eastAsia="Times New Roman" w:cs="Consolas"/>
                <w:color w:val="2A00FF"/>
                <w:sz w:val="20"/>
                <w:szCs w:val="20"/>
              </w:rPr>
              <w:t>'checkTLS'</w:t>
            </w:r>
            <w:r w:rsidRPr="00A034AE">
              <w:rPr>
                <w:rFonts w:eastAsia="Times New Roman" w:cs="Consolas"/>
                <w:color w:val="000000"/>
                <w:sz w:val="20"/>
                <w:szCs w:val="20"/>
              </w:rPr>
              <w:t>),</w:t>
            </w:r>
          </w:p>
          <w:p w14:paraId="2B5BBEE6" w14:textId="59F931CC" w:rsidR="00A83ED0" w:rsidRPr="00A034AE" w:rsidRDefault="00B54007" w:rsidP="00634BE4">
            <w:pPr>
              <w:spacing w:after="0" w:line="240" w:lineRule="auto"/>
              <w:rPr>
                <w:rFonts w:eastAsia="Times New Roman" w:cs="Times New Roman"/>
                <w:b/>
                <w:sz w:val="20"/>
                <w:szCs w:val="20"/>
              </w:rPr>
            </w:pPr>
            <w:r w:rsidRPr="00A034AE">
              <w:rPr>
                <w:sz w:val="20"/>
                <w:szCs w:val="20"/>
                <w:highlight w:val="yellow"/>
              </w:rPr>
              <w:t>TOKENIZATION_ENABLED: (Site.getCurrent().getCustomPreferenceValue('CsTokenizationEnable') == 'YES')? true : false</w:t>
            </w:r>
          </w:p>
        </w:tc>
      </w:tr>
    </w:tbl>
    <w:p w14:paraId="071CAC56" w14:textId="77777777" w:rsidR="00080F6B" w:rsidRPr="00E33D85" w:rsidRDefault="00080F6B" w:rsidP="00080F6B">
      <w:pPr>
        <w:pStyle w:val="Heading4"/>
        <w:rPr>
          <w:rFonts w:asciiTheme="minorHAnsi" w:hAnsiTheme="minorHAnsi"/>
        </w:rPr>
      </w:pPr>
      <w:r>
        <w:rPr>
          <w:rFonts w:asciiTheme="minorHAnsi" w:hAnsiTheme="minorHAnsi"/>
        </w:rPr>
        <w:t>Controller–COBilling.js</w:t>
      </w:r>
    </w:p>
    <w:p w14:paraId="720C14D0" w14:textId="77777777" w:rsidR="00080F6B" w:rsidRDefault="00080F6B" w:rsidP="00080F6B">
      <w:r>
        <w:t xml:space="preserve">Update </w:t>
      </w:r>
      <w:r w:rsidRPr="00080F6B">
        <w:t>initCreditCardList</w:t>
      </w:r>
      <w:r>
        <w:t xml:space="preserve"> function </w:t>
      </w:r>
    </w:p>
    <w:p w14:paraId="54876AE5" w14:textId="77777777" w:rsidR="00080F6B" w:rsidRPr="00E33D85" w:rsidRDefault="00080F6B" w:rsidP="00080F6B">
      <w:r>
        <w:t>Update function to migrate old card based on current paymentIntstrument inside customer authenticated if condition</w:t>
      </w:r>
    </w:p>
    <w:tbl>
      <w:tblPr>
        <w:tblStyle w:val="TableGrid"/>
        <w:tblW w:w="0" w:type="auto"/>
        <w:tblInd w:w="18" w:type="dxa"/>
        <w:tblLook w:val="04A0" w:firstRow="1" w:lastRow="0" w:firstColumn="1" w:lastColumn="0" w:noHBand="0" w:noVBand="1"/>
      </w:tblPr>
      <w:tblGrid>
        <w:gridCol w:w="10278"/>
      </w:tblGrid>
      <w:tr w:rsidR="00080F6B" w:rsidRPr="00E33D85" w14:paraId="630BC1CE" w14:textId="77777777" w:rsidTr="00634BE4">
        <w:tc>
          <w:tcPr>
            <w:tcW w:w="10278" w:type="dxa"/>
          </w:tcPr>
          <w:p w14:paraId="6A1CAC6E" w14:textId="77777777"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(customer.authenticated) {</w:t>
            </w:r>
          </w:p>
          <w:p w14:paraId="690FDE9C" w14:textId="77777777"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b/>
                <w:bCs/>
                <w:color w:val="7F0055"/>
                <w:sz w:val="20"/>
                <w:szCs w:val="20"/>
              </w:rPr>
              <w:t>var</w:t>
            </w:r>
            <w:r w:rsidRPr="00080F6B">
              <w:rPr>
                <w:rFonts w:eastAsia="Times New Roman" w:cs="Consolas"/>
                <w:color w:val="000000"/>
                <w:sz w:val="20"/>
                <w:szCs w:val="20"/>
              </w:rPr>
              <w:t xml:space="preserve"> profile = app.getModel(</w:t>
            </w:r>
            <w:r w:rsidRPr="00080F6B">
              <w:rPr>
                <w:rFonts w:eastAsia="Times New Roman" w:cs="Consolas"/>
                <w:color w:val="2A00FF"/>
                <w:sz w:val="20"/>
                <w:szCs w:val="20"/>
              </w:rPr>
              <w:t>'Profile'</w:t>
            </w:r>
            <w:r w:rsidRPr="00080F6B">
              <w:rPr>
                <w:rFonts w:eastAsia="Times New Roman" w:cs="Consolas"/>
                <w:color w:val="000000"/>
                <w:sz w:val="20"/>
                <w:szCs w:val="20"/>
              </w:rPr>
              <w:t>).get();</w:t>
            </w:r>
          </w:p>
          <w:p w14:paraId="20DC0108" w14:textId="77777777" w:rsidR="00080F6B" w:rsidRPr="00080F6B" w:rsidRDefault="00080F6B" w:rsidP="00080F6B">
            <w:pPr>
              <w:autoSpaceDE w:val="0"/>
              <w:autoSpaceDN w:val="0"/>
              <w:adjustRightInd w:val="0"/>
              <w:spacing w:after="0" w:line="240" w:lineRule="auto"/>
              <w:rPr>
                <w:rFonts w:eastAsia="Times New Roman" w:cs="Consolas"/>
                <w:sz w:val="20"/>
                <w:szCs w:val="20"/>
              </w:rPr>
            </w:pPr>
          </w:p>
          <w:p w14:paraId="33205B23" w14:textId="77777777" w:rsidR="00080F6B" w:rsidRPr="00080F6B" w:rsidRDefault="00080F6B" w:rsidP="00080F6B">
            <w:pPr>
              <w:autoSpaceDE w:val="0"/>
              <w:autoSpaceDN w:val="0"/>
              <w:adjustRightInd w:val="0"/>
              <w:spacing w:after="0" w:line="240" w:lineRule="auto"/>
              <w:rPr>
                <w:rFonts w:eastAsia="Times New Roman" w:cs="Consolas"/>
                <w:sz w:val="20"/>
                <w:szCs w:val="20"/>
                <w:highlight w:val="yellow"/>
              </w:rPr>
            </w:pPr>
            <w:r w:rsidRPr="00080F6B">
              <w:rPr>
                <w:rFonts w:eastAsia="Times New Roman" w:cs="Consolas"/>
                <w:color w:val="000000"/>
                <w:sz w:val="20"/>
                <w:szCs w:val="20"/>
              </w:rPr>
              <w:tab/>
            </w:r>
            <w:r w:rsidRPr="00080F6B">
              <w:rPr>
                <w:rFonts w:eastAsia="Times New Roman" w:cs="Consolas"/>
                <w:b/>
                <w:bCs/>
                <w:color w:val="7F0055"/>
                <w:sz w:val="20"/>
                <w:szCs w:val="20"/>
                <w:highlight w:val="yellow"/>
              </w:rPr>
              <w:t>var</w:t>
            </w:r>
            <w:r w:rsidRPr="00080F6B">
              <w:rPr>
                <w:rFonts w:eastAsia="Times New Roman" w:cs="Consolas"/>
                <w:color w:val="000000"/>
                <w:sz w:val="20"/>
                <w:szCs w:val="20"/>
                <w:highlight w:val="yellow"/>
              </w:rPr>
              <w:t xml:space="preserve"> migrateCard = require(</w:t>
            </w:r>
            <w:r w:rsidRPr="00080F6B">
              <w:rPr>
                <w:rFonts w:eastAsia="Times New Roman" w:cs="Consolas"/>
                <w:color w:val="2A00FF"/>
                <w:sz w:val="20"/>
                <w:szCs w:val="20"/>
                <w:highlight w:val="yellow"/>
              </w:rPr>
              <w:t>'int_cybersource/cartridge/scripts/helper/migrateOldCardToken'</w:t>
            </w:r>
            <w:r w:rsidRPr="00080F6B">
              <w:rPr>
                <w:rFonts w:eastAsia="Times New Roman" w:cs="Consolas"/>
                <w:color w:val="000000"/>
                <w:sz w:val="20"/>
                <w:szCs w:val="20"/>
                <w:highlight w:val="yellow"/>
              </w:rPr>
              <w:t>);</w:t>
            </w:r>
          </w:p>
          <w:p w14:paraId="7B550F46" w14:textId="77777777"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color w:val="000000"/>
                <w:sz w:val="20"/>
                <w:szCs w:val="20"/>
                <w:highlight w:val="yellow"/>
              </w:rPr>
              <w:tab/>
              <w:t>migrateCard.MigrateOldCardToken(customer.profile.wallet.paymentInstruments);</w:t>
            </w:r>
          </w:p>
          <w:p w14:paraId="0937EE2A" w14:textId="77777777" w:rsidR="00080F6B" w:rsidRPr="00080F6B" w:rsidRDefault="00080F6B" w:rsidP="00080F6B">
            <w:pPr>
              <w:autoSpaceDE w:val="0"/>
              <w:autoSpaceDN w:val="0"/>
              <w:adjustRightInd w:val="0"/>
              <w:spacing w:after="0" w:line="240" w:lineRule="auto"/>
              <w:rPr>
                <w:rFonts w:eastAsia="Times New Roman" w:cs="Consolas"/>
                <w:sz w:val="20"/>
                <w:szCs w:val="20"/>
              </w:rPr>
            </w:pPr>
          </w:p>
          <w:p w14:paraId="41B86CF1" w14:textId="77777777"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(profile) {</w:t>
            </w:r>
          </w:p>
          <w:p w14:paraId="5B382F6B" w14:textId="77777777"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color w:val="000000"/>
                <w:sz w:val="20"/>
                <w:szCs w:val="20"/>
              </w:rPr>
              <w:t xml:space="preserve">            applicableCreditCards = profile.validateWalletPaymentInstruments(countryCode, paymentAmount.getValue()).ValidPaymentInstruments;</w:t>
            </w:r>
          </w:p>
          <w:p w14:paraId="157FFBDB" w14:textId="77777777"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color w:val="000000"/>
                <w:sz w:val="20"/>
                <w:szCs w:val="20"/>
              </w:rPr>
              <w:t xml:space="preserve">        }</w:t>
            </w:r>
          </w:p>
          <w:p w14:paraId="69EDCE2F" w14:textId="77777777" w:rsidR="00080F6B" w:rsidRPr="00E33D85" w:rsidRDefault="00080F6B" w:rsidP="005C1822">
            <w:pPr>
              <w:pStyle w:val="BodyText"/>
            </w:pPr>
            <w:r w:rsidRPr="00080F6B">
              <w:t xml:space="preserve">    }</w:t>
            </w:r>
          </w:p>
        </w:tc>
      </w:tr>
    </w:tbl>
    <w:p w14:paraId="5516E8C8" w14:textId="77777777" w:rsidR="00747254" w:rsidRPr="00E33D85" w:rsidRDefault="00AD4779" w:rsidP="00747254">
      <w:pPr>
        <w:pStyle w:val="Heading4"/>
        <w:rPr>
          <w:rFonts w:asciiTheme="minorHAnsi" w:hAnsiTheme="minorHAnsi"/>
        </w:rPr>
      </w:pPr>
      <w:r>
        <w:rPr>
          <w:rFonts w:asciiTheme="minorHAnsi" w:hAnsiTheme="minorHAnsi"/>
        </w:rPr>
        <w:t>Controller - Hooks.json</w:t>
      </w:r>
    </w:p>
    <w:p w14:paraId="6AED1E8A" w14:textId="77777777" w:rsidR="00720C6A" w:rsidRDefault="0006091C" w:rsidP="00EE0B6C">
      <w:r w:rsidRPr="00E33D85">
        <w:t>Replace hook entry for CYBERSOURCE_CREDIT</w:t>
      </w:r>
    </w:p>
    <w:p w14:paraId="4D704A84" w14:textId="573FED73" w:rsidR="00A52C61" w:rsidRPr="00A52C61" w:rsidRDefault="00A52C61" w:rsidP="00EE0B6C">
      <w:r w:rsidRPr="00A52C61">
        <w:rPr>
          <w:highlight w:val="yellow"/>
        </w:rPr>
        <w:t>[Note: Please delete CYBERSOURCE_CREDIT.js from &lt;storefront controller cartridge&gt;/cartridge/script/payment/processor to process the file present in CyberSource cartridge]</w:t>
      </w:r>
    </w:p>
    <w:tbl>
      <w:tblPr>
        <w:tblStyle w:val="TableGrid"/>
        <w:tblW w:w="0" w:type="auto"/>
        <w:tblLook w:val="04A0" w:firstRow="1" w:lastRow="0" w:firstColumn="1" w:lastColumn="0" w:noHBand="0" w:noVBand="1"/>
      </w:tblPr>
      <w:tblGrid>
        <w:gridCol w:w="10296"/>
      </w:tblGrid>
      <w:tr w:rsidR="00FE6932" w14:paraId="0136DD88" w14:textId="77777777" w:rsidTr="00FE6932">
        <w:tc>
          <w:tcPr>
            <w:tcW w:w="10296" w:type="dxa"/>
          </w:tcPr>
          <w:p w14:paraId="25B984D4" w14:textId="77777777" w:rsidR="00FE6932" w:rsidRPr="00FE6932" w:rsidRDefault="00FE6932" w:rsidP="00FE6932">
            <w:pPr>
              <w:autoSpaceDE w:val="0"/>
              <w:autoSpaceDN w:val="0"/>
              <w:adjustRightInd w:val="0"/>
              <w:spacing w:after="0" w:line="240" w:lineRule="auto"/>
              <w:rPr>
                <w:rFonts w:ascii="Consolas" w:eastAsia="Times New Roman" w:hAnsi="Consolas" w:cs="Consolas"/>
                <w:sz w:val="20"/>
                <w:szCs w:val="20"/>
                <w:highlight w:val="yellow"/>
              </w:rPr>
            </w:pPr>
            <w:r w:rsidRPr="00FE6932">
              <w:rPr>
                <w:rFonts w:ascii="Consolas" w:eastAsia="Times New Roman" w:hAnsi="Consolas" w:cs="Consolas"/>
                <w:color w:val="000000"/>
                <w:sz w:val="20"/>
                <w:szCs w:val="20"/>
                <w:highlight w:val="yellow"/>
              </w:rPr>
              <w:t>{</w:t>
            </w:r>
          </w:p>
          <w:p w14:paraId="592973AF" w14:textId="77777777" w:rsidR="00FE6932" w:rsidRPr="00FE6932" w:rsidRDefault="00FE6932" w:rsidP="00FE6932">
            <w:pPr>
              <w:autoSpaceDE w:val="0"/>
              <w:autoSpaceDN w:val="0"/>
              <w:adjustRightInd w:val="0"/>
              <w:spacing w:after="0" w:line="240" w:lineRule="auto"/>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"name"</w:t>
            </w:r>
            <w:r w:rsidRPr="00FE6932">
              <w:rPr>
                <w:rFonts w:ascii="Consolas" w:eastAsia="Times New Roman" w:hAnsi="Consolas" w:cs="Consolas"/>
                <w:color w:val="0000FF"/>
                <w:sz w:val="20"/>
                <w:szCs w:val="20"/>
                <w:highlight w:val="yellow"/>
              </w:rPr>
              <w:t>: "app.payment.processor.CYBERSOURCE_CREDIT"</w:t>
            </w:r>
            <w:r w:rsidRPr="00FE6932">
              <w:rPr>
                <w:rFonts w:ascii="Consolas" w:eastAsia="Times New Roman" w:hAnsi="Consolas" w:cs="Consolas"/>
                <w:color w:val="000000"/>
                <w:sz w:val="20"/>
                <w:szCs w:val="20"/>
                <w:highlight w:val="yellow"/>
              </w:rPr>
              <w:t>,</w:t>
            </w:r>
          </w:p>
          <w:p w14:paraId="2647E308" w14:textId="77777777" w:rsidR="00FE6932" w:rsidRPr="00FE6932" w:rsidRDefault="00FE6932" w:rsidP="00FE6932">
            <w:pPr>
              <w:autoSpaceDE w:val="0"/>
              <w:autoSpaceDN w:val="0"/>
              <w:adjustRightInd w:val="0"/>
              <w:spacing w:after="0" w:line="240" w:lineRule="auto"/>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"script"</w:t>
            </w:r>
            <w:r w:rsidRPr="00FE6932">
              <w:rPr>
                <w:rFonts w:ascii="Consolas" w:eastAsia="Times New Roman" w:hAnsi="Consolas" w:cs="Consolas"/>
                <w:color w:val="0000FF"/>
                <w:sz w:val="20"/>
                <w:szCs w:val="20"/>
                <w:highlight w:val="yellow"/>
              </w:rPr>
              <w:t>: "./../../../int_cybersource_controllers/cartridge/scripts/payment/processor/CYBERSOURCE_CREDIT"</w:t>
            </w:r>
          </w:p>
          <w:p w14:paraId="2EDD774F" w14:textId="77777777" w:rsidR="00FE6932" w:rsidRDefault="00FE6932" w:rsidP="00FE6932">
            <w:r w:rsidRPr="00FE6932">
              <w:rPr>
                <w:rFonts w:ascii="Consolas" w:eastAsia="Times New Roman" w:hAnsi="Consolas" w:cs="Consolas"/>
                <w:color w:val="0000FF"/>
                <w:sz w:val="20"/>
                <w:szCs w:val="20"/>
                <w:highlight w:val="yellow"/>
              </w:rPr>
              <w:tab/>
            </w:r>
            <w:r w:rsidRPr="00FE6932">
              <w:rPr>
                <w:rFonts w:ascii="Consolas" w:eastAsia="Times New Roman" w:hAnsi="Consolas" w:cs="Consolas"/>
                <w:color w:val="0000FF"/>
                <w:sz w:val="20"/>
                <w:szCs w:val="20"/>
                <w:highlight w:val="yellow"/>
              </w:rPr>
              <w:tab/>
              <w:t>},</w:t>
            </w:r>
          </w:p>
        </w:tc>
      </w:tr>
    </w:tbl>
    <w:p w14:paraId="30DD56FD" w14:textId="4C7B4D5A" w:rsidR="00747254" w:rsidRPr="00E33D85" w:rsidRDefault="00747254" w:rsidP="00747254">
      <w:pPr>
        <w:pStyle w:val="Heading3"/>
        <w:rPr>
          <w:rFonts w:asciiTheme="minorHAnsi" w:hAnsiTheme="minorHAnsi"/>
          <w:b w:val="0"/>
        </w:rPr>
      </w:pPr>
      <w:bookmarkStart w:id="1215" w:name="_Toc368651147"/>
      <w:bookmarkStart w:id="1216" w:name="_Toc492046223"/>
      <w:bookmarkEnd w:id="111"/>
      <w:r w:rsidRPr="00E33D85">
        <w:rPr>
          <w:rFonts w:asciiTheme="minorHAnsi" w:hAnsiTheme="minorHAnsi"/>
          <w:b w:val="0"/>
        </w:rPr>
        <w:t>Tax Service</w:t>
      </w:r>
      <w:bookmarkEnd w:id="1215"/>
      <w:bookmarkEnd w:id="1216"/>
    </w:p>
    <w:p w14:paraId="365F04AC" w14:textId="77777777" w:rsidR="00747254" w:rsidRPr="00E33D85" w:rsidRDefault="00747254" w:rsidP="00747254">
      <w:pPr>
        <w:pStyle w:val="Heading4"/>
        <w:rPr>
          <w:rFonts w:asciiTheme="minorHAnsi" w:hAnsiTheme="minorHAnsi"/>
        </w:rPr>
      </w:pPr>
      <w:r w:rsidRPr="00E33D85">
        <w:rPr>
          <w:rFonts w:asciiTheme="minorHAnsi" w:hAnsiTheme="minorHAnsi"/>
        </w:rPr>
        <w:t>Script - calculate.</w:t>
      </w:r>
      <w:commentRangeStart w:id="1217"/>
      <w:r w:rsidRPr="00E33D85">
        <w:rPr>
          <w:rFonts w:asciiTheme="minorHAnsi" w:hAnsiTheme="minorHAnsi"/>
        </w:rPr>
        <w:t>js</w:t>
      </w:r>
      <w:commentRangeEnd w:id="1217"/>
      <w:r w:rsidR="005174B5">
        <w:rPr>
          <w:rStyle w:val="CommentReference"/>
          <w:rFonts w:asciiTheme="minorHAnsi" w:eastAsiaTheme="minorHAnsi" w:hAnsiTheme="minorHAnsi" w:cstheme="minorBidi"/>
          <w:b w:val="0"/>
        </w:rPr>
        <w:commentReference w:id="1217"/>
      </w:r>
      <w:r w:rsidRPr="00E33D85">
        <w:rPr>
          <w:rFonts w:asciiTheme="minorHAnsi" w:hAnsiTheme="minorHAnsi"/>
        </w:rPr>
        <w:t xml:space="preserve"> </w:t>
      </w:r>
    </w:p>
    <w:p w14:paraId="76431AE0" w14:textId="77777777" w:rsidR="009C7B56" w:rsidRPr="009C7B56" w:rsidRDefault="009C7B56" w:rsidP="00E3695D">
      <w:pPr>
        <w:pStyle w:val="Heading5"/>
        <w:rPr>
          <w:rFonts w:asciiTheme="minorHAnsi" w:eastAsiaTheme="minorHAnsi" w:hAnsiTheme="minorHAnsi" w:cstheme="minorBidi"/>
          <w:b w:val="0"/>
          <w:bCs/>
          <w:color w:val="000000" w:themeColor="text1"/>
          <w:szCs w:val="22"/>
        </w:rPr>
      </w:pPr>
      <w:r w:rsidRPr="009C7B56">
        <w:rPr>
          <w:rFonts w:asciiTheme="minorHAnsi" w:eastAsiaTheme="minorHAnsi" w:hAnsiTheme="minorHAnsi" w:cstheme="minorBidi"/>
          <w:b w:val="0"/>
          <w:bCs/>
          <w:color w:val="000000" w:themeColor="text1"/>
          <w:szCs w:val="22"/>
        </w:rPr>
        <w:t>Call calculateTaxes function of cybersource by adding below line after basket.updateTotals()</w:t>
      </w:r>
    </w:p>
    <w:p w14:paraId="076B0A8D" w14:textId="77777777" w:rsidR="00E3695D" w:rsidRPr="00E33D85" w:rsidRDefault="00E3695D" w:rsidP="005C1822">
      <w:pPr>
        <w:pStyle w:val="BodyText"/>
      </w:pPr>
    </w:p>
    <w:tbl>
      <w:tblPr>
        <w:tblStyle w:val="TableGrid"/>
        <w:tblW w:w="0" w:type="auto"/>
        <w:tblLook w:val="04A0" w:firstRow="1" w:lastRow="0" w:firstColumn="1" w:lastColumn="0" w:noHBand="0" w:noVBand="1"/>
      </w:tblPr>
      <w:tblGrid>
        <w:gridCol w:w="10296"/>
      </w:tblGrid>
      <w:tr w:rsidR="00827779" w:rsidRPr="00E33D85" w14:paraId="317165E3" w14:textId="77777777" w:rsidTr="00827779">
        <w:tc>
          <w:tcPr>
            <w:tcW w:w="10296" w:type="dxa"/>
          </w:tcPr>
          <w:p w14:paraId="30806A69" w14:textId="77777777"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calculateProductPrices(basket);</w:t>
            </w:r>
          </w:p>
          <w:p w14:paraId="497F17E9" w14:textId="77777777" w:rsidR="007F2944" w:rsidRDefault="007F2944" w:rsidP="007F2944">
            <w:pPr>
              <w:autoSpaceDE w:val="0"/>
              <w:autoSpaceDN w:val="0"/>
              <w:adjustRightInd w:val="0"/>
              <w:spacing w:after="0" w:line="240" w:lineRule="auto"/>
              <w:rPr>
                <w:rFonts w:ascii="Consolas" w:eastAsia="Times New Roman" w:hAnsi="Consolas" w:cs="Consolas"/>
                <w:sz w:val="20"/>
                <w:szCs w:val="20"/>
              </w:rPr>
            </w:pPr>
          </w:p>
          <w:p w14:paraId="2BC51059" w14:textId="77777777"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14:paraId="421103D8" w14:textId="77777777"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CALCULATE TAX                   =====</w:t>
            </w:r>
          </w:p>
          <w:p w14:paraId="21CD4352" w14:textId="77777777"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14:paraId="5A9C7010" w14:textId="77777777"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7F2944">
              <w:rPr>
                <w:rFonts w:ascii="Consolas" w:eastAsia="Times New Roman" w:hAnsi="Consolas" w:cs="Consolas"/>
                <w:b/>
                <w:bCs/>
                <w:color w:val="7F0055"/>
                <w:sz w:val="20"/>
                <w:szCs w:val="20"/>
                <w:highlight w:val="yellow"/>
              </w:rPr>
              <w:t>if</w:t>
            </w:r>
            <w:r w:rsidRPr="007F2944">
              <w:rPr>
                <w:rFonts w:ascii="Consolas" w:eastAsia="Times New Roman" w:hAnsi="Consolas" w:cs="Consolas"/>
                <w:color w:val="000000"/>
                <w:sz w:val="20"/>
                <w:szCs w:val="20"/>
                <w:highlight w:val="yellow"/>
              </w:rPr>
              <w:t xml:space="preserve"> (dw.order.TaxMgr.taxationPolicy == dw.order.TaxMgr.TAX_POLICY_NET </w:t>
            </w:r>
          </w:p>
          <w:p w14:paraId="3E83F665" w14:textId="77777777"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&amp;&amp; dw.system.Site.getCurrent().getCustomPreferenceValue(</w:t>
            </w:r>
            <w:r w:rsidRPr="007F2944">
              <w:rPr>
                <w:rFonts w:ascii="Consolas" w:eastAsia="Times New Roman" w:hAnsi="Consolas" w:cs="Consolas"/>
                <w:color w:val="2A00FF"/>
                <w:sz w:val="20"/>
                <w:szCs w:val="20"/>
                <w:highlight w:val="yellow"/>
              </w:rPr>
              <w:t>'CsEnableTaxation'</w:t>
            </w:r>
            <w:r w:rsidRPr="007F2944">
              <w:rPr>
                <w:rFonts w:ascii="Consolas" w:eastAsia="Times New Roman" w:hAnsi="Consolas" w:cs="Consolas"/>
                <w:color w:val="000000"/>
                <w:sz w:val="20"/>
                <w:szCs w:val="20"/>
                <w:highlight w:val="yellow"/>
              </w:rPr>
              <w:t>)) {</w:t>
            </w:r>
          </w:p>
          <w:p w14:paraId="67905FB3" w14:textId="77777777"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require(</w:t>
            </w:r>
            <w:r w:rsidRPr="007F2944">
              <w:rPr>
                <w:rFonts w:ascii="Consolas" w:eastAsia="Times New Roman" w:hAnsi="Consolas" w:cs="Consolas"/>
                <w:color w:val="2A00FF"/>
                <w:sz w:val="20"/>
                <w:szCs w:val="20"/>
                <w:highlight w:val="yellow"/>
              </w:rPr>
              <w:t>'int_cybersource/cartridge/scripts/tax/adaptor/TaxAdaptor'</w:t>
            </w:r>
            <w:r w:rsidRPr="007F2944">
              <w:rPr>
                <w:rFonts w:ascii="Consolas" w:eastAsia="Times New Roman" w:hAnsi="Consolas" w:cs="Consolas"/>
                <w:color w:val="000000"/>
                <w:sz w:val="20"/>
                <w:szCs w:val="20"/>
                <w:highlight w:val="yellow"/>
              </w:rPr>
              <w:t>).CalculateTaxes(basket);</w:t>
            </w:r>
          </w:p>
          <w:p w14:paraId="28B43C28" w14:textId="77777777"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basket.updateTotals();</w:t>
            </w:r>
          </w:p>
          <w:p w14:paraId="2574941D" w14:textId="77777777"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b/>
                <w:bCs/>
                <w:color w:val="7F0055"/>
                <w:sz w:val="20"/>
                <w:szCs w:val="20"/>
                <w:highlight w:val="yellow"/>
              </w:rPr>
              <w:t>else</w:t>
            </w:r>
            <w:r w:rsidRPr="007F2944">
              <w:rPr>
                <w:rFonts w:ascii="Consolas" w:eastAsia="Times New Roman" w:hAnsi="Consolas" w:cs="Consolas"/>
                <w:color w:val="000000"/>
                <w:sz w:val="20"/>
                <w:szCs w:val="20"/>
                <w:highlight w:val="yellow"/>
              </w:rPr>
              <w:t>{</w:t>
            </w:r>
          </w:p>
          <w:p w14:paraId="0462DE40" w14:textId="77777777"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calculateTax(basket);</w:t>
            </w:r>
          </w:p>
          <w:p w14:paraId="5FF4FC30" w14:textId="77777777"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basket.updateTotals();</w:t>
            </w:r>
          </w:p>
          <w:p w14:paraId="547BAD74" w14:textId="77777777" w:rsidR="007F2944" w:rsidRDefault="007F2944" w:rsidP="007F2944">
            <w:pPr>
              <w:autoSpaceDE w:val="0"/>
              <w:autoSpaceDN w:val="0"/>
              <w:adjustRightInd w:val="0"/>
              <w:spacing w:after="0" w:line="240" w:lineRule="auto"/>
              <w:rPr>
                <w:rFonts w:ascii="Consolas" w:eastAsia="Times New Roman" w:hAnsi="Consolas" w:cs="Consolas"/>
                <w:sz w:val="20"/>
                <w:szCs w:val="20"/>
              </w:rPr>
            </w:pPr>
            <w:r w:rsidRPr="007F2944">
              <w:rPr>
                <w:rFonts w:ascii="Consolas" w:eastAsia="Times New Roman" w:hAnsi="Consolas" w:cs="Consolas"/>
                <w:color w:val="000000"/>
                <w:sz w:val="20"/>
                <w:szCs w:val="20"/>
                <w:highlight w:val="yellow"/>
              </w:rPr>
              <w:t xml:space="preserve">    }</w:t>
            </w:r>
          </w:p>
          <w:p w14:paraId="27BA2A30" w14:textId="77777777"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14:paraId="2BF12E42" w14:textId="77777777"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DONE                         =====</w:t>
            </w:r>
          </w:p>
          <w:p w14:paraId="5E886401" w14:textId="77777777" w:rsidR="00827779" w:rsidRPr="00E33D85" w:rsidRDefault="007F2944" w:rsidP="007F2944">
            <w:pPr>
              <w:autoSpaceDE w:val="0"/>
              <w:autoSpaceDN w:val="0"/>
              <w:adjustRightInd w:val="0"/>
              <w:spacing w:after="0" w:line="240" w:lineRule="auto"/>
              <w:rPr>
                <w:rFonts w:eastAsia="Times New Roman"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tc>
      </w:tr>
    </w:tbl>
    <w:p w14:paraId="665E820A" w14:textId="77777777" w:rsidR="00827779" w:rsidRPr="00E33D85" w:rsidRDefault="00827779" w:rsidP="00E3695D">
      <w:pPr>
        <w:autoSpaceDE w:val="0"/>
        <w:autoSpaceDN w:val="0"/>
        <w:adjustRightInd w:val="0"/>
        <w:spacing w:after="0" w:line="240" w:lineRule="auto"/>
        <w:rPr>
          <w:rFonts w:eastAsia="Times New Roman" w:cs="Consolas"/>
          <w:color w:val="000000"/>
          <w:sz w:val="20"/>
          <w:szCs w:val="20"/>
        </w:rPr>
      </w:pPr>
    </w:p>
    <w:p w14:paraId="52AFABE6" w14:textId="77777777" w:rsidR="003615C1" w:rsidRPr="00E33D85" w:rsidRDefault="003615C1" w:rsidP="003615C1">
      <w:pPr>
        <w:pStyle w:val="Heading4"/>
        <w:rPr>
          <w:rFonts w:asciiTheme="minorHAnsi" w:hAnsiTheme="minorHAnsi"/>
        </w:rPr>
      </w:pPr>
      <w:r w:rsidRPr="00E33D85">
        <w:rPr>
          <w:rFonts w:asciiTheme="minorHAnsi" w:hAnsiTheme="minorHAnsi"/>
        </w:rPr>
        <w:t>Controller Cartridge – Script OrderModel.js</w:t>
      </w:r>
    </w:p>
    <w:p w14:paraId="38627078" w14:textId="77777777" w:rsidR="003615C1" w:rsidRPr="00E33D85" w:rsidRDefault="003615C1" w:rsidP="003615C1">
      <w:pPr>
        <w:pStyle w:val="Heading5"/>
        <w:rPr>
          <w:rFonts w:asciiTheme="minorHAnsi" w:hAnsiTheme="minorHAnsi"/>
        </w:rPr>
      </w:pPr>
      <w:r w:rsidRPr="00E33D85">
        <w:rPr>
          <w:rFonts w:asciiTheme="minorHAnsi" w:hAnsiTheme="minorHAnsi"/>
        </w:rPr>
        <w:t>Update placeOrder function</w:t>
      </w:r>
    </w:p>
    <w:p w14:paraId="3381843C" w14:textId="77777777" w:rsidR="003615C1" w:rsidRPr="00E33D85" w:rsidRDefault="003615C1" w:rsidP="005C1822">
      <w:pPr>
        <w:pStyle w:val="BodyText"/>
        <w:numPr>
          <w:ilvl w:val="0"/>
          <w:numId w:val="56"/>
        </w:numPr>
      </w:pPr>
      <w:r w:rsidRPr="00E33D85">
        <w:t xml:space="preserve">Set variable session.custom.SkipTaxCalculation=false; </w:t>
      </w:r>
      <w:r w:rsidRPr="00E33D85">
        <w:rPr>
          <w:rFonts w:eastAsia="Times New Roman" w:cs="Consolas"/>
          <w:color w:val="000000"/>
        </w:rPr>
        <w:t>before failOrder</w:t>
      </w:r>
    </w:p>
    <w:tbl>
      <w:tblPr>
        <w:tblStyle w:val="TableGrid"/>
        <w:tblW w:w="0" w:type="auto"/>
        <w:tblInd w:w="18" w:type="dxa"/>
        <w:tblLook w:val="04A0" w:firstRow="1" w:lastRow="0" w:firstColumn="1" w:lastColumn="0" w:noHBand="0" w:noVBand="1"/>
      </w:tblPr>
      <w:tblGrid>
        <w:gridCol w:w="10278"/>
      </w:tblGrid>
      <w:tr w:rsidR="00FA3C2C" w:rsidRPr="00E33D85" w14:paraId="7BBA9097" w14:textId="77777777" w:rsidTr="00636F6D">
        <w:tc>
          <w:tcPr>
            <w:tcW w:w="10278" w:type="dxa"/>
          </w:tcPr>
          <w:p w14:paraId="0ABAC712" w14:textId="77777777"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b/>
                <w:bCs/>
                <w:color w:val="7F0055"/>
                <w:sz w:val="20"/>
                <w:szCs w:val="20"/>
              </w:rPr>
              <w:t>function</w:t>
            </w:r>
            <w:r w:rsidRPr="004801AB">
              <w:rPr>
                <w:rFonts w:eastAsia="Times New Roman" w:cs="Consolas"/>
                <w:color w:val="000000"/>
                <w:sz w:val="20"/>
                <w:szCs w:val="20"/>
              </w:rPr>
              <w:t xml:space="preserve"> placeOrder(order) {</w:t>
            </w:r>
          </w:p>
          <w:p w14:paraId="3A73A5C7" w14:textId="77777777"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b/>
                <w:bCs/>
                <w:color w:val="7F0055"/>
                <w:sz w:val="20"/>
                <w:szCs w:val="20"/>
              </w:rPr>
              <w:t>var</w:t>
            </w:r>
            <w:r w:rsidRPr="004801AB">
              <w:rPr>
                <w:rFonts w:eastAsia="Times New Roman" w:cs="Consolas"/>
                <w:color w:val="000000"/>
                <w:sz w:val="20"/>
                <w:szCs w:val="20"/>
              </w:rPr>
              <w:t xml:space="preserve"> placeOrderStatus = OrderMgr.placeOrder(order);</w:t>
            </w:r>
          </w:p>
          <w:p w14:paraId="01AB8B87" w14:textId="77777777"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b/>
                <w:bCs/>
                <w:color w:val="7F0055"/>
                <w:sz w:val="20"/>
                <w:szCs w:val="20"/>
              </w:rPr>
              <w:t>if</w:t>
            </w:r>
            <w:r w:rsidRPr="004801AB">
              <w:rPr>
                <w:rFonts w:eastAsia="Times New Roman" w:cs="Consolas"/>
                <w:color w:val="000000"/>
                <w:sz w:val="20"/>
                <w:szCs w:val="20"/>
              </w:rPr>
              <w:t xml:space="preserve"> (placeOrderStatus === Status.ERROR) {</w:t>
            </w:r>
          </w:p>
          <w:p w14:paraId="2D14716B" w14:textId="77777777"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ab/>
            </w:r>
            <w:r w:rsidRPr="004801AB">
              <w:rPr>
                <w:rFonts w:eastAsia="Times New Roman" w:cs="Consolas"/>
                <w:color w:val="000000"/>
                <w:sz w:val="20"/>
                <w:szCs w:val="20"/>
                <w:highlight w:val="yellow"/>
              </w:rPr>
              <w:t>session.custom.SkipTaxCalculation=</w:t>
            </w:r>
            <w:r w:rsidRPr="004801AB">
              <w:rPr>
                <w:rFonts w:eastAsia="Times New Roman" w:cs="Consolas"/>
                <w:b/>
                <w:bCs/>
                <w:color w:val="7F0055"/>
                <w:sz w:val="20"/>
                <w:szCs w:val="20"/>
                <w:highlight w:val="yellow"/>
              </w:rPr>
              <w:t>false</w:t>
            </w:r>
            <w:r w:rsidRPr="004801AB">
              <w:rPr>
                <w:rFonts w:eastAsia="Times New Roman" w:cs="Consolas"/>
                <w:color w:val="000000"/>
                <w:sz w:val="20"/>
                <w:szCs w:val="20"/>
                <w:highlight w:val="yellow"/>
              </w:rPr>
              <w:t>;</w:t>
            </w:r>
          </w:p>
          <w:p w14:paraId="044FD245" w14:textId="77777777"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OrderMgr.failOrder(order);</w:t>
            </w:r>
          </w:p>
          <w:p w14:paraId="0542549F" w14:textId="36439E6F" w:rsidR="004801AB" w:rsidRPr="004801AB" w:rsidRDefault="00B32948" w:rsidP="004801AB">
            <w:pPr>
              <w:autoSpaceDE w:val="0"/>
              <w:autoSpaceDN w:val="0"/>
              <w:adjustRightInd w:val="0"/>
              <w:spacing w:after="0" w:line="240" w:lineRule="auto"/>
              <w:ind w:left="720"/>
              <w:rPr>
                <w:rFonts w:eastAsia="Times New Roman" w:cs="Consolas"/>
                <w:sz w:val="20"/>
                <w:szCs w:val="20"/>
              </w:rPr>
            </w:pPr>
            <w:r>
              <w:rPr>
                <w:rFonts w:eastAsia="Times New Roman" w:cs="Consolas"/>
                <w:b/>
                <w:bCs/>
                <w:color w:val="7F0055"/>
                <w:sz w:val="20"/>
                <w:szCs w:val="20"/>
              </w:rPr>
              <w:t>t</w:t>
            </w:r>
            <w:r w:rsidR="004801AB" w:rsidRPr="004801AB">
              <w:rPr>
                <w:rFonts w:eastAsia="Times New Roman" w:cs="Consolas"/>
                <w:b/>
                <w:bCs/>
                <w:color w:val="7F0055"/>
                <w:sz w:val="20"/>
                <w:szCs w:val="20"/>
              </w:rPr>
              <w:t>hrow</w:t>
            </w:r>
            <w:r>
              <w:rPr>
                <w:rFonts w:eastAsia="Times New Roman" w:cs="Consolas"/>
                <w:b/>
                <w:bCs/>
                <w:color w:val="7F0055"/>
                <w:sz w:val="20"/>
                <w:szCs w:val="20"/>
              </w:rPr>
              <w:t xml:space="preserve"> </w:t>
            </w:r>
            <w:r w:rsidR="004801AB" w:rsidRPr="004801AB">
              <w:rPr>
                <w:rFonts w:eastAsia="Times New Roman" w:cs="Consolas"/>
                <w:b/>
                <w:bCs/>
                <w:color w:val="7F0055"/>
                <w:sz w:val="20"/>
                <w:szCs w:val="20"/>
              </w:rPr>
              <w:t>new</w:t>
            </w:r>
            <w:r w:rsidR="004801AB" w:rsidRPr="004801AB">
              <w:rPr>
                <w:rFonts w:eastAsia="Times New Roman" w:cs="Consolas"/>
                <w:color w:val="000000"/>
                <w:sz w:val="20"/>
                <w:szCs w:val="20"/>
              </w:rPr>
              <w:t xml:space="preserve"> Error(</w:t>
            </w:r>
            <w:r w:rsidR="004801AB" w:rsidRPr="004801AB">
              <w:rPr>
                <w:rFonts w:eastAsia="Times New Roman" w:cs="Consolas"/>
                <w:color w:val="2A00FF"/>
                <w:sz w:val="20"/>
                <w:szCs w:val="20"/>
              </w:rPr>
              <w:t>'Failed to place order.'</w:t>
            </w:r>
            <w:r w:rsidR="004801AB" w:rsidRPr="004801AB">
              <w:rPr>
                <w:rFonts w:eastAsia="Times New Roman" w:cs="Consolas"/>
                <w:color w:val="000000"/>
                <w:sz w:val="20"/>
                <w:szCs w:val="20"/>
              </w:rPr>
              <w:t>);</w:t>
            </w:r>
          </w:p>
          <w:p w14:paraId="5CB50A0A" w14:textId="77777777"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w:t>
            </w:r>
          </w:p>
          <w:p w14:paraId="284EF6E7" w14:textId="77777777"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order.setConfirmationStatus(Order.CONFIRMATION_STATUS_CONFIRMED);</w:t>
            </w:r>
          </w:p>
          <w:p w14:paraId="7862CA84" w14:textId="77777777"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order.setExportStatus(Order.EXPORT_STATUS_READY);</w:t>
            </w:r>
          </w:p>
          <w:p w14:paraId="0100188D" w14:textId="77777777" w:rsidR="00FA3C2C" w:rsidRPr="00E33D85" w:rsidRDefault="004801AB" w:rsidP="005C1822">
            <w:pPr>
              <w:pStyle w:val="BodyText"/>
            </w:pPr>
            <w:r w:rsidRPr="004801AB">
              <w:t>}</w:t>
            </w:r>
          </w:p>
        </w:tc>
      </w:tr>
    </w:tbl>
    <w:p w14:paraId="3F49F9FA" w14:textId="77777777" w:rsidR="004F6E98" w:rsidRPr="00E33D85" w:rsidRDefault="004F6E98" w:rsidP="005C1822">
      <w:pPr>
        <w:pStyle w:val="BodyText"/>
      </w:pPr>
    </w:p>
    <w:p w14:paraId="1407BA46" w14:textId="77777777" w:rsidR="00F40DD3" w:rsidRPr="00E33D85" w:rsidRDefault="00F40DD3" w:rsidP="00F40DD3">
      <w:pPr>
        <w:pStyle w:val="Heading4"/>
        <w:rPr>
          <w:rFonts w:asciiTheme="minorHAnsi" w:hAnsiTheme="minorHAnsi"/>
        </w:rPr>
      </w:pPr>
      <w:r w:rsidRPr="00E33D85">
        <w:rPr>
          <w:rFonts w:asciiTheme="minorHAnsi" w:hAnsiTheme="minorHAnsi"/>
        </w:rPr>
        <w:t>Controller -Cart.js</w:t>
      </w:r>
    </w:p>
    <w:p w14:paraId="0781C9BA" w14:textId="77777777" w:rsidR="00F40DD3" w:rsidRPr="00E33D85" w:rsidRDefault="00F40DD3" w:rsidP="00F40DD3">
      <w:pPr>
        <w:pStyle w:val="Heading5"/>
        <w:rPr>
          <w:rFonts w:asciiTheme="minorHAnsi" w:hAnsiTheme="minorHAnsi"/>
        </w:rPr>
      </w:pPr>
      <w:r w:rsidRPr="00E33D85">
        <w:rPr>
          <w:rFonts w:asciiTheme="minorHAnsi" w:hAnsiTheme="minorHAnsi"/>
        </w:rPr>
        <w:t>Update submitForm function</w:t>
      </w:r>
    </w:p>
    <w:p w14:paraId="1924A430" w14:textId="77777777" w:rsidR="00F40DD3" w:rsidRPr="00E33D85" w:rsidRDefault="00F40DD3" w:rsidP="005C1822">
      <w:pPr>
        <w:pStyle w:val="BodyText"/>
      </w:pPr>
      <w:r w:rsidRPr="00E33D85">
        <w:t>UpdatedeletePro</w:t>
      </w:r>
      <w:r w:rsidR="00D76170">
        <w:t>ducts</w:t>
      </w:r>
      <w:r w:rsidRPr="00E33D85">
        <w:t>ection by clear cartstatestring</w:t>
      </w:r>
    </w:p>
    <w:tbl>
      <w:tblPr>
        <w:tblStyle w:val="TableGrid"/>
        <w:tblW w:w="0" w:type="auto"/>
        <w:tblInd w:w="18" w:type="dxa"/>
        <w:tblLook w:val="04A0" w:firstRow="1" w:lastRow="0" w:firstColumn="1" w:lastColumn="0" w:noHBand="0" w:noVBand="1"/>
      </w:tblPr>
      <w:tblGrid>
        <w:gridCol w:w="10278"/>
      </w:tblGrid>
      <w:tr w:rsidR="00F40DD3" w:rsidRPr="00E33D85" w14:paraId="541AE67B" w14:textId="77777777" w:rsidTr="00F40DD3">
        <w:tc>
          <w:tcPr>
            <w:tcW w:w="10278" w:type="dxa"/>
          </w:tcPr>
          <w:p w14:paraId="2DBB8115" w14:textId="77777777"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2A00FF"/>
                <w:sz w:val="20"/>
                <w:szCs w:val="20"/>
              </w:rPr>
              <w:t>'deleteProduct'</w:t>
            </w:r>
            <w:r w:rsidRPr="00E33D85">
              <w:rPr>
                <w:rFonts w:eastAsia="Times New Roman" w:cs="Consolas"/>
                <w:color w:val="000000"/>
                <w:sz w:val="20"/>
                <w:szCs w:val="20"/>
              </w:rPr>
              <w:t xml:space="preser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(formgroup) {</w:t>
            </w:r>
          </w:p>
          <w:p w14:paraId="0D53CC96" w14:textId="77777777"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62DC54AE" w14:textId="77777777"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cart.removeProductLineItem(formgroup.getTriggeredAction().object);</w:t>
            </w:r>
          </w:p>
          <w:p w14:paraId="39A98E46" w14:textId="77777777"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session.custom.cartStateString =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14:paraId="38C3DEF5" w14:textId="77777777"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14:paraId="4D4D3A70" w14:textId="77777777" w:rsidR="00F40DD3" w:rsidRPr="00E33D85" w:rsidRDefault="00F40DD3" w:rsidP="00F40DD3">
            <w:pPr>
              <w:autoSpaceDE w:val="0"/>
              <w:autoSpaceDN w:val="0"/>
              <w:adjustRightInd w:val="0"/>
              <w:spacing w:after="0" w:line="240" w:lineRule="auto"/>
              <w:rPr>
                <w:rFonts w:eastAsia="Times New Roman" w:cs="Consolas"/>
                <w:sz w:val="20"/>
                <w:szCs w:val="20"/>
              </w:rPr>
            </w:pPr>
          </w:p>
          <w:p w14:paraId="26C7C7EF" w14:textId="77777777"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14:paraId="594DEF38" w14:textId="77777777"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 cart</w:t>
            </w:r>
          </w:p>
          <w:p w14:paraId="1DDF178E" w14:textId="77777777"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14:paraId="12975EC2" w14:textId="77777777" w:rsidR="00F40DD3" w:rsidRPr="00E33D85" w:rsidRDefault="00F40DD3" w:rsidP="005C1822">
            <w:pPr>
              <w:pStyle w:val="BodyText"/>
            </w:pPr>
            <w:r w:rsidRPr="00E33D85">
              <w:t xml:space="preserve">        },</w:t>
            </w:r>
          </w:p>
        </w:tc>
      </w:tr>
    </w:tbl>
    <w:p w14:paraId="2708EAC1" w14:textId="77777777" w:rsidR="00747254" w:rsidRPr="001958A7" w:rsidRDefault="00747254" w:rsidP="001958A7">
      <w:pPr>
        <w:pStyle w:val="Heading4"/>
      </w:pPr>
      <w:r w:rsidRPr="001958A7">
        <w:lastRenderedPageBreak/>
        <w:t>Controller – COShipping.js</w:t>
      </w:r>
    </w:p>
    <w:p w14:paraId="1C22C170" w14:textId="77777777"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updateShippingMethodList</w:t>
      </w:r>
      <w:r w:rsidR="00D76170" w:rsidRPr="00E33D85">
        <w:rPr>
          <w:rFonts w:asciiTheme="minorHAnsi" w:hAnsiTheme="minorHAnsi"/>
        </w:rPr>
        <w:t>“function</w:t>
      </w:r>
    </w:p>
    <w:p w14:paraId="7C63988F" w14:textId="77777777" w:rsidR="00747254" w:rsidRPr="00E33D85" w:rsidRDefault="00747254" w:rsidP="005C1822">
      <w:pPr>
        <w:pStyle w:val="BodyText"/>
        <w:numPr>
          <w:ilvl w:val="0"/>
          <w:numId w:val="30"/>
        </w:numPr>
      </w:pPr>
      <w:r w:rsidRPr="00E33D85">
        <w:t>Set session variable session.custom.SkipTaxCalculation=true</w:t>
      </w:r>
      <w:r w:rsidR="00D76170">
        <w:t xml:space="preserve">; inside for loop and </w:t>
      </w:r>
      <w:r w:rsidRPr="00E33D85">
        <w:t>before cart</w:t>
      </w:r>
      <w:r w:rsidR="00D76170">
        <w:t>.</w:t>
      </w:r>
      <w:r w:rsidR="00D76170" w:rsidRPr="00E33D85">
        <w:t>C</w:t>
      </w:r>
      <w:r w:rsidRPr="00E33D85">
        <w:t>alculate</w:t>
      </w:r>
      <w:r w:rsidR="00D76170">
        <w:t>()</w:t>
      </w:r>
    </w:p>
    <w:tbl>
      <w:tblPr>
        <w:tblStyle w:val="TableGrid"/>
        <w:tblW w:w="0" w:type="auto"/>
        <w:tblLook w:val="04A0" w:firstRow="1" w:lastRow="0" w:firstColumn="1" w:lastColumn="0" w:noHBand="0" w:noVBand="1"/>
      </w:tblPr>
      <w:tblGrid>
        <w:gridCol w:w="10296"/>
      </w:tblGrid>
      <w:tr w:rsidR="00CB7D8F" w:rsidRPr="00E33D85" w14:paraId="5F47DBC2" w14:textId="77777777" w:rsidTr="00CB7D8F">
        <w:tc>
          <w:tcPr>
            <w:tcW w:w="10296" w:type="dxa"/>
          </w:tcPr>
          <w:p w14:paraId="13E0B2F8" w14:textId="77777777"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applicableShippingMethods = cart.getApplicableShippingMethods(address);</w:t>
            </w:r>
          </w:p>
          <w:p w14:paraId="2E3E81E0" w14:textId="77777777"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shippingCosts = </w:t>
            </w:r>
            <w:r w:rsidRPr="00E33D85">
              <w:rPr>
                <w:rFonts w:eastAsia="Times New Roman" w:cs="Consolas"/>
                <w:b/>
                <w:bCs/>
                <w:color w:val="7F0055"/>
                <w:sz w:val="20"/>
                <w:szCs w:val="20"/>
              </w:rPr>
              <w:t>new</w:t>
            </w:r>
            <w:r w:rsidRPr="00E33D85">
              <w:rPr>
                <w:rFonts w:eastAsia="Times New Roman" w:cs="Consolas"/>
                <w:color w:val="000000"/>
                <w:sz w:val="20"/>
                <w:szCs w:val="20"/>
              </w:rPr>
              <w:t xml:space="preserve"> HashMap();</w:t>
            </w:r>
          </w:p>
          <w:p w14:paraId="2F09478B" w14:textId="77777777"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currentShippingMethod = cart.getDefaultShipment().getShippingMethod() || ShippingMgr.getDefaultShippingMethod();</w:t>
            </w:r>
          </w:p>
          <w:p w14:paraId="120A58D2" w14:textId="77777777"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14:paraId="31FE220B" w14:textId="77777777"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3F7F5F"/>
                <w:sz w:val="20"/>
                <w:szCs w:val="20"/>
              </w:rPr>
              <w:t>// Transaction controls are for fine tuning the performance of the data base interactions when calculating shipping methods</w:t>
            </w:r>
          </w:p>
          <w:p w14:paraId="7D6CCAD9" w14:textId="77777777"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Transaction.begin();</w:t>
            </w:r>
          </w:p>
          <w:p w14:paraId="51AED247" w14:textId="77777777"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14:paraId="3AC5D9EA" w14:textId="77777777"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b/>
                <w:bCs/>
                <w:color w:val="7F0055"/>
                <w:sz w:val="20"/>
                <w:szCs w:val="20"/>
              </w:rPr>
              <w:t>for</w:t>
            </w:r>
            <w:r w:rsidRPr="00E33D85">
              <w:rPr>
                <w:rFonts w:eastAsia="Times New Roman" w:cs="Consolas"/>
                <w:color w:val="000000"/>
                <w:sz w:val="20"/>
                <w:szCs w:val="20"/>
              </w:rPr>
              <w:t xml:space="preserve"> (i = 0; i &lt; applicableShippingMethods.length; i++) {</w:t>
            </w:r>
          </w:p>
          <w:p w14:paraId="5345C3F8" w14:textId="77777777"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method = applicableShippingMethods[i];</w:t>
            </w:r>
          </w:p>
          <w:p w14:paraId="367BD264" w14:textId="77777777"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14:paraId="4743233D" w14:textId="77777777" w:rsidR="00CB7D8F" w:rsidRPr="00E33D85" w:rsidRDefault="00CB7D8F" w:rsidP="00EE44B3">
            <w:pPr>
              <w:autoSpaceDE w:val="0"/>
              <w:autoSpaceDN w:val="0"/>
              <w:adjustRightInd w:val="0"/>
              <w:spacing w:after="0" w:line="240" w:lineRule="auto"/>
              <w:ind w:left="720"/>
              <w:rPr>
                <w:rFonts w:eastAsia="Times New Roman" w:cs="Consolas"/>
                <w:color w:val="000000"/>
                <w:sz w:val="20"/>
                <w:szCs w:val="20"/>
              </w:rPr>
            </w:pPr>
            <w:r w:rsidRPr="00E33D85">
              <w:rPr>
                <w:rFonts w:eastAsia="Times New Roman" w:cs="Consolas"/>
                <w:color w:val="000000"/>
                <w:sz w:val="20"/>
                <w:szCs w:val="20"/>
              </w:rPr>
              <w:t xml:space="preserve">        cart.updateShipmentShippingMethod(cart.getDefaultShipment().getID(), method.getID(), method, applicableShippingMethods);</w:t>
            </w:r>
          </w:p>
          <w:p w14:paraId="75ABBDFD" w14:textId="77777777" w:rsidR="00B73E0C" w:rsidRPr="00E33D85" w:rsidRDefault="00B73E0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sz w:val="20"/>
                <w:szCs w:val="20"/>
                <w:highlight w:val="yellow"/>
              </w:rPr>
              <w:t>session.custom.SkipTaxCalculation=true</w:t>
            </w:r>
            <w:r w:rsidR="00FA02A9" w:rsidRPr="00E33D85">
              <w:rPr>
                <w:rFonts w:eastAsia="Times New Roman" w:cs="Consolas"/>
                <w:sz w:val="20"/>
                <w:szCs w:val="20"/>
                <w:highlight w:val="yellow"/>
              </w:rPr>
              <w:t>;</w:t>
            </w:r>
          </w:p>
          <w:p w14:paraId="58A48327" w14:textId="77777777"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cart.calculate();</w:t>
            </w:r>
          </w:p>
          <w:p w14:paraId="3A484CE7" w14:textId="77777777"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shippingCosts.put(method.getID(), cart.preCalculateShipping(method));</w:t>
            </w:r>
          </w:p>
          <w:p w14:paraId="02BB1CAD" w14:textId="77777777" w:rsidR="00CB7D8F" w:rsidRPr="00E33D85" w:rsidRDefault="00CB7D8F" w:rsidP="005C1822">
            <w:pPr>
              <w:pStyle w:val="BodyText"/>
            </w:pPr>
            <w:r w:rsidRPr="00E33D85">
              <w:t xml:space="preserve">    }</w:t>
            </w:r>
          </w:p>
        </w:tc>
      </w:tr>
    </w:tbl>
    <w:p w14:paraId="62C6832F" w14:textId="77777777" w:rsidR="00CB7D8F" w:rsidRPr="00E33D85" w:rsidRDefault="00CB7D8F" w:rsidP="005C1822">
      <w:pPr>
        <w:pStyle w:val="BodyText"/>
      </w:pPr>
    </w:p>
    <w:p w14:paraId="74A38D85" w14:textId="77777777" w:rsidR="00747254" w:rsidRPr="00E33D85" w:rsidRDefault="00747254" w:rsidP="005C1822">
      <w:pPr>
        <w:pStyle w:val="BodyText"/>
      </w:pPr>
    </w:p>
    <w:p w14:paraId="4179134A" w14:textId="77777777" w:rsidR="00747254" w:rsidRPr="001958A7" w:rsidRDefault="00747254" w:rsidP="001958A7">
      <w:pPr>
        <w:pStyle w:val="Heading4"/>
      </w:pPr>
      <w:r w:rsidRPr="001958A7">
        <w:t>Controller – COPlaceOrder.js</w:t>
      </w:r>
    </w:p>
    <w:p w14:paraId="5CE5CDFB" w14:textId="77777777" w:rsidR="00BF2246" w:rsidRPr="00D93594" w:rsidRDefault="00BF2246" w:rsidP="00BF2246">
      <w:pPr>
        <w:pStyle w:val="Heading6"/>
        <w:ind w:left="0"/>
        <w:rPr>
          <w:rFonts w:asciiTheme="minorHAnsi" w:hAnsiTheme="minorHAnsi"/>
        </w:rPr>
      </w:pPr>
      <w:r w:rsidRPr="00D93594">
        <w:rPr>
          <w:rFonts w:asciiTheme="minorHAnsi" w:hAnsiTheme="minorHAnsi"/>
        </w:rPr>
        <w:t>Update “clearforms” function</w:t>
      </w:r>
    </w:p>
    <w:p w14:paraId="771BF6B0" w14:textId="77777777" w:rsidR="00BF2246" w:rsidRPr="00E33D85" w:rsidRDefault="00BF2246" w:rsidP="00BF2246">
      <w:r w:rsidRPr="00E33D85">
        <w:t>Add below snippet at end of function</w:t>
      </w:r>
    </w:p>
    <w:tbl>
      <w:tblPr>
        <w:tblStyle w:val="TableGrid"/>
        <w:tblW w:w="0" w:type="auto"/>
        <w:tblLook w:val="04A0" w:firstRow="1" w:lastRow="0" w:firstColumn="1" w:lastColumn="0" w:noHBand="0" w:noVBand="1"/>
      </w:tblPr>
      <w:tblGrid>
        <w:gridCol w:w="10296"/>
      </w:tblGrid>
      <w:tr w:rsidR="00BF2246" w:rsidRPr="00E33D85" w14:paraId="03ED3FEF" w14:textId="77777777" w:rsidTr="00991425">
        <w:tc>
          <w:tcPr>
            <w:tcW w:w="10296" w:type="dxa"/>
          </w:tcPr>
          <w:p w14:paraId="06D3BC58" w14:textId="77777777" w:rsidR="00BF2246" w:rsidRPr="00E33D85" w:rsidRDefault="00BF2246" w:rsidP="00991425">
            <w:pPr>
              <w:autoSpaceDE w:val="0"/>
              <w:autoSpaceDN w:val="0"/>
              <w:adjustRightInd w:val="0"/>
              <w:spacing w:after="0" w:line="240" w:lineRule="auto"/>
              <w:rPr>
                <w:rFonts w:eastAsia="Times New Roman" w:cs="Consolas"/>
                <w:sz w:val="20"/>
                <w:szCs w:val="20"/>
              </w:rPr>
            </w:pPr>
            <w:r w:rsidRPr="00BF2246">
              <w:rPr>
                <w:rFonts w:ascii="Consolas" w:eastAsia="Times New Roman" w:hAnsi="Consolas" w:cs="Consolas"/>
                <w:color w:val="000000"/>
                <w:sz w:val="20"/>
                <w:szCs w:val="20"/>
                <w:highlight w:val="yellow"/>
              </w:rPr>
              <w:t>session.custom.cartStateString=</w:t>
            </w:r>
            <w:r w:rsidRPr="00BF2246">
              <w:rPr>
                <w:rFonts w:ascii="Consolas" w:eastAsia="Times New Roman" w:hAnsi="Consolas" w:cs="Consolas"/>
                <w:b/>
                <w:bCs/>
                <w:color w:val="7F0055"/>
                <w:sz w:val="20"/>
                <w:szCs w:val="20"/>
                <w:highlight w:val="yellow"/>
              </w:rPr>
              <w:t>null</w:t>
            </w:r>
            <w:r>
              <w:rPr>
                <w:rFonts w:ascii="Consolas" w:eastAsia="Times New Roman" w:hAnsi="Consolas" w:cs="Consolas"/>
                <w:b/>
                <w:bCs/>
                <w:color w:val="7F0055"/>
                <w:sz w:val="20"/>
                <w:szCs w:val="20"/>
              </w:rPr>
              <w:t>;</w:t>
            </w:r>
          </w:p>
        </w:tc>
      </w:tr>
    </w:tbl>
    <w:p w14:paraId="3FBA5DA2" w14:textId="77777777"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start</w:t>
      </w:r>
      <w:r w:rsidR="00C83A72" w:rsidRPr="00E33D85">
        <w:rPr>
          <w:rFonts w:asciiTheme="minorHAnsi" w:hAnsiTheme="minorHAnsi"/>
        </w:rPr>
        <w:t xml:space="preserve">” </w:t>
      </w:r>
      <w:r w:rsidRPr="00E33D85">
        <w:rPr>
          <w:rFonts w:asciiTheme="minorHAnsi" w:hAnsiTheme="minorHAnsi"/>
        </w:rPr>
        <w:t>function</w:t>
      </w:r>
    </w:p>
    <w:p w14:paraId="6BA6F753" w14:textId="77777777" w:rsidR="00747254" w:rsidRPr="00E33D85" w:rsidRDefault="00747254" w:rsidP="005C1822">
      <w:pPr>
        <w:pStyle w:val="BodyText"/>
        <w:numPr>
          <w:ilvl w:val="0"/>
          <w:numId w:val="31"/>
        </w:numPr>
      </w:pPr>
      <w:r w:rsidRPr="00E33D85">
        <w:t>Set  session variable SkipTaxCalculation set as false in payment ERROR scenarios</w:t>
      </w:r>
    </w:p>
    <w:p w14:paraId="7F6B256F" w14:textId="77777777" w:rsidR="00DC7C30" w:rsidRPr="00AD0F4D" w:rsidRDefault="00DC7C30" w:rsidP="005C1822">
      <w:pPr>
        <w:pStyle w:val="BodyText"/>
      </w:pPr>
      <w:r w:rsidRPr="00AD0F4D">
        <w:t>session.custom.SkipTaxCalculation=false;</w:t>
      </w:r>
    </w:p>
    <w:p w14:paraId="4C87FDF2" w14:textId="77777777" w:rsidR="002B228A" w:rsidRPr="00E33D85" w:rsidRDefault="002B228A" w:rsidP="005C1822">
      <w:pPr>
        <w:pStyle w:val="BodyText"/>
      </w:pPr>
      <w:r>
        <w:rPr>
          <w:noProof/>
        </w:rPr>
        <w:lastRenderedPageBreak/>
        <w:drawing>
          <wp:inline distT="0" distB="0" distL="0" distR="0" wp14:anchorId="0FB92CCF" wp14:editId="4DF8BD37">
            <wp:extent cx="6029325" cy="647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9325" cy="6477000"/>
                    </a:xfrm>
                    <a:prstGeom prst="rect">
                      <a:avLst/>
                    </a:prstGeom>
                    <a:noFill/>
                    <a:ln>
                      <a:noFill/>
                    </a:ln>
                  </pic:spPr>
                </pic:pic>
              </a:graphicData>
            </a:graphic>
          </wp:inline>
        </w:drawing>
      </w:r>
    </w:p>
    <w:p w14:paraId="1826190A" w14:textId="77777777" w:rsidR="00747254" w:rsidRPr="00E33D85" w:rsidRDefault="00747254" w:rsidP="005C1822">
      <w:pPr>
        <w:pStyle w:val="BodyText"/>
      </w:pPr>
    </w:p>
    <w:p w14:paraId="089B4C3C" w14:textId="00CD2D01" w:rsidR="00747254" w:rsidRPr="00E33D85" w:rsidRDefault="00747254" w:rsidP="00747254">
      <w:pPr>
        <w:pStyle w:val="Heading3"/>
        <w:rPr>
          <w:rFonts w:asciiTheme="minorHAnsi" w:hAnsiTheme="minorHAnsi"/>
        </w:rPr>
      </w:pPr>
      <w:bookmarkStart w:id="1218" w:name="_Toc368651148"/>
      <w:bookmarkStart w:id="1219" w:name="_Toc492046224"/>
      <w:r w:rsidRPr="00E33D85">
        <w:rPr>
          <w:rFonts w:asciiTheme="minorHAnsi" w:hAnsiTheme="minorHAnsi"/>
        </w:rPr>
        <w:t>Address Verification Service</w:t>
      </w:r>
      <w:bookmarkEnd w:id="1218"/>
      <w:bookmarkEnd w:id="1219"/>
    </w:p>
    <w:p w14:paraId="48C844BB" w14:textId="77777777" w:rsidR="00747254" w:rsidRPr="00E33D85" w:rsidRDefault="00747254" w:rsidP="005C1822">
      <w:pPr>
        <w:pStyle w:val="BodyText"/>
      </w:pPr>
      <w:r w:rsidRPr="00E33D85">
        <w:t>Provide Site Preference values for 2 AVS-related business rules:</w:t>
      </w:r>
    </w:p>
    <w:p w14:paraId="460196D8" w14:textId="77777777" w:rsidR="00747254" w:rsidRPr="00E33D85" w:rsidRDefault="00747254" w:rsidP="005C1822">
      <w:pPr>
        <w:pStyle w:val="BodyText"/>
      </w:pPr>
      <w:r w:rsidRPr="00E33D85">
        <w:t xml:space="preserve">User can change the site preference value by following </w:t>
      </w:r>
      <w:hyperlink r:id="rId30" w:history="1">
        <w:r w:rsidRPr="00E33D85">
          <w:t>Merchant Tools</w:t>
        </w:r>
      </w:hyperlink>
      <w:r w:rsidRPr="00E33D85">
        <w:t> &gt;  </w:t>
      </w:r>
      <w:hyperlink r:id="rId31" w:history="1">
        <w:r w:rsidRPr="00E33D85">
          <w:t>Site Preferences</w:t>
        </w:r>
      </w:hyperlink>
      <w:r w:rsidRPr="00E33D85">
        <w:t> &gt;  </w:t>
      </w:r>
      <w:hyperlink r:id="rId32" w:history="1">
        <w:r w:rsidRPr="00E33D85">
          <w:t>Custom Site Preferences</w:t>
        </w:r>
      </w:hyperlink>
      <w:r w:rsidRPr="00E33D85">
        <w:t> &gt; Cybersource path for a selected site as shown below.</w:t>
      </w:r>
    </w:p>
    <w:p w14:paraId="4604BF4D" w14:textId="77777777" w:rsidR="00747254" w:rsidRPr="00E33D85" w:rsidRDefault="00747254" w:rsidP="005C1822">
      <w:pPr>
        <w:pStyle w:val="BodyText"/>
      </w:pPr>
      <w:r w:rsidRPr="00E33D85">
        <w:lastRenderedPageBreak/>
        <w:t>CsAvsIgnoreResult – Determines whether AVS failures will force an auth failure.</w:t>
      </w:r>
    </w:p>
    <w:p w14:paraId="3F2BB6DA" w14:textId="77777777" w:rsidR="00747254" w:rsidRPr="00E33D85" w:rsidRDefault="00747254" w:rsidP="005C1822">
      <w:pPr>
        <w:pStyle w:val="BodyText"/>
      </w:pPr>
      <w:r w:rsidRPr="00E33D85">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14:paraId="0B12A6C9" w14:textId="77777777" w:rsidR="00747254" w:rsidRPr="00E33D85" w:rsidRDefault="00747254" w:rsidP="005C1822">
      <w:pPr>
        <w:pStyle w:val="BodyText"/>
      </w:pPr>
      <w:r w:rsidRPr="00E33D85">
        <w:t>CsAvsDeclineFlags –Determines how “correct” an address must be to produce a failure result</w:t>
      </w:r>
    </w:p>
    <w:p w14:paraId="65951B79" w14:textId="77777777" w:rsidR="00747254" w:rsidRPr="00E33D85" w:rsidRDefault="00747254" w:rsidP="005C1822">
      <w:pPr>
        <w:pStyle w:val="BodyText"/>
      </w:pPr>
      <w:r w:rsidRPr="00E33D85">
        <w:t>Augment UI interaction nodes to deal with AVS failure or correction confirmation dialogs, wherever Payment Authorization takes place, typically within the COPlaceOrder-Start and COSummary-Submit.</w:t>
      </w:r>
    </w:p>
    <w:p w14:paraId="244BE27A" w14:textId="77777777" w:rsidR="00747254" w:rsidRPr="00E33D85" w:rsidRDefault="00747254" w:rsidP="005C1822">
      <w:pPr>
        <w:pStyle w:val="BodyText"/>
      </w:pPr>
      <w:r w:rsidRPr="00E33D85">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14:paraId="0E3C1CEB" w14:textId="77777777" w:rsidR="00747254" w:rsidRPr="00E33D85" w:rsidRDefault="00747254" w:rsidP="005C1822">
      <w:pPr>
        <w:pStyle w:val="BodyText"/>
      </w:pPr>
      <w:r w:rsidRPr="00E33D85">
        <w:t>Screen shot to change the site preference value:</w:t>
      </w:r>
    </w:p>
    <w:p w14:paraId="332E187F" w14:textId="77777777" w:rsidR="00747254" w:rsidRPr="00E33D85" w:rsidRDefault="00747254" w:rsidP="005C1822">
      <w:pPr>
        <w:pStyle w:val="BodyText"/>
      </w:pPr>
      <w:r w:rsidRPr="00E33D85">
        <w:rPr>
          <w:noProof/>
        </w:rPr>
        <w:drawing>
          <wp:inline distT="0" distB="0" distL="0" distR="0" wp14:anchorId="5A7FD3C6" wp14:editId="74EC493D">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14:paraId="0A6E91AA" w14:textId="77777777" w:rsidR="00747254" w:rsidRPr="00E33D85" w:rsidRDefault="00747254" w:rsidP="005C1822">
      <w:pPr>
        <w:pStyle w:val="BodyText"/>
      </w:pPr>
    </w:p>
    <w:p w14:paraId="4ED6CBD9" w14:textId="40FD9419" w:rsidR="00747254" w:rsidRPr="00E33D85" w:rsidRDefault="00747254" w:rsidP="00747254">
      <w:pPr>
        <w:pStyle w:val="Heading3"/>
        <w:rPr>
          <w:rFonts w:asciiTheme="minorHAnsi" w:hAnsiTheme="minorHAnsi"/>
        </w:rPr>
      </w:pPr>
      <w:bookmarkStart w:id="1220" w:name="_Toc368651149"/>
      <w:bookmarkStart w:id="1221" w:name="_Toc492046225"/>
      <w:r w:rsidRPr="00E33D85">
        <w:rPr>
          <w:rFonts w:asciiTheme="minorHAnsi" w:hAnsiTheme="minorHAnsi"/>
        </w:rPr>
        <w:t>Delivery Address Validation Service</w:t>
      </w:r>
      <w:bookmarkEnd w:id="1220"/>
      <w:bookmarkEnd w:id="1221"/>
    </w:p>
    <w:p w14:paraId="21571A4D" w14:textId="77777777" w:rsidR="00747254" w:rsidRPr="00E33D85" w:rsidRDefault="00747254" w:rsidP="005C1822">
      <w:pPr>
        <w:pStyle w:val="BodyText"/>
      </w:pPr>
      <w:r w:rsidRPr="00E33D85">
        <w:t>Provide Site Preference values for 2 DAV-related business rules:</w:t>
      </w:r>
    </w:p>
    <w:p w14:paraId="2598C6FA" w14:textId="77777777" w:rsidR="00747254" w:rsidRPr="00E33D85" w:rsidRDefault="00747254" w:rsidP="005C1822">
      <w:pPr>
        <w:pStyle w:val="BodyText"/>
      </w:pPr>
      <w:r w:rsidRPr="00E33D85">
        <w:t xml:space="preserve">User can change the site preference value by following </w:t>
      </w:r>
      <w:hyperlink r:id="rId34" w:history="1">
        <w:r w:rsidRPr="00E33D85">
          <w:t>Merchant Tools</w:t>
        </w:r>
      </w:hyperlink>
      <w:r w:rsidRPr="00E33D85">
        <w:t> &gt;  </w:t>
      </w:r>
      <w:hyperlink r:id="rId35" w:history="1">
        <w:r w:rsidRPr="00E33D85">
          <w:t>Site Preferences</w:t>
        </w:r>
      </w:hyperlink>
      <w:r w:rsidRPr="00E33D85">
        <w:t> &gt;  </w:t>
      </w:r>
      <w:hyperlink r:id="rId36" w:history="1">
        <w:r w:rsidRPr="00E33D85">
          <w:t>Custom Site Preferences</w:t>
        </w:r>
      </w:hyperlink>
      <w:r w:rsidRPr="00E33D85">
        <w:t> &gt; Cybersource path for a selected site as shown below.</w:t>
      </w:r>
    </w:p>
    <w:p w14:paraId="711637D7" w14:textId="77777777" w:rsidR="00747254" w:rsidRPr="00E33D85" w:rsidRDefault="00747254" w:rsidP="005C1822">
      <w:pPr>
        <w:pStyle w:val="BodyText"/>
      </w:pPr>
      <w:r w:rsidRPr="00E33D85">
        <w:t>CsDavEnable – Determines whether DAV features are enabled for payment auth requests.</w:t>
      </w:r>
    </w:p>
    <w:p w14:paraId="7C6916D5" w14:textId="77777777" w:rsidR="00747254" w:rsidRPr="00E33D85" w:rsidRDefault="00747254" w:rsidP="005C1822">
      <w:pPr>
        <w:pStyle w:val="BodyText"/>
      </w:pPr>
      <w:r w:rsidRPr="00E33D85">
        <w:t>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Prevent/enable authorization of payment if the DeliveryAddressVerification results in an error or rejection response</w:t>
      </w:r>
      <w:r w:rsidRPr="00E33D85">
        <w:rPr>
          <w:color w:val="666666"/>
          <w:sz w:val="17"/>
          <w:szCs w:val="17"/>
          <w:shd w:val="clear" w:color="auto" w:fill="FFFFFF"/>
        </w:rPr>
        <w:t>.</w:t>
      </w:r>
    </w:p>
    <w:p w14:paraId="669DE096" w14:textId="77777777" w:rsidR="00747254" w:rsidRPr="00E33D85" w:rsidRDefault="00747254" w:rsidP="005C1822">
      <w:pPr>
        <w:pStyle w:val="BodyText"/>
      </w:pPr>
      <w:r w:rsidRPr="00E33D85">
        <w:rPr>
          <w:rFonts w:cs="Courier New"/>
          <w:iCs/>
        </w:rPr>
        <w:t>CsDavOnAddressVerificationFailure</w:t>
      </w:r>
      <w:r w:rsidRPr="00E33D85">
        <w:t xml:space="preserve"> –Determines whether a DAV failure will result in a payment auth failure</w:t>
      </w:r>
    </w:p>
    <w:p w14:paraId="51BDDA65" w14:textId="77777777" w:rsidR="00747254" w:rsidRPr="00E33D85" w:rsidRDefault="00747254" w:rsidP="005C1822">
      <w:pPr>
        <w:pStyle w:val="BodyText"/>
      </w:pPr>
      <w:r w:rsidRPr="00E33D85">
        <w:t>Merchant can set the value of this field in the business manager Cybersource site preference. This will enable Delivery Address Verification, to help minimize risk of undeliverable or returns orders, because of user data entry errors. When user selects YES from the drop down and corresponding CsDavEnable site preference value is DECLINE and in case of delivery address verification failure, system will not allow process the order.</w:t>
      </w:r>
    </w:p>
    <w:p w14:paraId="7B7030DA" w14:textId="77777777" w:rsidR="00747254" w:rsidRPr="00E33D85" w:rsidRDefault="00747254" w:rsidP="005C1822">
      <w:pPr>
        <w:pStyle w:val="BodyText"/>
      </w:pPr>
      <w:r w:rsidRPr="00E33D85">
        <w:lastRenderedPageBreak/>
        <w:t>Augment UI interaction nodes to deal with AVS failure or correction confirmation dialogs, wherever Payment Authorization takes place, typically within the COPlaceOrder-Start and COSummary-Submit.</w:t>
      </w:r>
    </w:p>
    <w:p w14:paraId="1A0F0512" w14:textId="77777777" w:rsidR="00747254" w:rsidRPr="00E33D85" w:rsidRDefault="00747254" w:rsidP="005C1822">
      <w:pPr>
        <w:pStyle w:val="BodyText"/>
      </w:pPr>
      <w:r w:rsidRPr="00E33D85">
        <w:t>Screen shot to change the site preference value:</w:t>
      </w:r>
    </w:p>
    <w:p w14:paraId="4D425057" w14:textId="77777777" w:rsidR="00747254" w:rsidRPr="00E33D85" w:rsidRDefault="00747254" w:rsidP="005C1822">
      <w:pPr>
        <w:pStyle w:val="BodyText"/>
      </w:pPr>
      <w:r w:rsidRPr="00E33D85">
        <w:rPr>
          <w:noProof/>
        </w:rPr>
        <w:drawing>
          <wp:inline distT="0" distB="0" distL="0" distR="0" wp14:anchorId="27C2A219" wp14:editId="70D15326">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14:paraId="0410FA6B" w14:textId="77777777" w:rsidR="00747254" w:rsidRDefault="00747254" w:rsidP="00747254">
      <w:pPr>
        <w:pStyle w:val="Heading3"/>
        <w:rPr>
          <w:rFonts w:asciiTheme="minorHAnsi" w:hAnsiTheme="minorHAnsi"/>
        </w:rPr>
      </w:pPr>
      <w:bookmarkStart w:id="1222" w:name="_Toc368651152"/>
      <w:bookmarkStart w:id="1223" w:name="_Toc492046226"/>
      <w:r w:rsidRPr="00E33D85">
        <w:rPr>
          <w:rFonts w:asciiTheme="minorHAnsi" w:hAnsiTheme="minorHAnsi"/>
        </w:rPr>
        <w:t>Payer Authentication Service</w:t>
      </w:r>
      <w:bookmarkEnd w:id="1223"/>
    </w:p>
    <w:p w14:paraId="1A638210" w14:textId="77777777" w:rsidR="00B07583" w:rsidRPr="00E33D85" w:rsidRDefault="00B07583" w:rsidP="00B07583">
      <w:pPr>
        <w:pStyle w:val="Heading4"/>
        <w:rPr>
          <w:rFonts w:asciiTheme="minorHAnsi" w:hAnsiTheme="minorHAnsi"/>
        </w:rPr>
      </w:pPr>
      <w:r w:rsidRPr="00E33D85">
        <w:rPr>
          <w:rFonts w:asciiTheme="minorHAnsi" w:hAnsiTheme="minorHAnsi"/>
        </w:rPr>
        <w:t xml:space="preserve">Controller - </w:t>
      </w:r>
      <w:r>
        <w:rPr>
          <w:rFonts w:asciiTheme="minorHAnsi" w:hAnsiTheme="minorHAnsi"/>
        </w:rPr>
        <w:t>COSummary</w:t>
      </w:r>
      <w:r w:rsidRPr="00E33D85">
        <w:rPr>
          <w:rFonts w:asciiTheme="minorHAnsi" w:hAnsiTheme="minorHAnsi"/>
        </w:rPr>
        <w:t>.js</w:t>
      </w:r>
    </w:p>
    <w:p w14:paraId="76815336" w14:textId="77777777" w:rsidR="00B07583" w:rsidRDefault="00B07583" w:rsidP="00B07583">
      <w:pPr>
        <w:pStyle w:val="Heading5"/>
        <w:rPr>
          <w:rFonts w:asciiTheme="minorHAnsi" w:hAnsiTheme="minorHAnsi"/>
        </w:rPr>
      </w:pPr>
      <w:r w:rsidRPr="00E33D85">
        <w:rPr>
          <w:rFonts w:asciiTheme="minorHAnsi" w:hAnsiTheme="minorHAnsi"/>
        </w:rPr>
        <w:t xml:space="preserve">Update </w:t>
      </w:r>
      <w:r>
        <w:rPr>
          <w:rFonts w:asciiTheme="minorHAnsi" w:hAnsiTheme="minorHAnsi"/>
        </w:rPr>
        <w:t>submit</w:t>
      </w:r>
      <w:r w:rsidRPr="00E33D85">
        <w:rPr>
          <w:rFonts w:asciiTheme="minorHAnsi" w:hAnsiTheme="minorHAnsi"/>
        </w:rPr>
        <w:t xml:space="preserve"> Function</w:t>
      </w:r>
    </w:p>
    <w:p w14:paraId="5A622FAF" w14:textId="77777777" w:rsidR="00B07583" w:rsidRPr="00B07583" w:rsidRDefault="00B07583" w:rsidP="00B07583">
      <w:r>
        <w:t xml:space="preserve">Updte function to handle Payer auth redirection </w:t>
      </w:r>
    </w:p>
    <w:tbl>
      <w:tblPr>
        <w:tblStyle w:val="TableGrid"/>
        <w:tblW w:w="0" w:type="auto"/>
        <w:tblLook w:val="04A0" w:firstRow="1" w:lastRow="0" w:firstColumn="1" w:lastColumn="0" w:noHBand="0" w:noVBand="1"/>
      </w:tblPr>
      <w:tblGrid>
        <w:gridCol w:w="10296"/>
      </w:tblGrid>
      <w:tr w:rsidR="00B07583" w:rsidRPr="00B54007" w14:paraId="0F400C91" w14:textId="77777777" w:rsidTr="00634BE4">
        <w:tc>
          <w:tcPr>
            <w:tcW w:w="10296" w:type="dxa"/>
          </w:tcPr>
          <w:p w14:paraId="3F5C43F9" w14:textId="77777777"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b/>
                <w:bCs/>
                <w:color w:val="7F0055"/>
                <w:sz w:val="20"/>
                <w:szCs w:val="20"/>
              </w:rPr>
              <w:t>function</w:t>
            </w:r>
            <w:r w:rsidRPr="00B54007">
              <w:rPr>
                <w:rFonts w:eastAsia="Times New Roman" w:cstheme="minorHAnsi"/>
                <w:color w:val="000000"/>
                <w:sz w:val="20"/>
                <w:szCs w:val="20"/>
              </w:rPr>
              <w:t xml:space="preserve"> submit() {</w:t>
            </w:r>
          </w:p>
          <w:p w14:paraId="51A8705D" w14:textId="77777777"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Calls the COPlaceOrder controller that does the place order action and any payment authorization.</w:t>
            </w:r>
          </w:p>
          <w:p w14:paraId="45EB6F82" w14:textId="77777777"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COPlaceOrder returns a JSON object with an order_created key and a boolean value if the order was created successfully.</w:t>
            </w:r>
          </w:p>
          <w:p w14:paraId="7421B241" w14:textId="77777777"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If the order creation failed, it returns a JSON object with an error key and a boolean value.</w:t>
            </w:r>
          </w:p>
          <w:p w14:paraId="4BC05442" w14:textId="77777777"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var</w:t>
            </w:r>
            <w:r w:rsidRPr="00B54007">
              <w:rPr>
                <w:rFonts w:eastAsia="Times New Roman" w:cstheme="minorHAnsi"/>
                <w:color w:val="000000"/>
                <w:sz w:val="20"/>
                <w:szCs w:val="20"/>
              </w:rPr>
              <w:t xml:space="preserve"> placeOrderResult = app.getController(</w:t>
            </w:r>
            <w:r w:rsidRPr="00B54007">
              <w:rPr>
                <w:rFonts w:eastAsia="Times New Roman" w:cstheme="minorHAnsi"/>
                <w:color w:val="2A00FF"/>
                <w:sz w:val="20"/>
                <w:szCs w:val="20"/>
              </w:rPr>
              <w:t>'COPlaceOrder'</w:t>
            </w:r>
            <w:r w:rsidRPr="00B54007">
              <w:rPr>
                <w:rFonts w:eastAsia="Times New Roman" w:cstheme="minorHAnsi"/>
                <w:color w:val="000000"/>
                <w:sz w:val="20"/>
                <w:szCs w:val="20"/>
              </w:rPr>
              <w:t>).Start();</w:t>
            </w:r>
          </w:p>
          <w:p w14:paraId="2C6D5081" w14:textId="77777777"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(placeOrderResult.error) {</w:t>
            </w:r>
          </w:p>
          <w:p w14:paraId="78B6273F" w14:textId="77777777"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start({</w:t>
            </w:r>
          </w:p>
          <w:p w14:paraId="7F0C998A" w14:textId="77777777"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PlaceOrderError: placeOrderResult.PlaceOrderError</w:t>
            </w:r>
          </w:p>
          <w:p w14:paraId="216B3480" w14:textId="77777777"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p>
          <w:p w14:paraId="28C9E599" w14:textId="77777777"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 </w:t>
            </w:r>
            <w:r w:rsidRPr="00B54007">
              <w:rPr>
                <w:rFonts w:eastAsia="Times New Roman" w:cstheme="minorHAnsi"/>
                <w:b/>
                <w:bCs/>
                <w:color w:val="7F0055"/>
                <w:sz w:val="20"/>
                <w:szCs w:val="20"/>
              </w:rPr>
              <w:t>else</w:t>
            </w: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(placeOrderResult.order_created) {</w:t>
            </w:r>
          </w:p>
          <w:p w14:paraId="6479E2EA" w14:textId="77777777"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showConfirmation(placeOrderResult.Order);</w:t>
            </w:r>
          </w:p>
          <w:p w14:paraId="33031E06" w14:textId="77777777"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rPr>
              <w:t xml:space="preserve">    </w:t>
            </w:r>
            <w:r w:rsidRPr="00B54007">
              <w:rPr>
                <w:rFonts w:eastAsia="Times New Roman" w:cstheme="minorHAnsi"/>
                <w:color w:val="000000"/>
                <w:sz w:val="20"/>
                <w:szCs w:val="20"/>
                <w:highlight w:val="yellow"/>
              </w:rPr>
              <w:t>}</w:t>
            </w:r>
            <w:r w:rsidRPr="00B54007">
              <w:rPr>
                <w:rFonts w:eastAsia="Times New Roman" w:cstheme="minorHAnsi"/>
                <w:b/>
                <w:bCs/>
                <w:color w:val="7F0055"/>
                <w:sz w:val="20"/>
                <w:szCs w:val="20"/>
                <w:highlight w:val="yellow"/>
              </w:rPr>
              <w:t>else</w:t>
            </w:r>
            <w:r w:rsidRPr="00B54007">
              <w:rPr>
                <w:rFonts w:eastAsia="Times New Roman" w:cstheme="minorHAnsi"/>
                <w:color w:val="000000"/>
                <w:sz w:val="20"/>
                <w:szCs w:val="20"/>
                <w:highlight w:val="yellow"/>
              </w:rPr>
              <w:t xml:space="preserve"> </w:t>
            </w:r>
            <w:r w:rsidRPr="00B54007">
              <w:rPr>
                <w:rFonts w:eastAsia="Times New Roman" w:cstheme="minorHAnsi"/>
                <w:b/>
                <w:bCs/>
                <w:color w:val="7F0055"/>
                <w:sz w:val="20"/>
                <w:szCs w:val="20"/>
                <w:highlight w:val="yellow"/>
              </w:rPr>
              <w:t>if</w:t>
            </w:r>
            <w:r w:rsidRPr="00B54007">
              <w:rPr>
                <w:rFonts w:eastAsia="Times New Roman" w:cstheme="minorHAnsi"/>
                <w:color w:val="000000"/>
                <w:sz w:val="20"/>
                <w:szCs w:val="20"/>
                <w:highlight w:val="yellow"/>
              </w:rPr>
              <w:t>(placeOrderResult.process3DRedirection){</w:t>
            </w:r>
          </w:p>
          <w:p w14:paraId="19A39F0E" w14:textId="77777777"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t>app.getView({Order: placeOrderResult.Order,</w:t>
            </w:r>
          </w:p>
          <w:p w14:paraId="35198B84" w14:textId="77777777"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AcsURL:placeOrderResult.AcsURL,</w:t>
            </w:r>
          </w:p>
          <w:p w14:paraId="300A1FF8" w14:textId="77777777"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PAReq:placeOrderResult.PAReq,</w:t>
            </w:r>
          </w:p>
          <w:p w14:paraId="0F793ED8" w14:textId="77777777"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PAXID: placeOrderResult.PAXID</w:t>
            </w:r>
          </w:p>
          <w:p w14:paraId="396C9E77" w14:textId="77777777"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t>}).render(</w:t>
            </w:r>
            <w:r w:rsidRPr="00B54007">
              <w:rPr>
                <w:rFonts w:eastAsia="Times New Roman" w:cstheme="minorHAnsi"/>
                <w:color w:val="2A00FF"/>
                <w:sz w:val="20"/>
                <w:szCs w:val="20"/>
                <w:highlight w:val="yellow"/>
              </w:rPr>
              <w:t>'cart/payerauthentication'</w:t>
            </w:r>
            <w:r w:rsidRPr="00B54007">
              <w:rPr>
                <w:rFonts w:eastAsia="Times New Roman" w:cstheme="minorHAnsi"/>
                <w:color w:val="000000"/>
                <w:sz w:val="20"/>
                <w:szCs w:val="20"/>
                <w:highlight w:val="yellow"/>
              </w:rPr>
              <w:t>);</w:t>
            </w:r>
          </w:p>
          <w:p w14:paraId="17080556" w14:textId="77777777"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highlight w:val="yellow"/>
              </w:rPr>
              <w:t xml:space="preserve">    }</w:t>
            </w:r>
          </w:p>
          <w:p w14:paraId="52C5F475" w14:textId="29C1805F" w:rsidR="00B07583" w:rsidRPr="00B54007" w:rsidRDefault="00B54007" w:rsidP="00B54007">
            <w:pPr>
              <w:rPr>
                <w:rFonts w:cstheme="minorHAnsi"/>
                <w:sz w:val="20"/>
                <w:szCs w:val="20"/>
              </w:rPr>
            </w:pPr>
            <w:r w:rsidRPr="00B54007">
              <w:rPr>
                <w:rFonts w:eastAsia="Times New Roman" w:cstheme="minorHAnsi"/>
                <w:color w:val="000000"/>
                <w:sz w:val="20"/>
                <w:szCs w:val="20"/>
              </w:rPr>
              <w:lastRenderedPageBreak/>
              <w:t>}</w:t>
            </w:r>
          </w:p>
        </w:tc>
      </w:tr>
    </w:tbl>
    <w:p w14:paraId="272EC4E9" w14:textId="77777777" w:rsidR="00B07583" w:rsidRPr="00B07583" w:rsidRDefault="00B07583" w:rsidP="005C1822">
      <w:pPr>
        <w:pStyle w:val="BodyText"/>
      </w:pPr>
    </w:p>
    <w:p w14:paraId="4844D4E4" w14:textId="4CBDB4B1" w:rsidR="00747254" w:rsidRPr="00E33D85" w:rsidRDefault="00747254" w:rsidP="00747254">
      <w:pPr>
        <w:pStyle w:val="Heading3"/>
        <w:rPr>
          <w:rFonts w:asciiTheme="minorHAnsi" w:hAnsiTheme="minorHAnsi"/>
        </w:rPr>
      </w:pPr>
      <w:bookmarkStart w:id="1224" w:name="_Toc492046227"/>
      <w:bookmarkEnd w:id="1222"/>
      <w:r w:rsidRPr="00E33D85">
        <w:rPr>
          <w:rFonts w:asciiTheme="minorHAnsi" w:hAnsiTheme="minorHAnsi"/>
        </w:rPr>
        <w:t>Payment Tokenization Service</w:t>
      </w:r>
      <w:bookmarkEnd w:id="1224"/>
    </w:p>
    <w:p w14:paraId="13A81C27" w14:textId="77777777"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paymentinstrumentdetails.isml</w:t>
      </w:r>
    </w:p>
    <w:p w14:paraId="334CB82B" w14:textId="77777777" w:rsidR="00747254" w:rsidRPr="00E33D85" w:rsidRDefault="00747254" w:rsidP="005C1822">
      <w:pPr>
        <w:pStyle w:val="BodyText"/>
        <w:numPr>
          <w:ilvl w:val="0"/>
          <w:numId w:val="82"/>
        </w:numPr>
      </w:pPr>
      <w:r w:rsidRPr="00E33D85">
        <w:t xml:space="preserve">Include the following code block just after the &lt;h1&gt; tag to display the </w:t>
      </w:r>
      <w:r w:rsidR="003A245C" w:rsidRPr="003A245C">
        <w:t>Subscription Error Message</w:t>
      </w:r>
      <w:r w:rsidR="003A245C" w:rsidRPr="00E33D85">
        <w:t xml:space="preserve"> </w:t>
      </w:r>
      <w:r w:rsidRPr="00E33D85">
        <w:t>message</w:t>
      </w:r>
    </w:p>
    <w:tbl>
      <w:tblPr>
        <w:tblStyle w:val="TableGrid"/>
        <w:tblW w:w="0" w:type="auto"/>
        <w:tblInd w:w="-72" w:type="dxa"/>
        <w:tblLook w:val="04A0" w:firstRow="1" w:lastRow="0" w:firstColumn="1" w:lastColumn="0" w:noHBand="0" w:noVBand="1"/>
      </w:tblPr>
      <w:tblGrid>
        <w:gridCol w:w="10368"/>
      </w:tblGrid>
      <w:tr w:rsidR="00747254" w:rsidRPr="00E33D85" w14:paraId="358C49BA" w14:textId="77777777" w:rsidTr="00636F6D">
        <w:tc>
          <w:tcPr>
            <w:tcW w:w="10368" w:type="dxa"/>
          </w:tcPr>
          <w:p w14:paraId="5248485A" w14:textId="30BB096F" w:rsidR="00B54007" w:rsidRPr="0031060B" w:rsidRDefault="00B54007" w:rsidP="00B54007">
            <w:pPr>
              <w:autoSpaceDE w:val="0"/>
              <w:autoSpaceDN w:val="0"/>
              <w:adjustRightInd w:val="0"/>
              <w:spacing w:after="0" w:line="240" w:lineRule="auto"/>
              <w:rPr>
                <w:rFonts w:eastAsia="Times New Roman" w:cs="Consolas"/>
                <w:color w:val="000000"/>
                <w:sz w:val="20"/>
                <w:szCs w:val="20"/>
              </w:rPr>
            </w:pP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${Resource.msg('account.paymentinstrumentlist.addcard', 'account', null)}</w:t>
            </w: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ab/>
            </w:r>
          </w:p>
          <w:p w14:paraId="3A0C819B" w14:textId="77777777" w:rsidR="00B54007" w:rsidRPr="00E57B51" w:rsidRDefault="00B54007" w:rsidP="00B54007">
            <w:pPr>
              <w:autoSpaceDE w:val="0"/>
              <w:autoSpaceDN w:val="0"/>
              <w:adjustRightInd w:val="0"/>
              <w:spacing w:after="0" w:line="240" w:lineRule="auto"/>
              <w:rPr>
                <w:ins w:id="1225" w:author="WIN764BIT" w:date="2017-08-31T13:07:00Z"/>
                <w:rFonts w:eastAsia="Times New Roman" w:cs="Consolas"/>
                <w:sz w:val="20"/>
                <w:szCs w:val="20"/>
                <w:highlight w:val="yellow"/>
                <w:rPrChange w:id="1226" w:author="WIN764BIT" w:date="2017-08-31T13:07:00Z">
                  <w:rPr>
                    <w:ins w:id="1227" w:author="WIN764BIT" w:date="2017-08-31T13:07:00Z"/>
                    <w:rFonts w:ascii="Consolas" w:eastAsia="Times New Roman" w:hAnsi="Consolas" w:cs="Consolas"/>
                    <w:sz w:val="20"/>
                    <w:szCs w:val="20"/>
                  </w:rPr>
                </w:rPrChange>
              </w:rPr>
            </w:pPr>
            <w:ins w:id="1228" w:author="WIN764BIT" w:date="2017-08-31T13:07:00Z">
              <w:r w:rsidRPr="00E57B51">
                <w:rPr>
                  <w:rFonts w:eastAsia="Times New Roman" w:cs="Consolas"/>
                  <w:color w:val="008080"/>
                  <w:sz w:val="20"/>
                  <w:szCs w:val="20"/>
                  <w:highlight w:val="yellow"/>
                  <w:rPrChange w:id="1229" w:author="WIN764BIT" w:date="2017-08-31T13:07:00Z">
                    <w:rPr>
                      <w:rFonts w:ascii="Consolas" w:eastAsia="Times New Roman" w:hAnsi="Consolas" w:cs="Consolas"/>
                      <w:color w:val="008080"/>
                      <w:sz w:val="20"/>
                      <w:szCs w:val="20"/>
                    </w:rPr>
                  </w:rPrChange>
                </w:rPr>
                <w:t>&lt;</w:t>
              </w:r>
              <w:r w:rsidRPr="00E57B51">
                <w:rPr>
                  <w:rFonts w:eastAsia="Times New Roman" w:cs="Consolas"/>
                  <w:color w:val="3F7F7F"/>
                  <w:sz w:val="20"/>
                  <w:szCs w:val="20"/>
                  <w:highlight w:val="yellow"/>
                  <w:rPrChange w:id="1230" w:author="WIN764BIT" w:date="2017-08-31T13:07:00Z">
                    <w:rPr>
                      <w:rFonts w:ascii="Consolas" w:eastAsia="Times New Roman" w:hAnsi="Consolas" w:cs="Consolas"/>
                      <w:color w:val="3F7F7F"/>
                      <w:sz w:val="20"/>
                      <w:szCs w:val="20"/>
                      <w:highlight w:val="lightGray"/>
                    </w:rPr>
                  </w:rPrChange>
                </w:rPr>
                <w:t>isif</w:t>
              </w:r>
              <w:r w:rsidRPr="00E57B51">
                <w:rPr>
                  <w:rFonts w:eastAsia="Times New Roman" w:cs="Consolas"/>
                  <w:sz w:val="20"/>
                  <w:szCs w:val="20"/>
                  <w:highlight w:val="yellow"/>
                  <w:rPrChange w:id="1231" w:author="WIN764BIT" w:date="2017-08-31T13:07:00Z">
                    <w:rPr>
                      <w:rFonts w:ascii="Consolas" w:eastAsia="Times New Roman" w:hAnsi="Consolas" w:cs="Consolas"/>
                      <w:sz w:val="20"/>
                      <w:szCs w:val="20"/>
                    </w:rPr>
                  </w:rPrChange>
                </w:rPr>
                <w:t xml:space="preserve"> </w:t>
              </w:r>
              <w:r w:rsidRPr="00E57B51">
                <w:rPr>
                  <w:rFonts w:eastAsia="Times New Roman" w:cs="Consolas"/>
                  <w:color w:val="7F007F"/>
                  <w:sz w:val="20"/>
                  <w:szCs w:val="20"/>
                  <w:highlight w:val="yellow"/>
                  <w:rPrChange w:id="1232" w:author="WIN764BIT" w:date="2017-08-31T13:07:00Z">
                    <w:rPr>
                      <w:rFonts w:ascii="Consolas" w:eastAsia="Times New Roman" w:hAnsi="Consolas" w:cs="Consolas"/>
                      <w:color w:val="7F007F"/>
                      <w:sz w:val="20"/>
                      <w:szCs w:val="20"/>
                    </w:rPr>
                  </w:rPrChange>
                </w:rPr>
                <w:t>condition</w:t>
              </w:r>
              <w:r w:rsidRPr="00E57B51">
                <w:rPr>
                  <w:rFonts w:eastAsia="Times New Roman" w:cs="Consolas"/>
                  <w:color w:val="000000"/>
                  <w:sz w:val="20"/>
                  <w:szCs w:val="20"/>
                  <w:highlight w:val="yellow"/>
                  <w:rPrChange w:id="1233" w:author="WIN764BIT" w:date="2017-08-31T13:07:00Z">
                    <w:rPr>
                      <w:rFonts w:ascii="Consolas" w:eastAsia="Times New Roman" w:hAnsi="Consolas" w:cs="Consolas"/>
                      <w:color w:val="000000"/>
                      <w:sz w:val="20"/>
                      <w:szCs w:val="20"/>
                    </w:rPr>
                  </w:rPrChange>
                </w:rPr>
                <w:t>=</w:t>
              </w:r>
              <w:r w:rsidRPr="00E57B51">
                <w:rPr>
                  <w:rFonts w:eastAsia="Times New Roman" w:cs="Consolas"/>
                  <w:i/>
                  <w:iCs/>
                  <w:color w:val="2A00FF"/>
                  <w:sz w:val="20"/>
                  <w:szCs w:val="20"/>
                  <w:highlight w:val="yellow"/>
                  <w:rPrChange w:id="1234" w:author="WIN764BIT" w:date="2017-08-31T13:07:00Z">
                    <w:rPr>
                      <w:rFonts w:ascii="Consolas" w:eastAsia="Times New Roman" w:hAnsi="Consolas" w:cs="Consolas"/>
                      <w:i/>
                      <w:iCs/>
                      <w:color w:val="2A00FF"/>
                      <w:sz w:val="20"/>
                      <w:szCs w:val="20"/>
                    </w:rPr>
                  </w:rPrChange>
                </w:rPr>
                <w:t>"${pdict.SubscriptionError != null}"</w:t>
              </w:r>
              <w:r w:rsidRPr="00E57B51">
                <w:rPr>
                  <w:rFonts w:eastAsia="Times New Roman" w:cs="Consolas"/>
                  <w:color w:val="008080"/>
                  <w:sz w:val="20"/>
                  <w:szCs w:val="20"/>
                  <w:highlight w:val="yellow"/>
                  <w:rPrChange w:id="1235" w:author="WIN764BIT" w:date="2017-08-31T13:07:00Z">
                    <w:rPr>
                      <w:rFonts w:ascii="Consolas" w:eastAsia="Times New Roman" w:hAnsi="Consolas" w:cs="Consolas"/>
                      <w:color w:val="008080"/>
                      <w:sz w:val="20"/>
                      <w:szCs w:val="20"/>
                    </w:rPr>
                  </w:rPrChange>
                </w:rPr>
                <w:t>&gt;</w:t>
              </w:r>
            </w:ins>
          </w:p>
          <w:p w14:paraId="0CD4FA24" w14:textId="77777777" w:rsidR="00B54007" w:rsidRPr="00E57B51" w:rsidRDefault="00B54007" w:rsidP="00B54007">
            <w:pPr>
              <w:autoSpaceDE w:val="0"/>
              <w:autoSpaceDN w:val="0"/>
              <w:adjustRightInd w:val="0"/>
              <w:spacing w:after="0" w:line="240" w:lineRule="auto"/>
              <w:rPr>
                <w:ins w:id="1236" w:author="WIN764BIT" w:date="2017-08-31T13:07:00Z"/>
                <w:rFonts w:eastAsia="Times New Roman" w:cs="Consolas"/>
                <w:sz w:val="20"/>
                <w:szCs w:val="20"/>
                <w:highlight w:val="yellow"/>
                <w:rPrChange w:id="1237" w:author="WIN764BIT" w:date="2017-08-31T13:07:00Z">
                  <w:rPr>
                    <w:ins w:id="1238" w:author="WIN764BIT" w:date="2017-08-31T13:07:00Z"/>
                    <w:rFonts w:ascii="Consolas" w:eastAsia="Times New Roman" w:hAnsi="Consolas" w:cs="Consolas"/>
                    <w:sz w:val="20"/>
                    <w:szCs w:val="20"/>
                  </w:rPr>
                </w:rPrChange>
              </w:rPr>
            </w:pPr>
            <w:ins w:id="1239" w:author="WIN764BIT" w:date="2017-08-31T13:07:00Z">
              <w:r w:rsidRPr="00E57B51">
                <w:rPr>
                  <w:rFonts w:eastAsia="Times New Roman" w:cs="Consolas"/>
                  <w:color w:val="000000"/>
                  <w:sz w:val="20"/>
                  <w:szCs w:val="20"/>
                  <w:highlight w:val="yellow"/>
                  <w:rPrChange w:id="1240" w:author="WIN764BIT" w:date="2017-08-31T13:07:00Z">
                    <w:rPr>
                      <w:rFonts w:ascii="Consolas" w:eastAsia="Times New Roman" w:hAnsi="Consolas" w:cs="Consolas"/>
                      <w:color w:val="000000"/>
                      <w:sz w:val="20"/>
                      <w:szCs w:val="20"/>
                    </w:rPr>
                  </w:rPrChange>
                </w:rPr>
                <w:tab/>
              </w:r>
              <w:r w:rsidRPr="00E57B51">
                <w:rPr>
                  <w:rFonts w:eastAsia="Times New Roman" w:cs="Consolas"/>
                  <w:color w:val="000000"/>
                  <w:sz w:val="20"/>
                  <w:szCs w:val="20"/>
                  <w:highlight w:val="yellow"/>
                  <w:rPrChange w:id="1241" w:author="WIN764BIT" w:date="2017-08-31T13:07:00Z">
                    <w:rPr>
                      <w:rFonts w:ascii="Consolas" w:eastAsia="Times New Roman" w:hAnsi="Consolas" w:cs="Consolas"/>
                      <w:color w:val="000000"/>
                      <w:sz w:val="20"/>
                      <w:szCs w:val="20"/>
                    </w:rPr>
                  </w:rPrChange>
                </w:rPr>
                <w:tab/>
              </w:r>
              <w:r w:rsidRPr="00E57B51">
                <w:rPr>
                  <w:rFonts w:eastAsia="Times New Roman" w:cs="Consolas"/>
                  <w:color w:val="000000"/>
                  <w:sz w:val="20"/>
                  <w:szCs w:val="20"/>
                  <w:highlight w:val="yellow"/>
                  <w:rPrChange w:id="1242" w:author="WIN764BIT" w:date="2017-08-31T13:07:00Z">
                    <w:rPr>
                      <w:rFonts w:ascii="Consolas" w:eastAsia="Times New Roman" w:hAnsi="Consolas" w:cs="Consolas"/>
                      <w:color w:val="000000"/>
                      <w:sz w:val="20"/>
                      <w:szCs w:val="20"/>
                    </w:rPr>
                  </w:rPrChange>
                </w:rPr>
                <w:tab/>
              </w:r>
              <w:r w:rsidRPr="00E57B51">
                <w:rPr>
                  <w:rFonts w:eastAsia="Times New Roman" w:cs="Consolas"/>
                  <w:color w:val="008080"/>
                  <w:sz w:val="20"/>
                  <w:szCs w:val="20"/>
                  <w:highlight w:val="yellow"/>
                  <w:rPrChange w:id="1243" w:author="WIN764BIT" w:date="2017-08-31T13:07:00Z">
                    <w:rPr>
                      <w:rFonts w:ascii="Consolas" w:eastAsia="Times New Roman" w:hAnsi="Consolas" w:cs="Consolas"/>
                      <w:color w:val="008080"/>
                      <w:sz w:val="20"/>
                      <w:szCs w:val="20"/>
                    </w:rPr>
                  </w:rPrChange>
                </w:rPr>
                <w:t>&lt;</w:t>
              </w:r>
              <w:r w:rsidRPr="00E57B51">
                <w:rPr>
                  <w:rFonts w:eastAsia="Times New Roman" w:cs="Consolas"/>
                  <w:color w:val="3F7F7F"/>
                  <w:sz w:val="20"/>
                  <w:szCs w:val="20"/>
                  <w:highlight w:val="yellow"/>
                  <w:rPrChange w:id="1244" w:author="WIN764BIT" w:date="2017-08-31T13:07:00Z">
                    <w:rPr>
                      <w:rFonts w:ascii="Consolas" w:eastAsia="Times New Roman" w:hAnsi="Consolas" w:cs="Consolas"/>
                      <w:color w:val="3F7F7F"/>
                      <w:sz w:val="20"/>
                      <w:szCs w:val="20"/>
                    </w:rPr>
                  </w:rPrChange>
                </w:rPr>
                <w:t>div</w:t>
              </w:r>
              <w:r w:rsidRPr="00E57B51">
                <w:rPr>
                  <w:rFonts w:eastAsia="Times New Roman" w:cs="Consolas"/>
                  <w:sz w:val="20"/>
                  <w:szCs w:val="20"/>
                  <w:highlight w:val="yellow"/>
                  <w:rPrChange w:id="1245" w:author="WIN764BIT" w:date="2017-08-31T13:07:00Z">
                    <w:rPr>
                      <w:rFonts w:ascii="Consolas" w:eastAsia="Times New Roman" w:hAnsi="Consolas" w:cs="Consolas"/>
                      <w:sz w:val="20"/>
                      <w:szCs w:val="20"/>
                    </w:rPr>
                  </w:rPrChange>
                </w:rPr>
                <w:t xml:space="preserve"> </w:t>
              </w:r>
              <w:r w:rsidRPr="00E57B51">
                <w:rPr>
                  <w:rFonts w:eastAsia="Times New Roman" w:cs="Consolas"/>
                  <w:color w:val="7F007F"/>
                  <w:sz w:val="20"/>
                  <w:szCs w:val="20"/>
                  <w:highlight w:val="yellow"/>
                  <w:rPrChange w:id="1246" w:author="WIN764BIT" w:date="2017-08-31T13:07:00Z">
                    <w:rPr>
                      <w:rFonts w:ascii="Consolas" w:eastAsia="Times New Roman" w:hAnsi="Consolas" w:cs="Consolas"/>
                      <w:color w:val="7F007F"/>
                      <w:sz w:val="20"/>
                      <w:szCs w:val="20"/>
                    </w:rPr>
                  </w:rPrChange>
                </w:rPr>
                <w:t>class</w:t>
              </w:r>
              <w:r w:rsidRPr="00E57B51">
                <w:rPr>
                  <w:rFonts w:eastAsia="Times New Roman" w:cs="Consolas"/>
                  <w:color w:val="000000"/>
                  <w:sz w:val="20"/>
                  <w:szCs w:val="20"/>
                  <w:highlight w:val="yellow"/>
                  <w:rPrChange w:id="1247" w:author="WIN764BIT" w:date="2017-08-31T13:07:00Z">
                    <w:rPr>
                      <w:rFonts w:ascii="Consolas" w:eastAsia="Times New Roman" w:hAnsi="Consolas" w:cs="Consolas"/>
                      <w:color w:val="000000"/>
                      <w:sz w:val="20"/>
                      <w:szCs w:val="20"/>
                    </w:rPr>
                  </w:rPrChange>
                </w:rPr>
                <w:t>=</w:t>
              </w:r>
              <w:r w:rsidRPr="00E57B51">
                <w:rPr>
                  <w:rFonts w:eastAsia="Times New Roman" w:cs="Consolas"/>
                  <w:i/>
                  <w:iCs/>
                  <w:color w:val="2A00FF"/>
                  <w:sz w:val="20"/>
                  <w:szCs w:val="20"/>
                  <w:highlight w:val="yellow"/>
                  <w:rPrChange w:id="1248" w:author="WIN764BIT" w:date="2017-08-31T13:07:00Z">
                    <w:rPr>
                      <w:rFonts w:ascii="Consolas" w:eastAsia="Times New Roman" w:hAnsi="Consolas" w:cs="Consolas"/>
                      <w:i/>
                      <w:iCs/>
                      <w:color w:val="2A00FF"/>
                      <w:sz w:val="20"/>
                      <w:szCs w:val="20"/>
                    </w:rPr>
                  </w:rPrChange>
                </w:rPr>
                <w:t>"error-form"</w:t>
              </w:r>
              <w:r w:rsidRPr="00E57B51">
                <w:rPr>
                  <w:rFonts w:eastAsia="Times New Roman" w:cs="Consolas"/>
                  <w:color w:val="008080"/>
                  <w:sz w:val="20"/>
                  <w:szCs w:val="20"/>
                  <w:highlight w:val="yellow"/>
                  <w:rPrChange w:id="1249" w:author="WIN764BIT" w:date="2017-08-31T13:07:00Z">
                    <w:rPr>
                      <w:rFonts w:ascii="Consolas" w:eastAsia="Times New Roman" w:hAnsi="Consolas" w:cs="Consolas"/>
                      <w:color w:val="008080"/>
                      <w:sz w:val="20"/>
                      <w:szCs w:val="20"/>
                    </w:rPr>
                  </w:rPrChange>
                </w:rPr>
                <w:t>&gt;</w:t>
              </w:r>
            </w:ins>
          </w:p>
          <w:p w14:paraId="618D00F5" w14:textId="77777777" w:rsidR="00B54007" w:rsidRPr="00E57B51" w:rsidRDefault="00B54007" w:rsidP="00B54007">
            <w:pPr>
              <w:autoSpaceDE w:val="0"/>
              <w:autoSpaceDN w:val="0"/>
              <w:adjustRightInd w:val="0"/>
              <w:spacing w:after="0" w:line="240" w:lineRule="auto"/>
              <w:rPr>
                <w:ins w:id="1250" w:author="WIN764BIT" w:date="2017-08-31T13:07:00Z"/>
                <w:rFonts w:eastAsia="Times New Roman" w:cs="Consolas"/>
                <w:sz w:val="20"/>
                <w:szCs w:val="20"/>
                <w:highlight w:val="yellow"/>
                <w:rPrChange w:id="1251" w:author="WIN764BIT" w:date="2017-08-31T13:07:00Z">
                  <w:rPr>
                    <w:ins w:id="1252" w:author="WIN764BIT" w:date="2017-08-31T13:07:00Z"/>
                    <w:rFonts w:ascii="Consolas" w:eastAsia="Times New Roman" w:hAnsi="Consolas" w:cs="Consolas"/>
                    <w:sz w:val="20"/>
                    <w:szCs w:val="20"/>
                  </w:rPr>
                </w:rPrChange>
              </w:rPr>
            </w:pPr>
            <w:ins w:id="1253" w:author="WIN764BIT" w:date="2017-08-31T13:07:00Z">
              <w:r w:rsidRPr="00E57B51">
                <w:rPr>
                  <w:rFonts w:eastAsia="Times New Roman" w:cs="Consolas"/>
                  <w:color w:val="000000"/>
                  <w:sz w:val="20"/>
                  <w:szCs w:val="20"/>
                  <w:highlight w:val="yellow"/>
                  <w:rPrChange w:id="1254" w:author="WIN764BIT" w:date="2017-08-31T13:07:00Z">
                    <w:rPr>
                      <w:rFonts w:ascii="Consolas" w:eastAsia="Times New Roman" w:hAnsi="Consolas" w:cs="Consolas"/>
                      <w:color w:val="000000"/>
                      <w:sz w:val="20"/>
                      <w:szCs w:val="20"/>
                    </w:rPr>
                  </w:rPrChange>
                </w:rPr>
                <w:tab/>
              </w:r>
              <w:r w:rsidRPr="00E57B51">
                <w:rPr>
                  <w:rFonts w:eastAsia="Times New Roman" w:cs="Consolas"/>
                  <w:color w:val="000000"/>
                  <w:sz w:val="20"/>
                  <w:szCs w:val="20"/>
                  <w:highlight w:val="yellow"/>
                  <w:rPrChange w:id="1255" w:author="WIN764BIT" w:date="2017-08-31T13:07:00Z">
                    <w:rPr>
                      <w:rFonts w:ascii="Consolas" w:eastAsia="Times New Roman" w:hAnsi="Consolas" w:cs="Consolas"/>
                      <w:color w:val="000000"/>
                      <w:sz w:val="20"/>
                      <w:szCs w:val="20"/>
                    </w:rPr>
                  </w:rPrChange>
                </w:rPr>
                <w:tab/>
              </w:r>
              <w:r w:rsidRPr="00E57B51">
                <w:rPr>
                  <w:rFonts w:eastAsia="Times New Roman" w:cs="Consolas"/>
                  <w:color w:val="000000"/>
                  <w:sz w:val="20"/>
                  <w:szCs w:val="20"/>
                  <w:highlight w:val="yellow"/>
                  <w:rPrChange w:id="1256" w:author="WIN764BIT" w:date="2017-08-31T13:07:00Z">
                    <w:rPr>
                      <w:rFonts w:ascii="Consolas" w:eastAsia="Times New Roman" w:hAnsi="Consolas" w:cs="Consolas"/>
                      <w:color w:val="000000"/>
                      <w:sz w:val="20"/>
                      <w:szCs w:val="20"/>
                    </w:rPr>
                  </w:rPrChange>
                </w:rPr>
                <w:tab/>
              </w:r>
              <w:r w:rsidRPr="00E57B51">
                <w:rPr>
                  <w:rFonts w:eastAsia="Times New Roman" w:cs="Consolas"/>
                  <w:color w:val="000000"/>
                  <w:sz w:val="20"/>
                  <w:szCs w:val="20"/>
                  <w:highlight w:val="yellow"/>
                  <w:rPrChange w:id="1257" w:author="WIN764BIT" w:date="2017-08-31T13:07:00Z">
                    <w:rPr>
                      <w:rFonts w:ascii="Consolas" w:eastAsia="Times New Roman" w:hAnsi="Consolas" w:cs="Consolas"/>
                      <w:color w:val="000000"/>
                      <w:sz w:val="20"/>
                      <w:szCs w:val="20"/>
                    </w:rPr>
                  </w:rPrChange>
                </w:rPr>
                <w:tab/>
                <w:t>${Resource.msg('account.subscription','</w:t>
              </w:r>
              <w:r w:rsidRPr="00E57B51">
                <w:rPr>
                  <w:rFonts w:eastAsia="Times New Roman" w:cs="Consolas"/>
                  <w:color w:val="000000"/>
                  <w:sz w:val="20"/>
                  <w:szCs w:val="20"/>
                  <w:highlight w:val="yellow"/>
                  <w:u w:val="single"/>
                  <w:rPrChange w:id="1258" w:author="WIN764BIT" w:date="2017-08-31T13:07:00Z">
                    <w:rPr>
                      <w:rFonts w:ascii="Consolas" w:eastAsia="Times New Roman" w:hAnsi="Consolas" w:cs="Consolas"/>
                      <w:color w:val="000000"/>
                      <w:sz w:val="20"/>
                      <w:szCs w:val="20"/>
                      <w:u w:val="single"/>
                    </w:rPr>
                  </w:rPrChange>
                </w:rPr>
                <w:t>cybersource</w:t>
              </w:r>
              <w:r w:rsidRPr="00E57B51">
                <w:rPr>
                  <w:rFonts w:eastAsia="Times New Roman" w:cs="Consolas"/>
                  <w:color w:val="000000"/>
                  <w:sz w:val="20"/>
                  <w:szCs w:val="20"/>
                  <w:highlight w:val="yellow"/>
                  <w:rPrChange w:id="1259" w:author="WIN764BIT" w:date="2017-08-31T13:07:00Z">
                    <w:rPr>
                      <w:rFonts w:ascii="Consolas" w:eastAsia="Times New Roman" w:hAnsi="Consolas" w:cs="Consolas"/>
                      <w:color w:val="000000"/>
                      <w:sz w:val="20"/>
                      <w:szCs w:val="20"/>
                    </w:rPr>
                  </w:rPrChange>
                </w:rPr>
                <w:t>',null)}</w:t>
              </w:r>
            </w:ins>
          </w:p>
          <w:p w14:paraId="796A9496" w14:textId="77777777" w:rsidR="00B54007" w:rsidRPr="00E57B51" w:rsidRDefault="00B54007" w:rsidP="00B54007">
            <w:pPr>
              <w:autoSpaceDE w:val="0"/>
              <w:autoSpaceDN w:val="0"/>
              <w:adjustRightInd w:val="0"/>
              <w:spacing w:after="0" w:line="240" w:lineRule="auto"/>
              <w:rPr>
                <w:ins w:id="1260" w:author="WIN764BIT" w:date="2017-08-31T13:07:00Z"/>
                <w:rFonts w:eastAsia="Times New Roman" w:cs="Consolas"/>
                <w:sz w:val="20"/>
                <w:szCs w:val="20"/>
                <w:highlight w:val="yellow"/>
                <w:rPrChange w:id="1261" w:author="WIN764BIT" w:date="2017-08-31T13:07:00Z">
                  <w:rPr>
                    <w:ins w:id="1262" w:author="WIN764BIT" w:date="2017-08-31T13:07:00Z"/>
                    <w:rFonts w:ascii="Consolas" w:eastAsia="Times New Roman" w:hAnsi="Consolas" w:cs="Consolas"/>
                    <w:sz w:val="20"/>
                    <w:szCs w:val="20"/>
                  </w:rPr>
                </w:rPrChange>
              </w:rPr>
            </w:pPr>
            <w:ins w:id="1263" w:author="WIN764BIT" w:date="2017-08-31T13:07:00Z">
              <w:r w:rsidRPr="00E57B51">
                <w:rPr>
                  <w:rFonts w:eastAsia="Times New Roman" w:cs="Consolas"/>
                  <w:color w:val="000000"/>
                  <w:sz w:val="20"/>
                  <w:szCs w:val="20"/>
                  <w:highlight w:val="yellow"/>
                  <w:rPrChange w:id="1264" w:author="WIN764BIT" w:date="2017-08-31T13:07:00Z">
                    <w:rPr>
                      <w:rFonts w:ascii="Consolas" w:eastAsia="Times New Roman" w:hAnsi="Consolas" w:cs="Consolas"/>
                      <w:color w:val="000000"/>
                      <w:sz w:val="20"/>
                      <w:szCs w:val="20"/>
                    </w:rPr>
                  </w:rPrChange>
                </w:rPr>
                <w:tab/>
              </w:r>
              <w:r w:rsidRPr="00E57B51">
                <w:rPr>
                  <w:rFonts w:eastAsia="Times New Roman" w:cs="Consolas"/>
                  <w:color w:val="000000"/>
                  <w:sz w:val="20"/>
                  <w:szCs w:val="20"/>
                  <w:highlight w:val="yellow"/>
                  <w:rPrChange w:id="1265" w:author="WIN764BIT" w:date="2017-08-31T13:07:00Z">
                    <w:rPr>
                      <w:rFonts w:ascii="Consolas" w:eastAsia="Times New Roman" w:hAnsi="Consolas" w:cs="Consolas"/>
                      <w:color w:val="000000"/>
                      <w:sz w:val="20"/>
                      <w:szCs w:val="20"/>
                    </w:rPr>
                  </w:rPrChange>
                </w:rPr>
                <w:tab/>
              </w:r>
              <w:r w:rsidRPr="00E57B51">
                <w:rPr>
                  <w:rFonts w:eastAsia="Times New Roman" w:cs="Consolas"/>
                  <w:color w:val="000000"/>
                  <w:sz w:val="20"/>
                  <w:szCs w:val="20"/>
                  <w:highlight w:val="yellow"/>
                  <w:rPrChange w:id="1266" w:author="WIN764BIT" w:date="2017-08-31T13:07:00Z">
                    <w:rPr>
                      <w:rFonts w:ascii="Consolas" w:eastAsia="Times New Roman" w:hAnsi="Consolas" w:cs="Consolas"/>
                      <w:color w:val="000000"/>
                      <w:sz w:val="20"/>
                      <w:szCs w:val="20"/>
                    </w:rPr>
                  </w:rPrChange>
                </w:rPr>
                <w:tab/>
              </w:r>
              <w:r w:rsidRPr="00E57B51">
                <w:rPr>
                  <w:rFonts w:eastAsia="Times New Roman" w:cs="Consolas"/>
                  <w:color w:val="008080"/>
                  <w:sz w:val="20"/>
                  <w:szCs w:val="20"/>
                  <w:highlight w:val="yellow"/>
                  <w:rPrChange w:id="1267" w:author="WIN764BIT" w:date="2017-08-31T13:07:00Z">
                    <w:rPr>
                      <w:rFonts w:ascii="Consolas" w:eastAsia="Times New Roman" w:hAnsi="Consolas" w:cs="Consolas"/>
                      <w:color w:val="008080"/>
                      <w:sz w:val="20"/>
                      <w:szCs w:val="20"/>
                    </w:rPr>
                  </w:rPrChange>
                </w:rPr>
                <w:t>&lt;/</w:t>
              </w:r>
              <w:r w:rsidRPr="00E57B51">
                <w:rPr>
                  <w:rFonts w:eastAsia="Times New Roman" w:cs="Consolas"/>
                  <w:color w:val="3F7F7F"/>
                  <w:sz w:val="20"/>
                  <w:szCs w:val="20"/>
                  <w:highlight w:val="yellow"/>
                  <w:rPrChange w:id="1268" w:author="WIN764BIT" w:date="2017-08-31T13:07:00Z">
                    <w:rPr>
                      <w:rFonts w:ascii="Consolas" w:eastAsia="Times New Roman" w:hAnsi="Consolas" w:cs="Consolas"/>
                      <w:color w:val="3F7F7F"/>
                      <w:sz w:val="20"/>
                      <w:szCs w:val="20"/>
                    </w:rPr>
                  </w:rPrChange>
                </w:rPr>
                <w:t>div</w:t>
              </w:r>
              <w:r w:rsidRPr="00E57B51">
                <w:rPr>
                  <w:rFonts w:eastAsia="Times New Roman" w:cs="Consolas"/>
                  <w:color w:val="008080"/>
                  <w:sz w:val="20"/>
                  <w:szCs w:val="20"/>
                  <w:highlight w:val="yellow"/>
                  <w:rPrChange w:id="1269" w:author="WIN764BIT" w:date="2017-08-31T13:07:00Z">
                    <w:rPr>
                      <w:rFonts w:ascii="Consolas" w:eastAsia="Times New Roman" w:hAnsi="Consolas" w:cs="Consolas"/>
                      <w:color w:val="008080"/>
                      <w:sz w:val="20"/>
                      <w:szCs w:val="20"/>
                    </w:rPr>
                  </w:rPrChange>
                </w:rPr>
                <w:t>&gt;</w:t>
              </w:r>
            </w:ins>
          </w:p>
          <w:p w14:paraId="08D339AE" w14:textId="77777777" w:rsidR="00B54007" w:rsidRPr="00E57B51" w:rsidDel="00E8035A" w:rsidRDefault="00B54007" w:rsidP="005C1822">
            <w:pPr>
              <w:pStyle w:val="BodyText"/>
              <w:rPr>
                <w:del w:id="1270" w:author="WIN764BIT" w:date="2017-08-31T13:07:00Z"/>
                <w:highlight w:val="yellow"/>
              </w:rPr>
            </w:pPr>
            <w:ins w:id="1271" w:author="WIN764BIT" w:date="2017-08-31T13:07:00Z">
              <w:r w:rsidRPr="00E57B51">
                <w:rPr>
                  <w:bCs w:val="0"/>
                  <w:color w:val="000000"/>
                  <w:highlight w:val="yellow"/>
                  <w:rPrChange w:id="1272" w:author="WIN764BIT" w:date="2017-08-31T13:07:00Z">
                    <w:rPr>
                      <w:rFonts w:ascii="Consolas" w:eastAsia="Times New Roman" w:hAnsi="Consolas" w:cs="Consolas"/>
                      <w:bCs w:val="0"/>
                      <w:color w:val="000000"/>
                      <w:sz w:val="20"/>
                      <w:szCs w:val="20"/>
                    </w:rPr>
                  </w:rPrChange>
                </w:rPr>
                <w:tab/>
              </w:r>
              <w:r w:rsidRPr="00E57B51">
                <w:rPr>
                  <w:bCs w:val="0"/>
                  <w:color w:val="000000"/>
                  <w:highlight w:val="yellow"/>
                  <w:rPrChange w:id="1273" w:author="WIN764BIT" w:date="2017-08-31T13:07:00Z">
                    <w:rPr>
                      <w:rFonts w:ascii="Consolas" w:eastAsia="Times New Roman" w:hAnsi="Consolas" w:cs="Consolas"/>
                      <w:bCs w:val="0"/>
                      <w:color w:val="000000"/>
                      <w:sz w:val="20"/>
                      <w:szCs w:val="20"/>
                    </w:rPr>
                  </w:rPrChange>
                </w:rPr>
                <w:tab/>
              </w:r>
              <w:r w:rsidRPr="00E57B51">
                <w:rPr>
                  <w:bCs w:val="0"/>
                  <w:color w:val="008080"/>
                  <w:highlight w:val="yellow"/>
                  <w:rPrChange w:id="1274" w:author="WIN764BIT" w:date="2017-08-31T13:07:00Z">
                    <w:rPr>
                      <w:rFonts w:ascii="Consolas" w:eastAsia="Times New Roman" w:hAnsi="Consolas" w:cs="Consolas"/>
                      <w:bCs w:val="0"/>
                      <w:color w:val="008080"/>
                      <w:sz w:val="20"/>
                      <w:szCs w:val="20"/>
                    </w:rPr>
                  </w:rPrChange>
                </w:rPr>
                <w:t>&lt;/</w:t>
              </w:r>
              <w:r w:rsidRPr="00E57B51">
                <w:rPr>
                  <w:bCs w:val="0"/>
                  <w:color w:val="3F7F7F"/>
                  <w:highlight w:val="yellow"/>
                  <w:rPrChange w:id="1275" w:author="WIN764BIT" w:date="2017-08-31T13:07:00Z">
                    <w:rPr>
                      <w:rFonts w:ascii="Consolas" w:eastAsia="Times New Roman" w:hAnsi="Consolas" w:cs="Consolas"/>
                      <w:bCs w:val="0"/>
                      <w:color w:val="3F7F7F"/>
                      <w:sz w:val="20"/>
                      <w:szCs w:val="20"/>
                      <w:highlight w:val="lightGray"/>
                    </w:rPr>
                  </w:rPrChange>
                </w:rPr>
                <w:t>isif</w:t>
              </w:r>
              <w:r w:rsidRPr="00E57B51">
                <w:rPr>
                  <w:bCs w:val="0"/>
                  <w:color w:val="008080"/>
                  <w:highlight w:val="yellow"/>
                  <w:rPrChange w:id="1276" w:author="WIN764BIT" w:date="2017-08-31T13:07:00Z">
                    <w:rPr>
                      <w:rFonts w:ascii="Consolas" w:eastAsia="Times New Roman" w:hAnsi="Consolas" w:cs="Consolas"/>
                      <w:bCs w:val="0"/>
                      <w:color w:val="008080"/>
                      <w:sz w:val="20"/>
                      <w:szCs w:val="20"/>
                    </w:rPr>
                  </w:rPrChange>
                </w:rPr>
                <w:t>&gt;</w:t>
              </w:r>
            </w:ins>
            <w:del w:id="1277" w:author="WIN764BIT" w:date="2017-08-31T13:07:00Z">
              <w:r w:rsidRPr="00E57B51" w:rsidDel="00E8035A">
                <w:rPr>
                  <w:color w:val="008080"/>
                  <w:highlight w:val="yellow"/>
                </w:rPr>
                <w:delText>&lt;</w:delText>
              </w:r>
              <w:r w:rsidRPr="00E57B51" w:rsidDel="00E8035A">
                <w:rPr>
                  <w:color w:val="3F7F7F"/>
                  <w:highlight w:val="yellow"/>
                </w:rPr>
                <w:delText>isif</w:delText>
              </w:r>
              <w:r w:rsidRPr="00E57B51" w:rsidDel="00E8035A">
                <w:rPr>
                  <w:color w:val="7F007F"/>
                  <w:highlight w:val="yellow"/>
                </w:rPr>
                <w:delText>condition</w:delText>
              </w:r>
              <w:r w:rsidRPr="00E57B51" w:rsidDel="00E8035A">
                <w:rPr>
                  <w:color w:val="000000"/>
                  <w:highlight w:val="yellow"/>
                </w:rPr>
                <w:delText>=</w:delText>
              </w:r>
              <w:r w:rsidRPr="00E57B51" w:rsidDel="00E8035A">
                <w:rPr>
                  <w:highlight w:val="yellow"/>
                </w:rPr>
                <w:delText>"${pdict.SubscriptionError != null}"</w:delText>
              </w:r>
              <w:r w:rsidRPr="00E57B51" w:rsidDel="00E8035A">
                <w:rPr>
                  <w:color w:val="008080"/>
                  <w:highlight w:val="yellow"/>
                </w:rPr>
                <w:delText>&gt;</w:delText>
              </w:r>
            </w:del>
          </w:p>
          <w:p w14:paraId="4946A09C" w14:textId="5EFE0665" w:rsidR="00747254" w:rsidRPr="00E33D85" w:rsidRDefault="00747254" w:rsidP="005C1822">
            <w:pPr>
              <w:pStyle w:val="BodyText"/>
            </w:pPr>
          </w:p>
        </w:tc>
      </w:tr>
    </w:tbl>
    <w:p w14:paraId="61F5423B" w14:textId="77777777" w:rsidR="003A245C" w:rsidRDefault="003A245C" w:rsidP="005C1822">
      <w:pPr>
        <w:pStyle w:val="BodyText"/>
      </w:pPr>
    </w:p>
    <w:p w14:paraId="18FAAD39" w14:textId="77777777" w:rsidR="00747254" w:rsidRPr="00E33D85" w:rsidRDefault="00747254" w:rsidP="005C1822">
      <w:pPr>
        <w:pStyle w:val="BodyText"/>
        <w:numPr>
          <w:ilvl w:val="0"/>
          <w:numId w:val="82"/>
        </w:numPr>
      </w:pPr>
      <w:r w:rsidRPr="00E33D85">
        <w:t>Incl</w:t>
      </w:r>
      <w:r w:rsidR="007D17FB" w:rsidRPr="00E33D85">
        <w:t xml:space="preserve">ude the below code right after </w:t>
      </w:r>
      <w:r w:rsidRPr="00E33D85">
        <w:t>&lt;isdynamicform&gt; form object</w:t>
      </w:r>
      <w:r w:rsidR="003A245C">
        <w:t xml:space="preserve"> to add Billing Address Fields</w:t>
      </w:r>
    </w:p>
    <w:tbl>
      <w:tblPr>
        <w:tblStyle w:val="TableGrid"/>
        <w:tblW w:w="0" w:type="auto"/>
        <w:tblLook w:val="04A0" w:firstRow="1" w:lastRow="0" w:firstColumn="1" w:lastColumn="0" w:noHBand="0" w:noVBand="1"/>
      </w:tblPr>
      <w:tblGrid>
        <w:gridCol w:w="10296"/>
      </w:tblGrid>
      <w:tr w:rsidR="00747254" w:rsidRPr="00E33D85" w14:paraId="40B3951D" w14:textId="77777777" w:rsidTr="005E5459">
        <w:tc>
          <w:tcPr>
            <w:tcW w:w="10296" w:type="dxa"/>
          </w:tcPr>
          <w:p w14:paraId="63D42ABD" w14:textId="768D4D62" w:rsidR="003C07FC" w:rsidRPr="00760DA0" w:rsidRDefault="003C07FC" w:rsidP="003C07FC">
            <w:pPr>
              <w:autoSpaceDE w:val="0"/>
              <w:autoSpaceDN w:val="0"/>
              <w:adjustRightInd w:val="0"/>
              <w:spacing w:after="0" w:line="240" w:lineRule="auto"/>
              <w:rPr>
                <w:rFonts w:eastAsia="Times New Roman" w:cs="Consolas"/>
                <w:sz w:val="20"/>
                <w:szCs w:val="20"/>
              </w:rPr>
            </w:pPr>
            <w:r w:rsidRPr="00760DA0">
              <w:rPr>
                <w:rFonts w:eastAsia="Times New Roman" w:cs="Consolas"/>
                <w:color w:val="008080"/>
                <w:sz w:val="20"/>
                <w:szCs w:val="20"/>
              </w:rPr>
              <w:t>&lt;</w:t>
            </w:r>
            <w:r w:rsidRPr="00760DA0">
              <w:rPr>
                <w:rFonts w:eastAsia="Times New Roman" w:cs="Consolas"/>
                <w:color w:val="3F7F7F"/>
                <w:sz w:val="20"/>
                <w:szCs w:val="20"/>
              </w:rPr>
              <w:t>isdynamicform</w:t>
            </w:r>
            <w:r w:rsidR="00B32948">
              <w:rPr>
                <w:rFonts w:eastAsia="Times New Roman" w:cs="Consolas"/>
                <w:color w:val="3F7F7F"/>
                <w:sz w:val="20"/>
                <w:szCs w:val="20"/>
              </w:rPr>
              <w:t xml:space="preserve"> </w:t>
            </w:r>
            <w:r w:rsidRPr="00760DA0">
              <w:rPr>
                <w:rFonts w:eastAsia="Times New Roman" w:cs="Consolas"/>
                <w:color w:val="7F007F"/>
                <w:sz w:val="20"/>
                <w:szCs w:val="20"/>
              </w:rPr>
              <w:t>formobject</w:t>
            </w:r>
            <w:r w:rsidRPr="00760DA0">
              <w:rPr>
                <w:rFonts w:eastAsia="Times New Roman" w:cs="Consolas"/>
                <w:color w:val="000000"/>
                <w:sz w:val="20"/>
                <w:szCs w:val="20"/>
              </w:rPr>
              <w:t>=</w:t>
            </w:r>
            <w:r w:rsidRPr="00760DA0">
              <w:rPr>
                <w:rFonts w:eastAsia="Times New Roman" w:cs="Consolas"/>
                <w:i/>
                <w:iCs/>
                <w:color w:val="2A00FF"/>
                <w:sz w:val="20"/>
                <w:szCs w:val="20"/>
              </w:rPr>
              <w:t>"${pdict.CurrentForms.paymentinstruments.creditcards.newcreditcard.expiration}"</w:t>
            </w:r>
            <w:r w:rsidR="00B32948">
              <w:rPr>
                <w:rFonts w:eastAsia="Times New Roman" w:cs="Consolas"/>
                <w:i/>
                <w:iCs/>
                <w:color w:val="2A00FF"/>
                <w:sz w:val="20"/>
                <w:szCs w:val="20"/>
              </w:rPr>
              <w:t xml:space="preserve"> </w:t>
            </w:r>
            <w:r w:rsidRPr="00760DA0">
              <w:rPr>
                <w:rFonts w:eastAsia="Times New Roman" w:cs="Consolas"/>
                <w:color w:val="7F007F"/>
                <w:sz w:val="20"/>
                <w:szCs w:val="20"/>
              </w:rPr>
              <w:t>formdata</w:t>
            </w:r>
            <w:r w:rsidRPr="00760DA0">
              <w:rPr>
                <w:rFonts w:eastAsia="Times New Roman" w:cs="Consolas"/>
                <w:color w:val="000000"/>
                <w:sz w:val="20"/>
                <w:szCs w:val="20"/>
              </w:rPr>
              <w:t>=</w:t>
            </w:r>
            <w:r w:rsidRPr="00760DA0">
              <w:rPr>
                <w:rFonts w:eastAsia="Times New Roman" w:cs="Consolas"/>
                <w:i/>
                <w:iCs/>
                <w:color w:val="2A00FF"/>
                <w:sz w:val="20"/>
                <w:szCs w:val="20"/>
              </w:rPr>
              <w:t>"${currentCountry.dynamicForms.expirationInfo}"</w:t>
            </w:r>
            <w:r w:rsidRPr="00760DA0">
              <w:rPr>
                <w:rFonts w:eastAsia="Times New Roman" w:cs="Consolas"/>
                <w:color w:val="008080"/>
                <w:sz w:val="20"/>
                <w:szCs w:val="20"/>
              </w:rPr>
              <w:t>/&gt;</w:t>
            </w:r>
          </w:p>
          <w:p w14:paraId="5D7875FE" w14:textId="77777777" w:rsidR="003C07FC" w:rsidRPr="00760DA0" w:rsidRDefault="003C07FC" w:rsidP="003C07FC">
            <w:pPr>
              <w:autoSpaceDE w:val="0"/>
              <w:autoSpaceDN w:val="0"/>
              <w:adjustRightInd w:val="0"/>
              <w:spacing w:after="0" w:line="240" w:lineRule="auto"/>
              <w:rPr>
                <w:rFonts w:eastAsia="Times New Roman" w:cs="Consolas"/>
                <w:sz w:val="20"/>
                <w:szCs w:val="20"/>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p>
          <w:p w14:paraId="4944BE59" w14:textId="77777777" w:rsidR="005C1822" w:rsidRPr="00760DA0" w:rsidRDefault="003C07FC"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r w:rsidR="005C1822" w:rsidRPr="00760DA0">
              <w:rPr>
                <w:rFonts w:eastAsia="Times New Roman" w:cs="Consolas"/>
                <w:color w:val="008080"/>
                <w:sz w:val="20"/>
                <w:szCs w:val="20"/>
                <w:highlight w:val="yellow"/>
              </w:rPr>
              <w:t>&lt;</w:t>
            </w:r>
            <w:r w:rsidR="005C1822" w:rsidRPr="00760DA0">
              <w:rPr>
                <w:rFonts w:eastAsia="Times New Roman" w:cs="Consolas"/>
                <w:color w:val="3F7F7F"/>
                <w:sz w:val="20"/>
                <w:szCs w:val="20"/>
                <w:highlight w:val="yellow"/>
              </w:rPr>
              <w:t>isinputfield</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formfield</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"${pdict.CurrentForms.paymentinstruments.creditcards.address.firstname}"</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type</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"input"</w:t>
            </w:r>
            <w:r w:rsidR="005C1822" w:rsidRPr="00760DA0">
              <w:rPr>
                <w:rFonts w:eastAsia="Times New Roman" w:cs="Consolas"/>
                <w:color w:val="008080"/>
                <w:sz w:val="20"/>
                <w:szCs w:val="20"/>
                <w:highlight w:val="yellow"/>
              </w:rPr>
              <w:t>/&gt;</w:t>
            </w:r>
          </w:p>
          <w:p w14:paraId="6D47374B" w14:textId="77777777"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"${pdict.CurrentForms.paymentinstruments.creditcards.address.lastname}"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6021341A" w14:textId="77777777"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"${pdict.CurrentForms.paymentinstruments.creditcards.address.address1}"</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74D8AD06" w14:textId="77777777"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"${pdict.CurrentForms.paymentinstruments.creditcards.address.address2}"</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3772A861" w14:textId="77777777"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"${pdict.CurrentForms.paymentinstruments.creditcards.address.country}"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14:paraId="44B26BFA" w14:textId="77777777"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"${pdict.CurrentForms.paymentinstruments.creditcards.address.states.state}"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14:paraId="0BE52E64" w14:textId="77777777"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"${pdict.CurrentForms.paymentinstruments.creditcards.address.city}"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72315A43" w14:textId="77777777"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"${pdict.CurrentForms.paymentinstruments.creditcards.address.postal}"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6A60B56C" w14:textId="77777777"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"${pdict.CurrentForms.paymentinstruments.creditcards.address.phone}"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1B1CDE75" w14:textId="77777777"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"${pdict.CurrentForms.paymentinstruments.creditcards.address.email.emailAddress}"</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xhtmlclass</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"email"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14:paraId="753300D3" w14:textId="3D8EE966" w:rsidR="00747254" w:rsidRPr="00E33D85" w:rsidRDefault="005C1822" w:rsidP="005C1822">
            <w:pPr>
              <w:pStyle w:val="BodyText"/>
            </w:pPr>
            <w:r w:rsidRPr="00760DA0">
              <w:rPr>
                <w:color w:val="000000"/>
                <w:highlight w:val="yellow"/>
              </w:rPr>
              <w:tab/>
            </w:r>
            <w:r w:rsidRPr="00760DA0">
              <w:rPr>
                <w:color w:val="000000"/>
                <w:highlight w:val="yellow"/>
              </w:rPr>
              <w:tab/>
            </w:r>
            <w:r w:rsidRPr="00760DA0">
              <w:rPr>
                <w:color w:val="000000"/>
                <w:highlight w:val="yellow"/>
              </w:rPr>
              <w:tab/>
            </w:r>
            <w:r w:rsidRPr="00760DA0">
              <w:rPr>
                <w:highlight w:val="yellow"/>
              </w:rPr>
              <w:t>&lt;!-- end code changes for billing fields. --&gt;</w:t>
            </w:r>
          </w:p>
        </w:tc>
      </w:tr>
    </w:tbl>
    <w:p w14:paraId="446C5A1E" w14:textId="77777777"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paymentinstrumentlist.isml</w:t>
      </w:r>
    </w:p>
    <w:p w14:paraId="0BCA0FE9" w14:textId="77777777" w:rsidR="00747254" w:rsidRPr="00E33D85" w:rsidRDefault="00747254" w:rsidP="005C1822">
      <w:pPr>
        <w:pStyle w:val="BodyText"/>
        <w:numPr>
          <w:ilvl w:val="0"/>
          <w:numId w:val="83"/>
        </w:numPr>
      </w:pPr>
      <w:r w:rsidRPr="00E33D85">
        <w:t>Add below code just after &lt;h1&gt; tag to show delete subscription message</w:t>
      </w:r>
    </w:p>
    <w:tbl>
      <w:tblPr>
        <w:tblStyle w:val="TableGrid"/>
        <w:tblW w:w="0" w:type="auto"/>
        <w:tblInd w:w="360" w:type="dxa"/>
        <w:tblLook w:val="04A0" w:firstRow="1" w:lastRow="0" w:firstColumn="1" w:lastColumn="0" w:noHBand="0" w:noVBand="1"/>
      </w:tblPr>
      <w:tblGrid>
        <w:gridCol w:w="9936"/>
      </w:tblGrid>
      <w:tr w:rsidR="00747254" w:rsidRPr="00E33D85" w14:paraId="0CFF75FB" w14:textId="77777777" w:rsidTr="005E5459">
        <w:tc>
          <w:tcPr>
            <w:tcW w:w="10296" w:type="dxa"/>
          </w:tcPr>
          <w:p w14:paraId="587EE7B5" w14:textId="77777777" w:rsidR="005C1822" w:rsidRPr="000624E0" w:rsidRDefault="005C1822" w:rsidP="005C1822">
            <w:pPr>
              <w:autoSpaceDE w:val="0"/>
              <w:autoSpaceDN w:val="0"/>
              <w:adjustRightInd w:val="0"/>
              <w:spacing w:after="0" w:line="240" w:lineRule="auto"/>
              <w:rPr>
                <w:rFonts w:eastAsia="Times New Roman" w:cs="Consolas"/>
                <w:color w:val="008080"/>
                <w:sz w:val="20"/>
                <w:szCs w:val="20"/>
                <w:highlight w:val="yellow"/>
              </w:rPr>
            </w:pPr>
            <w:r>
              <w:rPr>
                <w:color w:val="008080"/>
                <w:highlight w:val="yellow"/>
              </w:rPr>
              <w:t xml:space="preserve"> </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r w:rsidRPr="00AD0F4D">
              <w:rPr>
                <w:rFonts w:eastAsia="Times New Roman" w:cs="Consolas"/>
                <w:color w:val="000000"/>
                <w:sz w:val="20"/>
                <w:szCs w:val="20"/>
              </w:rPr>
              <w:t>${Resource.msg('account.paymentinstrumentlist.header','account',null)}</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p>
          <w:p w14:paraId="178BE858" w14:textId="77777777"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8080"/>
                <w:sz w:val="20"/>
                <w:szCs w:val="20"/>
                <w:highlight w:val="yellow"/>
              </w:rPr>
              <w:lastRenderedPageBreak/>
              <w:t>&lt;</w:t>
            </w:r>
            <w:r w:rsidRPr="005C1822">
              <w:rPr>
                <w:rFonts w:eastAsia="Times New Roman" w:cs="Consolas"/>
                <w:color w:val="3F7F7F"/>
                <w:sz w:val="20"/>
                <w:szCs w:val="20"/>
                <w:highlight w:val="yellow"/>
              </w:rPr>
              <w:t>isif</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condition</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"${pdict.SubscriptionError != null}"</w:t>
            </w:r>
            <w:r w:rsidRPr="005C1822">
              <w:rPr>
                <w:rFonts w:eastAsia="Times New Roman" w:cs="Consolas"/>
                <w:color w:val="008080"/>
                <w:sz w:val="20"/>
                <w:szCs w:val="20"/>
                <w:highlight w:val="yellow"/>
              </w:rPr>
              <w:t>&gt;</w:t>
            </w:r>
          </w:p>
          <w:p w14:paraId="6D5D266C" w14:textId="77777777"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class</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"error-form"</w:t>
            </w:r>
            <w:r w:rsidRPr="005C1822">
              <w:rPr>
                <w:rFonts w:eastAsia="Times New Roman" w:cs="Consolas"/>
                <w:color w:val="008080"/>
                <w:sz w:val="20"/>
                <w:szCs w:val="20"/>
                <w:highlight w:val="yellow"/>
              </w:rPr>
              <w:t>&gt;</w:t>
            </w:r>
          </w:p>
          <w:p w14:paraId="2997EEC1" w14:textId="77777777"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0000"/>
                <w:sz w:val="20"/>
                <w:szCs w:val="20"/>
                <w:highlight w:val="yellow"/>
              </w:rPr>
              <w:t xml:space="preserve">                    ${Resource.msg('paymentinstrumentlist.deletesubscription','cybersource',null)}</w:t>
            </w:r>
          </w:p>
          <w:p w14:paraId="44AF1CC8" w14:textId="77777777"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color w:val="008080"/>
                <w:sz w:val="20"/>
                <w:szCs w:val="20"/>
                <w:highlight w:val="yellow"/>
              </w:rPr>
              <w:t>&gt;</w:t>
            </w:r>
          </w:p>
          <w:p w14:paraId="68C98350" w14:textId="0CF0071E" w:rsidR="00E57B51" w:rsidRPr="00E57B51" w:rsidDel="00E8035A" w:rsidRDefault="005C1822" w:rsidP="005C1822">
            <w:pPr>
              <w:pStyle w:val="BodyText"/>
              <w:rPr>
                <w:del w:id="1278" w:author="WIN764BIT" w:date="2017-08-31T13:07:00Z"/>
                <w:highlight w:val="yellow"/>
              </w:rPr>
            </w:pPr>
            <w:r w:rsidRPr="005C1822">
              <w:rPr>
                <w:color w:val="008080"/>
                <w:highlight w:val="yellow"/>
              </w:rPr>
              <w:t>&lt;/</w:t>
            </w:r>
            <w:r w:rsidRPr="005C1822">
              <w:rPr>
                <w:highlight w:val="yellow"/>
              </w:rPr>
              <w:t>isif</w:t>
            </w:r>
            <w:r w:rsidRPr="005C1822">
              <w:rPr>
                <w:color w:val="008080"/>
                <w:highlight w:val="yellow"/>
              </w:rPr>
              <w:t>&gt;</w:t>
            </w:r>
            <w:del w:id="1279" w:author="WIN764BIT" w:date="2017-08-31T13:07:00Z">
              <w:r w:rsidR="00E57B51" w:rsidRPr="00E57B51" w:rsidDel="00E8035A">
                <w:rPr>
                  <w:color w:val="008080"/>
                  <w:highlight w:val="yellow"/>
                </w:rPr>
                <w:delText>&lt;</w:delText>
              </w:r>
              <w:r w:rsidR="00E57B51" w:rsidRPr="00E57B51" w:rsidDel="00E8035A">
                <w:rPr>
                  <w:color w:val="3F7F7F"/>
                  <w:highlight w:val="yellow"/>
                </w:rPr>
                <w:delText>isif</w:delText>
              </w:r>
              <w:r w:rsidR="00E57B51" w:rsidRPr="00E57B51" w:rsidDel="00E8035A">
                <w:rPr>
                  <w:color w:val="7F007F"/>
                  <w:highlight w:val="yellow"/>
                </w:rPr>
                <w:delText>condition</w:delText>
              </w:r>
              <w:r w:rsidR="00E57B51" w:rsidRPr="00E57B51" w:rsidDel="00E8035A">
                <w:rPr>
                  <w:color w:val="000000"/>
                  <w:highlight w:val="yellow"/>
                </w:rPr>
                <w:delText>=</w:delText>
              </w:r>
              <w:r w:rsidR="00E57B51" w:rsidRPr="00E57B51" w:rsidDel="00E8035A">
                <w:rPr>
                  <w:highlight w:val="yellow"/>
                </w:rPr>
                <w:delText>"${pdict.SubscriptionError != null}"</w:delText>
              </w:r>
              <w:r w:rsidR="00E57B51" w:rsidRPr="00E57B51" w:rsidDel="00E8035A">
                <w:rPr>
                  <w:color w:val="008080"/>
                  <w:highlight w:val="yellow"/>
                </w:rPr>
                <w:delText>&gt;</w:delText>
              </w:r>
            </w:del>
          </w:p>
          <w:p w14:paraId="5810865D" w14:textId="6773A80D" w:rsidR="00747254" w:rsidRPr="00E33D85" w:rsidRDefault="00747254" w:rsidP="005C1822">
            <w:pPr>
              <w:pStyle w:val="BodyText"/>
            </w:pPr>
          </w:p>
        </w:tc>
      </w:tr>
    </w:tbl>
    <w:p w14:paraId="3F5DC9A4" w14:textId="77777777" w:rsidR="00747254" w:rsidRPr="00E33D85" w:rsidRDefault="00747254" w:rsidP="00747254">
      <w:pPr>
        <w:pStyle w:val="Heading4"/>
        <w:rPr>
          <w:rFonts w:asciiTheme="minorHAnsi" w:hAnsiTheme="minorHAnsi"/>
        </w:rPr>
      </w:pPr>
      <w:r w:rsidRPr="00E33D85">
        <w:rPr>
          <w:rFonts w:asciiTheme="minorHAnsi" w:hAnsiTheme="minorHAnsi"/>
        </w:rPr>
        <w:lastRenderedPageBreak/>
        <w:t>My Account</w:t>
      </w:r>
      <w:r w:rsidR="00CD579C" w:rsidRPr="00E33D85">
        <w:rPr>
          <w:rFonts w:asciiTheme="minorHAnsi" w:hAnsiTheme="minorHAnsi"/>
        </w:rPr>
        <w:t xml:space="preserve"> - Controller -</w:t>
      </w:r>
      <w:r w:rsidRPr="00E33D85">
        <w:rPr>
          <w:rFonts w:asciiTheme="minorHAnsi" w:hAnsiTheme="minorHAnsi"/>
        </w:rPr>
        <w:t xml:space="preserve"> PaymentInstruments.js</w:t>
      </w:r>
    </w:p>
    <w:p w14:paraId="0C0D7FE8" w14:textId="77777777" w:rsidR="00747254" w:rsidRPr="00E33D85" w:rsidRDefault="00747254" w:rsidP="00747254">
      <w:pPr>
        <w:pStyle w:val="Heading5"/>
        <w:rPr>
          <w:rFonts w:asciiTheme="minorHAnsi" w:hAnsiTheme="minorHAnsi"/>
        </w:rPr>
      </w:pPr>
      <w:r w:rsidRPr="00E33D85">
        <w:rPr>
          <w:rFonts w:asciiTheme="minorHAnsi" w:hAnsiTheme="minorHAnsi"/>
        </w:rPr>
        <w:t>Update “list” function</w:t>
      </w:r>
    </w:p>
    <w:p w14:paraId="7CF0AD43" w14:textId="58312FE8" w:rsidR="00747254" w:rsidRDefault="00747254" w:rsidP="00747254">
      <w:r w:rsidRPr="00E33D85">
        <w:t>Update as below to handle Subscription</w:t>
      </w:r>
      <w:r w:rsidR="00E57B51">
        <w:t xml:space="preserve"> </w:t>
      </w:r>
      <w:r w:rsidRPr="00E33D85">
        <w:t>Error</w:t>
      </w:r>
      <w:r w:rsidR="00AE6E2E">
        <w:t>and</w:t>
      </w:r>
      <w:r w:rsidR="00123DE4">
        <w:t xml:space="preserve"> migrate card token</w:t>
      </w:r>
    </w:p>
    <w:tbl>
      <w:tblPr>
        <w:tblStyle w:val="TableGrid"/>
        <w:tblW w:w="0" w:type="auto"/>
        <w:tblLook w:val="04A0" w:firstRow="1" w:lastRow="0" w:firstColumn="1" w:lastColumn="0" w:noHBand="0" w:noVBand="1"/>
      </w:tblPr>
      <w:tblGrid>
        <w:gridCol w:w="10296"/>
      </w:tblGrid>
      <w:tr w:rsidR="00123DE4" w14:paraId="0B619202" w14:textId="77777777" w:rsidTr="00123DE4">
        <w:tc>
          <w:tcPr>
            <w:tcW w:w="10296" w:type="dxa"/>
          </w:tcPr>
          <w:p w14:paraId="3833D635" w14:textId="77777777"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function</w:t>
            </w:r>
            <w:r w:rsidRPr="00123DE4">
              <w:rPr>
                <w:rFonts w:eastAsia="Times New Roman" w:cs="Consolas"/>
                <w:color w:val="000000"/>
                <w:sz w:val="20"/>
                <w:szCs w:val="20"/>
              </w:rPr>
              <w:t xml:space="preserve"> list() {</w:t>
            </w:r>
          </w:p>
          <w:p w14:paraId="37AD7444" w14:textId="77777777"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ab/>
            </w: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SubscriptionError=</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14:paraId="14521359" w14:textId="77777777"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wallet = customer.getProfile().getWallet();</w:t>
            </w:r>
          </w:p>
          <w:p w14:paraId="2BBCEB1D" w14:textId="77777777"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paymentInstruments = wallet.getPaymentInstruments(dw.order.PaymentInstrument.METHOD_CREDIT_CARD);</w:t>
            </w:r>
          </w:p>
          <w:p w14:paraId="099490B4" w14:textId="77777777"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pageMeta = require(</w:t>
            </w:r>
            <w:r w:rsidRPr="00123DE4">
              <w:rPr>
                <w:rFonts w:eastAsia="Times New Roman" w:cs="Consolas"/>
                <w:color w:val="2A00FF"/>
                <w:sz w:val="20"/>
                <w:szCs w:val="20"/>
              </w:rPr>
              <w:t>'~/cartridge/scripts/meta'</w:t>
            </w:r>
            <w:r w:rsidRPr="00123DE4">
              <w:rPr>
                <w:rFonts w:eastAsia="Times New Roman" w:cs="Consolas"/>
                <w:color w:val="000000"/>
                <w:sz w:val="20"/>
                <w:szCs w:val="20"/>
              </w:rPr>
              <w:t>);</w:t>
            </w:r>
          </w:p>
          <w:p w14:paraId="238002B6" w14:textId="77777777"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paymentForm = app.getForm(</w:t>
            </w:r>
            <w:r w:rsidRPr="00123DE4">
              <w:rPr>
                <w:rFonts w:eastAsia="Times New Roman" w:cs="Consolas"/>
                <w:color w:val="2A00FF"/>
                <w:sz w:val="20"/>
                <w:szCs w:val="20"/>
              </w:rPr>
              <w:t>'paymentinstruments'</w:t>
            </w:r>
            <w:r w:rsidRPr="00123DE4">
              <w:rPr>
                <w:rFonts w:eastAsia="Times New Roman" w:cs="Consolas"/>
                <w:color w:val="000000"/>
                <w:sz w:val="20"/>
                <w:szCs w:val="20"/>
              </w:rPr>
              <w:t>);</w:t>
            </w:r>
          </w:p>
          <w:p w14:paraId="00F4D83D" w14:textId="77777777" w:rsidR="00123DE4" w:rsidRPr="00123DE4" w:rsidRDefault="00123DE4" w:rsidP="00123DE4">
            <w:pPr>
              <w:autoSpaceDE w:val="0"/>
              <w:autoSpaceDN w:val="0"/>
              <w:adjustRightInd w:val="0"/>
              <w:spacing w:after="0" w:line="240" w:lineRule="auto"/>
              <w:rPr>
                <w:rFonts w:eastAsia="Times New Roman" w:cs="Consolas"/>
                <w:sz w:val="20"/>
                <w:szCs w:val="20"/>
              </w:rPr>
            </w:pPr>
          </w:p>
          <w:p w14:paraId="4C1840A6" w14:textId="77777777"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paymentForm.clear();</w:t>
            </w:r>
          </w:p>
          <w:p w14:paraId="59750BC0" w14:textId="77777777"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paymentForm.get(</w:t>
            </w:r>
            <w:r w:rsidRPr="00123DE4">
              <w:rPr>
                <w:rFonts w:eastAsia="Times New Roman" w:cs="Consolas"/>
                <w:color w:val="2A00FF"/>
                <w:sz w:val="20"/>
                <w:szCs w:val="20"/>
              </w:rPr>
              <w:t>'creditcards.storedcards'</w:t>
            </w:r>
            <w:r w:rsidRPr="00123DE4">
              <w:rPr>
                <w:rFonts w:eastAsia="Times New Roman" w:cs="Consolas"/>
                <w:color w:val="000000"/>
                <w:sz w:val="20"/>
                <w:szCs w:val="20"/>
              </w:rPr>
              <w:t>).copyFrom(paymentInstruments);</w:t>
            </w:r>
          </w:p>
          <w:p w14:paraId="7A50BC2F" w14:textId="77777777" w:rsidR="00123DE4" w:rsidRPr="00123DE4" w:rsidRDefault="00123DE4" w:rsidP="00123DE4">
            <w:pPr>
              <w:autoSpaceDE w:val="0"/>
              <w:autoSpaceDN w:val="0"/>
              <w:adjustRightInd w:val="0"/>
              <w:spacing w:after="0" w:line="240" w:lineRule="auto"/>
              <w:rPr>
                <w:rFonts w:eastAsia="Times New Roman" w:cs="Consolas"/>
                <w:sz w:val="20"/>
                <w:szCs w:val="20"/>
              </w:rPr>
            </w:pPr>
          </w:p>
          <w:p w14:paraId="06504573" w14:textId="77777777"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pageMeta.update(dw.content.ContentMgr.getContent(</w:t>
            </w:r>
            <w:r w:rsidRPr="00123DE4">
              <w:rPr>
                <w:rFonts w:eastAsia="Times New Roman" w:cs="Consolas"/>
                <w:color w:val="2A00FF"/>
                <w:sz w:val="20"/>
                <w:szCs w:val="20"/>
              </w:rPr>
              <w:t>'myaccount-paymentsettings'</w:t>
            </w:r>
            <w:r w:rsidRPr="00123DE4">
              <w:rPr>
                <w:rFonts w:eastAsia="Times New Roman" w:cs="Consolas"/>
                <w:color w:val="000000"/>
                <w:sz w:val="20"/>
                <w:szCs w:val="20"/>
              </w:rPr>
              <w:t>));</w:t>
            </w:r>
          </w:p>
          <w:p w14:paraId="5084EF52" w14:textId="19DE1985"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b/>
                <w:bCs/>
                <w:color w:val="7F0055"/>
                <w:sz w:val="20"/>
                <w:szCs w:val="20"/>
                <w:highlight w:val="yellow"/>
              </w:rPr>
              <w:t>if</w:t>
            </w:r>
            <w:r w:rsidRPr="00123DE4">
              <w:rPr>
                <w:rFonts w:eastAsia="Times New Roman" w:cs="Consolas"/>
                <w:color w:val="000000"/>
                <w:sz w:val="20"/>
                <w:szCs w:val="20"/>
                <w:highlight w:val="yellow"/>
              </w:rPr>
              <w:t xml:space="preserve"> ((</w:t>
            </w:r>
            <w:r w:rsidRPr="00123DE4">
              <w:rPr>
                <w:rFonts w:eastAsia="Times New Roman" w:cs="Consolas"/>
                <w:color w:val="2A00FF"/>
                <w:sz w:val="20"/>
                <w:szCs w:val="20"/>
                <w:highlight w:val="yellow"/>
              </w:rPr>
              <w:t>'SubscriptionError'</w:t>
            </w:r>
            <w:r w:rsidR="00B32948">
              <w:rPr>
                <w:rFonts w:eastAsia="Times New Roman" w:cs="Consolas"/>
                <w:color w:val="2A00FF"/>
                <w:sz w:val="20"/>
                <w:szCs w:val="20"/>
                <w:highlight w:val="yellow"/>
              </w:rPr>
              <w:t xml:space="preserve"> </w:t>
            </w:r>
            <w:r w:rsidRPr="00123DE4">
              <w:rPr>
                <w:rFonts w:eastAsia="Times New Roman" w:cs="Consolas"/>
                <w:b/>
                <w:bCs/>
                <w:color w:val="7F0055"/>
                <w:sz w:val="20"/>
                <w:szCs w:val="20"/>
                <w:highlight w:val="yellow"/>
              </w:rPr>
              <w:t>in</w:t>
            </w:r>
            <w:r w:rsidRPr="00123DE4">
              <w:rPr>
                <w:rFonts w:eastAsia="Times New Roman" w:cs="Consolas"/>
                <w:color w:val="000000"/>
                <w:sz w:val="20"/>
                <w:szCs w:val="20"/>
                <w:highlight w:val="yellow"/>
              </w:rPr>
              <w:t xml:space="preserve"> session.custom) &amp;&amp; !empty(session.custom.SubscriptionError)) {</w:t>
            </w:r>
          </w:p>
          <w:p w14:paraId="16DDEC84" w14:textId="77777777"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color w:val="000000"/>
                <w:sz w:val="20"/>
                <w:szCs w:val="20"/>
                <w:highlight w:val="yellow"/>
              </w:rPr>
              <w:tab/>
              <w:t>SubscriptionError = session.custom.SubscriptionError;</w:t>
            </w:r>
          </w:p>
          <w:p w14:paraId="5AC7419E" w14:textId="77777777"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color w:val="000000"/>
                <w:sz w:val="20"/>
                <w:szCs w:val="20"/>
                <w:highlight w:val="yellow"/>
              </w:rPr>
              <w:tab/>
              <w:t xml:space="preserve">session.custom.SubscriptionError = </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14:paraId="292D370C" w14:textId="77777777"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color w:val="000000"/>
                <w:sz w:val="20"/>
                <w:szCs w:val="20"/>
                <w:highlight w:val="yellow"/>
              </w:rPr>
              <w:t xml:space="preserve">    }</w:t>
            </w:r>
          </w:p>
          <w:p w14:paraId="46A5895F" w14:textId="77777777"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p>
          <w:p w14:paraId="5793DC53" w14:textId="77777777"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migrateCard = require(</w:t>
            </w:r>
            <w:r w:rsidRPr="00123DE4">
              <w:rPr>
                <w:rFonts w:eastAsia="Times New Roman" w:cs="Consolas"/>
                <w:color w:val="2A00FF"/>
                <w:sz w:val="20"/>
                <w:szCs w:val="20"/>
                <w:highlight w:val="yellow"/>
              </w:rPr>
              <w:t>'int_cybersource/cartridge/scripts/helper/migrateOldCardToken'</w:t>
            </w:r>
            <w:r w:rsidRPr="00123DE4">
              <w:rPr>
                <w:rFonts w:eastAsia="Times New Roman" w:cs="Consolas"/>
                <w:color w:val="000000"/>
                <w:sz w:val="20"/>
                <w:szCs w:val="20"/>
                <w:highlight w:val="yellow"/>
              </w:rPr>
              <w:t>);</w:t>
            </w:r>
          </w:p>
          <w:p w14:paraId="5E783BAF" w14:textId="77777777"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highlight w:val="yellow"/>
              </w:rPr>
              <w:t xml:space="preserve">    migrateCard.MigrateOldCardToken(paymentInstruments);</w:t>
            </w:r>
          </w:p>
          <w:p w14:paraId="4596991E" w14:textId="77777777" w:rsidR="00123DE4" w:rsidRPr="00123DE4" w:rsidRDefault="00123DE4" w:rsidP="00123DE4">
            <w:pPr>
              <w:autoSpaceDE w:val="0"/>
              <w:autoSpaceDN w:val="0"/>
              <w:adjustRightInd w:val="0"/>
              <w:spacing w:after="0" w:line="240" w:lineRule="auto"/>
              <w:rPr>
                <w:rFonts w:eastAsia="Times New Roman" w:cs="Consolas"/>
                <w:sz w:val="20"/>
                <w:szCs w:val="20"/>
              </w:rPr>
            </w:pPr>
          </w:p>
          <w:p w14:paraId="3D7CE6FF" w14:textId="77777777"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app.getView({</w:t>
            </w:r>
          </w:p>
          <w:p w14:paraId="7BB688F8" w14:textId="77777777"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rPr>
              <w:t>PaymentInstruments: paymentInstruments</w:t>
            </w:r>
            <w:r w:rsidRPr="00123DE4">
              <w:rPr>
                <w:rFonts w:eastAsia="Times New Roman" w:cs="Consolas"/>
                <w:color w:val="000000"/>
                <w:sz w:val="20"/>
                <w:szCs w:val="20"/>
                <w:highlight w:val="yellow"/>
              </w:rPr>
              <w:t>,</w:t>
            </w:r>
          </w:p>
          <w:p w14:paraId="24B1851C" w14:textId="77777777"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highlight w:val="yellow"/>
              </w:rPr>
              <w:t xml:space="preserve">        SubscriptionError : SubscriptionError</w:t>
            </w:r>
          </w:p>
          <w:p w14:paraId="494C561E" w14:textId="77777777"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}).render(</w:t>
            </w:r>
            <w:r w:rsidRPr="00123DE4">
              <w:rPr>
                <w:rFonts w:eastAsia="Times New Roman" w:cs="Consolas"/>
                <w:color w:val="2A00FF"/>
                <w:sz w:val="20"/>
                <w:szCs w:val="20"/>
              </w:rPr>
              <w:t>'account/payment/paymentinstrumentlist'</w:t>
            </w:r>
            <w:r w:rsidRPr="00123DE4">
              <w:rPr>
                <w:rFonts w:eastAsia="Times New Roman" w:cs="Consolas"/>
                <w:color w:val="000000"/>
                <w:sz w:val="20"/>
                <w:szCs w:val="20"/>
              </w:rPr>
              <w:t>);</w:t>
            </w:r>
          </w:p>
          <w:p w14:paraId="109099AA" w14:textId="77777777"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highlight w:val="yellow"/>
              </w:rPr>
              <w:t>return</w:t>
            </w:r>
            <w:r w:rsidRPr="00123DE4">
              <w:rPr>
                <w:rFonts w:eastAsia="Times New Roman" w:cs="Consolas"/>
                <w:color w:val="000000"/>
                <w:sz w:val="20"/>
                <w:szCs w:val="20"/>
                <w:highlight w:val="yellow"/>
              </w:rPr>
              <w:t>;</w:t>
            </w:r>
          </w:p>
          <w:p w14:paraId="1663BD4B" w14:textId="77777777" w:rsidR="00123DE4" w:rsidRDefault="00123DE4" w:rsidP="00123DE4">
            <w:r w:rsidRPr="00123DE4">
              <w:rPr>
                <w:rFonts w:eastAsia="Times New Roman" w:cs="Consolas"/>
                <w:color w:val="000000"/>
                <w:sz w:val="20"/>
                <w:szCs w:val="20"/>
              </w:rPr>
              <w:t>}</w:t>
            </w:r>
          </w:p>
        </w:tc>
      </w:tr>
    </w:tbl>
    <w:p w14:paraId="392B0D33" w14:textId="77777777" w:rsidR="00747254" w:rsidRPr="00E33D85" w:rsidRDefault="00747254" w:rsidP="00747254"/>
    <w:p w14:paraId="43A63964" w14:textId="77777777" w:rsidR="00747254" w:rsidRPr="00E33D85" w:rsidRDefault="00747254" w:rsidP="00747254">
      <w:pPr>
        <w:pStyle w:val="Heading5"/>
        <w:rPr>
          <w:rFonts w:asciiTheme="minorHAnsi" w:hAnsiTheme="minorHAnsi"/>
        </w:rPr>
      </w:pPr>
      <w:r w:rsidRPr="00E33D85">
        <w:rPr>
          <w:rFonts w:asciiTheme="minorHAnsi" w:hAnsiTheme="minorHAnsi"/>
        </w:rPr>
        <w:t>Update “Add” function</w:t>
      </w:r>
    </w:p>
    <w:p w14:paraId="5AF47F54" w14:textId="77777777" w:rsidR="00747254" w:rsidRPr="00E33D85" w:rsidRDefault="00747254" w:rsidP="00747254">
      <w:r w:rsidRPr="00E33D85">
        <w:t>Update as below to handle SubscriptionError</w:t>
      </w:r>
    </w:p>
    <w:tbl>
      <w:tblPr>
        <w:tblStyle w:val="TableGrid"/>
        <w:tblW w:w="0" w:type="auto"/>
        <w:tblLook w:val="04A0" w:firstRow="1" w:lastRow="0" w:firstColumn="1" w:lastColumn="0" w:noHBand="0" w:noVBand="1"/>
      </w:tblPr>
      <w:tblGrid>
        <w:gridCol w:w="10296"/>
      </w:tblGrid>
      <w:tr w:rsidR="00747254" w:rsidRPr="00E33D85" w14:paraId="64F3FD4A" w14:textId="77777777" w:rsidTr="005E5459">
        <w:tc>
          <w:tcPr>
            <w:tcW w:w="10296" w:type="dxa"/>
          </w:tcPr>
          <w:p w14:paraId="70C596B9"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add(clearForm, subscriptionError) {</w:t>
            </w:r>
          </w:p>
          <w:p w14:paraId="673435E9"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14:paraId="59050B7A" w14:textId="77777777" w:rsidR="00747254" w:rsidRPr="00E33D85" w:rsidRDefault="00747254" w:rsidP="005E5459">
            <w:pPr>
              <w:autoSpaceDE w:val="0"/>
              <w:autoSpaceDN w:val="0"/>
              <w:adjustRightInd w:val="0"/>
              <w:spacing w:after="0" w:line="240" w:lineRule="auto"/>
              <w:rPr>
                <w:rFonts w:eastAsia="Times New Roman" w:cs="Consolas"/>
                <w:sz w:val="20"/>
                <w:szCs w:val="20"/>
              </w:rPr>
            </w:pPr>
          </w:p>
          <w:p w14:paraId="31962D60"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if</w:t>
            </w:r>
            <w:r w:rsidRPr="00E33D85">
              <w:rPr>
                <w:rFonts w:eastAsia="Times New Roman" w:cs="Consolas"/>
                <w:color w:val="000000"/>
                <w:sz w:val="20"/>
                <w:szCs w:val="20"/>
              </w:rPr>
              <w:t xml:space="preserve"> (clearForm !== </w:t>
            </w:r>
            <w:r w:rsidRPr="00E33D85">
              <w:rPr>
                <w:rFonts w:eastAsia="Times New Roman" w:cs="Consolas"/>
                <w:b/>
                <w:bCs/>
                <w:color w:val="7F0055"/>
                <w:sz w:val="20"/>
                <w:szCs w:val="20"/>
              </w:rPr>
              <w:t>false</w:t>
            </w:r>
            <w:r w:rsidRPr="00E33D85">
              <w:rPr>
                <w:rFonts w:eastAsia="Times New Roman" w:cs="Consolas"/>
                <w:color w:val="000000"/>
                <w:sz w:val="20"/>
                <w:szCs w:val="20"/>
              </w:rPr>
              <w:t>) {</w:t>
            </w:r>
          </w:p>
          <w:p w14:paraId="69577E7C"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paymentForm.clear();</w:t>
            </w:r>
          </w:p>
          <w:p w14:paraId="5C9C473E"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14:paraId="7265FA73"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paymentForm.get(</w:t>
            </w:r>
            <w:r w:rsidRPr="00E33D85">
              <w:rPr>
                <w:rFonts w:eastAsia="Times New Roman" w:cs="Consolas"/>
                <w:color w:val="2A00FF"/>
                <w:sz w:val="20"/>
                <w:szCs w:val="20"/>
              </w:rPr>
              <w:t>'creditcards.newcreditcard.type'</w:t>
            </w:r>
            <w:r w:rsidRPr="00E33D85">
              <w:rPr>
                <w:rFonts w:eastAsia="Times New Roman" w:cs="Consolas"/>
                <w:color w:val="000000"/>
                <w:sz w:val="20"/>
                <w:szCs w:val="20"/>
              </w:rPr>
              <w:t>).setOptions(dw.order.PaymentMgr</w:t>
            </w:r>
          </w:p>
          <w:p w14:paraId="4D460151"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.getPaymentMethod(dw.order.PaymentInstrument.METHOD_CREDIT_CARD).activePaymentCards.iterator());</w:t>
            </w:r>
          </w:p>
          <w:p w14:paraId="11AD5DDD" w14:textId="77777777" w:rsidR="00747254" w:rsidRPr="00E33D85" w:rsidRDefault="00747254" w:rsidP="005E5459">
            <w:pPr>
              <w:autoSpaceDE w:val="0"/>
              <w:autoSpaceDN w:val="0"/>
              <w:adjustRightInd w:val="0"/>
              <w:spacing w:after="0" w:line="240" w:lineRule="auto"/>
              <w:rPr>
                <w:rFonts w:eastAsia="Times New Roman" w:cs="Consolas"/>
                <w:sz w:val="20"/>
                <w:szCs w:val="20"/>
              </w:rPr>
            </w:pPr>
          </w:p>
          <w:p w14:paraId="42F6AE2B"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app.getView({</w:t>
            </w:r>
          </w:p>
          <w:p w14:paraId="0C847B05" w14:textId="77777777"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rPr>
              <w:t>ContinueURL: URLUtils.https(</w:t>
            </w:r>
            <w:r w:rsidRPr="00AE6E2E">
              <w:rPr>
                <w:rFonts w:eastAsia="Times New Roman" w:cs="Consolas"/>
                <w:color w:val="2A00FF"/>
                <w:sz w:val="20"/>
                <w:szCs w:val="20"/>
              </w:rPr>
              <w:t>'PaymentInstruments-PaymentForm'</w:t>
            </w:r>
            <w:r w:rsidRPr="00AE6E2E">
              <w:rPr>
                <w:rFonts w:eastAsia="Times New Roman" w:cs="Consolas"/>
                <w:color w:val="000000"/>
                <w:sz w:val="20"/>
                <w:szCs w:val="20"/>
              </w:rPr>
              <w:t>)</w:t>
            </w:r>
            <w:r w:rsidRPr="00AE6E2E">
              <w:rPr>
                <w:rFonts w:eastAsia="Times New Roman" w:cs="Consolas"/>
                <w:color w:val="000000"/>
                <w:sz w:val="20"/>
                <w:szCs w:val="20"/>
                <w:highlight w:val="yellow"/>
              </w:rPr>
              <w:t>,</w:t>
            </w:r>
          </w:p>
          <w:p w14:paraId="517028A9"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SubscriptionError: subscriptionError</w:t>
            </w:r>
          </w:p>
          <w:p w14:paraId="56D4BDED"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'account/payment/paymentinstrumentdetails'</w:t>
            </w:r>
            <w:r w:rsidRPr="00E33D85">
              <w:rPr>
                <w:rFonts w:eastAsia="Times New Roman" w:cs="Consolas"/>
                <w:color w:val="000000"/>
                <w:sz w:val="20"/>
                <w:szCs w:val="20"/>
              </w:rPr>
              <w:t>);</w:t>
            </w:r>
          </w:p>
          <w:p w14:paraId="3A870178"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14:paraId="6850204C" w14:textId="77777777" w:rsidR="00747254" w:rsidRPr="00E33D85" w:rsidRDefault="00747254" w:rsidP="005E5459"/>
        </w:tc>
      </w:tr>
    </w:tbl>
    <w:p w14:paraId="7F48FF7B" w14:textId="77777777" w:rsidR="00747254" w:rsidRPr="00E33D85" w:rsidRDefault="00747254" w:rsidP="00747254">
      <w:pPr>
        <w:pStyle w:val="Body"/>
        <w:rPr>
          <w:rFonts w:asciiTheme="minorHAnsi" w:hAnsiTheme="minorHAnsi"/>
        </w:rPr>
      </w:pPr>
    </w:p>
    <w:p w14:paraId="2E7E1EB3" w14:textId="77777777" w:rsidR="00747254" w:rsidRPr="00E33D85" w:rsidRDefault="00747254" w:rsidP="00747254">
      <w:pPr>
        <w:pStyle w:val="Heading5"/>
        <w:rPr>
          <w:rFonts w:asciiTheme="minorHAnsi" w:hAnsiTheme="minorHAnsi"/>
        </w:rPr>
      </w:pPr>
      <w:r w:rsidRPr="00E33D85">
        <w:rPr>
          <w:rFonts w:asciiTheme="minorHAnsi" w:hAnsiTheme="minorHAnsi"/>
        </w:rPr>
        <w:t>Update “handlePaymentForm” function</w:t>
      </w:r>
    </w:p>
    <w:p w14:paraId="376C8D2C" w14:textId="2E48FFC9" w:rsidR="00747254" w:rsidRPr="00E33D85" w:rsidRDefault="00E57B51" w:rsidP="005D17BF">
      <w:pPr>
        <w:autoSpaceDE w:val="0"/>
        <w:autoSpaceDN w:val="0"/>
        <w:adjustRightInd w:val="0"/>
        <w:spacing w:after="0" w:line="240" w:lineRule="auto"/>
        <w:rPr>
          <w:rFonts w:eastAsia="Times New Roman" w:cs="Consolas"/>
          <w:sz w:val="20"/>
          <w:szCs w:val="20"/>
        </w:rPr>
      </w:pPr>
      <w:r w:rsidRPr="00E33D85">
        <w:t xml:space="preserve">Update this code </w:t>
      </w:r>
      <w:del w:id="1280" w:author="WIN764BIT" w:date="2017-08-31T13:19:00Z">
        <w:r w:rsidRPr="00E33D85" w:rsidDel="00AA11E2">
          <w:delText>with</w:delText>
        </w:r>
        <w:r w:rsidRPr="00E33D85" w:rsidDel="00AA11E2">
          <w:rPr>
            <w:rFonts w:eastAsia="Times New Roman" w:cs="Consolas"/>
            <w:b/>
            <w:bCs/>
            <w:color w:val="7F0055"/>
            <w:sz w:val="20"/>
            <w:szCs w:val="20"/>
          </w:rPr>
          <w:delText xml:space="preserve"> </w:delText>
        </w:r>
      </w:del>
      <w:r w:rsidRPr="00E33D85">
        <w:rPr>
          <w:rFonts w:eastAsia="Times New Roman" w:cs="Consolas"/>
          <w:b/>
          <w:bCs/>
          <w:color w:val="7F0055"/>
          <w:sz w:val="20"/>
          <w:szCs w:val="20"/>
        </w:rPr>
        <w:t>if</w:t>
      </w:r>
      <w:r w:rsidRPr="00E33D85">
        <w:rPr>
          <w:rFonts w:eastAsia="Times New Roman" w:cs="Consolas"/>
          <w:color w:val="000000"/>
          <w:sz w:val="20"/>
          <w:szCs w:val="20"/>
        </w:rPr>
        <w:t xml:space="preserve"> (!create()) {add(</w:t>
      </w:r>
      <w:r w:rsidRPr="00E33D85">
        <w:rPr>
          <w:rFonts w:eastAsia="Times New Roman" w:cs="Consolas"/>
          <w:b/>
          <w:bCs/>
          <w:color w:val="7F0055"/>
          <w:sz w:val="20"/>
          <w:szCs w:val="20"/>
        </w:rPr>
        <w:t>false</w:t>
      </w:r>
      <w:r w:rsidRPr="00E33D85">
        <w:rPr>
          <w:rFonts w:eastAsia="Times New Roman" w:cs="Consolas"/>
          <w:color w:val="000000"/>
          <w:sz w:val="20"/>
          <w:szCs w:val="20"/>
        </w:rPr>
        <w:t>);</w:t>
      </w:r>
      <w:r w:rsidRPr="00E33D85">
        <w:t>with below code to handle Subscription</w:t>
      </w:r>
      <w:r>
        <w:t xml:space="preserve"> </w:t>
      </w:r>
      <w:r w:rsidRPr="00E33D85">
        <w:t>Error</w:t>
      </w:r>
    </w:p>
    <w:tbl>
      <w:tblPr>
        <w:tblStyle w:val="TableGrid"/>
        <w:tblW w:w="0" w:type="auto"/>
        <w:tblLook w:val="04A0" w:firstRow="1" w:lastRow="0" w:firstColumn="1" w:lastColumn="0" w:noHBand="0" w:noVBand="1"/>
      </w:tblPr>
      <w:tblGrid>
        <w:gridCol w:w="10296"/>
      </w:tblGrid>
      <w:tr w:rsidR="00747254" w:rsidRPr="00E33D85" w14:paraId="7CC6F548" w14:textId="77777777" w:rsidTr="005E5459">
        <w:tc>
          <w:tcPr>
            <w:tcW w:w="10296" w:type="dxa"/>
          </w:tcPr>
          <w:p w14:paraId="5A70AA26"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handlePaymentForm() {</w:t>
            </w:r>
          </w:p>
          <w:p w14:paraId="2F3C537D"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14:paraId="385BBA87"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paymentForm.handleAction({</w:t>
            </w:r>
          </w:p>
          <w:p w14:paraId="320F97E6"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create: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1B4317A4" w14:textId="77777777"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createResult = create();</w:t>
            </w:r>
          </w:p>
          <w:p w14:paraId="77EEB42F" w14:textId="77777777"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(createResult.error) {</w:t>
            </w:r>
          </w:p>
          <w:p w14:paraId="1B836577"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add(</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 createResult.SubscriptionError);</w:t>
            </w:r>
          </w:p>
          <w:p w14:paraId="1AD83969"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w:t>
            </w:r>
          </w:p>
          <w:p w14:paraId="741F26F1"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14:paraId="6A25D56C"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response.redirect(URLUtils.https(</w:t>
            </w:r>
            <w:r w:rsidRPr="00E33D85">
              <w:rPr>
                <w:rFonts w:eastAsia="Times New Roman" w:cs="Consolas"/>
                <w:color w:val="2A00FF"/>
                <w:sz w:val="20"/>
                <w:szCs w:val="20"/>
              </w:rPr>
              <w:t>'PaymentInstruments-List'</w:t>
            </w:r>
            <w:r w:rsidRPr="00E33D85">
              <w:rPr>
                <w:rFonts w:eastAsia="Times New Roman" w:cs="Consolas"/>
                <w:color w:val="000000"/>
                <w:sz w:val="20"/>
                <w:szCs w:val="20"/>
              </w:rPr>
              <w:t>));</w:t>
            </w:r>
          </w:p>
          <w:p w14:paraId="48798366"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14:paraId="78B2C0DC"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14:paraId="7C9DABD5"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47D60A95"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add(</w:t>
            </w:r>
            <w:r w:rsidRPr="00E33D85">
              <w:rPr>
                <w:rFonts w:eastAsia="Times New Roman" w:cs="Consolas"/>
                <w:b/>
                <w:bCs/>
                <w:color w:val="7F0055"/>
                <w:sz w:val="20"/>
                <w:szCs w:val="20"/>
              </w:rPr>
              <w:t>false</w:t>
            </w:r>
            <w:r w:rsidRPr="00E33D85">
              <w:rPr>
                <w:rFonts w:eastAsia="Times New Roman" w:cs="Consolas"/>
                <w:color w:val="000000"/>
                <w:sz w:val="20"/>
                <w:szCs w:val="20"/>
              </w:rPr>
              <w:t>);</w:t>
            </w:r>
          </w:p>
          <w:p w14:paraId="7960C7DF"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14:paraId="10E0BCBC" w14:textId="77777777"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14:paraId="18B5428E" w14:textId="77777777" w:rsidR="00747254" w:rsidRPr="00E33D85" w:rsidRDefault="00747254" w:rsidP="005E5459">
            <w:r w:rsidRPr="00E33D85">
              <w:rPr>
                <w:rFonts w:eastAsia="Times New Roman" w:cs="Consolas"/>
                <w:color w:val="000000"/>
                <w:sz w:val="20"/>
                <w:szCs w:val="20"/>
              </w:rPr>
              <w:t>}</w:t>
            </w:r>
          </w:p>
        </w:tc>
      </w:tr>
    </w:tbl>
    <w:p w14:paraId="77BCD818" w14:textId="77777777" w:rsidR="00747254" w:rsidRPr="00E33D85" w:rsidRDefault="00747254" w:rsidP="00747254"/>
    <w:p w14:paraId="22BB042F" w14:textId="77777777" w:rsidR="00747254" w:rsidRPr="00E33D85" w:rsidRDefault="00747254" w:rsidP="00747254">
      <w:pPr>
        <w:pStyle w:val="Heading5"/>
        <w:rPr>
          <w:rFonts w:asciiTheme="minorHAnsi" w:hAnsiTheme="minorHAnsi"/>
        </w:rPr>
      </w:pPr>
      <w:r w:rsidRPr="00E33D85">
        <w:rPr>
          <w:rFonts w:asciiTheme="minorHAnsi" w:hAnsiTheme="minorHAnsi"/>
        </w:rPr>
        <w:t xml:space="preserve">Update “create” function </w:t>
      </w:r>
    </w:p>
    <w:p w14:paraId="7B9C5577" w14:textId="1674876B" w:rsidR="00747254" w:rsidRDefault="00625D7D" w:rsidP="00747254">
      <w:r>
        <w:t>Update</w:t>
      </w:r>
      <w:r w:rsidR="00B32948">
        <w:t xml:space="preserve"> </w:t>
      </w:r>
      <w:r w:rsidR="00747254" w:rsidRPr="00E33D85">
        <w:t>create function with below changes done for subscription and error handling</w:t>
      </w:r>
    </w:p>
    <w:tbl>
      <w:tblPr>
        <w:tblStyle w:val="TableGrid"/>
        <w:tblW w:w="0" w:type="auto"/>
        <w:tblLook w:val="04A0" w:firstRow="1" w:lastRow="0" w:firstColumn="1" w:lastColumn="0" w:noHBand="0" w:noVBand="1"/>
      </w:tblPr>
      <w:tblGrid>
        <w:gridCol w:w="10296"/>
      </w:tblGrid>
      <w:tr w:rsidR="00890598" w14:paraId="1943372B" w14:textId="77777777" w:rsidTr="00890598">
        <w:tc>
          <w:tcPr>
            <w:tcW w:w="10296" w:type="dxa"/>
          </w:tcPr>
          <w:p w14:paraId="3787A0A1"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function</w:t>
            </w:r>
            <w:r w:rsidRPr="00890598">
              <w:rPr>
                <w:rFonts w:eastAsia="Times New Roman" w:cs="Consolas"/>
                <w:color w:val="000000"/>
                <w:sz w:val="20"/>
                <w:szCs w:val="20"/>
              </w:rPr>
              <w:t xml:space="preserve"> create() {</w:t>
            </w:r>
          </w:p>
          <w:p w14:paraId="692A17A1"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SubscriptionError;</w:t>
            </w:r>
          </w:p>
          <w:p w14:paraId="0ED95ED9"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if</w:t>
            </w:r>
            <w:r w:rsidRPr="00890598">
              <w:rPr>
                <w:rFonts w:eastAsia="Times New Roman" w:cs="Consolas"/>
                <w:color w:val="000000"/>
                <w:sz w:val="20"/>
                <w:szCs w:val="20"/>
              </w:rPr>
              <w:t xml:space="preserve"> (!verifyCreditCard()) {</w:t>
            </w:r>
          </w:p>
          <w:p w14:paraId="441858C3"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751217F0"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14:paraId="522D4FFE"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14:paraId="2F629C37"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highlight w:val="yellow"/>
              </w:rPr>
              <w:tab/>
              <w:t>};</w:t>
            </w:r>
          </w:p>
          <w:p w14:paraId="750FB4C2"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t>
            </w:r>
          </w:p>
          <w:p w14:paraId="76965AF4"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subscriptionID;</w:t>
            </w:r>
          </w:p>
          <w:p w14:paraId="012C32D0"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enableTokenization : String = dw.system.Site.getCurrent().getCustomPreferenceValue(</w:t>
            </w:r>
            <w:r w:rsidRPr="00890598">
              <w:rPr>
                <w:rFonts w:eastAsia="Times New Roman" w:cs="Consolas"/>
                <w:color w:val="2A00FF"/>
                <w:sz w:val="20"/>
                <w:szCs w:val="20"/>
                <w:highlight w:val="yellow"/>
              </w:rPr>
              <w:t>"CsTokenizationEnable"</w:t>
            </w:r>
            <w:r w:rsidRPr="00890598">
              <w:rPr>
                <w:rFonts w:eastAsia="Times New Roman" w:cs="Consolas"/>
                <w:color w:val="000000"/>
                <w:sz w:val="20"/>
                <w:szCs w:val="20"/>
                <w:highlight w:val="yellow"/>
              </w:rPr>
              <w:t>).value;</w:t>
            </w:r>
          </w:p>
          <w:p w14:paraId="17A605E5"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(enableTokenization.equals(</w:t>
            </w:r>
            <w:r w:rsidRPr="00890598">
              <w:rPr>
                <w:rFonts w:eastAsia="Times New Roman" w:cs="Consolas"/>
                <w:color w:val="2A00FF"/>
                <w:sz w:val="20"/>
                <w:szCs w:val="20"/>
                <w:highlight w:val="yellow"/>
              </w:rPr>
              <w:t>'YES'</w:t>
            </w:r>
            <w:r w:rsidRPr="00890598">
              <w:rPr>
                <w:rFonts w:eastAsia="Times New Roman" w:cs="Consolas"/>
                <w:color w:val="000000"/>
                <w:sz w:val="20"/>
                <w:szCs w:val="20"/>
                <w:highlight w:val="yellow"/>
              </w:rPr>
              <w:t xml:space="preserve">)) {    </w:t>
            </w:r>
          </w:p>
          <w:p w14:paraId="573CDBBD"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Cybersource_Subscription = require(</w:t>
            </w:r>
            <w:r w:rsidRPr="00890598">
              <w:rPr>
                <w:rFonts w:eastAsia="Times New Roman" w:cs="Consolas"/>
                <w:color w:val="2A00FF"/>
                <w:sz w:val="20"/>
                <w:szCs w:val="20"/>
                <w:highlight w:val="yellow"/>
              </w:rPr>
              <w:t>'int_cybersource_controllers/cartridge/scripts/Cybersource'</w:t>
            </w:r>
            <w:r w:rsidRPr="00890598">
              <w:rPr>
                <w:rFonts w:eastAsia="Times New Roman" w:cs="Consolas"/>
                <w:color w:val="000000"/>
                <w:sz w:val="20"/>
                <w:szCs w:val="20"/>
                <w:highlight w:val="yellow"/>
              </w:rPr>
              <w:t>);</w:t>
            </w:r>
          </w:p>
          <w:p w14:paraId="54C6B3D1"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createSubscriptionMyAccountResult = Cybersource_Subscription.CreateSubscriptionMyAccount();</w:t>
            </w:r>
          </w:p>
          <w:p w14:paraId="65ED4C77"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(createSubscriptionMyAccountResult.error) {</w:t>
            </w:r>
          </w:p>
          <w:p w14:paraId="5B9B4E84"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SubscriptionError = createSubscriptionMyAccountResult.reasonCode + </w:t>
            </w:r>
            <w:r w:rsidRPr="00890598">
              <w:rPr>
                <w:rFonts w:eastAsia="Times New Roman" w:cs="Consolas"/>
                <w:color w:val="2A00FF"/>
                <w:sz w:val="20"/>
                <w:szCs w:val="20"/>
                <w:highlight w:val="yellow"/>
              </w:rPr>
              <w:t>"-"</w:t>
            </w:r>
            <w:r w:rsidRPr="00890598">
              <w:rPr>
                <w:rFonts w:eastAsia="Times New Roman" w:cs="Consolas"/>
                <w:color w:val="000000"/>
                <w:sz w:val="20"/>
                <w:szCs w:val="20"/>
                <w:highlight w:val="yellow"/>
              </w:rPr>
              <w:t xml:space="preserve"> + </w:t>
            </w:r>
            <w:r w:rsidRPr="00890598">
              <w:rPr>
                <w:rFonts w:eastAsia="Times New Roman" w:cs="Consolas"/>
                <w:color w:val="000000"/>
                <w:sz w:val="20"/>
                <w:szCs w:val="20"/>
                <w:highlight w:val="yellow"/>
              </w:rPr>
              <w:lastRenderedPageBreak/>
              <w:t>createSubscriptionMyAccountResult.decision;</w:t>
            </w:r>
          </w:p>
          <w:p w14:paraId="701FFD42"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1643CEFB"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14:paraId="42682C5B"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SubscriptionError: SubscriptionError</w:t>
            </w:r>
          </w:p>
          <w:p w14:paraId="317A693D"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w:t>
            </w:r>
          </w:p>
          <w:p w14:paraId="40241C42"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w:t>
            </w:r>
          </w:p>
          <w:p w14:paraId="445CD450"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subscriptionID = createSubscriptionMyAccountResult.subscriptionID;</w:t>
            </w:r>
          </w:p>
          <w:p w14:paraId="3849CDB7"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highlight w:val="yellow"/>
              </w:rPr>
              <w:tab/>
              <w:t>}</w:t>
            </w:r>
          </w:p>
          <w:p w14:paraId="0265B85B"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paymentForm = app.getForm(</w:t>
            </w:r>
            <w:r w:rsidRPr="00890598">
              <w:rPr>
                <w:rFonts w:eastAsia="Times New Roman" w:cs="Consolas"/>
                <w:color w:val="2A00FF"/>
                <w:sz w:val="20"/>
                <w:szCs w:val="20"/>
              </w:rPr>
              <w:t>'paymentinstruments'</w:t>
            </w:r>
            <w:r w:rsidRPr="00890598">
              <w:rPr>
                <w:rFonts w:eastAsia="Times New Roman" w:cs="Consolas"/>
                <w:color w:val="000000"/>
                <w:sz w:val="20"/>
                <w:szCs w:val="20"/>
              </w:rPr>
              <w:t>);</w:t>
            </w:r>
          </w:p>
          <w:p w14:paraId="135E2A7E"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newCreditCardForm = paymentForm.get(</w:t>
            </w:r>
            <w:r w:rsidRPr="00890598">
              <w:rPr>
                <w:rFonts w:eastAsia="Times New Roman" w:cs="Consolas"/>
                <w:color w:val="2A00FF"/>
                <w:sz w:val="20"/>
                <w:szCs w:val="20"/>
              </w:rPr>
              <w:t>'creditcards.newcreditcard'</w:t>
            </w:r>
            <w:r w:rsidRPr="00890598">
              <w:rPr>
                <w:rFonts w:eastAsia="Times New Roman" w:cs="Consolas"/>
                <w:color w:val="000000"/>
                <w:sz w:val="20"/>
                <w:szCs w:val="20"/>
              </w:rPr>
              <w:t>);</w:t>
            </w:r>
          </w:p>
          <w:p w14:paraId="1E90D66E"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ccNumber = newCreditCardForm.get(</w:t>
            </w:r>
            <w:r w:rsidRPr="00890598">
              <w:rPr>
                <w:rFonts w:eastAsia="Times New Roman" w:cs="Consolas"/>
                <w:color w:val="2A00FF"/>
                <w:sz w:val="20"/>
                <w:szCs w:val="20"/>
              </w:rPr>
              <w:t>'number'</w:t>
            </w:r>
            <w:r w:rsidRPr="00890598">
              <w:rPr>
                <w:rFonts w:eastAsia="Times New Roman" w:cs="Consolas"/>
                <w:color w:val="000000"/>
                <w:sz w:val="20"/>
                <w:szCs w:val="20"/>
              </w:rPr>
              <w:t>).value();</w:t>
            </w:r>
          </w:p>
          <w:p w14:paraId="357EFC59" w14:textId="77777777" w:rsidR="00890598" w:rsidRPr="00890598" w:rsidRDefault="00890598" w:rsidP="00890598">
            <w:pPr>
              <w:autoSpaceDE w:val="0"/>
              <w:autoSpaceDN w:val="0"/>
              <w:adjustRightInd w:val="0"/>
              <w:spacing w:after="0" w:line="240" w:lineRule="auto"/>
              <w:rPr>
                <w:rFonts w:eastAsia="Times New Roman" w:cs="Consolas"/>
                <w:sz w:val="20"/>
                <w:szCs w:val="20"/>
              </w:rPr>
            </w:pPr>
          </w:p>
          <w:p w14:paraId="63A3B99F"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wallet = customer.getProfile().getWallet();</w:t>
            </w:r>
          </w:p>
          <w:p w14:paraId="1B14FA0E"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paymentInstruments = wallet.getPaymentInstruments(dw.order.PaymentInstrument.METHOD_CREDIT_CARD);</w:t>
            </w:r>
          </w:p>
          <w:p w14:paraId="0EC9B724" w14:textId="77777777" w:rsidR="00890598" w:rsidRPr="00890598" w:rsidRDefault="00890598" w:rsidP="00890598">
            <w:pPr>
              <w:autoSpaceDE w:val="0"/>
              <w:autoSpaceDN w:val="0"/>
              <w:adjustRightInd w:val="0"/>
              <w:spacing w:after="0" w:line="240" w:lineRule="auto"/>
              <w:rPr>
                <w:rFonts w:eastAsia="Times New Roman" w:cs="Consolas"/>
                <w:sz w:val="20"/>
                <w:szCs w:val="20"/>
              </w:rPr>
            </w:pPr>
          </w:p>
          <w:p w14:paraId="6B83A190"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Transaction.begin();</w:t>
            </w:r>
          </w:p>
          <w:p w14:paraId="33DA0813"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 = wallet.createPaymentInstrument(dw.order.PaymentInstrument.METHOD_CREDIT_CARD);</w:t>
            </w:r>
          </w:p>
          <w:p w14:paraId="4E7496FF" w14:textId="77777777" w:rsidR="00890598" w:rsidRPr="00890598" w:rsidRDefault="00890598" w:rsidP="00890598">
            <w:pPr>
              <w:autoSpaceDE w:val="0"/>
              <w:autoSpaceDN w:val="0"/>
              <w:adjustRightInd w:val="0"/>
              <w:spacing w:after="0" w:line="240" w:lineRule="auto"/>
              <w:rPr>
                <w:rFonts w:eastAsia="Times New Roman" w:cs="Consolas"/>
                <w:sz w:val="20"/>
                <w:szCs w:val="20"/>
              </w:rPr>
            </w:pPr>
          </w:p>
          <w:p w14:paraId="69D18329"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try</w:t>
            </w:r>
            <w:r w:rsidRPr="00890598">
              <w:rPr>
                <w:rFonts w:eastAsia="Times New Roman" w:cs="Consolas"/>
                <w:color w:val="000000"/>
                <w:sz w:val="20"/>
                <w:szCs w:val="20"/>
              </w:rPr>
              <w:t xml:space="preserve"> {</w:t>
            </w:r>
          </w:p>
          <w:p w14:paraId="25A1A386"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save({</w:t>
            </w:r>
          </w:p>
          <w:p w14:paraId="450B072C"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PaymentInstrument: paymentInstrument,</w:t>
            </w:r>
          </w:p>
          <w:p w14:paraId="531F055D"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CreditCardFormFields: newCreditCardForm.object</w:t>
            </w:r>
          </w:p>
          <w:p w14:paraId="681DAD94"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t>
            </w:r>
          </w:p>
          <w:p w14:paraId="5598FD14"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 </w:t>
            </w:r>
            <w:r w:rsidRPr="00890598">
              <w:rPr>
                <w:rFonts w:eastAsia="Times New Roman" w:cs="Consolas"/>
                <w:b/>
                <w:bCs/>
                <w:color w:val="7F0055"/>
                <w:sz w:val="20"/>
                <w:szCs w:val="20"/>
              </w:rPr>
              <w:t>catch</w:t>
            </w:r>
            <w:r w:rsidRPr="00890598">
              <w:rPr>
                <w:rFonts w:eastAsia="Times New Roman" w:cs="Consolas"/>
                <w:color w:val="000000"/>
                <w:sz w:val="20"/>
                <w:szCs w:val="20"/>
              </w:rPr>
              <w:t xml:space="preserve"> (err) {</w:t>
            </w:r>
          </w:p>
          <w:p w14:paraId="6931BAD6"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Transaction.rollback();</w:t>
            </w:r>
          </w:p>
          <w:p w14:paraId="33D98407"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3AAAC3AE"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14:paraId="4421BA76"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14:paraId="5CFB08F2"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w:t>
            </w:r>
          </w:p>
          <w:p w14:paraId="25932214"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w:t>
            </w:r>
          </w:p>
          <w:p w14:paraId="188F1DE7"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(!empty(subscriptionID)) {</w:t>
            </w:r>
          </w:p>
          <w:p w14:paraId="457AE914"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paymentInstrument.setCreditCardToken(subscriptionID);</w:t>
            </w:r>
          </w:p>
          <w:p w14:paraId="174C8D05"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w:t>
            </w:r>
          </w:p>
          <w:p w14:paraId="6ECAA9BE"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p>
          <w:p w14:paraId="6FDECF50" w14:textId="77777777"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false</w:t>
            </w:r>
            <w:r w:rsidRPr="00AE6E2E">
              <w:rPr>
                <w:rFonts w:eastAsia="Times New Roman" w:cs="Consolas"/>
                <w:color w:val="000000"/>
                <w:sz w:val="20"/>
                <w:szCs w:val="20"/>
                <w:highlight w:val="yellow"/>
              </w:rPr>
              <w:t>;</w:t>
            </w:r>
          </w:p>
          <w:p w14:paraId="51C4227A" w14:textId="77777777"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oldCard;</w:t>
            </w:r>
          </w:p>
          <w:p w14:paraId="6C6B8A3E" w14:textId="77777777"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p>
          <w:p w14:paraId="74A36A40" w14:textId="77777777"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for</w:t>
            </w:r>
            <w:r w:rsidRPr="00AE6E2E">
              <w:rPr>
                <w:rFonts w:eastAsia="Times New Roman" w:cs="Consolas"/>
                <w:color w:val="000000"/>
                <w:sz w:val="20"/>
                <w:szCs w:val="20"/>
                <w:highlight w:val="yellow"/>
              </w:rPr>
              <w:t xml:space="preserve"> (</w:t>
            </w: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 = 0; i &lt; paymentInstruments.length; i++) {</w:t>
            </w:r>
          </w:p>
          <w:p w14:paraId="3C3011A9" w14:textId="77777777"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card = paymentInstruments[i];</w:t>
            </w:r>
          </w:p>
          <w:p w14:paraId="1B225657" w14:textId="77777777"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if</w:t>
            </w:r>
            <w:r w:rsidRPr="00AE6E2E">
              <w:rPr>
                <w:rFonts w:eastAsia="Times New Roman" w:cs="Consolas"/>
                <w:color w:val="000000"/>
                <w:sz w:val="20"/>
                <w:szCs w:val="20"/>
                <w:highlight w:val="yellow"/>
              </w:rPr>
              <w:t xml:space="preserve"> (card.creditCardExpirationMonth === newCreditCardForm.get(</w:t>
            </w:r>
            <w:r w:rsidRPr="00AE6E2E">
              <w:rPr>
                <w:rFonts w:eastAsia="Times New Roman" w:cs="Consolas"/>
                <w:color w:val="2A00FF"/>
                <w:sz w:val="20"/>
                <w:szCs w:val="20"/>
                <w:highlight w:val="yellow"/>
              </w:rPr>
              <w:t>'expiration.month'</w:t>
            </w:r>
            <w:r w:rsidRPr="00AE6E2E">
              <w:rPr>
                <w:rFonts w:eastAsia="Times New Roman" w:cs="Consolas"/>
                <w:color w:val="000000"/>
                <w:sz w:val="20"/>
                <w:szCs w:val="20"/>
                <w:highlight w:val="yellow"/>
              </w:rPr>
              <w:t>).value() &amp;&amp; card.creditCardExpirationYear === newCreditCardForm.get(</w:t>
            </w:r>
            <w:r w:rsidRPr="00AE6E2E">
              <w:rPr>
                <w:rFonts w:eastAsia="Times New Roman" w:cs="Consolas"/>
                <w:color w:val="2A00FF"/>
                <w:sz w:val="20"/>
                <w:szCs w:val="20"/>
                <w:highlight w:val="yellow"/>
              </w:rPr>
              <w:t>'expiration.year'</w:t>
            </w:r>
            <w:r w:rsidRPr="00AE6E2E">
              <w:rPr>
                <w:rFonts w:eastAsia="Times New Roman" w:cs="Consolas"/>
                <w:color w:val="000000"/>
                <w:sz w:val="20"/>
                <w:szCs w:val="20"/>
                <w:highlight w:val="yellow"/>
              </w:rPr>
              <w:t>).value()</w:t>
            </w:r>
          </w:p>
          <w:p w14:paraId="0F570832" w14:textId="77777777"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ab/>
            </w:r>
            <w:r w:rsidRPr="00AE6E2E">
              <w:rPr>
                <w:rFonts w:eastAsia="Times New Roman" w:cs="Consolas"/>
                <w:color w:val="000000"/>
                <w:sz w:val="20"/>
                <w:szCs w:val="20"/>
                <w:highlight w:val="yellow"/>
              </w:rPr>
              <w:tab/>
              <w:t>&amp;&amp; card.creditCardType === newCreditCardForm.get(</w:t>
            </w:r>
            <w:r w:rsidRPr="00AE6E2E">
              <w:rPr>
                <w:rFonts w:eastAsia="Times New Roman" w:cs="Consolas"/>
                <w:color w:val="2A00FF"/>
                <w:sz w:val="20"/>
                <w:szCs w:val="20"/>
                <w:highlight w:val="yellow"/>
              </w:rPr>
              <w:t>'type'</w:t>
            </w:r>
            <w:r w:rsidRPr="00AE6E2E">
              <w:rPr>
                <w:rFonts w:eastAsia="Times New Roman" w:cs="Consolas"/>
                <w:color w:val="000000"/>
                <w:sz w:val="20"/>
                <w:szCs w:val="20"/>
                <w:highlight w:val="yellow"/>
              </w:rPr>
              <w:t>).value() &amp;&amp; card.getCreditCardNumber().indexOf(ccNumber.substring(ccNumber.length-4))) {</w:t>
            </w:r>
          </w:p>
          <w:p w14:paraId="18E22FAC" w14:textId="77777777"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true</w:t>
            </w:r>
            <w:r w:rsidRPr="00AE6E2E">
              <w:rPr>
                <w:rFonts w:eastAsia="Times New Roman" w:cs="Consolas"/>
                <w:color w:val="000000"/>
                <w:sz w:val="20"/>
                <w:szCs w:val="20"/>
                <w:highlight w:val="yellow"/>
              </w:rPr>
              <w:t>;</w:t>
            </w:r>
          </w:p>
          <w:p w14:paraId="384B943B" w14:textId="77777777"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 xml:space="preserve">            oldCard = card;</w:t>
            </w:r>
          </w:p>
          <w:p w14:paraId="46825E7F" w14:textId="77777777"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break</w:t>
            </w:r>
            <w:r w:rsidRPr="00AE6E2E">
              <w:rPr>
                <w:rFonts w:eastAsia="Times New Roman" w:cs="Consolas"/>
                <w:color w:val="000000"/>
                <w:sz w:val="20"/>
                <w:szCs w:val="20"/>
                <w:highlight w:val="yellow"/>
              </w:rPr>
              <w:t>;</w:t>
            </w:r>
          </w:p>
          <w:p w14:paraId="126FF76B" w14:textId="77777777"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 xml:space="preserve">        }</w:t>
            </w:r>
          </w:p>
          <w:p w14:paraId="6C739012"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AE6E2E">
              <w:rPr>
                <w:rFonts w:eastAsia="Times New Roman" w:cs="Consolas"/>
                <w:color w:val="000000"/>
                <w:sz w:val="20"/>
                <w:szCs w:val="20"/>
                <w:highlight w:val="yellow"/>
              </w:rPr>
              <w:t xml:space="preserve">    }</w:t>
            </w:r>
          </w:p>
          <w:p w14:paraId="286AF854" w14:textId="77777777" w:rsidR="00890598" w:rsidRPr="00890598" w:rsidRDefault="00890598" w:rsidP="00890598">
            <w:pPr>
              <w:autoSpaceDE w:val="0"/>
              <w:autoSpaceDN w:val="0"/>
              <w:adjustRightInd w:val="0"/>
              <w:spacing w:after="0" w:line="240" w:lineRule="auto"/>
              <w:rPr>
                <w:rFonts w:eastAsia="Times New Roman" w:cs="Consolas"/>
                <w:sz w:val="20"/>
                <w:szCs w:val="20"/>
              </w:rPr>
            </w:pPr>
          </w:p>
          <w:p w14:paraId="2AC576AC"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lastRenderedPageBreak/>
              <w:t>if</w:t>
            </w:r>
            <w:r w:rsidRPr="00890598">
              <w:rPr>
                <w:rFonts w:eastAsia="Times New Roman" w:cs="Consolas"/>
                <w:color w:val="000000"/>
                <w:sz w:val="20"/>
                <w:szCs w:val="20"/>
              </w:rPr>
              <w:t xml:space="preserve"> (isDuplicateCard) {</w:t>
            </w:r>
          </w:p>
          <w:p w14:paraId="74667B40"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wallet.removePaymentInstrument(oldCard);</w:t>
            </w:r>
          </w:p>
          <w:p w14:paraId="1A932D21"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t>
            </w:r>
          </w:p>
          <w:p w14:paraId="1B370D9A" w14:textId="77777777" w:rsidR="00890598" w:rsidRPr="00AE6E2E"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ab/>
            </w:r>
            <w:r w:rsidRPr="00AE6E2E">
              <w:rPr>
                <w:rFonts w:eastAsia="Times New Roman" w:cs="Consolas"/>
                <w:color w:val="000000"/>
                <w:sz w:val="20"/>
                <w:szCs w:val="20"/>
              </w:rPr>
              <w:t>Transaction.commit();</w:t>
            </w:r>
          </w:p>
          <w:p w14:paraId="2A1192C8" w14:textId="77777777" w:rsidR="00890598" w:rsidRPr="00AE6E2E" w:rsidRDefault="00890598" w:rsidP="00890598">
            <w:pPr>
              <w:autoSpaceDE w:val="0"/>
              <w:autoSpaceDN w:val="0"/>
              <w:adjustRightInd w:val="0"/>
              <w:spacing w:after="0" w:line="240" w:lineRule="auto"/>
              <w:rPr>
                <w:rFonts w:eastAsia="Times New Roman" w:cs="Consolas"/>
                <w:sz w:val="20"/>
                <w:szCs w:val="20"/>
              </w:rPr>
            </w:pPr>
            <w:r w:rsidRPr="00AE6E2E">
              <w:rPr>
                <w:rFonts w:eastAsia="Times New Roman" w:cs="Consolas"/>
                <w:color w:val="000000"/>
                <w:sz w:val="20"/>
                <w:szCs w:val="20"/>
              </w:rPr>
              <w:tab/>
            </w:r>
          </w:p>
          <w:p w14:paraId="7F38C138" w14:textId="77777777" w:rsidR="00890598" w:rsidRPr="00AE6E2E" w:rsidRDefault="00890598" w:rsidP="00890598">
            <w:pPr>
              <w:autoSpaceDE w:val="0"/>
              <w:autoSpaceDN w:val="0"/>
              <w:adjustRightInd w:val="0"/>
              <w:spacing w:after="0" w:line="240" w:lineRule="auto"/>
              <w:rPr>
                <w:rFonts w:eastAsia="Times New Roman" w:cs="Consolas"/>
                <w:sz w:val="20"/>
                <w:szCs w:val="20"/>
              </w:rPr>
            </w:pPr>
            <w:r w:rsidRPr="00AE6E2E">
              <w:rPr>
                <w:rFonts w:eastAsia="Times New Roman" w:cs="Consolas"/>
                <w:color w:val="000000"/>
                <w:sz w:val="20"/>
                <w:szCs w:val="20"/>
              </w:rPr>
              <w:tab/>
              <w:t>paymentForm.clear();</w:t>
            </w:r>
          </w:p>
          <w:p w14:paraId="3F5974E2"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p>
          <w:p w14:paraId="65E5DF89"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14:paraId="3EBD7804" w14:textId="77777777"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success: </w:t>
            </w:r>
            <w:r w:rsidRPr="00890598">
              <w:rPr>
                <w:rFonts w:eastAsia="Times New Roman" w:cs="Consolas"/>
                <w:b/>
                <w:bCs/>
                <w:color w:val="7F0055"/>
                <w:sz w:val="20"/>
                <w:szCs w:val="20"/>
                <w:highlight w:val="yellow"/>
              </w:rPr>
              <w:t>true</w:t>
            </w:r>
          </w:p>
          <w:p w14:paraId="05B204DA" w14:textId="77777777"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highlight w:val="yellow"/>
              </w:rPr>
              <w:tab/>
              <w:t>};</w:t>
            </w:r>
          </w:p>
          <w:p w14:paraId="1970D90B" w14:textId="77777777" w:rsidR="00890598" w:rsidRDefault="00890598" w:rsidP="00890598">
            <w:r w:rsidRPr="00890598">
              <w:rPr>
                <w:rFonts w:eastAsia="Times New Roman" w:cs="Consolas"/>
                <w:color w:val="000000"/>
                <w:sz w:val="20"/>
                <w:szCs w:val="20"/>
              </w:rPr>
              <w:t>}</w:t>
            </w:r>
          </w:p>
        </w:tc>
      </w:tr>
    </w:tbl>
    <w:p w14:paraId="42A81AA1" w14:textId="77777777" w:rsidR="00747254" w:rsidRPr="00E33D85" w:rsidRDefault="00747254" w:rsidP="00747254"/>
    <w:p w14:paraId="46125A32" w14:textId="77777777" w:rsidR="00747254" w:rsidRPr="00E33D85" w:rsidRDefault="00747254" w:rsidP="00747254">
      <w:pPr>
        <w:pStyle w:val="Heading5"/>
        <w:rPr>
          <w:rFonts w:asciiTheme="minorHAnsi" w:hAnsiTheme="minorHAnsi"/>
        </w:rPr>
      </w:pPr>
      <w:r w:rsidRPr="00E33D85">
        <w:rPr>
          <w:rFonts w:asciiTheme="minorHAnsi" w:hAnsiTheme="minorHAnsi"/>
        </w:rPr>
        <w:t>Update “Delete” function</w:t>
      </w:r>
    </w:p>
    <w:p w14:paraId="491B037C" w14:textId="77777777" w:rsidR="00747254" w:rsidRDefault="00747254" w:rsidP="00747254">
      <w:r w:rsidRPr="00E33D85">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296"/>
      </w:tblGrid>
      <w:tr w:rsidR="00625D7D" w14:paraId="4177E070" w14:textId="77777777" w:rsidTr="00625D7D">
        <w:tc>
          <w:tcPr>
            <w:tcW w:w="10296" w:type="dxa"/>
          </w:tcPr>
          <w:p w14:paraId="2C61854A" w14:textId="77777777"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Delete() {</w:t>
            </w:r>
          </w:p>
          <w:p w14:paraId="3443282C" w14:textId="77777777"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paymentForm = app.getForm(</w:t>
            </w:r>
            <w:r w:rsidRPr="00625D7D">
              <w:rPr>
                <w:rFonts w:eastAsia="Times New Roman" w:cs="Consolas"/>
                <w:color w:val="2A00FF"/>
                <w:sz w:val="20"/>
                <w:szCs w:val="20"/>
              </w:rPr>
              <w:t>'paymentinstruments'</w:t>
            </w:r>
            <w:r w:rsidRPr="00625D7D">
              <w:rPr>
                <w:rFonts w:eastAsia="Times New Roman" w:cs="Consolas"/>
                <w:color w:val="000000"/>
                <w:sz w:val="20"/>
                <w:szCs w:val="20"/>
              </w:rPr>
              <w:t>);</w:t>
            </w:r>
          </w:p>
          <w:p w14:paraId="0F68F3FB" w14:textId="77777777"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SubscriptionError;</w:t>
            </w:r>
          </w:p>
          <w:p w14:paraId="4864AF69" w14:textId="77777777"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paymentForm.handleAction({</w:t>
            </w:r>
          </w:p>
          <w:p w14:paraId="59AA3712" w14:textId="77777777"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remove: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(formGroup, action) {</w:t>
            </w:r>
          </w:p>
          <w:p w14:paraId="720F84E7" w14:textId="77777777"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enableTokenization : String = dw.system.Site.getCurrent().getCustomPreferenceValue(</w:t>
            </w:r>
            <w:r w:rsidRPr="00625D7D">
              <w:rPr>
                <w:rFonts w:eastAsia="Times New Roman" w:cs="Consolas"/>
                <w:color w:val="2A00FF"/>
                <w:sz w:val="20"/>
                <w:szCs w:val="20"/>
                <w:highlight w:val="yellow"/>
              </w:rPr>
              <w:t>"CsTokenizationEnable"</w:t>
            </w:r>
            <w:r w:rsidRPr="00625D7D">
              <w:rPr>
                <w:rFonts w:eastAsia="Times New Roman" w:cs="Consolas"/>
                <w:color w:val="000000"/>
                <w:sz w:val="20"/>
                <w:szCs w:val="20"/>
                <w:highlight w:val="yellow"/>
              </w:rPr>
              <w:t>).value;</w:t>
            </w:r>
          </w:p>
          <w:p w14:paraId="586A8A2D" w14:textId="77777777"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(enableTokenization.equals(</w:t>
            </w:r>
            <w:r w:rsidRPr="00625D7D">
              <w:rPr>
                <w:rFonts w:eastAsia="Times New Roman" w:cs="Consolas"/>
                <w:color w:val="2A00FF"/>
                <w:sz w:val="20"/>
                <w:szCs w:val="20"/>
                <w:highlight w:val="yellow"/>
              </w:rPr>
              <w:t>'YES'</w:t>
            </w:r>
            <w:r w:rsidRPr="00625D7D">
              <w:rPr>
                <w:rFonts w:eastAsia="Times New Roman" w:cs="Consolas"/>
                <w:color w:val="000000"/>
                <w:sz w:val="20"/>
                <w:szCs w:val="20"/>
                <w:highlight w:val="yellow"/>
              </w:rPr>
              <w:t xml:space="preserve">) &amp;&amp; !empty(action.object.UUID)) {   </w:t>
            </w:r>
          </w:p>
          <w:p w14:paraId="0A43CEB8" w14:textId="77777777"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Cybersource_Subscription = require(</w:t>
            </w:r>
            <w:r w:rsidRPr="00625D7D">
              <w:rPr>
                <w:rFonts w:eastAsia="Times New Roman" w:cs="Consolas"/>
                <w:color w:val="2A00FF"/>
                <w:sz w:val="20"/>
                <w:szCs w:val="20"/>
                <w:highlight w:val="yellow"/>
              </w:rPr>
              <w:t>'int_cybersource_controllers/cartridge/scripts/Cybersource'</w:t>
            </w:r>
            <w:r w:rsidRPr="00625D7D">
              <w:rPr>
                <w:rFonts w:eastAsia="Times New Roman" w:cs="Consolas"/>
                <w:color w:val="000000"/>
                <w:sz w:val="20"/>
                <w:szCs w:val="20"/>
                <w:highlight w:val="yellow"/>
              </w:rPr>
              <w:t>)</w:t>
            </w:r>
          </w:p>
          <w:p w14:paraId="665E31AC" w14:textId="77777777"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deleteSubscriptionBillingResult = Cybersource_Subscription.DeleteSubscriptionAccount();</w:t>
            </w:r>
          </w:p>
          <w:p w14:paraId="46A4829A" w14:textId="77777777"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(deleteSubscriptionBillingResult.error) {</w:t>
            </w:r>
          </w:p>
          <w:p w14:paraId="30333619" w14:textId="77777777"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 xml:space="preserve">SubscriptionError = deleteSubscriptionBillingResult.reasonCode + </w:t>
            </w:r>
            <w:r w:rsidRPr="00625D7D">
              <w:rPr>
                <w:rFonts w:eastAsia="Times New Roman" w:cs="Consolas"/>
                <w:color w:val="2A00FF"/>
                <w:sz w:val="20"/>
                <w:szCs w:val="20"/>
                <w:highlight w:val="yellow"/>
              </w:rPr>
              <w:t>"-"</w:t>
            </w:r>
            <w:r w:rsidRPr="00625D7D">
              <w:rPr>
                <w:rFonts w:eastAsia="Times New Roman" w:cs="Consolas"/>
                <w:color w:val="000000"/>
                <w:sz w:val="20"/>
                <w:szCs w:val="20"/>
                <w:highlight w:val="yellow"/>
              </w:rPr>
              <w:t xml:space="preserve"> + deleteSubscriptionBillingResult.decision;</w:t>
            </w:r>
          </w:p>
          <w:p w14:paraId="37AF22FE" w14:textId="77777777"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 xml:space="preserve">                session.custom.SubscriptionError = SubscriptionError;</w:t>
            </w:r>
          </w:p>
          <w:p w14:paraId="54DE2FCE" w14:textId="77777777"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return</w:t>
            </w:r>
            <w:r w:rsidRPr="00625D7D">
              <w:rPr>
                <w:rFonts w:eastAsia="Times New Roman" w:cs="Consolas"/>
                <w:color w:val="000000"/>
                <w:sz w:val="20"/>
                <w:szCs w:val="20"/>
                <w:highlight w:val="yellow"/>
              </w:rPr>
              <w:t xml:space="preserve"> {</w:t>
            </w:r>
          </w:p>
          <w:p w14:paraId="6ADCE141" w14:textId="77777777"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 xml:space="preserve">                    error: </w:t>
            </w:r>
            <w:r w:rsidRPr="00625D7D">
              <w:rPr>
                <w:rFonts w:eastAsia="Times New Roman" w:cs="Consolas"/>
                <w:b/>
                <w:bCs/>
                <w:color w:val="7F0055"/>
                <w:sz w:val="20"/>
                <w:szCs w:val="20"/>
                <w:highlight w:val="yellow"/>
              </w:rPr>
              <w:t>true</w:t>
            </w:r>
          </w:p>
          <w:p w14:paraId="36BA5846" w14:textId="77777777"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14:paraId="25D9515E" w14:textId="77777777"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 xml:space="preserve">            }</w:t>
            </w:r>
          </w:p>
          <w:p w14:paraId="1D13581F" w14:textId="77777777"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14:paraId="0A284FFE" w14:textId="77777777"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Transaction.wrap(</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14:paraId="479175A0" w14:textId="77777777"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wallet = customer.getProfile().getWallet();</w:t>
            </w:r>
          </w:p>
          <w:p w14:paraId="325A575D" w14:textId="77777777"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wallet.removePaymentInstrument(action.object);</w:t>
            </w:r>
          </w:p>
          <w:p w14:paraId="4ED65543" w14:textId="77777777"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14:paraId="0F91DA50" w14:textId="77777777" w:rsidR="00625D7D" w:rsidRPr="00625D7D" w:rsidRDefault="00625D7D" w:rsidP="00625D7D">
            <w:pPr>
              <w:autoSpaceDE w:val="0"/>
              <w:autoSpaceDN w:val="0"/>
              <w:adjustRightInd w:val="0"/>
              <w:spacing w:after="0" w:line="240" w:lineRule="auto"/>
              <w:rPr>
                <w:rFonts w:eastAsia="Times New Roman" w:cs="Consolas"/>
                <w:sz w:val="20"/>
                <w:szCs w:val="20"/>
              </w:rPr>
            </w:pPr>
          </w:p>
          <w:p w14:paraId="6970E2E9" w14:textId="77777777"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14:paraId="2ABDF929" w14:textId="77777777"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error: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14:paraId="550C5EAE" w14:textId="77777777"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3F7F5F"/>
                <w:sz w:val="20"/>
                <w:szCs w:val="20"/>
              </w:rPr>
              <w:t>// @TODO When could this happen</w:t>
            </w:r>
          </w:p>
          <w:p w14:paraId="5699094F" w14:textId="77777777"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14:paraId="4806FC35" w14:textId="77777777"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14:paraId="4F06554B" w14:textId="77777777"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(empty(SubscriptionError)) {</w:t>
            </w:r>
          </w:p>
          <w:p w14:paraId="4103087F" w14:textId="77777777"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response.redirect(URLUtils.https(</w:t>
            </w:r>
            <w:r w:rsidRPr="00625D7D">
              <w:rPr>
                <w:rFonts w:eastAsia="Times New Roman" w:cs="Consolas"/>
                <w:color w:val="2A00FF"/>
                <w:sz w:val="20"/>
                <w:szCs w:val="20"/>
                <w:highlight w:val="yellow"/>
              </w:rPr>
              <w:t>'PaymentInstruments-List'</w:t>
            </w:r>
            <w:r w:rsidRPr="00625D7D">
              <w:rPr>
                <w:rFonts w:eastAsia="Times New Roman" w:cs="Consolas"/>
                <w:color w:val="000000"/>
                <w:sz w:val="20"/>
                <w:szCs w:val="20"/>
                <w:highlight w:val="yellow"/>
              </w:rPr>
              <w:t>));</w:t>
            </w:r>
          </w:p>
          <w:p w14:paraId="2C69B958" w14:textId="77777777"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highlight w:val="yellow"/>
              </w:rPr>
              <w:t xml:space="preserve">    }</w:t>
            </w:r>
          </w:p>
          <w:p w14:paraId="6EF82A33" w14:textId="77777777" w:rsidR="00625D7D" w:rsidRDefault="00625D7D" w:rsidP="00625D7D">
            <w:r w:rsidRPr="00625D7D">
              <w:rPr>
                <w:rFonts w:eastAsia="Times New Roman" w:cs="Consolas"/>
                <w:color w:val="000000"/>
                <w:sz w:val="20"/>
                <w:szCs w:val="20"/>
              </w:rPr>
              <w:lastRenderedPageBreak/>
              <w:t>}</w:t>
            </w:r>
          </w:p>
        </w:tc>
      </w:tr>
    </w:tbl>
    <w:p w14:paraId="2EE9F08C" w14:textId="77777777" w:rsidR="00747254" w:rsidRPr="00E33D85" w:rsidRDefault="00747254" w:rsidP="005C1822">
      <w:pPr>
        <w:pStyle w:val="BodyText"/>
      </w:pPr>
    </w:p>
    <w:p w14:paraId="5FBDE5C0" w14:textId="17B94F19" w:rsidR="00025B82" w:rsidRDefault="00025B82" w:rsidP="00025B82">
      <w:pPr>
        <w:pStyle w:val="Heading3"/>
        <w:spacing w:before="0" w:after="0"/>
        <w:rPr>
          <w:rFonts w:asciiTheme="minorHAnsi" w:hAnsiTheme="minorHAnsi"/>
        </w:rPr>
      </w:pPr>
      <w:bookmarkStart w:id="1281" w:name="_Toc492046228"/>
      <w:r>
        <w:rPr>
          <w:rFonts w:asciiTheme="minorHAnsi" w:hAnsiTheme="minorHAnsi"/>
        </w:rPr>
        <w:t>Klarna</w:t>
      </w:r>
      <w:bookmarkEnd w:id="1281"/>
    </w:p>
    <w:p w14:paraId="1323EE1D" w14:textId="7B979CB6"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14:paraId="64728F92" w14:textId="77777777"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18" w:type="dxa"/>
        <w:tblLook w:val="04A0" w:firstRow="1" w:lastRow="0" w:firstColumn="1" w:lastColumn="0" w:noHBand="0" w:noVBand="1"/>
      </w:tblPr>
      <w:tblGrid>
        <w:gridCol w:w="10278"/>
      </w:tblGrid>
      <w:tr w:rsidR="00025B82" w:rsidRPr="00E33D85" w14:paraId="79DF0691" w14:textId="77777777" w:rsidTr="009E5FC4">
        <w:tc>
          <w:tcPr>
            <w:tcW w:w="10278" w:type="dxa"/>
          </w:tcPr>
          <w:p w14:paraId="19FAC75B" w14:textId="77777777" w:rsidR="00025B82" w:rsidRPr="003A245C" w:rsidRDefault="00025B82" w:rsidP="00B7432F">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w:t>
            </w:r>
          </w:p>
          <w:p w14:paraId="44BEB670"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14:paraId="6369D25C"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"app.payment.processor.KLARNA_CREDIT"</w:t>
            </w:r>
            <w:r w:rsidRPr="003A245C">
              <w:rPr>
                <w:rFonts w:eastAsia="Times New Roman" w:cs="Consolas"/>
                <w:color w:val="000000"/>
                <w:sz w:val="20"/>
                <w:szCs w:val="20"/>
                <w:highlight w:val="white"/>
              </w:rPr>
              <w:t>,</w:t>
            </w:r>
          </w:p>
          <w:p w14:paraId="6DB7EDEF" w14:textId="77777777" w:rsidR="00025B82" w:rsidRPr="003A245C" w:rsidRDefault="00025B82" w:rsidP="00B7432F">
            <w:pPr>
              <w:autoSpaceDE w:val="0"/>
              <w:autoSpaceDN w:val="0"/>
              <w:adjustRightInd w:val="0"/>
              <w:spacing w:after="0" w:line="240" w:lineRule="auto"/>
              <w:rPr>
                <w:rFonts w:eastAsia="Times New Roman" w:cs="Consolas"/>
                <w:color w:val="0000FF"/>
                <w:sz w:val="20"/>
                <w:szCs w:val="20"/>
                <w:highlight w:val="white"/>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"./../../../int_cybersource_controllers/cartridge/scripts/payment/processor/KLARNA_CREDIT"</w:t>
            </w:r>
          </w:p>
          <w:p w14:paraId="442FD3D9" w14:textId="77777777" w:rsidR="00025B82" w:rsidRPr="008A4D31" w:rsidRDefault="00025B82" w:rsidP="00B7432F">
            <w:pPr>
              <w:autoSpaceDE w:val="0"/>
              <w:autoSpaceDN w:val="0"/>
              <w:adjustRightInd w:val="0"/>
              <w:spacing w:after="0" w:line="240" w:lineRule="auto"/>
              <w:rPr>
                <w:rFonts w:ascii="Consolas" w:eastAsia="Times New Roman" w:hAnsi="Consolas" w:cs="Consolas"/>
                <w:sz w:val="20"/>
                <w:szCs w:val="20"/>
              </w:rPr>
            </w:pPr>
            <w:r w:rsidRPr="003A245C">
              <w:rPr>
                <w:rFonts w:eastAsia="Times New Roman" w:cs="Consolas"/>
                <w:color w:val="0000FF"/>
                <w:sz w:val="20"/>
                <w:szCs w:val="20"/>
                <w:highlight w:val="white"/>
              </w:rPr>
              <w:t>}</w:t>
            </w:r>
          </w:p>
        </w:tc>
      </w:tr>
    </w:tbl>
    <w:p w14:paraId="7C0BE79A" w14:textId="77777777" w:rsidR="00025B82" w:rsidRDefault="00025B82" w:rsidP="00025B82">
      <w:pPr>
        <w:pStyle w:val="Heading5"/>
        <w:rPr>
          <w:rFonts w:asciiTheme="minorHAnsi" w:hAnsiTheme="minorHAnsi"/>
        </w:rPr>
      </w:pPr>
      <w:r>
        <w:rPr>
          <w:rFonts w:asciiTheme="minorHAnsi" w:hAnsiTheme="minorHAnsi"/>
        </w:rPr>
        <w:t>COBilling.js</w:t>
      </w:r>
    </w:p>
    <w:p w14:paraId="6FC0F3C2" w14:textId="368FA9E1" w:rsidR="00025B82" w:rsidRDefault="00E57B51"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Update save function</w:t>
      </w:r>
      <w:ins w:id="1282" w:author="WIN764BIT" w:date="2017-08-31T13:30:00Z">
        <w:r>
          <w:rPr>
            <w:rFonts w:asciiTheme="minorHAnsi" w:hAnsiTheme="minorHAnsi" w:cstheme="minorBidi"/>
            <w:bCs/>
            <w:color w:val="000000" w:themeColor="text1"/>
            <w:sz w:val="22"/>
            <w:szCs w:val="22"/>
          </w:rPr>
          <w:t xml:space="preserve"> inside billing function </w:t>
        </w:r>
      </w:ins>
      <w:r>
        <w:rPr>
          <w:rFonts w:asciiTheme="minorHAnsi" w:hAnsiTheme="minorHAnsi" w:cstheme="minorBidi"/>
          <w:bCs/>
          <w:color w:val="000000" w:themeColor="text1"/>
          <w:sz w:val="22"/>
          <w:szCs w:val="22"/>
        </w:rPr>
        <w:t xml:space="preserve"> to handle the error returned by Klarna session service</w:t>
      </w:r>
      <w:r w:rsidR="00025B82">
        <w:rPr>
          <w:rFonts w:asciiTheme="minorHAnsi" w:hAnsiTheme="minorHAnsi" w:cstheme="minorBidi"/>
          <w:bCs/>
          <w:color w:val="000000" w:themeColor="text1"/>
          <w:sz w:val="22"/>
          <w:szCs w:val="22"/>
        </w:rPr>
        <w:t>.</w:t>
      </w:r>
    </w:p>
    <w:tbl>
      <w:tblPr>
        <w:tblStyle w:val="TableGrid"/>
        <w:tblW w:w="0" w:type="auto"/>
        <w:tblLook w:val="04A0" w:firstRow="1" w:lastRow="0" w:firstColumn="1" w:lastColumn="0" w:noHBand="0" w:noVBand="1"/>
      </w:tblPr>
      <w:tblGrid>
        <w:gridCol w:w="10296"/>
      </w:tblGrid>
      <w:tr w:rsidR="00025B82" w14:paraId="387FEDD2" w14:textId="77777777" w:rsidTr="00B7432F">
        <w:tc>
          <w:tcPr>
            <w:tcW w:w="10296" w:type="dxa"/>
          </w:tcPr>
          <w:p w14:paraId="58543A35"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save: </w:t>
            </w:r>
            <w:r w:rsidRPr="003A245C">
              <w:rPr>
                <w:rFonts w:eastAsia="Times New Roman" w:cs="Consolas"/>
                <w:b/>
                <w:bCs/>
                <w:color w:val="7F0055"/>
                <w:sz w:val="20"/>
                <w:szCs w:val="20"/>
              </w:rPr>
              <w:t>function</w:t>
            </w:r>
            <w:r w:rsidRPr="003A245C">
              <w:rPr>
                <w:rFonts w:eastAsia="Times New Roman" w:cs="Consolas"/>
                <w:color w:val="000000"/>
                <w:sz w:val="20"/>
                <w:szCs w:val="20"/>
              </w:rPr>
              <w:t xml:space="preserve"> () {</w:t>
            </w:r>
          </w:p>
          <w:p w14:paraId="3249F047"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var</w:t>
            </w:r>
            <w:r w:rsidRPr="003A245C">
              <w:rPr>
                <w:rFonts w:eastAsia="Times New Roman" w:cs="Consolas"/>
                <w:color w:val="000000"/>
                <w:sz w:val="20"/>
                <w:szCs w:val="20"/>
              </w:rPr>
              <w:t xml:space="preserve"> cart = app.getModel(</w:t>
            </w:r>
            <w:r w:rsidRPr="003A245C">
              <w:rPr>
                <w:rFonts w:eastAsia="Times New Roman" w:cs="Consolas"/>
                <w:color w:val="2A00FF"/>
                <w:sz w:val="20"/>
                <w:szCs w:val="20"/>
              </w:rPr>
              <w:t>'Cart'</w:t>
            </w:r>
            <w:r w:rsidRPr="003A245C">
              <w:rPr>
                <w:rFonts w:eastAsia="Times New Roman" w:cs="Consolas"/>
                <w:color w:val="000000"/>
                <w:sz w:val="20"/>
                <w:szCs w:val="20"/>
              </w:rPr>
              <w:t>).get();</w:t>
            </w:r>
          </w:p>
          <w:p w14:paraId="59939248"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0D1E79">
              <w:rPr>
                <w:rFonts w:eastAsia="Times New Roman" w:cs="Consolas"/>
                <w:b/>
                <w:bCs/>
                <w:color w:val="7F0055"/>
                <w:sz w:val="20"/>
                <w:szCs w:val="20"/>
                <w:highlight w:val="yellow"/>
              </w:rPr>
              <w:t>var</w:t>
            </w:r>
            <w:r w:rsidRPr="000D1E79">
              <w:rPr>
                <w:rFonts w:eastAsia="Times New Roman" w:cs="Consolas"/>
                <w:color w:val="000000"/>
                <w:sz w:val="20"/>
                <w:szCs w:val="20"/>
                <w:highlight w:val="yellow"/>
              </w:rPr>
              <w:t xml:space="preserve"> CybersourceConstants = require(</w:t>
            </w:r>
            <w:r w:rsidRPr="000D1E79">
              <w:rPr>
                <w:rFonts w:eastAsia="Times New Roman" w:cs="Consolas"/>
                <w:color w:val="2A00FF"/>
                <w:sz w:val="20"/>
                <w:szCs w:val="20"/>
                <w:highlight w:val="yellow"/>
              </w:rPr>
              <w:t>'int_cybersource/cartridge/scripts/utils/CybersourceConstants'</w:t>
            </w:r>
            <w:r w:rsidRPr="000D1E79">
              <w:rPr>
                <w:rFonts w:eastAsia="Times New Roman" w:cs="Consolas"/>
                <w:color w:val="000000"/>
                <w:sz w:val="20"/>
                <w:szCs w:val="20"/>
                <w:highlight w:val="yellow"/>
              </w:rPr>
              <w:t>);</w:t>
            </w:r>
          </w:p>
          <w:p w14:paraId="0D5FC0BB"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(!resetPaymentForms() || !validateBilling() || !handleBillingAddress(cart) || </w:t>
            </w:r>
            <w:r w:rsidRPr="003A245C">
              <w:rPr>
                <w:rFonts w:eastAsia="Times New Roman" w:cs="Consolas"/>
                <w:color w:val="3F7F5F"/>
                <w:sz w:val="20"/>
                <w:szCs w:val="20"/>
              </w:rPr>
              <w:t>// Performs validation steps, based upon the entered billing address</w:t>
            </w:r>
          </w:p>
          <w:p w14:paraId="2D7180FB"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3F7F5F"/>
                <w:sz w:val="20"/>
                <w:szCs w:val="20"/>
              </w:rPr>
              <w:t>// and address options.</w:t>
            </w:r>
          </w:p>
          <w:p w14:paraId="766DD5C0"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handlePaymentSelection(cart).error) {</w:t>
            </w:r>
            <w:r w:rsidRPr="003A245C">
              <w:rPr>
                <w:rFonts w:eastAsia="Times New Roman" w:cs="Consolas"/>
                <w:color w:val="3F7F5F"/>
                <w:sz w:val="20"/>
                <w:szCs w:val="20"/>
              </w:rPr>
              <w:t>// Performs payment method specific checks, such as credit card verification.</w:t>
            </w:r>
          </w:p>
          <w:p w14:paraId="6EAE2C45" w14:textId="77777777" w:rsidR="00025B82" w:rsidRPr="003A245C" w:rsidRDefault="00025B82" w:rsidP="00B7432F">
            <w:pPr>
              <w:autoSpaceDE w:val="0"/>
              <w:autoSpaceDN w:val="0"/>
              <w:adjustRightInd w:val="0"/>
              <w:spacing w:after="0" w:line="240" w:lineRule="auto"/>
              <w:rPr>
                <w:rFonts w:eastAsia="Times New Roman" w:cs="Consolas"/>
                <w:sz w:val="20"/>
                <w:szCs w:val="20"/>
                <w:highlight w:val="yellow"/>
              </w:rPr>
            </w:pPr>
            <w:r w:rsidRPr="003A245C">
              <w:rPr>
                <w:rFonts w:eastAsia="Times New Roman" w:cs="Consolas"/>
                <w:b/>
                <w:bCs/>
                <w:color w:val="7F0055"/>
                <w:sz w:val="20"/>
                <w:szCs w:val="20"/>
                <w:highlight w:val="yellow"/>
              </w:rPr>
              <w:t>if</w:t>
            </w:r>
            <w:r w:rsidRPr="003A245C">
              <w:rPr>
                <w:rFonts w:eastAsia="Times New Roman" w:cs="Consolas"/>
                <w:color w:val="000000"/>
                <w:sz w:val="20"/>
                <w:szCs w:val="20"/>
                <w:highlight w:val="yellow"/>
              </w:rPr>
              <w:t>(app.getForm(</w:t>
            </w:r>
            <w:r w:rsidRPr="003A245C">
              <w:rPr>
                <w:rFonts w:eastAsia="Times New Roman" w:cs="Consolas"/>
                <w:color w:val="2A00FF"/>
                <w:sz w:val="20"/>
                <w:szCs w:val="20"/>
                <w:highlight w:val="yellow"/>
              </w:rPr>
              <w:t>'billing'</w:t>
            </w:r>
            <w:r w:rsidRPr="003A245C">
              <w:rPr>
                <w:rFonts w:eastAsia="Times New Roman" w:cs="Consolas"/>
                <w:color w:val="000000"/>
                <w:sz w:val="20"/>
                <w:szCs w:val="20"/>
                <w:highlight w:val="yellow"/>
              </w:rPr>
              <w:t>).object.paymentMethods.selectedPaymentMethodID.value.equals(CybersourceConstants.KLARNA_PAYMENT_METHOD)){</w:t>
            </w:r>
          </w:p>
          <w:p w14:paraId="2AE54748" w14:textId="77777777" w:rsidR="00025B82" w:rsidRPr="003A245C" w:rsidRDefault="00025B82" w:rsidP="00B7432F">
            <w:pPr>
              <w:autoSpaceDE w:val="0"/>
              <w:autoSpaceDN w:val="0"/>
              <w:adjustRightInd w:val="0"/>
              <w:spacing w:after="0" w:line="240" w:lineRule="auto"/>
              <w:rPr>
                <w:rFonts w:eastAsia="Times New Roman" w:cs="Consolas"/>
                <w:sz w:val="20"/>
                <w:szCs w:val="20"/>
                <w:highlight w:val="yellow"/>
              </w:rPr>
            </w:pPr>
            <w:r w:rsidRPr="003A245C">
              <w:rPr>
                <w:rFonts w:eastAsia="Times New Roman" w:cs="Consolas"/>
                <w:color w:val="000000"/>
                <w:sz w:val="20"/>
                <w:szCs w:val="20"/>
                <w:highlight w:val="yellow"/>
              </w:rPr>
              <w:tab/>
              <w:t>returnToForm(cart,{KlarnaSessionError: handlePaymentSelection(cart).KlarnaSessionError});</w:t>
            </w:r>
          </w:p>
          <w:p w14:paraId="38EC6482"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yellow"/>
              </w:rPr>
              <w:t xml:space="preserve">                } </w:t>
            </w:r>
            <w:r w:rsidRPr="003A245C">
              <w:rPr>
                <w:rFonts w:eastAsia="Times New Roman" w:cs="Consolas"/>
                <w:b/>
                <w:bCs/>
                <w:color w:val="7F0055"/>
                <w:sz w:val="20"/>
                <w:szCs w:val="20"/>
                <w:highlight w:val="yellow"/>
              </w:rPr>
              <w:t>else</w:t>
            </w:r>
            <w:r w:rsidRPr="003A245C">
              <w:rPr>
                <w:rFonts w:eastAsia="Times New Roman" w:cs="Consolas"/>
                <w:color w:val="000000"/>
                <w:sz w:val="20"/>
                <w:szCs w:val="20"/>
                <w:highlight w:val="yellow"/>
              </w:rPr>
              <w:t xml:space="preserve"> {</w:t>
            </w:r>
          </w:p>
          <w:p w14:paraId="5FD8906A"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ab/>
              <w:t>returnToForm(cart);</w:t>
            </w:r>
          </w:p>
          <w:p w14:paraId="12290D66"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w:t>
            </w:r>
          </w:p>
          <w:p w14:paraId="4BF3C231"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 </w:t>
            </w:r>
            <w:r w:rsidRPr="003A245C">
              <w:rPr>
                <w:rFonts w:eastAsia="Times New Roman" w:cs="Consolas"/>
                <w:b/>
                <w:bCs/>
                <w:color w:val="7F0055"/>
                <w:sz w:val="20"/>
                <w:szCs w:val="20"/>
              </w:rPr>
              <w:t>else</w:t>
            </w:r>
            <w:r w:rsidRPr="003A245C">
              <w:rPr>
                <w:rFonts w:eastAsia="Times New Roman" w:cs="Consolas"/>
                <w:color w:val="000000"/>
                <w:sz w:val="20"/>
                <w:szCs w:val="20"/>
              </w:rPr>
              <w:t xml:space="preserve"> {</w:t>
            </w:r>
          </w:p>
          <w:p w14:paraId="616DBE38" w14:textId="77777777" w:rsidR="00025B82" w:rsidRPr="003A245C" w:rsidRDefault="00025B82" w:rsidP="00B7432F">
            <w:pPr>
              <w:autoSpaceDE w:val="0"/>
              <w:autoSpaceDN w:val="0"/>
              <w:adjustRightInd w:val="0"/>
              <w:spacing w:after="0" w:line="240" w:lineRule="auto"/>
              <w:rPr>
                <w:rFonts w:eastAsia="Times New Roman" w:cs="Consolas"/>
                <w:sz w:val="20"/>
                <w:szCs w:val="20"/>
              </w:rPr>
            </w:pPr>
          </w:p>
          <w:p w14:paraId="4A27642D"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(customer.authenticated &amp;&amp; app.getForm(</w:t>
            </w:r>
            <w:r w:rsidRPr="003A245C">
              <w:rPr>
                <w:rFonts w:eastAsia="Times New Roman" w:cs="Consolas"/>
                <w:color w:val="2A00FF"/>
                <w:sz w:val="20"/>
                <w:szCs w:val="20"/>
              </w:rPr>
              <w:t>'billing'</w:t>
            </w:r>
            <w:r w:rsidRPr="003A245C">
              <w:rPr>
                <w:rFonts w:eastAsia="Times New Roman" w:cs="Consolas"/>
                <w:color w:val="000000"/>
                <w:sz w:val="20"/>
                <w:szCs w:val="20"/>
              </w:rPr>
              <w:t>).object.billingAddress.addToAddressBook.value) {</w:t>
            </w:r>
          </w:p>
          <w:p w14:paraId="643AF986"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app.getModel(</w:t>
            </w:r>
            <w:r w:rsidRPr="003A245C">
              <w:rPr>
                <w:rFonts w:eastAsia="Times New Roman" w:cs="Consolas"/>
                <w:color w:val="2A00FF"/>
                <w:sz w:val="20"/>
                <w:szCs w:val="20"/>
              </w:rPr>
              <w:t>'Profile'</w:t>
            </w:r>
            <w:r w:rsidRPr="003A245C">
              <w:rPr>
                <w:rFonts w:eastAsia="Times New Roman" w:cs="Consolas"/>
                <w:color w:val="000000"/>
                <w:sz w:val="20"/>
                <w:szCs w:val="20"/>
              </w:rPr>
              <w:t>).get(customer.profile).addAddressToAddressBook(cart.getBillingAddress());</w:t>
            </w:r>
          </w:p>
          <w:p w14:paraId="45836817"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w:t>
            </w:r>
          </w:p>
          <w:p w14:paraId="5D3D0F19" w14:textId="77777777" w:rsidR="00025B82" w:rsidRPr="003A245C" w:rsidRDefault="00025B82" w:rsidP="00B7432F">
            <w:pPr>
              <w:autoSpaceDE w:val="0"/>
              <w:autoSpaceDN w:val="0"/>
              <w:adjustRightInd w:val="0"/>
              <w:spacing w:after="0" w:line="240" w:lineRule="auto"/>
              <w:rPr>
                <w:rFonts w:eastAsia="Times New Roman" w:cs="Consolas"/>
                <w:sz w:val="20"/>
                <w:szCs w:val="20"/>
              </w:rPr>
            </w:pPr>
          </w:p>
          <w:p w14:paraId="0A791CA2"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3F7F5F"/>
                <w:sz w:val="20"/>
                <w:szCs w:val="20"/>
              </w:rPr>
              <w:t>// Mark step as fulfilled</w:t>
            </w:r>
          </w:p>
          <w:p w14:paraId="634C3191"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app.getForm(</w:t>
            </w:r>
            <w:r w:rsidRPr="003A245C">
              <w:rPr>
                <w:rFonts w:eastAsia="Times New Roman" w:cs="Consolas"/>
                <w:color w:val="2A00FF"/>
                <w:sz w:val="20"/>
                <w:szCs w:val="20"/>
              </w:rPr>
              <w:t>'billing'</w:t>
            </w:r>
            <w:r w:rsidRPr="003A245C">
              <w:rPr>
                <w:rFonts w:eastAsia="Times New Roman" w:cs="Consolas"/>
                <w:color w:val="000000"/>
                <w:sz w:val="20"/>
                <w:szCs w:val="20"/>
              </w:rPr>
              <w:t xml:space="preserve">).object.fulfilled.value = </w:t>
            </w:r>
            <w:r w:rsidRPr="003A245C">
              <w:rPr>
                <w:rFonts w:eastAsia="Times New Roman" w:cs="Consolas"/>
                <w:b/>
                <w:bCs/>
                <w:color w:val="7F0055"/>
                <w:sz w:val="20"/>
                <w:szCs w:val="20"/>
              </w:rPr>
              <w:t>true</w:t>
            </w:r>
            <w:r w:rsidRPr="003A245C">
              <w:rPr>
                <w:rFonts w:eastAsia="Times New Roman" w:cs="Consolas"/>
                <w:color w:val="000000"/>
                <w:sz w:val="20"/>
                <w:szCs w:val="20"/>
              </w:rPr>
              <w:t>;</w:t>
            </w:r>
          </w:p>
          <w:p w14:paraId="7D1662C9" w14:textId="77777777" w:rsidR="00025B82" w:rsidRPr="003A245C" w:rsidRDefault="00025B82" w:rsidP="00B7432F">
            <w:pPr>
              <w:autoSpaceDE w:val="0"/>
              <w:autoSpaceDN w:val="0"/>
              <w:adjustRightInd w:val="0"/>
              <w:spacing w:after="0" w:line="240" w:lineRule="auto"/>
              <w:rPr>
                <w:rFonts w:eastAsia="Times New Roman" w:cs="Consolas"/>
                <w:sz w:val="20"/>
                <w:szCs w:val="20"/>
              </w:rPr>
            </w:pPr>
          </w:p>
          <w:p w14:paraId="5ED8B46D"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3F7F5F"/>
                <w:sz w:val="20"/>
                <w:szCs w:val="20"/>
              </w:rPr>
              <w:t>// A successful billing page will jump to the next checkout step.</w:t>
            </w:r>
          </w:p>
          <w:p w14:paraId="3A8E99BB"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app.getController(</w:t>
            </w:r>
            <w:r w:rsidRPr="003A245C">
              <w:rPr>
                <w:rFonts w:eastAsia="Times New Roman" w:cs="Consolas"/>
                <w:color w:val="2A00FF"/>
                <w:sz w:val="20"/>
                <w:szCs w:val="20"/>
              </w:rPr>
              <w:t>'COSummary'</w:t>
            </w:r>
            <w:r w:rsidRPr="003A245C">
              <w:rPr>
                <w:rFonts w:eastAsia="Times New Roman" w:cs="Consolas"/>
                <w:color w:val="000000"/>
                <w:sz w:val="20"/>
                <w:szCs w:val="20"/>
              </w:rPr>
              <w:t>).Start();</w:t>
            </w:r>
          </w:p>
          <w:p w14:paraId="0BAC7680"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return</w:t>
            </w:r>
            <w:r w:rsidRPr="003A245C">
              <w:rPr>
                <w:rFonts w:eastAsia="Times New Roman" w:cs="Consolas"/>
                <w:color w:val="000000"/>
                <w:sz w:val="20"/>
                <w:szCs w:val="20"/>
              </w:rPr>
              <w:t>;</w:t>
            </w:r>
          </w:p>
          <w:p w14:paraId="724ABEA0" w14:textId="77777777" w:rsidR="00025B82" w:rsidRDefault="00025B82" w:rsidP="00B7432F">
            <w:pPr>
              <w:pStyle w:val="Body"/>
              <w:rPr>
                <w:rFonts w:asciiTheme="minorHAnsi" w:hAnsiTheme="minorHAnsi" w:cstheme="minorBidi"/>
                <w:bCs/>
                <w:color w:val="000000" w:themeColor="text1"/>
                <w:sz w:val="22"/>
                <w:szCs w:val="22"/>
              </w:rPr>
            </w:pPr>
            <w:r w:rsidRPr="003A245C">
              <w:rPr>
                <w:rFonts w:asciiTheme="minorHAnsi" w:eastAsia="Times New Roman" w:hAnsiTheme="minorHAnsi" w:cs="Consolas"/>
                <w:color w:val="000000"/>
                <w:sz w:val="20"/>
                <w:szCs w:val="20"/>
              </w:rPr>
              <w:t xml:space="preserve">            }</w:t>
            </w:r>
          </w:p>
        </w:tc>
      </w:tr>
    </w:tbl>
    <w:p w14:paraId="1ED36822" w14:textId="77777777" w:rsidR="00025B82" w:rsidRDefault="00025B82" w:rsidP="00025B82">
      <w:pPr>
        <w:pStyle w:val="Body"/>
        <w:rPr>
          <w:rFonts w:asciiTheme="minorHAnsi" w:hAnsiTheme="minorHAnsi" w:cstheme="minorBidi"/>
          <w:bCs/>
          <w:color w:val="000000" w:themeColor="text1"/>
          <w:sz w:val="22"/>
          <w:szCs w:val="22"/>
        </w:rPr>
      </w:pPr>
    </w:p>
    <w:p w14:paraId="2F4EA7D6" w14:textId="77777777" w:rsidR="00025B82" w:rsidRDefault="00025B82" w:rsidP="00025B82">
      <w:pPr>
        <w:pStyle w:val="Heading5"/>
        <w:rPr>
          <w:rFonts w:asciiTheme="minorHAnsi" w:hAnsiTheme="minorHAnsi"/>
        </w:rPr>
      </w:pPr>
      <w:r>
        <w:rPr>
          <w:rFonts w:asciiTheme="minorHAnsi" w:hAnsiTheme="minorHAnsi"/>
        </w:rPr>
        <w:t>billing.isml</w:t>
      </w:r>
    </w:p>
    <w:p w14:paraId="77897B28"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condition to handle error returned by session service</w:t>
      </w:r>
    </w:p>
    <w:tbl>
      <w:tblPr>
        <w:tblStyle w:val="TableGrid"/>
        <w:tblW w:w="0" w:type="auto"/>
        <w:tblLook w:val="04A0" w:firstRow="1" w:lastRow="0" w:firstColumn="1" w:lastColumn="0" w:noHBand="0" w:noVBand="1"/>
      </w:tblPr>
      <w:tblGrid>
        <w:gridCol w:w="10296"/>
      </w:tblGrid>
      <w:tr w:rsidR="00025B82" w:rsidRPr="00E57B51" w14:paraId="14A1DFAC" w14:textId="77777777" w:rsidTr="00B7432F">
        <w:tc>
          <w:tcPr>
            <w:tcW w:w="10296" w:type="dxa"/>
          </w:tcPr>
          <w:p w14:paraId="70469322" w14:textId="77777777"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lastRenderedPageBreak/>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5E8764E1" w14:textId="77777777"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This template visualizes the billing step of both checkout scenarios.</w:t>
            </w:r>
          </w:p>
          <w:p w14:paraId="0B35EA60" w14:textId="77777777"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It provides selecting a payment method, entering gift certificates and</w:t>
            </w:r>
          </w:p>
          <w:p w14:paraId="2E6D2829" w14:textId="77777777"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specifying a separate billing address.</w:t>
            </w:r>
          </w:p>
          <w:p w14:paraId="2CAA8B15" w14:textId="77777777"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Depending on the checkout scenario (single or multi shipping) it is</w:t>
            </w:r>
          </w:p>
          <w:p w14:paraId="25A66478" w14:textId="77777777"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either the second or third checkout step.</w:t>
            </w:r>
          </w:p>
          <w:p w14:paraId="7B692023" w14:textId="77777777"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20543486" w14:textId="77777777" w:rsidR="00E57B51" w:rsidRPr="00E57B51" w:rsidRDefault="00025B82" w:rsidP="00E57B51">
            <w:pPr>
              <w:autoSpaceDE w:val="0"/>
              <w:autoSpaceDN w:val="0"/>
              <w:adjustRightInd w:val="0"/>
              <w:spacing w:after="0" w:line="240" w:lineRule="auto"/>
              <w:rPr>
                <w:ins w:id="1283" w:author="WIN764BIT" w:date="2017-08-31T13:34:00Z"/>
                <w:rFonts w:eastAsia="Times New Roman" w:cstheme="minorHAnsi"/>
                <w:sz w:val="20"/>
                <w:szCs w:val="20"/>
                <w:highlight w:val="yellow"/>
                <w:rPrChange w:id="1284" w:author="WIN764BIT" w:date="2017-08-31T13:34:00Z">
                  <w:rPr>
                    <w:ins w:id="1285" w:author="WIN764BIT" w:date="2017-08-31T13:34:00Z"/>
                    <w:rFonts w:ascii="Consolas" w:eastAsia="Times New Roman" w:hAnsi="Consolas" w:cs="Consolas"/>
                    <w:sz w:val="20"/>
                    <w:szCs w:val="20"/>
                  </w:rPr>
                </w:rPrChange>
              </w:rPr>
            </w:pPr>
            <w:r w:rsidRPr="00E57B51">
              <w:rPr>
                <w:rFonts w:eastAsia="Times New Roman" w:cstheme="minorHAnsi"/>
                <w:color w:val="000000"/>
                <w:sz w:val="20"/>
                <w:szCs w:val="20"/>
              </w:rPr>
              <w:tab/>
            </w:r>
            <w:ins w:id="1286" w:author="WIN764BIT" w:date="2017-08-31T13:34:00Z">
              <w:r w:rsidR="00E57B51" w:rsidRPr="00E57B51">
                <w:rPr>
                  <w:rFonts w:eastAsia="Times New Roman" w:cstheme="minorHAnsi"/>
                  <w:color w:val="008080"/>
                  <w:sz w:val="20"/>
                  <w:szCs w:val="20"/>
                  <w:highlight w:val="yellow"/>
                  <w:rPrChange w:id="1287" w:author="WIN764BIT" w:date="2017-08-31T13:34:00Z">
                    <w:rPr>
                      <w:rFonts w:ascii="Consolas" w:eastAsia="Times New Roman" w:hAnsi="Consolas" w:cs="Consolas"/>
                      <w:color w:val="008080"/>
                      <w:sz w:val="20"/>
                      <w:szCs w:val="20"/>
                    </w:rPr>
                  </w:rPrChange>
                </w:rPr>
                <w:t>&lt;</w:t>
              </w:r>
              <w:r w:rsidR="00E57B51" w:rsidRPr="00E57B51">
                <w:rPr>
                  <w:rFonts w:eastAsia="Times New Roman" w:cstheme="minorHAnsi"/>
                  <w:color w:val="3F7F7F"/>
                  <w:sz w:val="20"/>
                  <w:szCs w:val="20"/>
                  <w:highlight w:val="yellow"/>
                  <w:rPrChange w:id="1288" w:author="WIN764BIT" w:date="2017-08-31T13:34:00Z">
                    <w:rPr>
                      <w:rFonts w:ascii="Consolas" w:eastAsia="Times New Roman" w:hAnsi="Consolas" w:cs="Consolas"/>
                      <w:color w:val="3F7F7F"/>
                      <w:sz w:val="20"/>
                      <w:szCs w:val="20"/>
                      <w:highlight w:val="lightGray"/>
                    </w:rPr>
                  </w:rPrChange>
                </w:rPr>
                <w:t>isif</w:t>
              </w:r>
              <w:r w:rsidR="00E57B51" w:rsidRPr="00E57B51">
                <w:rPr>
                  <w:rFonts w:eastAsia="Times New Roman" w:cstheme="minorHAnsi"/>
                  <w:sz w:val="20"/>
                  <w:szCs w:val="20"/>
                  <w:highlight w:val="yellow"/>
                  <w:rPrChange w:id="1289" w:author="WIN764BIT" w:date="2017-08-31T13:34:00Z">
                    <w:rPr>
                      <w:rFonts w:ascii="Consolas" w:eastAsia="Times New Roman" w:hAnsi="Consolas" w:cs="Consolas"/>
                      <w:sz w:val="20"/>
                      <w:szCs w:val="20"/>
                    </w:rPr>
                  </w:rPrChange>
                </w:rPr>
                <w:t xml:space="preserve"> </w:t>
              </w:r>
              <w:r w:rsidR="00E57B51" w:rsidRPr="00E57B51">
                <w:rPr>
                  <w:rFonts w:eastAsia="Times New Roman" w:cstheme="minorHAnsi"/>
                  <w:color w:val="7F007F"/>
                  <w:sz w:val="20"/>
                  <w:szCs w:val="20"/>
                  <w:highlight w:val="yellow"/>
                  <w:rPrChange w:id="1290" w:author="WIN764BIT" w:date="2017-08-31T13:34:00Z">
                    <w:rPr>
                      <w:rFonts w:ascii="Consolas" w:eastAsia="Times New Roman" w:hAnsi="Consolas" w:cs="Consolas"/>
                      <w:color w:val="7F007F"/>
                      <w:sz w:val="20"/>
                      <w:szCs w:val="20"/>
                    </w:rPr>
                  </w:rPrChange>
                </w:rPr>
                <w:t>condition</w:t>
              </w:r>
              <w:r w:rsidR="00E57B51" w:rsidRPr="00E57B51">
                <w:rPr>
                  <w:rFonts w:eastAsia="Times New Roman" w:cstheme="minorHAnsi"/>
                  <w:color w:val="000000"/>
                  <w:sz w:val="20"/>
                  <w:szCs w:val="20"/>
                  <w:highlight w:val="yellow"/>
                  <w:rPrChange w:id="1291" w:author="WIN764BIT" w:date="2017-08-31T13:34:00Z">
                    <w:rPr>
                      <w:rFonts w:ascii="Consolas" w:eastAsia="Times New Roman" w:hAnsi="Consolas" w:cs="Consolas"/>
                      <w:color w:val="000000"/>
                      <w:sz w:val="20"/>
                      <w:szCs w:val="20"/>
                    </w:rPr>
                  </w:rPrChange>
                </w:rPr>
                <w:t>=</w:t>
              </w:r>
              <w:r w:rsidR="00E57B51" w:rsidRPr="00E57B51">
                <w:rPr>
                  <w:rFonts w:eastAsia="Times New Roman" w:cstheme="minorHAnsi"/>
                  <w:i/>
                  <w:iCs/>
                  <w:color w:val="2A00FF"/>
                  <w:sz w:val="20"/>
                  <w:szCs w:val="20"/>
                  <w:highlight w:val="yellow"/>
                  <w:rPrChange w:id="1292" w:author="WIN764BIT" w:date="2017-08-31T13:34:00Z">
                    <w:rPr>
                      <w:rFonts w:ascii="Consolas" w:eastAsia="Times New Roman" w:hAnsi="Consolas" w:cs="Consolas"/>
                      <w:i/>
                      <w:iCs/>
                      <w:color w:val="2A00FF"/>
                      <w:sz w:val="20"/>
                      <w:szCs w:val="20"/>
                    </w:rPr>
                  </w:rPrChange>
                </w:rPr>
                <w:t>"${!empty(pdict.KlarnaSessionError)}"</w:t>
              </w:r>
              <w:r w:rsidR="00E57B51" w:rsidRPr="00E57B51">
                <w:rPr>
                  <w:rFonts w:eastAsia="Times New Roman" w:cstheme="minorHAnsi"/>
                  <w:color w:val="008080"/>
                  <w:sz w:val="20"/>
                  <w:szCs w:val="20"/>
                  <w:highlight w:val="yellow"/>
                  <w:rPrChange w:id="1293" w:author="WIN764BIT" w:date="2017-08-31T13:34:00Z">
                    <w:rPr>
                      <w:rFonts w:ascii="Consolas" w:eastAsia="Times New Roman" w:hAnsi="Consolas" w:cs="Consolas"/>
                      <w:color w:val="008080"/>
                      <w:sz w:val="20"/>
                      <w:szCs w:val="20"/>
                    </w:rPr>
                  </w:rPrChange>
                </w:rPr>
                <w:t>&gt;</w:t>
              </w:r>
            </w:ins>
          </w:p>
          <w:p w14:paraId="596FB1A0" w14:textId="77777777" w:rsidR="00E57B51" w:rsidRPr="00E57B51" w:rsidRDefault="00E57B51" w:rsidP="00E57B51">
            <w:pPr>
              <w:autoSpaceDE w:val="0"/>
              <w:autoSpaceDN w:val="0"/>
              <w:adjustRightInd w:val="0"/>
              <w:spacing w:after="0" w:line="240" w:lineRule="auto"/>
              <w:rPr>
                <w:ins w:id="1294" w:author="WIN764BIT" w:date="2017-08-31T13:34:00Z"/>
                <w:rFonts w:eastAsia="Times New Roman" w:cstheme="minorHAnsi"/>
                <w:sz w:val="20"/>
                <w:szCs w:val="20"/>
                <w:highlight w:val="yellow"/>
                <w:rPrChange w:id="1295" w:author="WIN764BIT" w:date="2017-08-31T13:34:00Z">
                  <w:rPr>
                    <w:ins w:id="1296" w:author="WIN764BIT" w:date="2017-08-31T13:34:00Z"/>
                    <w:rFonts w:ascii="Consolas" w:eastAsia="Times New Roman" w:hAnsi="Consolas" w:cs="Consolas"/>
                    <w:sz w:val="20"/>
                    <w:szCs w:val="20"/>
                  </w:rPr>
                </w:rPrChange>
              </w:rPr>
            </w:pPr>
            <w:ins w:id="1297" w:author="WIN764BIT" w:date="2017-08-31T13:34:00Z">
              <w:r w:rsidRPr="00E57B51">
                <w:rPr>
                  <w:rFonts w:eastAsia="Times New Roman" w:cstheme="minorHAnsi"/>
                  <w:color w:val="000000"/>
                  <w:sz w:val="20"/>
                  <w:szCs w:val="20"/>
                  <w:highlight w:val="yellow"/>
                  <w:rPrChange w:id="1298" w:author="WIN764BIT" w:date="2017-08-31T13:34:00Z">
                    <w:rPr>
                      <w:rFonts w:ascii="Consolas" w:eastAsia="Times New Roman" w:hAnsi="Consolas" w:cs="Consolas"/>
                      <w:color w:val="000000"/>
                      <w:sz w:val="20"/>
                      <w:szCs w:val="20"/>
                    </w:rPr>
                  </w:rPrChange>
                </w:rPr>
                <w:tab/>
              </w:r>
              <w:r w:rsidRPr="00E57B51">
                <w:rPr>
                  <w:rFonts w:eastAsia="Times New Roman" w:cstheme="minorHAnsi"/>
                  <w:color w:val="000000"/>
                  <w:sz w:val="20"/>
                  <w:szCs w:val="20"/>
                  <w:highlight w:val="yellow"/>
                  <w:rPrChange w:id="1299" w:author="WIN764BIT" w:date="2017-08-31T13:34:00Z">
                    <w:rPr>
                      <w:rFonts w:ascii="Consolas" w:eastAsia="Times New Roman" w:hAnsi="Consolas" w:cs="Consolas"/>
                      <w:color w:val="000000"/>
                      <w:sz w:val="20"/>
                      <w:szCs w:val="20"/>
                    </w:rPr>
                  </w:rPrChange>
                </w:rPr>
                <w:tab/>
              </w:r>
              <w:r w:rsidRPr="00E57B51">
                <w:rPr>
                  <w:rFonts w:eastAsia="Times New Roman" w:cstheme="minorHAnsi"/>
                  <w:color w:val="008080"/>
                  <w:sz w:val="20"/>
                  <w:szCs w:val="20"/>
                  <w:highlight w:val="yellow"/>
                  <w:rPrChange w:id="1300" w:author="WIN764BIT" w:date="2017-08-31T13:34:00Z">
                    <w:rPr>
                      <w:rFonts w:ascii="Consolas" w:eastAsia="Times New Roman" w:hAnsi="Consolas" w:cs="Consolas"/>
                      <w:color w:val="008080"/>
                      <w:sz w:val="20"/>
                      <w:szCs w:val="20"/>
                    </w:rPr>
                  </w:rPrChange>
                </w:rPr>
                <w:t>&lt;</w:t>
              </w:r>
              <w:r w:rsidRPr="00E57B51">
                <w:rPr>
                  <w:rFonts w:eastAsia="Times New Roman" w:cstheme="minorHAnsi"/>
                  <w:color w:val="3F7F7F"/>
                  <w:sz w:val="20"/>
                  <w:szCs w:val="20"/>
                  <w:highlight w:val="yellow"/>
                  <w:rPrChange w:id="1301" w:author="WIN764BIT" w:date="2017-08-31T13:34:00Z">
                    <w:rPr>
                      <w:rFonts w:ascii="Consolas" w:eastAsia="Times New Roman" w:hAnsi="Consolas" w:cs="Consolas"/>
                      <w:color w:val="3F7F7F"/>
                      <w:sz w:val="20"/>
                      <w:szCs w:val="20"/>
                    </w:rPr>
                  </w:rPrChange>
                </w:rPr>
                <w:t>div</w:t>
              </w:r>
              <w:r w:rsidRPr="00E57B51">
                <w:rPr>
                  <w:rFonts w:eastAsia="Times New Roman" w:cstheme="minorHAnsi"/>
                  <w:sz w:val="20"/>
                  <w:szCs w:val="20"/>
                  <w:highlight w:val="yellow"/>
                  <w:rPrChange w:id="1302" w:author="WIN764BIT" w:date="2017-08-31T13:34:00Z">
                    <w:rPr>
                      <w:rFonts w:ascii="Consolas" w:eastAsia="Times New Roman" w:hAnsi="Consolas" w:cs="Consolas"/>
                      <w:sz w:val="20"/>
                      <w:szCs w:val="20"/>
                    </w:rPr>
                  </w:rPrChange>
                </w:rPr>
                <w:t xml:space="preserve"> </w:t>
              </w:r>
              <w:r w:rsidRPr="00E57B51">
                <w:rPr>
                  <w:rFonts w:eastAsia="Times New Roman" w:cstheme="minorHAnsi"/>
                  <w:color w:val="7F007F"/>
                  <w:sz w:val="20"/>
                  <w:szCs w:val="20"/>
                  <w:highlight w:val="yellow"/>
                  <w:rPrChange w:id="1303" w:author="WIN764BIT" w:date="2017-08-31T13:34:00Z">
                    <w:rPr>
                      <w:rFonts w:ascii="Consolas" w:eastAsia="Times New Roman" w:hAnsi="Consolas" w:cs="Consolas"/>
                      <w:color w:val="7F007F"/>
                      <w:sz w:val="20"/>
                      <w:szCs w:val="20"/>
                    </w:rPr>
                  </w:rPrChange>
                </w:rPr>
                <w:t>class</w:t>
              </w:r>
              <w:r w:rsidRPr="00E57B51">
                <w:rPr>
                  <w:rFonts w:eastAsia="Times New Roman" w:cstheme="minorHAnsi"/>
                  <w:color w:val="000000"/>
                  <w:sz w:val="20"/>
                  <w:szCs w:val="20"/>
                  <w:highlight w:val="yellow"/>
                  <w:rPrChange w:id="1304" w:author="WIN764BIT" w:date="2017-08-31T13:34:00Z">
                    <w:rPr>
                      <w:rFonts w:ascii="Consolas" w:eastAsia="Times New Roman" w:hAnsi="Consolas" w:cs="Consolas"/>
                      <w:color w:val="000000"/>
                      <w:sz w:val="20"/>
                      <w:szCs w:val="20"/>
                    </w:rPr>
                  </w:rPrChange>
                </w:rPr>
                <w:t>=</w:t>
              </w:r>
              <w:r w:rsidRPr="00E57B51">
                <w:rPr>
                  <w:rFonts w:eastAsia="Times New Roman" w:cstheme="minorHAnsi"/>
                  <w:i/>
                  <w:iCs/>
                  <w:color w:val="2A00FF"/>
                  <w:sz w:val="20"/>
                  <w:szCs w:val="20"/>
                  <w:highlight w:val="yellow"/>
                  <w:rPrChange w:id="1305" w:author="WIN764BIT" w:date="2017-08-31T13:34:00Z">
                    <w:rPr>
                      <w:rFonts w:ascii="Consolas" w:eastAsia="Times New Roman" w:hAnsi="Consolas" w:cs="Consolas"/>
                      <w:i/>
                      <w:iCs/>
                      <w:color w:val="2A00FF"/>
                      <w:sz w:val="20"/>
                      <w:szCs w:val="20"/>
                    </w:rPr>
                  </w:rPrChange>
                </w:rPr>
                <w:t>"error-form"</w:t>
              </w:r>
              <w:r w:rsidRPr="00E57B51">
                <w:rPr>
                  <w:rFonts w:eastAsia="Times New Roman" w:cstheme="minorHAnsi"/>
                  <w:color w:val="008080"/>
                  <w:sz w:val="20"/>
                  <w:szCs w:val="20"/>
                  <w:highlight w:val="yellow"/>
                  <w:rPrChange w:id="1306" w:author="WIN764BIT" w:date="2017-08-31T13:34:00Z">
                    <w:rPr>
                      <w:rFonts w:ascii="Consolas" w:eastAsia="Times New Roman" w:hAnsi="Consolas" w:cs="Consolas"/>
                      <w:color w:val="008080"/>
                      <w:sz w:val="20"/>
                      <w:szCs w:val="20"/>
                    </w:rPr>
                  </w:rPrChange>
                </w:rPr>
                <w:t>&gt;</w:t>
              </w:r>
              <w:r w:rsidRPr="00E57B51">
                <w:rPr>
                  <w:rFonts w:eastAsia="Times New Roman" w:cstheme="minorHAnsi"/>
                  <w:color w:val="000000"/>
                  <w:sz w:val="20"/>
                  <w:szCs w:val="20"/>
                  <w:highlight w:val="yellow"/>
                  <w:rPrChange w:id="1307" w:author="WIN764BIT" w:date="2017-08-31T13:34:00Z">
                    <w:rPr>
                      <w:rFonts w:ascii="Consolas" w:eastAsia="Times New Roman" w:hAnsi="Consolas" w:cs="Consolas"/>
                      <w:color w:val="000000"/>
                      <w:sz w:val="20"/>
                      <w:szCs w:val="20"/>
                    </w:rPr>
                  </w:rPrChange>
                </w:rPr>
                <w:t>${Resource.msg(pdict.KlarnaSessionError.code,'checkout',null)}</w:t>
              </w:r>
              <w:r w:rsidRPr="00E57B51">
                <w:rPr>
                  <w:rFonts w:eastAsia="Times New Roman" w:cstheme="minorHAnsi"/>
                  <w:color w:val="008080"/>
                  <w:sz w:val="20"/>
                  <w:szCs w:val="20"/>
                  <w:highlight w:val="yellow"/>
                  <w:rPrChange w:id="1308" w:author="WIN764BIT" w:date="2017-08-31T13:34:00Z">
                    <w:rPr>
                      <w:rFonts w:ascii="Consolas" w:eastAsia="Times New Roman" w:hAnsi="Consolas" w:cs="Consolas"/>
                      <w:color w:val="008080"/>
                      <w:sz w:val="20"/>
                      <w:szCs w:val="20"/>
                    </w:rPr>
                  </w:rPrChange>
                </w:rPr>
                <w:t>&lt;/</w:t>
              </w:r>
              <w:r w:rsidRPr="00E57B51">
                <w:rPr>
                  <w:rFonts w:eastAsia="Times New Roman" w:cstheme="minorHAnsi"/>
                  <w:color w:val="3F7F7F"/>
                  <w:sz w:val="20"/>
                  <w:szCs w:val="20"/>
                  <w:highlight w:val="yellow"/>
                  <w:rPrChange w:id="1309" w:author="WIN764BIT" w:date="2017-08-31T13:34:00Z">
                    <w:rPr>
                      <w:rFonts w:ascii="Consolas" w:eastAsia="Times New Roman" w:hAnsi="Consolas" w:cs="Consolas"/>
                      <w:color w:val="3F7F7F"/>
                      <w:sz w:val="20"/>
                      <w:szCs w:val="20"/>
                    </w:rPr>
                  </w:rPrChange>
                </w:rPr>
                <w:t>div</w:t>
              </w:r>
              <w:r w:rsidRPr="00E57B51">
                <w:rPr>
                  <w:rFonts w:eastAsia="Times New Roman" w:cstheme="minorHAnsi"/>
                  <w:color w:val="008080"/>
                  <w:sz w:val="20"/>
                  <w:szCs w:val="20"/>
                  <w:highlight w:val="yellow"/>
                  <w:rPrChange w:id="1310" w:author="WIN764BIT" w:date="2017-08-31T13:34:00Z">
                    <w:rPr>
                      <w:rFonts w:ascii="Consolas" w:eastAsia="Times New Roman" w:hAnsi="Consolas" w:cs="Consolas"/>
                      <w:color w:val="008080"/>
                      <w:sz w:val="20"/>
                      <w:szCs w:val="20"/>
                    </w:rPr>
                  </w:rPrChange>
                </w:rPr>
                <w:t>&gt;</w:t>
              </w:r>
            </w:ins>
          </w:p>
          <w:p w14:paraId="6ADF2773" w14:textId="77777777" w:rsidR="00E57B51" w:rsidRPr="00E57B51" w:rsidRDefault="00E57B51" w:rsidP="00B7432F">
            <w:pPr>
              <w:autoSpaceDE w:val="0"/>
              <w:autoSpaceDN w:val="0"/>
              <w:adjustRightInd w:val="0"/>
              <w:spacing w:after="0" w:line="240" w:lineRule="auto"/>
              <w:rPr>
                <w:rFonts w:eastAsia="Times New Roman" w:cstheme="minorHAnsi"/>
                <w:color w:val="008080"/>
                <w:sz w:val="20"/>
                <w:szCs w:val="20"/>
                <w:highlight w:val="yellow"/>
              </w:rPr>
            </w:pPr>
            <w:ins w:id="1311" w:author="WIN764BIT" w:date="2017-08-31T13:34:00Z">
              <w:r w:rsidRPr="00E57B51">
                <w:rPr>
                  <w:rFonts w:eastAsia="Times New Roman" w:cstheme="minorHAnsi"/>
                  <w:color w:val="000000"/>
                  <w:sz w:val="20"/>
                  <w:szCs w:val="20"/>
                  <w:highlight w:val="yellow"/>
                  <w:rPrChange w:id="1312" w:author="WIN764BIT" w:date="2017-08-31T13:34:00Z">
                    <w:rPr>
                      <w:rFonts w:ascii="Consolas" w:eastAsia="Times New Roman" w:hAnsi="Consolas" w:cs="Consolas"/>
                      <w:color w:val="000000"/>
                      <w:sz w:val="20"/>
                      <w:szCs w:val="20"/>
                    </w:rPr>
                  </w:rPrChange>
                </w:rPr>
                <w:tab/>
              </w:r>
              <w:r w:rsidRPr="00E57B51">
                <w:rPr>
                  <w:rFonts w:eastAsia="Times New Roman" w:cstheme="minorHAnsi"/>
                  <w:color w:val="008080"/>
                  <w:sz w:val="20"/>
                  <w:szCs w:val="20"/>
                  <w:highlight w:val="yellow"/>
                  <w:rPrChange w:id="1313" w:author="WIN764BIT" w:date="2017-08-31T13:34:00Z">
                    <w:rPr>
                      <w:rFonts w:ascii="Consolas" w:eastAsia="Times New Roman" w:hAnsi="Consolas" w:cs="Consolas"/>
                      <w:color w:val="008080"/>
                      <w:sz w:val="20"/>
                      <w:szCs w:val="20"/>
                    </w:rPr>
                  </w:rPrChange>
                </w:rPr>
                <w:t>&lt;/</w:t>
              </w:r>
              <w:r w:rsidRPr="00E57B51">
                <w:rPr>
                  <w:rFonts w:eastAsia="Times New Roman" w:cstheme="minorHAnsi"/>
                  <w:color w:val="3F7F7F"/>
                  <w:sz w:val="20"/>
                  <w:szCs w:val="20"/>
                  <w:highlight w:val="yellow"/>
                  <w:rPrChange w:id="1314" w:author="WIN764BIT" w:date="2017-08-31T13:34:00Z">
                    <w:rPr>
                      <w:rFonts w:ascii="Consolas" w:eastAsia="Times New Roman" w:hAnsi="Consolas" w:cs="Consolas"/>
                      <w:color w:val="3F7F7F"/>
                      <w:sz w:val="20"/>
                      <w:szCs w:val="20"/>
                      <w:highlight w:val="lightGray"/>
                    </w:rPr>
                  </w:rPrChange>
                </w:rPr>
                <w:t>isif</w:t>
              </w:r>
              <w:r w:rsidRPr="00E57B51">
                <w:rPr>
                  <w:rFonts w:eastAsia="Times New Roman" w:cstheme="minorHAnsi"/>
                  <w:color w:val="008080"/>
                  <w:sz w:val="20"/>
                  <w:szCs w:val="20"/>
                  <w:highlight w:val="yellow"/>
                  <w:rPrChange w:id="1315" w:author="WIN764BIT" w:date="2017-08-31T13:34:00Z">
                    <w:rPr>
                      <w:rFonts w:ascii="Consolas" w:eastAsia="Times New Roman" w:hAnsi="Consolas" w:cs="Consolas"/>
                      <w:color w:val="008080"/>
                      <w:sz w:val="20"/>
                      <w:szCs w:val="20"/>
                    </w:rPr>
                  </w:rPrChange>
                </w:rPr>
                <w:t>&gt;</w:t>
              </w:r>
            </w:ins>
          </w:p>
          <w:p w14:paraId="2CFE22C4" w14:textId="0DF94ABC" w:rsidR="00E57B51" w:rsidRPr="00E57B51" w:rsidDel="002D6A1A" w:rsidRDefault="00E57B51" w:rsidP="00E57B51">
            <w:pPr>
              <w:autoSpaceDE w:val="0"/>
              <w:autoSpaceDN w:val="0"/>
              <w:adjustRightInd w:val="0"/>
              <w:spacing w:after="0" w:line="240" w:lineRule="auto"/>
              <w:rPr>
                <w:del w:id="1316" w:author="WIN764BIT" w:date="2017-08-31T13:34:00Z"/>
                <w:rFonts w:eastAsia="Times New Roman" w:cstheme="minorHAnsi"/>
                <w:sz w:val="20"/>
                <w:szCs w:val="20"/>
                <w:highlight w:val="yellow"/>
              </w:rPr>
            </w:pPr>
            <w:del w:id="1317" w:author="WIN764BIT" w:date="2017-08-31T13:34:00Z">
              <w:r w:rsidRPr="00E57B51" w:rsidDel="002D6A1A">
                <w:rPr>
                  <w:rFonts w:eastAsia="Times New Roman" w:cstheme="minorHAnsi"/>
                  <w:color w:val="008080"/>
                  <w:sz w:val="20"/>
                  <w:szCs w:val="20"/>
                  <w:highlight w:val="yellow"/>
                </w:rPr>
                <w:delText>&lt;</w:delText>
              </w:r>
              <w:r w:rsidRPr="00E57B51" w:rsidDel="002D6A1A">
                <w:rPr>
                  <w:rFonts w:eastAsia="Times New Roman" w:cstheme="minorHAnsi"/>
                  <w:color w:val="3F7F7F"/>
                  <w:sz w:val="20"/>
                  <w:szCs w:val="20"/>
                  <w:highlight w:val="yellow"/>
                </w:rPr>
                <w:delText>isif</w:delText>
              </w:r>
              <w:r w:rsidRPr="00E57B51" w:rsidDel="002D6A1A">
                <w:rPr>
                  <w:rFonts w:eastAsia="Times New Roman" w:cstheme="minorHAnsi"/>
                  <w:color w:val="7F007F"/>
                  <w:sz w:val="20"/>
                  <w:szCs w:val="20"/>
                  <w:highlight w:val="yellow"/>
                </w:rPr>
                <w:delText>condition</w:delText>
              </w:r>
              <w:r w:rsidRPr="00E57B51" w:rsidDel="002D6A1A">
                <w:rPr>
                  <w:rFonts w:eastAsia="Times New Roman" w:cstheme="minorHAnsi"/>
                  <w:color w:val="000000"/>
                  <w:sz w:val="20"/>
                  <w:szCs w:val="20"/>
                  <w:highlight w:val="yellow"/>
                </w:rPr>
                <w:delText>=</w:delText>
              </w:r>
              <w:r w:rsidRPr="00E57B51" w:rsidDel="002D6A1A">
                <w:rPr>
                  <w:rFonts w:eastAsia="Times New Roman" w:cstheme="minorHAnsi"/>
                  <w:i/>
                  <w:iCs/>
                  <w:color w:val="2A00FF"/>
                  <w:sz w:val="20"/>
                  <w:szCs w:val="20"/>
                  <w:highlight w:val="yellow"/>
                </w:rPr>
                <w:delText>"${!empty(pdict.KlarnaSessionError)}"</w:delText>
              </w:r>
              <w:r w:rsidRPr="00E57B51" w:rsidDel="002D6A1A">
                <w:rPr>
                  <w:rFonts w:eastAsia="Times New Roman" w:cstheme="minorHAnsi"/>
                  <w:color w:val="008080"/>
                  <w:sz w:val="20"/>
                  <w:szCs w:val="20"/>
                  <w:highlight w:val="yellow"/>
                </w:rPr>
                <w:delText>&gt;</w:delText>
              </w:r>
            </w:del>
          </w:p>
          <w:p w14:paraId="24DF4D59" w14:textId="4351486C"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Report this checkout step</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14:paraId="25A70CC6" w14:textId="77777777" w:rsidR="00025B82" w:rsidRPr="00E57B51" w:rsidRDefault="00025B82" w:rsidP="00B7432F">
            <w:pPr>
              <w:pStyle w:val="Body"/>
              <w:rPr>
                <w:rFonts w:asciiTheme="minorHAnsi" w:hAnsiTheme="minorHAnsi" w:cstheme="minorHAnsi"/>
                <w:bCs/>
                <w:color w:val="000000" w:themeColor="text1"/>
                <w:sz w:val="22"/>
                <w:szCs w:val="22"/>
              </w:rPr>
            </w:pPr>
            <w:r w:rsidRPr="00E57B51">
              <w:rPr>
                <w:rFonts w:asciiTheme="minorHAnsi" w:eastAsia="Times New Roman" w:hAnsiTheme="minorHAnsi" w:cstheme="minorHAnsi"/>
                <w:color w:val="008080"/>
                <w:sz w:val="20"/>
                <w:szCs w:val="20"/>
              </w:rPr>
              <w:t>&lt;</w:t>
            </w:r>
            <w:r w:rsidRPr="00E57B51">
              <w:rPr>
                <w:rFonts w:asciiTheme="minorHAnsi" w:eastAsia="Times New Roman" w:hAnsiTheme="minorHAnsi" w:cstheme="minorHAnsi"/>
                <w:color w:val="3F7F7F"/>
                <w:sz w:val="20"/>
                <w:szCs w:val="20"/>
              </w:rPr>
              <w:t>isreportcheckout</w:t>
            </w:r>
            <w:r w:rsidRPr="00E57B51">
              <w:rPr>
                <w:rFonts w:asciiTheme="minorHAnsi" w:eastAsia="Times New Roman" w:hAnsiTheme="minorHAnsi" w:cstheme="minorHAnsi"/>
                <w:color w:val="7F007F"/>
                <w:sz w:val="20"/>
                <w:szCs w:val="20"/>
              </w:rPr>
              <w:t>checkoutstep</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"4"</w:t>
            </w:r>
            <w:r w:rsidRPr="00E57B51">
              <w:rPr>
                <w:rFonts w:asciiTheme="minorHAnsi" w:eastAsia="Times New Roman" w:hAnsiTheme="minorHAnsi" w:cstheme="minorHAnsi"/>
                <w:color w:val="7F007F"/>
                <w:sz w:val="20"/>
                <w:szCs w:val="20"/>
              </w:rPr>
              <w:t>checkoutname</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"${'Billing'}"</w:t>
            </w:r>
            <w:r w:rsidRPr="00E57B51">
              <w:rPr>
                <w:rFonts w:asciiTheme="minorHAnsi" w:eastAsia="Times New Roman" w:hAnsiTheme="minorHAnsi" w:cstheme="minorHAnsi"/>
                <w:color w:val="008080"/>
                <w:sz w:val="20"/>
                <w:szCs w:val="20"/>
              </w:rPr>
              <w:t>/&gt;</w:t>
            </w:r>
          </w:p>
        </w:tc>
      </w:tr>
    </w:tbl>
    <w:p w14:paraId="210E97DD" w14:textId="77777777" w:rsidR="00025B82" w:rsidRDefault="00025B82" w:rsidP="00025B82">
      <w:pPr>
        <w:pStyle w:val="Body"/>
        <w:rPr>
          <w:rFonts w:asciiTheme="minorHAnsi" w:hAnsiTheme="minorHAnsi" w:cstheme="minorBidi"/>
          <w:bCs/>
          <w:color w:val="000000" w:themeColor="text1"/>
          <w:sz w:val="22"/>
          <w:szCs w:val="22"/>
        </w:rPr>
      </w:pPr>
    </w:p>
    <w:p w14:paraId="47E4AC9C" w14:textId="77777777" w:rsidR="00025B82" w:rsidRDefault="00025B82" w:rsidP="00025B82">
      <w:pPr>
        <w:pStyle w:val="Heading5"/>
        <w:rPr>
          <w:rFonts w:asciiTheme="minorHAnsi" w:hAnsiTheme="minorHAnsi"/>
        </w:rPr>
      </w:pPr>
      <w:r>
        <w:rPr>
          <w:rFonts w:asciiTheme="minorHAnsi" w:hAnsiTheme="minorHAnsi"/>
        </w:rPr>
        <w:t>htmlhead.isml</w:t>
      </w:r>
    </w:p>
    <w:p w14:paraId="2ABEC6C6"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place holder to load Klarna JS</w:t>
      </w:r>
    </w:p>
    <w:tbl>
      <w:tblPr>
        <w:tblStyle w:val="TableGrid"/>
        <w:tblW w:w="0" w:type="auto"/>
        <w:tblLook w:val="04A0" w:firstRow="1" w:lastRow="0" w:firstColumn="1" w:lastColumn="0" w:noHBand="0" w:noVBand="1"/>
      </w:tblPr>
      <w:tblGrid>
        <w:gridCol w:w="10296"/>
      </w:tblGrid>
      <w:tr w:rsidR="00025B82" w:rsidRPr="00E57B51" w14:paraId="6EA04168" w14:textId="77777777" w:rsidTr="00B7432F">
        <w:tc>
          <w:tcPr>
            <w:tcW w:w="10296" w:type="dxa"/>
          </w:tcPr>
          <w:p w14:paraId="73DC5532" w14:textId="77777777" w:rsidR="001A2524" w:rsidRPr="00E57B51" w:rsidRDefault="001A2524" w:rsidP="001A2524">
            <w:pPr>
              <w:autoSpaceDE w:val="0"/>
              <w:autoSpaceDN w:val="0"/>
              <w:adjustRightInd w:val="0"/>
              <w:spacing w:after="0" w:line="240" w:lineRule="auto"/>
              <w:rPr>
                <w:rFonts w:eastAsia="Times New Roman" w:cstheme="minorHAnsi"/>
                <w:b/>
                <w:color w:val="008080"/>
                <w:sz w:val="20"/>
                <w:szCs w:val="20"/>
              </w:rPr>
            </w:pPr>
            <w:r w:rsidRPr="00E57B51">
              <w:rPr>
                <w:rFonts w:eastAsia="Times New Roman" w:cstheme="minorHAnsi"/>
                <w:color w:val="008080"/>
                <w:sz w:val="20"/>
                <w:szCs w:val="20"/>
              </w:rPr>
              <w:t xml:space="preserve"> </w:t>
            </w:r>
            <w:r w:rsidRPr="00E57B51">
              <w:rPr>
                <w:rFonts w:eastAsia="Times New Roman" w:cstheme="minorHAnsi"/>
                <w:b/>
                <w:color w:val="008080"/>
                <w:sz w:val="20"/>
                <w:szCs w:val="20"/>
              </w:rPr>
              <w:t>Line 9 - Line 20</w:t>
            </w:r>
          </w:p>
          <w:p w14:paraId="66BD5300" w14:textId="77777777"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https://github.com/h5bp/html5-boilerplate/blob/5.2.0/dist/doc/html.md#x-ua-compatible</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08262050" w14:textId="77777777"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http-equiv</w:t>
            </w:r>
            <w:r w:rsidRPr="00E57B51">
              <w:rPr>
                <w:rFonts w:eastAsia="Times New Roman" w:cstheme="minorHAnsi"/>
                <w:color w:val="000000"/>
                <w:sz w:val="20"/>
                <w:szCs w:val="20"/>
              </w:rPr>
              <w:t>=</w:t>
            </w:r>
            <w:r w:rsidRPr="00E57B51">
              <w:rPr>
                <w:rFonts w:eastAsia="Times New Roman" w:cstheme="minorHAnsi"/>
                <w:i/>
                <w:iCs/>
                <w:color w:val="2A00FF"/>
                <w:sz w:val="20"/>
                <w:szCs w:val="20"/>
              </w:rPr>
              <w:t>"x-ua-compatible"</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"ie=edge"</w:t>
            </w:r>
            <w:r w:rsidRPr="00E57B51">
              <w:rPr>
                <w:rFonts w:eastAsia="Times New Roman" w:cstheme="minorHAnsi"/>
                <w:color w:val="008080"/>
                <w:sz w:val="20"/>
                <w:szCs w:val="20"/>
              </w:rPr>
              <w:t>&gt;</w:t>
            </w:r>
          </w:p>
          <w:p w14:paraId="39B25376" w14:textId="77777777" w:rsidR="001A2524" w:rsidRPr="00E57B51" w:rsidRDefault="001A2524" w:rsidP="001A2524">
            <w:pPr>
              <w:autoSpaceDE w:val="0"/>
              <w:autoSpaceDN w:val="0"/>
              <w:adjustRightInd w:val="0"/>
              <w:spacing w:after="0" w:line="240" w:lineRule="auto"/>
              <w:rPr>
                <w:rFonts w:eastAsia="Times New Roman" w:cstheme="minorHAnsi"/>
                <w:sz w:val="20"/>
                <w:szCs w:val="20"/>
              </w:rPr>
            </w:pPr>
          </w:p>
          <w:p w14:paraId="0938AAC4" w14:textId="77777777"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https://github.com/h5bp/html5-boilerplate/blob/5.2.0/dist/doc/html.md#mobile-viewport</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14:paraId="5DFBCCF6" w14:textId="77777777"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name</w:t>
            </w:r>
            <w:r w:rsidRPr="00E57B51">
              <w:rPr>
                <w:rFonts w:eastAsia="Times New Roman" w:cstheme="minorHAnsi"/>
                <w:color w:val="000000"/>
                <w:sz w:val="20"/>
                <w:szCs w:val="20"/>
              </w:rPr>
              <w:t>=</w:t>
            </w:r>
            <w:r w:rsidRPr="00E57B51">
              <w:rPr>
                <w:rFonts w:eastAsia="Times New Roman" w:cstheme="minorHAnsi"/>
                <w:i/>
                <w:iCs/>
                <w:color w:val="2A00FF"/>
                <w:sz w:val="20"/>
                <w:szCs w:val="20"/>
              </w:rPr>
              <w:t>"viewport"</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"width=device-width, initial-scale=1"</w:t>
            </w:r>
            <w:r w:rsidRPr="00E57B51">
              <w:rPr>
                <w:rFonts w:eastAsia="Times New Roman" w:cstheme="minorHAnsi"/>
                <w:color w:val="008080"/>
                <w:sz w:val="20"/>
                <w:szCs w:val="20"/>
              </w:rPr>
              <w:t>&gt;</w:t>
            </w:r>
          </w:p>
          <w:p w14:paraId="1FF2D635" w14:textId="77777777"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14:paraId="421064C1" w14:textId="77777777"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0000"/>
                <w:sz w:val="20"/>
                <w:szCs w:val="20"/>
                <w:highlight w:val="yellow"/>
              </w:rPr>
              <w:tab/>
              <w:t>var CybersourceConstants = require('int_cybersource/cartridge/scripts/utils/CybersourceConstants');</w:t>
            </w:r>
          </w:p>
          <w:p w14:paraId="09F60E1E" w14:textId="77777777"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14:paraId="3F884BBF" w14:textId="77777777"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script</w:t>
            </w:r>
            <w:r w:rsidRPr="00E57B51">
              <w:rPr>
                <w:rFonts w:eastAsia="Times New Roman" w:cstheme="minorHAnsi"/>
                <w:sz w:val="20"/>
                <w:szCs w:val="20"/>
              </w:rPr>
              <w:t xml:space="preserve"> </w:t>
            </w:r>
            <w:r w:rsidRPr="00E57B51">
              <w:rPr>
                <w:rFonts w:eastAsia="Times New Roman" w:cstheme="minorHAnsi"/>
                <w:color w:val="7F007F"/>
                <w:sz w:val="20"/>
                <w:szCs w:val="20"/>
              </w:rPr>
              <w:t>type</w:t>
            </w:r>
            <w:r w:rsidRPr="00E57B51">
              <w:rPr>
                <w:rFonts w:eastAsia="Times New Roman" w:cstheme="minorHAnsi"/>
                <w:color w:val="000000"/>
                <w:sz w:val="20"/>
                <w:szCs w:val="20"/>
              </w:rPr>
              <w:t>=</w:t>
            </w:r>
            <w:r w:rsidRPr="00E57B51">
              <w:rPr>
                <w:rFonts w:eastAsia="Times New Roman" w:cstheme="minorHAnsi"/>
                <w:i/>
                <w:iCs/>
                <w:color w:val="2A00FF"/>
                <w:sz w:val="20"/>
                <w:szCs w:val="20"/>
              </w:rPr>
              <w:t>"text/javascript"</w:t>
            </w:r>
            <w:r w:rsidRPr="00E57B51">
              <w:rPr>
                <w:rFonts w:eastAsia="Times New Roman" w:cstheme="minorHAnsi"/>
                <w:color w:val="008080"/>
                <w:sz w:val="20"/>
                <w:szCs w:val="20"/>
              </w:rPr>
              <w:t>&gt;</w:t>
            </w:r>
          </w:p>
          <w:p w14:paraId="6ACEB6BA" w14:textId="77777777"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WebFontConfig = {</w:t>
            </w:r>
          </w:p>
          <w:p w14:paraId="1744DD55" w14:textId="77777777"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google: { families: [ </w:t>
            </w:r>
            <w:r w:rsidRPr="00E57B51">
              <w:rPr>
                <w:rFonts w:eastAsia="Times New Roman" w:cstheme="minorHAnsi"/>
                <w:color w:val="2A00FF"/>
                <w:sz w:val="20"/>
                <w:szCs w:val="20"/>
              </w:rPr>
              <w:t>'Lato:100,300,700,100italic,300italic:latin'</w:t>
            </w:r>
            <w:r w:rsidRPr="00E57B51">
              <w:rPr>
                <w:rFonts w:eastAsia="Times New Roman" w:cstheme="minorHAnsi"/>
                <w:color w:val="000000"/>
                <w:sz w:val="20"/>
                <w:szCs w:val="20"/>
              </w:rPr>
              <w:t xml:space="preserve">, </w:t>
            </w:r>
            <w:r w:rsidRPr="00E57B51">
              <w:rPr>
                <w:rFonts w:eastAsia="Times New Roman" w:cstheme="minorHAnsi"/>
                <w:color w:val="2A00FF"/>
                <w:sz w:val="20"/>
                <w:szCs w:val="20"/>
              </w:rPr>
              <w:t>'Crete+Round:400,400italic:latin'</w:t>
            </w:r>
            <w:r w:rsidRPr="00E57B51">
              <w:rPr>
                <w:rFonts w:eastAsia="Times New Roman" w:cstheme="minorHAnsi"/>
                <w:color w:val="000000"/>
                <w:sz w:val="20"/>
                <w:szCs w:val="20"/>
              </w:rPr>
              <w:t xml:space="preserve"> ] }</w:t>
            </w:r>
          </w:p>
          <w:p w14:paraId="47EBBEC0" w14:textId="77777777"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w:t>
            </w:r>
          </w:p>
          <w:p w14:paraId="3A01A06B" w14:textId="77777777" w:rsidR="001A2524" w:rsidRPr="00E57B51" w:rsidRDefault="001A2524" w:rsidP="001A2524">
            <w:pPr>
              <w:autoSpaceDE w:val="0"/>
              <w:autoSpaceDN w:val="0"/>
              <w:adjustRightInd w:val="0"/>
              <w:spacing w:after="0" w:line="240" w:lineRule="auto"/>
              <w:rPr>
                <w:rFonts w:eastAsia="Times New Roman" w:cstheme="minorHAnsi"/>
                <w:color w:val="000000"/>
                <w:sz w:val="20"/>
                <w:szCs w:val="20"/>
              </w:rPr>
            </w:pPr>
            <w:r w:rsidRPr="00E57B51">
              <w:rPr>
                <w:rFonts w:eastAsia="Times New Roman" w:cstheme="minorHAnsi"/>
                <w:color w:val="000000"/>
                <w:sz w:val="20"/>
                <w:szCs w:val="20"/>
              </w:rPr>
              <w:t xml:space="preserve">  (</w:t>
            </w:r>
            <w:r w:rsidRPr="00E57B51">
              <w:rPr>
                <w:rFonts w:eastAsia="Times New Roman" w:cstheme="minorHAnsi"/>
                <w:b/>
                <w:bCs/>
                <w:color w:val="7F0055"/>
                <w:sz w:val="20"/>
                <w:szCs w:val="20"/>
              </w:rPr>
              <w:t>function</w:t>
            </w:r>
            <w:r w:rsidRPr="00E57B51">
              <w:rPr>
                <w:rFonts w:eastAsia="Times New Roman" w:cstheme="minorHAnsi"/>
                <w:color w:val="000000"/>
                <w:sz w:val="20"/>
                <w:szCs w:val="20"/>
              </w:rPr>
              <w:t>() {</w:t>
            </w:r>
          </w:p>
          <w:p w14:paraId="6B740C73" w14:textId="77777777" w:rsidR="001A2524" w:rsidRPr="00E57B51" w:rsidRDefault="001A2524" w:rsidP="001A2524">
            <w:pPr>
              <w:autoSpaceDE w:val="0"/>
              <w:autoSpaceDN w:val="0"/>
              <w:adjustRightInd w:val="0"/>
              <w:spacing w:after="0" w:line="240" w:lineRule="auto"/>
              <w:rPr>
                <w:rFonts w:eastAsia="Times New Roman" w:cstheme="minorHAnsi"/>
                <w:color w:val="000000"/>
                <w:sz w:val="20"/>
                <w:szCs w:val="20"/>
              </w:rPr>
            </w:pPr>
          </w:p>
          <w:p w14:paraId="5E0E80FA" w14:textId="77777777" w:rsidR="001A2524" w:rsidRPr="00E57B51" w:rsidRDefault="001A2524" w:rsidP="001A2524">
            <w:pPr>
              <w:autoSpaceDE w:val="0"/>
              <w:autoSpaceDN w:val="0"/>
              <w:adjustRightInd w:val="0"/>
              <w:spacing w:after="0" w:line="240" w:lineRule="auto"/>
              <w:rPr>
                <w:rFonts w:eastAsia="Times New Roman" w:cstheme="minorHAnsi"/>
                <w:b/>
                <w:color w:val="000000"/>
                <w:sz w:val="20"/>
                <w:szCs w:val="20"/>
              </w:rPr>
            </w:pPr>
            <w:r w:rsidRPr="00E57B51">
              <w:rPr>
                <w:rFonts w:eastAsia="Times New Roman" w:cstheme="minorHAnsi"/>
                <w:b/>
                <w:color w:val="000000"/>
                <w:sz w:val="20"/>
                <w:szCs w:val="20"/>
              </w:rPr>
              <w:t>Line 78 – Line 83</w:t>
            </w:r>
          </w:p>
          <w:p w14:paraId="6D76D18E" w14:textId="77777777" w:rsidR="001A2524" w:rsidRPr="00E57B51" w:rsidRDefault="001A2524" w:rsidP="001A2524">
            <w:pPr>
              <w:autoSpaceDE w:val="0"/>
              <w:autoSpaceDN w:val="0"/>
              <w:adjustRightInd w:val="0"/>
              <w:spacing w:after="0" w:line="240" w:lineRule="auto"/>
              <w:rPr>
                <w:rFonts w:eastAsia="Times New Roman" w:cstheme="minorHAnsi"/>
                <w:b/>
                <w:color w:val="008080"/>
                <w:sz w:val="20"/>
                <w:szCs w:val="20"/>
              </w:rPr>
            </w:pPr>
          </w:p>
          <w:p w14:paraId="02523385" w14:textId="77777777"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Visa Checkout clickjacking prevention</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14:paraId="268F1D68" w14:textId="77777777"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isinclude</w:t>
            </w:r>
            <w:r w:rsidRPr="00E57B51">
              <w:rPr>
                <w:rFonts w:eastAsia="Times New Roman" w:cstheme="minorHAnsi"/>
                <w:sz w:val="20"/>
                <w:szCs w:val="20"/>
              </w:rPr>
              <w:t xml:space="preserve"> </w:t>
            </w:r>
            <w:r w:rsidRPr="00E57B51">
              <w:rPr>
                <w:rFonts w:eastAsia="Times New Roman" w:cstheme="minorHAnsi"/>
                <w:color w:val="7F007F"/>
                <w:sz w:val="20"/>
                <w:szCs w:val="20"/>
              </w:rPr>
              <w:t>template</w:t>
            </w:r>
            <w:r w:rsidRPr="00E57B51">
              <w:rPr>
                <w:rFonts w:eastAsia="Times New Roman" w:cstheme="minorHAnsi"/>
                <w:color w:val="000000"/>
                <w:sz w:val="20"/>
                <w:szCs w:val="20"/>
              </w:rPr>
              <w:t>=</w:t>
            </w:r>
            <w:r w:rsidRPr="00E57B51">
              <w:rPr>
                <w:rFonts w:eastAsia="Times New Roman" w:cstheme="minorHAnsi"/>
                <w:i/>
                <w:iCs/>
                <w:color w:val="2A00FF"/>
                <w:sz w:val="20"/>
                <w:szCs w:val="20"/>
              </w:rPr>
              <w:t>"visacheckout/clickjackingPrevent.isml"</w:t>
            </w:r>
            <w:r w:rsidRPr="00E57B51">
              <w:rPr>
                <w:rFonts w:eastAsia="Times New Roman" w:cstheme="minorHAnsi"/>
                <w:sz w:val="20"/>
                <w:szCs w:val="20"/>
              </w:rPr>
              <w:t xml:space="preserve"> </w:t>
            </w:r>
            <w:r w:rsidRPr="00E57B51">
              <w:rPr>
                <w:rFonts w:eastAsia="Times New Roman" w:cstheme="minorHAnsi"/>
                <w:color w:val="008080"/>
                <w:sz w:val="20"/>
                <w:szCs w:val="20"/>
              </w:rPr>
              <w:t>/&gt;</w:t>
            </w:r>
          </w:p>
          <w:p w14:paraId="5B67D914" w14:textId="77777777"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condition</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"${'klarnaJSAPIPath' in dw.system.Site.current.preferences.custom &amp;&amp; !empty(dw.system.Site.current.preferences.custom.klarnaJSAPIPath)</w:t>
            </w:r>
          </w:p>
          <w:p w14:paraId="39FFAAE2" w14:textId="77777777"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t>&amp;&amp; dw.order.PaymentMgr.getPaymentMethod(CybersourceConstants.KLARNA_PAYMENT_METHOD).isActive()}"</w:t>
            </w:r>
            <w:r w:rsidRPr="00E57B51">
              <w:rPr>
                <w:rFonts w:eastAsia="Times New Roman" w:cstheme="minorHAnsi"/>
                <w:color w:val="008080"/>
                <w:sz w:val="20"/>
                <w:szCs w:val="20"/>
                <w:highlight w:val="yellow"/>
              </w:rPr>
              <w:t>&gt;</w:t>
            </w:r>
          </w:p>
          <w:p w14:paraId="204B790B" w14:textId="77777777"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0000"/>
                <w:sz w:val="20"/>
                <w:szCs w:val="20"/>
                <w:highlight w:val="yellow"/>
              </w:rPr>
              <w:tab/>
            </w: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script</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src</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"${dw.system.Site.current.preferences.custom.klarnaJSAPIPath}"</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async</w:t>
            </w:r>
            <w:r w:rsidRPr="00E57B51">
              <w:rPr>
                <w:rFonts w:eastAsia="Times New Roman" w:cstheme="minorHAnsi"/>
                <w:color w:val="008080"/>
                <w:sz w:val="20"/>
                <w:szCs w:val="20"/>
                <w:highlight w:val="yellow"/>
              </w:rPr>
              <w:t>&gt;&lt;/</w:t>
            </w:r>
            <w:r w:rsidRPr="00E57B51">
              <w:rPr>
                <w:rFonts w:eastAsia="Times New Roman" w:cstheme="minorHAnsi"/>
                <w:color w:val="3F7F7F"/>
                <w:sz w:val="20"/>
                <w:szCs w:val="20"/>
                <w:highlight w:val="yellow"/>
              </w:rPr>
              <w:t>script</w:t>
            </w:r>
            <w:r w:rsidRPr="00E57B51">
              <w:rPr>
                <w:rFonts w:eastAsia="Times New Roman" w:cstheme="minorHAnsi"/>
                <w:color w:val="008080"/>
                <w:sz w:val="20"/>
                <w:szCs w:val="20"/>
                <w:highlight w:val="yellow"/>
              </w:rPr>
              <w:t>&gt;</w:t>
            </w:r>
          </w:p>
          <w:p w14:paraId="0A6F65C7" w14:textId="77777777" w:rsidR="00025B82" w:rsidRPr="00E57B51" w:rsidRDefault="001A2524" w:rsidP="001A2524">
            <w:pPr>
              <w:autoSpaceDE w:val="0"/>
              <w:autoSpaceDN w:val="0"/>
              <w:adjustRightInd w:val="0"/>
              <w:spacing w:after="0" w:line="240" w:lineRule="auto"/>
              <w:rPr>
                <w:rFonts w:cstheme="minorHAnsi"/>
                <w:bCs/>
                <w:color w:val="000000" w:themeColor="text1"/>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color w:val="008080"/>
                <w:sz w:val="20"/>
                <w:szCs w:val="20"/>
                <w:highlight w:val="yellow"/>
              </w:rPr>
              <w:t>&gt;</w:t>
            </w:r>
          </w:p>
        </w:tc>
      </w:tr>
    </w:tbl>
    <w:p w14:paraId="14FA22E0" w14:textId="77777777" w:rsidR="00025B82" w:rsidRDefault="00025B82" w:rsidP="00025B82">
      <w:pPr>
        <w:pStyle w:val="Body"/>
        <w:rPr>
          <w:rFonts w:asciiTheme="minorHAnsi" w:hAnsiTheme="minorHAnsi" w:cstheme="minorBidi"/>
          <w:bCs/>
          <w:color w:val="000000" w:themeColor="text1"/>
          <w:sz w:val="22"/>
          <w:szCs w:val="22"/>
        </w:rPr>
      </w:pPr>
    </w:p>
    <w:p w14:paraId="5B18BB06" w14:textId="77777777" w:rsidR="00025B82" w:rsidRDefault="00025B82" w:rsidP="00025B82">
      <w:pPr>
        <w:pStyle w:val="Heading5"/>
        <w:rPr>
          <w:rFonts w:asciiTheme="minorHAnsi" w:hAnsiTheme="minorHAnsi"/>
        </w:rPr>
      </w:pPr>
      <w:r>
        <w:rPr>
          <w:rFonts w:asciiTheme="minorHAnsi" w:hAnsiTheme="minorHAnsi"/>
        </w:rPr>
        <w:t>summary.isml</w:t>
      </w:r>
    </w:p>
    <w:p w14:paraId="5ECBB23D"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Changes have been made in this file to load Klarna widget on summary page and other conditions to display Place Order and Edit button for other payment methods except Klarna.</w:t>
      </w:r>
    </w:p>
    <w:tbl>
      <w:tblPr>
        <w:tblStyle w:val="TableGrid"/>
        <w:tblW w:w="0" w:type="auto"/>
        <w:tblLook w:val="04A0" w:firstRow="1" w:lastRow="0" w:firstColumn="1" w:lastColumn="0" w:noHBand="0" w:noVBand="1"/>
      </w:tblPr>
      <w:tblGrid>
        <w:gridCol w:w="10296"/>
      </w:tblGrid>
      <w:tr w:rsidR="00025B82" w14:paraId="261F2901" w14:textId="77777777" w:rsidTr="00B7432F">
        <w:tc>
          <w:tcPr>
            <w:tcW w:w="10296" w:type="dxa"/>
          </w:tcPr>
          <w:p w14:paraId="3C370748" w14:textId="178499A3" w:rsidR="00025B82" w:rsidRDefault="001A2524" w:rsidP="001A2524">
            <w:pPr>
              <w:pStyle w:val="Body"/>
              <w:rPr>
                <w:rFonts w:asciiTheme="minorHAnsi" w:hAnsiTheme="minorHAnsi" w:cstheme="minorBidi"/>
                <w:bCs/>
                <w:color w:val="000000" w:themeColor="text1"/>
                <w:sz w:val="22"/>
                <w:szCs w:val="22"/>
              </w:rPr>
            </w:pPr>
            <w:r>
              <w:rPr>
                <w:bCs/>
                <w:color w:val="000000" w:themeColor="text1"/>
              </w:rPr>
              <w:t xml:space="preserve"> </w:t>
            </w:r>
            <w:ins w:id="1318" w:author="WIN764BIT" w:date="2017-08-30T16:33:00Z">
              <w:r w:rsidR="00E57B51" w:rsidRPr="00E22248">
                <w:rPr>
                  <w:rFonts w:asciiTheme="minorHAnsi" w:hAnsiTheme="minorHAnsi" w:cstheme="minorBidi"/>
                  <w:bCs/>
                  <w:color w:val="000000" w:themeColor="text1"/>
                  <w:sz w:val="22"/>
                  <w:szCs w:val="22"/>
                  <w:highlight w:val="yellow"/>
                </w:rPr>
                <w:t xml:space="preserve">Please refer to the changes mentioned </w:t>
              </w:r>
            </w:ins>
            <w:ins w:id="1319" w:author="WIN764BIT" w:date="2017-08-30T16:34:00Z">
              <w:r w:rsidR="00E57B51">
                <w:rPr>
                  <w:rFonts w:asciiTheme="minorHAnsi" w:hAnsiTheme="minorHAnsi" w:cstheme="minorBidi"/>
                  <w:bCs/>
                  <w:color w:val="000000" w:themeColor="text1"/>
                  <w:sz w:val="22"/>
                  <w:szCs w:val="22"/>
                  <w:highlight w:val="yellow"/>
                </w:rPr>
                <w:t xml:space="preserve"> under custom code – generic section- &gt; summary.isml</w:t>
              </w:r>
            </w:ins>
          </w:p>
        </w:tc>
      </w:tr>
    </w:tbl>
    <w:p w14:paraId="1474C8A8" w14:textId="77777777" w:rsidR="00025B82" w:rsidRDefault="00025B82" w:rsidP="00025B82">
      <w:pPr>
        <w:pStyle w:val="Body"/>
        <w:rPr>
          <w:rFonts w:asciiTheme="minorHAnsi" w:hAnsiTheme="minorHAnsi" w:cstheme="minorBidi"/>
          <w:bCs/>
          <w:color w:val="000000" w:themeColor="text1"/>
          <w:sz w:val="22"/>
          <w:szCs w:val="22"/>
        </w:rPr>
      </w:pPr>
    </w:p>
    <w:p w14:paraId="5F429ED6" w14:textId="77777777" w:rsidR="00025B82" w:rsidRPr="008A4D31" w:rsidRDefault="00025B82" w:rsidP="00025B82">
      <w:pPr>
        <w:pStyle w:val="Heading3"/>
        <w:spacing w:before="0" w:after="0"/>
        <w:rPr>
          <w:rFonts w:asciiTheme="minorHAnsi" w:hAnsiTheme="minorHAnsi"/>
        </w:rPr>
      </w:pPr>
      <w:bookmarkStart w:id="1320" w:name="_Toc492046229"/>
      <w:r>
        <w:rPr>
          <w:rFonts w:asciiTheme="minorHAnsi" w:hAnsiTheme="minorHAnsi"/>
        </w:rPr>
        <w:t>Bank Transfer</w:t>
      </w:r>
      <w:bookmarkEnd w:id="1320"/>
    </w:p>
    <w:p w14:paraId="19D44E5D" w14:textId="18114111"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14:paraId="00CEF85E" w14:textId="77777777"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360" w:type="dxa"/>
        <w:tblLook w:val="04A0" w:firstRow="1" w:lastRow="0" w:firstColumn="1" w:lastColumn="0" w:noHBand="0" w:noVBand="1"/>
      </w:tblPr>
      <w:tblGrid>
        <w:gridCol w:w="9936"/>
      </w:tblGrid>
      <w:tr w:rsidR="00025B82" w:rsidRPr="00E33D85" w14:paraId="0C8A6FDC" w14:textId="77777777" w:rsidTr="00B7432F">
        <w:tc>
          <w:tcPr>
            <w:tcW w:w="9936" w:type="dxa"/>
          </w:tcPr>
          <w:p w14:paraId="1F1AD291" w14:textId="77777777" w:rsidR="00025B82" w:rsidRPr="003A245C" w:rsidRDefault="00025B82" w:rsidP="00B7432F">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w:t>
            </w:r>
          </w:p>
          <w:p w14:paraId="630CC2CA"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14:paraId="7B99BAF9"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"app.payment.processor.BANK_TRANSFER"</w:t>
            </w:r>
            <w:r w:rsidRPr="003A245C">
              <w:rPr>
                <w:rFonts w:eastAsia="Times New Roman" w:cs="Consolas"/>
                <w:color w:val="000000"/>
                <w:sz w:val="20"/>
                <w:szCs w:val="20"/>
                <w:highlight w:val="white"/>
              </w:rPr>
              <w:t>,</w:t>
            </w:r>
          </w:p>
          <w:p w14:paraId="53A6E714" w14:textId="77777777"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"./../../../int_cybersource_controllers/cartridge/scripts/payment/processor/BANK_TRANSFER"</w:t>
            </w:r>
          </w:p>
          <w:p w14:paraId="44FBD796" w14:textId="01684798" w:rsidR="00025B82" w:rsidRPr="008A4D31" w:rsidRDefault="00F278B7" w:rsidP="00B7432F">
            <w:pPr>
              <w:autoSpaceDE w:val="0"/>
              <w:autoSpaceDN w:val="0"/>
              <w:adjustRightInd w:val="0"/>
              <w:spacing w:after="0" w:line="240" w:lineRule="auto"/>
              <w:rPr>
                <w:rFonts w:ascii="Consolas" w:eastAsia="Times New Roman" w:hAnsi="Consolas" w:cs="Consolas"/>
                <w:sz w:val="20"/>
                <w:szCs w:val="20"/>
              </w:rPr>
            </w:pPr>
            <w:r>
              <w:rPr>
                <w:rFonts w:eastAsia="Times New Roman" w:cs="Consolas"/>
                <w:color w:val="0000FF"/>
                <w:sz w:val="20"/>
                <w:szCs w:val="20"/>
                <w:highlight w:val="white"/>
              </w:rPr>
              <w:tab/>
            </w:r>
            <w:r>
              <w:rPr>
                <w:rFonts w:eastAsia="Times New Roman" w:cs="Consolas"/>
                <w:color w:val="0000FF"/>
                <w:sz w:val="20"/>
                <w:szCs w:val="20"/>
                <w:highlight w:val="white"/>
              </w:rPr>
              <w:tab/>
              <w:t>}</w:t>
            </w:r>
          </w:p>
        </w:tc>
      </w:tr>
    </w:tbl>
    <w:p w14:paraId="35F200A5" w14:textId="77777777" w:rsidR="00025B82" w:rsidRDefault="00025B82" w:rsidP="00025B82">
      <w:pPr>
        <w:pStyle w:val="Heading5"/>
        <w:rPr>
          <w:rFonts w:asciiTheme="minorHAnsi" w:hAnsiTheme="minorHAnsi"/>
        </w:rPr>
      </w:pPr>
      <w:r>
        <w:rPr>
          <w:rFonts w:asciiTheme="minorHAnsi" w:hAnsiTheme="minorHAnsi"/>
        </w:rPr>
        <w:t>billing.xml</w:t>
      </w:r>
    </w:p>
    <w:p w14:paraId="200F9CD9"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form fields for BIC and Bank List</w:t>
      </w:r>
    </w:p>
    <w:tbl>
      <w:tblPr>
        <w:tblStyle w:val="TableGrid"/>
        <w:tblW w:w="0" w:type="auto"/>
        <w:tblLook w:val="04A0" w:firstRow="1" w:lastRow="0" w:firstColumn="1" w:lastColumn="0" w:noHBand="0" w:noVBand="1"/>
      </w:tblPr>
      <w:tblGrid>
        <w:gridCol w:w="10296"/>
      </w:tblGrid>
      <w:tr w:rsidR="00025B82" w14:paraId="6342D03B" w14:textId="77777777" w:rsidTr="00B7432F">
        <w:tc>
          <w:tcPr>
            <w:tcW w:w="10296" w:type="dxa"/>
          </w:tcPr>
          <w:p w14:paraId="120101AF"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Pr>
                <w:bCs/>
                <w:color w:val="000000" w:themeColor="text1"/>
              </w:rPr>
              <w:t xml:space="preserve"> </w:t>
            </w:r>
            <w:r w:rsidRPr="001254BD">
              <w:rPr>
                <w:rFonts w:eastAsia="Times New Roman" w:cs="Consolas"/>
                <w:color w:val="0000FF"/>
                <w:sz w:val="20"/>
                <w:szCs w:val="20"/>
              </w:rPr>
              <w:t>&lt;group formid="paymentMethods"&gt;</w:t>
            </w:r>
          </w:p>
          <w:p w14:paraId="4BAA49AD"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5ED9470A"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 xml:space="preserve">&lt;!-- </w:t>
            </w:r>
          </w:p>
          <w:p w14:paraId="508738A0"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the selected payment method, e.g. "CREDIT_CARD" or "PayPal", this field is</w:t>
            </w:r>
          </w:p>
          <w:p w14:paraId="6E9444D6"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 xml:space="preserve">used to transport the payment method selection; validations then can be </w:t>
            </w:r>
          </w:p>
          <w:p w14:paraId="4921C977"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made on the proper form group which defines the actual payment method attributes</w:t>
            </w:r>
          </w:p>
          <w:p w14:paraId="303AC0A9"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--&gt;</w:t>
            </w:r>
            <w:r w:rsidRPr="001254BD">
              <w:rPr>
                <w:rFonts w:eastAsia="Times New Roman" w:cs="Consolas"/>
                <w:color w:val="0000FF"/>
                <w:sz w:val="20"/>
                <w:szCs w:val="20"/>
              </w:rPr>
              <w:tab/>
            </w:r>
          </w:p>
          <w:p w14:paraId="58FDD27C"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1C80B6A4"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10EB7205" w14:textId="77777777"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1254BD">
              <w:rPr>
                <w:rFonts w:eastAsia="Times New Roman" w:cs="Consolas"/>
                <w:color w:val="0000FF"/>
                <w:sz w:val="20"/>
                <w:szCs w:val="20"/>
              </w:rPr>
              <w:tab/>
            </w:r>
            <w:r w:rsidRPr="001254BD">
              <w:rPr>
                <w:rFonts w:eastAsia="Times New Roman" w:cs="Consolas"/>
                <w:color w:val="0000FF"/>
                <w:sz w:val="20"/>
                <w:szCs w:val="20"/>
              </w:rPr>
              <w:tab/>
            </w:r>
            <w:r w:rsidRPr="00F278B7">
              <w:rPr>
                <w:rFonts w:eastAsia="Times New Roman" w:cs="Consolas"/>
                <w:color w:val="0000FF"/>
                <w:sz w:val="20"/>
                <w:szCs w:val="20"/>
                <w:highlight w:val="yellow"/>
              </w:rPr>
              <w:t xml:space="preserve">&lt;field formid="bankListSelection" label="payment.bankselection" type="string" mandatory="false" </w:t>
            </w:r>
          </w:p>
          <w:p w14:paraId="3381E563" w14:textId="77777777"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missing-error="payment.bankselectionerorr" value-error="payment.bankselectionerorr" /&gt;</w:t>
            </w:r>
          </w:p>
          <w:p w14:paraId="1949C9F4" w14:textId="77777777"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p>
          <w:p w14:paraId="3ED557F4" w14:textId="77777777"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 xml:space="preserve">&lt;field formid="bicNumber" label="payment.bicnumber" type="string" mandatory="false" </w:t>
            </w:r>
          </w:p>
          <w:p w14:paraId="199BFBF7" w14:textId="77777777" w:rsidR="001A2524" w:rsidRPr="00F278B7" w:rsidRDefault="001A2524" w:rsidP="001A2524">
            <w:pPr>
              <w:autoSpaceDE w:val="0"/>
              <w:autoSpaceDN w:val="0"/>
              <w:adjustRightInd w:val="0"/>
              <w:spacing w:after="0" w:line="240" w:lineRule="auto"/>
              <w:rPr>
                <w:rFonts w:eastAsia="Times New Roman" w:cs="Consolas"/>
                <w:color w:val="0000FF"/>
                <w:sz w:val="20"/>
                <w:szCs w:val="20"/>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missing-error="payment.bicnumbererror" value-error="payment.bicnumbererror" /&gt;</w:t>
            </w:r>
          </w:p>
          <w:p w14:paraId="101E01C8"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14:paraId="6A372155"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 formid="selectedPaymentMethodID" type="string" default-value="CREDIT_CARD"&gt;</w:t>
            </w:r>
          </w:p>
          <w:p w14:paraId="6006A540"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&lt;options optionid-binding="ID" value-binding="ID" label-binding="name"/&gt;</w:t>
            </w:r>
          </w:p>
          <w:p w14:paraId="79FE6D40"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&lt;/field&gt;</w:t>
            </w:r>
          </w:p>
          <w:p w14:paraId="30B22AC2"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p>
          <w:p w14:paraId="3E1F2DB7"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list of available credit cards to select from --&gt;</w:t>
            </w:r>
          </w:p>
          <w:p w14:paraId="4D29AC22"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 formid="creditCardList"&gt;</w:t>
            </w:r>
          </w:p>
          <w:p w14:paraId="52BD6858"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p>
          <w:p w14:paraId="4758E98F"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 action for actually selecting the credit card --&gt;</w:t>
            </w:r>
          </w:p>
          <w:p w14:paraId="3904FAE0"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&lt;action formid="useThisCreditCard" valid-form="false"/&gt;</w:t>
            </w:r>
          </w:p>
          <w:p w14:paraId="0F193ABF"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14:paraId="55EF5CEB"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&lt;/list&gt;</w:t>
            </w:r>
          </w:p>
          <w:p w14:paraId="5ACC91AA"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74FD0EFB"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2B34A66D"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CreditCard selection --&gt;</w:t>
            </w:r>
          </w:p>
          <w:p w14:paraId="1DE1652A"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&lt;include formid="creditCard" name="creditcard"/&gt;</w:t>
            </w:r>
          </w:p>
          <w:p w14:paraId="6AF2AD42"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14:paraId="7AEDB53C"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BML selection --&gt;</w:t>
            </w:r>
          </w:p>
          <w:p w14:paraId="0C4EAD2B"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lastRenderedPageBreak/>
              <w:tab/>
            </w:r>
            <w:r w:rsidRPr="001254BD">
              <w:rPr>
                <w:rFonts w:eastAsia="Times New Roman" w:cs="Consolas"/>
                <w:color w:val="0000FF"/>
                <w:sz w:val="20"/>
                <w:szCs w:val="20"/>
              </w:rPr>
              <w:tab/>
              <w:t>&lt;include formid="bml" name="bml"/&gt;</w:t>
            </w:r>
          </w:p>
          <w:p w14:paraId="41561387" w14:textId="77777777"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p>
          <w:p w14:paraId="1E37F1C5" w14:textId="77777777" w:rsidR="00025B82" w:rsidRDefault="001A2524" w:rsidP="001A2524">
            <w:pPr>
              <w:autoSpaceDE w:val="0"/>
              <w:autoSpaceDN w:val="0"/>
              <w:adjustRightInd w:val="0"/>
              <w:spacing w:after="0" w:line="240" w:lineRule="auto"/>
              <w:rPr>
                <w:bCs/>
                <w:color w:val="000000" w:themeColor="text1"/>
              </w:rPr>
            </w:pPr>
            <w:r w:rsidRPr="001254BD">
              <w:rPr>
                <w:rFonts w:eastAsia="Times New Roman" w:cs="Consolas"/>
                <w:color w:val="0000FF"/>
                <w:sz w:val="20"/>
                <w:szCs w:val="20"/>
              </w:rPr>
              <w:tab/>
              <w:t>&lt;/group&gt;</w:t>
            </w:r>
          </w:p>
        </w:tc>
      </w:tr>
    </w:tbl>
    <w:p w14:paraId="153B5415" w14:textId="77777777" w:rsidR="00025B82" w:rsidRDefault="00025B82" w:rsidP="00025B82">
      <w:pPr>
        <w:pStyle w:val="Body"/>
        <w:rPr>
          <w:rFonts w:asciiTheme="minorHAnsi" w:hAnsiTheme="minorHAnsi" w:cstheme="minorBidi"/>
          <w:bCs/>
          <w:color w:val="000000" w:themeColor="text1"/>
          <w:sz w:val="22"/>
          <w:szCs w:val="22"/>
        </w:rPr>
      </w:pPr>
    </w:p>
    <w:p w14:paraId="20156BA5" w14:textId="77777777" w:rsidR="006900F6" w:rsidRDefault="004B25DD" w:rsidP="006900F6">
      <w:pPr>
        <w:pStyle w:val="Heading5"/>
        <w:rPr>
          <w:rFonts w:asciiTheme="minorHAnsi" w:hAnsiTheme="minorHAnsi"/>
        </w:rPr>
      </w:pPr>
      <w:r>
        <w:rPr>
          <w:rFonts w:asciiTheme="minorHAnsi" w:hAnsiTheme="minorHAnsi"/>
        </w:rPr>
        <w:t>p</w:t>
      </w:r>
      <w:r w:rsidR="00EC78A1">
        <w:rPr>
          <w:rFonts w:asciiTheme="minorHAnsi" w:hAnsiTheme="minorHAnsi"/>
        </w:rPr>
        <w:t>aymentmethods.isml</w:t>
      </w:r>
    </w:p>
    <w:p w14:paraId="70CF4D63" w14:textId="77777777" w:rsidR="006900F6" w:rsidRDefault="006900F6"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 xml:space="preserve">Add </w:t>
      </w:r>
      <w:r w:rsidR="00EC78A1">
        <w:rPr>
          <w:rFonts w:asciiTheme="minorHAnsi" w:hAnsiTheme="minorHAnsi" w:cstheme="minorBidi"/>
          <w:bCs/>
          <w:color w:val="000000" w:themeColor="text1"/>
          <w:sz w:val="22"/>
          <w:szCs w:val="22"/>
        </w:rPr>
        <w:t>condition to handle bank transfer payment method on billing page</w:t>
      </w:r>
      <w:r w:rsidR="004B25DD">
        <w:rPr>
          <w:rFonts w:asciiTheme="minorHAnsi" w:hAnsiTheme="minorHAnsi" w:cstheme="minorBidi"/>
          <w:bCs/>
          <w:color w:val="000000" w:themeColor="text1"/>
          <w:sz w:val="22"/>
          <w:szCs w:val="22"/>
        </w:rPr>
        <w:t xml:space="preserve"> present at </w:t>
      </w:r>
      <w:r w:rsidR="004B25DD" w:rsidRPr="004B25DD">
        <w:rPr>
          <w:rFonts w:asciiTheme="minorHAnsi" w:hAnsiTheme="minorHAnsi" w:cstheme="minorBidi"/>
          <w:bCs/>
          <w:color w:val="000000" w:themeColor="text1"/>
          <w:sz w:val="22"/>
          <w:szCs w:val="22"/>
        </w:rPr>
        <w:t>checkout\billing\ path</w:t>
      </w:r>
    </w:p>
    <w:tbl>
      <w:tblPr>
        <w:tblStyle w:val="TableGrid"/>
        <w:tblW w:w="0" w:type="auto"/>
        <w:tblLook w:val="04A0" w:firstRow="1" w:lastRow="0" w:firstColumn="1" w:lastColumn="0" w:noHBand="0" w:noVBand="1"/>
      </w:tblPr>
      <w:tblGrid>
        <w:gridCol w:w="10296"/>
      </w:tblGrid>
      <w:tr w:rsidR="006900F6" w:rsidRPr="00D96F63" w14:paraId="286AEC8A" w14:textId="77777777" w:rsidTr="00B7432F">
        <w:tc>
          <w:tcPr>
            <w:tcW w:w="10296" w:type="dxa"/>
          </w:tcPr>
          <w:p w14:paraId="5BD8D4DC" w14:textId="6F82C40E" w:rsidR="006900F6" w:rsidRPr="00D96F63" w:rsidRDefault="00D96F63" w:rsidP="00EC78A1">
            <w:pPr>
              <w:pStyle w:val="Body"/>
              <w:rPr>
                <w:rFonts w:asciiTheme="minorHAnsi" w:hAnsiTheme="minorHAnsi" w:cstheme="minorHAnsi"/>
                <w:bCs/>
                <w:color w:val="000000" w:themeColor="text1"/>
                <w:sz w:val="22"/>
                <w:szCs w:val="22"/>
              </w:rPr>
            </w:pPr>
            <w:ins w:id="1321" w:author="WIN764BIT" w:date="2017-08-31T14:31:00Z">
              <w:r w:rsidRPr="00D96F63">
                <w:rPr>
                  <w:rFonts w:asciiTheme="minorHAnsi" w:hAnsiTheme="minorHAnsi" w:cstheme="minorHAnsi"/>
                  <w:sz w:val="22"/>
                  <w:szCs w:val="22"/>
                  <w:highlight w:val="yellow"/>
                </w:rPr>
                <w:t>C</w:t>
              </w:r>
            </w:ins>
            <w:ins w:id="1322" w:author="WIN764BIT" w:date="2017-08-31T14:30:00Z">
              <w:r w:rsidRPr="00D96F63">
                <w:rPr>
                  <w:rFonts w:asciiTheme="minorHAnsi" w:hAnsiTheme="minorHAnsi" w:cstheme="minorHAnsi"/>
                  <w:sz w:val="22"/>
                  <w:szCs w:val="22"/>
                  <w:highlight w:val="yellow"/>
                </w:rPr>
                <w:t>hanges are aleady covered  under custom code &gt; generic section-&gt; paymentmethods.isml</w:t>
              </w:r>
            </w:ins>
          </w:p>
        </w:tc>
      </w:tr>
    </w:tbl>
    <w:p w14:paraId="29014433" w14:textId="77777777" w:rsidR="006900F6" w:rsidRDefault="006900F6" w:rsidP="00025B82">
      <w:pPr>
        <w:pStyle w:val="Body"/>
        <w:rPr>
          <w:rFonts w:asciiTheme="minorHAnsi" w:hAnsiTheme="minorHAnsi" w:cstheme="minorBidi"/>
          <w:bCs/>
          <w:color w:val="000000" w:themeColor="text1"/>
          <w:sz w:val="22"/>
          <w:szCs w:val="22"/>
        </w:rPr>
      </w:pPr>
    </w:p>
    <w:p w14:paraId="30A218BE" w14:textId="77777777" w:rsidR="00025B82" w:rsidRDefault="00025B82" w:rsidP="00025B82">
      <w:pPr>
        <w:pStyle w:val="Heading5"/>
        <w:rPr>
          <w:rFonts w:asciiTheme="minorHAnsi" w:hAnsiTheme="minorHAnsi"/>
        </w:rPr>
      </w:pPr>
      <w:r>
        <w:rPr>
          <w:rFonts w:asciiTheme="minorHAnsi" w:hAnsiTheme="minorHAnsi"/>
        </w:rPr>
        <w:t>forms.properties</w:t>
      </w:r>
    </w:p>
    <w:p w14:paraId="559BFE0C" w14:textId="77777777"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resource bundle value</w:t>
      </w:r>
    </w:p>
    <w:tbl>
      <w:tblPr>
        <w:tblStyle w:val="TableGrid"/>
        <w:tblW w:w="0" w:type="auto"/>
        <w:tblLook w:val="04A0" w:firstRow="1" w:lastRow="0" w:firstColumn="1" w:lastColumn="0" w:noHBand="0" w:noVBand="1"/>
      </w:tblPr>
      <w:tblGrid>
        <w:gridCol w:w="10296"/>
      </w:tblGrid>
      <w:tr w:rsidR="00025B82" w14:paraId="59B39E9A" w14:textId="77777777" w:rsidTr="00B7432F">
        <w:tc>
          <w:tcPr>
            <w:tcW w:w="10296" w:type="dxa"/>
          </w:tcPr>
          <w:p w14:paraId="5C6E0812" w14:textId="77777777" w:rsidR="00025B82" w:rsidRDefault="00025B82" w:rsidP="00B7432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payment.bankselection=</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14:paraId="04388218" w14:textId="77777777" w:rsidR="00025B82" w:rsidRDefault="00025B82" w:rsidP="00B7432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payment.bankselectionerorr=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14:paraId="06E3873F" w14:textId="77777777" w:rsidR="00025B82" w:rsidRDefault="00025B82" w:rsidP="00B7432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u w:val="single"/>
              </w:rPr>
              <w:t>payment.</w:t>
            </w:r>
            <w:r>
              <w:rPr>
                <w:rFonts w:ascii="Consolas" w:eastAsia="Times New Roman" w:hAnsi="Consolas" w:cs="Consolas"/>
                <w:color w:val="000000"/>
                <w:sz w:val="20"/>
                <w:szCs w:val="20"/>
                <w:highlight w:val="lightGray"/>
                <w:u w:val="single"/>
              </w:rPr>
              <w:t>bic</w:t>
            </w:r>
            <w:r>
              <w:rPr>
                <w:rFonts w:ascii="Consolas" w:eastAsia="Times New Roman" w:hAnsi="Consolas" w:cs="Consolas"/>
                <w:color w:val="000000"/>
                <w:sz w:val="20"/>
                <w:szCs w:val="20"/>
                <w:u w:val="single"/>
              </w:rPr>
              <w:t>number</w:t>
            </w:r>
            <w:r>
              <w:rPr>
                <w:rFonts w:ascii="Consolas" w:eastAsia="Times New Roman" w:hAnsi="Consolas" w:cs="Consolas"/>
                <w:color w:val="000000"/>
                <w:sz w:val="20"/>
                <w:szCs w:val="20"/>
              </w:rPr>
              <w:t>=</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p w14:paraId="61C83C06" w14:textId="77777777" w:rsidR="00025B82" w:rsidRDefault="00025B82" w:rsidP="00B7432F">
            <w:pPr>
              <w:pStyle w:val="Body"/>
              <w:rPr>
                <w:rFonts w:asciiTheme="minorHAnsi" w:hAnsiTheme="minorHAnsi" w:cstheme="minorBidi"/>
                <w:bCs/>
                <w:color w:val="000000" w:themeColor="text1"/>
                <w:sz w:val="22"/>
                <w:szCs w:val="22"/>
              </w:rPr>
            </w:pPr>
            <w:r>
              <w:rPr>
                <w:rFonts w:ascii="Consolas" w:eastAsia="Times New Roman" w:hAnsi="Consolas" w:cs="Consolas"/>
                <w:color w:val="000000"/>
                <w:sz w:val="20"/>
                <w:szCs w:val="20"/>
              </w:rPr>
              <w:t>payment.</w:t>
            </w:r>
            <w:r>
              <w:rPr>
                <w:rFonts w:ascii="Consolas" w:eastAsia="Times New Roman" w:hAnsi="Consolas" w:cs="Consolas"/>
                <w:color w:val="000000"/>
                <w:sz w:val="20"/>
                <w:szCs w:val="20"/>
                <w:highlight w:val="lightGray"/>
              </w:rPr>
              <w:t>bic</w:t>
            </w:r>
            <w:r>
              <w:rPr>
                <w:rFonts w:ascii="Consolas" w:eastAsia="Times New Roman" w:hAnsi="Consolas" w:cs="Consolas"/>
                <w:color w:val="000000"/>
                <w:sz w:val="20"/>
                <w:szCs w:val="20"/>
              </w:rPr>
              <w:t>numbererror=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Enter</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tc>
      </w:tr>
    </w:tbl>
    <w:p w14:paraId="5AD84D6A" w14:textId="77777777" w:rsidR="00747254" w:rsidRPr="00E33D85" w:rsidRDefault="00747254" w:rsidP="00747254">
      <w:pPr>
        <w:pStyle w:val="Heading3"/>
        <w:spacing w:before="0" w:after="0"/>
        <w:rPr>
          <w:rFonts w:asciiTheme="minorHAnsi" w:hAnsiTheme="minorHAnsi"/>
        </w:rPr>
      </w:pPr>
      <w:bookmarkStart w:id="1323" w:name="_Toc492046230"/>
      <w:r w:rsidRPr="00E33D85">
        <w:rPr>
          <w:rFonts w:asciiTheme="minorHAnsi" w:hAnsiTheme="minorHAnsi"/>
        </w:rPr>
        <w:t>Alipay Authorization</w:t>
      </w:r>
      <w:bookmarkEnd w:id="1323"/>
    </w:p>
    <w:p w14:paraId="371EC2AF" w14:textId="77777777" w:rsidR="00747254" w:rsidRPr="00E33D85" w:rsidRDefault="00747254" w:rsidP="003F4C2A">
      <w:pPr>
        <w:pStyle w:val="Heading4"/>
        <w:tabs>
          <w:tab w:val="left" w:pos="6480"/>
        </w:tabs>
        <w:rPr>
          <w:rFonts w:asciiTheme="minorHAnsi" w:hAnsiTheme="minorHAnsi"/>
        </w:rPr>
      </w:pPr>
      <w:r w:rsidRPr="00E33D85">
        <w:rPr>
          <w:rFonts w:asciiTheme="minorHAnsi" w:hAnsiTheme="minorHAnsi"/>
        </w:rPr>
        <w:t>ValidatePaymentInstruments.ds</w:t>
      </w:r>
      <w:r w:rsidR="003F4C2A" w:rsidRPr="00E33D85">
        <w:rPr>
          <w:rFonts w:asciiTheme="minorHAnsi" w:hAnsiTheme="minorHAnsi"/>
        </w:rPr>
        <w:tab/>
      </w:r>
    </w:p>
    <w:p w14:paraId="56DF126E" w14:textId="77777777" w:rsidR="00F00529" w:rsidRDefault="00F00529" w:rsidP="005C1822">
      <w:pPr>
        <w:pStyle w:val="BodyText"/>
        <w:numPr>
          <w:ilvl w:val="0"/>
          <w:numId w:val="26"/>
        </w:numPr>
      </w:pPr>
      <w:r w:rsidRPr="00E33D85">
        <w:t xml:space="preserve">Replace the GIFT_CERTIFICATE payment instrument check </w:t>
      </w:r>
    </w:p>
    <w:tbl>
      <w:tblPr>
        <w:tblStyle w:val="TableGrid"/>
        <w:tblW w:w="0" w:type="auto"/>
        <w:tblLook w:val="04A0" w:firstRow="1" w:lastRow="0" w:firstColumn="1" w:lastColumn="0" w:noHBand="0" w:noVBand="1"/>
      </w:tblPr>
      <w:tblGrid>
        <w:gridCol w:w="10296"/>
      </w:tblGrid>
      <w:tr w:rsidR="009103E7" w14:paraId="2CA12C07" w14:textId="77777777" w:rsidTr="009103E7">
        <w:tc>
          <w:tcPr>
            <w:tcW w:w="10296" w:type="dxa"/>
          </w:tcPr>
          <w:p w14:paraId="49B0B180" w14:textId="77777777" w:rsidR="004B7506" w:rsidRDefault="004B7506" w:rsidP="004B7506">
            <w:pPr>
              <w:autoSpaceDE w:val="0"/>
              <w:autoSpaceDN w:val="0"/>
              <w:adjustRightInd w:val="0"/>
              <w:spacing w:after="0" w:line="240" w:lineRule="auto"/>
              <w:rPr>
                <w:rFonts w:eastAsia="Times New Roman" w:cs="Consolas"/>
                <w:b/>
                <w:bCs/>
                <w:color w:val="7F0055"/>
                <w:sz w:val="20"/>
                <w:szCs w:val="20"/>
              </w:rPr>
            </w:pPr>
            <w:r>
              <w:rPr>
                <w:rFonts w:eastAsia="Times New Roman" w:cs="Consolas"/>
                <w:color w:val="3F7F5F"/>
                <w:sz w:val="20"/>
                <w:szCs w:val="20"/>
              </w:rPr>
              <w:t xml:space="preserve"> </w:t>
            </w:r>
            <w:r>
              <w:rPr>
                <w:rFonts w:eastAsia="Times New Roman" w:cs="Consolas"/>
                <w:b/>
                <w:bCs/>
                <w:color w:val="7F0055"/>
                <w:sz w:val="20"/>
                <w:szCs w:val="20"/>
              </w:rPr>
              <w:t>Add import</w:t>
            </w:r>
          </w:p>
          <w:p w14:paraId="1F0C8A0B" w14:textId="7F6E068B" w:rsidR="004B7506" w:rsidRDefault="004B7506" w:rsidP="009103E7">
            <w:pPr>
              <w:autoSpaceDE w:val="0"/>
              <w:autoSpaceDN w:val="0"/>
              <w:adjustRightInd w:val="0"/>
              <w:spacing w:after="0" w:line="240" w:lineRule="auto"/>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14:paraId="04133014" w14:textId="77777777" w:rsidR="004B7506" w:rsidRPr="004B7506" w:rsidRDefault="004B7506" w:rsidP="009103E7">
            <w:pPr>
              <w:autoSpaceDE w:val="0"/>
              <w:autoSpaceDN w:val="0"/>
              <w:adjustRightInd w:val="0"/>
              <w:spacing w:after="0" w:line="240" w:lineRule="auto"/>
              <w:rPr>
                <w:rFonts w:eastAsia="Times New Roman" w:cs="Consolas"/>
                <w:color w:val="2A00FF"/>
                <w:sz w:val="20"/>
                <w:szCs w:val="20"/>
                <w:highlight w:val="yellow"/>
              </w:rPr>
            </w:pPr>
          </w:p>
          <w:p w14:paraId="46D2EB0A" w14:textId="77777777" w:rsidR="009103E7" w:rsidRPr="009103E7" w:rsidRDefault="009103E7" w:rsidP="009103E7">
            <w:pPr>
              <w:autoSpaceDE w:val="0"/>
              <w:autoSpaceDN w:val="0"/>
              <w:adjustRightInd w:val="0"/>
              <w:spacing w:after="0" w:line="240" w:lineRule="auto"/>
              <w:rPr>
                <w:rFonts w:eastAsia="Times New Roman" w:cs="Consolas"/>
                <w:sz w:val="20"/>
                <w:szCs w:val="20"/>
              </w:rPr>
            </w:pPr>
            <w:r w:rsidRPr="009103E7">
              <w:rPr>
                <w:rFonts w:eastAsia="Times New Roman" w:cs="Consolas"/>
                <w:color w:val="3F7F5F"/>
                <w:sz w:val="20"/>
                <w:szCs w:val="20"/>
              </w:rPr>
              <w:t>// ignore gift certificate payment instruments</w:t>
            </w:r>
          </w:p>
          <w:p w14:paraId="248FC822" w14:textId="77777777" w:rsidR="009103E7" w:rsidRPr="009103E7" w:rsidRDefault="009103E7" w:rsidP="009103E7">
            <w:pPr>
              <w:autoSpaceDE w:val="0"/>
              <w:autoSpaceDN w:val="0"/>
              <w:adjustRightInd w:val="0"/>
              <w:spacing w:after="0" w:line="240" w:lineRule="auto"/>
              <w:rPr>
                <w:rFonts w:eastAsia="Times New Roman" w:cs="Consolas"/>
                <w:sz w:val="20"/>
                <w:szCs w:val="20"/>
              </w:rPr>
            </w:pPr>
            <w:r w:rsidRPr="009103E7">
              <w:rPr>
                <w:rFonts w:eastAsia="Times New Roman" w:cs="Consolas"/>
                <w:b/>
                <w:bCs/>
                <w:color w:val="7F0055"/>
                <w:sz w:val="20"/>
                <w:szCs w:val="20"/>
              </w:rPr>
              <w:t>if</w:t>
            </w:r>
            <w:r w:rsidRPr="009103E7">
              <w:rPr>
                <w:rFonts w:eastAsia="Times New Roman" w:cs="Consolas"/>
                <w:color w:val="000000"/>
                <w:sz w:val="20"/>
                <w:szCs w:val="20"/>
              </w:rPr>
              <w:t xml:space="preserve">(PaymentInstrument.METHOD_GIFT_CERTIFICATE.equals(pi.paymentMethod) </w:t>
            </w:r>
            <w:r w:rsidRPr="003606BA">
              <w:rPr>
                <w:rFonts w:eastAsia="Times New Roman" w:cs="Consolas"/>
                <w:color w:val="000000"/>
                <w:sz w:val="20"/>
                <w:szCs w:val="20"/>
                <w:highlight w:val="yellow"/>
              </w:rPr>
              <w:t>|| Resource.msg(</w:t>
            </w:r>
            <w:r w:rsidRPr="003606BA">
              <w:rPr>
                <w:rFonts w:eastAsia="Times New Roman" w:cs="Consolas"/>
                <w:color w:val="2A00FF"/>
                <w:sz w:val="20"/>
                <w:szCs w:val="20"/>
                <w:highlight w:val="yellow"/>
              </w:rPr>
              <w:t>"paymentmethodname.alipay"</w:t>
            </w:r>
            <w:r w:rsidRPr="003606BA">
              <w:rPr>
                <w:rFonts w:eastAsia="Times New Roman" w:cs="Consolas"/>
                <w:color w:val="000000"/>
                <w:sz w:val="20"/>
                <w:szCs w:val="20"/>
                <w:highlight w:val="yellow"/>
              </w:rPr>
              <w:t xml:space="preserve">, </w:t>
            </w:r>
            <w:r w:rsidRPr="003606BA">
              <w:rPr>
                <w:rFonts w:eastAsia="Times New Roman" w:cs="Consolas"/>
                <w:color w:val="2A00FF"/>
                <w:sz w:val="20"/>
                <w:szCs w:val="20"/>
                <w:highlight w:val="yellow"/>
              </w:rPr>
              <w:t>"cybersource"</w:t>
            </w:r>
            <w:r w:rsidRPr="003606BA">
              <w:rPr>
                <w:rFonts w:eastAsia="Times New Roman" w:cs="Consolas"/>
                <w:color w:val="000000"/>
                <w:sz w:val="20"/>
                <w:szCs w:val="20"/>
                <w:highlight w:val="yellow"/>
              </w:rPr>
              <w:t>, null).equals(pi.paymentMethod)</w:t>
            </w:r>
            <w:r w:rsidRPr="009103E7">
              <w:rPr>
                <w:rFonts w:eastAsia="Times New Roman" w:cs="Consolas"/>
                <w:color w:val="000000"/>
                <w:sz w:val="20"/>
                <w:szCs w:val="20"/>
              </w:rPr>
              <w:t>)</w:t>
            </w:r>
          </w:p>
          <w:p w14:paraId="3AFD909A" w14:textId="77777777" w:rsidR="009103E7" w:rsidRDefault="009103E7" w:rsidP="005C1822">
            <w:pPr>
              <w:pStyle w:val="BodyText"/>
            </w:pPr>
            <w:r w:rsidRPr="009103E7">
              <w:t xml:space="preserve">        {</w:t>
            </w:r>
          </w:p>
        </w:tc>
      </w:tr>
    </w:tbl>
    <w:p w14:paraId="3E22D858" w14:textId="77777777" w:rsidR="009103E7" w:rsidRPr="00E33D85" w:rsidRDefault="009103E7" w:rsidP="005C1822">
      <w:pPr>
        <w:pStyle w:val="BodyText"/>
      </w:pPr>
    </w:p>
    <w:p w14:paraId="59D26C9A" w14:textId="77777777" w:rsidR="00292AAE" w:rsidRDefault="00747254" w:rsidP="003A245C">
      <w:pPr>
        <w:pStyle w:val="Heading4"/>
        <w:rPr>
          <w:rFonts w:asciiTheme="minorHAnsi" w:hAnsiTheme="minorHAnsi"/>
        </w:rPr>
      </w:pPr>
      <w:r w:rsidRPr="00E33D85">
        <w:rPr>
          <w:rFonts w:asciiTheme="minorHAnsi" w:hAnsiTheme="minorHAnsi"/>
        </w:rPr>
        <w:t>Controller</w:t>
      </w:r>
      <w:r w:rsidR="003A245C">
        <w:rPr>
          <w:rFonts w:asciiTheme="minorHAnsi" w:hAnsiTheme="minorHAnsi"/>
        </w:rPr>
        <w:t xml:space="preserve"> – Hooks.json</w:t>
      </w:r>
    </w:p>
    <w:p w14:paraId="789D3878" w14:textId="77777777" w:rsidR="00747254" w:rsidRPr="00E33D85" w:rsidRDefault="00747254" w:rsidP="005C1822">
      <w:pPr>
        <w:pStyle w:val="BodyText"/>
        <w:numPr>
          <w:ilvl w:val="0"/>
          <w:numId w:val="67"/>
        </w:numPr>
      </w:pPr>
      <w:r w:rsidRPr="00E33D85">
        <w:t>Add a hook for payment processor as CYBERSOURCE_ALIPAY at the end  of hooks.json in cartridge app_storefront_controllers</w:t>
      </w:r>
    </w:p>
    <w:tbl>
      <w:tblPr>
        <w:tblStyle w:val="TableGrid"/>
        <w:tblW w:w="0" w:type="auto"/>
        <w:tblInd w:w="360" w:type="dxa"/>
        <w:tblLook w:val="04A0" w:firstRow="1" w:lastRow="0" w:firstColumn="1" w:lastColumn="0" w:noHBand="0" w:noVBand="1"/>
      </w:tblPr>
      <w:tblGrid>
        <w:gridCol w:w="9936"/>
      </w:tblGrid>
      <w:tr w:rsidR="00747254" w:rsidRPr="00E33D85" w14:paraId="4FB139E3" w14:textId="77777777" w:rsidTr="00292AAE">
        <w:tc>
          <w:tcPr>
            <w:tcW w:w="9936" w:type="dxa"/>
          </w:tcPr>
          <w:p w14:paraId="428C3C58" w14:textId="77777777" w:rsidR="00E50646" w:rsidRPr="00E50646" w:rsidRDefault="00E50646" w:rsidP="00E50646">
            <w:pPr>
              <w:autoSpaceDE w:val="0"/>
              <w:autoSpaceDN w:val="0"/>
              <w:adjustRightInd w:val="0"/>
              <w:spacing w:after="0" w:line="240" w:lineRule="auto"/>
              <w:ind w:left="720"/>
              <w:rPr>
                <w:rFonts w:ascii="Consolas" w:eastAsia="Times New Roman" w:hAnsi="Consolas" w:cs="Consolas"/>
                <w:sz w:val="20"/>
                <w:szCs w:val="20"/>
              </w:rPr>
            </w:pPr>
            <w:r w:rsidRPr="00E50646">
              <w:rPr>
                <w:rFonts w:ascii="Consolas" w:eastAsia="Times New Roman" w:hAnsi="Consolas" w:cs="Consolas"/>
                <w:color w:val="000000"/>
                <w:sz w:val="20"/>
                <w:szCs w:val="20"/>
                <w:highlight w:val="white"/>
              </w:rPr>
              <w:t>,</w:t>
            </w:r>
          </w:p>
          <w:p w14:paraId="18F3D36A" w14:textId="77777777" w:rsidR="00E50646" w:rsidRPr="003A245C" w:rsidRDefault="00E50646" w:rsidP="00E50646">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14:paraId="5D023C02" w14:textId="77777777" w:rsidR="00E50646" w:rsidRPr="003A245C" w:rsidRDefault="00E50646" w:rsidP="00E50646">
            <w:pPr>
              <w:autoSpaceDE w:val="0"/>
              <w:autoSpaceDN w:val="0"/>
              <w:adjustRightInd w:val="0"/>
              <w:spacing w:after="0" w:line="240" w:lineRule="auto"/>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"app.payment.processor.CYBERSOURCE_ALIPAY"</w:t>
            </w:r>
            <w:r w:rsidRPr="003A245C">
              <w:rPr>
                <w:rFonts w:eastAsia="Times New Roman" w:cs="Consolas"/>
                <w:color w:val="000000"/>
                <w:sz w:val="20"/>
                <w:szCs w:val="20"/>
                <w:highlight w:val="white"/>
              </w:rPr>
              <w:t>,</w:t>
            </w:r>
          </w:p>
          <w:p w14:paraId="39C502E7" w14:textId="77777777" w:rsidR="00E50646" w:rsidRPr="003A245C" w:rsidRDefault="00E50646" w:rsidP="00E50646">
            <w:pPr>
              <w:autoSpaceDE w:val="0"/>
              <w:autoSpaceDN w:val="0"/>
              <w:adjustRightInd w:val="0"/>
              <w:spacing w:after="0" w:line="240" w:lineRule="auto"/>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"./../../../int_cybersource_controllers/cartridge/scripts/payment/processor/CYBERSOURCE_ALIPAY"</w:t>
            </w:r>
          </w:p>
          <w:p w14:paraId="560D1A27" w14:textId="77777777" w:rsidR="00747254" w:rsidRPr="00E33D85" w:rsidRDefault="00E50646" w:rsidP="005C1822">
            <w:pPr>
              <w:pStyle w:val="BodyText"/>
            </w:pPr>
            <w:r w:rsidRPr="003A245C">
              <w:rPr>
                <w:highlight w:val="white"/>
              </w:rPr>
              <w:t>}</w:t>
            </w:r>
          </w:p>
        </w:tc>
      </w:tr>
    </w:tbl>
    <w:p w14:paraId="5D068CA2" w14:textId="77777777" w:rsidR="00292AAE" w:rsidRDefault="00292AAE" w:rsidP="003A245C">
      <w:pPr>
        <w:pStyle w:val="Heading4"/>
        <w:rPr>
          <w:rFonts w:asciiTheme="minorHAnsi" w:hAnsiTheme="minorHAnsi"/>
        </w:rPr>
      </w:pPr>
      <w:r>
        <w:rPr>
          <w:rFonts w:asciiTheme="minorHAnsi" w:hAnsiTheme="minorHAnsi"/>
        </w:rPr>
        <w:t>COPlaceOrder.js</w:t>
      </w:r>
    </w:p>
    <w:p w14:paraId="5F4E1484" w14:textId="3C236B86" w:rsidR="004428E2" w:rsidRDefault="00F278B7" w:rsidP="00231B25">
      <w:pPr>
        <w:pStyle w:val="Body"/>
        <w:numPr>
          <w:ilvl w:val="0"/>
          <w:numId w:val="68"/>
        </w:numPr>
        <w:rPr>
          <w:rFonts w:asciiTheme="minorHAnsi" w:hAnsiTheme="minorHAnsi" w:cstheme="minorBidi"/>
          <w:bCs/>
          <w:color w:val="000000" w:themeColor="text1"/>
          <w:sz w:val="22"/>
          <w:szCs w:val="22"/>
        </w:rPr>
      </w:pPr>
      <w:ins w:id="1324" w:author="WIN764BIT" w:date="2017-08-31T14:04:00Z">
        <w:r w:rsidRPr="00250FBB">
          <w:rPr>
            <w:rFonts w:asciiTheme="minorHAnsi" w:hAnsiTheme="minorHAnsi" w:cstheme="minorBidi"/>
            <w:bCs/>
            <w:color w:val="000000" w:themeColor="text1"/>
            <w:sz w:val="22"/>
            <w:szCs w:val="22"/>
          </w:rPr>
          <w:t>[Note: Below snipped is for reference purpose only, changes are aleady covered</w:t>
        </w:r>
      </w:ins>
      <w:r w:rsidRPr="00250FBB">
        <w:rPr>
          <w:rFonts w:asciiTheme="minorHAnsi" w:hAnsiTheme="minorHAnsi" w:cstheme="minorBidi"/>
          <w:bCs/>
          <w:color w:val="000000" w:themeColor="text1"/>
          <w:sz w:val="22"/>
          <w:szCs w:val="22"/>
        </w:rPr>
        <w:t> under</w:t>
      </w:r>
      <w:ins w:id="1325" w:author="WIN764BIT" w:date="2017-08-31T14:04:00Z">
        <w:r w:rsidRPr="00250FBB">
          <w:rPr>
            <w:rFonts w:asciiTheme="minorHAnsi" w:hAnsiTheme="minorHAnsi" w:cstheme="minorBidi"/>
            <w:bCs/>
            <w:color w:val="000000" w:themeColor="text1"/>
            <w:sz w:val="22"/>
            <w:szCs w:val="22"/>
          </w:rPr>
          <w:t xml:space="preserve"> custom code &gt; generic section -&gt;</w:t>
        </w:r>
      </w:ins>
      <w:r>
        <w:rPr>
          <w:rFonts w:asciiTheme="minorHAnsi" w:hAnsiTheme="minorHAnsi" w:cstheme="minorBidi"/>
          <w:bCs/>
          <w:color w:val="000000" w:themeColor="text1"/>
          <w:sz w:val="22"/>
          <w:szCs w:val="22"/>
        </w:rPr>
        <w:t>C</w:t>
      </w:r>
      <w:ins w:id="1326" w:author="WIN764BIT" w:date="2017-08-31T14:04:00Z">
        <w:r w:rsidRPr="00250FBB">
          <w:rPr>
            <w:rFonts w:asciiTheme="minorHAnsi" w:hAnsiTheme="minorHAnsi" w:cstheme="minorBidi"/>
            <w:bCs/>
            <w:color w:val="000000" w:themeColor="text1"/>
            <w:sz w:val="22"/>
            <w:szCs w:val="22"/>
          </w:rPr>
          <w:t>OPlaceOrder.js]</w:t>
        </w:r>
      </w:ins>
      <w:del w:id="1327" w:author="WIN764BIT" w:date="2017-08-31T14:04:00Z">
        <w:r w:rsidDel="00250FBB">
          <w:rPr>
            <w:rFonts w:asciiTheme="minorHAnsi" w:hAnsiTheme="minorHAnsi" w:cstheme="minorBidi"/>
            <w:bCs/>
            <w:color w:val="000000" w:themeColor="text1"/>
            <w:sz w:val="22"/>
            <w:szCs w:val="22"/>
          </w:rPr>
          <w:delText>Update start function by adding to handle redirection for Alipay</w:delText>
        </w:r>
      </w:del>
      <w:r>
        <w:rPr>
          <w:rFonts w:asciiTheme="minorHAnsi" w:hAnsiTheme="minorHAnsi" w:cstheme="minorBidi"/>
          <w:bCs/>
          <w:color w:val="000000" w:themeColor="text1"/>
          <w:sz w:val="22"/>
          <w:szCs w:val="22"/>
        </w:rPr>
        <w:t>.</w:t>
      </w:r>
    </w:p>
    <w:tbl>
      <w:tblPr>
        <w:tblStyle w:val="TableGrid"/>
        <w:tblW w:w="0" w:type="auto"/>
        <w:tblLook w:val="04A0" w:firstRow="1" w:lastRow="0" w:firstColumn="1" w:lastColumn="0" w:noHBand="0" w:noVBand="1"/>
      </w:tblPr>
      <w:tblGrid>
        <w:gridCol w:w="10296"/>
      </w:tblGrid>
      <w:tr w:rsidR="00292AAE" w14:paraId="209C7194" w14:textId="77777777" w:rsidTr="00292AAE">
        <w:tc>
          <w:tcPr>
            <w:tcW w:w="10296" w:type="dxa"/>
          </w:tcPr>
          <w:p w14:paraId="5175FAD9" w14:textId="77777777"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lastRenderedPageBreak/>
              <w:t>var</w:t>
            </w:r>
            <w:r w:rsidRPr="00961E2E">
              <w:rPr>
                <w:rFonts w:eastAsia="Times New Roman" w:cs="Consolas"/>
                <w:color w:val="000000"/>
                <w:sz w:val="20"/>
                <w:szCs w:val="20"/>
              </w:rPr>
              <w:t xml:space="preserve"> handlePaymentsResult = handlePayments(order);</w:t>
            </w:r>
          </w:p>
          <w:p w14:paraId="36252A14" w14:textId="77777777"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 (handlePaymentsResult.error) {</w:t>
            </w:r>
          </w:p>
          <w:p w14:paraId="4ACC1389" w14:textId="77777777"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ab/>
              <w:t>session.custom.SkipTaxCalculation=</w:t>
            </w:r>
            <w:r w:rsidRPr="00961E2E">
              <w:rPr>
                <w:rFonts w:eastAsia="Times New Roman" w:cs="Consolas"/>
                <w:b/>
                <w:bCs/>
                <w:color w:val="7F0055"/>
                <w:sz w:val="20"/>
                <w:szCs w:val="20"/>
              </w:rPr>
              <w:t>false</w:t>
            </w:r>
            <w:r w:rsidRPr="00961E2E">
              <w:rPr>
                <w:rFonts w:eastAsia="Times New Roman" w:cs="Consolas"/>
                <w:color w:val="000000"/>
                <w:sz w:val="20"/>
                <w:szCs w:val="20"/>
              </w:rPr>
              <w:t>;</w:t>
            </w:r>
          </w:p>
          <w:p w14:paraId="1216598C" w14:textId="77777777"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return</w:t>
            </w:r>
            <w:r w:rsidRPr="00961E2E">
              <w:rPr>
                <w:rFonts w:eastAsia="Times New Roman" w:cs="Consolas"/>
                <w:color w:val="000000"/>
                <w:sz w:val="20"/>
                <w:szCs w:val="20"/>
              </w:rPr>
              <w:t xml:space="preserve"> Transaction.wrap(</w:t>
            </w:r>
            <w:r w:rsidRPr="00961E2E">
              <w:rPr>
                <w:rFonts w:eastAsia="Times New Roman" w:cs="Consolas"/>
                <w:b/>
                <w:bCs/>
                <w:color w:val="7F0055"/>
                <w:sz w:val="20"/>
                <w:szCs w:val="20"/>
              </w:rPr>
              <w:t>function</w:t>
            </w:r>
            <w:r w:rsidRPr="00961E2E">
              <w:rPr>
                <w:rFonts w:eastAsia="Times New Roman" w:cs="Consolas"/>
                <w:color w:val="000000"/>
                <w:sz w:val="20"/>
                <w:szCs w:val="20"/>
              </w:rPr>
              <w:t xml:space="preserve"> () {</w:t>
            </w:r>
          </w:p>
          <w:p w14:paraId="7E75FD1D" w14:textId="77777777"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OrderMgr.failOrder(order);</w:t>
            </w:r>
          </w:p>
          <w:p w14:paraId="0F7C36A7" w14:textId="77777777"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t>return</w:t>
            </w:r>
            <w:r w:rsidRPr="00961E2E">
              <w:rPr>
                <w:rFonts w:eastAsia="Times New Roman" w:cs="Consolas"/>
                <w:color w:val="000000"/>
                <w:sz w:val="20"/>
                <w:szCs w:val="20"/>
              </w:rPr>
              <w:t xml:space="preserve"> {</w:t>
            </w:r>
          </w:p>
          <w:p w14:paraId="2B49548C" w14:textId="77777777"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error: </w:t>
            </w:r>
            <w:r w:rsidRPr="00961E2E">
              <w:rPr>
                <w:rFonts w:eastAsia="Times New Roman" w:cs="Consolas"/>
                <w:b/>
                <w:bCs/>
                <w:color w:val="7F0055"/>
                <w:sz w:val="20"/>
                <w:szCs w:val="20"/>
              </w:rPr>
              <w:t>true</w:t>
            </w:r>
            <w:r w:rsidRPr="00961E2E">
              <w:rPr>
                <w:rFonts w:eastAsia="Times New Roman" w:cs="Consolas"/>
                <w:color w:val="000000"/>
                <w:sz w:val="20"/>
                <w:szCs w:val="20"/>
              </w:rPr>
              <w:t>,</w:t>
            </w:r>
          </w:p>
          <w:p w14:paraId="373D5B52" w14:textId="77777777"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PlaceOrderError: </w:t>
            </w:r>
            <w:r w:rsidRPr="00961E2E">
              <w:rPr>
                <w:rFonts w:eastAsia="Times New Roman" w:cs="Consolas"/>
                <w:b/>
                <w:bCs/>
                <w:color w:val="7F0055"/>
                <w:sz w:val="20"/>
                <w:szCs w:val="20"/>
              </w:rPr>
              <w:t>new</w:t>
            </w:r>
            <w:r w:rsidRPr="00961E2E">
              <w:rPr>
                <w:rFonts w:eastAsia="Times New Roman" w:cs="Consolas"/>
                <w:color w:val="000000"/>
                <w:sz w:val="20"/>
                <w:szCs w:val="20"/>
              </w:rPr>
              <w:t xml:space="preserve"> Status(Status.ERROR, </w:t>
            </w:r>
            <w:r w:rsidRPr="00961E2E">
              <w:rPr>
                <w:rFonts w:eastAsia="Times New Roman" w:cs="Consolas"/>
                <w:color w:val="2A00FF"/>
                <w:sz w:val="20"/>
                <w:szCs w:val="20"/>
              </w:rPr>
              <w:t>'confirm.error.technical'</w:t>
            </w:r>
            <w:r w:rsidRPr="00961E2E">
              <w:rPr>
                <w:rFonts w:eastAsia="Times New Roman" w:cs="Consolas"/>
                <w:color w:val="000000"/>
                <w:sz w:val="20"/>
                <w:szCs w:val="20"/>
              </w:rPr>
              <w:t>)</w:t>
            </w:r>
          </w:p>
          <w:p w14:paraId="47E5382C" w14:textId="77777777"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w:t>
            </w:r>
          </w:p>
          <w:p w14:paraId="3FA8D297" w14:textId="77777777"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w:t>
            </w:r>
          </w:p>
          <w:p w14:paraId="4AA3C631" w14:textId="77777777" w:rsidR="00292AAE" w:rsidRPr="00961E2E" w:rsidRDefault="00292AAE" w:rsidP="00292AAE">
            <w:pPr>
              <w:autoSpaceDE w:val="0"/>
              <w:autoSpaceDN w:val="0"/>
              <w:adjustRightInd w:val="0"/>
              <w:spacing w:after="0" w:line="240" w:lineRule="auto"/>
              <w:rPr>
                <w:rFonts w:eastAsia="Times New Roman" w:cs="Consolas"/>
                <w:sz w:val="20"/>
                <w:szCs w:val="20"/>
              </w:rPr>
            </w:pPr>
          </w:p>
          <w:p w14:paraId="07F72FC1" w14:textId="464F1835" w:rsidR="00292AAE" w:rsidRPr="00961E2E" w:rsidRDefault="00292AAE" w:rsidP="00292AAE">
            <w:pPr>
              <w:autoSpaceDE w:val="0"/>
              <w:autoSpaceDN w:val="0"/>
              <w:adjustRightInd w:val="0"/>
              <w:spacing w:after="0" w:line="240" w:lineRule="auto"/>
              <w:rPr>
                <w:rFonts w:eastAsia="Times New Roman" w:cs="Consolas"/>
                <w:b/>
                <w:bCs/>
                <w:color w:val="7F0055"/>
                <w:sz w:val="20"/>
                <w:szCs w:val="20"/>
                <w:highlight w:val="yellow"/>
              </w:rPr>
            </w:pPr>
            <w:r w:rsidRPr="00961E2E">
              <w:rPr>
                <w:rFonts w:eastAsia="Times New Roman" w:cs="Consolas"/>
                <w:color w:val="000000"/>
                <w:sz w:val="20"/>
                <w:szCs w:val="20"/>
                <w:highlight w:val="yellow"/>
              </w:rPr>
              <w:t>}</w:t>
            </w:r>
            <w:r w:rsidRPr="00961E2E">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961E2E">
              <w:rPr>
                <w:rFonts w:eastAsia="Times New Roman" w:cs="Consolas"/>
                <w:b/>
                <w:bCs/>
                <w:color w:val="7F0055"/>
                <w:sz w:val="20"/>
                <w:szCs w:val="20"/>
                <w:highlight w:val="yellow"/>
              </w:rPr>
              <w:t>if</w:t>
            </w:r>
            <w:r w:rsidRPr="00961E2E">
              <w:rPr>
                <w:rFonts w:eastAsia="Times New Roman" w:cs="Consolas"/>
                <w:color w:val="000000"/>
                <w:sz w:val="20"/>
                <w:szCs w:val="20"/>
                <w:highlight w:val="yellow"/>
              </w:rPr>
              <w:t>(handlePaymentsResult.redirection){</w:t>
            </w:r>
          </w:p>
          <w:p w14:paraId="30EFAC72" w14:textId="77777777"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t xml:space="preserve"> response.redirect(handlePaymentsResult.redirectionURL);</w:t>
            </w:r>
          </w:p>
          <w:p w14:paraId="75B76721" w14:textId="77777777"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14:paraId="17FC5567" w14:textId="77777777" w:rsidR="00B16364" w:rsidRPr="00961E2E" w:rsidRDefault="00292AAE" w:rsidP="00B16364">
            <w:pPr>
              <w:autoSpaceDE w:val="0"/>
              <w:autoSpaceDN w:val="0"/>
              <w:adjustRightInd w:val="0"/>
              <w:spacing w:after="0" w:line="240" w:lineRule="auto"/>
              <w:rPr>
                <w:rFonts w:eastAsia="Times New Roman" w:cs="Consolas"/>
                <w:b/>
                <w:bCs/>
                <w:color w:val="7F0055"/>
                <w:sz w:val="20"/>
                <w:szCs w:val="20"/>
              </w:rPr>
            </w:pPr>
            <w:r w:rsidRPr="00961E2E">
              <w:rPr>
                <w:rFonts w:eastAsia="Times New Roman" w:cs="Consolas"/>
                <w:color w:val="000000"/>
                <w:sz w:val="20"/>
                <w:szCs w:val="20"/>
                <w:highlight w:val="yellow"/>
              </w:rPr>
              <w:t xml:space="preserve">     }</w:t>
            </w:r>
          </w:p>
          <w:p w14:paraId="4664FFFF" w14:textId="39DC93B8" w:rsidR="00292AAE" w:rsidRPr="00961E2E" w:rsidRDefault="00B32948" w:rsidP="00292AAE">
            <w:pPr>
              <w:autoSpaceDE w:val="0"/>
              <w:autoSpaceDN w:val="0"/>
              <w:adjustRightInd w:val="0"/>
              <w:spacing w:after="0" w:line="240" w:lineRule="auto"/>
              <w:rPr>
                <w:rFonts w:eastAsia="Times New Roman" w:cs="Consolas"/>
                <w:sz w:val="20"/>
                <w:szCs w:val="20"/>
                <w:highlight w:val="yellow"/>
              </w:rPr>
            </w:pPr>
            <w:r>
              <w:rPr>
                <w:rFonts w:eastAsia="Times New Roman" w:cs="Consolas"/>
                <w:b/>
                <w:bCs/>
                <w:color w:val="7F0055"/>
                <w:sz w:val="20"/>
                <w:szCs w:val="20"/>
                <w:highlight w:val="yellow"/>
              </w:rPr>
              <w:t>e</w:t>
            </w:r>
            <w:r w:rsidR="00292AAE" w:rsidRPr="00961E2E">
              <w:rPr>
                <w:rFonts w:eastAsia="Times New Roman" w:cs="Consolas"/>
                <w:b/>
                <w:bCs/>
                <w:color w:val="7F0055"/>
                <w:sz w:val="20"/>
                <w:szCs w:val="20"/>
                <w:highlight w:val="yellow"/>
              </w:rPr>
              <w:t>lse</w:t>
            </w:r>
            <w:r w:rsidR="00F26E7A">
              <w:rPr>
                <w:rFonts w:eastAsia="Times New Roman" w:cs="Consolas"/>
                <w:b/>
                <w:bCs/>
                <w:color w:val="7F0055"/>
                <w:sz w:val="20"/>
                <w:szCs w:val="20"/>
                <w:highlight w:val="yellow"/>
              </w:rPr>
              <w:t xml:space="preserve"> </w:t>
            </w:r>
            <w:r w:rsidR="00292AAE" w:rsidRPr="00961E2E">
              <w:rPr>
                <w:rFonts w:eastAsia="Times New Roman" w:cs="Consolas"/>
                <w:b/>
                <w:bCs/>
                <w:color w:val="7F0055"/>
                <w:sz w:val="20"/>
                <w:szCs w:val="20"/>
                <w:highlight w:val="yellow"/>
              </w:rPr>
              <w:t>if</w:t>
            </w:r>
            <w:r w:rsidR="00292AAE" w:rsidRPr="00961E2E">
              <w:rPr>
                <w:rFonts w:eastAsia="Times New Roman" w:cs="Consolas"/>
                <w:color w:val="000000"/>
                <w:sz w:val="20"/>
                <w:szCs w:val="20"/>
                <w:highlight w:val="yellow"/>
              </w:rPr>
              <w:t>(handlePaymentsResult.intermediate){</w:t>
            </w:r>
          </w:p>
          <w:p w14:paraId="2BBDC097" w14:textId="77777777"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 xml:space="preserve">         app.getView({</w:t>
            </w:r>
          </w:p>
          <w:p w14:paraId="29922A5D" w14:textId="77777777"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t xml:space="preserve"> alipayReturnUrl : handlePaymentsResult.alipayReturnUrl</w:t>
            </w:r>
          </w:p>
          <w:p w14:paraId="676FEC87" w14:textId="77777777"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t xml:space="preserve">        }).render(handlePaymentsResult.renderViewPath);</w:t>
            </w:r>
          </w:p>
          <w:p w14:paraId="4BD1E077" w14:textId="77777777"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14:paraId="4D9D24E0" w14:textId="77777777" w:rsidR="00292AAE" w:rsidRDefault="00292AAE" w:rsidP="00292AAE">
            <w:pPr>
              <w:pStyle w:val="Body"/>
              <w:rPr>
                <w:rFonts w:asciiTheme="minorHAnsi" w:hAnsiTheme="minorHAnsi" w:cstheme="minorBidi"/>
                <w:bCs/>
                <w:color w:val="000000" w:themeColor="text1"/>
                <w:sz w:val="22"/>
                <w:szCs w:val="22"/>
              </w:rPr>
            </w:pPr>
            <w:r w:rsidRPr="00961E2E">
              <w:rPr>
                <w:rFonts w:asciiTheme="minorHAnsi" w:eastAsia="Times New Roman" w:hAnsiTheme="minorHAnsi" w:cs="Consolas"/>
                <w:color w:val="000000"/>
                <w:sz w:val="20"/>
                <w:szCs w:val="20"/>
                <w:highlight w:val="yellow"/>
              </w:rPr>
              <w:t xml:space="preserve">     }</w:t>
            </w:r>
          </w:p>
        </w:tc>
      </w:tr>
    </w:tbl>
    <w:p w14:paraId="2CBE0A31" w14:textId="77777777" w:rsidR="00292AAE" w:rsidRDefault="00292AAE" w:rsidP="00292AAE">
      <w:pPr>
        <w:pStyle w:val="Body"/>
        <w:rPr>
          <w:rFonts w:asciiTheme="minorHAnsi" w:hAnsiTheme="minorHAnsi" w:cstheme="minorBidi"/>
          <w:bCs/>
          <w:color w:val="000000" w:themeColor="text1"/>
          <w:sz w:val="22"/>
          <w:szCs w:val="22"/>
        </w:rPr>
      </w:pPr>
    </w:p>
    <w:p w14:paraId="1199C1F6" w14:textId="77777777" w:rsidR="00B16364" w:rsidRDefault="00B16364" w:rsidP="00B16364">
      <w:pPr>
        <w:pStyle w:val="Heading3"/>
      </w:pPr>
      <w:bookmarkStart w:id="1328" w:name="_Toc492046231"/>
      <w:r>
        <w:t>PayPal Express &amp; PayPal Billing Agreement</w:t>
      </w:r>
      <w:bookmarkEnd w:id="1328"/>
    </w:p>
    <w:p w14:paraId="52B2AAC5" w14:textId="77777777" w:rsidR="00B16364" w:rsidRPr="002D7FAA" w:rsidRDefault="00B16364" w:rsidP="00B16364">
      <w:pPr>
        <w:pStyle w:val="Heading4"/>
        <w:rPr>
          <w:rFonts w:asciiTheme="minorHAnsi" w:hAnsiTheme="minorHAnsi"/>
        </w:rPr>
      </w:pPr>
      <w:r w:rsidRPr="002D7FAA">
        <w:rPr>
          <w:rFonts w:asciiTheme="minorHAnsi" w:hAnsiTheme="minorHAnsi"/>
        </w:rPr>
        <w:t>footer_ui.isml</w:t>
      </w:r>
    </w:p>
    <w:p w14:paraId="2B4E2E72" w14:textId="77777777" w:rsidR="00B16364" w:rsidRPr="002B25F2" w:rsidRDefault="00B16364" w:rsidP="005C1822">
      <w:pPr>
        <w:pStyle w:val="BodyText"/>
      </w:pPr>
      <w:r>
        <w:t>Place below lines of code in footer_ui.isml at end of file</w:t>
      </w:r>
    </w:p>
    <w:p w14:paraId="71588DF3" w14:textId="77777777" w:rsidR="00B16364" w:rsidRDefault="00B16364" w:rsidP="005C1822">
      <w:pPr>
        <w:pStyle w:val="BodyText"/>
      </w:pPr>
    </w:p>
    <w:tbl>
      <w:tblPr>
        <w:tblStyle w:val="TableGrid"/>
        <w:tblW w:w="0" w:type="auto"/>
        <w:tblLook w:val="04A0" w:firstRow="1" w:lastRow="0" w:firstColumn="1" w:lastColumn="0" w:noHBand="0" w:noVBand="1"/>
      </w:tblPr>
      <w:tblGrid>
        <w:gridCol w:w="10296"/>
      </w:tblGrid>
      <w:tr w:rsidR="00B16364" w:rsidRPr="00F278B7" w14:paraId="7F726250" w14:textId="77777777" w:rsidTr="00634BE4">
        <w:tc>
          <w:tcPr>
            <w:tcW w:w="10296" w:type="dxa"/>
          </w:tcPr>
          <w:p w14:paraId="74B731E3" w14:textId="77777777" w:rsidR="00F278B7" w:rsidRPr="007B058A" w:rsidRDefault="00F278B7" w:rsidP="00F278B7">
            <w:pPr>
              <w:autoSpaceDE w:val="0"/>
              <w:autoSpaceDN w:val="0"/>
              <w:adjustRightInd w:val="0"/>
              <w:spacing w:after="0" w:line="240" w:lineRule="auto"/>
              <w:rPr>
                <w:rFonts w:eastAsia="Times New Roman" w:cs="Consolas"/>
                <w:sz w:val="20"/>
                <w:szCs w:val="20"/>
                <w:highlight w:val="yellow"/>
              </w:rPr>
            </w:pP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14:paraId="3301BFE9" w14:textId="77777777" w:rsidR="00F278B7" w:rsidRPr="007B058A" w:rsidRDefault="00F278B7" w:rsidP="00F278B7">
            <w:pPr>
              <w:autoSpaceDE w:val="0"/>
              <w:autoSpaceDN w:val="0"/>
              <w:adjustRightInd w:val="0"/>
              <w:spacing w:after="0" w:line="240" w:lineRule="auto"/>
              <w:rPr>
                <w:rFonts w:eastAsia="Times New Roman" w:cs="Consolas"/>
                <w:sz w:val="20"/>
                <w:szCs w:val="20"/>
                <w:highlight w:val="yellow"/>
              </w:rPr>
            </w:pPr>
            <w:r w:rsidRPr="007B058A">
              <w:rPr>
                <w:rFonts w:eastAsia="Times New Roman" w:cs="Consolas"/>
                <w:color w:val="000000"/>
                <w:sz w:val="20"/>
                <w:szCs w:val="20"/>
                <w:highlight w:val="yellow"/>
              </w:rPr>
              <w:tab/>
              <w:t>var CybersourceConstants = require('int_cybersource/cartridge/scripts/utils/CybersourceConstants');</w:t>
            </w:r>
          </w:p>
          <w:p w14:paraId="35D70ECF" w14:textId="652C1D97" w:rsidR="00F278B7" w:rsidRDefault="00F278B7" w:rsidP="00F278B7">
            <w:pPr>
              <w:autoSpaceDE w:val="0"/>
              <w:autoSpaceDN w:val="0"/>
              <w:adjustRightInd w:val="0"/>
              <w:spacing w:after="0" w:line="240" w:lineRule="auto"/>
              <w:rPr>
                <w:rFonts w:eastAsia="Times New Roman" w:cstheme="minorHAnsi"/>
                <w:color w:val="008080"/>
                <w:sz w:val="20"/>
                <w:szCs w:val="20"/>
                <w:highlight w:val="yellow"/>
              </w:rPr>
            </w:pPr>
            <w:r w:rsidRPr="007B058A">
              <w:rPr>
                <w:rFonts w:eastAsia="Times New Roman" w:cs="Consolas"/>
                <w:color w:val="000000"/>
                <w:sz w:val="20"/>
                <w:szCs w:val="20"/>
                <w:highlight w:val="yellow"/>
              </w:rPr>
              <w:t xml:space="preserve"> </w:t>
            </w: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14:paraId="2625B815" w14:textId="77777777" w:rsidR="00F278B7" w:rsidRPr="00F278B7" w:rsidRDefault="00F278B7" w:rsidP="00F278B7">
            <w:pPr>
              <w:autoSpaceDE w:val="0"/>
              <w:autoSpaceDN w:val="0"/>
              <w:adjustRightInd w:val="0"/>
              <w:spacing w:after="0" w:line="240" w:lineRule="auto"/>
              <w:rPr>
                <w:ins w:id="1329" w:author="WIN764BIT" w:date="2017-08-31T14:06:00Z"/>
                <w:rFonts w:eastAsia="Times New Roman" w:cstheme="minorHAnsi"/>
                <w:sz w:val="20"/>
                <w:szCs w:val="20"/>
                <w:highlight w:val="yellow"/>
                <w:rPrChange w:id="1330" w:author="WIN764BIT" w:date="2017-08-31T14:06:00Z">
                  <w:rPr>
                    <w:ins w:id="1331" w:author="WIN764BIT" w:date="2017-08-31T14:06:00Z"/>
                    <w:rFonts w:ascii="Consolas" w:eastAsia="Times New Roman" w:hAnsi="Consolas" w:cs="Consolas"/>
                    <w:sz w:val="20"/>
                    <w:szCs w:val="20"/>
                  </w:rPr>
                </w:rPrChange>
              </w:rPr>
            </w:pPr>
            <w:ins w:id="1332" w:author="WIN764BIT" w:date="2017-08-31T14:06:00Z">
              <w:r w:rsidRPr="00F278B7">
                <w:rPr>
                  <w:rFonts w:eastAsia="Times New Roman" w:cstheme="minorHAnsi"/>
                  <w:color w:val="008080"/>
                  <w:sz w:val="20"/>
                  <w:szCs w:val="20"/>
                  <w:highlight w:val="yellow"/>
                  <w:rPrChange w:id="1333" w:author="WIN764BIT" w:date="2017-08-31T14:06:00Z">
                    <w:rPr>
                      <w:rFonts w:ascii="Consolas" w:eastAsia="Times New Roman" w:hAnsi="Consolas" w:cs="Consolas"/>
                      <w:color w:val="008080"/>
                      <w:sz w:val="20"/>
                      <w:szCs w:val="20"/>
                    </w:rPr>
                  </w:rPrChange>
                </w:rPr>
                <w:t>&lt;</w:t>
              </w:r>
              <w:r w:rsidRPr="00F278B7">
                <w:rPr>
                  <w:rFonts w:eastAsia="Times New Roman" w:cstheme="minorHAnsi"/>
                  <w:color w:val="3F7F7F"/>
                  <w:sz w:val="20"/>
                  <w:szCs w:val="20"/>
                  <w:highlight w:val="yellow"/>
                  <w:rPrChange w:id="1334" w:author="WIN764BIT" w:date="2017-08-31T14:06:00Z">
                    <w:rPr>
                      <w:rFonts w:ascii="Consolas" w:eastAsia="Times New Roman" w:hAnsi="Consolas" w:cs="Consolas"/>
                      <w:color w:val="3F7F7F"/>
                      <w:sz w:val="20"/>
                      <w:szCs w:val="20"/>
                      <w:highlight w:val="lightGray"/>
                    </w:rPr>
                  </w:rPrChange>
                </w:rPr>
                <w:t>isif</w:t>
              </w:r>
              <w:r w:rsidRPr="00F278B7">
                <w:rPr>
                  <w:rFonts w:eastAsia="Times New Roman" w:cstheme="minorHAnsi"/>
                  <w:sz w:val="20"/>
                  <w:szCs w:val="20"/>
                  <w:highlight w:val="yellow"/>
                  <w:rPrChange w:id="1335" w:author="WIN764BIT" w:date="2017-08-31T14:06:00Z">
                    <w:rPr>
                      <w:rFonts w:ascii="Consolas" w:eastAsia="Times New Roman" w:hAnsi="Consolas" w:cs="Consolas"/>
                      <w:sz w:val="20"/>
                      <w:szCs w:val="20"/>
                    </w:rPr>
                  </w:rPrChange>
                </w:rPr>
                <w:t xml:space="preserve"> </w:t>
              </w:r>
              <w:r w:rsidRPr="00F278B7">
                <w:rPr>
                  <w:rFonts w:eastAsia="Times New Roman" w:cstheme="minorHAnsi"/>
                  <w:color w:val="7F007F"/>
                  <w:sz w:val="20"/>
                  <w:szCs w:val="20"/>
                  <w:highlight w:val="yellow"/>
                  <w:rPrChange w:id="1336" w:author="WIN764BIT" w:date="2017-08-31T14:06:00Z">
                    <w:rPr>
                      <w:rFonts w:ascii="Consolas" w:eastAsia="Times New Roman" w:hAnsi="Consolas" w:cs="Consolas"/>
                      <w:color w:val="7F007F"/>
                      <w:sz w:val="20"/>
                      <w:szCs w:val="20"/>
                    </w:rPr>
                  </w:rPrChange>
                </w:rPr>
                <w:t>condition</w:t>
              </w:r>
              <w:r w:rsidRPr="00F278B7">
                <w:rPr>
                  <w:rFonts w:eastAsia="Times New Roman" w:cstheme="minorHAnsi"/>
                  <w:color w:val="000000"/>
                  <w:sz w:val="20"/>
                  <w:szCs w:val="20"/>
                  <w:highlight w:val="yellow"/>
                  <w:rPrChange w:id="1337" w:author="WIN764BIT" w:date="2017-08-31T14:06:00Z">
                    <w:rPr>
                      <w:rFonts w:ascii="Consolas" w:eastAsia="Times New Roman" w:hAnsi="Consolas" w:cs="Consolas"/>
                      <w:color w:val="000000"/>
                      <w:sz w:val="20"/>
                      <w:szCs w:val="20"/>
                    </w:rPr>
                  </w:rPrChange>
                </w:rPr>
                <w:t>=</w:t>
              </w:r>
              <w:r w:rsidRPr="00F278B7">
                <w:rPr>
                  <w:rFonts w:eastAsia="Times New Roman" w:cstheme="minorHAnsi"/>
                  <w:i/>
                  <w:iCs/>
                  <w:color w:val="2A00FF"/>
                  <w:sz w:val="20"/>
                  <w:szCs w:val="20"/>
                  <w:highlight w:val="yellow"/>
                  <w:rPrChange w:id="1338" w:author="WIN764BIT" w:date="2017-08-31T14:06:00Z">
                    <w:rPr>
                      <w:rFonts w:ascii="Consolas" w:eastAsia="Times New Roman" w:hAnsi="Consolas" w:cs="Consolas"/>
                      <w:i/>
                      <w:iCs/>
                      <w:color w:val="2A00FF"/>
                      <w:sz w:val="20"/>
                      <w:szCs w:val="20"/>
                    </w:rPr>
                  </w:rPrChange>
                </w:rPr>
                <w:t>"${dw.order.PaymentMgr.getPaymentMethod(CybersourceConstants.METHOD_PAYPAL).isActive() &amp;&amp;  dw.system.Site.current.getCustomPreferenceValue('CsEnableExpressPaypal')==true}"</w:t>
              </w:r>
              <w:r w:rsidRPr="00F278B7">
                <w:rPr>
                  <w:rFonts w:eastAsia="Times New Roman" w:cstheme="minorHAnsi"/>
                  <w:color w:val="008080"/>
                  <w:sz w:val="20"/>
                  <w:szCs w:val="20"/>
                  <w:highlight w:val="yellow"/>
                  <w:rPrChange w:id="1339" w:author="WIN764BIT" w:date="2017-08-31T14:06:00Z">
                    <w:rPr>
                      <w:rFonts w:ascii="Consolas" w:eastAsia="Times New Roman" w:hAnsi="Consolas" w:cs="Consolas"/>
                      <w:color w:val="008080"/>
                      <w:sz w:val="20"/>
                      <w:szCs w:val="20"/>
                    </w:rPr>
                  </w:rPrChange>
                </w:rPr>
                <w:t>&gt;</w:t>
              </w:r>
            </w:ins>
          </w:p>
          <w:p w14:paraId="1013B1DB" w14:textId="77777777" w:rsidR="00F278B7" w:rsidRPr="00F278B7" w:rsidRDefault="00F278B7" w:rsidP="00F278B7">
            <w:pPr>
              <w:autoSpaceDE w:val="0"/>
              <w:autoSpaceDN w:val="0"/>
              <w:adjustRightInd w:val="0"/>
              <w:spacing w:after="0" w:line="240" w:lineRule="auto"/>
              <w:rPr>
                <w:ins w:id="1340" w:author="WIN764BIT" w:date="2017-08-31T14:06:00Z"/>
                <w:rFonts w:eastAsia="Times New Roman" w:cstheme="minorHAnsi"/>
                <w:sz w:val="20"/>
                <w:szCs w:val="20"/>
                <w:highlight w:val="yellow"/>
                <w:rPrChange w:id="1341" w:author="WIN764BIT" w:date="2017-08-31T14:06:00Z">
                  <w:rPr>
                    <w:ins w:id="1342" w:author="WIN764BIT" w:date="2017-08-31T14:06:00Z"/>
                    <w:rFonts w:ascii="Consolas" w:eastAsia="Times New Roman" w:hAnsi="Consolas" w:cs="Consolas"/>
                    <w:sz w:val="20"/>
                    <w:szCs w:val="20"/>
                  </w:rPr>
                </w:rPrChange>
              </w:rPr>
            </w:pPr>
            <w:ins w:id="1343" w:author="WIN764BIT" w:date="2017-08-31T14:06:00Z">
              <w:r w:rsidRPr="00F278B7">
                <w:rPr>
                  <w:rFonts w:eastAsia="Times New Roman" w:cstheme="minorHAnsi"/>
                  <w:color w:val="000000"/>
                  <w:sz w:val="20"/>
                  <w:szCs w:val="20"/>
                  <w:highlight w:val="yellow"/>
                  <w:rPrChange w:id="1344" w:author="WIN764BIT" w:date="2017-08-31T14:06:00Z">
                    <w:rPr>
                      <w:rFonts w:ascii="Consolas" w:eastAsia="Times New Roman" w:hAnsi="Consolas" w:cs="Consolas"/>
                      <w:color w:val="000000"/>
                      <w:sz w:val="20"/>
                      <w:szCs w:val="20"/>
                    </w:rPr>
                  </w:rPrChange>
                </w:rPr>
                <w:tab/>
              </w:r>
              <w:r w:rsidRPr="00F278B7">
                <w:rPr>
                  <w:rFonts w:eastAsia="Times New Roman" w:cstheme="minorHAnsi"/>
                  <w:color w:val="008080"/>
                  <w:sz w:val="20"/>
                  <w:szCs w:val="20"/>
                  <w:highlight w:val="yellow"/>
                  <w:rPrChange w:id="1345" w:author="WIN764BIT" w:date="2017-08-31T14:06:00Z">
                    <w:rPr>
                      <w:rFonts w:ascii="Consolas" w:eastAsia="Times New Roman" w:hAnsi="Consolas" w:cs="Consolas"/>
                      <w:color w:val="008080"/>
                      <w:sz w:val="20"/>
                      <w:szCs w:val="20"/>
                    </w:rPr>
                  </w:rPrChange>
                </w:rPr>
                <w:t>&lt;</w:t>
              </w:r>
              <w:r w:rsidRPr="00F278B7">
                <w:rPr>
                  <w:rFonts w:eastAsia="Times New Roman" w:cstheme="minorHAnsi"/>
                  <w:color w:val="3F7F7F"/>
                  <w:sz w:val="20"/>
                  <w:szCs w:val="20"/>
                  <w:highlight w:val="yellow"/>
                  <w:rPrChange w:id="1346" w:author="WIN764BIT" w:date="2017-08-31T14:06:00Z">
                    <w:rPr>
                      <w:rFonts w:ascii="Consolas" w:eastAsia="Times New Roman" w:hAnsi="Consolas" w:cs="Consolas"/>
                      <w:color w:val="3F7F7F"/>
                      <w:sz w:val="20"/>
                      <w:szCs w:val="20"/>
                    </w:rPr>
                  </w:rPrChange>
                </w:rPr>
                <w:t>scriptsrc</w:t>
              </w:r>
              <w:r w:rsidRPr="00F278B7">
                <w:rPr>
                  <w:rFonts w:eastAsia="Times New Roman" w:cstheme="minorHAnsi"/>
                  <w:color w:val="000000"/>
                  <w:sz w:val="20"/>
                  <w:szCs w:val="20"/>
                  <w:highlight w:val="yellow"/>
                  <w:rPrChange w:id="1347" w:author="WIN764BIT" w:date="2017-08-31T14:06:00Z">
                    <w:rPr>
                      <w:rFonts w:ascii="Consolas" w:eastAsia="Times New Roman" w:hAnsi="Consolas" w:cs="Consolas"/>
                      <w:color w:val="000000"/>
                      <w:sz w:val="20"/>
                      <w:szCs w:val="20"/>
                    </w:rPr>
                  </w:rPrChange>
                </w:rPr>
                <w:t>=</w:t>
              </w:r>
              <w:r w:rsidRPr="00F278B7">
                <w:rPr>
                  <w:rFonts w:eastAsia="Times New Roman" w:cstheme="minorHAnsi"/>
                  <w:sz w:val="20"/>
                  <w:szCs w:val="20"/>
                  <w:highlight w:val="yellow"/>
                  <w:rPrChange w:id="1348" w:author="WIN764BIT" w:date="2017-08-31T14:06:00Z">
                    <w:rPr>
                      <w:rFonts w:ascii="Consolas" w:eastAsia="Times New Roman" w:hAnsi="Consolas" w:cs="Consolas"/>
                      <w:sz w:val="20"/>
                      <w:szCs w:val="20"/>
                    </w:rPr>
                  </w:rPrChange>
                </w:rPr>
                <w:t>"</w:t>
              </w:r>
              <w:r w:rsidRPr="00F278B7">
                <w:rPr>
                  <w:rFonts w:eastAsia="Times New Roman" w:cstheme="minorHAnsi"/>
                  <w:color w:val="7F007F"/>
                  <w:sz w:val="20"/>
                  <w:szCs w:val="20"/>
                  <w:highlight w:val="yellow"/>
                  <w:rPrChange w:id="1349" w:author="WIN764BIT" w:date="2017-08-31T14:06:00Z">
                    <w:rPr>
                      <w:rFonts w:ascii="Consolas" w:eastAsia="Times New Roman" w:hAnsi="Consolas" w:cs="Consolas"/>
                      <w:color w:val="7F007F"/>
                      <w:sz w:val="20"/>
                      <w:szCs w:val="20"/>
                    </w:rPr>
                  </w:rPrChange>
                </w:rPr>
                <w:t>https:</w:t>
              </w:r>
              <w:r w:rsidRPr="00F278B7">
                <w:rPr>
                  <w:rFonts w:eastAsia="Times New Roman" w:cstheme="minorHAnsi"/>
                  <w:color w:val="000000"/>
                  <w:sz w:val="20"/>
                  <w:szCs w:val="20"/>
                  <w:highlight w:val="yellow"/>
                  <w:rPrChange w:id="1350" w:author="WIN764BIT" w:date="2017-08-31T14:06:00Z">
                    <w:rPr>
                      <w:rFonts w:ascii="Consolas" w:eastAsia="Times New Roman" w:hAnsi="Consolas" w:cs="Consolas"/>
                      <w:color w:val="000000"/>
                      <w:sz w:val="20"/>
                      <w:szCs w:val="20"/>
                    </w:rPr>
                  </w:rPrChange>
                </w:rPr>
                <w:t>/</w:t>
              </w:r>
              <w:r w:rsidRPr="00F278B7">
                <w:rPr>
                  <w:rFonts w:eastAsia="Times New Roman" w:cstheme="minorHAnsi"/>
                  <w:sz w:val="20"/>
                  <w:szCs w:val="20"/>
                  <w:highlight w:val="yellow"/>
                  <w:rPrChange w:id="1351" w:author="WIN764BIT" w:date="2017-08-31T14:06:00Z">
                    <w:rPr>
                      <w:rFonts w:ascii="Consolas" w:eastAsia="Times New Roman" w:hAnsi="Consolas" w:cs="Consolas"/>
                      <w:sz w:val="20"/>
                      <w:szCs w:val="20"/>
                    </w:rPr>
                  </w:rPrChange>
                </w:rPr>
                <w:t>/</w:t>
              </w:r>
              <w:r w:rsidRPr="00F278B7">
                <w:rPr>
                  <w:rFonts w:eastAsia="Times New Roman" w:cstheme="minorHAnsi"/>
                  <w:color w:val="7F007F"/>
                  <w:sz w:val="20"/>
                  <w:szCs w:val="20"/>
                  <w:highlight w:val="yellow"/>
                  <w:rPrChange w:id="1352" w:author="WIN764BIT" w:date="2017-08-31T14:06:00Z">
                    <w:rPr>
                      <w:rFonts w:ascii="Consolas" w:eastAsia="Times New Roman" w:hAnsi="Consolas" w:cs="Consolas"/>
                      <w:color w:val="7F007F"/>
                      <w:sz w:val="20"/>
                      <w:szCs w:val="20"/>
                    </w:rPr>
                  </w:rPrChange>
                </w:rPr>
                <w:t>www.paypalobjects.com</w:t>
              </w:r>
              <w:r w:rsidRPr="00F278B7">
                <w:rPr>
                  <w:rFonts w:eastAsia="Times New Roman" w:cstheme="minorHAnsi"/>
                  <w:color w:val="000000"/>
                  <w:sz w:val="20"/>
                  <w:szCs w:val="20"/>
                  <w:highlight w:val="yellow"/>
                  <w:rPrChange w:id="1353" w:author="WIN764BIT" w:date="2017-08-31T14:06:00Z">
                    <w:rPr>
                      <w:rFonts w:ascii="Consolas" w:eastAsia="Times New Roman" w:hAnsi="Consolas" w:cs="Consolas"/>
                      <w:color w:val="000000"/>
                      <w:sz w:val="20"/>
                      <w:szCs w:val="20"/>
                    </w:rPr>
                  </w:rPrChange>
                </w:rPr>
                <w:t>/</w:t>
              </w:r>
              <w:r w:rsidRPr="00F278B7">
                <w:rPr>
                  <w:rFonts w:eastAsia="Times New Roman" w:cstheme="minorHAnsi"/>
                  <w:color w:val="7F007F"/>
                  <w:sz w:val="20"/>
                  <w:szCs w:val="20"/>
                  <w:highlight w:val="yellow"/>
                  <w:rPrChange w:id="1354" w:author="WIN764BIT" w:date="2017-08-31T14:06:00Z">
                    <w:rPr>
                      <w:rFonts w:ascii="Consolas" w:eastAsia="Times New Roman" w:hAnsi="Consolas" w:cs="Consolas"/>
                      <w:color w:val="7F007F"/>
                      <w:sz w:val="20"/>
                      <w:szCs w:val="20"/>
                    </w:rPr>
                  </w:rPrChange>
                </w:rPr>
                <w:t>api</w:t>
              </w:r>
              <w:r w:rsidRPr="00F278B7">
                <w:rPr>
                  <w:rFonts w:eastAsia="Times New Roman" w:cstheme="minorHAnsi"/>
                  <w:color w:val="000000"/>
                  <w:sz w:val="20"/>
                  <w:szCs w:val="20"/>
                  <w:highlight w:val="yellow"/>
                  <w:rPrChange w:id="1355" w:author="WIN764BIT" w:date="2017-08-31T14:06:00Z">
                    <w:rPr>
                      <w:rFonts w:ascii="Consolas" w:eastAsia="Times New Roman" w:hAnsi="Consolas" w:cs="Consolas"/>
                      <w:color w:val="000000"/>
                      <w:sz w:val="20"/>
                      <w:szCs w:val="20"/>
                    </w:rPr>
                  </w:rPrChange>
                </w:rPr>
                <w:t>/</w:t>
              </w:r>
              <w:r w:rsidRPr="00F278B7">
                <w:rPr>
                  <w:rFonts w:eastAsia="Times New Roman" w:cstheme="minorHAnsi"/>
                  <w:color w:val="7F007F"/>
                  <w:sz w:val="20"/>
                  <w:szCs w:val="20"/>
                  <w:highlight w:val="yellow"/>
                  <w:rPrChange w:id="1356" w:author="WIN764BIT" w:date="2017-08-31T14:06:00Z">
                    <w:rPr>
                      <w:rFonts w:ascii="Consolas" w:eastAsia="Times New Roman" w:hAnsi="Consolas" w:cs="Consolas"/>
                      <w:color w:val="7F007F"/>
                      <w:sz w:val="20"/>
                      <w:szCs w:val="20"/>
                    </w:rPr>
                  </w:rPrChange>
                </w:rPr>
                <w:t>checkout.js</w:t>
              </w:r>
              <w:r w:rsidRPr="00F278B7">
                <w:rPr>
                  <w:rFonts w:eastAsia="Times New Roman" w:cstheme="minorHAnsi"/>
                  <w:color w:val="000000"/>
                  <w:sz w:val="20"/>
                  <w:szCs w:val="20"/>
                  <w:highlight w:val="yellow"/>
                  <w:rPrChange w:id="1357" w:author="WIN764BIT" w:date="2017-08-31T14:06:00Z">
                    <w:rPr>
                      <w:rFonts w:ascii="Consolas" w:eastAsia="Times New Roman" w:hAnsi="Consolas" w:cs="Consolas"/>
                      <w:color w:val="000000"/>
                      <w:sz w:val="20"/>
                      <w:szCs w:val="20"/>
                    </w:rPr>
                  </w:rPrChange>
                </w:rPr>
                <w:t>"</w:t>
              </w:r>
              <w:r w:rsidRPr="00F278B7">
                <w:rPr>
                  <w:rFonts w:eastAsia="Times New Roman" w:cstheme="minorHAnsi"/>
                  <w:color w:val="008080"/>
                  <w:sz w:val="20"/>
                  <w:szCs w:val="20"/>
                  <w:highlight w:val="yellow"/>
                  <w:rPrChange w:id="1358" w:author="WIN764BIT" w:date="2017-08-31T14:06:00Z">
                    <w:rPr>
                      <w:rFonts w:ascii="Consolas" w:eastAsia="Times New Roman" w:hAnsi="Consolas" w:cs="Consolas"/>
                      <w:color w:val="008080"/>
                      <w:sz w:val="20"/>
                      <w:szCs w:val="20"/>
                    </w:rPr>
                  </w:rPrChange>
                </w:rPr>
                <w:t>&gt;&lt;/</w:t>
              </w:r>
              <w:r w:rsidRPr="00F278B7">
                <w:rPr>
                  <w:rFonts w:eastAsia="Times New Roman" w:cstheme="minorHAnsi"/>
                  <w:color w:val="3F7F7F"/>
                  <w:sz w:val="20"/>
                  <w:szCs w:val="20"/>
                  <w:highlight w:val="yellow"/>
                  <w:rPrChange w:id="1359" w:author="WIN764BIT" w:date="2017-08-31T14:06:00Z">
                    <w:rPr>
                      <w:rFonts w:ascii="Consolas" w:eastAsia="Times New Roman" w:hAnsi="Consolas" w:cs="Consolas"/>
                      <w:color w:val="3F7F7F"/>
                      <w:sz w:val="20"/>
                      <w:szCs w:val="20"/>
                    </w:rPr>
                  </w:rPrChange>
                </w:rPr>
                <w:t>script</w:t>
              </w:r>
              <w:r w:rsidRPr="00F278B7">
                <w:rPr>
                  <w:rFonts w:eastAsia="Times New Roman" w:cstheme="minorHAnsi"/>
                  <w:color w:val="008080"/>
                  <w:sz w:val="20"/>
                  <w:szCs w:val="20"/>
                  <w:highlight w:val="yellow"/>
                  <w:rPrChange w:id="1360" w:author="WIN764BIT" w:date="2017-08-31T14:06:00Z">
                    <w:rPr>
                      <w:rFonts w:ascii="Consolas" w:eastAsia="Times New Roman" w:hAnsi="Consolas" w:cs="Consolas"/>
                      <w:color w:val="008080"/>
                      <w:sz w:val="20"/>
                      <w:szCs w:val="20"/>
                    </w:rPr>
                  </w:rPrChange>
                </w:rPr>
                <w:t>&gt;</w:t>
              </w:r>
            </w:ins>
          </w:p>
          <w:p w14:paraId="5E9AE930" w14:textId="77777777" w:rsidR="00F278B7" w:rsidRPr="00F278B7" w:rsidRDefault="00F278B7" w:rsidP="00F278B7">
            <w:pPr>
              <w:autoSpaceDE w:val="0"/>
              <w:autoSpaceDN w:val="0"/>
              <w:adjustRightInd w:val="0"/>
              <w:spacing w:after="0" w:line="240" w:lineRule="auto"/>
              <w:rPr>
                <w:ins w:id="1361" w:author="WIN764BIT" w:date="2017-08-31T14:06:00Z"/>
                <w:rFonts w:eastAsia="Times New Roman" w:cstheme="minorHAnsi"/>
                <w:sz w:val="20"/>
                <w:szCs w:val="20"/>
                <w:highlight w:val="yellow"/>
                <w:rPrChange w:id="1362" w:author="WIN764BIT" w:date="2017-08-31T14:06:00Z">
                  <w:rPr>
                    <w:ins w:id="1363" w:author="WIN764BIT" w:date="2017-08-31T14:06:00Z"/>
                    <w:rFonts w:ascii="Consolas" w:eastAsia="Times New Roman" w:hAnsi="Consolas" w:cs="Consolas"/>
                    <w:sz w:val="20"/>
                    <w:szCs w:val="20"/>
                  </w:rPr>
                </w:rPrChange>
              </w:rPr>
            </w:pPr>
            <w:ins w:id="1364" w:author="WIN764BIT" w:date="2017-08-31T14:06:00Z">
              <w:r w:rsidRPr="00F278B7">
                <w:rPr>
                  <w:rFonts w:eastAsia="Times New Roman" w:cstheme="minorHAnsi"/>
                  <w:color w:val="008080"/>
                  <w:sz w:val="20"/>
                  <w:szCs w:val="20"/>
                  <w:highlight w:val="yellow"/>
                  <w:rPrChange w:id="1365" w:author="WIN764BIT" w:date="2017-08-31T14:06:00Z">
                    <w:rPr>
                      <w:rFonts w:ascii="Consolas" w:eastAsia="Times New Roman" w:hAnsi="Consolas" w:cs="Consolas"/>
                      <w:color w:val="008080"/>
                      <w:sz w:val="20"/>
                      <w:szCs w:val="20"/>
                    </w:rPr>
                  </w:rPrChange>
                </w:rPr>
                <w:t>&lt;/</w:t>
              </w:r>
              <w:r w:rsidRPr="00F278B7">
                <w:rPr>
                  <w:rFonts w:eastAsia="Times New Roman" w:cstheme="minorHAnsi"/>
                  <w:color w:val="3F7F7F"/>
                  <w:sz w:val="20"/>
                  <w:szCs w:val="20"/>
                  <w:highlight w:val="yellow"/>
                  <w:rPrChange w:id="1366" w:author="WIN764BIT" w:date="2017-08-31T14:06:00Z">
                    <w:rPr>
                      <w:rFonts w:ascii="Consolas" w:eastAsia="Times New Roman" w:hAnsi="Consolas" w:cs="Consolas"/>
                      <w:color w:val="3F7F7F"/>
                      <w:sz w:val="20"/>
                      <w:szCs w:val="20"/>
                      <w:highlight w:val="lightGray"/>
                    </w:rPr>
                  </w:rPrChange>
                </w:rPr>
                <w:t>isif</w:t>
              </w:r>
              <w:r w:rsidRPr="00F278B7">
                <w:rPr>
                  <w:rFonts w:eastAsia="Times New Roman" w:cstheme="minorHAnsi"/>
                  <w:color w:val="008080"/>
                  <w:sz w:val="20"/>
                  <w:szCs w:val="20"/>
                  <w:highlight w:val="yellow"/>
                  <w:rPrChange w:id="1367" w:author="WIN764BIT" w:date="2017-08-31T14:06:00Z">
                    <w:rPr>
                      <w:rFonts w:ascii="Consolas" w:eastAsia="Times New Roman" w:hAnsi="Consolas" w:cs="Consolas"/>
                      <w:color w:val="008080"/>
                      <w:sz w:val="20"/>
                      <w:szCs w:val="20"/>
                    </w:rPr>
                  </w:rPrChange>
                </w:rPr>
                <w:t>&gt;</w:t>
              </w:r>
            </w:ins>
          </w:p>
          <w:p w14:paraId="29B0D1EE" w14:textId="77F0ACFA" w:rsidR="00B16364" w:rsidRPr="00F278B7" w:rsidRDefault="00F278B7" w:rsidP="005C1822">
            <w:pPr>
              <w:pStyle w:val="BodyText"/>
            </w:pPr>
            <w:ins w:id="1368" w:author="WIN764BIT" w:date="2017-08-31T14:06:00Z">
              <w:r w:rsidRPr="00F278B7">
                <w:rPr>
                  <w:color w:val="008080"/>
                  <w:highlight w:val="yellow"/>
                  <w:rPrChange w:id="1369" w:author="WIN764BIT" w:date="2017-08-31T14:06:00Z">
                    <w:rPr>
                      <w:rFonts w:ascii="Consolas" w:eastAsia="Times New Roman" w:hAnsi="Consolas" w:cs="Consolas"/>
                      <w:color w:val="008080"/>
                      <w:sz w:val="20"/>
                      <w:szCs w:val="20"/>
                    </w:rPr>
                  </w:rPrChange>
                </w:rPr>
                <w:t>&lt;</w:t>
              </w:r>
              <w:r w:rsidRPr="00F278B7">
                <w:rPr>
                  <w:color w:val="3F7F7F"/>
                  <w:highlight w:val="yellow"/>
                  <w:rPrChange w:id="1370" w:author="WIN764BIT" w:date="2017-08-31T14:06:00Z">
                    <w:rPr>
                      <w:rFonts w:ascii="Consolas" w:eastAsia="Times New Roman" w:hAnsi="Consolas" w:cs="Consolas"/>
                      <w:color w:val="3F7F7F"/>
                      <w:sz w:val="20"/>
                      <w:szCs w:val="20"/>
                    </w:rPr>
                  </w:rPrChange>
                </w:rPr>
                <w:t>scriptsrc</w:t>
              </w:r>
              <w:r w:rsidRPr="00F278B7">
                <w:rPr>
                  <w:color w:val="000000"/>
                  <w:highlight w:val="yellow"/>
                  <w:rPrChange w:id="1371" w:author="WIN764BIT" w:date="2017-08-31T14:06:00Z">
                    <w:rPr>
                      <w:rFonts w:ascii="Consolas" w:eastAsia="Times New Roman" w:hAnsi="Consolas" w:cs="Consolas"/>
                      <w:color w:val="000000"/>
                      <w:sz w:val="20"/>
                      <w:szCs w:val="20"/>
                    </w:rPr>
                  </w:rPrChange>
                </w:rPr>
                <w:t>=</w:t>
              </w:r>
              <w:r w:rsidRPr="00F278B7">
                <w:rPr>
                  <w:highlight w:val="yellow"/>
                  <w:rPrChange w:id="1372" w:author="WIN764BIT" w:date="2017-08-31T14:06:00Z">
                    <w:rPr>
                      <w:rFonts w:ascii="Consolas" w:eastAsia="Times New Roman" w:hAnsi="Consolas" w:cs="Consolas"/>
                      <w:sz w:val="20"/>
                      <w:szCs w:val="20"/>
                    </w:rPr>
                  </w:rPrChange>
                </w:rPr>
                <w:t>"${</w:t>
              </w:r>
              <w:r w:rsidRPr="00F278B7">
                <w:rPr>
                  <w:highlight w:val="yellow"/>
                  <w:rPrChange w:id="1373" w:author="WIN764BIT" w:date="2017-08-31T14:06:00Z">
                    <w:rPr>
                      <w:rFonts w:ascii="Consolas" w:eastAsia="Times New Roman" w:hAnsi="Consolas" w:cs="Consolas"/>
                      <w:color w:val="7F007F"/>
                      <w:sz w:val="20"/>
                      <w:szCs w:val="20"/>
                    </w:rPr>
                  </w:rPrChange>
                </w:rPr>
                <w:t>URLUtils.staticURL</w:t>
              </w:r>
              <w:r w:rsidRPr="00F278B7">
                <w:rPr>
                  <w:color w:val="000000"/>
                  <w:highlight w:val="yellow"/>
                  <w:rPrChange w:id="1374" w:author="WIN764BIT" w:date="2017-08-31T14:06:00Z">
                    <w:rPr>
                      <w:rFonts w:ascii="Consolas" w:eastAsia="Times New Roman" w:hAnsi="Consolas" w:cs="Consolas"/>
                      <w:color w:val="000000"/>
                      <w:sz w:val="20"/>
                      <w:szCs w:val="20"/>
                    </w:rPr>
                  </w:rPrChange>
                </w:rPr>
                <w:t>(</w:t>
              </w:r>
              <w:r w:rsidRPr="00F278B7">
                <w:rPr>
                  <w:highlight w:val="yellow"/>
                  <w:rPrChange w:id="1375" w:author="WIN764BIT" w:date="2017-08-31T14:06:00Z">
                    <w:rPr>
                      <w:rFonts w:ascii="Consolas" w:eastAsia="Times New Roman" w:hAnsi="Consolas" w:cs="Consolas"/>
                      <w:sz w:val="20"/>
                      <w:szCs w:val="20"/>
                    </w:rPr>
                  </w:rPrChange>
                </w:rPr>
                <w:t>'/</w:t>
              </w:r>
              <w:r w:rsidRPr="00F278B7">
                <w:rPr>
                  <w:highlight w:val="yellow"/>
                  <w:rPrChange w:id="1376" w:author="WIN764BIT" w:date="2017-08-31T14:06:00Z">
                    <w:rPr>
                      <w:rFonts w:ascii="Consolas" w:eastAsia="Times New Roman" w:hAnsi="Consolas" w:cs="Consolas"/>
                      <w:color w:val="7F007F"/>
                      <w:sz w:val="20"/>
                      <w:szCs w:val="20"/>
                    </w:rPr>
                  </w:rPrChange>
                </w:rPr>
                <w:t>js</w:t>
              </w:r>
              <w:r w:rsidRPr="00F278B7">
                <w:rPr>
                  <w:color w:val="000000"/>
                  <w:highlight w:val="yellow"/>
                  <w:rPrChange w:id="1377" w:author="WIN764BIT" w:date="2017-08-31T14:06:00Z">
                    <w:rPr>
                      <w:rFonts w:ascii="Consolas" w:eastAsia="Times New Roman" w:hAnsi="Consolas" w:cs="Consolas"/>
                      <w:color w:val="000000"/>
                      <w:sz w:val="20"/>
                      <w:szCs w:val="20"/>
                    </w:rPr>
                  </w:rPrChange>
                </w:rPr>
                <w:t>/</w:t>
              </w:r>
              <w:r w:rsidRPr="00F278B7">
                <w:rPr>
                  <w:highlight w:val="yellow"/>
                  <w:rPrChange w:id="1378" w:author="WIN764BIT" w:date="2017-08-31T14:06:00Z">
                    <w:rPr>
                      <w:rFonts w:ascii="Consolas" w:eastAsia="Times New Roman" w:hAnsi="Consolas" w:cs="Consolas"/>
                      <w:color w:val="7F007F"/>
                      <w:sz w:val="20"/>
                      <w:szCs w:val="20"/>
                    </w:rPr>
                  </w:rPrChange>
                </w:rPr>
                <w:t>cybersource-custom.js</w:t>
              </w:r>
              <w:r w:rsidRPr="00F278B7">
                <w:rPr>
                  <w:color w:val="000000"/>
                  <w:highlight w:val="yellow"/>
                  <w:rPrChange w:id="1379" w:author="WIN764BIT" w:date="2017-08-31T14:06:00Z">
                    <w:rPr>
                      <w:rFonts w:ascii="Consolas" w:eastAsia="Times New Roman" w:hAnsi="Consolas" w:cs="Consolas"/>
                      <w:color w:val="000000"/>
                      <w:sz w:val="20"/>
                      <w:szCs w:val="20"/>
                    </w:rPr>
                  </w:rPrChange>
                </w:rPr>
                <w:t>'</w:t>
              </w:r>
              <w:r w:rsidRPr="00F278B7">
                <w:rPr>
                  <w:highlight w:val="yellow"/>
                  <w:rPrChange w:id="1380" w:author="WIN764BIT" w:date="2017-08-31T14:06:00Z">
                    <w:rPr>
                      <w:rFonts w:ascii="Consolas" w:eastAsia="Times New Roman" w:hAnsi="Consolas" w:cs="Consolas"/>
                      <w:sz w:val="20"/>
                      <w:szCs w:val="20"/>
                    </w:rPr>
                  </w:rPrChange>
                </w:rPr>
                <w:t>)}"</w:t>
              </w:r>
              <w:r w:rsidRPr="00F278B7">
                <w:rPr>
                  <w:color w:val="008080"/>
                  <w:highlight w:val="yellow"/>
                  <w:rPrChange w:id="1381" w:author="WIN764BIT" w:date="2017-08-31T14:06:00Z">
                    <w:rPr>
                      <w:rFonts w:ascii="Consolas" w:eastAsia="Times New Roman" w:hAnsi="Consolas" w:cs="Consolas"/>
                      <w:color w:val="008080"/>
                      <w:sz w:val="20"/>
                      <w:szCs w:val="20"/>
                    </w:rPr>
                  </w:rPrChange>
                </w:rPr>
                <w:t>&gt;&lt;/</w:t>
              </w:r>
              <w:r w:rsidRPr="00F278B7">
                <w:rPr>
                  <w:color w:val="3F7F7F"/>
                  <w:highlight w:val="yellow"/>
                  <w:rPrChange w:id="1382" w:author="WIN764BIT" w:date="2017-08-31T14:06:00Z">
                    <w:rPr>
                      <w:rFonts w:ascii="Consolas" w:eastAsia="Times New Roman" w:hAnsi="Consolas" w:cs="Consolas"/>
                      <w:color w:val="3F7F7F"/>
                      <w:sz w:val="20"/>
                      <w:szCs w:val="20"/>
                    </w:rPr>
                  </w:rPrChange>
                </w:rPr>
                <w:t>script</w:t>
              </w:r>
              <w:r w:rsidRPr="00F278B7">
                <w:rPr>
                  <w:color w:val="008080"/>
                  <w:highlight w:val="yellow"/>
                  <w:rPrChange w:id="1383" w:author="WIN764BIT" w:date="2017-08-31T14:06:00Z">
                    <w:rPr>
                      <w:rFonts w:ascii="Consolas" w:eastAsia="Times New Roman" w:hAnsi="Consolas" w:cs="Consolas"/>
                      <w:color w:val="008080"/>
                      <w:sz w:val="20"/>
                      <w:szCs w:val="20"/>
                    </w:rPr>
                  </w:rPrChange>
                </w:rPr>
                <w:t>&gt;</w:t>
              </w:r>
            </w:ins>
          </w:p>
        </w:tc>
      </w:tr>
    </w:tbl>
    <w:p w14:paraId="62328282" w14:textId="77777777" w:rsidR="00B16364" w:rsidRDefault="00B16364" w:rsidP="005C1822">
      <w:pPr>
        <w:pStyle w:val="BodyText"/>
      </w:pPr>
    </w:p>
    <w:p w14:paraId="46C5A159" w14:textId="77777777" w:rsidR="00B16364" w:rsidRPr="00EB350B" w:rsidRDefault="00B16364" w:rsidP="00B16364">
      <w:pPr>
        <w:pStyle w:val="Heading4"/>
        <w:rPr>
          <w:rFonts w:asciiTheme="minorHAnsi" w:hAnsiTheme="minorHAnsi"/>
        </w:rPr>
      </w:pPr>
      <w:r w:rsidRPr="00EB350B">
        <w:rPr>
          <w:rFonts w:asciiTheme="minorHAnsi" w:hAnsiTheme="minorHAnsi"/>
        </w:rPr>
        <w:t>Minicart.isml</w:t>
      </w:r>
    </w:p>
    <w:p w14:paraId="26CBB14B" w14:textId="77777777" w:rsidR="00634BE4" w:rsidRDefault="00634BE4" w:rsidP="005C1822">
      <w:pPr>
        <w:pStyle w:val="BodyText"/>
      </w:pPr>
      <w:r>
        <w:t>Include script module after util/module</w:t>
      </w:r>
    </w:p>
    <w:tbl>
      <w:tblPr>
        <w:tblStyle w:val="TableGrid"/>
        <w:tblW w:w="0" w:type="auto"/>
        <w:tblLook w:val="04A0" w:firstRow="1" w:lastRow="0" w:firstColumn="1" w:lastColumn="0" w:noHBand="0" w:noVBand="1"/>
      </w:tblPr>
      <w:tblGrid>
        <w:gridCol w:w="10296"/>
      </w:tblGrid>
      <w:tr w:rsidR="00634BE4" w14:paraId="48FAD677" w14:textId="77777777" w:rsidTr="00634BE4">
        <w:tc>
          <w:tcPr>
            <w:tcW w:w="10296" w:type="dxa"/>
          </w:tcPr>
          <w:p w14:paraId="6F5D5B8A" w14:textId="77777777" w:rsidR="00E1487D" w:rsidRPr="00E1487D" w:rsidRDefault="00E1487D" w:rsidP="00E1487D">
            <w:pPr>
              <w:autoSpaceDE w:val="0"/>
              <w:autoSpaceDN w:val="0"/>
              <w:adjustRightInd w:val="0"/>
              <w:spacing w:after="0" w:line="240" w:lineRule="auto"/>
              <w:rPr>
                <w:rFonts w:eastAsia="Times New Roman" w:cs="Consolas"/>
                <w:sz w:val="20"/>
                <w:szCs w:val="20"/>
              </w:rPr>
            </w:pPr>
            <w:r w:rsidRPr="00E1487D">
              <w:rPr>
                <w:rFonts w:eastAsia="Times New Roman" w:cs="Consolas"/>
                <w:color w:val="008080"/>
                <w:sz w:val="20"/>
                <w:szCs w:val="20"/>
              </w:rPr>
              <w:t>&lt;</w:t>
            </w:r>
            <w:r w:rsidRPr="00E1487D">
              <w:rPr>
                <w:rFonts w:eastAsia="Times New Roman" w:cs="Consolas"/>
                <w:color w:val="3F7F7F"/>
                <w:sz w:val="20"/>
                <w:szCs w:val="20"/>
              </w:rPr>
              <w:t>isinclude</w:t>
            </w:r>
            <w:r w:rsidRPr="00E1487D">
              <w:rPr>
                <w:rFonts w:eastAsia="Times New Roman" w:cs="Consolas"/>
                <w:color w:val="7F007F"/>
                <w:sz w:val="20"/>
                <w:szCs w:val="20"/>
              </w:rPr>
              <w:t>template</w:t>
            </w:r>
            <w:r w:rsidRPr="00E1487D">
              <w:rPr>
                <w:rFonts w:eastAsia="Times New Roman" w:cs="Consolas"/>
                <w:color w:val="000000"/>
                <w:sz w:val="20"/>
                <w:szCs w:val="20"/>
              </w:rPr>
              <w:t>=</w:t>
            </w:r>
            <w:r w:rsidRPr="00E1487D">
              <w:rPr>
                <w:rFonts w:eastAsia="Times New Roman" w:cs="Consolas"/>
                <w:i/>
                <w:iCs/>
                <w:color w:val="2A00FF"/>
                <w:sz w:val="20"/>
                <w:szCs w:val="20"/>
              </w:rPr>
              <w:t>"util/modules"</w:t>
            </w:r>
            <w:r w:rsidRPr="00E1487D">
              <w:rPr>
                <w:rFonts w:eastAsia="Times New Roman" w:cs="Consolas"/>
                <w:color w:val="008080"/>
                <w:sz w:val="20"/>
                <w:szCs w:val="20"/>
              </w:rPr>
              <w:t>/&gt;</w:t>
            </w:r>
          </w:p>
          <w:p w14:paraId="6B8DC068" w14:textId="77777777" w:rsidR="00E1487D" w:rsidRPr="00E1487D" w:rsidRDefault="00E1487D" w:rsidP="00E1487D">
            <w:pPr>
              <w:autoSpaceDE w:val="0"/>
              <w:autoSpaceDN w:val="0"/>
              <w:adjustRightInd w:val="0"/>
              <w:spacing w:after="0" w:line="240" w:lineRule="auto"/>
              <w:rPr>
                <w:rFonts w:eastAsia="Times New Roman" w:cs="Consolas"/>
                <w:sz w:val="20"/>
                <w:szCs w:val="20"/>
                <w:highlight w:val="yellow"/>
              </w:rPr>
            </w:pPr>
            <w:r w:rsidRPr="00E1487D">
              <w:rPr>
                <w:rFonts w:eastAsia="Times New Roman" w:cs="Consolas"/>
                <w:color w:val="008080"/>
                <w:sz w:val="20"/>
                <w:szCs w:val="20"/>
                <w:highlight w:val="yellow"/>
              </w:rPr>
              <w:t>&lt;</w:t>
            </w:r>
            <w:r w:rsidRPr="00E1487D">
              <w:rPr>
                <w:rFonts w:eastAsia="Times New Roman" w:cs="Consolas"/>
                <w:color w:val="3F7F7F"/>
                <w:sz w:val="20"/>
                <w:szCs w:val="20"/>
                <w:highlight w:val="yellow"/>
              </w:rPr>
              <w:t>isscript</w:t>
            </w:r>
            <w:r w:rsidRPr="00E1487D">
              <w:rPr>
                <w:rFonts w:eastAsia="Times New Roman" w:cs="Consolas"/>
                <w:color w:val="008080"/>
                <w:sz w:val="20"/>
                <w:szCs w:val="20"/>
                <w:highlight w:val="yellow"/>
              </w:rPr>
              <w:t>&gt;</w:t>
            </w:r>
          </w:p>
          <w:p w14:paraId="381B389D" w14:textId="77777777" w:rsidR="00E1487D" w:rsidRPr="00E1487D" w:rsidRDefault="00E1487D" w:rsidP="00E1487D">
            <w:pPr>
              <w:autoSpaceDE w:val="0"/>
              <w:autoSpaceDN w:val="0"/>
              <w:adjustRightInd w:val="0"/>
              <w:spacing w:after="0" w:line="240" w:lineRule="auto"/>
              <w:rPr>
                <w:rFonts w:eastAsia="Times New Roman" w:cs="Consolas"/>
                <w:sz w:val="20"/>
                <w:szCs w:val="20"/>
                <w:highlight w:val="yellow"/>
              </w:rPr>
            </w:pPr>
            <w:r w:rsidRPr="00E1487D">
              <w:rPr>
                <w:rFonts w:eastAsia="Times New Roman" w:cs="Consolas"/>
                <w:color w:val="000000"/>
                <w:sz w:val="20"/>
                <w:szCs w:val="20"/>
                <w:highlight w:val="yellow"/>
              </w:rPr>
              <w:tab/>
              <w:t>var CybersourceConstants = require('int_cybersource/cartridge/scripts/utils/CybersourceConstants');</w:t>
            </w:r>
          </w:p>
          <w:p w14:paraId="0757A8FE" w14:textId="77777777" w:rsidR="00634BE4" w:rsidRDefault="00E1487D" w:rsidP="005C1822">
            <w:pPr>
              <w:pStyle w:val="BodyText"/>
            </w:pPr>
            <w:r w:rsidRPr="00E1487D">
              <w:rPr>
                <w:color w:val="008080"/>
                <w:highlight w:val="yellow"/>
              </w:rPr>
              <w:t>&lt;/</w:t>
            </w:r>
            <w:r w:rsidRPr="00E1487D">
              <w:rPr>
                <w:highlight w:val="yellow"/>
              </w:rPr>
              <w:t>isscript</w:t>
            </w:r>
            <w:r w:rsidRPr="00E1487D">
              <w:rPr>
                <w:color w:val="008080"/>
                <w:highlight w:val="yellow"/>
              </w:rPr>
              <w:t>&gt;</w:t>
            </w:r>
          </w:p>
        </w:tc>
      </w:tr>
    </w:tbl>
    <w:p w14:paraId="5A0263ED" w14:textId="77777777" w:rsidR="00634BE4" w:rsidRDefault="00634BE4" w:rsidP="005C1822">
      <w:pPr>
        <w:pStyle w:val="BodyText"/>
      </w:pPr>
    </w:p>
    <w:p w14:paraId="28C06CFE" w14:textId="77777777" w:rsidR="00B16364" w:rsidRDefault="00B16364" w:rsidP="005C1822">
      <w:pPr>
        <w:pStyle w:val="BodyText"/>
      </w:pPr>
      <w:r>
        <w:lastRenderedPageBreak/>
        <w:t xml:space="preserve">Add below code after </w:t>
      </w:r>
      <w:r w:rsidR="007A1042" w:rsidRPr="007A1042">
        <w:t>class="button mini-cart-link-cart"</w:t>
      </w:r>
      <w:r w:rsidR="007A1042">
        <w:t xml:space="preserve">  anchor tag</w:t>
      </w:r>
    </w:p>
    <w:tbl>
      <w:tblPr>
        <w:tblStyle w:val="TableGrid"/>
        <w:tblW w:w="0" w:type="auto"/>
        <w:tblLook w:val="04A0" w:firstRow="1" w:lastRow="0" w:firstColumn="1" w:lastColumn="0" w:noHBand="0" w:noVBand="1"/>
      </w:tblPr>
      <w:tblGrid>
        <w:gridCol w:w="10296"/>
      </w:tblGrid>
      <w:tr w:rsidR="007A1042" w:rsidRPr="00FC1A82" w14:paraId="311ABFDF" w14:textId="77777777" w:rsidTr="007A1042">
        <w:tc>
          <w:tcPr>
            <w:tcW w:w="10296" w:type="dxa"/>
          </w:tcPr>
          <w:p w14:paraId="3650A18A" w14:textId="77777777" w:rsidR="00FC1A82" w:rsidRPr="00FC1A82" w:rsidRDefault="00FC1A82" w:rsidP="00FC1A82">
            <w:pPr>
              <w:autoSpaceDE w:val="0"/>
              <w:autoSpaceDN w:val="0"/>
              <w:adjustRightInd w:val="0"/>
              <w:spacing w:after="0" w:line="240" w:lineRule="auto"/>
              <w:rPr>
                <w:rFonts w:eastAsia="Times New Roman" w:cstheme="minorHAnsi"/>
                <w:sz w:val="20"/>
                <w:szCs w:val="20"/>
              </w:rPr>
            </w:pP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sz w:val="20"/>
                <w:szCs w:val="20"/>
              </w:rPr>
              <w:t xml:space="preserve"> </w:t>
            </w:r>
            <w:r w:rsidRPr="00FC1A82">
              <w:rPr>
                <w:rFonts w:eastAsia="Times New Roman" w:cstheme="minorHAnsi"/>
                <w:color w:val="7F007F"/>
                <w:sz w:val="20"/>
                <w:szCs w:val="20"/>
              </w:rPr>
              <w:t>class</w:t>
            </w:r>
            <w:r w:rsidRPr="00FC1A82">
              <w:rPr>
                <w:rFonts w:eastAsia="Times New Roman" w:cstheme="minorHAnsi"/>
                <w:color w:val="000000"/>
                <w:sz w:val="20"/>
                <w:szCs w:val="20"/>
              </w:rPr>
              <w:t>=</w:t>
            </w:r>
            <w:r w:rsidRPr="00FC1A82">
              <w:rPr>
                <w:rFonts w:eastAsia="Times New Roman" w:cstheme="minorHAnsi"/>
                <w:i/>
                <w:iCs/>
                <w:color w:val="2A00FF"/>
                <w:sz w:val="20"/>
                <w:szCs w:val="20"/>
              </w:rPr>
              <w:t>"button mini-cart-link-cart"</w:t>
            </w:r>
            <w:r w:rsidRPr="00FC1A82">
              <w:rPr>
                <w:rFonts w:eastAsia="Times New Roman" w:cstheme="minorHAnsi"/>
                <w:sz w:val="20"/>
                <w:szCs w:val="20"/>
              </w:rPr>
              <w:t xml:space="preserve"> </w:t>
            </w:r>
            <w:r w:rsidRPr="00FC1A82">
              <w:rPr>
                <w:rFonts w:eastAsia="Times New Roman" w:cstheme="minorHAnsi"/>
                <w:color w:val="7F007F"/>
                <w:sz w:val="20"/>
                <w:szCs w:val="20"/>
              </w:rPr>
              <w:t>href</w:t>
            </w:r>
            <w:r w:rsidRPr="00FC1A82">
              <w:rPr>
                <w:rFonts w:eastAsia="Times New Roman" w:cstheme="minorHAnsi"/>
                <w:color w:val="000000"/>
                <w:sz w:val="20"/>
                <w:szCs w:val="20"/>
              </w:rPr>
              <w:t>=</w:t>
            </w:r>
            <w:r w:rsidRPr="00FC1A82">
              <w:rPr>
                <w:rFonts w:eastAsia="Times New Roman" w:cstheme="minorHAnsi"/>
                <w:i/>
                <w:iCs/>
                <w:color w:val="2A00FF"/>
                <w:sz w:val="20"/>
                <w:szCs w:val="20"/>
              </w:rPr>
              <w:t>"${URLUtils.https('Cart-Show')}"</w:t>
            </w:r>
            <w:r w:rsidRPr="00FC1A82">
              <w:rPr>
                <w:rFonts w:eastAsia="Times New Roman" w:cstheme="minorHAnsi"/>
                <w:sz w:val="20"/>
                <w:szCs w:val="20"/>
              </w:rPr>
              <w:t xml:space="preserve"> </w:t>
            </w:r>
            <w:r w:rsidRPr="00FC1A82">
              <w:rPr>
                <w:rFonts w:eastAsia="Times New Roman" w:cstheme="minorHAnsi"/>
                <w:color w:val="7F007F"/>
                <w:sz w:val="20"/>
                <w:szCs w:val="20"/>
              </w:rPr>
              <w:t>title</w:t>
            </w:r>
            <w:r w:rsidRPr="00FC1A82">
              <w:rPr>
                <w:rFonts w:eastAsia="Times New Roman" w:cstheme="minorHAnsi"/>
                <w:color w:val="000000"/>
                <w:sz w:val="20"/>
                <w:szCs w:val="20"/>
              </w:rPr>
              <w:t>=</w:t>
            </w:r>
            <w:r w:rsidRPr="00FC1A82">
              <w:rPr>
                <w:rFonts w:eastAsia="Times New Roman" w:cstheme="minorHAnsi"/>
                <w:i/>
                <w:iCs/>
                <w:color w:val="2A00FF"/>
                <w:sz w:val="20"/>
                <w:szCs w:val="20"/>
              </w:rPr>
              <w:t>"${Resource.msg('minicart.viewcart.label','checkout',null)}"</w:t>
            </w:r>
            <w:r w:rsidRPr="00FC1A82">
              <w:rPr>
                <w:rFonts w:eastAsia="Times New Roman" w:cstheme="minorHAnsi"/>
                <w:color w:val="008080"/>
                <w:sz w:val="20"/>
                <w:szCs w:val="20"/>
              </w:rPr>
              <w:t>&gt;</w:t>
            </w:r>
            <w:r w:rsidRPr="00FC1A82">
              <w:rPr>
                <w:rFonts w:eastAsia="Times New Roman" w:cstheme="minorHAnsi"/>
                <w:color w:val="000000"/>
                <w:sz w:val="20"/>
                <w:szCs w:val="20"/>
              </w:rPr>
              <w:t>${Resource.msg('minicart.viewcart','checkout',null)}</w:t>
            </w: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color w:val="008080"/>
                <w:sz w:val="20"/>
                <w:szCs w:val="20"/>
              </w:rPr>
              <w:t>&gt;</w:t>
            </w:r>
          </w:p>
          <w:p w14:paraId="4E5201AD" w14:textId="77777777" w:rsidR="00FC1A82" w:rsidRPr="00FC1A82" w:rsidRDefault="00FC1A82" w:rsidP="00FC1A82">
            <w:pPr>
              <w:autoSpaceDE w:val="0"/>
              <w:autoSpaceDN w:val="0"/>
              <w:adjustRightInd w:val="0"/>
              <w:spacing w:after="0" w:line="240" w:lineRule="auto"/>
              <w:rPr>
                <w:rFonts w:eastAsia="Times New Roman" w:cstheme="minorHAnsi"/>
                <w:sz w:val="20"/>
                <w:szCs w:val="20"/>
              </w:rPr>
            </w:pPr>
            <w:r w:rsidRPr="00FC1A82">
              <w:rPr>
                <w:rFonts w:eastAsia="Times New Roman" w:cstheme="minorHAnsi"/>
                <w:color w:val="000000"/>
                <w:sz w:val="20"/>
                <w:szCs w:val="20"/>
              </w:rPr>
              <w:t xml:space="preserve">           </w:t>
            </w:r>
          </w:p>
          <w:p w14:paraId="3B171BD2" w14:textId="77777777"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form</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"minicart-action-expresscheckout"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action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"${URLUtils.https('CYBPaypal-SessionCallback')}"</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method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"post"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name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"${pdict.CurrentForms.cart.dynamicHtmlName}"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id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"checkout-form"</w:t>
            </w:r>
            <w:r w:rsidRPr="00FC1A82">
              <w:rPr>
                <w:rFonts w:eastAsia="Times New Roman" w:cstheme="minorHAnsi"/>
                <w:color w:val="008080"/>
                <w:sz w:val="20"/>
                <w:szCs w:val="20"/>
                <w:highlight w:val="yellow"/>
              </w:rPr>
              <w:t>&gt;</w:t>
            </w:r>
          </w:p>
          <w:p w14:paraId="00931631" w14:textId="77777777"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14:paraId="25C7138B" w14:textId="77777777"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C1A82">
              <w:rPr>
                <w:rFonts w:eastAsia="Times New Roman" w:cstheme="minorHAnsi"/>
                <w:color w:val="008080"/>
                <w:sz w:val="20"/>
                <w:szCs w:val="20"/>
                <w:highlight w:val="yellow"/>
              </w:rPr>
              <w:t>&gt;</w:t>
            </w:r>
          </w:p>
          <w:p w14:paraId="614588BF" w14:textId="77777777"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C1A82">
              <w:rPr>
                <w:rFonts w:eastAsia="Times New Roman" w:cstheme="minorHAnsi"/>
                <w:color w:val="008080"/>
                <w:sz w:val="20"/>
                <w:szCs w:val="20"/>
                <w:highlight w:val="yellow"/>
              </w:rPr>
              <w:t>&gt;</w:t>
            </w:r>
            <w:r w:rsidRPr="00FC1A82">
              <w:rPr>
                <w:rFonts w:eastAsia="Times New Roman" w:cstheme="minorHAnsi"/>
                <w:color w:val="000000"/>
                <w:sz w:val="20"/>
                <w:szCs w:val="20"/>
                <w:highlight w:val="yellow"/>
              </w:rPr>
              <w:t xml:space="preserve"> </w:t>
            </w:r>
          </w:p>
          <w:p w14:paraId="439BF724" w14:textId="77777777"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input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type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"image"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src</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"https://www.paypal.com/en_US/i/btn/btn_xpressCheckout.gif"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alt</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 Express"</w:t>
            </w:r>
            <w:r w:rsidRPr="00FC1A82">
              <w:rPr>
                <w:rFonts w:eastAsia="Times New Roman" w:cstheme="minorHAnsi"/>
                <w:sz w:val="20"/>
                <w:szCs w:val="20"/>
                <w:highlight w:val="yellow"/>
              </w:rPr>
              <w:t xml:space="preserve"> </w:t>
            </w:r>
            <w:r w:rsidRPr="00FC1A82">
              <w:rPr>
                <w:rFonts w:eastAsia="Times New Roman" w:cstheme="minorHAnsi"/>
                <w:color w:val="008080"/>
                <w:sz w:val="20"/>
                <w:szCs w:val="20"/>
                <w:highlight w:val="yellow"/>
              </w:rPr>
              <w:t>/&gt;</w:t>
            </w:r>
          </w:p>
          <w:p w14:paraId="516509E0" w14:textId="77777777"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iselse</w:t>
            </w:r>
            <w:r w:rsidRPr="00FC1A82">
              <w:rPr>
                <w:rFonts w:eastAsia="Times New Roman" w:cstheme="minorHAnsi"/>
                <w:color w:val="008080"/>
                <w:sz w:val="20"/>
                <w:szCs w:val="20"/>
                <w:highlight w:val="yellow"/>
              </w:rPr>
              <w:t>&gt;</w:t>
            </w:r>
          </w:p>
          <w:p w14:paraId="2C38C280" w14:textId="77777777"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div</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"paypal-button-container-mini"</w:t>
            </w:r>
            <w:r w:rsidRPr="00FC1A82">
              <w:rPr>
                <w:rFonts w:eastAsia="Times New Roman" w:cstheme="minorHAnsi"/>
                <w:color w:val="008080"/>
                <w:sz w:val="20"/>
                <w:szCs w:val="20"/>
                <w:highlight w:val="yellow"/>
              </w:rPr>
              <w:t>&gt;&lt;/</w:t>
            </w:r>
            <w:r w:rsidRPr="00FC1A82">
              <w:rPr>
                <w:rFonts w:eastAsia="Times New Roman" w:cstheme="minorHAnsi"/>
                <w:color w:val="3F7F7F"/>
                <w:sz w:val="20"/>
                <w:szCs w:val="20"/>
                <w:highlight w:val="yellow"/>
              </w:rPr>
              <w:t>div</w:t>
            </w:r>
            <w:r w:rsidRPr="00FC1A82">
              <w:rPr>
                <w:rFonts w:eastAsia="Times New Roman" w:cstheme="minorHAnsi"/>
                <w:color w:val="008080"/>
                <w:sz w:val="20"/>
                <w:szCs w:val="20"/>
                <w:highlight w:val="yellow"/>
              </w:rPr>
              <w:t>&gt;</w:t>
            </w:r>
          </w:p>
          <w:p w14:paraId="188A6019" w14:textId="77777777"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14:paraId="0F957062" w14:textId="77777777"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14:paraId="73051626" w14:textId="77777777"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14:paraId="2AC3B59B" w14:textId="252F92A3" w:rsidR="007A1042" w:rsidRPr="00FC1A82" w:rsidRDefault="00FC1A82" w:rsidP="005C1822">
            <w:pPr>
              <w:pStyle w:val="BodyText"/>
            </w:pPr>
            <w:r w:rsidRPr="00FC1A82">
              <w:rPr>
                <w:color w:val="000000"/>
                <w:highlight w:val="yellow"/>
              </w:rPr>
              <w:tab/>
            </w:r>
            <w:r w:rsidRPr="00FC1A82">
              <w:rPr>
                <w:color w:val="000000"/>
                <w:highlight w:val="yellow"/>
              </w:rPr>
              <w:tab/>
            </w:r>
            <w:r w:rsidRPr="00FC1A82">
              <w:rPr>
                <w:color w:val="000000"/>
                <w:highlight w:val="yellow"/>
              </w:rPr>
              <w:tab/>
            </w:r>
            <w:r w:rsidRPr="00FC1A82">
              <w:rPr>
                <w:color w:val="008080"/>
                <w:highlight w:val="yellow"/>
              </w:rPr>
              <w:t>&lt;/</w:t>
            </w:r>
            <w:r w:rsidRPr="00FC1A82">
              <w:rPr>
                <w:highlight w:val="yellow"/>
              </w:rPr>
              <w:t>form</w:t>
            </w:r>
            <w:r w:rsidRPr="00FC1A82">
              <w:rPr>
                <w:color w:val="008080"/>
                <w:highlight w:val="yellow"/>
              </w:rPr>
              <w:t>&gt;</w:t>
            </w:r>
          </w:p>
        </w:tc>
      </w:tr>
    </w:tbl>
    <w:p w14:paraId="6A3F8934" w14:textId="77777777" w:rsidR="007A1042" w:rsidRDefault="007A1042" w:rsidP="005C1822">
      <w:pPr>
        <w:pStyle w:val="BodyText"/>
      </w:pPr>
    </w:p>
    <w:p w14:paraId="227F7CC3" w14:textId="77777777" w:rsidR="00B16364" w:rsidRDefault="00B16364" w:rsidP="00B16364">
      <w:pPr>
        <w:pStyle w:val="Heading4"/>
        <w:rPr>
          <w:rFonts w:asciiTheme="minorHAnsi" w:hAnsiTheme="minorHAnsi"/>
        </w:rPr>
      </w:pPr>
      <w:r w:rsidRPr="001303BF">
        <w:rPr>
          <w:rFonts w:asciiTheme="minorHAnsi" w:hAnsiTheme="minorHAnsi"/>
        </w:rPr>
        <w:t>Cart.isml</w:t>
      </w:r>
    </w:p>
    <w:p w14:paraId="0FE21BC3" w14:textId="77777777" w:rsidR="005F6FB9" w:rsidRDefault="005F6FB9" w:rsidP="005C1822">
      <w:pPr>
        <w:pStyle w:val="BodyText"/>
      </w:pPr>
      <w:r>
        <w:t>Add cubersource constants after API include section</w:t>
      </w:r>
    </w:p>
    <w:tbl>
      <w:tblPr>
        <w:tblStyle w:val="TableGrid"/>
        <w:tblW w:w="0" w:type="auto"/>
        <w:tblLook w:val="04A0" w:firstRow="1" w:lastRow="0" w:firstColumn="1" w:lastColumn="0" w:noHBand="0" w:noVBand="1"/>
      </w:tblPr>
      <w:tblGrid>
        <w:gridCol w:w="10296"/>
      </w:tblGrid>
      <w:tr w:rsidR="005F6FB9" w14:paraId="7D76C684" w14:textId="77777777" w:rsidTr="005F6FB9">
        <w:tc>
          <w:tcPr>
            <w:tcW w:w="10296" w:type="dxa"/>
          </w:tcPr>
          <w:p w14:paraId="704FAFED" w14:textId="77777777" w:rsidR="005F6FB9" w:rsidRPr="005F6FB9" w:rsidRDefault="005F6FB9" w:rsidP="005F6FB9">
            <w:pPr>
              <w:autoSpaceDE w:val="0"/>
              <w:autoSpaceDN w:val="0"/>
              <w:adjustRightInd w:val="0"/>
              <w:spacing w:after="0" w:line="240" w:lineRule="auto"/>
              <w:rPr>
                <w:rFonts w:eastAsia="Times New Roman" w:cs="Consolas"/>
                <w:sz w:val="20"/>
                <w:szCs w:val="20"/>
              </w:rPr>
            </w:pPr>
            <w:r w:rsidRPr="005F6FB9">
              <w:rPr>
                <w:rFonts w:eastAsia="Times New Roman" w:cs="Consolas"/>
                <w:color w:val="008080"/>
                <w:sz w:val="20"/>
                <w:szCs w:val="20"/>
              </w:rPr>
              <w:t>&lt;</w:t>
            </w:r>
            <w:r w:rsidRPr="005F6FB9">
              <w:rPr>
                <w:rFonts w:eastAsia="Times New Roman" w:cs="Consolas"/>
                <w:color w:val="3F7F7F"/>
                <w:sz w:val="20"/>
                <w:szCs w:val="20"/>
              </w:rPr>
              <w:t>isinclude</w:t>
            </w:r>
            <w:r w:rsidRPr="005F6FB9">
              <w:rPr>
                <w:rFonts w:eastAsia="Times New Roman" w:cs="Consolas"/>
                <w:color w:val="7F007F"/>
                <w:sz w:val="20"/>
                <w:szCs w:val="20"/>
              </w:rPr>
              <w:t>template</w:t>
            </w:r>
            <w:r w:rsidRPr="005F6FB9">
              <w:rPr>
                <w:rFonts w:eastAsia="Times New Roman" w:cs="Consolas"/>
                <w:color w:val="000000"/>
                <w:sz w:val="20"/>
                <w:szCs w:val="20"/>
              </w:rPr>
              <w:t>=</w:t>
            </w:r>
            <w:r w:rsidRPr="005F6FB9">
              <w:rPr>
                <w:rFonts w:eastAsia="Times New Roman" w:cs="Consolas"/>
                <w:i/>
                <w:iCs/>
                <w:color w:val="2A00FF"/>
                <w:sz w:val="20"/>
                <w:szCs w:val="20"/>
              </w:rPr>
              <w:t>"util/reporting/ReportBasket.isml"</w:t>
            </w:r>
            <w:r w:rsidRPr="005F6FB9">
              <w:rPr>
                <w:rFonts w:eastAsia="Times New Roman" w:cs="Consolas"/>
                <w:color w:val="008080"/>
                <w:sz w:val="20"/>
                <w:szCs w:val="20"/>
              </w:rPr>
              <w:t>/&gt;</w:t>
            </w:r>
          </w:p>
          <w:p w14:paraId="3C1CF7C1" w14:textId="77777777" w:rsidR="005F6FB9" w:rsidRPr="005F6FB9" w:rsidRDefault="005F6FB9" w:rsidP="005F6FB9">
            <w:pPr>
              <w:autoSpaceDE w:val="0"/>
              <w:autoSpaceDN w:val="0"/>
              <w:adjustRightInd w:val="0"/>
              <w:spacing w:after="0" w:line="240" w:lineRule="auto"/>
              <w:rPr>
                <w:rFonts w:eastAsia="Times New Roman" w:cs="Consolas"/>
                <w:sz w:val="20"/>
                <w:szCs w:val="20"/>
                <w:highlight w:val="yellow"/>
              </w:rPr>
            </w:pPr>
            <w:r w:rsidRPr="005F6FB9">
              <w:rPr>
                <w:rFonts w:eastAsia="Times New Roman" w:cs="Consolas"/>
                <w:color w:val="008080"/>
                <w:sz w:val="20"/>
                <w:szCs w:val="20"/>
                <w:highlight w:val="yellow"/>
              </w:rPr>
              <w:t>&lt;</w:t>
            </w:r>
            <w:r w:rsidRPr="005F6FB9">
              <w:rPr>
                <w:rFonts w:eastAsia="Times New Roman" w:cs="Consolas"/>
                <w:color w:val="3F7F7F"/>
                <w:sz w:val="20"/>
                <w:szCs w:val="20"/>
                <w:highlight w:val="yellow"/>
              </w:rPr>
              <w:t>isscript</w:t>
            </w:r>
            <w:r w:rsidRPr="005F6FB9">
              <w:rPr>
                <w:rFonts w:eastAsia="Times New Roman" w:cs="Consolas"/>
                <w:color w:val="008080"/>
                <w:sz w:val="20"/>
                <w:szCs w:val="20"/>
                <w:highlight w:val="yellow"/>
              </w:rPr>
              <w:t>&gt;</w:t>
            </w:r>
          </w:p>
          <w:p w14:paraId="3E598D3E" w14:textId="77777777" w:rsidR="005F6FB9" w:rsidRPr="005F6FB9" w:rsidRDefault="005F6FB9" w:rsidP="005F6FB9">
            <w:pPr>
              <w:autoSpaceDE w:val="0"/>
              <w:autoSpaceDN w:val="0"/>
              <w:adjustRightInd w:val="0"/>
              <w:spacing w:after="0" w:line="240" w:lineRule="auto"/>
              <w:rPr>
                <w:rFonts w:eastAsia="Times New Roman" w:cs="Consolas"/>
                <w:sz w:val="20"/>
                <w:szCs w:val="20"/>
                <w:highlight w:val="yellow"/>
              </w:rPr>
            </w:pPr>
            <w:r w:rsidRPr="005F6FB9">
              <w:rPr>
                <w:rFonts w:eastAsia="Times New Roman" w:cs="Consolas"/>
                <w:color w:val="000000"/>
                <w:sz w:val="20"/>
                <w:szCs w:val="20"/>
                <w:highlight w:val="yellow"/>
              </w:rPr>
              <w:tab/>
              <w:t>var CybersourceConstants = require('int_cybersource/cartridge/scripts/utils/CybersourceConstants');</w:t>
            </w:r>
          </w:p>
          <w:p w14:paraId="0C8C4D1B" w14:textId="77777777" w:rsidR="005F6FB9" w:rsidRDefault="005F6FB9" w:rsidP="005C1822">
            <w:pPr>
              <w:pStyle w:val="BodyText"/>
            </w:pPr>
            <w:r w:rsidRPr="005F6FB9">
              <w:rPr>
                <w:color w:val="008080"/>
                <w:highlight w:val="yellow"/>
              </w:rPr>
              <w:t>&lt;/</w:t>
            </w:r>
            <w:r w:rsidRPr="005F6FB9">
              <w:rPr>
                <w:highlight w:val="yellow"/>
              </w:rPr>
              <w:t>isscript</w:t>
            </w:r>
            <w:r w:rsidRPr="005F6FB9">
              <w:rPr>
                <w:color w:val="008080"/>
                <w:highlight w:val="yellow"/>
              </w:rPr>
              <w:t>&gt;</w:t>
            </w:r>
          </w:p>
        </w:tc>
      </w:tr>
    </w:tbl>
    <w:p w14:paraId="50AAC19E" w14:textId="77777777" w:rsidR="005F6FB9" w:rsidRPr="005F6FB9" w:rsidRDefault="005F6FB9" w:rsidP="005C1822">
      <w:pPr>
        <w:pStyle w:val="BodyText"/>
      </w:pPr>
    </w:p>
    <w:p w14:paraId="41D2BA6B" w14:textId="77777777" w:rsidR="00585261" w:rsidRDefault="00B16364" w:rsidP="005C1822">
      <w:pPr>
        <w:pStyle w:val="BodyText"/>
      </w:pPr>
      <w:r>
        <w:t xml:space="preserve">Add below lines </w:t>
      </w:r>
      <w:r w:rsidR="00585261">
        <w:t xml:space="preserve">of inside </w:t>
      </w:r>
      <w:r w:rsidR="00585261" w:rsidRPr="00585261">
        <w:t xml:space="preserve">&lt;div class="cart-actions </w:t>
      </w:r>
      <w:r w:rsidR="00585261">
        <w:t xml:space="preserve">&gt; and </w:t>
      </w:r>
      <w:r w:rsidR="00585261" w:rsidRPr="00585261">
        <w:t>&lt;div class="cart-actions cart-actions-top"&gt;</w:t>
      </w:r>
    </w:p>
    <w:tbl>
      <w:tblPr>
        <w:tblStyle w:val="TableGrid"/>
        <w:tblW w:w="0" w:type="auto"/>
        <w:tblLook w:val="04A0" w:firstRow="1" w:lastRow="0" w:firstColumn="1" w:lastColumn="0" w:noHBand="0" w:noVBand="1"/>
      </w:tblPr>
      <w:tblGrid>
        <w:gridCol w:w="10296"/>
      </w:tblGrid>
      <w:tr w:rsidR="00585261" w:rsidRPr="00F278B7" w14:paraId="68131922" w14:textId="77777777" w:rsidTr="00585261">
        <w:tc>
          <w:tcPr>
            <w:tcW w:w="10296" w:type="dxa"/>
          </w:tcPr>
          <w:p w14:paraId="4C46638D" w14:textId="5EFB98A7"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 cart-actions-top"</w:t>
            </w:r>
            <w:r w:rsidRPr="00F278B7">
              <w:rPr>
                <w:rFonts w:eastAsia="Times New Roman" w:cstheme="minorHAnsi"/>
                <w:color w:val="008080"/>
                <w:sz w:val="20"/>
                <w:szCs w:val="20"/>
              </w:rPr>
              <w:t>&gt;</w:t>
            </w:r>
          </w:p>
          <w:p w14:paraId="4365F968" w14:textId="77777777"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14:paraId="3A1DD4D0" w14:textId="3B588BFB"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ins w:id="1384" w:author="WIN764BIT" w:date="2017-08-31T14:13:00Z">
              <w:r w:rsidR="00F278B7" w:rsidRPr="00F278B7">
                <w:rPr>
                  <w:rFonts w:eastAsia="Times New Roman" w:cstheme="minorHAnsi"/>
                  <w:color w:val="008080"/>
                  <w:sz w:val="20"/>
                  <w:szCs w:val="20"/>
                  <w:highlight w:val="yellow"/>
                  <w:rPrChange w:id="1385" w:author="WIN764BIT" w:date="2017-08-31T14:14:00Z">
                    <w:rPr>
                      <w:rFonts w:ascii="Consolas" w:eastAsia="Times New Roman" w:hAnsi="Consolas" w:cs="Consolas"/>
                      <w:color w:val="008080"/>
                      <w:sz w:val="20"/>
                      <w:szCs w:val="20"/>
                    </w:rPr>
                  </w:rPrChange>
                </w:rPr>
                <w:t>&lt;</w:t>
              </w:r>
              <w:r w:rsidR="00F278B7" w:rsidRPr="00F278B7">
                <w:rPr>
                  <w:rFonts w:eastAsia="Times New Roman" w:cstheme="minorHAnsi"/>
                  <w:color w:val="3F7F7F"/>
                  <w:sz w:val="20"/>
                  <w:szCs w:val="20"/>
                  <w:highlight w:val="yellow"/>
                  <w:rPrChange w:id="1386" w:author="WIN764BIT" w:date="2017-08-31T14:14:00Z">
                    <w:rPr>
                      <w:rFonts w:ascii="Consolas" w:eastAsia="Times New Roman" w:hAnsi="Consolas" w:cs="Consolas"/>
                      <w:color w:val="3F7F7F"/>
                      <w:sz w:val="20"/>
                      <w:szCs w:val="20"/>
                    </w:rPr>
                  </w:rPrChange>
                </w:rPr>
                <w:t>form</w:t>
              </w:r>
              <w:r w:rsidR="00F278B7" w:rsidRPr="00F278B7">
                <w:rPr>
                  <w:rFonts w:eastAsia="Times New Roman" w:cstheme="minorHAnsi"/>
                  <w:sz w:val="20"/>
                  <w:szCs w:val="20"/>
                  <w:highlight w:val="yellow"/>
                  <w:rPrChange w:id="1387" w:author="WIN764BIT" w:date="2017-08-31T14:14:00Z">
                    <w:rPr>
                      <w:rFonts w:ascii="Consolas" w:eastAsia="Times New Roman" w:hAnsi="Consolas" w:cs="Consolas"/>
                      <w:sz w:val="20"/>
                      <w:szCs w:val="20"/>
                    </w:rPr>
                  </w:rPrChange>
                </w:rPr>
                <w:t xml:space="preserve"> </w:t>
              </w:r>
              <w:r w:rsidR="00F278B7" w:rsidRPr="00F278B7">
                <w:rPr>
                  <w:rFonts w:eastAsia="Times New Roman" w:cstheme="minorHAnsi"/>
                  <w:color w:val="7F007F"/>
                  <w:sz w:val="20"/>
                  <w:szCs w:val="20"/>
                  <w:highlight w:val="yellow"/>
                  <w:rPrChange w:id="1388" w:author="WIN764BIT" w:date="2017-08-31T14:14:00Z">
                    <w:rPr>
                      <w:rFonts w:ascii="Consolas" w:eastAsia="Times New Roman" w:hAnsi="Consolas" w:cs="Consolas"/>
                      <w:color w:val="7F007F"/>
                      <w:sz w:val="20"/>
                      <w:szCs w:val="20"/>
                    </w:rPr>
                  </w:rPrChange>
                </w:rPr>
                <w:t>class</w:t>
              </w:r>
              <w:r w:rsidR="00F278B7" w:rsidRPr="00F278B7">
                <w:rPr>
                  <w:rFonts w:eastAsia="Times New Roman" w:cstheme="minorHAnsi"/>
                  <w:color w:val="000000"/>
                  <w:sz w:val="20"/>
                  <w:szCs w:val="20"/>
                  <w:highlight w:val="yellow"/>
                  <w:rPrChange w:id="1389" w:author="WIN764BIT" w:date="2017-08-31T14:14:00Z">
                    <w:rPr>
                      <w:rFonts w:ascii="Consolas" w:eastAsia="Times New Roman" w:hAnsi="Consolas" w:cs="Consolas"/>
                      <w:color w:val="000000"/>
                      <w:sz w:val="20"/>
                      <w:szCs w:val="20"/>
                    </w:rPr>
                  </w:rPrChange>
                </w:rPr>
                <w:t>=</w:t>
              </w:r>
              <w:r w:rsidR="00F278B7" w:rsidRPr="00F278B7">
                <w:rPr>
                  <w:rFonts w:eastAsia="Times New Roman" w:cstheme="minorHAnsi"/>
                  <w:i/>
                  <w:iCs/>
                  <w:color w:val="2A00FF"/>
                  <w:sz w:val="20"/>
                  <w:szCs w:val="20"/>
                  <w:highlight w:val="yellow"/>
                  <w:rPrChange w:id="1390" w:author="WIN764BIT" w:date="2017-08-31T14:14:00Z">
                    <w:rPr>
                      <w:rFonts w:ascii="Consolas" w:eastAsia="Times New Roman" w:hAnsi="Consolas" w:cs="Consolas"/>
                      <w:i/>
                      <w:iCs/>
                      <w:color w:val="2A00FF"/>
                      <w:sz w:val="20"/>
                      <w:szCs w:val="20"/>
                    </w:rPr>
                  </w:rPrChange>
                </w:rPr>
                <w:t>"cart-action-checkout"</w:t>
              </w:r>
              <w:r w:rsidR="00F278B7" w:rsidRPr="00F278B7">
                <w:rPr>
                  <w:rFonts w:eastAsia="Times New Roman" w:cstheme="minorHAnsi"/>
                  <w:color w:val="7F007F"/>
                  <w:sz w:val="20"/>
                  <w:szCs w:val="20"/>
                  <w:highlight w:val="yellow"/>
                  <w:rPrChange w:id="1391" w:author="WIN764BIT" w:date="2017-08-31T14:14:00Z">
                    <w:rPr>
                      <w:rFonts w:ascii="Consolas" w:eastAsia="Times New Roman" w:hAnsi="Consolas" w:cs="Consolas"/>
                      <w:color w:val="7F007F"/>
                      <w:sz w:val="20"/>
                      <w:szCs w:val="20"/>
                    </w:rPr>
                  </w:rPrChange>
                </w:rPr>
                <w:t>action</w:t>
              </w:r>
              <w:r w:rsidR="00F278B7" w:rsidRPr="00F278B7">
                <w:rPr>
                  <w:rFonts w:eastAsia="Times New Roman" w:cstheme="minorHAnsi"/>
                  <w:color w:val="000000"/>
                  <w:sz w:val="20"/>
                  <w:szCs w:val="20"/>
                  <w:highlight w:val="yellow"/>
                  <w:rPrChange w:id="1392" w:author="WIN764BIT" w:date="2017-08-31T14:14:00Z">
                    <w:rPr>
                      <w:rFonts w:ascii="Consolas" w:eastAsia="Times New Roman" w:hAnsi="Consolas" w:cs="Consolas"/>
                      <w:color w:val="000000"/>
                      <w:sz w:val="20"/>
                      <w:szCs w:val="20"/>
                    </w:rPr>
                  </w:rPrChange>
                </w:rPr>
                <w:t>=</w:t>
              </w:r>
              <w:r w:rsidR="00F278B7" w:rsidRPr="00F278B7">
                <w:rPr>
                  <w:rFonts w:eastAsia="Times New Roman" w:cstheme="minorHAnsi"/>
                  <w:i/>
                  <w:iCs/>
                  <w:color w:val="2A00FF"/>
                  <w:sz w:val="20"/>
                  <w:szCs w:val="20"/>
                  <w:highlight w:val="yellow"/>
                  <w:rPrChange w:id="1393" w:author="WIN764BIT" w:date="2017-08-31T14:14:00Z">
                    <w:rPr>
                      <w:rFonts w:ascii="Consolas" w:eastAsia="Times New Roman" w:hAnsi="Consolas" w:cs="Consolas"/>
                      <w:i/>
                      <w:iCs/>
                      <w:color w:val="2A00FF"/>
                      <w:sz w:val="20"/>
                      <w:szCs w:val="20"/>
                    </w:rPr>
                  </w:rPrChange>
                </w:rPr>
                <w:t>"${URLUtils.continueURL()}"</w:t>
              </w:r>
              <w:r w:rsidR="00F278B7" w:rsidRPr="00F278B7">
                <w:rPr>
                  <w:rFonts w:eastAsia="Times New Roman" w:cstheme="minorHAnsi"/>
                  <w:color w:val="7F007F"/>
                  <w:sz w:val="20"/>
                  <w:szCs w:val="20"/>
                  <w:highlight w:val="yellow"/>
                  <w:rPrChange w:id="1394" w:author="WIN764BIT" w:date="2017-08-31T14:14:00Z">
                    <w:rPr>
                      <w:rFonts w:ascii="Consolas" w:eastAsia="Times New Roman" w:hAnsi="Consolas" w:cs="Consolas"/>
                      <w:color w:val="7F007F"/>
                      <w:sz w:val="20"/>
                      <w:szCs w:val="20"/>
                    </w:rPr>
                  </w:rPrChange>
                </w:rPr>
                <w:t>method</w:t>
              </w:r>
              <w:r w:rsidR="00F278B7" w:rsidRPr="00F278B7">
                <w:rPr>
                  <w:rFonts w:eastAsia="Times New Roman" w:cstheme="minorHAnsi"/>
                  <w:color w:val="000000"/>
                  <w:sz w:val="20"/>
                  <w:szCs w:val="20"/>
                  <w:highlight w:val="yellow"/>
                  <w:rPrChange w:id="1395" w:author="WIN764BIT" w:date="2017-08-31T14:14:00Z">
                    <w:rPr>
                      <w:rFonts w:ascii="Consolas" w:eastAsia="Times New Roman" w:hAnsi="Consolas" w:cs="Consolas"/>
                      <w:color w:val="000000"/>
                      <w:sz w:val="20"/>
                      <w:szCs w:val="20"/>
                    </w:rPr>
                  </w:rPrChange>
                </w:rPr>
                <w:t>=</w:t>
              </w:r>
              <w:r w:rsidR="00F278B7" w:rsidRPr="00F278B7">
                <w:rPr>
                  <w:rFonts w:eastAsia="Times New Roman" w:cstheme="minorHAnsi"/>
                  <w:i/>
                  <w:iCs/>
                  <w:color w:val="2A00FF"/>
                  <w:sz w:val="20"/>
                  <w:szCs w:val="20"/>
                  <w:highlight w:val="yellow"/>
                  <w:rPrChange w:id="1396" w:author="WIN764BIT" w:date="2017-08-31T14:14:00Z">
                    <w:rPr>
                      <w:rFonts w:ascii="Consolas" w:eastAsia="Times New Roman" w:hAnsi="Consolas" w:cs="Consolas"/>
                      <w:i/>
                      <w:iCs/>
                      <w:color w:val="2A00FF"/>
                      <w:sz w:val="20"/>
                      <w:szCs w:val="20"/>
                    </w:rPr>
                  </w:rPrChange>
                </w:rPr>
                <w:t>"post"</w:t>
              </w:r>
              <w:r w:rsidR="00F278B7" w:rsidRPr="00F278B7">
                <w:rPr>
                  <w:rFonts w:eastAsia="Times New Roman" w:cstheme="minorHAnsi"/>
                  <w:color w:val="7F007F"/>
                  <w:sz w:val="20"/>
                  <w:szCs w:val="20"/>
                  <w:highlight w:val="yellow"/>
                  <w:rPrChange w:id="1397" w:author="WIN764BIT" w:date="2017-08-31T14:14:00Z">
                    <w:rPr>
                      <w:rFonts w:ascii="Consolas" w:eastAsia="Times New Roman" w:hAnsi="Consolas" w:cs="Consolas"/>
                      <w:color w:val="7F007F"/>
                      <w:sz w:val="20"/>
                      <w:szCs w:val="20"/>
                    </w:rPr>
                  </w:rPrChange>
                </w:rPr>
                <w:t>name</w:t>
              </w:r>
              <w:r w:rsidR="00F278B7" w:rsidRPr="00F278B7">
                <w:rPr>
                  <w:rFonts w:eastAsia="Times New Roman" w:cstheme="minorHAnsi"/>
                  <w:color w:val="000000"/>
                  <w:sz w:val="20"/>
                  <w:szCs w:val="20"/>
                  <w:highlight w:val="yellow"/>
                  <w:rPrChange w:id="1398" w:author="WIN764BIT" w:date="2017-08-31T14:14:00Z">
                    <w:rPr>
                      <w:rFonts w:ascii="Consolas" w:eastAsia="Times New Roman" w:hAnsi="Consolas" w:cs="Consolas"/>
                      <w:color w:val="000000"/>
                      <w:sz w:val="20"/>
                      <w:szCs w:val="20"/>
                    </w:rPr>
                  </w:rPrChange>
                </w:rPr>
                <w:t>=</w:t>
              </w:r>
              <w:r w:rsidR="00F278B7" w:rsidRPr="00F278B7">
                <w:rPr>
                  <w:rFonts w:eastAsia="Times New Roman" w:cstheme="minorHAnsi"/>
                  <w:i/>
                  <w:iCs/>
                  <w:color w:val="2A00FF"/>
                  <w:sz w:val="20"/>
                  <w:szCs w:val="20"/>
                  <w:highlight w:val="yellow"/>
                  <w:rPrChange w:id="1399" w:author="WIN764BIT" w:date="2017-08-31T14:14:00Z">
                    <w:rPr>
                      <w:rFonts w:ascii="Consolas" w:eastAsia="Times New Roman" w:hAnsi="Consolas" w:cs="Consolas"/>
                      <w:i/>
                      <w:iCs/>
                      <w:color w:val="2A00FF"/>
                      <w:sz w:val="20"/>
                      <w:szCs w:val="20"/>
                    </w:rPr>
                  </w:rPrChange>
                </w:rPr>
                <w:t>"${pdict.CurrentForms.cart.dynamicHtmlName}"</w:t>
              </w:r>
              <w:r w:rsidR="00F278B7" w:rsidRPr="00F278B7">
                <w:rPr>
                  <w:rFonts w:eastAsia="Times New Roman" w:cstheme="minorHAnsi"/>
                  <w:color w:val="7F007F"/>
                  <w:sz w:val="20"/>
                  <w:szCs w:val="20"/>
                  <w:highlight w:val="yellow"/>
                  <w:rPrChange w:id="1400" w:author="WIN764BIT" w:date="2017-08-31T14:14:00Z">
                    <w:rPr>
                      <w:rFonts w:ascii="Consolas" w:eastAsia="Times New Roman" w:hAnsi="Consolas" w:cs="Consolas"/>
                      <w:color w:val="7F007F"/>
                      <w:sz w:val="20"/>
                      <w:szCs w:val="20"/>
                    </w:rPr>
                  </w:rPrChange>
                </w:rPr>
                <w:t>id</w:t>
              </w:r>
              <w:r w:rsidR="00F278B7" w:rsidRPr="00F278B7">
                <w:rPr>
                  <w:rFonts w:eastAsia="Times New Roman" w:cstheme="minorHAnsi"/>
                  <w:color w:val="000000"/>
                  <w:sz w:val="20"/>
                  <w:szCs w:val="20"/>
                  <w:highlight w:val="yellow"/>
                  <w:rPrChange w:id="1401" w:author="WIN764BIT" w:date="2017-08-31T14:14:00Z">
                    <w:rPr>
                      <w:rFonts w:ascii="Consolas" w:eastAsia="Times New Roman" w:hAnsi="Consolas" w:cs="Consolas"/>
                      <w:color w:val="000000"/>
                      <w:sz w:val="20"/>
                      <w:szCs w:val="20"/>
                    </w:rPr>
                  </w:rPrChange>
                </w:rPr>
                <w:t>=</w:t>
              </w:r>
              <w:r w:rsidR="00F278B7" w:rsidRPr="00F278B7">
                <w:rPr>
                  <w:rFonts w:eastAsia="Times New Roman" w:cstheme="minorHAnsi"/>
                  <w:i/>
                  <w:iCs/>
                  <w:color w:val="2A00FF"/>
                  <w:sz w:val="20"/>
                  <w:szCs w:val="20"/>
                  <w:highlight w:val="yellow"/>
                  <w:rPrChange w:id="1402" w:author="WIN764BIT" w:date="2017-08-31T14:14:00Z">
                    <w:rPr>
                      <w:rFonts w:ascii="Consolas" w:eastAsia="Times New Roman" w:hAnsi="Consolas" w:cs="Consolas"/>
                      <w:i/>
                      <w:iCs/>
                      <w:color w:val="2A00FF"/>
                      <w:sz w:val="20"/>
                      <w:szCs w:val="20"/>
                    </w:rPr>
                  </w:rPrChange>
                </w:rPr>
                <w:t>"checkout-form"</w:t>
              </w:r>
              <w:r w:rsidR="00F278B7" w:rsidRPr="00F278B7">
                <w:rPr>
                  <w:rFonts w:eastAsia="Times New Roman" w:cstheme="minorHAnsi"/>
                  <w:color w:val="008080"/>
                  <w:sz w:val="20"/>
                  <w:szCs w:val="20"/>
                  <w:highlight w:val="yellow"/>
                  <w:rPrChange w:id="1403" w:author="WIN764BIT" w:date="2017-08-31T14:14:00Z">
                    <w:rPr>
                      <w:rFonts w:ascii="Consolas" w:eastAsia="Times New Roman" w:hAnsi="Consolas" w:cs="Consolas"/>
                      <w:color w:val="008080"/>
                      <w:sz w:val="20"/>
                      <w:szCs w:val="20"/>
                    </w:rPr>
                  </w:rPrChange>
                </w:rPr>
                <w:t>&gt;</w:t>
              </w:r>
            </w:ins>
          </w:p>
          <w:p w14:paraId="2579F4B9" w14:textId="77777777"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14:paraId="52AE29C8" w14:textId="5E1D3A2C"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14:paraId="7E85CFEB" w14:textId="01EF13DA"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14:paraId="6E866AA5" w14:textId="77777777"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14:paraId="35B63AF2" w14:textId="77777777"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14:paraId="2B002B42" w14:textId="77777777"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p>
          <w:p w14:paraId="6E3F2930" w14:textId="77777777" w:rsidR="00F278B7" w:rsidRPr="007F3647" w:rsidRDefault="00585261" w:rsidP="00F278B7">
            <w:pPr>
              <w:autoSpaceDE w:val="0"/>
              <w:autoSpaceDN w:val="0"/>
              <w:adjustRightInd w:val="0"/>
              <w:spacing w:after="0" w:line="240" w:lineRule="auto"/>
              <w:rPr>
                <w:rFonts w:eastAsia="Times New Roman" w:cs="Consolas"/>
                <w:sz w:val="20"/>
                <w:szCs w:val="20"/>
                <w:highlight w:val="yellow"/>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7F3647">
              <w:rPr>
                <w:rFonts w:eastAsia="Times New Roman" w:cs="Consolas"/>
                <w:color w:val="008080"/>
                <w:sz w:val="20"/>
                <w:szCs w:val="20"/>
                <w:highlight w:val="yellow"/>
              </w:rPr>
              <w:t>&lt;</w:t>
            </w:r>
            <w:r w:rsidR="00F278B7" w:rsidRPr="007F3647">
              <w:rPr>
                <w:rFonts w:eastAsia="Times New Roman" w:cs="Consolas"/>
                <w:color w:val="3F7F7F"/>
                <w:sz w:val="20"/>
                <w:szCs w:val="20"/>
                <w:highlight w:val="yellow"/>
              </w:rPr>
              <w:t>isif</w:t>
            </w:r>
            <w:r w:rsidR="00F278B7" w:rsidRPr="007F3647">
              <w:rPr>
                <w:rFonts w:eastAsia="Times New Roman" w:cs="Consolas"/>
                <w:sz w:val="20"/>
                <w:szCs w:val="20"/>
                <w:highlight w:val="yellow"/>
              </w:rPr>
              <w:t xml:space="preserve"> </w:t>
            </w:r>
            <w:r w:rsidR="00F278B7" w:rsidRPr="007F3647">
              <w:rPr>
                <w:rFonts w:eastAsia="Times New Roman" w:cs="Consolas"/>
                <w:color w:val="7F007F"/>
                <w:sz w:val="20"/>
                <w:szCs w:val="20"/>
                <w:highlight w:val="yellow"/>
              </w:rPr>
              <w:t>condition</w:t>
            </w:r>
            <w:r w:rsidR="00F278B7" w:rsidRPr="007F3647">
              <w:rPr>
                <w:rFonts w:eastAsia="Times New Roman" w:cs="Consolas"/>
                <w:color w:val="000000"/>
                <w:sz w:val="20"/>
                <w:szCs w:val="20"/>
                <w:highlight w:val="yellow"/>
              </w:rPr>
              <w:t>=</w:t>
            </w:r>
            <w:r w:rsidR="00F278B7" w:rsidRPr="007F3647">
              <w:rPr>
                <w:rFonts w:eastAsia="Times New Roman" w:cs="Consolas"/>
                <w:i/>
                <w:iCs/>
                <w:color w:val="2A00FF"/>
                <w:sz w:val="20"/>
                <w:szCs w:val="20"/>
                <w:highlight w:val="yellow"/>
              </w:rPr>
              <w:t>"${dw.order.PaymentMgr.getPaymentMethod(CybersourceConstants.METHOD_PAYPAL).isActive() &amp;&amp;  dw.system.Site.current.getCustomPreferenceValue('CsEnableExpressPaypal')==true}"</w:t>
            </w:r>
            <w:r w:rsidR="00F278B7" w:rsidRPr="007F3647">
              <w:rPr>
                <w:rFonts w:eastAsia="Times New Roman" w:cs="Consolas"/>
                <w:color w:val="008080"/>
                <w:sz w:val="20"/>
                <w:szCs w:val="20"/>
                <w:highlight w:val="yellow"/>
              </w:rPr>
              <w:t>&gt;</w:t>
            </w:r>
          </w:p>
          <w:p w14:paraId="081C0C3A" w14:textId="77777777"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lastRenderedPageBreak/>
              <w:t>condition</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"${dw.system.Site.getCurrent().getCustomPreferenceValue('payPalBillingAgreements') &amp;&amp; !empty(pdict.CurrentCustomer.profile) &amp;&amp; !empty(pdict.CurrentCustomer.profile.custom.billingAgreementID)}"</w:t>
            </w:r>
            <w:r w:rsidRPr="007F3647">
              <w:rPr>
                <w:rFonts w:eastAsia="Times New Roman" w:cs="Consolas"/>
                <w:color w:val="008080"/>
                <w:sz w:val="20"/>
                <w:szCs w:val="20"/>
                <w:highlight w:val="yellow"/>
              </w:rPr>
              <w:t>&gt;</w:t>
            </w:r>
            <w:r w:rsidRPr="007F3647">
              <w:rPr>
                <w:rFonts w:eastAsia="Times New Roman" w:cs="Consolas"/>
                <w:color w:val="000000"/>
                <w:sz w:val="20"/>
                <w:szCs w:val="20"/>
                <w:highlight w:val="yellow"/>
              </w:rPr>
              <w:t xml:space="preserve"> </w:t>
            </w:r>
          </w:p>
          <w:p w14:paraId="370DD53A" w14:textId="77777777"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input</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type</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"image"</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src</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"https://www.paypal.com/en_US/i/btn/btn_xpressCheckout.gif"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alt</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 Express"</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"billingAgreementExpressCheckout"</w:t>
            </w:r>
            <w:r w:rsidRPr="007F3647">
              <w:rPr>
                <w:rFonts w:eastAsia="Times New Roman" w:cs="Consolas"/>
                <w:color w:val="008080"/>
                <w:sz w:val="20"/>
                <w:szCs w:val="20"/>
                <w:highlight w:val="yellow"/>
              </w:rPr>
              <w:t>/&gt;</w:t>
            </w:r>
          </w:p>
          <w:p w14:paraId="28B9E8D7" w14:textId="77777777"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iselse</w:t>
            </w:r>
            <w:r w:rsidRPr="007F3647">
              <w:rPr>
                <w:rFonts w:eastAsia="Times New Roman" w:cs="Consolas"/>
                <w:color w:val="008080"/>
                <w:sz w:val="20"/>
                <w:szCs w:val="20"/>
                <w:highlight w:val="yellow"/>
              </w:rPr>
              <w:t>&gt;</w:t>
            </w:r>
          </w:p>
          <w:p w14:paraId="7F26409D" w14:textId="77777777"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div</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"paypal-button-container-cart2"</w:t>
            </w:r>
            <w:r w:rsidRPr="007F3647">
              <w:rPr>
                <w:rFonts w:eastAsia="Times New Roman" w:cs="Consolas"/>
                <w:color w:val="008080"/>
                <w:sz w:val="20"/>
                <w:szCs w:val="20"/>
                <w:highlight w:val="yellow"/>
              </w:rPr>
              <w:t>&gt;&lt;/</w:t>
            </w:r>
            <w:r w:rsidRPr="007F3647">
              <w:rPr>
                <w:rFonts w:eastAsia="Times New Roman" w:cs="Consolas"/>
                <w:color w:val="3F7F7F"/>
                <w:sz w:val="20"/>
                <w:szCs w:val="20"/>
                <w:highlight w:val="yellow"/>
              </w:rPr>
              <w:t>div</w:t>
            </w:r>
            <w:r w:rsidRPr="007F3647">
              <w:rPr>
                <w:rFonts w:eastAsia="Times New Roman" w:cs="Consolas"/>
                <w:color w:val="008080"/>
                <w:sz w:val="20"/>
                <w:szCs w:val="20"/>
                <w:highlight w:val="yellow"/>
              </w:rPr>
              <w:t>&gt;</w:t>
            </w:r>
          </w:p>
          <w:p w14:paraId="7989D64B" w14:textId="77777777"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color w:val="008080"/>
                <w:sz w:val="20"/>
                <w:szCs w:val="20"/>
                <w:highlight w:val="yellow"/>
              </w:rPr>
              <w:t>&gt;</w:t>
            </w:r>
          </w:p>
          <w:p w14:paraId="0FCA89BF" w14:textId="37EF06D7" w:rsidR="00585261" w:rsidRPr="00F278B7" w:rsidRDefault="00F278B7" w:rsidP="005C1822">
            <w:pPr>
              <w:pStyle w:val="BodyText"/>
              <w:rPr>
                <w:rFonts w:cstheme="minorHAnsi"/>
              </w:rPr>
            </w:pP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color w:val="008080"/>
                <w:highlight w:val="yellow"/>
              </w:rPr>
              <w:t>&lt;/</w:t>
            </w:r>
            <w:r w:rsidRPr="007F3647">
              <w:rPr>
                <w:color w:val="3F7F7F"/>
                <w:highlight w:val="yellow"/>
              </w:rPr>
              <w:t>isif</w:t>
            </w:r>
            <w:r w:rsidRPr="007F3647">
              <w:rPr>
                <w:color w:val="008080"/>
                <w:highlight w:val="yellow"/>
              </w:rPr>
              <w:t>&gt;</w:t>
            </w:r>
          </w:p>
        </w:tc>
      </w:tr>
    </w:tbl>
    <w:p w14:paraId="3FB828C2" w14:textId="77777777" w:rsidR="00585261" w:rsidRPr="001303BF" w:rsidRDefault="00585261" w:rsidP="005C1822">
      <w:pPr>
        <w:pStyle w:val="BodyText"/>
      </w:pPr>
    </w:p>
    <w:tbl>
      <w:tblPr>
        <w:tblStyle w:val="TableGrid"/>
        <w:tblW w:w="0" w:type="auto"/>
        <w:tblLook w:val="04A0" w:firstRow="1" w:lastRow="0" w:firstColumn="1" w:lastColumn="0" w:noHBand="0" w:noVBand="1"/>
      </w:tblPr>
      <w:tblGrid>
        <w:gridCol w:w="10296"/>
      </w:tblGrid>
      <w:tr w:rsidR="00177B5B" w:rsidRPr="00F278B7" w14:paraId="1FACBE81" w14:textId="77777777" w:rsidTr="00177B5B">
        <w:tc>
          <w:tcPr>
            <w:tcW w:w="10296" w:type="dxa"/>
          </w:tcPr>
          <w:p w14:paraId="6015579A" w14:textId="77777777"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w:t>
            </w:r>
            <w:r w:rsidRPr="00F278B7">
              <w:rPr>
                <w:rFonts w:eastAsia="Times New Roman" w:cstheme="minorHAnsi"/>
                <w:color w:val="008080"/>
                <w:sz w:val="20"/>
                <w:szCs w:val="20"/>
              </w:rPr>
              <w:t>&gt;</w:t>
            </w:r>
          </w:p>
          <w:p w14:paraId="2DCE8A22" w14:textId="77777777" w:rsidR="00F278B7" w:rsidRPr="00F278B7" w:rsidRDefault="00F278B7" w:rsidP="00F278B7">
            <w:pPr>
              <w:autoSpaceDE w:val="0"/>
              <w:autoSpaceDN w:val="0"/>
              <w:adjustRightInd w:val="0"/>
              <w:spacing w:after="0" w:line="240" w:lineRule="auto"/>
              <w:rPr>
                <w:rFonts w:eastAsia="Times New Roman" w:cstheme="minorHAnsi"/>
                <w:sz w:val="20"/>
                <w:szCs w:val="20"/>
              </w:rPr>
            </w:pPr>
          </w:p>
          <w:p w14:paraId="6796165D" w14:textId="77777777"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14:paraId="03E4C9BA" w14:textId="77777777"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form</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"cart-action-checkout"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action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"${URLUtils.continueURL()}"</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method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"post"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name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"${pdict.CurrentForms.cart.dynamicHtmlName}"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id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"checkout-form"</w:t>
            </w:r>
            <w:r w:rsidRPr="00F278B7">
              <w:rPr>
                <w:rFonts w:eastAsia="Times New Roman" w:cstheme="minorHAnsi"/>
                <w:color w:val="008080"/>
                <w:sz w:val="20"/>
                <w:szCs w:val="20"/>
                <w:highlight w:val="yellow"/>
              </w:rPr>
              <w:t>&gt;</w:t>
            </w:r>
          </w:p>
          <w:p w14:paraId="7B1B932C" w14:textId="77777777"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14:paraId="6BE9FE6F" w14:textId="77777777"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Pr="00F278B7">
              <w:rPr>
                <w:rFonts w:eastAsia="Times New Roman" w:cstheme="minorHAnsi"/>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14:paraId="0AD2E77B" w14:textId="77777777"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Pr="00F278B7">
              <w:rPr>
                <w:rFonts w:eastAsia="Times New Roman" w:cstheme="minorHAnsi"/>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Pr="00F278B7">
              <w:rPr>
                <w:rFonts w:eastAsia="Times New Roman" w:cstheme="minorHAnsi"/>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Pr="00F278B7">
              <w:rPr>
                <w:rFonts w:eastAsia="Times New Roman" w:cstheme="minorHAnsi"/>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14:paraId="58071699" w14:textId="77777777"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14:paraId="22FADF46" w14:textId="77777777"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14:paraId="0D54454B" w14:textId="77777777"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14:paraId="74F2FEF2" w14:textId="77777777"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t xml:space="preserve"> </w:t>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278B7">
              <w:rPr>
                <w:rFonts w:eastAsia="Times New Roman" w:cstheme="minorHAnsi"/>
                <w:color w:val="008080"/>
                <w:sz w:val="20"/>
                <w:szCs w:val="20"/>
                <w:highlight w:val="yellow"/>
              </w:rPr>
              <w:t>&gt;</w:t>
            </w:r>
          </w:p>
          <w:p w14:paraId="292B8CAA" w14:textId="77777777"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278B7">
              <w:rPr>
                <w:rFonts w:eastAsia="Times New Roman" w:cstheme="minorHAnsi"/>
                <w:color w:val="008080"/>
                <w:sz w:val="20"/>
                <w:szCs w:val="20"/>
                <w:highlight w:val="yellow"/>
              </w:rPr>
              <w:t>&gt;</w:t>
            </w:r>
            <w:r w:rsidRPr="00F278B7">
              <w:rPr>
                <w:rFonts w:eastAsia="Times New Roman" w:cstheme="minorHAnsi"/>
                <w:color w:val="000000"/>
                <w:sz w:val="20"/>
                <w:szCs w:val="20"/>
                <w:highlight w:val="yellow"/>
              </w:rPr>
              <w:t xml:space="preserve"> </w:t>
            </w:r>
          </w:p>
          <w:p w14:paraId="06C02E40" w14:textId="77777777"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input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type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"image"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src</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"https://www.paypal.com/en_US/i/btn/btn_xpressCheckout.gif"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alt</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 Express"</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"billingAgreementExpressCheckout"</w:t>
            </w:r>
            <w:r w:rsidRPr="00F278B7">
              <w:rPr>
                <w:rFonts w:eastAsia="Times New Roman" w:cstheme="minorHAnsi"/>
                <w:color w:val="008080"/>
                <w:sz w:val="20"/>
                <w:szCs w:val="20"/>
                <w:highlight w:val="yellow"/>
              </w:rPr>
              <w:t>/&gt;</w:t>
            </w:r>
          </w:p>
          <w:p w14:paraId="15BB1496" w14:textId="77777777"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iselse</w:t>
            </w:r>
            <w:r w:rsidRPr="00F278B7">
              <w:rPr>
                <w:rFonts w:eastAsia="Times New Roman" w:cstheme="minorHAnsi"/>
                <w:color w:val="008080"/>
                <w:sz w:val="20"/>
                <w:szCs w:val="20"/>
                <w:highlight w:val="yellow"/>
              </w:rPr>
              <w:t>&gt;</w:t>
            </w:r>
          </w:p>
          <w:p w14:paraId="45116EF9" w14:textId="77777777"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div</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"paypal-button-container-cart1"</w:t>
            </w:r>
            <w:r w:rsidRPr="00F278B7">
              <w:rPr>
                <w:rFonts w:eastAsia="Times New Roman" w:cstheme="minorHAnsi"/>
                <w:color w:val="008080"/>
                <w:sz w:val="20"/>
                <w:szCs w:val="20"/>
                <w:highlight w:val="yellow"/>
              </w:rPr>
              <w:t>&gt;&lt;/</w:t>
            </w:r>
            <w:r w:rsidRPr="00F278B7">
              <w:rPr>
                <w:rFonts w:eastAsia="Times New Roman" w:cstheme="minorHAnsi"/>
                <w:color w:val="3F7F7F"/>
                <w:sz w:val="20"/>
                <w:szCs w:val="20"/>
                <w:highlight w:val="yellow"/>
              </w:rPr>
              <w:t>div</w:t>
            </w:r>
            <w:r w:rsidRPr="00F278B7">
              <w:rPr>
                <w:rFonts w:eastAsia="Times New Roman" w:cstheme="minorHAnsi"/>
                <w:color w:val="008080"/>
                <w:sz w:val="20"/>
                <w:szCs w:val="20"/>
                <w:highlight w:val="yellow"/>
              </w:rPr>
              <w:t>&gt;</w:t>
            </w:r>
          </w:p>
          <w:p w14:paraId="48DB0DF0" w14:textId="77777777"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color w:val="008080"/>
                <w:sz w:val="20"/>
                <w:szCs w:val="20"/>
                <w:highlight w:val="yellow"/>
              </w:rPr>
              <w:t>&gt;</w:t>
            </w:r>
          </w:p>
          <w:p w14:paraId="16B294F8" w14:textId="77777777"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14:paraId="318A3F57" w14:textId="5C09AD55" w:rsidR="00177B5B" w:rsidRPr="00F278B7" w:rsidRDefault="00F278B7" w:rsidP="005C1822">
            <w:pPr>
              <w:pStyle w:val="BodyText"/>
            </w:pP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color w:val="008080"/>
                <w:highlight w:val="yellow"/>
              </w:rPr>
              <w:t>&lt;/</w:t>
            </w:r>
            <w:r w:rsidRPr="00F278B7">
              <w:rPr>
                <w:color w:val="3F7F7F"/>
                <w:highlight w:val="yellow"/>
              </w:rPr>
              <w:t>isif</w:t>
            </w:r>
            <w:r w:rsidRPr="00F278B7">
              <w:rPr>
                <w:color w:val="008080"/>
                <w:highlight w:val="yellow"/>
              </w:rPr>
              <w:t>&gt;</w:t>
            </w:r>
          </w:p>
        </w:tc>
      </w:tr>
    </w:tbl>
    <w:p w14:paraId="411522CB" w14:textId="77777777" w:rsidR="00B16364" w:rsidRDefault="00B16364" w:rsidP="005C1822">
      <w:pPr>
        <w:pStyle w:val="BodyText"/>
      </w:pPr>
    </w:p>
    <w:p w14:paraId="62E4ADF8" w14:textId="77777777" w:rsidR="00B16364" w:rsidRPr="00E3342B" w:rsidRDefault="00B16364" w:rsidP="00B16364">
      <w:pPr>
        <w:pStyle w:val="Heading4"/>
        <w:rPr>
          <w:rFonts w:asciiTheme="minorHAnsi" w:hAnsiTheme="minorHAnsi"/>
        </w:rPr>
      </w:pPr>
      <w:r w:rsidRPr="00E3342B">
        <w:rPr>
          <w:rFonts w:asciiTheme="minorHAnsi" w:hAnsiTheme="minorHAnsi"/>
        </w:rPr>
        <w:t>Resources.ds</w:t>
      </w:r>
    </w:p>
    <w:p w14:paraId="79F2F655" w14:textId="77777777" w:rsidR="00B16364" w:rsidRDefault="00B16364" w:rsidP="005C1822">
      <w:pPr>
        <w:pStyle w:val="BodyText"/>
      </w:pPr>
      <w:r>
        <w:t xml:space="preserve">Add below urls in urls json object under </w:t>
      </w:r>
      <w:r w:rsidRPr="00E3342B">
        <w:t>ResourceHelper.getUrls</w:t>
      </w:r>
      <w:r>
        <w:t xml:space="preserve"> method.</w:t>
      </w:r>
    </w:p>
    <w:tbl>
      <w:tblPr>
        <w:tblStyle w:val="TableGrid"/>
        <w:tblW w:w="0" w:type="auto"/>
        <w:tblLook w:val="04A0" w:firstRow="1" w:lastRow="0" w:firstColumn="1" w:lastColumn="0" w:noHBand="0" w:noVBand="1"/>
      </w:tblPr>
      <w:tblGrid>
        <w:gridCol w:w="10296"/>
      </w:tblGrid>
      <w:tr w:rsidR="00B16364" w14:paraId="47E43584" w14:textId="77777777" w:rsidTr="00634BE4">
        <w:tc>
          <w:tcPr>
            <w:tcW w:w="10296" w:type="dxa"/>
          </w:tcPr>
          <w:p w14:paraId="4F1762DC" w14:textId="262C2FC6" w:rsidR="00F278B7" w:rsidRDefault="00F278B7" w:rsidP="00634BE4">
            <w:pPr>
              <w:autoSpaceDE w:val="0"/>
              <w:autoSpaceDN w:val="0"/>
              <w:adjustRightInd w:val="0"/>
              <w:spacing w:after="0" w:line="240" w:lineRule="auto"/>
              <w:rPr>
                <w:rFonts w:eastAsia="Times New Roman" w:cs="Consolas"/>
                <w:color w:val="000000"/>
                <w:sz w:val="20"/>
                <w:szCs w:val="20"/>
              </w:rPr>
            </w:pPr>
            <w:r>
              <w:rPr>
                <w:rFonts w:eastAsia="Times New Roman" w:cs="Consolas"/>
                <w:color w:val="000000"/>
                <w:sz w:val="20"/>
                <w:szCs w:val="20"/>
              </w:rPr>
              <w:t>,</w:t>
            </w:r>
          </w:p>
          <w:p w14:paraId="78E102A7" w14:textId="77777777"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paypalinitsession</w:t>
            </w:r>
            <w:r w:rsidRPr="00961E2E">
              <w:rPr>
                <w:rFonts w:eastAsia="Times New Roman" w:cs="Consolas"/>
                <w:color w:val="000000"/>
                <w:sz w:val="20"/>
                <w:szCs w:val="20"/>
              </w:rPr>
              <w:tab/>
              <w:t>: URLUtils.url(</w:t>
            </w:r>
            <w:r w:rsidRPr="00961E2E">
              <w:rPr>
                <w:rFonts w:eastAsia="Times New Roman" w:cs="Consolas"/>
                <w:color w:val="2A00FF"/>
                <w:sz w:val="20"/>
                <w:szCs w:val="20"/>
              </w:rPr>
              <w:t>'CYBPaypal-InitiatePaypalExpress'</w:t>
            </w:r>
            <w:r w:rsidRPr="00961E2E">
              <w:rPr>
                <w:rFonts w:eastAsia="Times New Roman" w:cs="Consolas"/>
                <w:color w:val="000000"/>
                <w:sz w:val="20"/>
                <w:szCs w:val="20"/>
              </w:rPr>
              <w:t>).toString(),</w:t>
            </w:r>
          </w:p>
          <w:p w14:paraId="6B2FB089" w14:textId="77777777"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paypalcallback</w:t>
            </w:r>
            <w:r w:rsidRPr="00961E2E">
              <w:rPr>
                <w:rFonts w:eastAsia="Times New Roman" w:cs="Consolas"/>
                <w:color w:val="000000"/>
                <w:sz w:val="20"/>
                <w:szCs w:val="20"/>
              </w:rPr>
              <w:tab/>
              <w:t>: URLUtils.https(</w:t>
            </w:r>
            <w:r w:rsidRPr="00961E2E">
              <w:rPr>
                <w:rFonts w:eastAsia="Times New Roman" w:cs="Consolas"/>
                <w:color w:val="2A00FF"/>
                <w:sz w:val="20"/>
                <w:szCs w:val="20"/>
              </w:rPr>
              <w:t>'CYBPaypal-SessionCallback'</w:t>
            </w:r>
            <w:r w:rsidRPr="00961E2E">
              <w:rPr>
                <w:rFonts w:eastAsia="Times New Roman" w:cs="Consolas"/>
                <w:color w:val="000000"/>
                <w:sz w:val="20"/>
                <w:szCs w:val="20"/>
              </w:rPr>
              <w:t>).toString(),</w:t>
            </w:r>
          </w:p>
          <w:p w14:paraId="1F9458F4" w14:textId="77777777"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billingagreement</w:t>
            </w:r>
            <w:r w:rsidRPr="00961E2E">
              <w:rPr>
                <w:rFonts w:eastAsia="Times New Roman" w:cs="Consolas"/>
                <w:color w:val="000000"/>
                <w:sz w:val="20"/>
                <w:szCs w:val="20"/>
              </w:rPr>
              <w:tab/>
              <w:t>:  URLUtils.https(</w:t>
            </w:r>
            <w:r w:rsidRPr="00961E2E">
              <w:rPr>
                <w:rFonts w:eastAsia="Times New Roman" w:cs="Consolas"/>
                <w:color w:val="2A00FF"/>
                <w:sz w:val="20"/>
                <w:szCs w:val="20"/>
              </w:rPr>
              <w:t>'CYBPaypal-BillingAgreement'</w:t>
            </w:r>
            <w:r w:rsidRPr="00961E2E">
              <w:rPr>
                <w:rFonts w:eastAsia="Times New Roman" w:cs="Consolas"/>
                <w:color w:val="000000"/>
                <w:sz w:val="20"/>
                <w:szCs w:val="20"/>
              </w:rPr>
              <w:t>).toString(),</w:t>
            </w:r>
          </w:p>
          <w:p w14:paraId="192552BF" w14:textId="77777777" w:rsidR="00B16364" w:rsidRDefault="00B16364" w:rsidP="005C1822">
            <w:pPr>
              <w:pStyle w:val="BodyText"/>
            </w:pPr>
            <w:r w:rsidRPr="00961E2E">
              <w:t>orderreview         : URLUtils.https(</w:t>
            </w:r>
            <w:r w:rsidRPr="00961E2E">
              <w:rPr>
                <w:color w:val="2A00FF"/>
              </w:rPr>
              <w:t>'COSummary-Start'</w:t>
            </w:r>
            <w:r w:rsidRPr="00961E2E">
              <w:t>).toString()</w:t>
            </w:r>
          </w:p>
        </w:tc>
      </w:tr>
    </w:tbl>
    <w:p w14:paraId="18E5D169" w14:textId="77777777" w:rsidR="00B16364" w:rsidRDefault="00B16364" w:rsidP="005C1822">
      <w:pPr>
        <w:pStyle w:val="BodyText"/>
      </w:pPr>
    </w:p>
    <w:p w14:paraId="439F756C" w14:textId="77777777" w:rsidR="00B16364" w:rsidRDefault="00B16364" w:rsidP="005C1822">
      <w:pPr>
        <w:pStyle w:val="BodyText"/>
      </w:pPr>
      <w:r>
        <w:lastRenderedPageBreak/>
        <w:t xml:space="preserve">Add below preference in json object under </w:t>
      </w:r>
      <w:r w:rsidRPr="00E3342B">
        <w:t>ResourceHelper.getPreferences</w:t>
      </w:r>
      <w:r>
        <w:t xml:space="preserve"> method</w:t>
      </w:r>
    </w:p>
    <w:tbl>
      <w:tblPr>
        <w:tblStyle w:val="TableGrid"/>
        <w:tblW w:w="0" w:type="auto"/>
        <w:tblLook w:val="04A0" w:firstRow="1" w:lastRow="0" w:firstColumn="1" w:lastColumn="0" w:noHBand="0" w:noVBand="1"/>
      </w:tblPr>
      <w:tblGrid>
        <w:gridCol w:w="10296"/>
      </w:tblGrid>
      <w:tr w:rsidR="00B16364" w14:paraId="60019286" w14:textId="77777777" w:rsidTr="00634BE4">
        <w:tc>
          <w:tcPr>
            <w:tcW w:w="10296" w:type="dxa"/>
          </w:tcPr>
          <w:p w14:paraId="0831934D" w14:textId="7CFEE23A" w:rsidR="00F278B7" w:rsidRDefault="00F278B7" w:rsidP="005C1822">
            <w:pPr>
              <w:pStyle w:val="BodyText"/>
            </w:pPr>
            <w:r>
              <w:t>,</w:t>
            </w:r>
          </w:p>
          <w:p w14:paraId="576886A0" w14:textId="77777777" w:rsidR="00B16364" w:rsidRPr="00961E2E" w:rsidRDefault="00B16364" w:rsidP="005C1822">
            <w:pPr>
              <w:pStyle w:val="BodyText"/>
            </w:pPr>
            <w:r w:rsidRPr="00961E2E">
              <w:t>ISPAYPALENABLED : (dw.order.PaymentMgr.getPaymentMethod('PAYPAL').isActive() &amp;&amp;Site.getCurrent().getCustomPreferenceValue(</w:t>
            </w:r>
            <w:r w:rsidRPr="00961E2E">
              <w:rPr>
                <w:color w:val="2A00FF"/>
              </w:rPr>
              <w:t>'CsEnableExpressPaypal'</w:t>
            </w:r>
            <w:r w:rsidRPr="00961E2E">
              <w:t>)?true:false)</w:t>
            </w:r>
          </w:p>
        </w:tc>
      </w:tr>
    </w:tbl>
    <w:p w14:paraId="375EF5D2" w14:textId="77777777" w:rsidR="00AE2BB9" w:rsidRPr="00E3342B" w:rsidRDefault="00AE2BB9" w:rsidP="00AE2BB9">
      <w:pPr>
        <w:pStyle w:val="Heading4"/>
        <w:rPr>
          <w:rFonts w:asciiTheme="minorHAnsi" w:hAnsiTheme="minorHAnsi"/>
        </w:rPr>
      </w:pPr>
      <w:r>
        <w:rPr>
          <w:rFonts w:asciiTheme="minorHAnsi" w:hAnsiTheme="minorHAnsi"/>
        </w:rPr>
        <w:t>Checkout.properties</w:t>
      </w:r>
    </w:p>
    <w:p w14:paraId="51095CA5" w14:textId="77777777" w:rsidR="00AE2BB9" w:rsidRDefault="00AE2BB9" w:rsidP="005C1822">
      <w:pPr>
        <w:pStyle w:val="BodyText"/>
      </w:pPr>
      <w:r>
        <w:t xml:space="preserve">Add </w:t>
      </w:r>
      <w:r w:rsidRPr="00AE2BB9">
        <w:t xml:space="preserve">billingagreement message for </w:t>
      </w:r>
      <w:r w:rsidR="000B6A3D" w:rsidRPr="00AE2BB9">
        <w:t>PayPal</w:t>
      </w:r>
      <w:r>
        <w:t>.</w:t>
      </w:r>
    </w:p>
    <w:tbl>
      <w:tblPr>
        <w:tblStyle w:val="TableGrid"/>
        <w:tblW w:w="0" w:type="auto"/>
        <w:tblLook w:val="04A0" w:firstRow="1" w:lastRow="0" w:firstColumn="1" w:lastColumn="0" w:noHBand="0" w:noVBand="1"/>
      </w:tblPr>
      <w:tblGrid>
        <w:gridCol w:w="10296"/>
      </w:tblGrid>
      <w:tr w:rsidR="00AE2BB9" w14:paraId="675C6CFE" w14:textId="77777777" w:rsidTr="00B7432F">
        <w:tc>
          <w:tcPr>
            <w:tcW w:w="10296" w:type="dxa"/>
          </w:tcPr>
          <w:p w14:paraId="6F33FA3C" w14:textId="77777777" w:rsidR="00AE2BB9" w:rsidRPr="00961E2E" w:rsidRDefault="00AE2BB9" w:rsidP="00AE2BB9">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billing.selectcreditcard=</w:t>
            </w:r>
            <w:r w:rsidRPr="00961E2E">
              <w:rPr>
                <w:rFonts w:eastAsia="Times New Roman" w:cs="Consolas"/>
                <w:color w:val="2A00FF"/>
                <w:sz w:val="20"/>
                <w:szCs w:val="20"/>
              </w:rPr>
              <w:t>SelectCreditCard</w:t>
            </w:r>
          </w:p>
          <w:p w14:paraId="3813B6E6" w14:textId="77777777" w:rsidR="00AE2BB9" w:rsidRDefault="00AE2BB9" w:rsidP="005C1822">
            <w:pPr>
              <w:pStyle w:val="BodyText"/>
            </w:pPr>
            <w:r w:rsidRPr="00961E2E">
              <w:rPr>
                <w:highlight w:val="yellow"/>
              </w:rPr>
              <w:t>billing.billingagreement=</w:t>
            </w:r>
            <w:r w:rsidRPr="00961E2E">
              <w:rPr>
                <w:color w:val="2A00FF"/>
                <w:highlight w:val="yellow"/>
              </w:rPr>
              <w:t>CreateBillingAgreement</w:t>
            </w:r>
          </w:p>
        </w:tc>
      </w:tr>
    </w:tbl>
    <w:p w14:paraId="5FCE4B80" w14:textId="77777777" w:rsidR="00B16364" w:rsidRDefault="00B16364" w:rsidP="005C1822">
      <w:pPr>
        <w:pStyle w:val="BodyText"/>
      </w:pPr>
    </w:p>
    <w:p w14:paraId="083357AD" w14:textId="77777777" w:rsidR="00B16364" w:rsidRDefault="00B16364" w:rsidP="00B16364">
      <w:pPr>
        <w:pStyle w:val="Heading4"/>
        <w:rPr>
          <w:rFonts w:asciiTheme="minorHAnsi" w:hAnsiTheme="minorHAnsi"/>
        </w:rPr>
      </w:pPr>
      <w:r w:rsidRPr="000B3DE4">
        <w:rPr>
          <w:rFonts w:asciiTheme="minorHAnsi" w:hAnsiTheme="minorHAnsi"/>
        </w:rPr>
        <w:t>Paymentmethod</w:t>
      </w:r>
      <w:r w:rsidR="00FE574B">
        <w:rPr>
          <w:rFonts w:asciiTheme="minorHAnsi" w:hAnsiTheme="minorHAnsi"/>
        </w:rPr>
        <w:t>s</w:t>
      </w:r>
      <w:r w:rsidRPr="000B3DE4">
        <w:rPr>
          <w:rFonts w:asciiTheme="minorHAnsi" w:hAnsiTheme="minorHAnsi"/>
        </w:rPr>
        <w:t>.isml</w:t>
      </w:r>
    </w:p>
    <w:p w14:paraId="34B74A16" w14:textId="77777777" w:rsidR="00B16364" w:rsidRPr="000B3DE4" w:rsidRDefault="007A1042" w:rsidP="005C1822">
      <w:pPr>
        <w:pStyle w:val="BodyText"/>
      </w:pPr>
      <w:r>
        <w:t>Include cubersource constant at API include section</w:t>
      </w:r>
    </w:p>
    <w:tbl>
      <w:tblPr>
        <w:tblStyle w:val="TableGrid"/>
        <w:tblW w:w="0" w:type="auto"/>
        <w:tblLook w:val="04A0" w:firstRow="1" w:lastRow="0" w:firstColumn="1" w:lastColumn="0" w:noHBand="0" w:noVBand="1"/>
      </w:tblPr>
      <w:tblGrid>
        <w:gridCol w:w="10296"/>
      </w:tblGrid>
      <w:tr w:rsidR="00B16364" w14:paraId="3E9AE481" w14:textId="77777777" w:rsidTr="00634BE4">
        <w:tc>
          <w:tcPr>
            <w:tcW w:w="10296" w:type="dxa"/>
          </w:tcPr>
          <w:p w14:paraId="76A1F758" w14:textId="26D2D910" w:rsidR="00B16364" w:rsidRPr="00F278B7" w:rsidRDefault="00D96F63" w:rsidP="005C1822">
            <w:pPr>
              <w:pStyle w:val="BodyText"/>
              <w:rPr>
                <w:highlight w:val="yellow"/>
              </w:rPr>
            </w:pPr>
            <w:ins w:id="1404" w:author="WIN764BIT" w:date="2017-08-31T14:31:00Z">
              <w:r w:rsidRPr="00D96F63">
                <w:rPr>
                  <w:highlight w:val="yellow"/>
                </w:rPr>
                <w:t>C</w:t>
              </w:r>
            </w:ins>
            <w:ins w:id="1405" w:author="WIN764BIT" w:date="2017-08-31T14:30:00Z">
              <w:r w:rsidRPr="00D96F63">
                <w:rPr>
                  <w:highlight w:val="yellow"/>
                </w:rPr>
                <w:t>hanges are aleady covered  under custom code &gt; generic section-&gt; paymentmethods.isml</w:t>
              </w:r>
            </w:ins>
          </w:p>
        </w:tc>
      </w:tr>
    </w:tbl>
    <w:p w14:paraId="573CF451" w14:textId="77777777" w:rsidR="00B16364" w:rsidRDefault="00B16364" w:rsidP="005C1822">
      <w:pPr>
        <w:pStyle w:val="BodyText"/>
      </w:pPr>
    </w:p>
    <w:p w14:paraId="58759DE4" w14:textId="77777777" w:rsidR="00B16364" w:rsidRDefault="00B16364" w:rsidP="00B16364">
      <w:pPr>
        <w:pStyle w:val="Heading4"/>
        <w:rPr>
          <w:rFonts w:asciiTheme="minorHAnsi" w:hAnsiTheme="minorHAnsi"/>
        </w:rPr>
      </w:pPr>
      <w:r w:rsidRPr="005C354E">
        <w:rPr>
          <w:rFonts w:asciiTheme="minorHAnsi" w:hAnsiTheme="minorHAnsi"/>
        </w:rPr>
        <w:t>PAYPAL_EXPRESS.js</w:t>
      </w:r>
    </w:p>
    <w:p w14:paraId="33372532" w14:textId="77777777" w:rsidR="00B16364" w:rsidRPr="005C354E" w:rsidRDefault="009B5526" w:rsidP="005C1822">
      <w:pPr>
        <w:pStyle w:val="BodyText"/>
      </w:pPr>
      <w:r>
        <w:t xml:space="preserve">Include Cybersource constants at API include section </w:t>
      </w:r>
    </w:p>
    <w:tbl>
      <w:tblPr>
        <w:tblStyle w:val="TableGrid"/>
        <w:tblW w:w="0" w:type="auto"/>
        <w:tblLook w:val="04A0" w:firstRow="1" w:lastRow="0" w:firstColumn="1" w:lastColumn="0" w:noHBand="0" w:noVBand="1"/>
      </w:tblPr>
      <w:tblGrid>
        <w:gridCol w:w="10296"/>
      </w:tblGrid>
      <w:tr w:rsidR="00B16364" w14:paraId="7D1868CD" w14:textId="77777777" w:rsidTr="00634BE4">
        <w:tc>
          <w:tcPr>
            <w:tcW w:w="10296" w:type="dxa"/>
          </w:tcPr>
          <w:p w14:paraId="55B6A237" w14:textId="77777777" w:rsidR="00F278B7" w:rsidRPr="00C94C3C" w:rsidRDefault="00F278B7" w:rsidP="00F278B7">
            <w:pPr>
              <w:autoSpaceDE w:val="0"/>
              <w:autoSpaceDN w:val="0"/>
              <w:adjustRightInd w:val="0"/>
              <w:spacing w:after="0" w:line="240" w:lineRule="auto"/>
              <w:rPr>
                <w:ins w:id="1406" w:author="WIN764BIT" w:date="2017-08-31T14:41:00Z"/>
                <w:rFonts w:eastAsia="Times New Roman" w:cs="Consolas"/>
                <w:sz w:val="20"/>
                <w:szCs w:val="20"/>
                <w:highlight w:val="yellow"/>
                <w:rPrChange w:id="1407" w:author="WIN764BIT" w:date="2017-08-31T14:42:00Z">
                  <w:rPr>
                    <w:ins w:id="1408" w:author="WIN764BIT" w:date="2017-08-31T14:41:00Z"/>
                    <w:rFonts w:ascii="Consolas" w:eastAsia="Times New Roman" w:hAnsi="Consolas" w:cs="Consolas"/>
                    <w:sz w:val="20"/>
                    <w:szCs w:val="20"/>
                  </w:rPr>
                </w:rPrChange>
              </w:rPr>
            </w:pPr>
            <w:ins w:id="1409" w:author="WIN764BIT" w:date="2017-08-31T14:41:00Z">
              <w:r w:rsidRPr="00C94C3C">
                <w:rPr>
                  <w:rFonts w:eastAsia="Times New Roman" w:cs="Consolas"/>
                  <w:b/>
                  <w:bCs/>
                  <w:color w:val="7F0055"/>
                  <w:sz w:val="20"/>
                  <w:szCs w:val="20"/>
                  <w:highlight w:val="yellow"/>
                  <w:rPrChange w:id="1410" w:author="WIN764BIT" w:date="2017-08-31T14:42:00Z">
                    <w:rPr>
                      <w:rFonts w:ascii="Consolas" w:eastAsia="Times New Roman" w:hAnsi="Consolas" w:cs="Consolas"/>
                      <w:b/>
                      <w:bCs/>
                      <w:color w:val="7F0055"/>
                      <w:sz w:val="20"/>
                      <w:szCs w:val="20"/>
                    </w:rPr>
                  </w:rPrChange>
                </w:rPr>
                <w:t>var</w:t>
              </w:r>
              <w:r w:rsidRPr="00C94C3C">
                <w:rPr>
                  <w:rFonts w:eastAsia="Times New Roman" w:cs="Consolas"/>
                  <w:color w:val="000000"/>
                  <w:sz w:val="20"/>
                  <w:szCs w:val="20"/>
                  <w:highlight w:val="yellow"/>
                  <w:rPrChange w:id="1411" w:author="WIN764BIT" w:date="2017-08-31T14:42:00Z">
                    <w:rPr>
                      <w:rFonts w:ascii="Consolas" w:eastAsia="Times New Roman" w:hAnsi="Consolas" w:cs="Consolas"/>
                      <w:color w:val="000000"/>
                      <w:sz w:val="20"/>
                      <w:szCs w:val="20"/>
                    </w:rPr>
                  </w:rPrChange>
                </w:rPr>
                <w:t xml:space="preserve"> CybersourceConstants = require(</w:t>
              </w:r>
              <w:r w:rsidRPr="00C94C3C">
                <w:rPr>
                  <w:rFonts w:eastAsia="Times New Roman" w:cs="Consolas"/>
                  <w:color w:val="2A00FF"/>
                  <w:sz w:val="20"/>
                  <w:szCs w:val="20"/>
                  <w:highlight w:val="yellow"/>
                  <w:rPrChange w:id="1412" w:author="WIN764BIT" w:date="2017-08-31T14:42:00Z">
                    <w:rPr>
                      <w:rFonts w:ascii="Consolas" w:eastAsia="Times New Roman" w:hAnsi="Consolas" w:cs="Consolas"/>
                      <w:color w:val="2A00FF"/>
                      <w:sz w:val="20"/>
                      <w:szCs w:val="20"/>
                    </w:rPr>
                  </w:rPrChange>
                </w:rPr>
                <w:t>'int_cybersource/cartridge/scripts/utils/CybersourceConstants'</w:t>
              </w:r>
              <w:r w:rsidRPr="00C94C3C">
                <w:rPr>
                  <w:rFonts w:eastAsia="Times New Roman" w:cs="Consolas"/>
                  <w:color w:val="000000"/>
                  <w:sz w:val="20"/>
                  <w:szCs w:val="20"/>
                  <w:highlight w:val="yellow"/>
                  <w:rPrChange w:id="1413" w:author="WIN764BIT" w:date="2017-08-31T14:42:00Z">
                    <w:rPr>
                      <w:rFonts w:ascii="Consolas" w:eastAsia="Times New Roman" w:hAnsi="Consolas" w:cs="Consolas"/>
                      <w:color w:val="000000"/>
                      <w:sz w:val="20"/>
                      <w:szCs w:val="20"/>
                    </w:rPr>
                  </w:rPrChange>
                </w:rPr>
                <w:t>);</w:t>
              </w:r>
            </w:ins>
          </w:p>
          <w:p w14:paraId="659AC22F" w14:textId="5A7A08E5" w:rsidR="00B16364" w:rsidRDefault="00F278B7" w:rsidP="005C1822">
            <w:pPr>
              <w:pStyle w:val="BodyText"/>
            </w:pPr>
            <w:ins w:id="1414" w:author="WIN764BIT" w:date="2017-08-31T14:41:00Z">
              <w:r w:rsidRPr="00C94C3C">
                <w:rPr>
                  <w:b/>
                  <w:color w:val="7F0055"/>
                  <w:highlight w:val="yellow"/>
                  <w:rPrChange w:id="1415" w:author="WIN764BIT" w:date="2017-08-31T14:42:00Z">
                    <w:rPr>
                      <w:rFonts w:ascii="Consolas" w:eastAsia="Times New Roman" w:hAnsi="Consolas" w:cs="Consolas"/>
                      <w:b/>
                      <w:bCs w:val="0"/>
                      <w:color w:val="7F0055"/>
                      <w:sz w:val="20"/>
                      <w:szCs w:val="20"/>
                    </w:rPr>
                  </w:rPrChange>
                </w:rPr>
                <w:t>var</w:t>
              </w:r>
              <w:r w:rsidRPr="00C94C3C">
                <w:rPr>
                  <w:highlight w:val="yellow"/>
                  <w:rPrChange w:id="1416" w:author="WIN764BIT" w:date="2017-08-31T14:42:00Z">
                    <w:rPr>
                      <w:rFonts w:ascii="Consolas" w:eastAsia="Times New Roman" w:hAnsi="Consolas" w:cs="Consolas"/>
                      <w:color w:val="000000"/>
                      <w:sz w:val="20"/>
                      <w:szCs w:val="20"/>
                    </w:rPr>
                  </w:rPrChange>
                </w:rPr>
                <w:t xml:space="preserve"> CommonHelper = require(CybersourceConstants.CS_CORE_SCRIPT+</w:t>
              </w:r>
              <w:r w:rsidRPr="00C94C3C">
                <w:rPr>
                  <w:color w:val="2A00FF"/>
                  <w:highlight w:val="yellow"/>
                  <w:rPrChange w:id="1417" w:author="WIN764BIT" w:date="2017-08-31T14:42:00Z">
                    <w:rPr>
                      <w:rFonts w:ascii="Consolas" w:eastAsia="Times New Roman" w:hAnsi="Consolas" w:cs="Consolas"/>
                      <w:color w:val="2A00FF"/>
                      <w:sz w:val="20"/>
                      <w:szCs w:val="20"/>
                    </w:rPr>
                  </w:rPrChange>
                </w:rPr>
                <w:t>'helper/CommonHelper'</w:t>
              </w:r>
              <w:r w:rsidRPr="00C94C3C">
                <w:rPr>
                  <w:highlight w:val="yellow"/>
                  <w:rPrChange w:id="1418" w:author="WIN764BIT" w:date="2017-08-31T14:42:00Z">
                    <w:rPr>
                      <w:rFonts w:ascii="Consolas" w:eastAsia="Times New Roman" w:hAnsi="Consolas" w:cs="Consolas"/>
                      <w:color w:val="000000"/>
                      <w:sz w:val="20"/>
                      <w:szCs w:val="20"/>
                    </w:rPr>
                  </w:rPrChange>
                </w:rPr>
                <w:t>);</w:t>
              </w:r>
            </w:ins>
          </w:p>
        </w:tc>
      </w:tr>
    </w:tbl>
    <w:p w14:paraId="2C79779C" w14:textId="77777777" w:rsidR="00B16364" w:rsidRPr="005C354E" w:rsidRDefault="00B16364" w:rsidP="005C1822">
      <w:pPr>
        <w:pStyle w:val="BodyText"/>
      </w:pPr>
    </w:p>
    <w:p w14:paraId="4AEE6E51" w14:textId="77777777" w:rsidR="00B16364" w:rsidRDefault="00B16364" w:rsidP="005C1822">
      <w:pPr>
        <w:pStyle w:val="BodyText"/>
      </w:pPr>
      <w:r>
        <w:t xml:space="preserve">Replace below code with the code in Handle method </w:t>
      </w:r>
    </w:p>
    <w:tbl>
      <w:tblPr>
        <w:tblStyle w:val="TableGrid"/>
        <w:tblW w:w="0" w:type="auto"/>
        <w:tblLook w:val="04A0" w:firstRow="1" w:lastRow="0" w:firstColumn="1" w:lastColumn="0" w:noHBand="0" w:noVBand="1"/>
      </w:tblPr>
      <w:tblGrid>
        <w:gridCol w:w="10296"/>
      </w:tblGrid>
      <w:tr w:rsidR="00B16364" w14:paraId="5C47E447" w14:textId="77777777" w:rsidTr="00634BE4">
        <w:tc>
          <w:tcPr>
            <w:tcW w:w="10296" w:type="dxa"/>
          </w:tcPr>
          <w:p w14:paraId="380B00AE" w14:textId="77777777"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Handle(args) {</w:t>
            </w:r>
          </w:p>
          <w:p w14:paraId="1925D23A" w14:textId="77777777"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b/>
                <w:bCs/>
                <w:color w:val="7F0055"/>
                <w:sz w:val="20"/>
                <w:szCs w:val="20"/>
              </w:rPr>
              <w:t>var</w:t>
            </w:r>
            <w:r w:rsidRPr="009B5526">
              <w:rPr>
                <w:rFonts w:eastAsia="Times New Roman" w:cs="Consolas"/>
                <w:color w:val="000000"/>
                <w:sz w:val="20"/>
                <w:szCs w:val="20"/>
              </w:rPr>
              <w:t xml:space="preserve"> cart = Cart.get(args.Basket);</w:t>
            </w:r>
          </w:p>
          <w:p w14:paraId="5AFECBB1" w14:textId="77777777" w:rsidR="00B16364" w:rsidRPr="009B5526" w:rsidRDefault="00B16364" w:rsidP="00634BE4">
            <w:pPr>
              <w:autoSpaceDE w:val="0"/>
              <w:autoSpaceDN w:val="0"/>
              <w:adjustRightInd w:val="0"/>
              <w:spacing w:after="0" w:line="240" w:lineRule="auto"/>
              <w:rPr>
                <w:rFonts w:eastAsia="Times New Roman" w:cs="Consolas"/>
                <w:sz w:val="20"/>
                <w:szCs w:val="20"/>
              </w:rPr>
            </w:pPr>
          </w:p>
          <w:p w14:paraId="7BD93038" w14:textId="77777777"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color w:val="000000"/>
                <w:sz w:val="20"/>
                <w:szCs w:val="20"/>
              </w:rPr>
              <w:t xml:space="preserve">    Transaction.wrap(</w:t>
            </w: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 {</w:t>
            </w:r>
          </w:p>
          <w:p w14:paraId="3C673C0F" w14:textId="77777777" w:rsidR="00F278B7" w:rsidRPr="000F3EDB" w:rsidRDefault="00F278B7" w:rsidP="00F278B7">
            <w:pPr>
              <w:autoSpaceDE w:val="0"/>
              <w:autoSpaceDN w:val="0"/>
              <w:adjustRightInd w:val="0"/>
              <w:spacing w:after="0" w:line="240" w:lineRule="auto"/>
              <w:rPr>
                <w:ins w:id="1419" w:author="WIN764BIT" w:date="2017-08-31T14:42:00Z"/>
                <w:rFonts w:eastAsia="Times New Roman" w:cs="Consolas"/>
                <w:sz w:val="20"/>
                <w:szCs w:val="20"/>
                <w:highlight w:val="yellow"/>
                <w:rPrChange w:id="1420" w:author="WIN764BIT" w:date="2017-08-31T14:43:00Z">
                  <w:rPr>
                    <w:ins w:id="1421" w:author="WIN764BIT" w:date="2017-08-31T14:42:00Z"/>
                    <w:rFonts w:ascii="Consolas" w:eastAsia="Times New Roman" w:hAnsi="Consolas" w:cs="Consolas"/>
                    <w:sz w:val="20"/>
                    <w:szCs w:val="20"/>
                  </w:rPr>
                </w:rPrChange>
              </w:rPr>
            </w:pPr>
            <w:ins w:id="1422" w:author="WIN764BIT" w:date="2017-08-31T14:42:00Z">
              <w:r w:rsidRPr="000F3EDB">
                <w:rPr>
                  <w:rFonts w:eastAsia="Times New Roman" w:cs="Consolas"/>
                  <w:color w:val="000000"/>
                  <w:sz w:val="20"/>
                  <w:szCs w:val="20"/>
                  <w:highlight w:val="yellow"/>
                  <w:rPrChange w:id="1423" w:author="WIN764BIT" w:date="2017-08-31T14:43:00Z">
                    <w:rPr>
                      <w:rFonts w:ascii="Consolas" w:eastAsia="Times New Roman" w:hAnsi="Consolas" w:cs="Consolas"/>
                      <w:color w:val="000000"/>
                      <w:sz w:val="20"/>
                      <w:szCs w:val="20"/>
                    </w:rPr>
                  </w:rPrChange>
                </w:rPr>
                <w:t>CommonHelper.removeExistingPaymentInstruments(cart);</w:t>
              </w:r>
            </w:ins>
          </w:p>
          <w:p w14:paraId="5F77EE34" w14:textId="77777777" w:rsidR="00F278B7" w:rsidRPr="009B5526" w:rsidDel="000F3EDB" w:rsidRDefault="00F278B7" w:rsidP="00F278B7">
            <w:pPr>
              <w:autoSpaceDE w:val="0"/>
              <w:autoSpaceDN w:val="0"/>
              <w:adjustRightInd w:val="0"/>
              <w:spacing w:after="0" w:line="240" w:lineRule="auto"/>
              <w:rPr>
                <w:del w:id="1424" w:author="WIN764BIT" w:date="2017-08-31T14:42:00Z"/>
                <w:rFonts w:eastAsia="Times New Roman" w:cs="Consolas"/>
                <w:sz w:val="20"/>
                <w:szCs w:val="20"/>
                <w:highlight w:val="yellow"/>
              </w:rPr>
            </w:pPr>
            <w:ins w:id="1425" w:author="WIN764BIT" w:date="2017-08-31T14:42:00Z">
              <w:r w:rsidRPr="000F3EDB">
                <w:rPr>
                  <w:rFonts w:eastAsia="Times New Roman" w:cs="Consolas"/>
                  <w:color w:val="000000"/>
                  <w:sz w:val="20"/>
                  <w:szCs w:val="20"/>
                  <w:highlight w:val="yellow"/>
                  <w:rPrChange w:id="1426" w:author="WIN764BIT" w:date="2017-08-31T14:43:00Z">
                    <w:rPr>
                      <w:rFonts w:ascii="Consolas" w:eastAsia="Times New Roman" w:hAnsi="Consolas" w:cs="Consolas"/>
                      <w:color w:val="000000"/>
                      <w:sz w:val="20"/>
                      <w:szCs w:val="20"/>
                    </w:rPr>
                  </w:rPrChange>
                </w:rPr>
                <w:t xml:space="preserve">       </w:t>
              </w:r>
              <w:r w:rsidRPr="000F3EDB">
                <w:rPr>
                  <w:rFonts w:eastAsia="Times New Roman" w:cs="Consolas"/>
                  <w:b/>
                  <w:bCs/>
                  <w:color w:val="7F0055"/>
                  <w:sz w:val="20"/>
                  <w:szCs w:val="20"/>
                  <w:highlight w:val="yellow"/>
                  <w:rPrChange w:id="1427" w:author="WIN764BIT" w:date="2017-08-31T14:43:00Z">
                    <w:rPr>
                      <w:rFonts w:ascii="Consolas" w:eastAsia="Times New Roman" w:hAnsi="Consolas" w:cs="Consolas"/>
                      <w:b/>
                      <w:bCs/>
                      <w:color w:val="7F0055"/>
                      <w:sz w:val="20"/>
                      <w:szCs w:val="20"/>
                    </w:rPr>
                  </w:rPrChange>
                </w:rPr>
                <w:t>var</w:t>
              </w:r>
              <w:r w:rsidRPr="000F3EDB">
                <w:rPr>
                  <w:rFonts w:eastAsia="Times New Roman" w:cs="Consolas"/>
                  <w:color w:val="000000"/>
                  <w:sz w:val="20"/>
                  <w:szCs w:val="20"/>
                  <w:highlight w:val="yellow"/>
                  <w:rPrChange w:id="1428" w:author="WIN764BIT" w:date="2017-08-31T14:43:00Z">
                    <w:rPr>
                      <w:rFonts w:ascii="Consolas" w:eastAsia="Times New Roman" w:hAnsi="Consolas" w:cs="Consolas"/>
                      <w:color w:val="000000"/>
                      <w:sz w:val="20"/>
                      <w:szCs w:val="20"/>
                    </w:rPr>
                  </w:rPrChange>
                </w:rPr>
                <w:t xml:space="preserve"> paymentInstrument = cart.createPaymentInstrument(CybersourceConstants.METHOD_PAYPAL, cart.getNonGiftCertificateAmount());</w:t>
              </w:r>
            </w:ins>
            <w:del w:id="1429" w:author="WIN764BIT" w:date="2017-08-31T14:42:00Z">
              <w:r w:rsidRPr="009B5526" w:rsidDel="000F3EDB">
                <w:rPr>
                  <w:rFonts w:eastAsia="Times New Roman" w:cs="Consolas"/>
                  <w:color w:val="000000"/>
                  <w:sz w:val="20"/>
                  <w:szCs w:val="20"/>
                  <w:highlight w:val="yellow"/>
                </w:rPr>
                <w:delText>cart.removeExistingPaymentInstruments(CybersourceConstants.METHOD_PAYPAL);</w:delText>
              </w:r>
            </w:del>
          </w:p>
          <w:p w14:paraId="17472317" w14:textId="77777777" w:rsidR="00A31053" w:rsidRDefault="00B16364" w:rsidP="00634BE4">
            <w:pPr>
              <w:autoSpaceDE w:val="0"/>
              <w:autoSpaceDN w:val="0"/>
              <w:adjustRightInd w:val="0"/>
              <w:spacing w:after="0" w:line="240" w:lineRule="auto"/>
              <w:rPr>
                <w:rFonts w:eastAsia="Times New Roman" w:cs="Consolas"/>
                <w:color w:val="000000"/>
                <w:sz w:val="20"/>
                <w:szCs w:val="20"/>
              </w:rPr>
            </w:pPr>
            <w:r w:rsidRPr="009B5526">
              <w:rPr>
                <w:rFonts w:eastAsia="Times New Roman" w:cs="Consolas"/>
                <w:color w:val="000000"/>
                <w:sz w:val="20"/>
                <w:szCs w:val="20"/>
              </w:rPr>
              <w:t xml:space="preserve">    </w:t>
            </w:r>
          </w:p>
          <w:p w14:paraId="2C682547" w14:textId="1F19E7A0"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color w:val="000000"/>
                <w:sz w:val="20"/>
                <w:szCs w:val="20"/>
              </w:rPr>
              <w:t>});</w:t>
            </w:r>
          </w:p>
          <w:p w14:paraId="326ADB00" w14:textId="77777777" w:rsidR="00B16364" w:rsidRPr="009B5526" w:rsidRDefault="00B16364" w:rsidP="00634BE4">
            <w:pPr>
              <w:autoSpaceDE w:val="0"/>
              <w:autoSpaceDN w:val="0"/>
              <w:adjustRightInd w:val="0"/>
              <w:spacing w:after="0" w:line="240" w:lineRule="auto"/>
              <w:rPr>
                <w:rFonts w:eastAsia="Times New Roman" w:cs="Consolas"/>
                <w:sz w:val="20"/>
                <w:szCs w:val="20"/>
              </w:rPr>
            </w:pPr>
          </w:p>
          <w:p w14:paraId="48607068" w14:textId="77777777"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b/>
                <w:bCs/>
                <w:color w:val="7F0055"/>
                <w:sz w:val="20"/>
                <w:szCs w:val="20"/>
              </w:rPr>
              <w:t>return</w:t>
            </w:r>
            <w:r w:rsidRPr="009B5526">
              <w:rPr>
                <w:rFonts w:eastAsia="Times New Roman" w:cs="Consolas"/>
                <w:color w:val="000000"/>
                <w:sz w:val="20"/>
                <w:szCs w:val="20"/>
              </w:rPr>
              <w:t xml:space="preserve"> {success: </w:t>
            </w:r>
            <w:r w:rsidRPr="009B5526">
              <w:rPr>
                <w:rFonts w:eastAsia="Times New Roman" w:cs="Consolas"/>
                <w:b/>
                <w:bCs/>
                <w:color w:val="7F0055"/>
                <w:sz w:val="20"/>
                <w:szCs w:val="20"/>
              </w:rPr>
              <w:t>true</w:t>
            </w:r>
            <w:r w:rsidRPr="009B5526">
              <w:rPr>
                <w:rFonts w:eastAsia="Times New Roman" w:cs="Consolas"/>
                <w:color w:val="000000"/>
                <w:sz w:val="20"/>
                <w:szCs w:val="20"/>
              </w:rPr>
              <w:t>};</w:t>
            </w:r>
          </w:p>
          <w:p w14:paraId="36C524B7" w14:textId="77777777"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color w:val="000000"/>
                <w:sz w:val="20"/>
                <w:szCs w:val="20"/>
              </w:rPr>
              <w:t>}</w:t>
            </w:r>
          </w:p>
          <w:p w14:paraId="441E5FA4" w14:textId="77777777" w:rsidR="00B16364" w:rsidRDefault="00B16364" w:rsidP="005C1822">
            <w:pPr>
              <w:pStyle w:val="BodyText"/>
            </w:pPr>
          </w:p>
        </w:tc>
      </w:tr>
    </w:tbl>
    <w:p w14:paraId="4D0D5F7E" w14:textId="77777777" w:rsidR="00B16364" w:rsidRDefault="00B16364" w:rsidP="005C1822">
      <w:pPr>
        <w:pStyle w:val="BodyText"/>
      </w:pPr>
    </w:p>
    <w:p w14:paraId="15154D9A" w14:textId="77777777" w:rsidR="00B16364" w:rsidRDefault="00B16364" w:rsidP="005C1822">
      <w:pPr>
        <w:pStyle w:val="BodyText"/>
      </w:pPr>
      <w:r>
        <w:t>Replace below code with the code in Authorize method</w:t>
      </w:r>
    </w:p>
    <w:tbl>
      <w:tblPr>
        <w:tblStyle w:val="TableGrid"/>
        <w:tblW w:w="0" w:type="auto"/>
        <w:tblLook w:val="04A0" w:firstRow="1" w:lastRow="0" w:firstColumn="1" w:lastColumn="0" w:noHBand="0" w:noVBand="1"/>
      </w:tblPr>
      <w:tblGrid>
        <w:gridCol w:w="10296"/>
      </w:tblGrid>
      <w:tr w:rsidR="00B16364" w14:paraId="0D1E485D" w14:textId="77777777" w:rsidTr="00634BE4">
        <w:tc>
          <w:tcPr>
            <w:tcW w:w="10296" w:type="dxa"/>
          </w:tcPr>
          <w:p w14:paraId="6D4EC4D7" w14:textId="77777777"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b/>
                <w:bCs/>
                <w:color w:val="7F0055"/>
                <w:sz w:val="20"/>
                <w:szCs w:val="20"/>
              </w:rPr>
              <w:t>function</w:t>
            </w:r>
            <w:r w:rsidRPr="009B5526">
              <w:rPr>
                <w:rFonts w:eastAsia="Times New Roman" w:cs="Consolas"/>
                <w:color w:val="000000"/>
                <w:sz w:val="20"/>
                <w:szCs w:val="20"/>
              </w:rPr>
              <w:t xml:space="preserve"> Authorize(args) {</w:t>
            </w:r>
          </w:p>
          <w:p w14:paraId="01E25948" w14:textId="77777777"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color w:val="000000"/>
                <w:sz w:val="20"/>
                <w:szCs w:val="20"/>
              </w:rPr>
              <w:tab/>
            </w:r>
            <w:r w:rsidRPr="009B5526">
              <w:rPr>
                <w:rFonts w:eastAsia="Times New Roman" w:cs="Consolas"/>
                <w:b/>
                <w:bCs/>
                <w:color w:val="7F0055"/>
                <w:sz w:val="20"/>
                <w:szCs w:val="20"/>
              </w:rPr>
              <w:t>var</w:t>
            </w:r>
            <w:r w:rsidRPr="009B5526">
              <w:rPr>
                <w:rFonts w:eastAsia="Times New Roman" w:cs="Consolas"/>
                <w:color w:val="000000"/>
                <w:sz w:val="20"/>
                <w:szCs w:val="20"/>
              </w:rPr>
              <w:t xml:space="preserve"> paymentInstrument = args.PaymentInstrument;</w:t>
            </w:r>
          </w:p>
          <w:p w14:paraId="6387C54B" w14:textId="77777777" w:rsidR="00B16364" w:rsidRPr="009B5526" w:rsidRDefault="00B16364" w:rsidP="00634BE4">
            <w:pPr>
              <w:autoSpaceDE w:val="0"/>
              <w:autoSpaceDN w:val="0"/>
              <w:adjustRightInd w:val="0"/>
              <w:spacing w:after="0" w:line="240" w:lineRule="auto"/>
              <w:rPr>
                <w:rFonts w:eastAsia="Times New Roman" w:cs="Consolas"/>
                <w:sz w:val="20"/>
                <w:szCs w:val="20"/>
              </w:rPr>
            </w:pPr>
            <w:r w:rsidRPr="009B5526">
              <w:rPr>
                <w:rFonts w:eastAsia="Times New Roman" w:cs="Consolas"/>
                <w:b/>
                <w:bCs/>
                <w:color w:val="7F0055"/>
                <w:sz w:val="20"/>
                <w:szCs w:val="20"/>
              </w:rPr>
              <w:t>var</w:t>
            </w:r>
            <w:r w:rsidRPr="009B5526">
              <w:rPr>
                <w:rFonts w:eastAsia="Times New Roman" w:cs="Consolas"/>
                <w:color w:val="000000"/>
                <w:sz w:val="20"/>
                <w:szCs w:val="20"/>
              </w:rPr>
              <w:t xml:space="preserve"> paymentProcessor = PaymentMgr.getPaymentMethod(paymentInstrument.getPaymentMethod()).getPaymentProcessor();</w:t>
            </w:r>
          </w:p>
          <w:p w14:paraId="3F63D029" w14:textId="77777777" w:rsidR="00A31053" w:rsidRPr="00BD0860" w:rsidRDefault="00A31053" w:rsidP="00A31053">
            <w:pPr>
              <w:autoSpaceDE w:val="0"/>
              <w:autoSpaceDN w:val="0"/>
              <w:adjustRightInd w:val="0"/>
              <w:spacing w:after="0" w:line="240" w:lineRule="auto"/>
              <w:rPr>
                <w:ins w:id="1430" w:author="WIN764BIT" w:date="2017-08-31T14:46:00Z"/>
                <w:rFonts w:eastAsia="Times New Roman" w:cs="Consolas"/>
                <w:sz w:val="20"/>
                <w:szCs w:val="20"/>
                <w:highlight w:val="yellow"/>
                <w:rPrChange w:id="1431" w:author="WIN764BIT" w:date="2017-08-31T14:47:00Z">
                  <w:rPr>
                    <w:ins w:id="1432" w:author="WIN764BIT" w:date="2017-08-31T14:46:00Z"/>
                    <w:rFonts w:ascii="Consolas" w:eastAsia="Times New Roman" w:hAnsi="Consolas" w:cs="Consolas"/>
                    <w:sz w:val="20"/>
                    <w:szCs w:val="20"/>
                  </w:rPr>
                </w:rPrChange>
              </w:rPr>
            </w:pPr>
            <w:ins w:id="1433" w:author="WIN764BIT" w:date="2017-08-31T14:46:00Z">
              <w:r w:rsidRPr="00BD0860">
                <w:rPr>
                  <w:rFonts w:eastAsia="Times New Roman" w:cs="Consolas"/>
                  <w:b/>
                  <w:bCs/>
                  <w:color w:val="7F0055"/>
                  <w:sz w:val="20"/>
                  <w:szCs w:val="20"/>
                  <w:highlight w:val="yellow"/>
                  <w:rPrChange w:id="1434" w:author="WIN764BIT" w:date="2017-08-31T14:47:00Z">
                    <w:rPr>
                      <w:rFonts w:ascii="Consolas" w:eastAsia="Times New Roman" w:hAnsi="Consolas" w:cs="Consolas"/>
                      <w:b/>
                      <w:bCs/>
                      <w:color w:val="7F0055"/>
                      <w:sz w:val="20"/>
                      <w:szCs w:val="20"/>
                    </w:rPr>
                  </w:rPrChange>
                </w:rPr>
                <w:t>var</w:t>
              </w:r>
              <w:r w:rsidRPr="00BD0860">
                <w:rPr>
                  <w:rFonts w:eastAsia="Times New Roman" w:cs="Consolas"/>
                  <w:color w:val="000000"/>
                  <w:sz w:val="20"/>
                  <w:szCs w:val="20"/>
                  <w:highlight w:val="yellow"/>
                  <w:rPrChange w:id="1435" w:author="WIN764BIT" w:date="2017-08-31T14:47:00Z">
                    <w:rPr>
                      <w:rFonts w:ascii="Consolas" w:eastAsia="Times New Roman" w:hAnsi="Consolas" w:cs="Consolas"/>
                      <w:color w:val="000000"/>
                      <w:sz w:val="20"/>
                      <w:szCs w:val="20"/>
                    </w:rPr>
                  </w:rPrChange>
                </w:rPr>
                <w:t xml:space="preserve"> adapter = require(CybersourceConstants.PAYPAL_ADAPTOR);</w:t>
              </w:r>
            </w:ins>
          </w:p>
          <w:p w14:paraId="73358883" w14:textId="77777777" w:rsidR="00A31053" w:rsidRPr="00BD0860" w:rsidRDefault="00A31053" w:rsidP="00A31053">
            <w:pPr>
              <w:autoSpaceDE w:val="0"/>
              <w:autoSpaceDN w:val="0"/>
              <w:adjustRightInd w:val="0"/>
              <w:spacing w:after="0" w:line="240" w:lineRule="auto"/>
              <w:rPr>
                <w:ins w:id="1436" w:author="WIN764BIT" w:date="2017-08-31T14:46:00Z"/>
                <w:rFonts w:eastAsia="Times New Roman" w:cs="Consolas"/>
                <w:sz w:val="20"/>
                <w:szCs w:val="20"/>
                <w:highlight w:val="yellow"/>
                <w:rPrChange w:id="1437" w:author="WIN764BIT" w:date="2017-08-31T14:47:00Z">
                  <w:rPr>
                    <w:ins w:id="1438" w:author="WIN764BIT" w:date="2017-08-31T14:46:00Z"/>
                    <w:rFonts w:ascii="Consolas" w:eastAsia="Times New Roman" w:hAnsi="Consolas" w:cs="Consolas"/>
                    <w:sz w:val="20"/>
                    <w:szCs w:val="20"/>
                  </w:rPr>
                </w:rPrChange>
              </w:rPr>
            </w:pPr>
            <w:ins w:id="1439" w:author="WIN764BIT" w:date="2017-08-31T14:46:00Z">
              <w:r w:rsidRPr="00BD0860">
                <w:rPr>
                  <w:rFonts w:eastAsia="Times New Roman" w:cs="Consolas"/>
                  <w:color w:val="000000"/>
                  <w:sz w:val="20"/>
                  <w:szCs w:val="20"/>
                  <w:highlight w:val="yellow"/>
                  <w:rPrChange w:id="1440" w:author="WIN764BIT" w:date="2017-08-31T14:47:00Z">
                    <w:rPr>
                      <w:rFonts w:ascii="Consolas" w:eastAsia="Times New Roman" w:hAnsi="Consolas" w:cs="Consolas"/>
                      <w:color w:val="000000"/>
                      <w:sz w:val="20"/>
                      <w:szCs w:val="20"/>
                    </w:rPr>
                  </w:rPrChange>
                </w:rPr>
                <w:t xml:space="preserve">    </w:t>
              </w:r>
              <w:r w:rsidRPr="00BD0860">
                <w:rPr>
                  <w:rFonts w:eastAsia="Times New Roman" w:cs="Consolas"/>
                  <w:color w:val="3F7F5F"/>
                  <w:sz w:val="20"/>
                  <w:szCs w:val="20"/>
                  <w:highlight w:val="yellow"/>
                  <w:rPrChange w:id="1441" w:author="WIN764BIT" w:date="2017-08-31T14:47:00Z">
                    <w:rPr>
                      <w:rFonts w:ascii="Consolas" w:eastAsia="Times New Roman" w:hAnsi="Consolas" w:cs="Consolas"/>
                      <w:color w:val="3F7F5F"/>
                      <w:sz w:val="20"/>
                      <w:szCs w:val="20"/>
                    </w:rPr>
                  </w:rPrChange>
                </w:rPr>
                <w:t xml:space="preserve">//Logic to determine if this is standard/custom </w:t>
              </w:r>
              <w:r w:rsidRPr="00BD0860">
                <w:rPr>
                  <w:rFonts w:eastAsia="Times New Roman" w:cs="Consolas"/>
                  <w:color w:val="3F7F5F"/>
                  <w:sz w:val="20"/>
                  <w:szCs w:val="20"/>
                  <w:highlight w:val="yellow"/>
                  <w:u w:val="single"/>
                  <w:rPrChange w:id="1442" w:author="WIN764BIT" w:date="2017-08-31T14:47:00Z">
                    <w:rPr>
                      <w:rFonts w:ascii="Consolas" w:eastAsia="Times New Roman" w:hAnsi="Consolas" w:cs="Consolas"/>
                      <w:color w:val="3F7F5F"/>
                      <w:sz w:val="20"/>
                      <w:szCs w:val="20"/>
                      <w:u w:val="single"/>
                    </w:rPr>
                  </w:rPrChange>
                </w:rPr>
                <w:t>Paypal</w:t>
              </w:r>
              <w:r w:rsidRPr="00BD0860">
                <w:rPr>
                  <w:rFonts w:eastAsia="Times New Roman" w:cs="Consolas"/>
                  <w:color w:val="3F7F5F"/>
                  <w:sz w:val="20"/>
                  <w:szCs w:val="20"/>
                  <w:highlight w:val="yellow"/>
                  <w:rPrChange w:id="1443" w:author="WIN764BIT" w:date="2017-08-31T14:47:00Z">
                    <w:rPr>
                      <w:rFonts w:ascii="Consolas" w:eastAsia="Times New Roman" w:hAnsi="Consolas" w:cs="Consolas"/>
                      <w:color w:val="3F7F5F"/>
                      <w:sz w:val="20"/>
                      <w:szCs w:val="20"/>
                    </w:rPr>
                  </w:rPrChange>
                </w:rPr>
                <w:t xml:space="preserve"> order</w:t>
              </w:r>
            </w:ins>
          </w:p>
          <w:p w14:paraId="67C30D16" w14:textId="77777777" w:rsidR="00A31053" w:rsidRPr="00BD0860" w:rsidRDefault="00A31053" w:rsidP="00A31053">
            <w:pPr>
              <w:autoSpaceDE w:val="0"/>
              <w:autoSpaceDN w:val="0"/>
              <w:adjustRightInd w:val="0"/>
              <w:spacing w:after="0" w:line="240" w:lineRule="auto"/>
              <w:rPr>
                <w:ins w:id="1444" w:author="WIN764BIT" w:date="2017-08-31T14:46:00Z"/>
                <w:rFonts w:eastAsia="Times New Roman" w:cs="Consolas"/>
                <w:sz w:val="20"/>
                <w:szCs w:val="20"/>
                <w:highlight w:val="yellow"/>
                <w:rPrChange w:id="1445" w:author="WIN764BIT" w:date="2017-08-31T14:47:00Z">
                  <w:rPr>
                    <w:ins w:id="1446" w:author="WIN764BIT" w:date="2017-08-31T14:46:00Z"/>
                    <w:rFonts w:ascii="Consolas" w:eastAsia="Times New Roman" w:hAnsi="Consolas" w:cs="Consolas"/>
                    <w:sz w:val="20"/>
                    <w:szCs w:val="20"/>
                  </w:rPr>
                </w:rPrChange>
              </w:rPr>
            </w:pPr>
            <w:ins w:id="1447" w:author="WIN764BIT" w:date="2017-08-31T14:46:00Z">
              <w:r w:rsidRPr="00BD0860">
                <w:rPr>
                  <w:rFonts w:eastAsia="Times New Roman" w:cs="Consolas"/>
                  <w:color w:val="000000"/>
                  <w:sz w:val="20"/>
                  <w:szCs w:val="20"/>
                  <w:highlight w:val="yellow"/>
                  <w:rPrChange w:id="1448" w:author="WIN764BIT" w:date="2017-08-31T14:47:00Z">
                    <w:rPr>
                      <w:rFonts w:ascii="Consolas" w:eastAsia="Times New Roman" w:hAnsi="Consolas" w:cs="Consolas"/>
                      <w:color w:val="000000"/>
                      <w:sz w:val="20"/>
                      <w:szCs w:val="20"/>
                    </w:rPr>
                  </w:rPrChange>
                </w:rPr>
                <w:tab/>
                <w:t xml:space="preserve"> Transaction.wrap(</w:t>
              </w:r>
              <w:r w:rsidRPr="00BD0860">
                <w:rPr>
                  <w:rFonts w:eastAsia="Times New Roman" w:cs="Consolas"/>
                  <w:b/>
                  <w:bCs/>
                  <w:color w:val="7F0055"/>
                  <w:sz w:val="20"/>
                  <w:szCs w:val="20"/>
                  <w:highlight w:val="yellow"/>
                  <w:rPrChange w:id="1449" w:author="WIN764BIT" w:date="2017-08-31T14:47:00Z">
                    <w:rPr>
                      <w:rFonts w:ascii="Consolas" w:eastAsia="Times New Roman" w:hAnsi="Consolas" w:cs="Consolas"/>
                      <w:b/>
                      <w:bCs/>
                      <w:color w:val="7F0055"/>
                      <w:sz w:val="20"/>
                      <w:szCs w:val="20"/>
                    </w:rPr>
                  </w:rPrChange>
                </w:rPr>
                <w:t>function</w:t>
              </w:r>
              <w:r w:rsidRPr="00BD0860">
                <w:rPr>
                  <w:rFonts w:eastAsia="Times New Roman" w:cs="Consolas"/>
                  <w:color w:val="000000"/>
                  <w:sz w:val="20"/>
                  <w:szCs w:val="20"/>
                  <w:highlight w:val="yellow"/>
                  <w:rPrChange w:id="1450" w:author="WIN764BIT" w:date="2017-08-31T14:47:00Z">
                    <w:rPr>
                      <w:rFonts w:ascii="Consolas" w:eastAsia="Times New Roman" w:hAnsi="Consolas" w:cs="Consolas"/>
                      <w:color w:val="000000"/>
                      <w:sz w:val="20"/>
                      <w:szCs w:val="20"/>
                    </w:rPr>
                  </w:rPrChange>
                </w:rPr>
                <w:t xml:space="preserve"> () {</w:t>
              </w:r>
            </w:ins>
          </w:p>
          <w:p w14:paraId="40D9FCCE" w14:textId="77777777" w:rsidR="00A31053" w:rsidRPr="00BD0860" w:rsidRDefault="00A31053" w:rsidP="00A31053">
            <w:pPr>
              <w:autoSpaceDE w:val="0"/>
              <w:autoSpaceDN w:val="0"/>
              <w:adjustRightInd w:val="0"/>
              <w:spacing w:after="0" w:line="240" w:lineRule="auto"/>
              <w:rPr>
                <w:ins w:id="1451" w:author="WIN764BIT" w:date="2017-08-31T14:46:00Z"/>
                <w:rFonts w:eastAsia="Times New Roman" w:cs="Consolas"/>
                <w:sz w:val="20"/>
                <w:szCs w:val="20"/>
                <w:highlight w:val="yellow"/>
                <w:rPrChange w:id="1452" w:author="WIN764BIT" w:date="2017-08-31T14:47:00Z">
                  <w:rPr>
                    <w:ins w:id="1453" w:author="WIN764BIT" w:date="2017-08-31T14:46:00Z"/>
                    <w:rFonts w:ascii="Consolas" w:eastAsia="Times New Roman" w:hAnsi="Consolas" w:cs="Consolas"/>
                    <w:sz w:val="20"/>
                    <w:szCs w:val="20"/>
                  </w:rPr>
                </w:rPrChange>
              </w:rPr>
            </w:pPr>
            <w:ins w:id="1454" w:author="WIN764BIT" w:date="2017-08-31T14:46:00Z">
              <w:r w:rsidRPr="00BD0860">
                <w:rPr>
                  <w:rFonts w:eastAsia="Times New Roman" w:cs="Consolas"/>
                  <w:color w:val="000000"/>
                  <w:sz w:val="20"/>
                  <w:szCs w:val="20"/>
                  <w:highlight w:val="yellow"/>
                  <w:rPrChange w:id="1455" w:author="WIN764BIT" w:date="2017-08-31T14:47:00Z">
                    <w:rPr>
                      <w:rFonts w:ascii="Consolas" w:eastAsia="Times New Roman" w:hAnsi="Consolas" w:cs="Consolas"/>
                      <w:color w:val="000000"/>
                      <w:sz w:val="20"/>
                      <w:szCs w:val="20"/>
                    </w:rPr>
                  </w:rPrChange>
                </w:rPr>
                <w:tab/>
                <w:t xml:space="preserve">        paymentInstrument.paymentTransaction.paymentProcessor = paymentProcessor;</w:t>
              </w:r>
            </w:ins>
          </w:p>
          <w:p w14:paraId="05C42F53" w14:textId="77777777" w:rsidR="00A31053" w:rsidRPr="00BD0860" w:rsidRDefault="00A31053" w:rsidP="00A31053">
            <w:pPr>
              <w:autoSpaceDE w:val="0"/>
              <w:autoSpaceDN w:val="0"/>
              <w:adjustRightInd w:val="0"/>
              <w:spacing w:after="0" w:line="240" w:lineRule="auto"/>
              <w:rPr>
                <w:ins w:id="1456" w:author="WIN764BIT" w:date="2017-08-31T14:46:00Z"/>
                <w:rFonts w:eastAsia="Times New Roman" w:cs="Consolas"/>
                <w:sz w:val="20"/>
                <w:szCs w:val="20"/>
                <w:highlight w:val="yellow"/>
                <w:rPrChange w:id="1457" w:author="WIN764BIT" w:date="2017-08-31T14:47:00Z">
                  <w:rPr>
                    <w:ins w:id="1458" w:author="WIN764BIT" w:date="2017-08-31T14:46:00Z"/>
                    <w:rFonts w:ascii="Consolas" w:eastAsia="Times New Roman" w:hAnsi="Consolas" w:cs="Consolas"/>
                    <w:sz w:val="20"/>
                    <w:szCs w:val="20"/>
                  </w:rPr>
                </w:rPrChange>
              </w:rPr>
            </w:pPr>
            <w:ins w:id="1459" w:author="WIN764BIT" w:date="2017-08-31T14:46:00Z">
              <w:r w:rsidRPr="00BD0860">
                <w:rPr>
                  <w:rFonts w:eastAsia="Times New Roman" w:cs="Consolas"/>
                  <w:color w:val="000000"/>
                  <w:sz w:val="20"/>
                  <w:szCs w:val="20"/>
                  <w:highlight w:val="yellow"/>
                  <w:rPrChange w:id="1460" w:author="WIN764BIT" w:date="2017-08-31T14:47:00Z">
                    <w:rPr>
                      <w:rFonts w:ascii="Consolas" w:eastAsia="Times New Roman" w:hAnsi="Consolas" w:cs="Consolas"/>
                      <w:color w:val="000000"/>
                      <w:sz w:val="20"/>
                      <w:szCs w:val="20"/>
                    </w:rPr>
                  </w:rPrChange>
                </w:rPr>
                <w:tab/>
                <w:t xml:space="preserve"> });</w:t>
              </w:r>
            </w:ins>
          </w:p>
          <w:p w14:paraId="52583760" w14:textId="77777777" w:rsidR="00A31053" w:rsidRPr="00BD0860" w:rsidRDefault="00A31053" w:rsidP="00A31053">
            <w:pPr>
              <w:autoSpaceDE w:val="0"/>
              <w:autoSpaceDN w:val="0"/>
              <w:adjustRightInd w:val="0"/>
              <w:spacing w:after="0" w:line="240" w:lineRule="auto"/>
              <w:rPr>
                <w:ins w:id="1461" w:author="WIN764BIT" w:date="2017-08-31T14:46:00Z"/>
                <w:rFonts w:eastAsia="Times New Roman" w:cs="Consolas"/>
                <w:sz w:val="20"/>
                <w:szCs w:val="20"/>
                <w:highlight w:val="yellow"/>
                <w:rPrChange w:id="1462" w:author="WIN764BIT" w:date="2017-08-31T14:47:00Z">
                  <w:rPr>
                    <w:ins w:id="1463" w:author="WIN764BIT" w:date="2017-08-31T14:46:00Z"/>
                    <w:rFonts w:ascii="Consolas" w:eastAsia="Times New Roman" w:hAnsi="Consolas" w:cs="Consolas"/>
                    <w:sz w:val="20"/>
                    <w:szCs w:val="20"/>
                  </w:rPr>
                </w:rPrChange>
              </w:rPr>
            </w:pPr>
            <w:ins w:id="1464" w:author="WIN764BIT" w:date="2017-08-31T14:46:00Z">
              <w:r w:rsidRPr="00BD0860">
                <w:rPr>
                  <w:rFonts w:eastAsia="Times New Roman" w:cs="Consolas"/>
                  <w:color w:val="000000"/>
                  <w:sz w:val="20"/>
                  <w:szCs w:val="20"/>
                  <w:highlight w:val="yellow"/>
                  <w:rPrChange w:id="1465" w:author="WIN764BIT" w:date="2017-08-31T14:47:00Z">
                    <w:rPr>
                      <w:rFonts w:ascii="Consolas" w:eastAsia="Times New Roman" w:hAnsi="Consolas" w:cs="Consolas"/>
                      <w:color w:val="000000"/>
                      <w:sz w:val="20"/>
                      <w:szCs w:val="20"/>
                    </w:rPr>
                  </w:rPrChange>
                </w:rPr>
                <w:lastRenderedPageBreak/>
                <w:tab/>
              </w:r>
              <w:r w:rsidRPr="00BD0860">
                <w:rPr>
                  <w:rFonts w:eastAsia="Times New Roman" w:cs="Consolas"/>
                  <w:b/>
                  <w:bCs/>
                  <w:color w:val="7F0055"/>
                  <w:sz w:val="20"/>
                  <w:szCs w:val="20"/>
                  <w:highlight w:val="yellow"/>
                  <w:rPrChange w:id="1466" w:author="WIN764BIT" w:date="2017-08-31T14:47:00Z">
                    <w:rPr>
                      <w:rFonts w:ascii="Consolas" w:eastAsia="Times New Roman" w:hAnsi="Consolas" w:cs="Consolas"/>
                      <w:b/>
                      <w:bCs/>
                      <w:color w:val="7F0055"/>
                      <w:sz w:val="20"/>
                      <w:szCs w:val="20"/>
                    </w:rPr>
                  </w:rPrChange>
                </w:rPr>
                <w:t>var</w:t>
              </w:r>
              <w:r w:rsidRPr="00BD0860">
                <w:rPr>
                  <w:rFonts w:eastAsia="Times New Roman" w:cs="Consolas"/>
                  <w:color w:val="000000"/>
                  <w:sz w:val="20"/>
                  <w:szCs w:val="20"/>
                  <w:highlight w:val="yellow"/>
                  <w:rPrChange w:id="1467" w:author="WIN764BIT" w:date="2017-08-31T14:47:00Z">
                    <w:rPr>
                      <w:rFonts w:ascii="Consolas" w:eastAsia="Times New Roman" w:hAnsi="Consolas" w:cs="Consolas"/>
                      <w:color w:val="000000"/>
                      <w:sz w:val="20"/>
                      <w:szCs w:val="20"/>
                    </w:rPr>
                  </w:rPrChange>
                </w:rPr>
                <w:t xml:space="preserve"> paymentResponse = adapter.PaymentService(args.Order,paymentInstrument);</w:t>
              </w:r>
            </w:ins>
          </w:p>
          <w:p w14:paraId="1D514EDF" w14:textId="77777777" w:rsidR="00A31053" w:rsidRPr="00BD0860" w:rsidRDefault="00A31053" w:rsidP="00A31053">
            <w:pPr>
              <w:autoSpaceDE w:val="0"/>
              <w:autoSpaceDN w:val="0"/>
              <w:adjustRightInd w:val="0"/>
              <w:spacing w:after="0" w:line="240" w:lineRule="auto"/>
              <w:rPr>
                <w:ins w:id="1468" w:author="WIN764BIT" w:date="2017-08-31T14:46:00Z"/>
                <w:rFonts w:eastAsia="Times New Roman" w:cs="Consolas"/>
                <w:sz w:val="20"/>
                <w:szCs w:val="20"/>
                <w:highlight w:val="yellow"/>
                <w:rPrChange w:id="1469" w:author="WIN764BIT" w:date="2017-08-31T14:47:00Z">
                  <w:rPr>
                    <w:ins w:id="1470" w:author="WIN764BIT" w:date="2017-08-31T14:46:00Z"/>
                    <w:rFonts w:ascii="Consolas" w:eastAsia="Times New Roman" w:hAnsi="Consolas" w:cs="Consolas"/>
                    <w:sz w:val="20"/>
                    <w:szCs w:val="20"/>
                  </w:rPr>
                </w:rPrChange>
              </w:rPr>
            </w:pPr>
            <w:ins w:id="1471" w:author="WIN764BIT" w:date="2017-08-31T14:46:00Z">
              <w:r w:rsidRPr="00BD0860">
                <w:rPr>
                  <w:rFonts w:eastAsia="Times New Roman" w:cs="Consolas"/>
                  <w:color w:val="000000"/>
                  <w:sz w:val="20"/>
                  <w:szCs w:val="20"/>
                  <w:highlight w:val="yellow"/>
                  <w:rPrChange w:id="1472" w:author="WIN764BIT" w:date="2017-08-31T14:47:00Z">
                    <w:rPr>
                      <w:rFonts w:ascii="Consolas" w:eastAsia="Times New Roman" w:hAnsi="Consolas" w:cs="Consolas"/>
                      <w:color w:val="000000"/>
                      <w:sz w:val="20"/>
                      <w:szCs w:val="20"/>
                    </w:rPr>
                  </w:rPrChange>
                </w:rPr>
                <w:tab/>
              </w:r>
            </w:ins>
          </w:p>
          <w:p w14:paraId="534B7131" w14:textId="77777777" w:rsidR="00A31053" w:rsidRPr="00BD0860" w:rsidRDefault="00A31053" w:rsidP="00A31053">
            <w:pPr>
              <w:autoSpaceDE w:val="0"/>
              <w:autoSpaceDN w:val="0"/>
              <w:adjustRightInd w:val="0"/>
              <w:spacing w:after="0" w:line="240" w:lineRule="auto"/>
              <w:rPr>
                <w:ins w:id="1473" w:author="WIN764BIT" w:date="2017-08-31T14:46:00Z"/>
                <w:rFonts w:eastAsia="Times New Roman" w:cs="Consolas"/>
                <w:sz w:val="20"/>
                <w:szCs w:val="20"/>
                <w:highlight w:val="yellow"/>
                <w:rPrChange w:id="1474" w:author="WIN764BIT" w:date="2017-08-31T14:47:00Z">
                  <w:rPr>
                    <w:ins w:id="1475" w:author="WIN764BIT" w:date="2017-08-31T14:46:00Z"/>
                    <w:rFonts w:ascii="Consolas" w:eastAsia="Times New Roman" w:hAnsi="Consolas" w:cs="Consolas"/>
                    <w:sz w:val="20"/>
                    <w:szCs w:val="20"/>
                  </w:rPr>
                </w:rPrChange>
              </w:rPr>
            </w:pPr>
            <w:ins w:id="1476" w:author="WIN764BIT" w:date="2017-08-31T14:46:00Z">
              <w:r w:rsidRPr="00BD0860">
                <w:rPr>
                  <w:rFonts w:eastAsia="Times New Roman" w:cs="Consolas"/>
                  <w:color w:val="000000"/>
                  <w:sz w:val="20"/>
                  <w:szCs w:val="20"/>
                  <w:highlight w:val="yellow"/>
                  <w:rPrChange w:id="1477" w:author="WIN764BIT" w:date="2017-08-31T14:47:00Z">
                    <w:rPr>
                      <w:rFonts w:ascii="Consolas" w:eastAsia="Times New Roman" w:hAnsi="Consolas" w:cs="Consolas"/>
                      <w:color w:val="000000"/>
                      <w:sz w:val="20"/>
                      <w:szCs w:val="20"/>
                    </w:rPr>
                  </w:rPrChange>
                </w:rPr>
                <w:t xml:space="preserve">    </w:t>
              </w:r>
              <w:r w:rsidRPr="00BD0860">
                <w:rPr>
                  <w:rFonts w:eastAsia="Times New Roman" w:cs="Consolas"/>
                  <w:b/>
                  <w:bCs/>
                  <w:color w:val="7F0055"/>
                  <w:sz w:val="20"/>
                  <w:szCs w:val="20"/>
                  <w:highlight w:val="yellow"/>
                  <w:rPrChange w:id="1478" w:author="WIN764BIT" w:date="2017-08-31T14:47:00Z">
                    <w:rPr>
                      <w:rFonts w:ascii="Consolas" w:eastAsia="Times New Roman" w:hAnsi="Consolas" w:cs="Consolas"/>
                      <w:b/>
                      <w:bCs/>
                      <w:color w:val="7F0055"/>
                      <w:sz w:val="20"/>
                      <w:szCs w:val="20"/>
                    </w:rPr>
                  </w:rPrChange>
                </w:rPr>
                <w:t>if</w:t>
              </w:r>
              <w:r w:rsidRPr="00BD0860">
                <w:rPr>
                  <w:rFonts w:eastAsia="Times New Roman" w:cs="Consolas"/>
                  <w:color w:val="000000"/>
                  <w:sz w:val="20"/>
                  <w:szCs w:val="20"/>
                  <w:highlight w:val="yellow"/>
                  <w:rPrChange w:id="1479" w:author="WIN764BIT" w:date="2017-08-31T14:47:00Z">
                    <w:rPr>
                      <w:rFonts w:ascii="Consolas" w:eastAsia="Times New Roman" w:hAnsi="Consolas" w:cs="Consolas"/>
                      <w:color w:val="000000"/>
                      <w:sz w:val="20"/>
                      <w:szCs w:val="20"/>
                    </w:rPr>
                  </w:rPrChange>
                </w:rPr>
                <w:t>(paymentResponse.authorized)</w:t>
              </w:r>
            </w:ins>
          </w:p>
          <w:p w14:paraId="104236C7" w14:textId="77777777" w:rsidR="00A31053" w:rsidRPr="00BD0860" w:rsidRDefault="00A31053" w:rsidP="00A31053">
            <w:pPr>
              <w:autoSpaceDE w:val="0"/>
              <w:autoSpaceDN w:val="0"/>
              <w:adjustRightInd w:val="0"/>
              <w:spacing w:after="0" w:line="240" w:lineRule="auto"/>
              <w:rPr>
                <w:ins w:id="1480" w:author="WIN764BIT" w:date="2017-08-31T14:46:00Z"/>
                <w:rFonts w:eastAsia="Times New Roman" w:cs="Consolas"/>
                <w:sz w:val="20"/>
                <w:szCs w:val="20"/>
                <w:highlight w:val="yellow"/>
                <w:rPrChange w:id="1481" w:author="WIN764BIT" w:date="2017-08-31T14:47:00Z">
                  <w:rPr>
                    <w:ins w:id="1482" w:author="WIN764BIT" w:date="2017-08-31T14:46:00Z"/>
                    <w:rFonts w:ascii="Consolas" w:eastAsia="Times New Roman" w:hAnsi="Consolas" w:cs="Consolas"/>
                    <w:sz w:val="20"/>
                    <w:szCs w:val="20"/>
                  </w:rPr>
                </w:rPrChange>
              </w:rPr>
            </w:pPr>
            <w:ins w:id="1483" w:author="WIN764BIT" w:date="2017-08-31T14:46:00Z">
              <w:r w:rsidRPr="00BD0860">
                <w:rPr>
                  <w:rFonts w:eastAsia="Times New Roman" w:cs="Consolas"/>
                  <w:color w:val="000000"/>
                  <w:sz w:val="20"/>
                  <w:szCs w:val="20"/>
                  <w:highlight w:val="yellow"/>
                  <w:rPrChange w:id="1484" w:author="WIN764BIT" w:date="2017-08-31T14:47:00Z">
                    <w:rPr>
                      <w:rFonts w:ascii="Consolas" w:eastAsia="Times New Roman" w:hAnsi="Consolas" w:cs="Consolas"/>
                      <w:color w:val="000000"/>
                      <w:sz w:val="20"/>
                      <w:szCs w:val="20"/>
                    </w:rPr>
                  </w:rPrChange>
                </w:rPr>
                <w:tab/>
                <w:t>{</w:t>
              </w:r>
              <w:r w:rsidRPr="00BD0860">
                <w:rPr>
                  <w:rFonts w:eastAsia="Times New Roman" w:cs="Consolas"/>
                  <w:color w:val="000000"/>
                  <w:sz w:val="20"/>
                  <w:szCs w:val="20"/>
                  <w:highlight w:val="yellow"/>
                  <w:rPrChange w:id="1485" w:author="WIN764BIT" w:date="2017-08-31T14:47:00Z">
                    <w:rPr>
                      <w:rFonts w:ascii="Consolas" w:eastAsia="Times New Roman" w:hAnsi="Consolas" w:cs="Consolas"/>
                      <w:color w:val="000000"/>
                      <w:sz w:val="20"/>
                      <w:szCs w:val="20"/>
                    </w:rPr>
                  </w:rPrChange>
                </w:rPr>
                <w:tab/>
              </w:r>
            </w:ins>
          </w:p>
          <w:p w14:paraId="573C18D4" w14:textId="77777777" w:rsidR="00A31053" w:rsidRPr="00BD0860" w:rsidRDefault="00A31053" w:rsidP="00A31053">
            <w:pPr>
              <w:autoSpaceDE w:val="0"/>
              <w:autoSpaceDN w:val="0"/>
              <w:adjustRightInd w:val="0"/>
              <w:spacing w:after="0" w:line="240" w:lineRule="auto"/>
              <w:rPr>
                <w:ins w:id="1486" w:author="WIN764BIT" w:date="2017-08-31T14:46:00Z"/>
                <w:rFonts w:eastAsia="Times New Roman" w:cs="Consolas"/>
                <w:sz w:val="20"/>
                <w:szCs w:val="20"/>
                <w:highlight w:val="yellow"/>
                <w:rPrChange w:id="1487" w:author="WIN764BIT" w:date="2017-08-31T14:47:00Z">
                  <w:rPr>
                    <w:ins w:id="1488" w:author="WIN764BIT" w:date="2017-08-31T14:46:00Z"/>
                    <w:rFonts w:ascii="Consolas" w:eastAsia="Times New Roman" w:hAnsi="Consolas" w:cs="Consolas"/>
                    <w:sz w:val="20"/>
                    <w:szCs w:val="20"/>
                  </w:rPr>
                </w:rPrChange>
              </w:rPr>
            </w:pPr>
            <w:ins w:id="1489" w:author="WIN764BIT" w:date="2017-08-31T14:46:00Z">
              <w:r w:rsidRPr="00BD0860">
                <w:rPr>
                  <w:rFonts w:eastAsia="Times New Roman" w:cs="Consolas"/>
                  <w:color w:val="000000"/>
                  <w:sz w:val="20"/>
                  <w:szCs w:val="20"/>
                  <w:highlight w:val="yellow"/>
                  <w:rPrChange w:id="1490" w:author="WIN764BIT" w:date="2017-08-31T14:47:00Z">
                    <w:rPr>
                      <w:rFonts w:ascii="Consolas" w:eastAsia="Times New Roman" w:hAnsi="Consolas" w:cs="Consolas"/>
                      <w:color w:val="000000"/>
                      <w:sz w:val="20"/>
                      <w:szCs w:val="20"/>
                    </w:rPr>
                  </w:rPrChange>
                </w:rPr>
                <w:t xml:space="preserve">    </w:t>
              </w:r>
              <w:r w:rsidRPr="00BD0860">
                <w:rPr>
                  <w:rFonts w:eastAsia="Times New Roman" w:cs="Consolas"/>
                  <w:color w:val="000000"/>
                  <w:sz w:val="20"/>
                  <w:szCs w:val="20"/>
                  <w:highlight w:val="yellow"/>
                  <w:rPrChange w:id="1491" w:author="WIN764BIT" w:date="2017-08-31T14:47:00Z">
                    <w:rPr>
                      <w:rFonts w:ascii="Consolas" w:eastAsia="Times New Roman" w:hAnsi="Consolas" w:cs="Consolas"/>
                      <w:color w:val="000000"/>
                      <w:sz w:val="20"/>
                      <w:szCs w:val="20"/>
                    </w:rPr>
                  </w:rPrChange>
                </w:rPr>
                <w:tab/>
              </w:r>
              <w:r w:rsidRPr="00BD0860">
                <w:rPr>
                  <w:rFonts w:eastAsia="Times New Roman" w:cs="Consolas"/>
                  <w:b/>
                  <w:bCs/>
                  <w:color w:val="7F0055"/>
                  <w:sz w:val="20"/>
                  <w:szCs w:val="20"/>
                  <w:highlight w:val="yellow"/>
                  <w:rPrChange w:id="1492" w:author="WIN764BIT" w:date="2017-08-31T14:47:00Z">
                    <w:rPr>
                      <w:rFonts w:ascii="Consolas" w:eastAsia="Times New Roman" w:hAnsi="Consolas" w:cs="Consolas"/>
                      <w:b/>
                      <w:bCs/>
                      <w:color w:val="7F0055"/>
                      <w:sz w:val="20"/>
                      <w:szCs w:val="20"/>
                    </w:rPr>
                  </w:rPrChange>
                </w:rPr>
                <w:t>return</w:t>
              </w:r>
              <w:r w:rsidRPr="00BD0860">
                <w:rPr>
                  <w:rFonts w:eastAsia="Times New Roman" w:cs="Consolas"/>
                  <w:color w:val="000000"/>
                  <w:sz w:val="20"/>
                  <w:szCs w:val="20"/>
                  <w:highlight w:val="yellow"/>
                  <w:rPrChange w:id="1493" w:author="WIN764BIT" w:date="2017-08-31T14:47:00Z">
                    <w:rPr>
                      <w:rFonts w:ascii="Consolas" w:eastAsia="Times New Roman" w:hAnsi="Consolas" w:cs="Consolas"/>
                      <w:color w:val="000000"/>
                      <w:sz w:val="20"/>
                      <w:szCs w:val="20"/>
                    </w:rPr>
                  </w:rPrChange>
                </w:rPr>
                <w:t xml:space="preserve"> {authorized: </w:t>
              </w:r>
              <w:r w:rsidRPr="00BD0860">
                <w:rPr>
                  <w:rFonts w:eastAsia="Times New Roman" w:cs="Consolas"/>
                  <w:b/>
                  <w:bCs/>
                  <w:color w:val="7F0055"/>
                  <w:sz w:val="20"/>
                  <w:szCs w:val="20"/>
                  <w:highlight w:val="yellow"/>
                  <w:rPrChange w:id="1494" w:author="WIN764BIT" w:date="2017-08-31T14:47:00Z">
                    <w:rPr>
                      <w:rFonts w:ascii="Consolas" w:eastAsia="Times New Roman" w:hAnsi="Consolas" w:cs="Consolas"/>
                      <w:b/>
                      <w:bCs/>
                      <w:color w:val="7F0055"/>
                      <w:sz w:val="20"/>
                      <w:szCs w:val="20"/>
                    </w:rPr>
                  </w:rPrChange>
                </w:rPr>
                <w:t>true</w:t>
              </w:r>
              <w:r w:rsidRPr="00BD0860">
                <w:rPr>
                  <w:rFonts w:eastAsia="Times New Roman" w:cs="Consolas"/>
                  <w:color w:val="000000"/>
                  <w:sz w:val="20"/>
                  <w:szCs w:val="20"/>
                  <w:highlight w:val="yellow"/>
                  <w:rPrChange w:id="1495" w:author="WIN764BIT" w:date="2017-08-31T14:47:00Z">
                    <w:rPr>
                      <w:rFonts w:ascii="Consolas" w:eastAsia="Times New Roman" w:hAnsi="Consolas" w:cs="Consolas"/>
                      <w:color w:val="000000"/>
                      <w:sz w:val="20"/>
                      <w:szCs w:val="20"/>
                    </w:rPr>
                  </w:rPrChange>
                </w:rPr>
                <w:t xml:space="preserve">}; </w:t>
              </w:r>
            </w:ins>
          </w:p>
          <w:p w14:paraId="3791611F" w14:textId="77777777" w:rsidR="00A31053" w:rsidRPr="00BD0860" w:rsidRDefault="00A31053" w:rsidP="00A31053">
            <w:pPr>
              <w:autoSpaceDE w:val="0"/>
              <w:autoSpaceDN w:val="0"/>
              <w:adjustRightInd w:val="0"/>
              <w:spacing w:after="0" w:line="240" w:lineRule="auto"/>
              <w:rPr>
                <w:ins w:id="1496" w:author="WIN764BIT" w:date="2017-08-31T14:46:00Z"/>
                <w:rFonts w:eastAsia="Times New Roman" w:cs="Consolas"/>
                <w:sz w:val="20"/>
                <w:szCs w:val="20"/>
                <w:highlight w:val="yellow"/>
                <w:rPrChange w:id="1497" w:author="WIN764BIT" w:date="2017-08-31T14:47:00Z">
                  <w:rPr>
                    <w:ins w:id="1498" w:author="WIN764BIT" w:date="2017-08-31T14:46:00Z"/>
                    <w:rFonts w:ascii="Consolas" w:eastAsia="Times New Roman" w:hAnsi="Consolas" w:cs="Consolas"/>
                    <w:sz w:val="20"/>
                    <w:szCs w:val="20"/>
                  </w:rPr>
                </w:rPrChange>
              </w:rPr>
            </w:pPr>
            <w:ins w:id="1499" w:author="WIN764BIT" w:date="2017-08-31T14:46:00Z">
              <w:r w:rsidRPr="00BD0860">
                <w:rPr>
                  <w:rFonts w:eastAsia="Times New Roman" w:cs="Consolas"/>
                  <w:color w:val="000000"/>
                  <w:sz w:val="20"/>
                  <w:szCs w:val="20"/>
                  <w:highlight w:val="yellow"/>
                  <w:rPrChange w:id="1500" w:author="WIN764BIT" w:date="2017-08-31T14:47:00Z">
                    <w:rPr>
                      <w:rFonts w:ascii="Consolas" w:eastAsia="Times New Roman" w:hAnsi="Consolas" w:cs="Consolas"/>
                      <w:color w:val="000000"/>
                      <w:sz w:val="20"/>
                      <w:szCs w:val="20"/>
                    </w:rPr>
                  </w:rPrChange>
                </w:rPr>
                <w:tab/>
                <w:t>}</w:t>
              </w:r>
              <w:r w:rsidRPr="00BD0860">
                <w:rPr>
                  <w:rFonts w:eastAsia="Times New Roman" w:cs="Consolas"/>
                  <w:b/>
                  <w:bCs/>
                  <w:color w:val="7F0055"/>
                  <w:sz w:val="20"/>
                  <w:szCs w:val="20"/>
                  <w:highlight w:val="yellow"/>
                  <w:rPrChange w:id="1501" w:author="WIN764BIT" w:date="2017-08-31T14:47:00Z">
                    <w:rPr>
                      <w:rFonts w:ascii="Consolas" w:eastAsia="Times New Roman" w:hAnsi="Consolas" w:cs="Consolas"/>
                      <w:b/>
                      <w:bCs/>
                      <w:color w:val="7F0055"/>
                      <w:sz w:val="20"/>
                      <w:szCs w:val="20"/>
                    </w:rPr>
                  </w:rPrChange>
                </w:rPr>
                <w:t>else</w:t>
              </w:r>
              <w:r w:rsidRPr="00BD0860">
                <w:rPr>
                  <w:rFonts w:eastAsia="Times New Roman" w:cs="Consolas"/>
                  <w:color w:val="000000"/>
                  <w:sz w:val="20"/>
                  <w:szCs w:val="20"/>
                  <w:highlight w:val="yellow"/>
                  <w:rPrChange w:id="1502" w:author="WIN764BIT" w:date="2017-08-31T14:47:00Z">
                    <w:rPr>
                      <w:rFonts w:ascii="Consolas" w:eastAsia="Times New Roman" w:hAnsi="Consolas" w:cs="Consolas"/>
                      <w:color w:val="000000"/>
                      <w:sz w:val="20"/>
                      <w:szCs w:val="20"/>
                    </w:rPr>
                  </w:rPrChange>
                </w:rPr>
                <w:t xml:space="preserve"> </w:t>
              </w:r>
              <w:r w:rsidRPr="00BD0860">
                <w:rPr>
                  <w:rFonts w:eastAsia="Times New Roman" w:cs="Consolas"/>
                  <w:b/>
                  <w:bCs/>
                  <w:color w:val="7F0055"/>
                  <w:sz w:val="20"/>
                  <w:szCs w:val="20"/>
                  <w:highlight w:val="yellow"/>
                  <w:rPrChange w:id="1503" w:author="WIN764BIT" w:date="2017-08-31T14:47:00Z">
                    <w:rPr>
                      <w:rFonts w:ascii="Consolas" w:eastAsia="Times New Roman" w:hAnsi="Consolas" w:cs="Consolas"/>
                      <w:b/>
                      <w:bCs/>
                      <w:color w:val="7F0055"/>
                      <w:sz w:val="20"/>
                      <w:szCs w:val="20"/>
                    </w:rPr>
                  </w:rPrChange>
                </w:rPr>
                <w:t>if</w:t>
              </w:r>
              <w:r w:rsidRPr="00BD0860">
                <w:rPr>
                  <w:rFonts w:eastAsia="Times New Roman" w:cs="Consolas"/>
                  <w:color w:val="000000"/>
                  <w:sz w:val="20"/>
                  <w:szCs w:val="20"/>
                  <w:highlight w:val="yellow"/>
                  <w:rPrChange w:id="1504" w:author="WIN764BIT" w:date="2017-08-31T14:47:00Z">
                    <w:rPr>
                      <w:rFonts w:ascii="Consolas" w:eastAsia="Times New Roman" w:hAnsi="Consolas" w:cs="Consolas"/>
                      <w:color w:val="000000"/>
                      <w:sz w:val="20"/>
                      <w:szCs w:val="20"/>
                    </w:rPr>
                  </w:rPrChange>
                </w:rPr>
                <w:t>(paymentResponse.pending){</w:t>
              </w:r>
            </w:ins>
          </w:p>
          <w:p w14:paraId="5F47AF83" w14:textId="77777777" w:rsidR="00A31053" w:rsidRPr="00BD0860" w:rsidRDefault="00A31053" w:rsidP="00A31053">
            <w:pPr>
              <w:autoSpaceDE w:val="0"/>
              <w:autoSpaceDN w:val="0"/>
              <w:adjustRightInd w:val="0"/>
              <w:spacing w:after="0" w:line="240" w:lineRule="auto"/>
              <w:rPr>
                <w:ins w:id="1505" w:author="WIN764BIT" w:date="2017-08-31T14:46:00Z"/>
                <w:rFonts w:eastAsia="Times New Roman" w:cs="Consolas"/>
                <w:sz w:val="20"/>
                <w:szCs w:val="20"/>
                <w:highlight w:val="yellow"/>
                <w:rPrChange w:id="1506" w:author="WIN764BIT" w:date="2017-08-31T14:47:00Z">
                  <w:rPr>
                    <w:ins w:id="1507" w:author="WIN764BIT" w:date="2017-08-31T14:46:00Z"/>
                    <w:rFonts w:ascii="Consolas" w:eastAsia="Times New Roman" w:hAnsi="Consolas" w:cs="Consolas"/>
                    <w:sz w:val="20"/>
                    <w:szCs w:val="20"/>
                  </w:rPr>
                </w:rPrChange>
              </w:rPr>
            </w:pPr>
            <w:ins w:id="1508" w:author="WIN764BIT" w:date="2017-08-31T14:46:00Z">
              <w:r w:rsidRPr="00BD0860">
                <w:rPr>
                  <w:rFonts w:eastAsia="Times New Roman" w:cs="Consolas"/>
                  <w:color w:val="000000"/>
                  <w:sz w:val="20"/>
                  <w:szCs w:val="20"/>
                  <w:highlight w:val="yellow"/>
                  <w:rPrChange w:id="1509" w:author="WIN764BIT" w:date="2017-08-31T14:47:00Z">
                    <w:rPr>
                      <w:rFonts w:ascii="Consolas" w:eastAsia="Times New Roman" w:hAnsi="Consolas" w:cs="Consolas"/>
                      <w:color w:val="000000"/>
                      <w:sz w:val="20"/>
                      <w:szCs w:val="20"/>
                    </w:rPr>
                  </w:rPrChange>
                </w:rPr>
                <w:tab/>
              </w:r>
              <w:r w:rsidRPr="00BD0860">
                <w:rPr>
                  <w:rFonts w:eastAsia="Times New Roman" w:cs="Consolas"/>
                  <w:color w:val="000000"/>
                  <w:sz w:val="20"/>
                  <w:szCs w:val="20"/>
                  <w:highlight w:val="yellow"/>
                  <w:rPrChange w:id="1510" w:author="WIN764BIT" w:date="2017-08-31T14:47:00Z">
                    <w:rPr>
                      <w:rFonts w:ascii="Consolas" w:eastAsia="Times New Roman" w:hAnsi="Consolas" w:cs="Consolas"/>
                      <w:color w:val="000000"/>
                      <w:sz w:val="20"/>
                      <w:szCs w:val="20"/>
                    </w:rPr>
                  </w:rPrChange>
                </w:rPr>
                <w:tab/>
              </w:r>
              <w:r w:rsidRPr="00BD0860">
                <w:rPr>
                  <w:rFonts w:eastAsia="Times New Roman" w:cs="Consolas"/>
                  <w:b/>
                  <w:bCs/>
                  <w:color w:val="7F0055"/>
                  <w:sz w:val="20"/>
                  <w:szCs w:val="20"/>
                  <w:highlight w:val="yellow"/>
                  <w:rPrChange w:id="1511" w:author="WIN764BIT" w:date="2017-08-31T14:47:00Z">
                    <w:rPr>
                      <w:rFonts w:ascii="Consolas" w:eastAsia="Times New Roman" w:hAnsi="Consolas" w:cs="Consolas"/>
                      <w:b/>
                      <w:bCs/>
                      <w:color w:val="7F0055"/>
                      <w:sz w:val="20"/>
                      <w:szCs w:val="20"/>
                    </w:rPr>
                  </w:rPrChange>
                </w:rPr>
                <w:t>return</w:t>
              </w:r>
              <w:r w:rsidRPr="00BD0860">
                <w:rPr>
                  <w:rFonts w:eastAsia="Times New Roman" w:cs="Consolas"/>
                  <w:color w:val="000000"/>
                  <w:sz w:val="20"/>
                  <w:szCs w:val="20"/>
                  <w:highlight w:val="yellow"/>
                  <w:rPrChange w:id="1512" w:author="WIN764BIT" w:date="2017-08-31T14:47:00Z">
                    <w:rPr>
                      <w:rFonts w:ascii="Consolas" w:eastAsia="Times New Roman" w:hAnsi="Consolas" w:cs="Consolas"/>
                      <w:color w:val="000000"/>
                      <w:sz w:val="20"/>
                      <w:szCs w:val="20"/>
                    </w:rPr>
                  </w:rPrChange>
                </w:rPr>
                <w:t xml:space="preserve"> {review: </w:t>
              </w:r>
              <w:r w:rsidRPr="00BD0860">
                <w:rPr>
                  <w:rFonts w:eastAsia="Times New Roman" w:cs="Consolas"/>
                  <w:b/>
                  <w:bCs/>
                  <w:color w:val="7F0055"/>
                  <w:sz w:val="20"/>
                  <w:szCs w:val="20"/>
                  <w:highlight w:val="yellow"/>
                  <w:rPrChange w:id="1513" w:author="WIN764BIT" w:date="2017-08-31T14:47:00Z">
                    <w:rPr>
                      <w:rFonts w:ascii="Consolas" w:eastAsia="Times New Roman" w:hAnsi="Consolas" w:cs="Consolas"/>
                      <w:b/>
                      <w:bCs/>
                      <w:color w:val="7F0055"/>
                      <w:sz w:val="20"/>
                      <w:szCs w:val="20"/>
                    </w:rPr>
                  </w:rPrChange>
                </w:rPr>
                <w:t>true</w:t>
              </w:r>
              <w:r w:rsidRPr="00BD0860">
                <w:rPr>
                  <w:rFonts w:eastAsia="Times New Roman" w:cs="Consolas"/>
                  <w:color w:val="000000"/>
                  <w:sz w:val="20"/>
                  <w:szCs w:val="20"/>
                  <w:highlight w:val="yellow"/>
                  <w:rPrChange w:id="1514" w:author="WIN764BIT" w:date="2017-08-31T14:47:00Z">
                    <w:rPr>
                      <w:rFonts w:ascii="Consolas" w:eastAsia="Times New Roman" w:hAnsi="Consolas" w:cs="Consolas"/>
                      <w:color w:val="000000"/>
                      <w:sz w:val="20"/>
                      <w:szCs w:val="20"/>
                    </w:rPr>
                  </w:rPrChange>
                </w:rPr>
                <w:t xml:space="preserve">}; </w:t>
              </w:r>
            </w:ins>
          </w:p>
          <w:p w14:paraId="5C2518D8" w14:textId="77777777" w:rsidR="00A31053" w:rsidRPr="00BD0860" w:rsidRDefault="00A31053" w:rsidP="00A31053">
            <w:pPr>
              <w:autoSpaceDE w:val="0"/>
              <w:autoSpaceDN w:val="0"/>
              <w:adjustRightInd w:val="0"/>
              <w:spacing w:after="0" w:line="240" w:lineRule="auto"/>
              <w:rPr>
                <w:ins w:id="1515" w:author="WIN764BIT" w:date="2017-08-31T14:46:00Z"/>
                <w:rFonts w:eastAsia="Times New Roman" w:cs="Consolas"/>
                <w:sz w:val="20"/>
                <w:szCs w:val="20"/>
                <w:highlight w:val="yellow"/>
                <w:rPrChange w:id="1516" w:author="WIN764BIT" w:date="2017-08-31T14:47:00Z">
                  <w:rPr>
                    <w:ins w:id="1517" w:author="WIN764BIT" w:date="2017-08-31T14:46:00Z"/>
                    <w:rFonts w:ascii="Consolas" w:eastAsia="Times New Roman" w:hAnsi="Consolas" w:cs="Consolas"/>
                    <w:sz w:val="20"/>
                    <w:szCs w:val="20"/>
                  </w:rPr>
                </w:rPrChange>
              </w:rPr>
            </w:pPr>
            <w:ins w:id="1518" w:author="WIN764BIT" w:date="2017-08-31T14:46:00Z">
              <w:r w:rsidRPr="00BD0860">
                <w:rPr>
                  <w:rFonts w:eastAsia="Times New Roman" w:cs="Consolas"/>
                  <w:color w:val="000000"/>
                  <w:sz w:val="20"/>
                  <w:szCs w:val="20"/>
                  <w:highlight w:val="yellow"/>
                  <w:rPrChange w:id="1519" w:author="WIN764BIT" w:date="2017-08-31T14:47:00Z">
                    <w:rPr>
                      <w:rFonts w:ascii="Consolas" w:eastAsia="Times New Roman" w:hAnsi="Consolas" w:cs="Consolas"/>
                      <w:color w:val="000000"/>
                      <w:sz w:val="20"/>
                      <w:szCs w:val="20"/>
                    </w:rPr>
                  </w:rPrChange>
                </w:rPr>
                <w:tab/>
                <w:t>}</w:t>
              </w:r>
            </w:ins>
          </w:p>
          <w:p w14:paraId="1636F1A9" w14:textId="77777777" w:rsidR="00A31053" w:rsidRPr="00BD0860" w:rsidRDefault="00A31053" w:rsidP="00A31053">
            <w:pPr>
              <w:autoSpaceDE w:val="0"/>
              <w:autoSpaceDN w:val="0"/>
              <w:adjustRightInd w:val="0"/>
              <w:spacing w:after="0" w:line="240" w:lineRule="auto"/>
              <w:rPr>
                <w:ins w:id="1520" w:author="WIN764BIT" w:date="2017-08-31T14:46:00Z"/>
                <w:rFonts w:eastAsia="Times New Roman" w:cs="Consolas"/>
                <w:sz w:val="20"/>
                <w:szCs w:val="20"/>
                <w:highlight w:val="yellow"/>
                <w:rPrChange w:id="1521" w:author="WIN764BIT" w:date="2017-08-31T14:47:00Z">
                  <w:rPr>
                    <w:ins w:id="1522" w:author="WIN764BIT" w:date="2017-08-31T14:46:00Z"/>
                    <w:rFonts w:ascii="Consolas" w:eastAsia="Times New Roman" w:hAnsi="Consolas" w:cs="Consolas"/>
                    <w:sz w:val="20"/>
                    <w:szCs w:val="20"/>
                  </w:rPr>
                </w:rPrChange>
              </w:rPr>
            </w:pPr>
            <w:ins w:id="1523" w:author="WIN764BIT" w:date="2017-08-31T14:46:00Z">
              <w:r w:rsidRPr="00BD0860">
                <w:rPr>
                  <w:rFonts w:eastAsia="Times New Roman" w:cs="Consolas"/>
                  <w:color w:val="000000"/>
                  <w:sz w:val="20"/>
                  <w:szCs w:val="20"/>
                  <w:highlight w:val="yellow"/>
                  <w:rPrChange w:id="1524" w:author="WIN764BIT" w:date="2017-08-31T14:47:00Z">
                    <w:rPr>
                      <w:rFonts w:ascii="Consolas" w:eastAsia="Times New Roman" w:hAnsi="Consolas" w:cs="Consolas"/>
                      <w:color w:val="000000"/>
                      <w:sz w:val="20"/>
                      <w:szCs w:val="20"/>
                    </w:rPr>
                  </w:rPrChange>
                </w:rPr>
                <w:tab/>
              </w:r>
              <w:r w:rsidRPr="00BD0860">
                <w:rPr>
                  <w:rFonts w:eastAsia="Times New Roman" w:cs="Consolas"/>
                  <w:b/>
                  <w:bCs/>
                  <w:color w:val="7F0055"/>
                  <w:sz w:val="20"/>
                  <w:szCs w:val="20"/>
                  <w:highlight w:val="yellow"/>
                  <w:rPrChange w:id="1525" w:author="WIN764BIT" w:date="2017-08-31T14:47:00Z">
                    <w:rPr>
                      <w:rFonts w:ascii="Consolas" w:eastAsia="Times New Roman" w:hAnsi="Consolas" w:cs="Consolas"/>
                      <w:b/>
                      <w:bCs/>
                      <w:color w:val="7F0055"/>
                      <w:sz w:val="20"/>
                      <w:szCs w:val="20"/>
                    </w:rPr>
                  </w:rPrChange>
                </w:rPr>
                <w:t>else</w:t>
              </w:r>
              <w:r w:rsidRPr="00BD0860">
                <w:rPr>
                  <w:rFonts w:eastAsia="Times New Roman" w:cs="Consolas"/>
                  <w:color w:val="000000"/>
                  <w:sz w:val="20"/>
                  <w:szCs w:val="20"/>
                  <w:highlight w:val="yellow"/>
                  <w:rPrChange w:id="1526" w:author="WIN764BIT" w:date="2017-08-31T14:47:00Z">
                    <w:rPr>
                      <w:rFonts w:ascii="Consolas" w:eastAsia="Times New Roman" w:hAnsi="Consolas" w:cs="Consolas"/>
                      <w:color w:val="000000"/>
                      <w:sz w:val="20"/>
                      <w:szCs w:val="20"/>
                    </w:rPr>
                  </w:rPrChange>
                </w:rPr>
                <w:t>{</w:t>
              </w:r>
            </w:ins>
          </w:p>
          <w:p w14:paraId="54E1960B" w14:textId="77777777" w:rsidR="00A31053" w:rsidRPr="00BD0860" w:rsidRDefault="00A31053" w:rsidP="00A31053">
            <w:pPr>
              <w:autoSpaceDE w:val="0"/>
              <w:autoSpaceDN w:val="0"/>
              <w:adjustRightInd w:val="0"/>
              <w:spacing w:after="0" w:line="240" w:lineRule="auto"/>
              <w:rPr>
                <w:ins w:id="1527" w:author="WIN764BIT" w:date="2017-08-31T14:46:00Z"/>
                <w:rFonts w:eastAsia="Times New Roman" w:cs="Consolas"/>
                <w:sz w:val="20"/>
                <w:szCs w:val="20"/>
                <w:highlight w:val="yellow"/>
                <w:rPrChange w:id="1528" w:author="WIN764BIT" w:date="2017-08-31T14:47:00Z">
                  <w:rPr>
                    <w:ins w:id="1529" w:author="WIN764BIT" w:date="2017-08-31T14:46:00Z"/>
                    <w:rFonts w:ascii="Consolas" w:eastAsia="Times New Roman" w:hAnsi="Consolas" w:cs="Consolas"/>
                    <w:sz w:val="20"/>
                    <w:szCs w:val="20"/>
                  </w:rPr>
                </w:rPrChange>
              </w:rPr>
            </w:pPr>
            <w:ins w:id="1530" w:author="WIN764BIT" w:date="2017-08-31T14:46:00Z">
              <w:r w:rsidRPr="00BD0860">
                <w:rPr>
                  <w:rFonts w:eastAsia="Times New Roman" w:cs="Consolas"/>
                  <w:color w:val="000000"/>
                  <w:sz w:val="20"/>
                  <w:szCs w:val="20"/>
                  <w:highlight w:val="yellow"/>
                  <w:rPrChange w:id="1531" w:author="WIN764BIT" w:date="2017-08-31T14:47:00Z">
                    <w:rPr>
                      <w:rFonts w:ascii="Consolas" w:eastAsia="Times New Roman" w:hAnsi="Consolas" w:cs="Consolas"/>
                      <w:color w:val="000000"/>
                      <w:sz w:val="20"/>
                      <w:szCs w:val="20"/>
                    </w:rPr>
                  </w:rPrChange>
                </w:rPr>
                <w:tab/>
              </w:r>
              <w:r w:rsidRPr="00BD0860">
                <w:rPr>
                  <w:rFonts w:eastAsia="Times New Roman" w:cs="Consolas"/>
                  <w:color w:val="000000"/>
                  <w:sz w:val="20"/>
                  <w:szCs w:val="20"/>
                  <w:highlight w:val="yellow"/>
                  <w:rPrChange w:id="1532" w:author="WIN764BIT" w:date="2017-08-31T14:47:00Z">
                    <w:rPr>
                      <w:rFonts w:ascii="Consolas" w:eastAsia="Times New Roman" w:hAnsi="Consolas" w:cs="Consolas"/>
                      <w:color w:val="000000"/>
                      <w:sz w:val="20"/>
                      <w:szCs w:val="20"/>
                    </w:rPr>
                  </w:rPrChange>
                </w:rPr>
                <w:tab/>
              </w:r>
              <w:r w:rsidRPr="00BD0860">
                <w:rPr>
                  <w:rFonts w:eastAsia="Times New Roman" w:cs="Consolas"/>
                  <w:b/>
                  <w:bCs/>
                  <w:color w:val="7F0055"/>
                  <w:sz w:val="20"/>
                  <w:szCs w:val="20"/>
                  <w:highlight w:val="yellow"/>
                  <w:rPrChange w:id="1533" w:author="WIN764BIT" w:date="2017-08-31T14:47:00Z">
                    <w:rPr>
                      <w:rFonts w:ascii="Consolas" w:eastAsia="Times New Roman" w:hAnsi="Consolas" w:cs="Consolas"/>
                      <w:b/>
                      <w:bCs/>
                      <w:color w:val="7F0055"/>
                      <w:sz w:val="20"/>
                      <w:szCs w:val="20"/>
                    </w:rPr>
                  </w:rPrChange>
                </w:rPr>
                <w:t>return</w:t>
              </w:r>
              <w:r w:rsidRPr="00BD0860">
                <w:rPr>
                  <w:rFonts w:eastAsia="Times New Roman" w:cs="Consolas"/>
                  <w:color w:val="000000"/>
                  <w:sz w:val="20"/>
                  <w:szCs w:val="20"/>
                  <w:highlight w:val="yellow"/>
                  <w:rPrChange w:id="1534" w:author="WIN764BIT" w:date="2017-08-31T14:47:00Z">
                    <w:rPr>
                      <w:rFonts w:ascii="Consolas" w:eastAsia="Times New Roman" w:hAnsi="Consolas" w:cs="Consolas"/>
                      <w:color w:val="000000"/>
                      <w:sz w:val="20"/>
                      <w:szCs w:val="20"/>
                    </w:rPr>
                  </w:rPrChange>
                </w:rPr>
                <w:t xml:space="preserve"> {error: </w:t>
              </w:r>
              <w:r w:rsidRPr="00BD0860">
                <w:rPr>
                  <w:rFonts w:eastAsia="Times New Roman" w:cs="Consolas"/>
                  <w:b/>
                  <w:bCs/>
                  <w:color w:val="7F0055"/>
                  <w:sz w:val="20"/>
                  <w:szCs w:val="20"/>
                  <w:highlight w:val="yellow"/>
                  <w:rPrChange w:id="1535" w:author="WIN764BIT" w:date="2017-08-31T14:47:00Z">
                    <w:rPr>
                      <w:rFonts w:ascii="Consolas" w:eastAsia="Times New Roman" w:hAnsi="Consolas" w:cs="Consolas"/>
                      <w:b/>
                      <w:bCs/>
                      <w:color w:val="7F0055"/>
                      <w:sz w:val="20"/>
                      <w:szCs w:val="20"/>
                    </w:rPr>
                  </w:rPrChange>
                </w:rPr>
                <w:t>true</w:t>
              </w:r>
              <w:r w:rsidRPr="00BD0860">
                <w:rPr>
                  <w:rFonts w:eastAsia="Times New Roman" w:cs="Consolas"/>
                  <w:color w:val="000000"/>
                  <w:sz w:val="20"/>
                  <w:szCs w:val="20"/>
                  <w:highlight w:val="yellow"/>
                  <w:rPrChange w:id="1536" w:author="WIN764BIT" w:date="2017-08-31T14:47:00Z">
                    <w:rPr>
                      <w:rFonts w:ascii="Consolas" w:eastAsia="Times New Roman" w:hAnsi="Consolas" w:cs="Consolas"/>
                      <w:color w:val="000000"/>
                      <w:sz w:val="20"/>
                      <w:szCs w:val="20"/>
                    </w:rPr>
                  </w:rPrChange>
                </w:rPr>
                <w:t>};</w:t>
              </w:r>
            </w:ins>
          </w:p>
          <w:p w14:paraId="6D45FFEE" w14:textId="77777777" w:rsidR="00A31053" w:rsidRPr="009B5526" w:rsidDel="00BD0860" w:rsidRDefault="00A31053" w:rsidP="005C1822">
            <w:pPr>
              <w:pStyle w:val="BodyText"/>
              <w:rPr>
                <w:del w:id="1537" w:author="WIN764BIT" w:date="2017-08-31T14:46:00Z"/>
                <w:highlight w:val="yellow"/>
              </w:rPr>
            </w:pPr>
            <w:ins w:id="1538" w:author="WIN764BIT" w:date="2017-08-31T14:46:00Z">
              <w:r w:rsidRPr="00BD0860">
                <w:rPr>
                  <w:bCs w:val="0"/>
                  <w:color w:val="000000"/>
                  <w:highlight w:val="yellow"/>
                  <w:rPrChange w:id="1539" w:author="WIN764BIT" w:date="2017-08-31T14:47:00Z">
                    <w:rPr>
                      <w:rFonts w:ascii="Consolas" w:eastAsia="Times New Roman" w:hAnsi="Consolas" w:cs="Consolas"/>
                      <w:bCs w:val="0"/>
                      <w:color w:val="000000"/>
                      <w:sz w:val="20"/>
                      <w:szCs w:val="20"/>
                    </w:rPr>
                  </w:rPrChange>
                </w:rPr>
                <w:tab/>
                <w:t>}</w:t>
              </w:r>
            </w:ins>
            <w:del w:id="1540" w:author="WIN764BIT" w:date="2017-08-31T14:46:00Z">
              <w:r w:rsidRPr="009B5526" w:rsidDel="00BD0860">
                <w:rPr>
                  <w:b/>
                  <w:color w:val="7F0055"/>
                  <w:highlight w:val="yellow"/>
                </w:rPr>
                <w:delText>var</w:delText>
              </w:r>
              <w:r w:rsidRPr="009B5526" w:rsidDel="00BD0860">
                <w:rPr>
                  <w:color w:val="000000"/>
                  <w:highlight w:val="yellow"/>
                </w:rPr>
                <w:delText xml:space="preserve"> CybersourceConstants = require(</w:delText>
              </w:r>
              <w:r w:rsidRPr="009B5526" w:rsidDel="00BD0860">
                <w:rPr>
                  <w:highlight w:val="yellow"/>
                </w:rPr>
                <w:delText>'int_cybersource/cartridge/scripts/utils/CybersourceConstants'</w:delText>
              </w:r>
              <w:r w:rsidRPr="009B5526" w:rsidDel="00BD0860">
                <w:rPr>
                  <w:color w:val="000000"/>
                  <w:highlight w:val="yellow"/>
                </w:rPr>
                <w:delText>);</w:delText>
              </w:r>
            </w:del>
          </w:p>
          <w:p w14:paraId="317848CB" w14:textId="77777777" w:rsidR="00A31053" w:rsidRPr="009B5526" w:rsidDel="00BD0860" w:rsidRDefault="00A31053" w:rsidP="005C1822">
            <w:pPr>
              <w:pStyle w:val="BodyText"/>
              <w:rPr>
                <w:del w:id="1541" w:author="WIN764BIT" w:date="2017-08-31T14:46:00Z"/>
                <w:highlight w:val="yellow"/>
              </w:rPr>
            </w:pPr>
            <w:del w:id="1542" w:author="WIN764BIT" w:date="2017-08-31T14:46:00Z">
              <w:r w:rsidRPr="009B5526" w:rsidDel="00BD0860">
                <w:rPr>
                  <w:highlight w:val="yellow"/>
                </w:rPr>
                <w:tab/>
              </w:r>
              <w:r w:rsidRPr="009B5526" w:rsidDel="00BD0860">
                <w:rPr>
                  <w:b/>
                  <w:color w:val="7F0055"/>
                  <w:highlight w:val="yellow"/>
                </w:rPr>
                <w:delText>var</w:delText>
              </w:r>
              <w:r w:rsidRPr="009B5526" w:rsidDel="00BD0860">
                <w:rPr>
                  <w:highlight w:val="yellow"/>
                </w:rPr>
                <w:delText xml:space="preserve"> adapter = require(CybersourceConstants.PAYPAL_ADAPTOR);</w:delText>
              </w:r>
            </w:del>
          </w:p>
          <w:p w14:paraId="6E8D6CFC" w14:textId="77777777" w:rsidR="00A31053" w:rsidRPr="009B5526" w:rsidDel="00BD0860" w:rsidRDefault="00A31053" w:rsidP="005C1822">
            <w:pPr>
              <w:pStyle w:val="BodyText"/>
              <w:rPr>
                <w:del w:id="1543" w:author="WIN764BIT" w:date="2017-08-31T14:46:00Z"/>
                <w:highlight w:val="yellow"/>
              </w:rPr>
            </w:pPr>
            <w:del w:id="1544" w:author="WIN764BIT" w:date="2017-08-31T14:46:00Z">
              <w:r w:rsidRPr="009B5526" w:rsidDel="00BD0860">
                <w:rPr>
                  <w:highlight w:val="yellow"/>
                </w:rPr>
                <w:tab/>
                <w:delText xml:space="preserve"> Transaction.wrap(</w:delText>
              </w:r>
              <w:r w:rsidRPr="009B5526" w:rsidDel="00BD0860">
                <w:rPr>
                  <w:b/>
                  <w:color w:val="7F0055"/>
                  <w:highlight w:val="yellow"/>
                </w:rPr>
                <w:delText>function</w:delText>
              </w:r>
              <w:r w:rsidRPr="009B5526" w:rsidDel="00BD0860">
                <w:rPr>
                  <w:highlight w:val="yellow"/>
                </w:rPr>
                <w:delText xml:space="preserve"> () {</w:delText>
              </w:r>
            </w:del>
          </w:p>
          <w:p w14:paraId="429AE633" w14:textId="77777777" w:rsidR="00A31053" w:rsidRPr="009B5526" w:rsidDel="00BD0860" w:rsidRDefault="00A31053" w:rsidP="005C1822">
            <w:pPr>
              <w:pStyle w:val="BodyText"/>
              <w:rPr>
                <w:del w:id="1545" w:author="WIN764BIT" w:date="2017-08-31T14:46:00Z"/>
                <w:highlight w:val="yellow"/>
              </w:rPr>
            </w:pPr>
            <w:del w:id="1546" w:author="WIN764BIT" w:date="2017-08-31T14:46:00Z">
              <w:r w:rsidRPr="009B5526" w:rsidDel="00BD0860">
                <w:rPr>
                  <w:highlight w:val="yellow"/>
                </w:rPr>
                <w:tab/>
                <w:delText xml:space="preserve">        paymentInstrument.paymentTransaction.paymentProcessor = paymentProcessor;</w:delText>
              </w:r>
            </w:del>
          </w:p>
          <w:p w14:paraId="4B7E06AC" w14:textId="77777777" w:rsidR="00A31053" w:rsidRPr="009B5526" w:rsidDel="00BD0860" w:rsidRDefault="00A31053" w:rsidP="005C1822">
            <w:pPr>
              <w:pStyle w:val="BodyText"/>
              <w:rPr>
                <w:del w:id="1547" w:author="WIN764BIT" w:date="2017-08-31T14:46:00Z"/>
                <w:highlight w:val="yellow"/>
              </w:rPr>
            </w:pPr>
            <w:del w:id="1548" w:author="WIN764BIT" w:date="2017-08-31T14:46:00Z">
              <w:r w:rsidRPr="009B5526" w:rsidDel="00BD0860">
                <w:rPr>
                  <w:highlight w:val="yellow"/>
                </w:rPr>
                <w:tab/>
                <w:delText xml:space="preserve"> });</w:delText>
              </w:r>
            </w:del>
          </w:p>
          <w:p w14:paraId="3CD2CDA6" w14:textId="77777777" w:rsidR="00A31053" w:rsidRPr="009B5526" w:rsidDel="00BD0860" w:rsidRDefault="00A31053" w:rsidP="005C1822">
            <w:pPr>
              <w:pStyle w:val="BodyText"/>
              <w:rPr>
                <w:del w:id="1549" w:author="WIN764BIT" w:date="2017-08-31T14:46:00Z"/>
                <w:highlight w:val="yellow"/>
              </w:rPr>
            </w:pPr>
            <w:del w:id="1550" w:author="WIN764BIT" w:date="2017-08-31T14:46:00Z">
              <w:r w:rsidRPr="009B5526" w:rsidDel="00BD0860">
                <w:rPr>
                  <w:highlight w:val="yellow"/>
                </w:rPr>
                <w:tab/>
              </w:r>
              <w:r w:rsidRPr="009B5526" w:rsidDel="00BD0860">
                <w:rPr>
                  <w:b/>
                  <w:color w:val="7F0055"/>
                  <w:highlight w:val="yellow"/>
                </w:rPr>
                <w:delText>var</w:delText>
              </w:r>
              <w:r w:rsidRPr="009B5526" w:rsidDel="00BD0860">
                <w:rPr>
                  <w:highlight w:val="yellow"/>
                </w:rPr>
                <w:delText xml:space="preserve"> paymentResponse = adapter.PaymentService(args.Order,paymentInstrument);</w:delText>
              </w:r>
            </w:del>
          </w:p>
          <w:p w14:paraId="7E2838FC" w14:textId="77777777" w:rsidR="00A31053" w:rsidRPr="009B5526" w:rsidDel="00BD0860" w:rsidRDefault="00A31053" w:rsidP="005C1822">
            <w:pPr>
              <w:pStyle w:val="BodyText"/>
              <w:rPr>
                <w:del w:id="1551" w:author="WIN764BIT" w:date="2017-08-31T14:46:00Z"/>
                <w:highlight w:val="yellow"/>
              </w:rPr>
            </w:pPr>
            <w:del w:id="1552" w:author="WIN764BIT" w:date="2017-08-31T14:46:00Z">
              <w:r w:rsidRPr="009B5526" w:rsidDel="00BD0860">
                <w:rPr>
                  <w:highlight w:val="yellow"/>
                </w:rPr>
                <w:tab/>
              </w:r>
            </w:del>
          </w:p>
          <w:p w14:paraId="681F1A06" w14:textId="77777777" w:rsidR="00A31053" w:rsidRPr="009B5526" w:rsidDel="00BD0860" w:rsidRDefault="00A31053" w:rsidP="005C1822">
            <w:pPr>
              <w:pStyle w:val="BodyText"/>
              <w:rPr>
                <w:del w:id="1553" w:author="WIN764BIT" w:date="2017-08-31T14:46:00Z"/>
                <w:highlight w:val="yellow"/>
              </w:rPr>
            </w:pPr>
            <w:del w:id="1554" w:author="WIN764BIT" w:date="2017-08-31T14:46:00Z">
              <w:r w:rsidRPr="009B5526" w:rsidDel="00BD0860">
                <w:rPr>
                  <w:b/>
                  <w:color w:val="7F0055"/>
                  <w:highlight w:val="yellow"/>
                </w:rPr>
                <w:delText>if</w:delText>
              </w:r>
              <w:r w:rsidRPr="009B5526" w:rsidDel="00BD0860">
                <w:rPr>
                  <w:highlight w:val="yellow"/>
                </w:rPr>
                <w:delText>(paymentResponse.authorized)</w:delText>
              </w:r>
            </w:del>
          </w:p>
          <w:p w14:paraId="0C364966" w14:textId="77777777" w:rsidR="00A31053" w:rsidRPr="009B5526" w:rsidDel="00BD0860" w:rsidRDefault="00A31053" w:rsidP="005C1822">
            <w:pPr>
              <w:pStyle w:val="BodyText"/>
              <w:rPr>
                <w:del w:id="1555" w:author="WIN764BIT" w:date="2017-08-31T14:46:00Z"/>
                <w:highlight w:val="yellow"/>
              </w:rPr>
            </w:pPr>
            <w:del w:id="1556" w:author="WIN764BIT" w:date="2017-08-31T14:46:00Z">
              <w:r w:rsidRPr="009B5526" w:rsidDel="00BD0860">
                <w:rPr>
                  <w:highlight w:val="yellow"/>
                </w:rPr>
                <w:tab/>
                <w:delText>{</w:delText>
              </w:r>
              <w:r w:rsidRPr="009B5526" w:rsidDel="00BD0860">
                <w:rPr>
                  <w:highlight w:val="yellow"/>
                </w:rPr>
                <w:tab/>
              </w:r>
            </w:del>
          </w:p>
          <w:p w14:paraId="19AA9324" w14:textId="77777777" w:rsidR="00A31053" w:rsidRPr="009B5526" w:rsidDel="00BD0860" w:rsidRDefault="00A31053" w:rsidP="005C1822">
            <w:pPr>
              <w:pStyle w:val="BodyText"/>
              <w:rPr>
                <w:del w:id="1557" w:author="WIN764BIT" w:date="2017-08-31T14:46:00Z"/>
                <w:highlight w:val="yellow"/>
              </w:rPr>
            </w:pPr>
            <w:del w:id="1558" w:author="WIN764BIT" w:date="2017-08-31T14:46:00Z">
              <w:r w:rsidRPr="009B5526" w:rsidDel="00BD0860">
                <w:rPr>
                  <w:highlight w:val="yellow"/>
                </w:rPr>
                <w:tab/>
              </w:r>
              <w:r w:rsidRPr="009B5526" w:rsidDel="00BD0860">
                <w:rPr>
                  <w:b/>
                  <w:color w:val="7F0055"/>
                  <w:highlight w:val="yellow"/>
                </w:rPr>
                <w:delText>return</w:delText>
              </w:r>
              <w:r w:rsidRPr="009B5526" w:rsidDel="00BD0860">
                <w:rPr>
                  <w:highlight w:val="yellow"/>
                </w:rPr>
                <w:delText xml:space="preserve"> {authorized: </w:delText>
              </w:r>
              <w:r w:rsidRPr="009B5526" w:rsidDel="00BD0860">
                <w:rPr>
                  <w:b/>
                  <w:color w:val="7F0055"/>
                  <w:highlight w:val="yellow"/>
                </w:rPr>
                <w:delText>true</w:delText>
              </w:r>
              <w:r w:rsidRPr="009B5526" w:rsidDel="00BD0860">
                <w:rPr>
                  <w:highlight w:val="yellow"/>
                </w:rPr>
                <w:delText xml:space="preserve">}; </w:delText>
              </w:r>
            </w:del>
          </w:p>
          <w:p w14:paraId="3FDB91B0" w14:textId="77777777" w:rsidR="00A31053" w:rsidRPr="009B5526" w:rsidDel="00BD0860" w:rsidRDefault="00A31053" w:rsidP="005C1822">
            <w:pPr>
              <w:pStyle w:val="BodyText"/>
              <w:rPr>
                <w:del w:id="1559" w:author="WIN764BIT" w:date="2017-08-31T14:46:00Z"/>
                <w:highlight w:val="yellow"/>
              </w:rPr>
            </w:pPr>
            <w:del w:id="1560" w:author="WIN764BIT" w:date="2017-08-31T14:46:00Z">
              <w:r w:rsidRPr="009B5526" w:rsidDel="00BD0860">
                <w:rPr>
                  <w:highlight w:val="yellow"/>
                </w:rPr>
                <w:tab/>
                <w:delText>}</w:delText>
              </w:r>
              <w:r w:rsidRPr="009B5526" w:rsidDel="00BD0860">
                <w:rPr>
                  <w:b/>
                  <w:color w:val="7F0055"/>
                  <w:highlight w:val="yellow"/>
                </w:rPr>
                <w:delText>elseif</w:delText>
              </w:r>
              <w:r w:rsidRPr="009B5526" w:rsidDel="00BD0860">
                <w:rPr>
                  <w:highlight w:val="yellow"/>
                </w:rPr>
                <w:delText>(paymentResponse.pending){</w:delText>
              </w:r>
            </w:del>
          </w:p>
          <w:p w14:paraId="6570DCF5" w14:textId="77777777" w:rsidR="00A31053" w:rsidRPr="009B5526" w:rsidDel="00BD0860" w:rsidRDefault="00A31053" w:rsidP="005C1822">
            <w:pPr>
              <w:pStyle w:val="BodyText"/>
              <w:rPr>
                <w:del w:id="1561" w:author="WIN764BIT" w:date="2017-08-31T14:46:00Z"/>
                <w:highlight w:val="yellow"/>
              </w:rPr>
            </w:pPr>
            <w:del w:id="1562" w:author="WIN764BIT" w:date="2017-08-31T14:46:00Z">
              <w:r w:rsidRPr="009B5526" w:rsidDel="00BD0860">
                <w:rPr>
                  <w:highlight w:val="yellow"/>
                </w:rPr>
                <w:tab/>
              </w:r>
              <w:r w:rsidRPr="009B5526" w:rsidDel="00BD0860">
                <w:rPr>
                  <w:highlight w:val="yellow"/>
                </w:rPr>
                <w:tab/>
              </w:r>
              <w:r w:rsidRPr="009B5526" w:rsidDel="00BD0860">
                <w:rPr>
                  <w:b/>
                  <w:color w:val="7F0055"/>
                  <w:highlight w:val="yellow"/>
                </w:rPr>
                <w:delText>return</w:delText>
              </w:r>
              <w:r w:rsidRPr="009B5526" w:rsidDel="00BD0860">
                <w:rPr>
                  <w:highlight w:val="yellow"/>
                </w:rPr>
                <w:delText xml:space="preserve"> {review: </w:delText>
              </w:r>
              <w:r w:rsidRPr="009B5526" w:rsidDel="00BD0860">
                <w:rPr>
                  <w:b/>
                  <w:color w:val="7F0055"/>
                  <w:highlight w:val="yellow"/>
                </w:rPr>
                <w:delText>true</w:delText>
              </w:r>
              <w:r w:rsidRPr="009B5526" w:rsidDel="00BD0860">
                <w:rPr>
                  <w:highlight w:val="yellow"/>
                </w:rPr>
                <w:delText xml:space="preserve">}; </w:delText>
              </w:r>
            </w:del>
          </w:p>
          <w:p w14:paraId="35D9A2E8" w14:textId="77777777" w:rsidR="00A31053" w:rsidRPr="009B5526" w:rsidDel="00BD0860" w:rsidRDefault="00A31053" w:rsidP="005C1822">
            <w:pPr>
              <w:pStyle w:val="BodyText"/>
              <w:rPr>
                <w:del w:id="1563" w:author="WIN764BIT" w:date="2017-08-31T14:46:00Z"/>
                <w:highlight w:val="yellow"/>
              </w:rPr>
            </w:pPr>
            <w:del w:id="1564" w:author="WIN764BIT" w:date="2017-08-31T14:46:00Z">
              <w:r w:rsidRPr="009B5526" w:rsidDel="00BD0860">
                <w:rPr>
                  <w:highlight w:val="yellow"/>
                </w:rPr>
                <w:tab/>
                <w:delText>}</w:delText>
              </w:r>
            </w:del>
          </w:p>
          <w:p w14:paraId="794B7A71" w14:textId="77777777" w:rsidR="00A31053" w:rsidRPr="009B5526" w:rsidDel="00BD0860" w:rsidRDefault="00A31053" w:rsidP="005C1822">
            <w:pPr>
              <w:pStyle w:val="BodyText"/>
              <w:rPr>
                <w:del w:id="1565" w:author="WIN764BIT" w:date="2017-08-31T14:46:00Z"/>
                <w:highlight w:val="yellow"/>
              </w:rPr>
            </w:pPr>
            <w:del w:id="1566" w:author="WIN764BIT" w:date="2017-08-31T14:46:00Z">
              <w:r w:rsidRPr="009B5526" w:rsidDel="00BD0860">
                <w:rPr>
                  <w:highlight w:val="yellow"/>
                </w:rPr>
                <w:tab/>
                <w:delText>else{</w:delText>
              </w:r>
            </w:del>
          </w:p>
          <w:p w14:paraId="5FA52AEC" w14:textId="77777777" w:rsidR="00A31053" w:rsidRPr="009B5526" w:rsidDel="00BD0860" w:rsidRDefault="00A31053" w:rsidP="005C1822">
            <w:pPr>
              <w:pStyle w:val="BodyText"/>
              <w:rPr>
                <w:del w:id="1567" w:author="WIN764BIT" w:date="2017-08-31T14:46:00Z"/>
                <w:highlight w:val="yellow"/>
              </w:rPr>
            </w:pPr>
            <w:del w:id="1568" w:author="WIN764BIT" w:date="2017-08-31T14:46:00Z">
              <w:r w:rsidRPr="009B5526" w:rsidDel="00BD0860">
                <w:rPr>
                  <w:highlight w:val="yellow"/>
                </w:rPr>
                <w:tab/>
              </w:r>
              <w:r w:rsidRPr="009B5526" w:rsidDel="00BD0860">
                <w:rPr>
                  <w:highlight w:val="yellow"/>
                </w:rPr>
                <w:tab/>
                <w:delText>return {error: true};</w:delText>
              </w:r>
            </w:del>
          </w:p>
          <w:p w14:paraId="5E6C92E6" w14:textId="77777777" w:rsidR="00A31053" w:rsidRPr="009B5526" w:rsidDel="00BD0860" w:rsidRDefault="00A31053" w:rsidP="005C1822">
            <w:pPr>
              <w:pStyle w:val="BodyText"/>
              <w:rPr>
                <w:del w:id="1569" w:author="WIN764BIT" w:date="2017-08-31T14:46:00Z"/>
              </w:rPr>
            </w:pPr>
            <w:del w:id="1570" w:author="WIN764BIT" w:date="2017-08-31T14:46:00Z">
              <w:r w:rsidRPr="009B5526" w:rsidDel="00BD0860">
                <w:rPr>
                  <w:highlight w:val="yellow"/>
                </w:rPr>
                <w:tab/>
                <w:delText>}</w:delText>
              </w:r>
            </w:del>
          </w:p>
          <w:p w14:paraId="313659C3" w14:textId="064C625E" w:rsidR="00B16364" w:rsidRDefault="00A31053" w:rsidP="005C1822">
            <w:pPr>
              <w:pStyle w:val="BodyText"/>
            </w:pPr>
            <w:r w:rsidRPr="009B5526">
              <w:t>}</w:t>
            </w:r>
          </w:p>
        </w:tc>
      </w:tr>
    </w:tbl>
    <w:p w14:paraId="5DCAC5F1" w14:textId="77777777" w:rsidR="00B16364" w:rsidRDefault="00B16364" w:rsidP="005C1822">
      <w:pPr>
        <w:pStyle w:val="BodyText"/>
      </w:pPr>
    </w:p>
    <w:p w14:paraId="47188432" w14:textId="77777777" w:rsidR="00B16364" w:rsidRDefault="00B16364" w:rsidP="00B16364">
      <w:pPr>
        <w:pStyle w:val="Heading4"/>
        <w:rPr>
          <w:rFonts w:asciiTheme="minorHAnsi" w:hAnsiTheme="minorHAnsi"/>
        </w:rPr>
      </w:pPr>
      <w:r w:rsidRPr="00652B62">
        <w:rPr>
          <w:rFonts w:asciiTheme="minorHAnsi" w:hAnsiTheme="minorHAnsi"/>
        </w:rPr>
        <w:t>ValidatePaymentInstruments.ds</w:t>
      </w:r>
    </w:p>
    <w:p w14:paraId="12943D3F" w14:textId="77777777" w:rsidR="00B16364" w:rsidRDefault="00B16364" w:rsidP="005C1822">
      <w:pPr>
        <w:pStyle w:val="BodyText"/>
      </w:pPr>
    </w:p>
    <w:p w14:paraId="5BFE4D83" w14:textId="77777777" w:rsidR="00B16364" w:rsidRDefault="00B16364" w:rsidP="005C1822">
      <w:pPr>
        <w:pStyle w:val="BodyText"/>
      </w:pPr>
      <w:r>
        <w:t xml:space="preserve">Add another condition in if statement at line 51 </w:t>
      </w:r>
    </w:p>
    <w:p w14:paraId="45F07A33" w14:textId="77777777" w:rsidR="00B16364" w:rsidRDefault="00B16364" w:rsidP="005C1822">
      <w:pPr>
        <w:pStyle w:val="BodyText"/>
      </w:pPr>
    </w:p>
    <w:tbl>
      <w:tblPr>
        <w:tblStyle w:val="TableGrid"/>
        <w:tblW w:w="0" w:type="auto"/>
        <w:tblLook w:val="04A0" w:firstRow="1" w:lastRow="0" w:firstColumn="1" w:lastColumn="0" w:noHBand="0" w:noVBand="1"/>
      </w:tblPr>
      <w:tblGrid>
        <w:gridCol w:w="10296"/>
      </w:tblGrid>
      <w:tr w:rsidR="00B16364" w14:paraId="0A018683" w14:textId="77777777" w:rsidTr="00634BE4">
        <w:tc>
          <w:tcPr>
            <w:tcW w:w="10296" w:type="dxa"/>
          </w:tcPr>
          <w:p w14:paraId="0FEBE4C0" w14:textId="77777777" w:rsidR="004B7506" w:rsidRDefault="004B7506" w:rsidP="004B7506">
            <w:pPr>
              <w:autoSpaceDE w:val="0"/>
              <w:autoSpaceDN w:val="0"/>
              <w:adjustRightInd w:val="0"/>
              <w:spacing w:after="0" w:line="240" w:lineRule="auto"/>
              <w:rPr>
                <w:rFonts w:eastAsia="Times New Roman" w:cs="Consolas"/>
                <w:b/>
                <w:bCs/>
                <w:color w:val="7F0055"/>
                <w:sz w:val="20"/>
                <w:szCs w:val="20"/>
              </w:rPr>
            </w:pPr>
            <w:r>
              <w:rPr>
                <w:rFonts w:eastAsia="Times New Roman" w:cs="Consolas"/>
                <w:b/>
                <w:bCs/>
                <w:color w:val="7F0055"/>
                <w:sz w:val="20"/>
                <w:szCs w:val="20"/>
              </w:rPr>
              <w:t>Add import</w:t>
            </w:r>
          </w:p>
          <w:p w14:paraId="16F7C8E0" w14:textId="2FAC40DB" w:rsidR="004B7506" w:rsidRPr="004B7506" w:rsidRDefault="004B7506" w:rsidP="00634BE4">
            <w:pPr>
              <w:autoSpaceDE w:val="0"/>
              <w:autoSpaceDN w:val="0"/>
              <w:adjustRightInd w:val="0"/>
              <w:spacing w:after="0" w:line="240" w:lineRule="auto"/>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14:paraId="69E7B72D" w14:textId="77777777" w:rsidR="004B7506" w:rsidRDefault="004B7506" w:rsidP="00634BE4">
            <w:pPr>
              <w:autoSpaceDE w:val="0"/>
              <w:autoSpaceDN w:val="0"/>
              <w:adjustRightInd w:val="0"/>
              <w:spacing w:after="0" w:line="240" w:lineRule="auto"/>
              <w:rPr>
                <w:rFonts w:eastAsia="Times New Roman" w:cs="Consolas"/>
                <w:b/>
                <w:bCs/>
                <w:color w:val="7F0055"/>
                <w:sz w:val="20"/>
                <w:szCs w:val="20"/>
              </w:rPr>
            </w:pPr>
          </w:p>
          <w:p w14:paraId="358CC7AD" w14:textId="77777777"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(PaymentInstrument.METHOD_GIFT_CERTIFICATE.equals(pi.paymentMethod) </w:t>
            </w:r>
            <w:r w:rsidRPr="00961E2E">
              <w:rPr>
                <w:rFonts w:eastAsia="Times New Roman" w:cs="Consolas"/>
                <w:color w:val="000000"/>
                <w:sz w:val="20"/>
                <w:szCs w:val="20"/>
                <w:highlight w:val="yellow"/>
              </w:rPr>
              <w:t>|| Resource.msg(</w:t>
            </w:r>
            <w:r w:rsidRPr="00961E2E">
              <w:rPr>
                <w:rFonts w:eastAsia="Times New Roman" w:cs="Consolas"/>
                <w:color w:val="2A00FF"/>
                <w:sz w:val="20"/>
                <w:szCs w:val="20"/>
                <w:highlight w:val="yellow"/>
              </w:rPr>
              <w:t>"paymentmethodname.paypal"</w:t>
            </w:r>
            <w:r w:rsidRPr="00961E2E">
              <w:rPr>
                <w:rFonts w:eastAsia="Times New Roman" w:cs="Consolas"/>
                <w:color w:val="000000"/>
                <w:sz w:val="20"/>
                <w:szCs w:val="20"/>
                <w:highlight w:val="yellow"/>
              </w:rPr>
              <w:t xml:space="preserve">, </w:t>
            </w:r>
            <w:r w:rsidRPr="00961E2E">
              <w:rPr>
                <w:rFonts w:eastAsia="Times New Roman" w:cs="Consolas"/>
                <w:color w:val="2A00FF"/>
                <w:sz w:val="20"/>
                <w:szCs w:val="20"/>
                <w:highlight w:val="yellow"/>
              </w:rPr>
              <w:t>"cybersource"</w:t>
            </w:r>
            <w:r w:rsidRPr="00961E2E">
              <w:rPr>
                <w:rFonts w:eastAsia="Times New Roman" w:cs="Consolas"/>
                <w:color w:val="000000"/>
                <w:sz w:val="20"/>
                <w:szCs w:val="20"/>
                <w:highlight w:val="yellow"/>
              </w:rPr>
              <w:t>, null).equals(pi.paymentMethod)</w:t>
            </w:r>
            <w:r w:rsidRPr="00961E2E">
              <w:rPr>
                <w:rFonts w:eastAsia="Times New Roman" w:cs="Consolas"/>
                <w:color w:val="000000"/>
                <w:sz w:val="20"/>
                <w:szCs w:val="20"/>
              </w:rPr>
              <w:t>)</w:t>
            </w:r>
          </w:p>
          <w:p w14:paraId="74D506D2" w14:textId="77777777"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w:t>
            </w:r>
          </w:p>
          <w:p w14:paraId="2B73915D" w14:textId="77777777"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continue</w:t>
            </w:r>
            <w:r w:rsidRPr="00961E2E">
              <w:rPr>
                <w:rFonts w:eastAsia="Times New Roman" w:cs="Consolas"/>
                <w:color w:val="000000"/>
                <w:sz w:val="20"/>
                <w:szCs w:val="20"/>
              </w:rPr>
              <w:t>;</w:t>
            </w:r>
          </w:p>
          <w:p w14:paraId="0B9C65FE" w14:textId="77777777" w:rsidR="00B16364" w:rsidRPr="00961E2E" w:rsidRDefault="00B16364" w:rsidP="005C1822">
            <w:pPr>
              <w:pStyle w:val="BodyText"/>
            </w:pPr>
            <w:r w:rsidRPr="00961E2E">
              <w:t>}</w:t>
            </w:r>
          </w:p>
        </w:tc>
      </w:tr>
    </w:tbl>
    <w:p w14:paraId="7791FCC5" w14:textId="77777777" w:rsidR="00B16364" w:rsidRPr="00652B62" w:rsidRDefault="00B16364" w:rsidP="005C1822">
      <w:pPr>
        <w:pStyle w:val="BodyText"/>
      </w:pPr>
    </w:p>
    <w:p w14:paraId="369AFFB6" w14:textId="6AE66D40" w:rsidR="00B16364" w:rsidRDefault="00B16364" w:rsidP="00B16364">
      <w:pPr>
        <w:pStyle w:val="Heading3"/>
      </w:pPr>
      <w:bookmarkStart w:id="1571" w:name="_Toc492046232"/>
      <w:r>
        <w:t>PayPal Credit</w:t>
      </w:r>
      <w:bookmarkEnd w:id="1571"/>
    </w:p>
    <w:p w14:paraId="7350C38E" w14:textId="77777777" w:rsidR="0000280B" w:rsidRDefault="0000280B" w:rsidP="00B16364">
      <w:pPr>
        <w:pStyle w:val="Heading4"/>
        <w:rPr>
          <w:rFonts w:asciiTheme="minorHAnsi" w:hAnsiTheme="minorHAnsi"/>
        </w:rPr>
      </w:pPr>
      <w:r>
        <w:rPr>
          <w:rFonts w:asciiTheme="minorHAnsi" w:hAnsiTheme="minorHAnsi"/>
        </w:rPr>
        <w:t>Controller – PAYPAL_CREDIT.js</w:t>
      </w:r>
    </w:p>
    <w:p w14:paraId="7C6B01A3" w14:textId="77777777" w:rsidR="0000280B" w:rsidRPr="0000280B" w:rsidRDefault="0000280B" w:rsidP="005C1822">
      <w:pPr>
        <w:pStyle w:val="BodyText"/>
      </w:pPr>
      <w:r>
        <w:t>Include API at the top of file as below:</w:t>
      </w:r>
    </w:p>
    <w:tbl>
      <w:tblPr>
        <w:tblStyle w:val="TableGrid"/>
        <w:tblW w:w="0" w:type="auto"/>
        <w:tblLook w:val="04A0" w:firstRow="1" w:lastRow="0" w:firstColumn="1" w:lastColumn="0" w:noHBand="0" w:noVBand="1"/>
      </w:tblPr>
      <w:tblGrid>
        <w:gridCol w:w="10296"/>
      </w:tblGrid>
      <w:tr w:rsidR="0000280B" w:rsidRPr="00A31053" w14:paraId="3FB15EDA" w14:textId="77777777" w:rsidTr="0000280B">
        <w:tc>
          <w:tcPr>
            <w:tcW w:w="10296" w:type="dxa"/>
          </w:tcPr>
          <w:p w14:paraId="302ACF83" w14:textId="77777777" w:rsidR="0000280B" w:rsidRPr="00A31053" w:rsidRDefault="0000280B" w:rsidP="0000280B">
            <w:pPr>
              <w:autoSpaceDE w:val="0"/>
              <w:autoSpaceDN w:val="0"/>
              <w:adjustRightInd w:val="0"/>
              <w:spacing w:after="0" w:line="240" w:lineRule="auto"/>
              <w:rPr>
                <w:rFonts w:eastAsia="Times New Roman" w:cstheme="minorHAnsi"/>
                <w:sz w:val="20"/>
                <w:szCs w:val="20"/>
              </w:rPr>
            </w:pPr>
            <w:r w:rsidRPr="00A31053">
              <w:rPr>
                <w:rFonts w:eastAsia="Times New Roman" w:cstheme="minorHAnsi"/>
                <w:color w:val="3F7F5F"/>
                <w:sz w:val="20"/>
                <w:szCs w:val="20"/>
              </w:rPr>
              <w:t>/* API Includes */</w:t>
            </w:r>
          </w:p>
          <w:p w14:paraId="1A85ADAE" w14:textId="77777777" w:rsidR="00A31053" w:rsidRPr="00A31053" w:rsidRDefault="00A31053" w:rsidP="00A31053">
            <w:pPr>
              <w:autoSpaceDE w:val="0"/>
              <w:autoSpaceDN w:val="0"/>
              <w:adjustRightInd w:val="0"/>
              <w:spacing w:after="0" w:line="240" w:lineRule="auto"/>
              <w:rPr>
                <w:rFonts w:eastAsia="Times New Roman" w:cstheme="minorHAnsi"/>
                <w:sz w:val="20"/>
                <w:szCs w:val="20"/>
                <w:highlight w:val="yellow"/>
              </w:rPr>
            </w:pPr>
            <w:r w:rsidRPr="00A31053">
              <w:rPr>
                <w:rFonts w:eastAsia="Times New Roman" w:cstheme="minorHAnsi"/>
                <w:b/>
                <w:bCs/>
                <w:color w:val="7F0055"/>
                <w:sz w:val="20"/>
                <w:szCs w:val="20"/>
                <w:highlight w:val="yellow"/>
              </w:rPr>
              <w:t>var</w:t>
            </w:r>
            <w:r w:rsidRPr="00A31053">
              <w:rPr>
                <w:rFonts w:eastAsia="Times New Roman" w:cstheme="minorHAnsi"/>
                <w:color w:val="000000"/>
                <w:sz w:val="20"/>
                <w:szCs w:val="20"/>
                <w:highlight w:val="yellow"/>
              </w:rPr>
              <w:t xml:space="preserve"> Cart = require(</w:t>
            </w:r>
            <w:r w:rsidRPr="00A31053">
              <w:rPr>
                <w:rFonts w:eastAsia="Times New Roman" w:cstheme="minorHAnsi"/>
                <w:color w:val="2A00FF"/>
                <w:sz w:val="20"/>
                <w:szCs w:val="20"/>
                <w:highlight w:val="yellow"/>
              </w:rPr>
              <w:t>'~/cartridge/scripts/models/CartModel'</w:t>
            </w:r>
            <w:r w:rsidRPr="00A31053">
              <w:rPr>
                <w:rFonts w:eastAsia="Times New Roman" w:cstheme="minorHAnsi"/>
                <w:color w:val="000000"/>
                <w:sz w:val="20"/>
                <w:szCs w:val="20"/>
                <w:highlight w:val="yellow"/>
              </w:rPr>
              <w:t>);</w:t>
            </w:r>
          </w:p>
          <w:p w14:paraId="1564BCC3" w14:textId="77777777" w:rsidR="00A31053" w:rsidRPr="00A31053" w:rsidRDefault="00A31053" w:rsidP="00A31053">
            <w:pPr>
              <w:autoSpaceDE w:val="0"/>
              <w:autoSpaceDN w:val="0"/>
              <w:adjustRightInd w:val="0"/>
              <w:spacing w:after="0" w:line="240" w:lineRule="auto"/>
              <w:rPr>
                <w:rFonts w:eastAsia="Times New Roman" w:cstheme="minorHAnsi"/>
                <w:sz w:val="20"/>
                <w:szCs w:val="20"/>
                <w:highlight w:val="yellow"/>
              </w:rPr>
            </w:pPr>
            <w:r w:rsidRPr="00A31053">
              <w:rPr>
                <w:rFonts w:eastAsia="Times New Roman" w:cstheme="minorHAnsi"/>
                <w:b/>
                <w:bCs/>
                <w:color w:val="7F0055"/>
                <w:sz w:val="20"/>
                <w:szCs w:val="20"/>
                <w:highlight w:val="yellow"/>
              </w:rPr>
              <w:t>var</w:t>
            </w:r>
            <w:r w:rsidRPr="00A31053">
              <w:rPr>
                <w:rFonts w:eastAsia="Times New Roman" w:cstheme="minorHAnsi"/>
                <w:color w:val="000000"/>
                <w:sz w:val="20"/>
                <w:szCs w:val="20"/>
                <w:highlight w:val="yellow"/>
              </w:rPr>
              <w:t xml:space="preserve"> PaymentMgr = require(</w:t>
            </w:r>
            <w:r w:rsidRPr="00A31053">
              <w:rPr>
                <w:rFonts w:eastAsia="Times New Roman" w:cstheme="minorHAnsi"/>
                <w:color w:val="2A00FF"/>
                <w:sz w:val="20"/>
                <w:szCs w:val="20"/>
                <w:highlight w:val="yellow"/>
              </w:rPr>
              <w:t>'dw/order/PaymentMgr'</w:t>
            </w:r>
            <w:r w:rsidRPr="00A31053">
              <w:rPr>
                <w:rFonts w:eastAsia="Times New Roman" w:cstheme="minorHAnsi"/>
                <w:color w:val="000000"/>
                <w:sz w:val="20"/>
                <w:szCs w:val="20"/>
                <w:highlight w:val="yellow"/>
              </w:rPr>
              <w:t>);</w:t>
            </w:r>
          </w:p>
          <w:p w14:paraId="54AA426E" w14:textId="77777777" w:rsidR="00A31053" w:rsidRPr="00A31053" w:rsidRDefault="00A31053" w:rsidP="00A31053">
            <w:pPr>
              <w:autoSpaceDE w:val="0"/>
              <w:autoSpaceDN w:val="0"/>
              <w:adjustRightInd w:val="0"/>
              <w:spacing w:after="0" w:line="240" w:lineRule="auto"/>
              <w:rPr>
                <w:ins w:id="1572" w:author="WIN764BIT" w:date="2017-08-31T15:04:00Z"/>
                <w:rFonts w:eastAsia="Times New Roman" w:cstheme="minorHAnsi"/>
                <w:sz w:val="20"/>
                <w:szCs w:val="20"/>
                <w:highlight w:val="yellow"/>
                <w:rPrChange w:id="1573" w:author="WIN764BIT" w:date="2017-08-31T15:04:00Z">
                  <w:rPr>
                    <w:ins w:id="1574" w:author="WIN764BIT" w:date="2017-08-31T15:04:00Z"/>
                    <w:rFonts w:ascii="Consolas" w:eastAsia="Times New Roman" w:hAnsi="Consolas" w:cs="Consolas"/>
                    <w:sz w:val="20"/>
                    <w:szCs w:val="20"/>
                  </w:rPr>
                </w:rPrChange>
              </w:rPr>
            </w:pPr>
            <w:ins w:id="1575" w:author="WIN764BIT" w:date="2017-08-31T15:04:00Z">
              <w:r w:rsidRPr="00A31053">
                <w:rPr>
                  <w:rFonts w:eastAsia="Times New Roman" w:cstheme="minorHAnsi"/>
                  <w:b/>
                  <w:bCs/>
                  <w:color w:val="7F0055"/>
                  <w:sz w:val="20"/>
                  <w:szCs w:val="20"/>
                  <w:highlight w:val="yellow"/>
                  <w:rPrChange w:id="1576" w:author="WIN764BIT" w:date="2017-08-31T15:04:00Z">
                    <w:rPr>
                      <w:rFonts w:ascii="Consolas" w:eastAsia="Times New Roman" w:hAnsi="Consolas" w:cs="Consolas"/>
                      <w:b/>
                      <w:bCs/>
                      <w:color w:val="7F0055"/>
                      <w:sz w:val="20"/>
                      <w:szCs w:val="20"/>
                    </w:rPr>
                  </w:rPrChange>
                </w:rPr>
                <w:t>var</w:t>
              </w:r>
              <w:r w:rsidRPr="00A31053">
                <w:rPr>
                  <w:rFonts w:eastAsia="Times New Roman" w:cstheme="minorHAnsi"/>
                  <w:color w:val="000000"/>
                  <w:sz w:val="20"/>
                  <w:szCs w:val="20"/>
                  <w:highlight w:val="yellow"/>
                  <w:rPrChange w:id="1577" w:author="WIN764BIT" w:date="2017-08-31T15:04:00Z">
                    <w:rPr>
                      <w:rFonts w:ascii="Consolas" w:eastAsia="Times New Roman" w:hAnsi="Consolas" w:cs="Consolas"/>
                      <w:color w:val="000000"/>
                      <w:sz w:val="20"/>
                      <w:szCs w:val="20"/>
                    </w:rPr>
                  </w:rPrChange>
                </w:rPr>
                <w:t xml:space="preserve"> Transaction = require(</w:t>
              </w:r>
              <w:r w:rsidRPr="00A31053">
                <w:rPr>
                  <w:rFonts w:eastAsia="Times New Roman" w:cstheme="minorHAnsi"/>
                  <w:color w:val="2A00FF"/>
                  <w:sz w:val="20"/>
                  <w:szCs w:val="20"/>
                  <w:highlight w:val="yellow"/>
                  <w:rPrChange w:id="1578" w:author="WIN764BIT" w:date="2017-08-31T15:04:00Z">
                    <w:rPr>
                      <w:rFonts w:ascii="Consolas" w:eastAsia="Times New Roman" w:hAnsi="Consolas" w:cs="Consolas"/>
                      <w:color w:val="2A00FF"/>
                      <w:sz w:val="20"/>
                      <w:szCs w:val="20"/>
                    </w:rPr>
                  </w:rPrChange>
                </w:rPr>
                <w:t>'dw/system/Transaction'</w:t>
              </w:r>
              <w:r w:rsidRPr="00A31053">
                <w:rPr>
                  <w:rFonts w:eastAsia="Times New Roman" w:cstheme="minorHAnsi"/>
                  <w:color w:val="000000"/>
                  <w:sz w:val="20"/>
                  <w:szCs w:val="20"/>
                  <w:highlight w:val="yellow"/>
                  <w:rPrChange w:id="1579" w:author="WIN764BIT" w:date="2017-08-31T15:04:00Z">
                    <w:rPr>
                      <w:rFonts w:ascii="Consolas" w:eastAsia="Times New Roman" w:hAnsi="Consolas" w:cs="Consolas"/>
                      <w:color w:val="000000"/>
                      <w:sz w:val="20"/>
                      <w:szCs w:val="20"/>
                    </w:rPr>
                  </w:rPrChange>
                </w:rPr>
                <w:t>);</w:t>
              </w:r>
            </w:ins>
          </w:p>
          <w:p w14:paraId="22C35BA4" w14:textId="77777777" w:rsidR="00A31053" w:rsidRPr="00A31053" w:rsidRDefault="00A31053" w:rsidP="00A31053">
            <w:pPr>
              <w:autoSpaceDE w:val="0"/>
              <w:autoSpaceDN w:val="0"/>
              <w:adjustRightInd w:val="0"/>
              <w:spacing w:after="0" w:line="240" w:lineRule="auto"/>
              <w:rPr>
                <w:ins w:id="1580" w:author="WIN764BIT" w:date="2017-08-31T15:04:00Z"/>
                <w:rFonts w:eastAsia="Times New Roman" w:cstheme="minorHAnsi"/>
                <w:sz w:val="20"/>
                <w:szCs w:val="20"/>
                <w:highlight w:val="yellow"/>
                <w:rPrChange w:id="1581" w:author="WIN764BIT" w:date="2017-08-31T15:04:00Z">
                  <w:rPr>
                    <w:ins w:id="1582" w:author="WIN764BIT" w:date="2017-08-31T15:04:00Z"/>
                    <w:rFonts w:ascii="Consolas" w:eastAsia="Times New Roman" w:hAnsi="Consolas" w:cs="Consolas"/>
                    <w:sz w:val="20"/>
                    <w:szCs w:val="20"/>
                  </w:rPr>
                </w:rPrChange>
              </w:rPr>
            </w:pPr>
            <w:ins w:id="1583" w:author="WIN764BIT" w:date="2017-08-31T15:04:00Z">
              <w:r w:rsidRPr="00A31053">
                <w:rPr>
                  <w:rFonts w:eastAsia="Times New Roman" w:cstheme="minorHAnsi"/>
                  <w:b/>
                  <w:bCs/>
                  <w:color w:val="7F0055"/>
                  <w:sz w:val="20"/>
                  <w:szCs w:val="20"/>
                  <w:highlight w:val="yellow"/>
                  <w:rPrChange w:id="1584" w:author="WIN764BIT" w:date="2017-08-31T15:04:00Z">
                    <w:rPr>
                      <w:rFonts w:ascii="Consolas" w:eastAsia="Times New Roman" w:hAnsi="Consolas" w:cs="Consolas"/>
                      <w:b/>
                      <w:bCs/>
                      <w:color w:val="7F0055"/>
                      <w:sz w:val="20"/>
                      <w:szCs w:val="20"/>
                    </w:rPr>
                  </w:rPrChange>
                </w:rPr>
                <w:t>var</w:t>
              </w:r>
              <w:r w:rsidRPr="00A31053">
                <w:rPr>
                  <w:rFonts w:eastAsia="Times New Roman" w:cstheme="minorHAnsi"/>
                  <w:color w:val="000000"/>
                  <w:sz w:val="20"/>
                  <w:szCs w:val="20"/>
                  <w:highlight w:val="yellow"/>
                  <w:rPrChange w:id="1585" w:author="WIN764BIT" w:date="2017-08-31T15:04:00Z">
                    <w:rPr>
                      <w:rFonts w:ascii="Consolas" w:eastAsia="Times New Roman" w:hAnsi="Consolas" w:cs="Consolas"/>
                      <w:color w:val="000000"/>
                      <w:sz w:val="20"/>
                      <w:szCs w:val="20"/>
                    </w:rPr>
                  </w:rPrChange>
                </w:rPr>
                <w:t xml:space="preserve"> CybersourceConstants = require(</w:t>
              </w:r>
              <w:r w:rsidRPr="00A31053">
                <w:rPr>
                  <w:rFonts w:eastAsia="Times New Roman" w:cstheme="minorHAnsi"/>
                  <w:color w:val="2A00FF"/>
                  <w:sz w:val="20"/>
                  <w:szCs w:val="20"/>
                  <w:highlight w:val="yellow"/>
                  <w:rPrChange w:id="1586" w:author="WIN764BIT" w:date="2017-08-31T15:04:00Z">
                    <w:rPr>
                      <w:rFonts w:ascii="Consolas" w:eastAsia="Times New Roman" w:hAnsi="Consolas" w:cs="Consolas"/>
                      <w:color w:val="2A00FF"/>
                      <w:sz w:val="20"/>
                      <w:szCs w:val="20"/>
                    </w:rPr>
                  </w:rPrChange>
                </w:rPr>
                <w:t>'int_cybersource/cartridge/scripts/utils/CybersourceConstants'</w:t>
              </w:r>
              <w:r w:rsidRPr="00A31053">
                <w:rPr>
                  <w:rFonts w:eastAsia="Times New Roman" w:cstheme="minorHAnsi"/>
                  <w:color w:val="000000"/>
                  <w:sz w:val="20"/>
                  <w:szCs w:val="20"/>
                  <w:highlight w:val="yellow"/>
                  <w:rPrChange w:id="1587" w:author="WIN764BIT" w:date="2017-08-31T15:04:00Z">
                    <w:rPr>
                      <w:rFonts w:ascii="Consolas" w:eastAsia="Times New Roman" w:hAnsi="Consolas" w:cs="Consolas"/>
                      <w:color w:val="000000"/>
                      <w:sz w:val="20"/>
                      <w:szCs w:val="20"/>
                    </w:rPr>
                  </w:rPrChange>
                </w:rPr>
                <w:t>);</w:t>
              </w:r>
            </w:ins>
          </w:p>
          <w:p w14:paraId="7B9FE216" w14:textId="3B9F68B6" w:rsidR="0000280B" w:rsidRPr="00A31053" w:rsidRDefault="00A31053" w:rsidP="005C1822">
            <w:pPr>
              <w:pStyle w:val="BodyText"/>
            </w:pPr>
            <w:ins w:id="1588" w:author="WIN764BIT" w:date="2017-08-31T15:04:00Z">
              <w:r w:rsidRPr="00A31053">
                <w:rPr>
                  <w:b/>
                  <w:color w:val="7F0055"/>
                  <w:highlight w:val="yellow"/>
                  <w:rPrChange w:id="1589" w:author="WIN764BIT" w:date="2017-08-31T15:04:00Z">
                    <w:rPr>
                      <w:rFonts w:ascii="Consolas" w:eastAsia="Times New Roman" w:hAnsi="Consolas" w:cs="Consolas"/>
                      <w:b/>
                      <w:color w:val="7F0055"/>
                      <w:sz w:val="20"/>
                      <w:szCs w:val="20"/>
                    </w:rPr>
                  </w:rPrChange>
                </w:rPr>
                <w:t>var</w:t>
              </w:r>
              <w:r w:rsidRPr="00A31053">
                <w:rPr>
                  <w:highlight w:val="yellow"/>
                  <w:rPrChange w:id="1590" w:author="WIN764BIT" w:date="2017-08-31T15:04:00Z">
                    <w:rPr>
                      <w:rFonts w:ascii="Consolas" w:eastAsia="Times New Roman" w:hAnsi="Consolas" w:cs="Consolas"/>
                      <w:color w:val="000000"/>
                      <w:sz w:val="20"/>
                      <w:szCs w:val="20"/>
                    </w:rPr>
                  </w:rPrChange>
                </w:rPr>
                <w:t xml:space="preserve"> CommonHelper = require(CybersourceConstants.CS_CORE_SCRIPT+</w:t>
              </w:r>
              <w:r w:rsidRPr="00A31053">
                <w:rPr>
                  <w:color w:val="2A00FF"/>
                  <w:highlight w:val="yellow"/>
                  <w:rPrChange w:id="1591" w:author="WIN764BIT" w:date="2017-08-31T15:04:00Z">
                    <w:rPr>
                      <w:rFonts w:ascii="Consolas" w:eastAsia="Times New Roman" w:hAnsi="Consolas" w:cs="Consolas"/>
                      <w:color w:val="2A00FF"/>
                      <w:sz w:val="20"/>
                      <w:szCs w:val="20"/>
                    </w:rPr>
                  </w:rPrChange>
                </w:rPr>
                <w:t>'helper/CommonHelper'</w:t>
              </w:r>
              <w:r w:rsidRPr="00A31053">
                <w:rPr>
                  <w:highlight w:val="yellow"/>
                  <w:rPrChange w:id="1592" w:author="WIN764BIT" w:date="2017-08-31T15:04:00Z">
                    <w:rPr>
                      <w:rFonts w:ascii="Consolas" w:eastAsia="Times New Roman" w:hAnsi="Consolas" w:cs="Consolas"/>
                      <w:color w:val="000000"/>
                      <w:sz w:val="20"/>
                      <w:szCs w:val="20"/>
                    </w:rPr>
                  </w:rPrChange>
                </w:rPr>
                <w:t>);</w:t>
              </w:r>
            </w:ins>
          </w:p>
        </w:tc>
      </w:tr>
    </w:tbl>
    <w:p w14:paraId="1290AA96" w14:textId="77777777" w:rsidR="0000280B" w:rsidRDefault="0000280B" w:rsidP="005C1822">
      <w:pPr>
        <w:pStyle w:val="BodyText"/>
      </w:pPr>
    </w:p>
    <w:p w14:paraId="52ED0AB7" w14:textId="77777777" w:rsidR="0000280B" w:rsidRDefault="0000280B" w:rsidP="005C1822">
      <w:pPr>
        <w:pStyle w:val="BodyText"/>
      </w:pPr>
      <w:r>
        <w:t xml:space="preserve">Update handle function for </w:t>
      </w:r>
      <w:r w:rsidR="000B6A3D">
        <w:t>PayPal</w:t>
      </w:r>
      <w:r>
        <w:t xml:space="preserve"> credit payment instrument</w:t>
      </w:r>
    </w:p>
    <w:p w14:paraId="6AC10098" w14:textId="77777777" w:rsidR="0000280B" w:rsidRDefault="0000280B" w:rsidP="005C1822">
      <w:pPr>
        <w:pStyle w:val="BodyText"/>
      </w:pPr>
    </w:p>
    <w:tbl>
      <w:tblPr>
        <w:tblStyle w:val="TableGrid"/>
        <w:tblW w:w="0" w:type="auto"/>
        <w:tblLook w:val="04A0" w:firstRow="1" w:lastRow="0" w:firstColumn="1" w:lastColumn="0" w:noHBand="0" w:noVBand="1"/>
      </w:tblPr>
      <w:tblGrid>
        <w:gridCol w:w="10296"/>
      </w:tblGrid>
      <w:tr w:rsidR="0000280B" w14:paraId="3074368B" w14:textId="77777777" w:rsidTr="0000280B">
        <w:tc>
          <w:tcPr>
            <w:tcW w:w="10296" w:type="dxa"/>
          </w:tcPr>
          <w:p w14:paraId="42C0BFA7" w14:textId="77777777" w:rsidR="00A31053" w:rsidRPr="000C2ED1" w:rsidRDefault="00A31053" w:rsidP="00A31053">
            <w:pPr>
              <w:autoSpaceDE w:val="0"/>
              <w:autoSpaceDN w:val="0"/>
              <w:adjustRightInd w:val="0"/>
              <w:spacing w:after="0" w:line="240" w:lineRule="auto"/>
              <w:rPr>
                <w:rFonts w:eastAsia="Times New Roman" w:cs="Consolas"/>
                <w:sz w:val="20"/>
                <w:szCs w:val="20"/>
              </w:rPr>
            </w:pPr>
            <w:r w:rsidRPr="000C2ED1">
              <w:rPr>
                <w:rFonts w:eastAsia="Times New Roman" w:cs="Consolas"/>
                <w:b/>
                <w:bCs/>
                <w:color w:val="7F0055"/>
                <w:sz w:val="20"/>
                <w:szCs w:val="20"/>
              </w:rPr>
              <w:t>function</w:t>
            </w:r>
            <w:r w:rsidRPr="000C2ED1">
              <w:rPr>
                <w:rFonts w:eastAsia="Times New Roman" w:cs="Consolas"/>
                <w:color w:val="000000"/>
                <w:sz w:val="20"/>
                <w:szCs w:val="20"/>
              </w:rPr>
              <w:t xml:space="preserve"> Handle(args) {</w:t>
            </w:r>
          </w:p>
          <w:p w14:paraId="77853E55" w14:textId="77777777" w:rsidR="00A31053" w:rsidRPr="00267D5C" w:rsidRDefault="00A31053" w:rsidP="00A31053">
            <w:pPr>
              <w:autoSpaceDE w:val="0"/>
              <w:autoSpaceDN w:val="0"/>
              <w:adjustRightInd w:val="0"/>
              <w:spacing w:after="0" w:line="240" w:lineRule="auto"/>
              <w:rPr>
                <w:ins w:id="1593" w:author="WIN764BIT" w:date="2017-08-31T15:06:00Z"/>
                <w:rFonts w:eastAsia="Times New Roman" w:cs="Consolas"/>
                <w:sz w:val="20"/>
                <w:szCs w:val="20"/>
                <w:highlight w:val="yellow"/>
                <w:rPrChange w:id="1594" w:author="WIN764BIT" w:date="2017-08-31T15:06:00Z">
                  <w:rPr>
                    <w:ins w:id="1595" w:author="WIN764BIT" w:date="2017-08-31T15:06:00Z"/>
                    <w:rFonts w:ascii="Consolas" w:eastAsia="Times New Roman" w:hAnsi="Consolas" w:cs="Consolas"/>
                    <w:sz w:val="20"/>
                    <w:szCs w:val="20"/>
                  </w:rPr>
                </w:rPrChange>
              </w:rPr>
            </w:pPr>
            <w:r w:rsidRPr="000C2ED1">
              <w:rPr>
                <w:rFonts w:eastAsia="Times New Roman" w:cs="Consolas"/>
                <w:color w:val="000000"/>
                <w:sz w:val="20"/>
                <w:szCs w:val="20"/>
              </w:rPr>
              <w:tab/>
            </w:r>
            <w:ins w:id="1596" w:author="WIN764BIT" w:date="2017-08-31T15:06:00Z">
              <w:r w:rsidRPr="00267D5C">
                <w:rPr>
                  <w:rFonts w:eastAsia="Times New Roman" w:cs="Consolas"/>
                  <w:b/>
                  <w:bCs/>
                  <w:color w:val="7F0055"/>
                  <w:sz w:val="20"/>
                  <w:szCs w:val="20"/>
                  <w:highlight w:val="yellow"/>
                  <w:rPrChange w:id="1597" w:author="WIN764BIT" w:date="2017-08-31T15:06:00Z">
                    <w:rPr>
                      <w:rFonts w:ascii="Consolas" w:eastAsia="Times New Roman" w:hAnsi="Consolas" w:cs="Consolas"/>
                      <w:b/>
                      <w:bCs/>
                      <w:color w:val="7F0055"/>
                      <w:sz w:val="20"/>
                      <w:szCs w:val="20"/>
                    </w:rPr>
                  </w:rPrChange>
                </w:rPr>
                <w:t>var</w:t>
              </w:r>
              <w:r w:rsidRPr="00267D5C">
                <w:rPr>
                  <w:rFonts w:eastAsia="Times New Roman" w:cs="Consolas"/>
                  <w:color w:val="000000"/>
                  <w:sz w:val="20"/>
                  <w:szCs w:val="20"/>
                  <w:highlight w:val="yellow"/>
                  <w:rPrChange w:id="1598" w:author="WIN764BIT" w:date="2017-08-31T15:06:00Z">
                    <w:rPr>
                      <w:rFonts w:ascii="Consolas" w:eastAsia="Times New Roman" w:hAnsi="Consolas" w:cs="Consolas"/>
                      <w:color w:val="000000"/>
                      <w:sz w:val="20"/>
                      <w:szCs w:val="20"/>
                    </w:rPr>
                  </w:rPrChange>
                </w:rPr>
                <w:t xml:space="preserve"> cart = Cart.get(args.Basket);</w:t>
              </w:r>
            </w:ins>
          </w:p>
          <w:p w14:paraId="4DB54CD2" w14:textId="77777777" w:rsidR="00A31053" w:rsidRPr="00267D5C" w:rsidRDefault="00A31053" w:rsidP="00A31053">
            <w:pPr>
              <w:autoSpaceDE w:val="0"/>
              <w:autoSpaceDN w:val="0"/>
              <w:adjustRightInd w:val="0"/>
              <w:spacing w:after="0" w:line="240" w:lineRule="auto"/>
              <w:rPr>
                <w:ins w:id="1599" w:author="WIN764BIT" w:date="2017-08-31T15:06:00Z"/>
                <w:rFonts w:eastAsia="Times New Roman" w:cs="Consolas"/>
                <w:sz w:val="20"/>
                <w:szCs w:val="20"/>
                <w:highlight w:val="yellow"/>
                <w:rPrChange w:id="1600" w:author="WIN764BIT" w:date="2017-08-31T15:06:00Z">
                  <w:rPr>
                    <w:ins w:id="1601" w:author="WIN764BIT" w:date="2017-08-31T15:06:00Z"/>
                    <w:rFonts w:ascii="Consolas" w:eastAsia="Times New Roman" w:hAnsi="Consolas" w:cs="Consolas"/>
                    <w:sz w:val="20"/>
                    <w:szCs w:val="20"/>
                  </w:rPr>
                </w:rPrChange>
              </w:rPr>
            </w:pPr>
            <w:ins w:id="1602" w:author="WIN764BIT" w:date="2017-08-31T15:06:00Z">
              <w:r w:rsidRPr="00267D5C">
                <w:rPr>
                  <w:rFonts w:eastAsia="Times New Roman" w:cs="Consolas"/>
                  <w:color w:val="000000"/>
                  <w:sz w:val="20"/>
                  <w:szCs w:val="20"/>
                  <w:highlight w:val="yellow"/>
                  <w:rPrChange w:id="1603" w:author="WIN764BIT" w:date="2017-08-31T15:06:00Z">
                    <w:rPr>
                      <w:rFonts w:ascii="Consolas" w:eastAsia="Times New Roman" w:hAnsi="Consolas" w:cs="Consolas"/>
                      <w:color w:val="000000"/>
                      <w:sz w:val="20"/>
                      <w:szCs w:val="20"/>
                    </w:rPr>
                  </w:rPrChange>
                </w:rPr>
                <w:tab/>
              </w:r>
            </w:ins>
          </w:p>
          <w:p w14:paraId="3F50FD90" w14:textId="77777777" w:rsidR="00A31053" w:rsidRPr="00267D5C" w:rsidRDefault="00A31053" w:rsidP="00A31053">
            <w:pPr>
              <w:autoSpaceDE w:val="0"/>
              <w:autoSpaceDN w:val="0"/>
              <w:adjustRightInd w:val="0"/>
              <w:spacing w:after="0" w:line="240" w:lineRule="auto"/>
              <w:rPr>
                <w:ins w:id="1604" w:author="WIN764BIT" w:date="2017-08-31T15:06:00Z"/>
                <w:rFonts w:eastAsia="Times New Roman" w:cs="Consolas"/>
                <w:sz w:val="20"/>
                <w:szCs w:val="20"/>
                <w:highlight w:val="yellow"/>
                <w:rPrChange w:id="1605" w:author="WIN764BIT" w:date="2017-08-31T15:06:00Z">
                  <w:rPr>
                    <w:ins w:id="1606" w:author="WIN764BIT" w:date="2017-08-31T15:06:00Z"/>
                    <w:rFonts w:ascii="Consolas" w:eastAsia="Times New Roman" w:hAnsi="Consolas" w:cs="Consolas"/>
                    <w:sz w:val="20"/>
                    <w:szCs w:val="20"/>
                  </w:rPr>
                </w:rPrChange>
              </w:rPr>
            </w:pPr>
            <w:ins w:id="1607" w:author="WIN764BIT" w:date="2017-08-31T15:06:00Z">
              <w:r w:rsidRPr="00267D5C">
                <w:rPr>
                  <w:rFonts w:eastAsia="Times New Roman" w:cs="Consolas"/>
                  <w:color w:val="000000"/>
                  <w:sz w:val="20"/>
                  <w:szCs w:val="20"/>
                  <w:highlight w:val="yellow"/>
                  <w:rPrChange w:id="1608" w:author="WIN764BIT" w:date="2017-08-31T15:06:00Z">
                    <w:rPr>
                      <w:rFonts w:ascii="Consolas" w:eastAsia="Times New Roman" w:hAnsi="Consolas" w:cs="Consolas"/>
                      <w:color w:val="000000"/>
                      <w:sz w:val="20"/>
                      <w:szCs w:val="20"/>
                    </w:rPr>
                  </w:rPrChange>
                </w:rPr>
                <w:tab/>
                <w:t>Transaction.wrap(</w:t>
              </w:r>
              <w:r w:rsidRPr="00267D5C">
                <w:rPr>
                  <w:rFonts w:eastAsia="Times New Roman" w:cs="Consolas"/>
                  <w:b/>
                  <w:bCs/>
                  <w:color w:val="7F0055"/>
                  <w:sz w:val="20"/>
                  <w:szCs w:val="20"/>
                  <w:highlight w:val="yellow"/>
                  <w:rPrChange w:id="1609" w:author="WIN764BIT" w:date="2017-08-31T15:06:00Z">
                    <w:rPr>
                      <w:rFonts w:ascii="Consolas" w:eastAsia="Times New Roman" w:hAnsi="Consolas" w:cs="Consolas"/>
                      <w:b/>
                      <w:bCs/>
                      <w:color w:val="7F0055"/>
                      <w:sz w:val="20"/>
                      <w:szCs w:val="20"/>
                    </w:rPr>
                  </w:rPrChange>
                </w:rPr>
                <w:t>function</w:t>
              </w:r>
              <w:r w:rsidRPr="00267D5C">
                <w:rPr>
                  <w:rFonts w:eastAsia="Times New Roman" w:cs="Consolas"/>
                  <w:color w:val="000000"/>
                  <w:sz w:val="20"/>
                  <w:szCs w:val="20"/>
                  <w:highlight w:val="yellow"/>
                  <w:rPrChange w:id="1610" w:author="WIN764BIT" w:date="2017-08-31T15:06:00Z">
                    <w:rPr>
                      <w:rFonts w:ascii="Consolas" w:eastAsia="Times New Roman" w:hAnsi="Consolas" w:cs="Consolas"/>
                      <w:color w:val="000000"/>
                      <w:sz w:val="20"/>
                      <w:szCs w:val="20"/>
                    </w:rPr>
                  </w:rPrChange>
                </w:rPr>
                <w:t xml:space="preserve"> () {</w:t>
              </w:r>
            </w:ins>
          </w:p>
          <w:p w14:paraId="211C5F05" w14:textId="77777777" w:rsidR="00A31053" w:rsidRPr="00267D5C" w:rsidRDefault="00A31053" w:rsidP="00A31053">
            <w:pPr>
              <w:autoSpaceDE w:val="0"/>
              <w:autoSpaceDN w:val="0"/>
              <w:adjustRightInd w:val="0"/>
              <w:spacing w:after="0" w:line="240" w:lineRule="auto"/>
              <w:rPr>
                <w:ins w:id="1611" w:author="WIN764BIT" w:date="2017-08-31T15:06:00Z"/>
                <w:rFonts w:eastAsia="Times New Roman" w:cs="Consolas"/>
                <w:sz w:val="20"/>
                <w:szCs w:val="20"/>
                <w:highlight w:val="yellow"/>
                <w:rPrChange w:id="1612" w:author="WIN764BIT" w:date="2017-08-31T15:06:00Z">
                  <w:rPr>
                    <w:ins w:id="1613" w:author="WIN764BIT" w:date="2017-08-31T15:06:00Z"/>
                    <w:rFonts w:ascii="Consolas" w:eastAsia="Times New Roman" w:hAnsi="Consolas" w:cs="Consolas"/>
                    <w:sz w:val="20"/>
                    <w:szCs w:val="20"/>
                  </w:rPr>
                </w:rPrChange>
              </w:rPr>
            </w:pPr>
            <w:ins w:id="1614" w:author="WIN764BIT" w:date="2017-08-31T15:06:00Z">
              <w:r w:rsidRPr="00267D5C">
                <w:rPr>
                  <w:rFonts w:eastAsia="Times New Roman" w:cs="Consolas"/>
                  <w:color w:val="000000"/>
                  <w:sz w:val="20"/>
                  <w:szCs w:val="20"/>
                  <w:highlight w:val="yellow"/>
                  <w:rPrChange w:id="1615" w:author="WIN764BIT" w:date="2017-08-31T15:06:00Z">
                    <w:rPr>
                      <w:rFonts w:ascii="Consolas" w:eastAsia="Times New Roman" w:hAnsi="Consolas" w:cs="Consolas"/>
                      <w:color w:val="000000"/>
                      <w:sz w:val="20"/>
                      <w:szCs w:val="20"/>
                    </w:rPr>
                  </w:rPrChange>
                </w:rPr>
                <w:tab/>
              </w:r>
              <w:r w:rsidRPr="00267D5C">
                <w:rPr>
                  <w:rFonts w:eastAsia="Times New Roman" w:cs="Consolas"/>
                  <w:color w:val="000000"/>
                  <w:sz w:val="20"/>
                  <w:szCs w:val="20"/>
                  <w:highlight w:val="yellow"/>
                  <w:rPrChange w:id="1616" w:author="WIN764BIT" w:date="2017-08-31T15:06:00Z">
                    <w:rPr>
                      <w:rFonts w:ascii="Consolas" w:eastAsia="Times New Roman" w:hAnsi="Consolas" w:cs="Consolas"/>
                      <w:color w:val="000000"/>
                      <w:sz w:val="20"/>
                      <w:szCs w:val="20"/>
                    </w:rPr>
                  </w:rPrChange>
                </w:rPr>
                <w:tab/>
                <w:t>CommonHelper.removeExistingPaymentInstruments(cart);</w:t>
              </w:r>
            </w:ins>
          </w:p>
          <w:p w14:paraId="58761742" w14:textId="77777777" w:rsidR="00A31053" w:rsidRPr="00267D5C" w:rsidRDefault="00A31053" w:rsidP="00A31053">
            <w:pPr>
              <w:autoSpaceDE w:val="0"/>
              <w:autoSpaceDN w:val="0"/>
              <w:adjustRightInd w:val="0"/>
              <w:spacing w:after="0" w:line="240" w:lineRule="auto"/>
              <w:rPr>
                <w:ins w:id="1617" w:author="WIN764BIT" w:date="2017-08-31T15:06:00Z"/>
                <w:rFonts w:eastAsia="Times New Roman" w:cs="Consolas"/>
                <w:sz w:val="20"/>
                <w:szCs w:val="20"/>
                <w:highlight w:val="yellow"/>
                <w:rPrChange w:id="1618" w:author="WIN764BIT" w:date="2017-08-31T15:06:00Z">
                  <w:rPr>
                    <w:ins w:id="1619" w:author="WIN764BIT" w:date="2017-08-31T15:06:00Z"/>
                    <w:rFonts w:ascii="Consolas" w:eastAsia="Times New Roman" w:hAnsi="Consolas" w:cs="Consolas"/>
                    <w:sz w:val="20"/>
                    <w:szCs w:val="20"/>
                  </w:rPr>
                </w:rPrChange>
              </w:rPr>
            </w:pPr>
            <w:ins w:id="1620" w:author="WIN764BIT" w:date="2017-08-31T15:06:00Z">
              <w:r w:rsidRPr="00267D5C">
                <w:rPr>
                  <w:rFonts w:eastAsia="Times New Roman" w:cs="Consolas"/>
                  <w:color w:val="000000"/>
                  <w:sz w:val="20"/>
                  <w:szCs w:val="20"/>
                  <w:highlight w:val="yellow"/>
                  <w:rPrChange w:id="1621" w:author="WIN764BIT" w:date="2017-08-31T15:06:00Z">
                    <w:rPr>
                      <w:rFonts w:ascii="Consolas" w:eastAsia="Times New Roman" w:hAnsi="Consolas" w:cs="Consolas"/>
                      <w:color w:val="000000"/>
                      <w:sz w:val="20"/>
                      <w:szCs w:val="20"/>
                    </w:rPr>
                  </w:rPrChange>
                </w:rPr>
                <w:lastRenderedPageBreak/>
                <w:tab/>
                <w:t xml:space="preserve">   </w:t>
              </w:r>
              <w:r w:rsidRPr="00267D5C">
                <w:rPr>
                  <w:rFonts w:eastAsia="Times New Roman" w:cs="Consolas"/>
                  <w:b/>
                  <w:bCs/>
                  <w:color w:val="7F0055"/>
                  <w:sz w:val="20"/>
                  <w:szCs w:val="20"/>
                  <w:highlight w:val="yellow"/>
                  <w:rPrChange w:id="1622" w:author="WIN764BIT" w:date="2017-08-31T15:06:00Z">
                    <w:rPr>
                      <w:rFonts w:ascii="Consolas" w:eastAsia="Times New Roman" w:hAnsi="Consolas" w:cs="Consolas"/>
                      <w:b/>
                      <w:bCs/>
                      <w:color w:val="7F0055"/>
                      <w:sz w:val="20"/>
                      <w:szCs w:val="20"/>
                    </w:rPr>
                  </w:rPrChange>
                </w:rPr>
                <w:t>var</w:t>
              </w:r>
              <w:r w:rsidRPr="00267D5C">
                <w:rPr>
                  <w:rFonts w:eastAsia="Times New Roman" w:cs="Consolas"/>
                  <w:color w:val="000000"/>
                  <w:sz w:val="20"/>
                  <w:szCs w:val="20"/>
                  <w:highlight w:val="yellow"/>
                  <w:rPrChange w:id="1623" w:author="WIN764BIT" w:date="2017-08-31T15:06:00Z">
                    <w:rPr>
                      <w:rFonts w:ascii="Consolas" w:eastAsia="Times New Roman" w:hAnsi="Consolas" w:cs="Consolas"/>
                      <w:color w:val="000000"/>
                      <w:sz w:val="20"/>
                      <w:szCs w:val="20"/>
                    </w:rPr>
                  </w:rPrChange>
                </w:rPr>
                <w:t xml:space="preserve"> paymentInstrument = cart.createPaymentInstrument(CybersourceConstants.METHOD_PAYPAL_CREDIT, cart.getNonGiftCertificateAmount());</w:t>
              </w:r>
            </w:ins>
          </w:p>
          <w:p w14:paraId="45673404" w14:textId="77777777" w:rsidR="00A31053" w:rsidRPr="00267D5C" w:rsidRDefault="00A31053" w:rsidP="00A31053">
            <w:pPr>
              <w:autoSpaceDE w:val="0"/>
              <w:autoSpaceDN w:val="0"/>
              <w:adjustRightInd w:val="0"/>
              <w:spacing w:after="0" w:line="240" w:lineRule="auto"/>
              <w:rPr>
                <w:ins w:id="1624" w:author="WIN764BIT" w:date="2017-08-31T15:06:00Z"/>
                <w:rFonts w:eastAsia="Times New Roman" w:cs="Consolas"/>
                <w:sz w:val="20"/>
                <w:szCs w:val="20"/>
                <w:highlight w:val="yellow"/>
                <w:rPrChange w:id="1625" w:author="WIN764BIT" w:date="2017-08-31T15:06:00Z">
                  <w:rPr>
                    <w:ins w:id="1626" w:author="WIN764BIT" w:date="2017-08-31T15:06:00Z"/>
                    <w:rFonts w:ascii="Consolas" w:eastAsia="Times New Roman" w:hAnsi="Consolas" w:cs="Consolas"/>
                    <w:sz w:val="20"/>
                    <w:szCs w:val="20"/>
                  </w:rPr>
                </w:rPrChange>
              </w:rPr>
            </w:pPr>
            <w:ins w:id="1627" w:author="WIN764BIT" w:date="2017-08-31T15:06:00Z">
              <w:r w:rsidRPr="00267D5C">
                <w:rPr>
                  <w:rFonts w:eastAsia="Times New Roman" w:cs="Consolas"/>
                  <w:color w:val="000000"/>
                  <w:sz w:val="20"/>
                  <w:szCs w:val="20"/>
                  <w:highlight w:val="yellow"/>
                  <w:rPrChange w:id="1628" w:author="WIN764BIT" w:date="2017-08-31T15:06:00Z">
                    <w:rPr>
                      <w:rFonts w:ascii="Consolas" w:eastAsia="Times New Roman" w:hAnsi="Consolas" w:cs="Consolas"/>
                      <w:color w:val="000000"/>
                      <w:sz w:val="20"/>
                      <w:szCs w:val="20"/>
                    </w:rPr>
                  </w:rPrChange>
                </w:rPr>
                <w:tab/>
                <w:t>});</w:t>
              </w:r>
            </w:ins>
          </w:p>
          <w:p w14:paraId="23434CA8" w14:textId="77777777" w:rsidR="00A31053" w:rsidRPr="00267D5C" w:rsidRDefault="00A31053" w:rsidP="00A31053">
            <w:pPr>
              <w:autoSpaceDE w:val="0"/>
              <w:autoSpaceDN w:val="0"/>
              <w:adjustRightInd w:val="0"/>
              <w:spacing w:after="0" w:line="240" w:lineRule="auto"/>
              <w:rPr>
                <w:ins w:id="1629" w:author="WIN764BIT" w:date="2017-08-31T15:06:00Z"/>
                <w:rFonts w:eastAsia="Times New Roman" w:cs="Consolas"/>
                <w:sz w:val="20"/>
                <w:szCs w:val="20"/>
                <w:highlight w:val="yellow"/>
                <w:rPrChange w:id="1630" w:author="WIN764BIT" w:date="2017-08-31T15:06:00Z">
                  <w:rPr>
                    <w:ins w:id="1631" w:author="WIN764BIT" w:date="2017-08-31T15:06:00Z"/>
                    <w:rFonts w:ascii="Consolas" w:eastAsia="Times New Roman" w:hAnsi="Consolas" w:cs="Consolas"/>
                    <w:sz w:val="20"/>
                    <w:szCs w:val="20"/>
                  </w:rPr>
                </w:rPrChange>
              </w:rPr>
            </w:pPr>
            <w:ins w:id="1632" w:author="WIN764BIT" w:date="2017-08-31T15:06:00Z">
              <w:r w:rsidRPr="00267D5C">
                <w:rPr>
                  <w:rFonts w:eastAsia="Times New Roman" w:cs="Consolas"/>
                  <w:color w:val="000000"/>
                  <w:sz w:val="20"/>
                  <w:szCs w:val="20"/>
                  <w:highlight w:val="yellow"/>
                  <w:rPrChange w:id="1633" w:author="WIN764BIT" w:date="2017-08-31T15:06:00Z">
                    <w:rPr>
                      <w:rFonts w:ascii="Consolas" w:eastAsia="Times New Roman" w:hAnsi="Consolas" w:cs="Consolas"/>
                      <w:color w:val="000000"/>
                      <w:sz w:val="20"/>
                      <w:szCs w:val="20"/>
                    </w:rPr>
                  </w:rPrChange>
                </w:rPr>
                <w:tab/>
              </w:r>
            </w:ins>
          </w:p>
          <w:p w14:paraId="67E07C48" w14:textId="77777777" w:rsidR="00A31053" w:rsidRPr="000C2ED1" w:rsidDel="00267D5C" w:rsidRDefault="00A31053" w:rsidP="00A31053">
            <w:pPr>
              <w:autoSpaceDE w:val="0"/>
              <w:autoSpaceDN w:val="0"/>
              <w:adjustRightInd w:val="0"/>
              <w:spacing w:after="0" w:line="240" w:lineRule="auto"/>
              <w:rPr>
                <w:del w:id="1634" w:author="WIN764BIT" w:date="2017-08-31T15:06:00Z"/>
                <w:rFonts w:eastAsia="Times New Roman" w:cs="Consolas"/>
                <w:sz w:val="20"/>
                <w:szCs w:val="20"/>
                <w:highlight w:val="yellow"/>
              </w:rPr>
            </w:pPr>
            <w:ins w:id="1635" w:author="WIN764BIT" w:date="2017-08-31T15:06:00Z">
              <w:r w:rsidRPr="00267D5C">
                <w:rPr>
                  <w:rFonts w:eastAsia="Times New Roman" w:cs="Consolas"/>
                  <w:color w:val="000000"/>
                  <w:sz w:val="20"/>
                  <w:szCs w:val="20"/>
                  <w:highlight w:val="yellow"/>
                  <w:rPrChange w:id="1636" w:author="WIN764BIT" w:date="2017-08-31T15:06:00Z">
                    <w:rPr>
                      <w:rFonts w:ascii="Consolas" w:eastAsia="Times New Roman" w:hAnsi="Consolas" w:cs="Consolas"/>
                      <w:color w:val="000000"/>
                      <w:sz w:val="20"/>
                      <w:szCs w:val="20"/>
                    </w:rPr>
                  </w:rPrChange>
                </w:rPr>
                <w:tab/>
              </w:r>
              <w:r w:rsidRPr="00267D5C">
                <w:rPr>
                  <w:rFonts w:eastAsia="Times New Roman" w:cs="Consolas"/>
                  <w:b/>
                  <w:bCs/>
                  <w:color w:val="7F0055"/>
                  <w:sz w:val="20"/>
                  <w:szCs w:val="20"/>
                  <w:highlight w:val="yellow"/>
                  <w:rPrChange w:id="1637" w:author="WIN764BIT" w:date="2017-08-31T15:06:00Z">
                    <w:rPr>
                      <w:rFonts w:ascii="Consolas" w:eastAsia="Times New Roman" w:hAnsi="Consolas" w:cs="Consolas"/>
                      <w:b/>
                      <w:bCs/>
                      <w:color w:val="7F0055"/>
                      <w:sz w:val="20"/>
                      <w:szCs w:val="20"/>
                    </w:rPr>
                  </w:rPrChange>
                </w:rPr>
                <w:t>return</w:t>
              </w:r>
              <w:r w:rsidRPr="00267D5C">
                <w:rPr>
                  <w:rFonts w:eastAsia="Times New Roman" w:cs="Consolas"/>
                  <w:color w:val="000000"/>
                  <w:sz w:val="20"/>
                  <w:szCs w:val="20"/>
                  <w:highlight w:val="yellow"/>
                  <w:rPrChange w:id="1638" w:author="WIN764BIT" w:date="2017-08-31T15:06:00Z">
                    <w:rPr>
                      <w:rFonts w:ascii="Consolas" w:eastAsia="Times New Roman" w:hAnsi="Consolas" w:cs="Consolas"/>
                      <w:color w:val="000000"/>
                      <w:sz w:val="20"/>
                      <w:szCs w:val="20"/>
                    </w:rPr>
                  </w:rPrChange>
                </w:rPr>
                <w:t xml:space="preserve"> {success: </w:t>
              </w:r>
              <w:r w:rsidRPr="00267D5C">
                <w:rPr>
                  <w:rFonts w:eastAsia="Times New Roman" w:cs="Consolas"/>
                  <w:b/>
                  <w:bCs/>
                  <w:color w:val="7F0055"/>
                  <w:sz w:val="20"/>
                  <w:szCs w:val="20"/>
                  <w:highlight w:val="yellow"/>
                  <w:rPrChange w:id="1639" w:author="WIN764BIT" w:date="2017-08-31T15:06:00Z">
                    <w:rPr>
                      <w:rFonts w:ascii="Consolas" w:eastAsia="Times New Roman" w:hAnsi="Consolas" w:cs="Consolas"/>
                      <w:b/>
                      <w:bCs/>
                      <w:color w:val="7F0055"/>
                      <w:sz w:val="20"/>
                      <w:szCs w:val="20"/>
                    </w:rPr>
                  </w:rPrChange>
                </w:rPr>
                <w:t>true</w:t>
              </w:r>
              <w:r w:rsidRPr="00267D5C">
                <w:rPr>
                  <w:rFonts w:eastAsia="Times New Roman" w:cs="Consolas"/>
                  <w:color w:val="000000"/>
                  <w:sz w:val="20"/>
                  <w:szCs w:val="20"/>
                  <w:highlight w:val="yellow"/>
                  <w:rPrChange w:id="1640" w:author="WIN764BIT" w:date="2017-08-31T15:06:00Z">
                    <w:rPr>
                      <w:rFonts w:ascii="Consolas" w:eastAsia="Times New Roman" w:hAnsi="Consolas" w:cs="Consolas"/>
                      <w:color w:val="000000"/>
                      <w:sz w:val="20"/>
                      <w:szCs w:val="20"/>
                    </w:rPr>
                  </w:rPrChange>
                </w:rPr>
                <w:t>};</w:t>
              </w:r>
            </w:ins>
            <w:del w:id="1641" w:author="WIN764BIT" w:date="2017-08-31T15:06:00Z">
              <w:r w:rsidRPr="00267D5C" w:rsidDel="00267D5C">
                <w:rPr>
                  <w:rFonts w:eastAsia="Times New Roman" w:cs="Consolas"/>
                  <w:b/>
                  <w:bCs/>
                  <w:color w:val="7F0055"/>
                  <w:sz w:val="20"/>
                  <w:szCs w:val="20"/>
                  <w:highlight w:val="yellow"/>
                </w:rPr>
                <w:delText>var</w:delText>
              </w:r>
              <w:r w:rsidRPr="000C2ED1" w:rsidDel="00267D5C">
                <w:rPr>
                  <w:rFonts w:eastAsia="Times New Roman" w:cs="Consolas"/>
                  <w:color w:val="000000"/>
                  <w:sz w:val="20"/>
                  <w:szCs w:val="20"/>
                  <w:highlight w:val="yellow"/>
                </w:rPr>
                <w:delText xml:space="preserve"> cart = Cart.get(args.Basket);</w:delText>
              </w:r>
            </w:del>
          </w:p>
          <w:p w14:paraId="2A0CB94A" w14:textId="77777777" w:rsidR="00A31053" w:rsidRPr="000C2ED1" w:rsidDel="00267D5C" w:rsidRDefault="00A31053" w:rsidP="00A31053">
            <w:pPr>
              <w:autoSpaceDE w:val="0"/>
              <w:autoSpaceDN w:val="0"/>
              <w:adjustRightInd w:val="0"/>
              <w:spacing w:after="0" w:line="240" w:lineRule="auto"/>
              <w:rPr>
                <w:del w:id="1642" w:author="WIN764BIT" w:date="2017-08-31T15:06:00Z"/>
                <w:rFonts w:eastAsia="Times New Roman" w:cs="Consolas"/>
                <w:sz w:val="20"/>
                <w:szCs w:val="20"/>
                <w:highlight w:val="yellow"/>
              </w:rPr>
            </w:pPr>
            <w:del w:id="1643" w:author="WIN764BIT" w:date="2017-08-31T15:06:00Z">
              <w:r w:rsidRPr="000C2ED1" w:rsidDel="00267D5C">
                <w:rPr>
                  <w:rFonts w:eastAsia="Times New Roman" w:cs="Consolas"/>
                  <w:color w:val="000000"/>
                  <w:sz w:val="20"/>
                  <w:szCs w:val="20"/>
                  <w:highlight w:val="yellow"/>
                </w:rPr>
                <w:tab/>
              </w:r>
            </w:del>
          </w:p>
          <w:p w14:paraId="452D0B46" w14:textId="77777777" w:rsidR="00A31053" w:rsidRPr="000C2ED1" w:rsidDel="00267D5C" w:rsidRDefault="00A31053" w:rsidP="00A31053">
            <w:pPr>
              <w:autoSpaceDE w:val="0"/>
              <w:autoSpaceDN w:val="0"/>
              <w:adjustRightInd w:val="0"/>
              <w:spacing w:after="0" w:line="240" w:lineRule="auto"/>
              <w:rPr>
                <w:del w:id="1644" w:author="WIN764BIT" w:date="2017-08-31T15:06:00Z"/>
                <w:rFonts w:eastAsia="Times New Roman" w:cs="Consolas"/>
                <w:sz w:val="20"/>
                <w:szCs w:val="20"/>
                <w:highlight w:val="yellow"/>
              </w:rPr>
            </w:pPr>
            <w:del w:id="1645" w:author="WIN764BIT" w:date="2017-08-31T15:06:00Z">
              <w:r w:rsidRPr="000C2ED1" w:rsidDel="00267D5C">
                <w:rPr>
                  <w:rFonts w:eastAsia="Times New Roman" w:cs="Consolas"/>
                  <w:color w:val="000000"/>
                  <w:sz w:val="20"/>
                  <w:szCs w:val="20"/>
                  <w:highlight w:val="yellow"/>
                </w:rPr>
                <w:tab/>
                <w:delText>Transaction.wrap(</w:delText>
              </w:r>
              <w:r w:rsidRPr="000C2ED1" w:rsidDel="00267D5C">
                <w:rPr>
                  <w:rFonts w:eastAsia="Times New Roman" w:cs="Consolas"/>
                  <w:b/>
                  <w:bCs/>
                  <w:color w:val="7F0055"/>
                  <w:sz w:val="20"/>
                  <w:szCs w:val="20"/>
                  <w:highlight w:val="yellow"/>
                </w:rPr>
                <w:delText>function</w:delText>
              </w:r>
              <w:r w:rsidRPr="000C2ED1" w:rsidDel="00267D5C">
                <w:rPr>
                  <w:rFonts w:eastAsia="Times New Roman" w:cs="Consolas"/>
                  <w:color w:val="000000"/>
                  <w:sz w:val="20"/>
                  <w:szCs w:val="20"/>
                  <w:highlight w:val="yellow"/>
                </w:rPr>
                <w:delText xml:space="preserve"> () {</w:delText>
              </w:r>
            </w:del>
          </w:p>
          <w:p w14:paraId="6C164987" w14:textId="77777777" w:rsidR="00A31053" w:rsidRPr="000C2ED1" w:rsidDel="00267D5C" w:rsidRDefault="00A31053" w:rsidP="00A31053">
            <w:pPr>
              <w:autoSpaceDE w:val="0"/>
              <w:autoSpaceDN w:val="0"/>
              <w:adjustRightInd w:val="0"/>
              <w:spacing w:after="0" w:line="240" w:lineRule="auto"/>
              <w:rPr>
                <w:del w:id="1646" w:author="WIN764BIT" w:date="2017-08-31T15:05:00Z"/>
                <w:rFonts w:eastAsia="Times New Roman" w:cs="Consolas"/>
                <w:sz w:val="20"/>
                <w:szCs w:val="20"/>
                <w:highlight w:val="yellow"/>
              </w:rPr>
            </w:pPr>
            <w:del w:id="1647" w:author="WIN764BIT" w:date="2017-08-31T15:06:00Z">
              <w:r w:rsidRPr="000C2ED1" w:rsidDel="00267D5C">
                <w:rPr>
                  <w:rFonts w:eastAsia="Times New Roman" w:cs="Consolas"/>
                  <w:color w:val="000000"/>
                  <w:sz w:val="20"/>
                  <w:szCs w:val="20"/>
                  <w:highlight w:val="yellow"/>
                </w:rPr>
                <w:tab/>
              </w:r>
            </w:del>
            <w:del w:id="1648" w:author="WIN764BIT" w:date="2017-08-31T15:05:00Z">
              <w:r w:rsidRPr="00267D5C" w:rsidDel="00267D5C">
                <w:rPr>
                  <w:rFonts w:eastAsia="Times New Roman" w:cs="Consolas"/>
                  <w:color w:val="000000"/>
                  <w:sz w:val="20"/>
                  <w:szCs w:val="20"/>
                  <w:highlight w:val="yellow"/>
                </w:rPr>
                <w:delText xml:space="preserve">    </w:delText>
              </w:r>
              <w:r w:rsidRPr="000C2ED1" w:rsidDel="00267D5C">
                <w:rPr>
                  <w:rFonts w:eastAsia="Times New Roman" w:cs="Consolas"/>
                  <w:color w:val="000000"/>
                  <w:sz w:val="20"/>
                  <w:szCs w:val="20"/>
                  <w:highlight w:val="yellow"/>
                </w:rPr>
                <w:delText>cart.removeExistingPaymentInstruments(CybersourceConstants.METHOD_PAYPAL_CREDIT);</w:delText>
              </w:r>
            </w:del>
          </w:p>
          <w:p w14:paraId="2E0FBCBA" w14:textId="77777777" w:rsidR="00A31053" w:rsidRPr="000C2ED1" w:rsidDel="00267D5C" w:rsidRDefault="00A31053" w:rsidP="00A31053">
            <w:pPr>
              <w:autoSpaceDE w:val="0"/>
              <w:autoSpaceDN w:val="0"/>
              <w:adjustRightInd w:val="0"/>
              <w:spacing w:after="0" w:line="240" w:lineRule="auto"/>
              <w:rPr>
                <w:del w:id="1649" w:author="WIN764BIT" w:date="2017-08-31T15:05:00Z"/>
                <w:rFonts w:eastAsia="Times New Roman" w:cs="Consolas"/>
                <w:sz w:val="20"/>
                <w:szCs w:val="20"/>
                <w:highlight w:val="yellow"/>
              </w:rPr>
            </w:pPr>
            <w:del w:id="1650" w:author="WIN764BIT" w:date="2017-08-31T15:05:00Z">
              <w:r w:rsidRPr="000C2ED1" w:rsidDel="00267D5C">
                <w:rPr>
                  <w:rFonts w:eastAsia="Times New Roman" w:cs="Consolas"/>
                  <w:color w:val="000000"/>
                  <w:sz w:val="20"/>
                  <w:szCs w:val="20"/>
                  <w:highlight w:val="yellow"/>
                </w:rPr>
                <w:tab/>
              </w:r>
              <w:r w:rsidRPr="000C2ED1" w:rsidDel="00267D5C">
                <w:rPr>
                  <w:rFonts w:eastAsia="Times New Roman" w:cs="Consolas"/>
                  <w:b/>
                  <w:bCs/>
                  <w:color w:val="7F0055"/>
                  <w:sz w:val="20"/>
                  <w:szCs w:val="20"/>
                  <w:highlight w:val="yellow"/>
                </w:rPr>
                <w:delText>var</w:delText>
              </w:r>
              <w:r w:rsidRPr="000C2ED1" w:rsidDel="00267D5C">
                <w:rPr>
                  <w:rFonts w:eastAsia="Times New Roman" w:cs="Consolas"/>
                  <w:color w:val="000000"/>
                  <w:sz w:val="20"/>
                  <w:szCs w:val="20"/>
                  <w:highlight w:val="yellow"/>
                </w:rPr>
                <w:delText xml:space="preserve"> paymentInstrument = cart.createPaymentInstrument(CybersourceConstants.METHOD_PAYPAL_CREDIT, cart.getNonGiftCertificateAmount());</w:delText>
              </w:r>
            </w:del>
          </w:p>
          <w:p w14:paraId="2CC7E8A3" w14:textId="77777777" w:rsidR="00A31053" w:rsidRPr="000C2ED1" w:rsidDel="00267D5C" w:rsidRDefault="00A31053" w:rsidP="00A31053">
            <w:pPr>
              <w:autoSpaceDE w:val="0"/>
              <w:autoSpaceDN w:val="0"/>
              <w:adjustRightInd w:val="0"/>
              <w:spacing w:after="0" w:line="240" w:lineRule="auto"/>
              <w:rPr>
                <w:del w:id="1651" w:author="WIN764BIT" w:date="2017-08-31T15:06:00Z"/>
                <w:rFonts w:eastAsia="Times New Roman" w:cs="Consolas"/>
                <w:sz w:val="20"/>
                <w:szCs w:val="20"/>
                <w:highlight w:val="yellow"/>
              </w:rPr>
            </w:pPr>
            <w:del w:id="1652" w:author="WIN764BIT" w:date="2017-08-31T15:06:00Z">
              <w:r w:rsidRPr="000C2ED1" w:rsidDel="00267D5C">
                <w:rPr>
                  <w:rFonts w:eastAsia="Times New Roman" w:cs="Consolas"/>
                  <w:color w:val="000000"/>
                  <w:sz w:val="20"/>
                  <w:szCs w:val="20"/>
                  <w:highlight w:val="yellow"/>
                </w:rPr>
                <w:tab/>
                <w:delText>});</w:delText>
              </w:r>
            </w:del>
          </w:p>
          <w:p w14:paraId="0C34907B" w14:textId="77777777" w:rsidR="00A31053" w:rsidRPr="000C2ED1" w:rsidDel="00267D5C" w:rsidRDefault="00A31053" w:rsidP="00A31053">
            <w:pPr>
              <w:autoSpaceDE w:val="0"/>
              <w:autoSpaceDN w:val="0"/>
              <w:adjustRightInd w:val="0"/>
              <w:spacing w:after="0" w:line="240" w:lineRule="auto"/>
              <w:rPr>
                <w:del w:id="1653" w:author="WIN764BIT" w:date="2017-08-31T15:06:00Z"/>
                <w:rFonts w:eastAsia="Times New Roman" w:cs="Consolas"/>
                <w:sz w:val="20"/>
                <w:szCs w:val="20"/>
                <w:highlight w:val="yellow"/>
              </w:rPr>
            </w:pPr>
            <w:del w:id="1654" w:author="WIN764BIT" w:date="2017-08-31T15:06:00Z">
              <w:r w:rsidRPr="000C2ED1" w:rsidDel="00267D5C">
                <w:rPr>
                  <w:rFonts w:eastAsia="Times New Roman" w:cs="Consolas"/>
                  <w:color w:val="000000"/>
                  <w:sz w:val="20"/>
                  <w:szCs w:val="20"/>
                  <w:highlight w:val="yellow"/>
                </w:rPr>
                <w:tab/>
              </w:r>
            </w:del>
          </w:p>
          <w:p w14:paraId="57977B4D" w14:textId="77777777" w:rsidR="00A31053" w:rsidRPr="000C2ED1" w:rsidRDefault="00A31053" w:rsidP="00A31053">
            <w:pPr>
              <w:autoSpaceDE w:val="0"/>
              <w:autoSpaceDN w:val="0"/>
              <w:adjustRightInd w:val="0"/>
              <w:spacing w:after="0" w:line="240" w:lineRule="auto"/>
              <w:rPr>
                <w:rFonts w:eastAsia="Times New Roman" w:cs="Consolas"/>
                <w:sz w:val="20"/>
                <w:szCs w:val="20"/>
              </w:rPr>
            </w:pPr>
            <w:del w:id="1655" w:author="WIN764BIT" w:date="2017-08-31T15:06:00Z">
              <w:r w:rsidRPr="000C2ED1" w:rsidDel="00267D5C">
                <w:rPr>
                  <w:rFonts w:eastAsia="Times New Roman" w:cs="Consolas"/>
                  <w:color w:val="000000"/>
                  <w:sz w:val="20"/>
                  <w:szCs w:val="20"/>
                  <w:highlight w:val="yellow"/>
                </w:rPr>
                <w:tab/>
              </w:r>
              <w:r w:rsidRPr="000C2ED1" w:rsidDel="00267D5C">
                <w:rPr>
                  <w:rFonts w:eastAsia="Times New Roman" w:cs="Consolas"/>
                  <w:b/>
                  <w:bCs/>
                  <w:color w:val="7F0055"/>
                  <w:sz w:val="20"/>
                  <w:szCs w:val="20"/>
                  <w:highlight w:val="yellow"/>
                </w:rPr>
                <w:delText>return</w:delText>
              </w:r>
              <w:r w:rsidRPr="000C2ED1" w:rsidDel="00267D5C">
                <w:rPr>
                  <w:rFonts w:eastAsia="Times New Roman" w:cs="Consolas"/>
                  <w:color w:val="000000"/>
                  <w:sz w:val="20"/>
                  <w:szCs w:val="20"/>
                  <w:highlight w:val="yellow"/>
                </w:rPr>
                <w:delText xml:space="preserve"> {success: </w:delText>
              </w:r>
              <w:r w:rsidRPr="000C2ED1" w:rsidDel="00267D5C">
                <w:rPr>
                  <w:rFonts w:eastAsia="Times New Roman" w:cs="Consolas"/>
                  <w:b/>
                  <w:bCs/>
                  <w:color w:val="7F0055"/>
                  <w:sz w:val="20"/>
                  <w:szCs w:val="20"/>
                  <w:highlight w:val="yellow"/>
                </w:rPr>
                <w:delText>true</w:delText>
              </w:r>
              <w:r w:rsidRPr="000C2ED1" w:rsidDel="00267D5C">
                <w:rPr>
                  <w:rFonts w:eastAsia="Times New Roman" w:cs="Consolas"/>
                  <w:color w:val="000000"/>
                  <w:sz w:val="20"/>
                  <w:szCs w:val="20"/>
                  <w:highlight w:val="yellow"/>
                </w:rPr>
                <w:delText>};</w:delText>
              </w:r>
            </w:del>
          </w:p>
          <w:p w14:paraId="696210C9" w14:textId="77777777" w:rsidR="00A31053" w:rsidRPr="000C2ED1" w:rsidRDefault="00A31053" w:rsidP="00A31053">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w:t>
            </w:r>
          </w:p>
          <w:p w14:paraId="5BCBB1E3" w14:textId="77777777" w:rsidR="0000280B" w:rsidRDefault="0000280B" w:rsidP="005C1822">
            <w:pPr>
              <w:pStyle w:val="BodyText"/>
            </w:pPr>
          </w:p>
        </w:tc>
      </w:tr>
    </w:tbl>
    <w:p w14:paraId="755D4D9B" w14:textId="77777777" w:rsidR="0000280B" w:rsidRDefault="0000280B" w:rsidP="005C1822">
      <w:pPr>
        <w:pStyle w:val="BodyText"/>
      </w:pPr>
      <w:r>
        <w:lastRenderedPageBreak/>
        <w:t xml:space="preserve">Update authorize function for </w:t>
      </w:r>
      <w:r w:rsidR="000B6A3D">
        <w:t>PayPal</w:t>
      </w:r>
      <w:r>
        <w:t xml:space="preserve"> credit payment instrument</w:t>
      </w:r>
    </w:p>
    <w:p w14:paraId="17772EB8" w14:textId="77777777" w:rsidR="0000280B" w:rsidRDefault="0000280B" w:rsidP="005C1822">
      <w:pPr>
        <w:pStyle w:val="BodyText"/>
      </w:pPr>
    </w:p>
    <w:tbl>
      <w:tblPr>
        <w:tblStyle w:val="TableGrid"/>
        <w:tblW w:w="0" w:type="auto"/>
        <w:tblLook w:val="04A0" w:firstRow="1" w:lastRow="0" w:firstColumn="1" w:lastColumn="0" w:noHBand="0" w:noVBand="1"/>
      </w:tblPr>
      <w:tblGrid>
        <w:gridCol w:w="10296"/>
      </w:tblGrid>
      <w:tr w:rsidR="0000280B" w:rsidRPr="00A31053" w14:paraId="07096B6B" w14:textId="77777777" w:rsidTr="0000280B">
        <w:tc>
          <w:tcPr>
            <w:tcW w:w="10296" w:type="dxa"/>
          </w:tcPr>
          <w:p w14:paraId="094CBE59" w14:textId="13578E01" w:rsidR="005151E4" w:rsidRPr="005151E4" w:rsidRDefault="005151E4" w:rsidP="00A31053">
            <w:pPr>
              <w:autoSpaceDE w:val="0"/>
              <w:autoSpaceDN w:val="0"/>
              <w:adjustRightInd w:val="0"/>
              <w:spacing w:after="0" w:line="240" w:lineRule="auto"/>
              <w:rPr>
                <w:rFonts w:eastAsia="Times New Roman" w:cstheme="minorHAnsi"/>
                <w:color w:val="000000"/>
                <w:sz w:val="20"/>
                <w:szCs w:val="20"/>
                <w:highlight w:val="yellow"/>
              </w:rPr>
            </w:pPr>
            <w:r w:rsidRPr="005151E4">
              <w:rPr>
                <w:rFonts w:eastAsia="Times New Roman" w:cstheme="minorHAnsi"/>
                <w:color w:val="000000"/>
                <w:sz w:val="20"/>
                <w:szCs w:val="20"/>
                <w:highlight w:val="yellow"/>
              </w:rPr>
              <w:t>function Authorize(args) {</w:t>
            </w:r>
          </w:p>
          <w:p w14:paraId="4804F224" w14:textId="77777777" w:rsidR="00A31053" w:rsidRPr="00A31053" w:rsidRDefault="00A31053" w:rsidP="00A31053">
            <w:pPr>
              <w:autoSpaceDE w:val="0"/>
              <w:autoSpaceDN w:val="0"/>
              <w:adjustRightInd w:val="0"/>
              <w:spacing w:after="0" w:line="240" w:lineRule="auto"/>
              <w:rPr>
                <w:ins w:id="1656" w:author="WIN764BIT" w:date="2017-08-31T15:08:00Z"/>
                <w:rFonts w:eastAsia="Times New Roman" w:cstheme="minorHAnsi"/>
                <w:sz w:val="20"/>
                <w:szCs w:val="20"/>
                <w:highlight w:val="yellow"/>
                <w:rPrChange w:id="1657" w:author="WIN764BIT" w:date="2017-08-31T15:08:00Z">
                  <w:rPr>
                    <w:ins w:id="1658" w:author="WIN764BIT" w:date="2017-08-31T15:08:00Z"/>
                    <w:rFonts w:ascii="Consolas" w:eastAsia="Times New Roman" w:hAnsi="Consolas" w:cs="Consolas"/>
                    <w:sz w:val="20"/>
                    <w:szCs w:val="20"/>
                  </w:rPr>
                </w:rPrChange>
              </w:rPr>
            </w:pPr>
            <w:ins w:id="1659" w:author="WIN764BIT" w:date="2017-08-31T15:08:00Z">
              <w:r w:rsidRPr="00A31053">
                <w:rPr>
                  <w:rFonts w:eastAsia="Times New Roman" w:cstheme="minorHAnsi"/>
                  <w:b/>
                  <w:bCs/>
                  <w:color w:val="7F0055"/>
                  <w:sz w:val="20"/>
                  <w:szCs w:val="20"/>
                  <w:highlight w:val="yellow"/>
                  <w:rPrChange w:id="1660" w:author="WIN764BIT" w:date="2017-08-31T15:08:00Z">
                    <w:rPr>
                      <w:rFonts w:ascii="Consolas" w:eastAsia="Times New Roman" w:hAnsi="Consolas" w:cs="Consolas"/>
                      <w:b/>
                      <w:bCs/>
                      <w:color w:val="7F0055"/>
                      <w:sz w:val="20"/>
                      <w:szCs w:val="20"/>
                    </w:rPr>
                  </w:rPrChange>
                </w:rPr>
                <w:t>var</w:t>
              </w:r>
              <w:r w:rsidRPr="00A31053">
                <w:rPr>
                  <w:rFonts w:eastAsia="Times New Roman" w:cstheme="minorHAnsi"/>
                  <w:color w:val="000000"/>
                  <w:sz w:val="20"/>
                  <w:szCs w:val="20"/>
                  <w:highlight w:val="yellow"/>
                  <w:rPrChange w:id="1661" w:author="WIN764BIT" w:date="2017-08-31T15:08:00Z">
                    <w:rPr>
                      <w:rFonts w:ascii="Consolas" w:eastAsia="Times New Roman" w:hAnsi="Consolas" w:cs="Consolas"/>
                      <w:color w:val="000000"/>
                      <w:sz w:val="20"/>
                      <w:szCs w:val="20"/>
                    </w:rPr>
                  </w:rPrChange>
                </w:rPr>
                <w:t xml:space="preserve"> paymentInstrument = args.PaymentInstrument;</w:t>
              </w:r>
            </w:ins>
          </w:p>
          <w:p w14:paraId="00CA3A28" w14:textId="77777777" w:rsidR="00A31053" w:rsidRPr="00A31053" w:rsidRDefault="00A31053" w:rsidP="00A31053">
            <w:pPr>
              <w:autoSpaceDE w:val="0"/>
              <w:autoSpaceDN w:val="0"/>
              <w:adjustRightInd w:val="0"/>
              <w:spacing w:after="0" w:line="240" w:lineRule="auto"/>
              <w:rPr>
                <w:ins w:id="1662" w:author="WIN764BIT" w:date="2017-08-31T15:08:00Z"/>
                <w:rFonts w:eastAsia="Times New Roman" w:cstheme="minorHAnsi"/>
                <w:sz w:val="20"/>
                <w:szCs w:val="20"/>
                <w:highlight w:val="yellow"/>
                <w:rPrChange w:id="1663" w:author="WIN764BIT" w:date="2017-08-31T15:08:00Z">
                  <w:rPr>
                    <w:ins w:id="1664" w:author="WIN764BIT" w:date="2017-08-31T15:08:00Z"/>
                    <w:rFonts w:ascii="Consolas" w:eastAsia="Times New Roman" w:hAnsi="Consolas" w:cs="Consolas"/>
                    <w:sz w:val="20"/>
                    <w:szCs w:val="20"/>
                  </w:rPr>
                </w:rPrChange>
              </w:rPr>
            </w:pPr>
            <w:ins w:id="1665" w:author="WIN764BIT" w:date="2017-08-31T15:08:00Z">
              <w:r w:rsidRPr="00A31053">
                <w:rPr>
                  <w:rFonts w:eastAsia="Times New Roman" w:cstheme="minorHAnsi"/>
                  <w:color w:val="000000"/>
                  <w:sz w:val="20"/>
                  <w:szCs w:val="20"/>
                  <w:highlight w:val="yellow"/>
                  <w:rPrChange w:id="1666" w:author="WIN764BIT" w:date="2017-08-31T15:08:00Z">
                    <w:rPr>
                      <w:rFonts w:ascii="Consolas" w:eastAsia="Times New Roman" w:hAnsi="Consolas" w:cs="Consolas"/>
                      <w:color w:val="000000"/>
                      <w:sz w:val="20"/>
                      <w:szCs w:val="20"/>
                    </w:rPr>
                  </w:rPrChange>
                </w:rPr>
                <w:tab/>
              </w:r>
              <w:r w:rsidRPr="00A31053">
                <w:rPr>
                  <w:rFonts w:eastAsia="Times New Roman" w:cstheme="minorHAnsi"/>
                  <w:b/>
                  <w:bCs/>
                  <w:color w:val="7F0055"/>
                  <w:sz w:val="20"/>
                  <w:szCs w:val="20"/>
                  <w:highlight w:val="yellow"/>
                  <w:rPrChange w:id="1667" w:author="WIN764BIT" w:date="2017-08-31T15:08:00Z">
                    <w:rPr>
                      <w:rFonts w:ascii="Consolas" w:eastAsia="Times New Roman" w:hAnsi="Consolas" w:cs="Consolas"/>
                      <w:b/>
                      <w:bCs/>
                      <w:color w:val="7F0055"/>
                      <w:sz w:val="20"/>
                      <w:szCs w:val="20"/>
                    </w:rPr>
                  </w:rPrChange>
                </w:rPr>
                <w:t>var</w:t>
              </w:r>
              <w:r w:rsidRPr="00A31053">
                <w:rPr>
                  <w:rFonts w:eastAsia="Times New Roman" w:cstheme="minorHAnsi"/>
                  <w:color w:val="000000"/>
                  <w:sz w:val="20"/>
                  <w:szCs w:val="20"/>
                  <w:highlight w:val="yellow"/>
                  <w:rPrChange w:id="1668" w:author="WIN764BIT" w:date="2017-08-31T15:08:00Z">
                    <w:rPr>
                      <w:rFonts w:ascii="Consolas" w:eastAsia="Times New Roman" w:hAnsi="Consolas" w:cs="Consolas"/>
                      <w:color w:val="000000"/>
                      <w:sz w:val="20"/>
                      <w:szCs w:val="20"/>
                    </w:rPr>
                  </w:rPrChange>
                </w:rPr>
                <w:t xml:space="preserve"> paymentProcessor = PaymentMgr.getPaymentMethod(paymentInstrument.getPaymentMethod()).getPaymentProcessor();</w:t>
              </w:r>
            </w:ins>
          </w:p>
          <w:p w14:paraId="6925B34C" w14:textId="77777777" w:rsidR="00A31053" w:rsidRPr="00A31053" w:rsidRDefault="00A31053" w:rsidP="00A31053">
            <w:pPr>
              <w:autoSpaceDE w:val="0"/>
              <w:autoSpaceDN w:val="0"/>
              <w:adjustRightInd w:val="0"/>
              <w:spacing w:after="0" w:line="240" w:lineRule="auto"/>
              <w:rPr>
                <w:ins w:id="1669" w:author="WIN764BIT" w:date="2017-08-31T15:08:00Z"/>
                <w:rFonts w:eastAsia="Times New Roman" w:cstheme="minorHAnsi"/>
                <w:sz w:val="20"/>
                <w:szCs w:val="20"/>
                <w:highlight w:val="yellow"/>
                <w:rPrChange w:id="1670" w:author="WIN764BIT" w:date="2017-08-31T15:08:00Z">
                  <w:rPr>
                    <w:ins w:id="1671" w:author="WIN764BIT" w:date="2017-08-31T15:08:00Z"/>
                    <w:rFonts w:ascii="Consolas" w:eastAsia="Times New Roman" w:hAnsi="Consolas" w:cs="Consolas"/>
                    <w:sz w:val="20"/>
                    <w:szCs w:val="20"/>
                  </w:rPr>
                </w:rPrChange>
              </w:rPr>
            </w:pPr>
            <w:ins w:id="1672" w:author="WIN764BIT" w:date="2017-08-31T15:08:00Z">
              <w:r w:rsidRPr="00A31053">
                <w:rPr>
                  <w:rFonts w:eastAsia="Times New Roman" w:cstheme="minorHAnsi"/>
                  <w:color w:val="000000"/>
                  <w:sz w:val="20"/>
                  <w:szCs w:val="20"/>
                  <w:highlight w:val="yellow"/>
                  <w:rPrChange w:id="1673" w:author="WIN764BIT" w:date="2017-08-31T15:08:00Z">
                    <w:rPr>
                      <w:rFonts w:ascii="Consolas" w:eastAsia="Times New Roman" w:hAnsi="Consolas" w:cs="Consolas"/>
                      <w:color w:val="000000"/>
                      <w:sz w:val="20"/>
                      <w:szCs w:val="20"/>
                    </w:rPr>
                  </w:rPrChange>
                </w:rPr>
                <w:tab/>
              </w:r>
              <w:r w:rsidRPr="00A31053">
                <w:rPr>
                  <w:rFonts w:eastAsia="Times New Roman" w:cstheme="minorHAnsi"/>
                  <w:b/>
                  <w:bCs/>
                  <w:color w:val="7F0055"/>
                  <w:sz w:val="20"/>
                  <w:szCs w:val="20"/>
                  <w:highlight w:val="yellow"/>
                  <w:rPrChange w:id="1674" w:author="WIN764BIT" w:date="2017-08-31T15:08:00Z">
                    <w:rPr>
                      <w:rFonts w:ascii="Consolas" w:eastAsia="Times New Roman" w:hAnsi="Consolas" w:cs="Consolas"/>
                      <w:b/>
                      <w:bCs/>
                      <w:color w:val="7F0055"/>
                      <w:sz w:val="20"/>
                      <w:szCs w:val="20"/>
                    </w:rPr>
                  </w:rPrChange>
                </w:rPr>
                <w:t>var</w:t>
              </w:r>
              <w:r w:rsidRPr="00A31053">
                <w:rPr>
                  <w:rFonts w:eastAsia="Times New Roman" w:cstheme="minorHAnsi"/>
                  <w:color w:val="000000"/>
                  <w:sz w:val="20"/>
                  <w:szCs w:val="20"/>
                  <w:highlight w:val="yellow"/>
                  <w:rPrChange w:id="1675" w:author="WIN764BIT" w:date="2017-08-31T15:08:00Z">
                    <w:rPr>
                      <w:rFonts w:ascii="Consolas" w:eastAsia="Times New Roman" w:hAnsi="Consolas" w:cs="Consolas"/>
                      <w:color w:val="000000"/>
                      <w:sz w:val="20"/>
                      <w:szCs w:val="20"/>
                    </w:rPr>
                  </w:rPrChange>
                </w:rPr>
                <w:t xml:space="preserve"> adapter = require(CybersourceConstants.PAYPAL_ADAPTOR);</w:t>
              </w:r>
            </w:ins>
          </w:p>
          <w:p w14:paraId="665C4F3D" w14:textId="77777777" w:rsidR="00A31053" w:rsidRPr="00A31053" w:rsidRDefault="00A31053" w:rsidP="00A31053">
            <w:pPr>
              <w:autoSpaceDE w:val="0"/>
              <w:autoSpaceDN w:val="0"/>
              <w:adjustRightInd w:val="0"/>
              <w:spacing w:after="0" w:line="240" w:lineRule="auto"/>
              <w:rPr>
                <w:ins w:id="1676" w:author="WIN764BIT" w:date="2017-08-31T15:08:00Z"/>
                <w:rFonts w:eastAsia="Times New Roman" w:cstheme="minorHAnsi"/>
                <w:sz w:val="20"/>
                <w:szCs w:val="20"/>
                <w:highlight w:val="yellow"/>
                <w:rPrChange w:id="1677" w:author="WIN764BIT" w:date="2017-08-31T15:08:00Z">
                  <w:rPr>
                    <w:ins w:id="1678" w:author="WIN764BIT" w:date="2017-08-31T15:08:00Z"/>
                    <w:rFonts w:ascii="Consolas" w:eastAsia="Times New Roman" w:hAnsi="Consolas" w:cs="Consolas"/>
                    <w:sz w:val="20"/>
                    <w:szCs w:val="20"/>
                  </w:rPr>
                </w:rPrChange>
              </w:rPr>
            </w:pPr>
            <w:ins w:id="1679" w:author="WIN764BIT" w:date="2017-08-31T15:08:00Z">
              <w:r w:rsidRPr="00A31053">
                <w:rPr>
                  <w:rFonts w:eastAsia="Times New Roman" w:cstheme="minorHAnsi"/>
                  <w:color w:val="000000"/>
                  <w:sz w:val="20"/>
                  <w:szCs w:val="20"/>
                  <w:highlight w:val="yellow"/>
                  <w:rPrChange w:id="1680" w:author="WIN764BIT" w:date="2017-08-31T15:08:00Z">
                    <w:rPr>
                      <w:rFonts w:ascii="Consolas" w:eastAsia="Times New Roman" w:hAnsi="Consolas" w:cs="Consolas"/>
                      <w:color w:val="000000"/>
                      <w:sz w:val="20"/>
                      <w:szCs w:val="20"/>
                    </w:rPr>
                  </w:rPrChange>
                </w:rPr>
                <w:tab/>
              </w:r>
              <w:r w:rsidRPr="00A31053">
                <w:rPr>
                  <w:rFonts w:eastAsia="Times New Roman" w:cstheme="minorHAnsi"/>
                  <w:color w:val="3F7F5F"/>
                  <w:sz w:val="20"/>
                  <w:szCs w:val="20"/>
                  <w:highlight w:val="yellow"/>
                  <w:rPrChange w:id="1681" w:author="WIN764BIT" w:date="2017-08-31T15:08:00Z">
                    <w:rPr>
                      <w:rFonts w:ascii="Consolas" w:eastAsia="Times New Roman" w:hAnsi="Consolas" w:cs="Consolas"/>
                      <w:color w:val="3F7F5F"/>
                      <w:sz w:val="20"/>
                      <w:szCs w:val="20"/>
                    </w:rPr>
                  </w:rPrChange>
                </w:rPr>
                <w:t xml:space="preserve">//Logic to determine if this is standard/custom </w:t>
              </w:r>
              <w:r w:rsidRPr="00A31053">
                <w:rPr>
                  <w:rFonts w:eastAsia="Times New Roman" w:cstheme="minorHAnsi"/>
                  <w:color w:val="3F7F5F"/>
                  <w:sz w:val="20"/>
                  <w:szCs w:val="20"/>
                  <w:highlight w:val="yellow"/>
                  <w:u w:val="single"/>
                  <w:rPrChange w:id="1682" w:author="WIN764BIT" w:date="2017-08-31T15:08:00Z">
                    <w:rPr>
                      <w:rFonts w:ascii="Consolas" w:eastAsia="Times New Roman" w:hAnsi="Consolas" w:cs="Consolas"/>
                      <w:color w:val="3F7F5F"/>
                      <w:sz w:val="20"/>
                      <w:szCs w:val="20"/>
                      <w:u w:val="single"/>
                    </w:rPr>
                  </w:rPrChange>
                </w:rPr>
                <w:t>Paypal</w:t>
              </w:r>
              <w:r w:rsidRPr="00A31053">
                <w:rPr>
                  <w:rFonts w:eastAsia="Times New Roman" w:cstheme="minorHAnsi"/>
                  <w:color w:val="3F7F5F"/>
                  <w:sz w:val="20"/>
                  <w:szCs w:val="20"/>
                  <w:highlight w:val="yellow"/>
                  <w:rPrChange w:id="1683" w:author="WIN764BIT" w:date="2017-08-31T15:08:00Z">
                    <w:rPr>
                      <w:rFonts w:ascii="Consolas" w:eastAsia="Times New Roman" w:hAnsi="Consolas" w:cs="Consolas"/>
                      <w:color w:val="3F7F5F"/>
                      <w:sz w:val="20"/>
                      <w:szCs w:val="20"/>
                    </w:rPr>
                  </w:rPrChange>
                </w:rPr>
                <w:t xml:space="preserve"> order</w:t>
              </w:r>
            </w:ins>
          </w:p>
          <w:p w14:paraId="7E58BA49" w14:textId="77777777" w:rsidR="00A31053" w:rsidRPr="00A31053" w:rsidRDefault="00A31053" w:rsidP="00A31053">
            <w:pPr>
              <w:autoSpaceDE w:val="0"/>
              <w:autoSpaceDN w:val="0"/>
              <w:adjustRightInd w:val="0"/>
              <w:spacing w:after="0" w:line="240" w:lineRule="auto"/>
              <w:rPr>
                <w:ins w:id="1684" w:author="WIN764BIT" w:date="2017-08-31T15:08:00Z"/>
                <w:rFonts w:eastAsia="Times New Roman" w:cstheme="minorHAnsi"/>
                <w:sz w:val="20"/>
                <w:szCs w:val="20"/>
                <w:highlight w:val="yellow"/>
                <w:rPrChange w:id="1685" w:author="WIN764BIT" w:date="2017-08-31T15:08:00Z">
                  <w:rPr>
                    <w:ins w:id="1686" w:author="WIN764BIT" w:date="2017-08-31T15:08:00Z"/>
                    <w:rFonts w:ascii="Consolas" w:eastAsia="Times New Roman" w:hAnsi="Consolas" w:cs="Consolas"/>
                    <w:sz w:val="20"/>
                    <w:szCs w:val="20"/>
                  </w:rPr>
                </w:rPrChange>
              </w:rPr>
            </w:pPr>
            <w:ins w:id="1687" w:author="WIN764BIT" w:date="2017-08-31T15:08:00Z">
              <w:r w:rsidRPr="00A31053">
                <w:rPr>
                  <w:rFonts w:eastAsia="Times New Roman" w:cstheme="minorHAnsi"/>
                  <w:color w:val="000000"/>
                  <w:sz w:val="20"/>
                  <w:szCs w:val="20"/>
                  <w:highlight w:val="yellow"/>
                  <w:rPrChange w:id="1688" w:author="WIN764BIT" w:date="2017-08-31T15:08:00Z">
                    <w:rPr>
                      <w:rFonts w:ascii="Consolas" w:eastAsia="Times New Roman" w:hAnsi="Consolas" w:cs="Consolas"/>
                      <w:color w:val="000000"/>
                      <w:sz w:val="20"/>
                      <w:szCs w:val="20"/>
                    </w:rPr>
                  </w:rPrChange>
                </w:rPr>
                <w:tab/>
                <w:t>Transaction.wrap(</w:t>
              </w:r>
              <w:r w:rsidRPr="00A31053">
                <w:rPr>
                  <w:rFonts w:eastAsia="Times New Roman" w:cstheme="minorHAnsi"/>
                  <w:b/>
                  <w:bCs/>
                  <w:color w:val="7F0055"/>
                  <w:sz w:val="20"/>
                  <w:szCs w:val="20"/>
                  <w:highlight w:val="yellow"/>
                  <w:rPrChange w:id="1689" w:author="WIN764BIT" w:date="2017-08-31T15:08:00Z">
                    <w:rPr>
                      <w:rFonts w:ascii="Consolas" w:eastAsia="Times New Roman" w:hAnsi="Consolas" w:cs="Consolas"/>
                      <w:b/>
                      <w:bCs/>
                      <w:color w:val="7F0055"/>
                      <w:sz w:val="20"/>
                      <w:szCs w:val="20"/>
                    </w:rPr>
                  </w:rPrChange>
                </w:rPr>
                <w:t>function</w:t>
              </w:r>
              <w:r w:rsidRPr="00A31053">
                <w:rPr>
                  <w:rFonts w:eastAsia="Times New Roman" w:cstheme="minorHAnsi"/>
                  <w:color w:val="000000"/>
                  <w:sz w:val="20"/>
                  <w:szCs w:val="20"/>
                  <w:highlight w:val="yellow"/>
                  <w:rPrChange w:id="1690" w:author="WIN764BIT" w:date="2017-08-31T15:08:00Z">
                    <w:rPr>
                      <w:rFonts w:ascii="Consolas" w:eastAsia="Times New Roman" w:hAnsi="Consolas" w:cs="Consolas"/>
                      <w:color w:val="000000"/>
                      <w:sz w:val="20"/>
                      <w:szCs w:val="20"/>
                    </w:rPr>
                  </w:rPrChange>
                </w:rPr>
                <w:t xml:space="preserve"> () {</w:t>
              </w:r>
            </w:ins>
          </w:p>
          <w:p w14:paraId="2CEF8EA3" w14:textId="77777777" w:rsidR="00A31053" w:rsidRPr="00A31053" w:rsidRDefault="00A31053" w:rsidP="00A31053">
            <w:pPr>
              <w:autoSpaceDE w:val="0"/>
              <w:autoSpaceDN w:val="0"/>
              <w:adjustRightInd w:val="0"/>
              <w:spacing w:after="0" w:line="240" w:lineRule="auto"/>
              <w:rPr>
                <w:ins w:id="1691" w:author="WIN764BIT" w:date="2017-08-31T15:08:00Z"/>
                <w:rFonts w:eastAsia="Times New Roman" w:cstheme="minorHAnsi"/>
                <w:sz w:val="20"/>
                <w:szCs w:val="20"/>
                <w:highlight w:val="yellow"/>
                <w:rPrChange w:id="1692" w:author="WIN764BIT" w:date="2017-08-31T15:08:00Z">
                  <w:rPr>
                    <w:ins w:id="1693" w:author="WIN764BIT" w:date="2017-08-31T15:08:00Z"/>
                    <w:rFonts w:ascii="Consolas" w:eastAsia="Times New Roman" w:hAnsi="Consolas" w:cs="Consolas"/>
                    <w:sz w:val="20"/>
                    <w:szCs w:val="20"/>
                  </w:rPr>
                </w:rPrChange>
              </w:rPr>
            </w:pPr>
            <w:ins w:id="1694" w:author="WIN764BIT" w:date="2017-08-31T15:08:00Z">
              <w:r w:rsidRPr="00A31053">
                <w:rPr>
                  <w:rFonts w:eastAsia="Times New Roman" w:cstheme="minorHAnsi"/>
                  <w:color w:val="000000"/>
                  <w:sz w:val="20"/>
                  <w:szCs w:val="20"/>
                  <w:highlight w:val="yellow"/>
                  <w:rPrChange w:id="1695" w:author="WIN764BIT" w:date="2017-08-31T15:08:00Z">
                    <w:rPr>
                      <w:rFonts w:ascii="Consolas" w:eastAsia="Times New Roman" w:hAnsi="Consolas" w:cs="Consolas"/>
                      <w:color w:val="000000"/>
                      <w:sz w:val="20"/>
                      <w:szCs w:val="20"/>
                    </w:rPr>
                  </w:rPrChange>
                </w:rPr>
                <w:tab/>
                <w:t xml:space="preserve">        paymentInstrument.paymentTransaction.paymentProcessor = paymentProcessor;</w:t>
              </w:r>
            </w:ins>
          </w:p>
          <w:p w14:paraId="7D3FD076" w14:textId="77777777" w:rsidR="00A31053" w:rsidRPr="00A31053" w:rsidRDefault="00A31053" w:rsidP="00A31053">
            <w:pPr>
              <w:autoSpaceDE w:val="0"/>
              <w:autoSpaceDN w:val="0"/>
              <w:adjustRightInd w:val="0"/>
              <w:spacing w:after="0" w:line="240" w:lineRule="auto"/>
              <w:rPr>
                <w:ins w:id="1696" w:author="WIN764BIT" w:date="2017-08-31T15:08:00Z"/>
                <w:rFonts w:eastAsia="Times New Roman" w:cstheme="minorHAnsi"/>
                <w:sz w:val="20"/>
                <w:szCs w:val="20"/>
                <w:highlight w:val="yellow"/>
                <w:rPrChange w:id="1697" w:author="WIN764BIT" w:date="2017-08-31T15:08:00Z">
                  <w:rPr>
                    <w:ins w:id="1698" w:author="WIN764BIT" w:date="2017-08-31T15:08:00Z"/>
                    <w:rFonts w:ascii="Consolas" w:eastAsia="Times New Roman" w:hAnsi="Consolas" w:cs="Consolas"/>
                    <w:sz w:val="20"/>
                    <w:szCs w:val="20"/>
                  </w:rPr>
                </w:rPrChange>
              </w:rPr>
            </w:pPr>
            <w:ins w:id="1699" w:author="WIN764BIT" w:date="2017-08-31T15:08:00Z">
              <w:r w:rsidRPr="00A31053">
                <w:rPr>
                  <w:rFonts w:eastAsia="Times New Roman" w:cstheme="minorHAnsi"/>
                  <w:color w:val="000000"/>
                  <w:sz w:val="20"/>
                  <w:szCs w:val="20"/>
                  <w:highlight w:val="yellow"/>
                  <w:rPrChange w:id="1700" w:author="WIN764BIT" w:date="2017-08-31T15:08:00Z">
                    <w:rPr>
                      <w:rFonts w:ascii="Consolas" w:eastAsia="Times New Roman" w:hAnsi="Consolas" w:cs="Consolas"/>
                      <w:color w:val="000000"/>
                      <w:sz w:val="20"/>
                      <w:szCs w:val="20"/>
                    </w:rPr>
                  </w:rPrChange>
                </w:rPr>
                <w:tab/>
                <w:t>});</w:t>
              </w:r>
            </w:ins>
          </w:p>
          <w:p w14:paraId="142D497D" w14:textId="77777777" w:rsidR="00A31053" w:rsidRPr="00A31053" w:rsidRDefault="00A31053" w:rsidP="00A31053">
            <w:pPr>
              <w:autoSpaceDE w:val="0"/>
              <w:autoSpaceDN w:val="0"/>
              <w:adjustRightInd w:val="0"/>
              <w:spacing w:after="0" w:line="240" w:lineRule="auto"/>
              <w:rPr>
                <w:ins w:id="1701" w:author="WIN764BIT" w:date="2017-08-31T15:08:00Z"/>
                <w:rFonts w:eastAsia="Times New Roman" w:cstheme="minorHAnsi"/>
                <w:sz w:val="20"/>
                <w:szCs w:val="20"/>
                <w:highlight w:val="yellow"/>
                <w:rPrChange w:id="1702" w:author="WIN764BIT" w:date="2017-08-31T15:08:00Z">
                  <w:rPr>
                    <w:ins w:id="1703" w:author="WIN764BIT" w:date="2017-08-31T15:08:00Z"/>
                    <w:rFonts w:ascii="Consolas" w:eastAsia="Times New Roman" w:hAnsi="Consolas" w:cs="Consolas"/>
                    <w:sz w:val="20"/>
                    <w:szCs w:val="20"/>
                  </w:rPr>
                </w:rPrChange>
              </w:rPr>
            </w:pPr>
            <w:ins w:id="1704" w:author="WIN764BIT" w:date="2017-08-31T15:08:00Z">
              <w:r w:rsidRPr="00A31053">
                <w:rPr>
                  <w:rFonts w:eastAsia="Times New Roman" w:cstheme="minorHAnsi"/>
                  <w:color w:val="000000"/>
                  <w:sz w:val="20"/>
                  <w:szCs w:val="20"/>
                  <w:highlight w:val="yellow"/>
                  <w:rPrChange w:id="1705" w:author="WIN764BIT" w:date="2017-08-31T15:08:00Z">
                    <w:rPr>
                      <w:rFonts w:ascii="Consolas" w:eastAsia="Times New Roman" w:hAnsi="Consolas" w:cs="Consolas"/>
                      <w:color w:val="000000"/>
                      <w:sz w:val="20"/>
                      <w:szCs w:val="20"/>
                    </w:rPr>
                  </w:rPrChange>
                </w:rPr>
                <w:tab/>
              </w:r>
              <w:r w:rsidRPr="00A31053">
                <w:rPr>
                  <w:rFonts w:eastAsia="Times New Roman" w:cstheme="minorHAnsi"/>
                  <w:b/>
                  <w:bCs/>
                  <w:color w:val="7F0055"/>
                  <w:sz w:val="20"/>
                  <w:szCs w:val="20"/>
                  <w:highlight w:val="yellow"/>
                  <w:rPrChange w:id="1706" w:author="WIN764BIT" w:date="2017-08-31T15:08:00Z">
                    <w:rPr>
                      <w:rFonts w:ascii="Consolas" w:eastAsia="Times New Roman" w:hAnsi="Consolas" w:cs="Consolas"/>
                      <w:b/>
                      <w:bCs/>
                      <w:color w:val="7F0055"/>
                      <w:sz w:val="20"/>
                      <w:szCs w:val="20"/>
                    </w:rPr>
                  </w:rPrChange>
                </w:rPr>
                <w:t>var</w:t>
              </w:r>
              <w:r w:rsidRPr="00A31053">
                <w:rPr>
                  <w:rFonts w:eastAsia="Times New Roman" w:cstheme="minorHAnsi"/>
                  <w:color w:val="000000"/>
                  <w:sz w:val="20"/>
                  <w:szCs w:val="20"/>
                  <w:highlight w:val="yellow"/>
                  <w:rPrChange w:id="1707" w:author="WIN764BIT" w:date="2017-08-31T15:08:00Z">
                    <w:rPr>
                      <w:rFonts w:ascii="Consolas" w:eastAsia="Times New Roman" w:hAnsi="Consolas" w:cs="Consolas"/>
                      <w:color w:val="000000"/>
                      <w:sz w:val="20"/>
                      <w:szCs w:val="20"/>
                    </w:rPr>
                  </w:rPrChange>
                </w:rPr>
                <w:t xml:space="preserve"> paymentResponse = adapter.PaymentService(args.Order,paymentInstrument);</w:t>
              </w:r>
            </w:ins>
          </w:p>
          <w:p w14:paraId="2868F563" w14:textId="77777777" w:rsidR="00A31053" w:rsidRPr="00A31053" w:rsidRDefault="00A31053" w:rsidP="00A31053">
            <w:pPr>
              <w:autoSpaceDE w:val="0"/>
              <w:autoSpaceDN w:val="0"/>
              <w:adjustRightInd w:val="0"/>
              <w:spacing w:after="0" w:line="240" w:lineRule="auto"/>
              <w:rPr>
                <w:ins w:id="1708" w:author="WIN764BIT" w:date="2017-08-31T15:08:00Z"/>
                <w:rFonts w:eastAsia="Times New Roman" w:cstheme="minorHAnsi"/>
                <w:sz w:val="20"/>
                <w:szCs w:val="20"/>
                <w:highlight w:val="yellow"/>
                <w:rPrChange w:id="1709" w:author="WIN764BIT" w:date="2017-08-31T15:08:00Z">
                  <w:rPr>
                    <w:ins w:id="1710" w:author="WIN764BIT" w:date="2017-08-31T15:08:00Z"/>
                    <w:rFonts w:ascii="Consolas" w:eastAsia="Times New Roman" w:hAnsi="Consolas" w:cs="Consolas"/>
                    <w:sz w:val="20"/>
                    <w:szCs w:val="20"/>
                  </w:rPr>
                </w:rPrChange>
              </w:rPr>
            </w:pPr>
            <w:ins w:id="1711" w:author="WIN764BIT" w:date="2017-08-31T15:08:00Z">
              <w:r w:rsidRPr="00A31053">
                <w:rPr>
                  <w:rFonts w:eastAsia="Times New Roman" w:cstheme="minorHAnsi"/>
                  <w:color w:val="000000"/>
                  <w:sz w:val="20"/>
                  <w:szCs w:val="20"/>
                  <w:highlight w:val="yellow"/>
                  <w:rPrChange w:id="1712" w:author="WIN764BIT" w:date="2017-08-31T15:08:00Z">
                    <w:rPr>
                      <w:rFonts w:ascii="Consolas" w:eastAsia="Times New Roman" w:hAnsi="Consolas" w:cs="Consolas"/>
                      <w:color w:val="000000"/>
                      <w:sz w:val="20"/>
                      <w:szCs w:val="20"/>
                    </w:rPr>
                  </w:rPrChange>
                </w:rPr>
                <w:tab/>
              </w:r>
            </w:ins>
          </w:p>
          <w:p w14:paraId="5D9A9A8C" w14:textId="77777777" w:rsidR="00A31053" w:rsidRPr="00A31053" w:rsidRDefault="00A31053" w:rsidP="00A31053">
            <w:pPr>
              <w:autoSpaceDE w:val="0"/>
              <w:autoSpaceDN w:val="0"/>
              <w:adjustRightInd w:val="0"/>
              <w:spacing w:after="0" w:line="240" w:lineRule="auto"/>
              <w:rPr>
                <w:ins w:id="1713" w:author="WIN764BIT" w:date="2017-08-31T15:08:00Z"/>
                <w:rFonts w:eastAsia="Times New Roman" w:cstheme="minorHAnsi"/>
                <w:sz w:val="20"/>
                <w:szCs w:val="20"/>
                <w:highlight w:val="yellow"/>
                <w:rPrChange w:id="1714" w:author="WIN764BIT" w:date="2017-08-31T15:08:00Z">
                  <w:rPr>
                    <w:ins w:id="1715" w:author="WIN764BIT" w:date="2017-08-31T15:08:00Z"/>
                    <w:rFonts w:ascii="Consolas" w:eastAsia="Times New Roman" w:hAnsi="Consolas" w:cs="Consolas"/>
                    <w:sz w:val="20"/>
                    <w:szCs w:val="20"/>
                  </w:rPr>
                </w:rPrChange>
              </w:rPr>
            </w:pPr>
            <w:ins w:id="1716" w:author="WIN764BIT" w:date="2017-08-31T15:08:00Z">
              <w:r w:rsidRPr="00A31053">
                <w:rPr>
                  <w:rFonts w:eastAsia="Times New Roman" w:cstheme="minorHAnsi"/>
                  <w:color w:val="000000"/>
                  <w:sz w:val="20"/>
                  <w:szCs w:val="20"/>
                  <w:highlight w:val="yellow"/>
                  <w:rPrChange w:id="1717" w:author="WIN764BIT" w:date="2017-08-31T15:08:00Z">
                    <w:rPr>
                      <w:rFonts w:ascii="Consolas" w:eastAsia="Times New Roman" w:hAnsi="Consolas" w:cs="Consolas"/>
                      <w:color w:val="000000"/>
                      <w:sz w:val="20"/>
                      <w:szCs w:val="20"/>
                    </w:rPr>
                  </w:rPrChange>
                </w:rPr>
                <w:tab/>
              </w:r>
              <w:r w:rsidRPr="00A31053">
                <w:rPr>
                  <w:rFonts w:eastAsia="Times New Roman" w:cstheme="minorHAnsi"/>
                  <w:b/>
                  <w:bCs/>
                  <w:color w:val="7F0055"/>
                  <w:sz w:val="20"/>
                  <w:szCs w:val="20"/>
                  <w:highlight w:val="yellow"/>
                  <w:rPrChange w:id="1718" w:author="WIN764BIT" w:date="2017-08-31T15:08:00Z">
                    <w:rPr>
                      <w:rFonts w:ascii="Consolas" w:eastAsia="Times New Roman" w:hAnsi="Consolas" w:cs="Consolas"/>
                      <w:b/>
                      <w:bCs/>
                      <w:color w:val="7F0055"/>
                      <w:sz w:val="20"/>
                      <w:szCs w:val="20"/>
                    </w:rPr>
                  </w:rPrChange>
                </w:rPr>
                <w:t>if</w:t>
              </w:r>
              <w:r w:rsidRPr="00A31053">
                <w:rPr>
                  <w:rFonts w:eastAsia="Times New Roman" w:cstheme="minorHAnsi"/>
                  <w:color w:val="000000"/>
                  <w:sz w:val="20"/>
                  <w:szCs w:val="20"/>
                  <w:highlight w:val="yellow"/>
                  <w:rPrChange w:id="1719" w:author="WIN764BIT" w:date="2017-08-31T15:08:00Z">
                    <w:rPr>
                      <w:rFonts w:ascii="Consolas" w:eastAsia="Times New Roman" w:hAnsi="Consolas" w:cs="Consolas"/>
                      <w:color w:val="000000"/>
                      <w:sz w:val="20"/>
                      <w:szCs w:val="20"/>
                    </w:rPr>
                  </w:rPrChange>
                </w:rPr>
                <w:t>(paymentResponse.authorized)</w:t>
              </w:r>
            </w:ins>
          </w:p>
          <w:p w14:paraId="0F27E6EC" w14:textId="77777777" w:rsidR="00A31053" w:rsidRPr="00A31053" w:rsidRDefault="00A31053" w:rsidP="00A31053">
            <w:pPr>
              <w:autoSpaceDE w:val="0"/>
              <w:autoSpaceDN w:val="0"/>
              <w:adjustRightInd w:val="0"/>
              <w:spacing w:after="0" w:line="240" w:lineRule="auto"/>
              <w:rPr>
                <w:ins w:id="1720" w:author="WIN764BIT" w:date="2017-08-31T15:08:00Z"/>
                <w:rFonts w:eastAsia="Times New Roman" w:cstheme="minorHAnsi"/>
                <w:sz w:val="20"/>
                <w:szCs w:val="20"/>
                <w:highlight w:val="yellow"/>
                <w:rPrChange w:id="1721" w:author="WIN764BIT" w:date="2017-08-31T15:08:00Z">
                  <w:rPr>
                    <w:ins w:id="1722" w:author="WIN764BIT" w:date="2017-08-31T15:08:00Z"/>
                    <w:rFonts w:ascii="Consolas" w:eastAsia="Times New Roman" w:hAnsi="Consolas" w:cs="Consolas"/>
                    <w:sz w:val="20"/>
                    <w:szCs w:val="20"/>
                  </w:rPr>
                </w:rPrChange>
              </w:rPr>
            </w:pPr>
            <w:ins w:id="1723" w:author="WIN764BIT" w:date="2017-08-31T15:08:00Z">
              <w:r w:rsidRPr="00A31053">
                <w:rPr>
                  <w:rFonts w:eastAsia="Times New Roman" w:cstheme="minorHAnsi"/>
                  <w:color w:val="000000"/>
                  <w:sz w:val="20"/>
                  <w:szCs w:val="20"/>
                  <w:highlight w:val="yellow"/>
                  <w:rPrChange w:id="1724" w:author="WIN764BIT" w:date="2017-08-31T15:08:00Z">
                    <w:rPr>
                      <w:rFonts w:ascii="Consolas" w:eastAsia="Times New Roman" w:hAnsi="Consolas" w:cs="Consolas"/>
                      <w:color w:val="000000"/>
                      <w:sz w:val="20"/>
                      <w:szCs w:val="20"/>
                    </w:rPr>
                  </w:rPrChange>
                </w:rPr>
                <w:tab/>
                <w:t>{</w:t>
              </w:r>
              <w:r w:rsidRPr="00A31053">
                <w:rPr>
                  <w:rFonts w:eastAsia="Times New Roman" w:cstheme="minorHAnsi"/>
                  <w:color w:val="000000"/>
                  <w:sz w:val="20"/>
                  <w:szCs w:val="20"/>
                  <w:highlight w:val="yellow"/>
                  <w:rPrChange w:id="1725" w:author="WIN764BIT" w:date="2017-08-31T15:08:00Z">
                    <w:rPr>
                      <w:rFonts w:ascii="Consolas" w:eastAsia="Times New Roman" w:hAnsi="Consolas" w:cs="Consolas"/>
                      <w:color w:val="000000"/>
                      <w:sz w:val="20"/>
                      <w:szCs w:val="20"/>
                    </w:rPr>
                  </w:rPrChange>
                </w:rPr>
                <w:tab/>
              </w:r>
            </w:ins>
          </w:p>
          <w:p w14:paraId="08D29B18" w14:textId="77777777" w:rsidR="00A31053" w:rsidRPr="00A31053" w:rsidRDefault="00A31053" w:rsidP="00A31053">
            <w:pPr>
              <w:autoSpaceDE w:val="0"/>
              <w:autoSpaceDN w:val="0"/>
              <w:adjustRightInd w:val="0"/>
              <w:spacing w:after="0" w:line="240" w:lineRule="auto"/>
              <w:rPr>
                <w:ins w:id="1726" w:author="WIN764BIT" w:date="2017-08-31T15:08:00Z"/>
                <w:rFonts w:eastAsia="Times New Roman" w:cstheme="minorHAnsi"/>
                <w:sz w:val="20"/>
                <w:szCs w:val="20"/>
                <w:highlight w:val="yellow"/>
                <w:rPrChange w:id="1727" w:author="WIN764BIT" w:date="2017-08-31T15:08:00Z">
                  <w:rPr>
                    <w:ins w:id="1728" w:author="WIN764BIT" w:date="2017-08-31T15:08:00Z"/>
                    <w:rFonts w:ascii="Consolas" w:eastAsia="Times New Roman" w:hAnsi="Consolas" w:cs="Consolas"/>
                    <w:sz w:val="20"/>
                    <w:szCs w:val="20"/>
                  </w:rPr>
                </w:rPrChange>
              </w:rPr>
            </w:pPr>
            <w:ins w:id="1729" w:author="WIN764BIT" w:date="2017-08-31T15:08:00Z">
              <w:r w:rsidRPr="00A31053">
                <w:rPr>
                  <w:rFonts w:eastAsia="Times New Roman" w:cstheme="minorHAnsi"/>
                  <w:color w:val="000000"/>
                  <w:sz w:val="20"/>
                  <w:szCs w:val="20"/>
                  <w:highlight w:val="yellow"/>
                  <w:rPrChange w:id="1730" w:author="WIN764BIT" w:date="2017-08-31T15:08:00Z">
                    <w:rPr>
                      <w:rFonts w:ascii="Consolas" w:eastAsia="Times New Roman" w:hAnsi="Consolas" w:cs="Consolas"/>
                      <w:color w:val="000000"/>
                      <w:sz w:val="20"/>
                      <w:szCs w:val="20"/>
                    </w:rPr>
                  </w:rPrChange>
                </w:rPr>
                <w:tab/>
              </w:r>
              <w:r w:rsidRPr="00A31053">
                <w:rPr>
                  <w:rFonts w:eastAsia="Times New Roman" w:cstheme="minorHAnsi"/>
                  <w:color w:val="000000"/>
                  <w:sz w:val="20"/>
                  <w:szCs w:val="20"/>
                  <w:highlight w:val="yellow"/>
                  <w:rPrChange w:id="1731" w:author="WIN764BIT" w:date="2017-08-31T15:08:00Z">
                    <w:rPr>
                      <w:rFonts w:ascii="Consolas" w:eastAsia="Times New Roman" w:hAnsi="Consolas" w:cs="Consolas"/>
                      <w:color w:val="000000"/>
                      <w:sz w:val="20"/>
                      <w:szCs w:val="20"/>
                    </w:rPr>
                  </w:rPrChange>
                </w:rPr>
                <w:tab/>
              </w:r>
              <w:r w:rsidRPr="00A31053">
                <w:rPr>
                  <w:rFonts w:eastAsia="Times New Roman" w:cstheme="minorHAnsi"/>
                  <w:b/>
                  <w:bCs/>
                  <w:color w:val="7F0055"/>
                  <w:sz w:val="20"/>
                  <w:szCs w:val="20"/>
                  <w:highlight w:val="yellow"/>
                  <w:rPrChange w:id="1732" w:author="WIN764BIT" w:date="2017-08-31T15:08:00Z">
                    <w:rPr>
                      <w:rFonts w:ascii="Consolas" w:eastAsia="Times New Roman" w:hAnsi="Consolas" w:cs="Consolas"/>
                      <w:b/>
                      <w:bCs/>
                      <w:color w:val="7F0055"/>
                      <w:sz w:val="20"/>
                      <w:szCs w:val="20"/>
                    </w:rPr>
                  </w:rPrChange>
                </w:rPr>
                <w:t>return</w:t>
              </w:r>
              <w:r w:rsidRPr="00A31053">
                <w:rPr>
                  <w:rFonts w:eastAsia="Times New Roman" w:cstheme="minorHAnsi"/>
                  <w:color w:val="000000"/>
                  <w:sz w:val="20"/>
                  <w:szCs w:val="20"/>
                  <w:highlight w:val="yellow"/>
                  <w:rPrChange w:id="1733" w:author="WIN764BIT" w:date="2017-08-31T15:08:00Z">
                    <w:rPr>
                      <w:rFonts w:ascii="Consolas" w:eastAsia="Times New Roman" w:hAnsi="Consolas" w:cs="Consolas"/>
                      <w:color w:val="000000"/>
                      <w:sz w:val="20"/>
                      <w:szCs w:val="20"/>
                    </w:rPr>
                  </w:rPrChange>
                </w:rPr>
                <w:t xml:space="preserve"> {authorized: </w:t>
              </w:r>
              <w:r w:rsidRPr="00A31053">
                <w:rPr>
                  <w:rFonts w:eastAsia="Times New Roman" w:cstheme="minorHAnsi"/>
                  <w:b/>
                  <w:bCs/>
                  <w:color w:val="7F0055"/>
                  <w:sz w:val="20"/>
                  <w:szCs w:val="20"/>
                  <w:highlight w:val="yellow"/>
                  <w:rPrChange w:id="1734" w:author="WIN764BIT" w:date="2017-08-31T15:08:00Z">
                    <w:rPr>
                      <w:rFonts w:ascii="Consolas" w:eastAsia="Times New Roman" w:hAnsi="Consolas" w:cs="Consolas"/>
                      <w:b/>
                      <w:bCs/>
                      <w:color w:val="7F0055"/>
                      <w:sz w:val="20"/>
                      <w:szCs w:val="20"/>
                    </w:rPr>
                  </w:rPrChange>
                </w:rPr>
                <w:t>true</w:t>
              </w:r>
              <w:r w:rsidRPr="00A31053">
                <w:rPr>
                  <w:rFonts w:eastAsia="Times New Roman" w:cstheme="minorHAnsi"/>
                  <w:color w:val="000000"/>
                  <w:sz w:val="20"/>
                  <w:szCs w:val="20"/>
                  <w:highlight w:val="yellow"/>
                  <w:rPrChange w:id="1735" w:author="WIN764BIT" w:date="2017-08-31T15:08:00Z">
                    <w:rPr>
                      <w:rFonts w:ascii="Consolas" w:eastAsia="Times New Roman" w:hAnsi="Consolas" w:cs="Consolas"/>
                      <w:color w:val="000000"/>
                      <w:sz w:val="20"/>
                      <w:szCs w:val="20"/>
                    </w:rPr>
                  </w:rPrChange>
                </w:rPr>
                <w:t xml:space="preserve">}; </w:t>
              </w:r>
            </w:ins>
          </w:p>
          <w:p w14:paraId="12949368" w14:textId="77777777" w:rsidR="00A31053" w:rsidRPr="00A31053" w:rsidRDefault="00A31053" w:rsidP="00A31053">
            <w:pPr>
              <w:autoSpaceDE w:val="0"/>
              <w:autoSpaceDN w:val="0"/>
              <w:adjustRightInd w:val="0"/>
              <w:spacing w:after="0" w:line="240" w:lineRule="auto"/>
              <w:rPr>
                <w:ins w:id="1736" w:author="WIN764BIT" w:date="2017-08-31T15:08:00Z"/>
                <w:rFonts w:eastAsia="Times New Roman" w:cstheme="minorHAnsi"/>
                <w:sz w:val="20"/>
                <w:szCs w:val="20"/>
                <w:highlight w:val="yellow"/>
                <w:rPrChange w:id="1737" w:author="WIN764BIT" w:date="2017-08-31T15:08:00Z">
                  <w:rPr>
                    <w:ins w:id="1738" w:author="WIN764BIT" w:date="2017-08-31T15:08:00Z"/>
                    <w:rFonts w:ascii="Consolas" w:eastAsia="Times New Roman" w:hAnsi="Consolas" w:cs="Consolas"/>
                    <w:sz w:val="20"/>
                    <w:szCs w:val="20"/>
                  </w:rPr>
                </w:rPrChange>
              </w:rPr>
            </w:pPr>
            <w:ins w:id="1739" w:author="WIN764BIT" w:date="2017-08-31T15:08:00Z">
              <w:r w:rsidRPr="00A31053">
                <w:rPr>
                  <w:rFonts w:eastAsia="Times New Roman" w:cstheme="minorHAnsi"/>
                  <w:color w:val="000000"/>
                  <w:sz w:val="20"/>
                  <w:szCs w:val="20"/>
                  <w:highlight w:val="yellow"/>
                  <w:rPrChange w:id="1740" w:author="WIN764BIT" w:date="2017-08-31T15:08:00Z">
                    <w:rPr>
                      <w:rFonts w:ascii="Consolas" w:eastAsia="Times New Roman" w:hAnsi="Consolas" w:cs="Consolas"/>
                      <w:color w:val="000000"/>
                      <w:sz w:val="20"/>
                      <w:szCs w:val="20"/>
                    </w:rPr>
                  </w:rPrChange>
                </w:rPr>
                <w:tab/>
                <w:t>}</w:t>
              </w:r>
              <w:r w:rsidRPr="00A31053">
                <w:rPr>
                  <w:rFonts w:eastAsia="Times New Roman" w:cstheme="minorHAnsi"/>
                  <w:b/>
                  <w:bCs/>
                  <w:color w:val="7F0055"/>
                  <w:sz w:val="20"/>
                  <w:szCs w:val="20"/>
                  <w:highlight w:val="yellow"/>
                  <w:rPrChange w:id="1741" w:author="WIN764BIT" w:date="2017-08-31T15:08:00Z">
                    <w:rPr>
                      <w:rFonts w:ascii="Consolas" w:eastAsia="Times New Roman" w:hAnsi="Consolas" w:cs="Consolas"/>
                      <w:b/>
                      <w:bCs/>
                      <w:color w:val="7F0055"/>
                      <w:sz w:val="20"/>
                      <w:szCs w:val="20"/>
                    </w:rPr>
                  </w:rPrChange>
                </w:rPr>
                <w:t>else</w:t>
              </w:r>
              <w:r w:rsidRPr="00A31053">
                <w:rPr>
                  <w:rFonts w:eastAsia="Times New Roman" w:cstheme="minorHAnsi"/>
                  <w:color w:val="000000"/>
                  <w:sz w:val="20"/>
                  <w:szCs w:val="20"/>
                  <w:highlight w:val="yellow"/>
                  <w:rPrChange w:id="1742" w:author="WIN764BIT" w:date="2017-08-31T15:08:00Z">
                    <w:rPr>
                      <w:rFonts w:ascii="Consolas" w:eastAsia="Times New Roman" w:hAnsi="Consolas" w:cs="Consolas"/>
                      <w:color w:val="000000"/>
                      <w:sz w:val="20"/>
                      <w:szCs w:val="20"/>
                    </w:rPr>
                  </w:rPrChange>
                </w:rPr>
                <w:t xml:space="preserve"> </w:t>
              </w:r>
              <w:r w:rsidRPr="00A31053">
                <w:rPr>
                  <w:rFonts w:eastAsia="Times New Roman" w:cstheme="minorHAnsi"/>
                  <w:b/>
                  <w:bCs/>
                  <w:color w:val="7F0055"/>
                  <w:sz w:val="20"/>
                  <w:szCs w:val="20"/>
                  <w:highlight w:val="yellow"/>
                  <w:rPrChange w:id="1743" w:author="WIN764BIT" w:date="2017-08-31T15:08:00Z">
                    <w:rPr>
                      <w:rFonts w:ascii="Consolas" w:eastAsia="Times New Roman" w:hAnsi="Consolas" w:cs="Consolas"/>
                      <w:b/>
                      <w:bCs/>
                      <w:color w:val="7F0055"/>
                      <w:sz w:val="20"/>
                      <w:szCs w:val="20"/>
                    </w:rPr>
                  </w:rPrChange>
                </w:rPr>
                <w:t>if</w:t>
              </w:r>
              <w:r w:rsidRPr="00A31053">
                <w:rPr>
                  <w:rFonts w:eastAsia="Times New Roman" w:cstheme="minorHAnsi"/>
                  <w:color w:val="000000"/>
                  <w:sz w:val="20"/>
                  <w:szCs w:val="20"/>
                  <w:highlight w:val="yellow"/>
                  <w:rPrChange w:id="1744" w:author="WIN764BIT" w:date="2017-08-31T15:08:00Z">
                    <w:rPr>
                      <w:rFonts w:ascii="Consolas" w:eastAsia="Times New Roman" w:hAnsi="Consolas" w:cs="Consolas"/>
                      <w:color w:val="000000"/>
                      <w:sz w:val="20"/>
                      <w:szCs w:val="20"/>
                    </w:rPr>
                  </w:rPrChange>
                </w:rPr>
                <w:t>(paymentResponse.pending){</w:t>
              </w:r>
            </w:ins>
          </w:p>
          <w:p w14:paraId="68E7AC49" w14:textId="77777777" w:rsidR="00A31053" w:rsidRPr="00A31053" w:rsidRDefault="00A31053" w:rsidP="00A31053">
            <w:pPr>
              <w:autoSpaceDE w:val="0"/>
              <w:autoSpaceDN w:val="0"/>
              <w:adjustRightInd w:val="0"/>
              <w:spacing w:after="0" w:line="240" w:lineRule="auto"/>
              <w:rPr>
                <w:ins w:id="1745" w:author="WIN764BIT" w:date="2017-08-31T15:08:00Z"/>
                <w:rFonts w:eastAsia="Times New Roman" w:cstheme="minorHAnsi"/>
                <w:sz w:val="20"/>
                <w:szCs w:val="20"/>
                <w:highlight w:val="yellow"/>
                <w:rPrChange w:id="1746" w:author="WIN764BIT" w:date="2017-08-31T15:08:00Z">
                  <w:rPr>
                    <w:ins w:id="1747" w:author="WIN764BIT" w:date="2017-08-31T15:08:00Z"/>
                    <w:rFonts w:ascii="Consolas" w:eastAsia="Times New Roman" w:hAnsi="Consolas" w:cs="Consolas"/>
                    <w:sz w:val="20"/>
                    <w:szCs w:val="20"/>
                  </w:rPr>
                </w:rPrChange>
              </w:rPr>
            </w:pPr>
            <w:ins w:id="1748" w:author="WIN764BIT" w:date="2017-08-31T15:08:00Z">
              <w:r w:rsidRPr="00A31053">
                <w:rPr>
                  <w:rFonts w:eastAsia="Times New Roman" w:cstheme="minorHAnsi"/>
                  <w:color w:val="000000"/>
                  <w:sz w:val="20"/>
                  <w:szCs w:val="20"/>
                  <w:highlight w:val="yellow"/>
                  <w:rPrChange w:id="1749" w:author="WIN764BIT" w:date="2017-08-31T15:08:00Z">
                    <w:rPr>
                      <w:rFonts w:ascii="Consolas" w:eastAsia="Times New Roman" w:hAnsi="Consolas" w:cs="Consolas"/>
                      <w:color w:val="000000"/>
                      <w:sz w:val="20"/>
                      <w:szCs w:val="20"/>
                    </w:rPr>
                  </w:rPrChange>
                </w:rPr>
                <w:tab/>
              </w:r>
              <w:r w:rsidRPr="00A31053">
                <w:rPr>
                  <w:rFonts w:eastAsia="Times New Roman" w:cstheme="minorHAnsi"/>
                  <w:color w:val="000000"/>
                  <w:sz w:val="20"/>
                  <w:szCs w:val="20"/>
                  <w:highlight w:val="yellow"/>
                  <w:rPrChange w:id="1750" w:author="WIN764BIT" w:date="2017-08-31T15:08:00Z">
                    <w:rPr>
                      <w:rFonts w:ascii="Consolas" w:eastAsia="Times New Roman" w:hAnsi="Consolas" w:cs="Consolas"/>
                      <w:color w:val="000000"/>
                      <w:sz w:val="20"/>
                      <w:szCs w:val="20"/>
                    </w:rPr>
                  </w:rPrChange>
                </w:rPr>
                <w:tab/>
              </w:r>
              <w:r w:rsidRPr="00A31053">
                <w:rPr>
                  <w:rFonts w:eastAsia="Times New Roman" w:cstheme="minorHAnsi"/>
                  <w:b/>
                  <w:bCs/>
                  <w:color w:val="7F0055"/>
                  <w:sz w:val="20"/>
                  <w:szCs w:val="20"/>
                  <w:highlight w:val="yellow"/>
                  <w:rPrChange w:id="1751" w:author="WIN764BIT" w:date="2017-08-31T15:08:00Z">
                    <w:rPr>
                      <w:rFonts w:ascii="Consolas" w:eastAsia="Times New Roman" w:hAnsi="Consolas" w:cs="Consolas"/>
                      <w:b/>
                      <w:bCs/>
                      <w:color w:val="7F0055"/>
                      <w:sz w:val="20"/>
                      <w:szCs w:val="20"/>
                    </w:rPr>
                  </w:rPrChange>
                </w:rPr>
                <w:t>return</w:t>
              </w:r>
              <w:r w:rsidRPr="00A31053">
                <w:rPr>
                  <w:rFonts w:eastAsia="Times New Roman" w:cstheme="minorHAnsi"/>
                  <w:color w:val="000000"/>
                  <w:sz w:val="20"/>
                  <w:szCs w:val="20"/>
                  <w:highlight w:val="yellow"/>
                  <w:rPrChange w:id="1752" w:author="WIN764BIT" w:date="2017-08-31T15:08:00Z">
                    <w:rPr>
                      <w:rFonts w:ascii="Consolas" w:eastAsia="Times New Roman" w:hAnsi="Consolas" w:cs="Consolas"/>
                      <w:color w:val="000000"/>
                      <w:sz w:val="20"/>
                      <w:szCs w:val="20"/>
                    </w:rPr>
                  </w:rPrChange>
                </w:rPr>
                <w:t xml:space="preserve"> {review: </w:t>
              </w:r>
              <w:r w:rsidRPr="00A31053">
                <w:rPr>
                  <w:rFonts w:eastAsia="Times New Roman" w:cstheme="minorHAnsi"/>
                  <w:b/>
                  <w:bCs/>
                  <w:color w:val="7F0055"/>
                  <w:sz w:val="20"/>
                  <w:szCs w:val="20"/>
                  <w:highlight w:val="yellow"/>
                  <w:rPrChange w:id="1753" w:author="WIN764BIT" w:date="2017-08-31T15:08:00Z">
                    <w:rPr>
                      <w:rFonts w:ascii="Consolas" w:eastAsia="Times New Roman" w:hAnsi="Consolas" w:cs="Consolas"/>
                      <w:b/>
                      <w:bCs/>
                      <w:color w:val="7F0055"/>
                      <w:sz w:val="20"/>
                      <w:szCs w:val="20"/>
                    </w:rPr>
                  </w:rPrChange>
                </w:rPr>
                <w:t>true</w:t>
              </w:r>
              <w:r w:rsidRPr="00A31053">
                <w:rPr>
                  <w:rFonts w:eastAsia="Times New Roman" w:cstheme="minorHAnsi"/>
                  <w:color w:val="000000"/>
                  <w:sz w:val="20"/>
                  <w:szCs w:val="20"/>
                  <w:highlight w:val="yellow"/>
                  <w:rPrChange w:id="1754" w:author="WIN764BIT" w:date="2017-08-31T15:08:00Z">
                    <w:rPr>
                      <w:rFonts w:ascii="Consolas" w:eastAsia="Times New Roman" w:hAnsi="Consolas" w:cs="Consolas"/>
                      <w:color w:val="000000"/>
                      <w:sz w:val="20"/>
                      <w:szCs w:val="20"/>
                    </w:rPr>
                  </w:rPrChange>
                </w:rPr>
                <w:t xml:space="preserve">}; </w:t>
              </w:r>
            </w:ins>
          </w:p>
          <w:p w14:paraId="1AC94C81" w14:textId="77777777" w:rsidR="00A31053" w:rsidRPr="00A31053" w:rsidRDefault="00A31053" w:rsidP="00A31053">
            <w:pPr>
              <w:autoSpaceDE w:val="0"/>
              <w:autoSpaceDN w:val="0"/>
              <w:adjustRightInd w:val="0"/>
              <w:spacing w:after="0" w:line="240" w:lineRule="auto"/>
              <w:rPr>
                <w:ins w:id="1755" w:author="WIN764BIT" w:date="2017-08-31T15:08:00Z"/>
                <w:rFonts w:eastAsia="Times New Roman" w:cstheme="minorHAnsi"/>
                <w:sz w:val="20"/>
                <w:szCs w:val="20"/>
                <w:highlight w:val="yellow"/>
                <w:rPrChange w:id="1756" w:author="WIN764BIT" w:date="2017-08-31T15:08:00Z">
                  <w:rPr>
                    <w:ins w:id="1757" w:author="WIN764BIT" w:date="2017-08-31T15:08:00Z"/>
                    <w:rFonts w:ascii="Consolas" w:eastAsia="Times New Roman" w:hAnsi="Consolas" w:cs="Consolas"/>
                    <w:sz w:val="20"/>
                    <w:szCs w:val="20"/>
                  </w:rPr>
                </w:rPrChange>
              </w:rPr>
            </w:pPr>
            <w:ins w:id="1758" w:author="WIN764BIT" w:date="2017-08-31T15:08:00Z">
              <w:r w:rsidRPr="00A31053">
                <w:rPr>
                  <w:rFonts w:eastAsia="Times New Roman" w:cstheme="minorHAnsi"/>
                  <w:color w:val="000000"/>
                  <w:sz w:val="20"/>
                  <w:szCs w:val="20"/>
                  <w:highlight w:val="yellow"/>
                  <w:rPrChange w:id="1759" w:author="WIN764BIT" w:date="2017-08-31T15:08:00Z">
                    <w:rPr>
                      <w:rFonts w:ascii="Consolas" w:eastAsia="Times New Roman" w:hAnsi="Consolas" w:cs="Consolas"/>
                      <w:color w:val="000000"/>
                      <w:sz w:val="20"/>
                      <w:szCs w:val="20"/>
                    </w:rPr>
                  </w:rPrChange>
                </w:rPr>
                <w:tab/>
                <w:t>}</w:t>
              </w:r>
            </w:ins>
          </w:p>
          <w:p w14:paraId="3788BE7D" w14:textId="77777777" w:rsidR="00A31053" w:rsidRPr="00A31053" w:rsidRDefault="00A31053" w:rsidP="00A31053">
            <w:pPr>
              <w:autoSpaceDE w:val="0"/>
              <w:autoSpaceDN w:val="0"/>
              <w:adjustRightInd w:val="0"/>
              <w:spacing w:after="0" w:line="240" w:lineRule="auto"/>
              <w:rPr>
                <w:ins w:id="1760" w:author="WIN764BIT" w:date="2017-08-31T15:08:00Z"/>
                <w:rFonts w:eastAsia="Times New Roman" w:cstheme="minorHAnsi"/>
                <w:sz w:val="20"/>
                <w:szCs w:val="20"/>
                <w:highlight w:val="yellow"/>
                <w:rPrChange w:id="1761" w:author="WIN764BIT" w:date="2017-08-31T15:08:00Z">
                  <w:rPr>
                    <w:ins w:id="1762" w:author="WIN764BIT" w:date="2017-08-31T15:08:00Z"/>
                    <w:rFonts w:ascii="Consolas" w:eastAsia="Times New Roman" w:hAnsi="Consolas" w:cs="Consolas"/>
                    <w:sz w:val="20"/>
                    <w:szCs w:val="20"/>
                  </w:rPr>
                </w:rPrChange>
              </w:rPr>
            </w:pPr>
            <w:ins w:id="1763" w:author="WIN764BIT" w:date="2017-08-31T15:08:00Z">
              <w:r w:rsidRPr="00A31053">
                <w:rPr>
                  <w:rFonts w:eastAsia="Times New Roman" w:cstheme="minorHAnsi"/>
                  <w:color w:val="000000"/>
                  <w:sz w:val="20"/>
                  <w:szCs w:val="20"/>
                  <w:highlight w:val="yellow"/>
                  <w:rPrChange w:id="1764" w:author="WIN764BIT" w:date="2017-08-31T15:08:00Z">
                    <w:rPr>
                      <w:rFonts w:ascii="Consolas" w:eastAsia="Times New Roman" w:hAnsi="Consolas" w:cs="Consolas"/>
                      <w:color w:val="000000"/>
                      <w:sz w:val="20"/>
                      <w:szCs w:val="20"/>
                    </w:rPr>
                  </w:rPrChange>
                </w:rPr>
                <w:tab/>
              </w:r>
              <w:r w:rsidRPr="00A31053">
                <w:rPr>
                  <w:rFonts w:eastAsia="Times New Roman" w:cstheme="minorHAnsi"/>
                  <w:b/>
                  <w:bCs/>
                  <w:color w:val="7F0055"/>
                  <w:sz w:val="20"/>
                  <w:szCs w:val="20"/>
                  <w:highlight w:val="yellow"/>
                  <w:rPrChange w:id="1765" w:author="WIN764BIT" w:date="2017-08-31T15:08:00Z">
                    <w:rPr>
                      <w:rFonts w:ascii="Consolas" w:eastAsia="Times New Roman" w:hAnsi="Consolas" w:cs="Consolas"/>
                      <w:b/>
                      <w:bCs/>
                      <w:color w:val="7F0055"/>
                      <w:sz w:val="20"/>
                      <w:szCs w:val="20"/>
                    </w:rPr>
                  </w:rPrChange>
                </w:rPr>
                <w:t>else</w:t>
              </w:r>
              <w:r w:rsidRPr="00A31053">
                <w:rPr>
                  <w:rFonts w:eastAsia="Times New Roman" w:cstheme="minorHAnsi"/>
                  <w:color w:val="000000"/>
                  <w:sz w:val="20"/>
                  <w:szCs w:val="20"/>
                  <w:highlight w:val="yellow"/>
                  <w:rPrChange w:id="1766" w:author="WIN764BIT" w:date="2017-08-31T15:08:00Z">
                    <w:rPr>
                      <w:rFonts w:ascii="Consolas" w:eastAsia="Times New Roman" w:hAnsi="Consolas" w:cs="Consolas"/>
                      <w:color w:val="000000"/>
                      <w:sz w:val="20"/>
                      <w:szCs w:val="20"/>
                    </w:rPr>
                  </w:rPrChange>
                </w:rPr>
                <w:t>{</w:t>
              </w:r>
            </w:ins>
          </w:p>
          <w:p w14:paraId="1400A225" w14:textId="77777777" w:rsidR="00A31053" w:rsidRPr="00A31053" w:rsidRDefault="00A31053" w:rsidP="00A31053">
            <w:pPr>
              <w:autoSpaceDE w:val="0"/>
              <w:autoSpaceDN w:val="0"/>
              <w:adjustRightInd w:val="0"/>
              <w:spacing w:after="0" w:line="240" w:lineRule="auto"/>
              <w:rPr>
                <w:ins w:id="1767" w:author="WIN764BIT" w:date="2017-08-31T15:08:00Z"/>
                <w:rFonts w:eastAsia="Times New Roman" w:cstheme="minorHAnsi"/>
                <w:sz w:val="20"/>
                <w:szCs w:val="20"/>
                <w:highlight w:val="yellow"/>
                <w:rPrChange w:id="1768" w:author="WIN764BIT" w:date="2017-08-31T15:08:00Z">
                  <w:rPr>
                    <w:ins w:id="1769" w:author="WIN764BIT" w:date="2017-08-31T15:08:00Z"/>
                    <w:rFonts w:ascii="Consolas" w:eastAsia="Times New Roman" w:hAnsi="Consolas" w:cs="Consolas"/>
                    <w:sz w:val="20"/>
                    <w:szCs w:val="20"/>
                  </w:rPr>
                </w:rPrChange>
              </w:rPr>
            </w:pPr>
            <w:ins w:id="1770" w:author="WIN764BIT" w:date="2017-08-31T15:08:00Z">
              <w:r w:rsidRPr="00A31053">
                <w:rPr>
                  <w:rFonts w:eastAsia="Times New Roman" w:cstheme="minorHAnsi"/>
                  <w:color w:val="000000"/>
                  <w:sz w:val="20"/>
                  <w:szCs w:val="20"/>
                  <w:highlight w:val="yellow"/>
                  <w:rPrChange w:id="1771" w:author="WIN764BIT" w:date="2017-08-31T15:08:00Z">
                    <w:rPr>
                      <w:rFonts w:ascii="Consolas" w:eastAsia="Times New Roman" w:hAnsi="Consolas" w:cs="Consolas"/>
                      <w:color w:val="000000"/>
                      <w:sz w:val="20"/>
                      <w:szCs w:val="20"/>
                    </w:rPr>
                  </w:rPrChange>
                </w:rPr>
                <w:tab/>
              </w:r>
              <w:r w:rsidRPr="00A31053">
                <w:rPr>
                  <w:rFonts w:eastAsia="Times New Roman" w:cstheme="minorHAnsi"/>
                  <w:color w:val="000000"/>
                  <w:sz w:val="20"/>
                  <w:szCs w:val="20"/>
                  <w:highlight w:val="yellow"/>
                  <w:rPrChange w:id="1772" w:author="WIN764BIT" w:date="2017-08-31T15:08:00Z">
                    <w:rPr>
                      <w:rFonts w:ascii="Consolas" w:eastAsia="Times New Roman" w:hAnsi="Consolas" w:cs="Consolas"/>
                      <w:color w:val="000000"/>
                      <w:sz w:val="20"/>
                      <w:szCs w:val="20"/>
                    </w:rPr>
                  </w:rPrChange>
                </w:rPr>
                <w:tab/>
              </w:r>
              <w:r w:rsidRPr="00A31053">
                <w:rPr>
                  <w:rFonts w:eastAsia="Times New Roman" w:cstheme="minorHAnsi"/>
                  <w:b/>
                  <w:bCs/>
                  <w:color w:val="7F0055"/>
                  <w:sz w:val="20"/>
                  <w:szCs w:val="20"/>
                  <w:highlight w:val="yellow"/>
                  <w:rPrChange w:id="1773" w:author="WIN764BIT" w:date="2017-08-31T15:08:00Z">
                    <w:rPr>
                      <w:rFonts w:ascii="Consolas" w:eastAsia="Times New Roman" w:hAnsi="Consolas" w:cs="Consolas"/>
                      <w:b/>
                      <w:bCs/>
                      <w:color w:val="7F0055"/>
                      <w:sz w:val="20"/>
                      <w:szCs w:val="20"/>
                    </w:rPr>
                  </w:rPrChange>
                </w:rPr>
                <w:t>return</w:t>
              </w:r>
              <w:r w:rsidRPr="00A31053">
                <w:rPr>
                  <w:rFonts w:eastAsia="Times New Roman" w:cstheme="minorHAnsi"/>
                  <w:color w:val="000000"/>
                  <w:sz w:val="20"/>
                  <w:szCs w:val="20"/>
                  <w:highlight w:val="yellow"/>
                  <w:rPrChange w:id="1774" w:author="WIN764BIT" w:date="2017-08-31T15:08:00Z">
                    <w:rPr>
                      <w:rFonts w:ascii="Consolas" w:eastAsia="Times New Roman" w:hAnsi="Consolas" w:cs="Consolas"/>
                      <w:color w:val="000000"/>
                      <w:sz w:val="20"/>
                      <w:szCs w:val="20"/>
                    </w:rPr>
                  </w:rPrChange>
                </w:rPr>
                <w:t xml:space="preserve"> {error: </w:t>
              </w:r>
              <w:r w:rsidRPr="00A31053">
                <w:rPr>
                  <w:rFonts w:eastAsia="Times New Roman" w:cstheme="minorHAnsi"/>
                  <w:b/>
                  <w:bCs/>
                  <w:color w:val="7F0055"/>
                  <w:sz w:val="20"/>
                  <w:szCs w:val="20"/>
                  <w:highlight w:val="yellow"/>
                  <w:rPrChange w:id="1775" w:author="WIN764BIT" w:date="2017-08-31T15:08:00Z">
                    <w:rPr>
                      <w:rFonts w:ascii="Consolas" w:eastAsia="Times New Roman" w:hAnsi="Consolas" w:cs="Consolas"/>
                      <w:b/>
                      <w:bCs/>
                      <w:color w:val="7F0055"/>
                      <w:sz w:val="20"/>
                      <w:szCs w:val="20"/>
                    </w:rPr>
                  </w:rPrChange>
                </w:rPr>
                <w:t>true</w:t>
              </w:r>
              <w:r w:rsidRPr="00A31053">
                <w:rPr>
                  <w:rFonts w:eastAsia="Times New Roman" w:cstheme="minorHAnsi"/>
                  <w:color w:val="000000"/>
                  <w:sz w:val="20"/>
                  <w:szCs w:val="20"/>
                  <w:highlight w:val="yellow"/>
                  <w:rPrChange w:id="1776" w:author="WIN764BIT" w:date="2017-08-31T15:08:00Z">
                    <w:rPr>
                      <w:rFonts w:ascii="Consolas" w:eastAsia="Times New Roman" w:hAnsi="Consolas" w:cs="Consolas"/>
                      <w:color w:val="000000"/>
                      <w:sz w:val="20"/>
                      <w:szCs w:val="20"/>
                    </w:rPr>
                  </w:rPrChange>
                </w:rPr>
                <w:t>};</w:t>
              </w:r>
            </w:ins>
          </w:p>
          <w:p w14:paraId="1A5CF59F" w14:textId="2CC78D38" w:rsidR="0000280B" w:rsidRPr="005151E4" w:rsidRDefault="005151E4" w:rsidP="005151E4">
            <w:pPr>
              <w:autoSpaceDE w:val="0"/>
              <w:autoSpaceDN w:val="0"/>
              <w:adjustRightInd w:val="0"/>
              <w:spacing w:after="0" w:line="240" w:lineRule="auto"/>
              <w:rPr>
                <w:rFonts w:eastAsia="Times New Roman" w:cstheme="minorHAnsi"/>
                <w:color w:val="000000"/>
                <w:sz w:val="20"/>
                <w:szCs w:val="20"/>
                <w:highlight w:val="yellow"/>
              </w:rPr>
            </w:pPr>
            <w:r>
              <w:rPr>
                <w:rFonts w:eastAsia="Times New Roman" w:cstheme="minorHAnsi"/>
                <w:color w:val="000000"/>
                <w:sz w:val="20"/>
                <w:szCs w:val="20"/>
                <w:highlight w:val="yellow"/>
              </w:rPr>
              <w:t xml:space="preserve">       </w:t>
            </w:r>
            <w:ins w:id="1777" w:author="WIN764BIT" w:date="2017-08-31T15:08:00Z">
              <w:r w:rsidR="00A31053" w:rsidRPr="005151E4">
                <w:rPr>
                  <w:rFonts w:eastAsia="Times New Roman" w:cstheme="minorHAnsi"/>
                  <w:color w:val="000000"/>
                  <w:sz w:val="20"/>
                  <w:szCs w:val="20"/>
                  <w:highlight w:val="yellow"/>
                  <w:rPrChange w:id="1778" w:author="WIN764BIT" w:date="2017-08-31T15:08:00Z">
                    <w:rPr>
                      <w:rFonts w:ascii="Consolas" w:eastAsia="Times New Roman" w:hAnsi="Consolas" w:cs="Consolas"/>
                      <w:color w:val="000000"/>
                      <w:sz w:val="20"/>
                      <w:szCs w:val="20"/>
                    </w:rPr>
                  </w:rPrChange>
                </w:rPr>
                <w:t>}</w:t>
              </w:r>
            </w:ins>
          </w:p>
          <w:p w14:paraId="12775520" w14:textId="7AFA5BB6" w:rsidR="005151E4" w:rsidRPr="00A31053" w:rsidRDefault="005151E4" w:rsidP="005151E4">
            <w:pPr>
              <w:autoSpaceDE w:val="0"/>
              <w:autoSpaceDN w:val="0"/>
              <w:adjustRightInd w:val="0"/>
              <w:spacing w:after="0" w:line="240" w:lineRule="auto"/>
            </w:pPr>
            <w:r w:rsidRPr="005151E4">
              <w:rPr>
                <w:rFonts w:eastAsia="Times New Roman" w:cstheme="minorHAnsi"/>
                <w:color w:val="000000"/>
                <w:sz w:val="20"/>
                <w:szCs w:val="20"/>
                <w:highlight w:val="yellow"/>
              </w:rPr>
              <w:t>}</w:t>
            </w:r>
          </w:p>
        </w:tc>
      </w:tr>
    </w:tbl>
    <w:p w14:paraId="0F6AA398" w14:textId="77777777" w:rsidR="0000280B" w:rsidRDefault="0000280B" w:rsidP="005C1822">
      <w:pPr>
        <w:pStyle w:val="BodyText"/>
      </w:pPr>
    </w:p>
    <w:p w14:paraId="0912A8C8" w14:textId="77777777" w:rsidR="00B16364" w:rsidRDefault="00B16364" w:rsidP="00B16364">
      <w:pPr>
        <w:pStyle w:val="Heading4"/>
        <w:rPr>
          <w:rFonts w:asciiTheme="minorHAnsi" w:hAnsiTheme="minorHAnsi"/>
        </w:rPr>
      </w:pPr>
      <w:r w:rsidRPr="000B3DE4">
        <w:rPr>
          <w:rFonts w:asciiTheme="minorHAnsi" w:hAnsiTheme="minorHAnsi"/>
        </w:rPr>
        <w:t>Paymentmethod</w:t>
      </w:r>
      <w:r w:rsidR="00FE574B">
        <w:rPr>
          <w:rFonts w:asciiTheme="minorHAnsi" w:hAnsiTheme="minorHAnsi"/>
        </w:rPr>
        <w:t>s</w:t>
      </w:r>
      <w:r w:rsidRPr="000B3DE4">
        <w:rPr>
          <w:rFonts w:asciiTheme="minorHAnsi" w:hAnsiTheme="minorHAnsi"/>
        </w:rPr>
        <w:t>.isml</w:t>
      </w:r>
    </w:p>
    <w:p w14:paraId="2BE1BABA" w14:textId="77777777" w:rsidR="00B16364" w:rsidRDefault="00B16364" w:rsidP="005C1822">
      <w:pPr>
        <w:pStyle w:val="BodyText"/>
      </w:pPr>
      <w:r>
        <w:t>Above mentioned steps for PayPal Express is also required for PayPal credit except minicart.isml and cart.isml. Only additional div for payment-method need to add in paymentmethods.isml</w:t>
      </w:r>
    </w:p>
    <w:tbl>
      <w:tblPr>
        <w:tblStyle w:val="TableGrid"/>
        <w:tblW w:w="0" w:type="auto"/>
        <w:tblLook w:val="04A0" w:firstRow="1" w:lastRow="0" w:firstColumn="1" w:lastColumn="0" w:noHBand="0" w:noVBand="1"/>
      </w:tblPr>
      <w:tblGrid>
        <w:gridCol w:w="10296"/>
      </w:tblGrid>
      <w:tr w:rsidR="00B16364" w14:paraId="639A7BF2" w14:textId="77777777" w:rsidTr="00634BE4">
        <w:tc>
          <w:tcPr>
            <w:tcW w:w="10296" w:type="dxa"/>
          </w:tcPr>
          <w:p w14:paraId="0DC542A5" w14:textId="0E655D6E" w:rsidR="00B16364" w:rsidRDefault="00D96F63" w:rsidP="005C1822">
            <w:pPr>
              <w:pStyle w:val="BodyText"/>
            </w:pPr>
            <w:ins w:id="1779" w:author="WIN764BIT" w:date="2017-08-31T14:31:00Z">
              <w:r w:rsidRPr="00D96F63">
                <w:rPr>
                  <w:highlight w:val="yellow"/>
                </w:rPr>
                <w:t>C</w:t>
              </w:r>
            </w:ins>
            <w:ins w:id="1780" w:author="WIN764BIT" w:date="2017-08-31T14:30:00Z">
              <w:r w:rsidRPr="00D96F63">
                <w:rPr>
                  <w:highlight w:val="yellow"/>
                </w:rPr>
                <w:t>hanges are aleady covered  under custom code &gt; generic section-&gt; paymentmethods.isml</w:t>
              </w:r>
            </w:ins>
          </w:p>
        </w:tc>
      </w:tr>
    </w:tbl>
    <w:p w14:paraId="3891E21C" w14:textId="77777777" w:rsidR="00B16364" w:rsidRPr="008F30EA" w:rsidRDefault="00B16364" w:rsidP="005C1822">
      <w:pPr>
        <w:pStyle w:val="BodyText"/>
      </w:pPr>
    </w:p>
    <w:p w14:paraId="4F9C14ED" w14:textId="62A0C331" w:rsidR="009F04FE" w:rsidRPr="00D602FC" w:rsidRDefault="009F04FE" w:rsidP="009F04FE">
      <w:pPr>
        <w:pStyle w:val="Heading3"/>
        <w:rPr>
          <w:rFonts w:asciiTheme="minorHAnsi" w:hAnsiTheme="minorHAnsi"/>
        </w:rPr>
      </w:pPr>
      <w:bookmarkStart w:id="1781" w:name="_Toc471208448"/>
      <w:bookmarkStart w:id="1782" w:name="_Toc491698638"/>
      <w:bookmarkStart w:id="1783" w:name="_Toc492046233"/>
      <w:r w:rsidRPr="00D602FC">
        <w:rPr>
          <w:rFonts w:asciiTheme="minorHAnsi" w:hAnsiTheme="minorHAnsi"/>
        </w:rPr>
        <w:t>Retail POS</w:t>
      </w:r>
      <w:bookmarkEnd w:id="1781"/>
      <w:bookmarkEnd w:id="1782"/>
      <w:bookmarkEnd w:id="1783"/>
    </w:p>
    <w:p w14:paraId="31DBB040" w14:textId="77777777" w:rsidR="009F04FE" w:rsidRDefault="009F04FE" w:rsidP="005C1822">
      <w:pPr>
        <w:pStyle w:val="BodyText"/>
      </w:pPr>
      <w:r w:rsidRPr="007D2E14">
        <w:t>This integration requires only one sub-</w:t>
      </w:r>
      <w:r w:rsidR="00F30914">
        <w:t xml:space="preserve">controller </w:t>
      </w:r>
      <w:r w:rsidRPr="007D2E14">
        <w:t xml:space="preserve"> to be integrated to your project. </w:t>
      </w:r>
      <w:r w:rsidR="006E144C" w:rsidRPr="007D2E14">
        <w:t xml:space="preserve">The </w:t>
      </w:r>
      <w:r w:rsidR="006E144C">
        <w:t>CYBPos</w:t>
      </w:r>
      <w:r w:rsidR="00054F1F">
        <w:t xml:space="preserve"> .js </w:t>
      </w:r>
      <w:r w:rsidR="00F30914">
        <w:t>controller</w:t>
      </w:r>
      <w:r w:rsidRPr="007D2E14">
        <w:t xml:space="preserve"> screenshot is shown below which needs to be called in your project as required:</w:t>
      </w:r>
    </w:p>
    <w:p w14:paraId="54054D28" w14:textId="77777777" w:rsidR="00C035C5" w:rsidRDefault="00C035C5" w:rsidP="005C1822">
      <w:pPr>
        <w:pStyle w:val="BodyText"/>
      </w:pPr>
      <w:r>
        <w:rPr>
          <w:noProof/>
        </w:rPr>
        <w:lastRenderedPageBreak/>
        <w:drawing>
          <wp:inline distT="0" distB="0" distL="0" distR="0" wp14:anchorId="296FD03E" wp14:editId="4194A2AE">
            <wp:extent cx="6400800" cy="2181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2181225"/>
                    </a:xfrm>
                    <a:prstGeom prst="rect">
                      <a:avLst/>
                    </a:prstGeom>
                    <a:noFill/>
                    <a:ln>
                      <a:noFill/>
                    </a:ln>
                  </pic:spPr>
                </pic:pic>
              </a:graphicData>
            </a:graphic>
          </wp:inline>
        </w:drawing>
      </w:r>
    </w:p>
    <w:p w14:paraId="6A6DE36D" w14:textId="77777777" w:rsidR="00C035C5" w:rsidRDefault="00C035C5" w:rsidP="005C1822">
      <w:pPr>
        <w:pStyle w:val="BodyText"/>
      </w:pPr>
    </w:p>
    <w:p w14:paraId="14BABC05" w14:textId="77777777" w:rsidR="00C035C5" w:rsidRPr="007D2E14" w:rsidRDefault="00C035C5" w:rsidP="005C1822">
      <w:pPr>
        <w:pStyle w:val="BodyText"/>
      </w:pPr>
      <w:r>
        <w:t>The</w:t>
      </w:r>
      <w:r w:rsidRPr="007D2E14">
        <w:t xml:space="preserve"> </w:t>
      </w:r>
      <w:r>
        <w:t xml:space="preserve">above controller method </w:t>
      </w:r>
      <w:r w:rsidRPr="00D525C0">
        <w:rPr>
          <w:b/>
        </w:rPr>
        <w:t xml:space="preserve">AuthorizePOS </w:t>
      </w:r>
      <w:r w:rsidRPr="007D2E14">
        <w:t xml:space="preserve">should be integrated at EACreditCard-Authorize </w:t>
      </w:r>
      <w:r>
        <w:t>controller</w:t>
      </w:r>
      <w:r w:rsidRPr="007D2E14">
        <w:t xml:space="preserve"> of DSS app.  The track data, expiration date or account number should not be encrypted and may need to be decrypted prior to calling </w:t>
      </w:r>
      <w:r>
        <w:t>CYBPos</w:t>
      </w:r>
      <w:r w:rsidRPr="007D2E14">
        <w:t xml:space="preserve"> -AuthorizePOS </w:t>
      </w:r>
      <w:r>
        <w:t>depending</w:t>
      </w:r>
      <w:r w:rsidRPr="007D2E14">
        <w:t xml:space="preserve"> on the payment terminal used.</w:t>
      </w:r>
    </w:p>
    <w:p w14:paraId="5ACBC31D" w14:textId="77777777" w:rsidR="00C035C5" w:rsidRDefault="00C035C5" w:rsidP="005C1822">
      <w:pPr>
        <w:pStyle w:val="BodyText"/>
      </w:pPr>
    </w:p>
    <w:p w14:paraId="56090B52" w14:textId="77777777" w:rsidR="00C035C5" w:rsidRDefault="00C035C5" w:rsidP="005C1822">
      <w:pPr>
        <w:pStyle w:val="BodyText"/>
      </w:pPr>
      <w:r>
        <w:t xml:space="preserve">To make call for POS authentication, </w:t>
      </w:r>
      <w:r w:rsidRPr="00D525C0">
        <w:rPr>
          <w:b/>
        </w:rPr>
        <w:t>InitiatePOSAuthRequest</w:t>
      </w:r>
      <w:r>
        <w:t xml:space="preserve"> method is defined where  POS related data are being passed as input parameters.</w:t>
      </w:r>
      <w:r w:rsidRPr="007935DE">
        <w:t xml:space="preserve">. </w:t>
      </w:r>
    </w:p>
    <w:p w14:paraId="3404362F" w14:textId="77777777" w:rsidR="00C035C5" w:rsidRDefault="00C035C5" w:rsidP="005C1822">
      <w:pPr>
        <w:pStyle w:val="BodyText"/>
      </w:pPr>
      <w:r>
        <w:t xml:space="preserve">The args contains </w:t>
      </w:r>
      <w:r w:rsidRPr="007935DE">
        <w:t xml:space="preserve">variables based on POS terminal entry mode. Below </w:t>
      </w:r>
      <w:r>
        <w:t xml:space="preserve">are the use and description of </w:t>
      </w:r>
      <w:r w:rsidRPr="007935DE">
        <w:t xml:space="preserve">variables. Assuming that </w:t>
      </w:r>
      <w:r>
        <w:t>args object contains the required values as follows:</w:t>
      </w:r>
    </w:p>
    <w:p w14:paraId="209F8A69" w14:textId="77777777" w:rsidR="00C035C5" w:rsidRDefault="00C035C5" w:rsidP="005C1822">
      <w:pPr>
        <w:pStyle w:val="BodyText"/>
      </w:pPr>
    </w:p>
    <w:p w14:paraId="238D8FC0" w14:textId="77777777" w:rsidR="008A1F07" w:rsidRPr="007935DE" w:rsidRDefault="008A1F07" w:rsidP="005C1822">
      <w:pPr>
        <w:pStyle w:val="BodyText"/>
      </w:pPr>
      <w:r w:rsidRPr="007935DE">
        <w:t>POS terminal entry mode can be set in int_ocapi_ext/cartridge/scripts/actions/CaptureCreditCardDetails.ds as Shown below.</w:t>
      </w:r>
    </w:p>
    <w:p w14:paraId="08D075AC" w14:textId="77777777" w:rsidR="008A1F07" w:rsidRDefault="008A1F07" w:rsidP="005C1822">
      <w:pPr>
        <w:pStyle w:val="BodyText"/>
      </w:pPr>
    </w:p>
    <w:p w14:paraId="403EEE73" w14:textId="77777777" w:rsidR="008A1F07" w:rsidRDefault="008A1F07" w:rsidP="005C1822">
      <w:pPr>
        <w:pStyle w:val="BodyText"/>
      </w:pPr>
      <w:r w:rsidRPr="00D602FC">
        <w:rPr>
          <w:noProof/>
        </w:rPr>
        <w:lastRenderedPageBreak/>
        <w:drawing>
          <wp:inline distT="0" distB="0" distL="0" distR="0" wp14:anchorId="7E31C3F9" wp14:editId="563834B2">
            <wp:extent cx="5603109" cy="6156960"/>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14:paraId="494E76A3" w14:textId="77777777" w:rsidR="008A1F07" w:rsidRDefault="008A1F07" w:rsidP="005C1822">
      <w:pPr>
        <w:pStyle w:val="BodyText"/>
      </w:pPr>
    </w:p>
    <w:p w14:paraId="622A2248" w14:textId="77777777" w:rsidR="008A1F07" w:rsidRDefault="008A1F07" w:rsidP="005C1822">
      <w:pPr>
        <w:pStyle w:val="BodyText"/>
      </w:pPr>
    </w:p>
    <w:p w14:paraId="0572008C" w14:textId="77777777" w:rsidR="00C035C5" w:rsidRDefault="00107B6C" w:rsidP="005C1822">
      <w:pPr>
        <w:pStyle w:val="BodyText"/>
      </w:pPr>
      <w:r>
        <w:t xml:space="preserve">Below input fields </w:t>
      </w:r>
      <w:r w:rsidRPr="005F7EA2">
        <w:t xml:space="preserve">will set the common variables for the transaction irrespective of entry mode used. </w:t>
      </w:r>
    </w:p>
    <w:p w14:paraId="018BACEA" w14:textId="77777777" w:rsidR="00107B6C" w:rsidRDefault="00107B6C" w:rsidP="005C1822">
      <w:pPr>
        <w:pStyle w:val="BodyText"/>
        <w:numPr>
          <w:ilvl w:val="0"/>
          <w:numId w:val="68"/>
        </w:numPr>
      </w:pPr>
      <w:r w:rsidRPr="0033074F">
        <w:t>args.cardPresent</w:t>
      </w:r>
    </w:p>
    <w:p w14:paraId="66754D5F" w14:textId="77777777" w:rsidR="00107B6C" w:rsidRDefault="00107B6C" w:rsidP="005C1822">
      <w:pPr>
        <w:pStyle w:val="BodyText"/>
        <w:numPr>
          <w:ilvl w:val="0"/>
          <w:numId w:val="68"/>
        </w:numPr>
      </w:pPr>
      <w:r w:rsidRPr="0033074F">
        <w:t xml:space="preserve"> args.entryMode</w:t>
      </w:r>
    </w:p>
    <w:p w14:paraId="3D26107A" w14:textId="77777777" w:rsidR="00107B6C" w:rsidRDefault="00107B6C" w:rsidP="005C1822">
      <w:pPr>
        <w:pStyle w:val="BodyText"/>
        <w:numPr>
          <w:ilvl w:val="0"/>
          <w:numId w:val="68"/>
        </w:numPr>
      </w:pPr>
      <w:r w:rsidRPr="0033074F">
        <w:t>args.catLevel</w:t>
      </w:r>
    </w:p>
    <w:p w14:paraId="7852EAE3" w14:textId="77777777" w:rsidR="00107B6C" w:rsidRDefault="00107B6C" w:rsidP="005C1822">
      <w:pPr>
        <w:pStyle w:val="BodyText"/>
        <w:numPr>
          <w:ilvl w:val="0"/>
          <w:numId w:val="68"/>
        </w:numPr>
      </w:pPr>
      <w:r w:rsidRPr="0033074F">
        <w:t>args.terminalCapability</w:t>
      </w:r>
    </w:p>
    <w:p w14:paraId="200A0D1D" w14:textId="77777777" w:rsidR="00107B6C" w:rsidRDefault="00107B6C" w:rsidP="005C1822">
      <w:pPr>
        <w:pStyle w:val="BodyText"/>
        <w:numPr>
          <w:ilvl w:val="0"/>
          <w:numId w:val="68"/>
        </w:numPr>
      </w:pPr>
      <w:r w:rsidRPr="00C035C5">
        <w:t>args.terminalID</w:t>
      </w:r>
    </w:p>
    <w:p w14:paraId="3CA5D4BF" w14:textId="77777777" w:rsidR="00107B6C" w:rsidRDefault="00107B6C" w:rsidP="005C1822">
      <w:pPr>
        <w:pStyle w:val="BodyText"/>
        <w:numPr>
          <w:ilvl w:val="0"/>
          <w:numId w:val="68"/>
        </w:numPr>
      </w:pPr>
      <w:r w:rsidRPr="0033074F">
        <w:lastRenderedPageBreak/>
        <w:t>args.amount</w:t>
      </w:r>
    </w:p>
    <w:p w14:paraId="40DF7A9B" w14:textId="77777777" w:rsidR="00107B6C" w:rsidRDefault="00107B6C" w:rsidP="005C1822">
      <w:pPr>
        <w:pStyle w:val="BodyText"/>
        <w:numPr>
          <w:ilvl w:val="0"/>
          <w:numId w:val="68"/>
        </w:numPr>
      </w:pPr>
      <w:r w:rsidRPr="0033074F">
        <w:t>args.currency</w:t>
      </w:r>
    </w:p>
    <w:p w14:paraId="586F5044" w14:textId="77777777" w:rsidR="00107B6C" w:rsidRDefault="00107B6C" w:rsidP="005C1822">
      <w:pPr>
        <w:pStyle w:val="BodyText"/>
        <w:numPr>
          <w:ilvl w:val="0"/>
          <w:numId w:val="68"/>
        </w:numPr>
      </w:pPr>
      <w:r w:rsidRPr="0033074F">
        <w:t>args.storeLocation</w:t>
      </w:r>
    </w:p>
    <w:p w14:paraId="4167373D" w14:textId="77777777" w:rsidR="00107B6C" w:rsidRPr="007935DE" w:rsidRDefault="00107B6C" w:rsidP="005C1822">
      <w:pPr>
        <w:pStyle w:val="BodyText"/>
        <w:numPr>
          <w:ilvl w:val="0"/>
          <w:numId w:val="68"/>
        </w:numPr>
      </w:pPr>
      <w:r w:rsidRPr="0033074F">
        <w:t>pos_ordernumber</w:t>
      </w:r>
    </w:p>
    <w:p w14:paraId="2FBF06A3" w14:textId="77777777" w:rsidR="00107B6C" w:rsidRDefault="00107B6C" w:rsidP="005C1822">
      <w:pPr>
        <w:pStyle w:val="BodyText"/>
      </w:pPr>
    </w:p>
    <w:p w14:paraId="4E6E6F22" w14:textId="77777777" w:rsidR="008A1F07" w:rsidRDefault="008A1F07" w:rsidP="005C1822">
      <w:pPr>
        <w:pStyle w:val="BodyText"/>
      </w:pPr>
      <w:r w:rsidRPr="005F7EA2">
        <w:t>Example input variables from DSS:</w:t>
      </w:r>
    </w:p>
    <w:p w14:paraId="7DAA55F9" w14:textId="77777777" w:rsidR="008A1F07" w:rsidRPr="005F7EA2" w:rsidRDefault="008A1F07" w:rsidP="005C1822">
      <w:pPr>
        <w:pStyle w:val="BodyText"/>
      </w:pPr>
      <w:r w:rsidRPr="00D602FC">
        <w:rPr>
          <w:noProof/>
        </w:rPr>
        <w:drawing>
          <wp:inline distT="0" distB="0" distL="0" distR="0" wp14:anchorId="454A79A3" wp14:editId="55294E69">
            <wp:extent cx="5657215" cy="3112979"/>
            <wp:effectExtent l="0" t="0" r="635" b="0"/>
            <wp:docPr id="70" name="Picture 70"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14:paraId="0AB11D82" w14:textId="77777777" w:rsidR="008A1F07" w:rsidRDefault="008A1F07" w:rsidP="005C1822">
      <w:pPr>
        <w:pStyle w:val="BodyText"/>
      </w:pPr>
    </w:p>
    <w:p w14:paraId="47C5B501" w14:textId="77777777" w:rsidR="00107B6C" w:rsidRDefault="008A1F07" w:rsidP="005C1822">
      <w:pPr>
        <w:pStyle w:val="BodyText"/>
      </w:pPr>
      <w:r>
        <w:t xml:space="preserve">If </w:t>
      </w:r>
      <w:r w:rsidR="00107B6C">
        <w:t>“</w:t>
      </w:r>
      <w:r w:rsidR="00107B6C" w:rsidRPr="005F7EA2">
        <w:t>keyed entry</w:t>
      </w:r>
      <w:r w:rsidR="00107B6C">
        <w:t>”</w:t>
      </w:r>
      <w:r w:rsidR="00107B6C" w:rsidRPr="005F7EA2">
        <w:t xml:space="preserve"> mode is used on the POS terminal device.</w:t>
      </w:r>
      <w:r w:rsidR="00107B6C">
        <w:t>Below Input variable need to set</w:t>
      </w:r>
      <w:r w:rsidR="00107B6C" w:rsidRPr="005F7EA2">
        <w:t>:</w:t>
      </w:r>
    </w:p>
    <w:p w14:paraId="06BDCAB9" w14:textId="77777777" w:rsidR="00C035C5" w:rsidRDefault="00C035C5" w:rsidP="005C1822">
      <w:pPr>
        <w:pStyle w:val="BodyText"/>
        <w:numPr>
          <w:ilvl w:val="0"/>
          <w:numId w:val="68"/>
        </w:numPr>
      </w:pPr>
      <w:r w:rsidRPr="00D525C0">
        <w:t>args.accountNumber</w:t>
      </w:r>
    </w:p>
    <w:p w14:paraId="3A16C924" w14:textId="77777777" w:rsidR="00C035C5" w:rsidRDefault="00C035C5" w:rsidP="005C1822">
      <w:pPr>
        <w:pStyle w:val="BodyText"/>
        <w:numPr>
          <w:ilvl w:val="0"/>
          <w:numId w:val="68"/>
        </w:numPr>
      </w:pPr>
      <w:r w:rsidRPr="00D525C0">
        <w:t>args.cardType</w:t>
      </w:r>
    </w:p>
    <w:p w14:paraId="172F2AD2" w14:textId="77777777" w:rsidR="00C035C5" w:rsidRDefault="00C035C5" w:rsidP="005C1822">
      <w:pPr>
        <w:pStyle w:val="BodyText"/>
        <w:numPr>
          <w:ilvl w:val="0"/>
          <w:numId w:val="68"/>
        </w:numPr>
      </w:pPr>
      <w:r w:rsidRPr="00D525C0">
        <w:t>args.cvnNumber</w:t>
      </w:r>
    </w:p>
    <w:p w14:paraId="078A6B5F" w14:textId="77777777" w:rsidR="00C035C5" w:rsidRDefault="00C035C5" w:rsidP="005C1822">
      <w:pPr>
        <w:pStyle w:val="BodyText"/>
        <w:numPr>
          <w:ilvl w:val="0"/>
          <w:numId w:val="68"/>
        </w:numPr>
      </w:pPr>
      <w:r w:rsidRPr="00C035C5">
        <w:t>args.expiryMonth</w:t>
      </w:r>
    </w:p>
    <w:p w14:paraId="6445CE03" w14:textId="77777777" w:rsidR="00C035C5" w:rsidRDefault="00C035C5" w:rsidP="005C1822">
      <w:pPr>
        <w:pStyle w:val="BodyText"/>
        <w:numPr>
          <w:ilvl w:val="0"/>
          <w:numId w:val="68"/>
        </w:numPr>
      </w:pPr>
      <w:r w:rsidRPr="00D525C0">
        <w:t>args.expiryYear</w:t>
      </w:r>
    </w:p>
    <w:p w14:paraId="64FD3343" w14:textId="77777777" w:rsidR="00107B6C" w:rsidRDefault="00107B6C" w:rsidP="005C1822">
      <w:pPr>
        <w:pStyle w:val="BodyText"/>
      </w:pPr>
    </w:p>
    <w:p w14:paraId="60A479F0" w14:textId="77777777" w:rsidR="008A1F07" w:rsidRPr="005F7EA2" w:rsidRDefault="008A1F07" w:rsidP="005C1822">
      <w:pPr>
        <w:pStyle w:val="BodyText"/>
      </w:pPr>
      <w:r w:rsidRPr="008A1F07">
        <w:t xml:space="preserve"> </w:t>
      </w:r>
      <w:r w:rsidRPr="005F7EA2">
        <w:t>Example input variables from DSS:</w:t>
      </w:r>
    </w:p>
    <w:p w14:paraId="20E6DBE8" w14:textId="77777777" w:rsidR="008A1F07" w:rsidRDefault="008A1F07" w:rsidP="005C1822">
      <w:pPr>
        <w:pStyle w:val="BodyText"/>
      </w:pPr>
      <w:r w:rsidRPr="00D602FC">
        <w:rPr>
          <w:noProof/>
        </w:rPr>
        <w:lastRenderedPageBreak/>
        <w:drawing>
          <wp:inline distT="0" distB="0" distL="0" distR="0" wp14:anchorId="2CB1F713" wp14:editId="42606114">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14:paraId="538F2673" w14:textId="77777777" w:rsidR="008A1F07" w:rsidRDefault="008A1F07" w:rsidP="005C1822">
      <w:pPr>
        <w:pStyle w:val="BodyText"/>
      </w:pPr>
    </w:p>
    <w:p w14:paraId="35C2FB72" w14:textId="77777777" w:rsidR="00107B6C" w:rsidRDefault="008A1F07" w:rsidP="005C1822">
      <w:pPr>
        <w:pStyle w:val="BodyText"/>
      </w:pPr>
      <w:r>
        <w:t>If “swiped</w:t>
      </w:r>
      <w:r w:rsidRPr="005F7EA2">
        <w:t xml:space="preserve"> entry</w:t>
      </w:r>
      <w:r>
        <w:t>”</w:t>
      </w:r>
      <w:r w:rsidRPr="005F7EA2">
        <w:t xml:space="preserve"> mode is used on the POS terminal device.</w:t>
      </w:r>
      <w:r>
        <w:t>Below Input variable need to set:</w:t>
      </w:r>
    </w:p>
    <w:p w14:paraId="14350CF3" w14:textId="77777777" w:rsidR="008A1F07" w:rsidRDefault="008A1F07" w:rsidP="005C1822">
      <w:pPr>
        <w:pStyle w:val="BodyText"/>
        <w:numPr>
          <w:ilvl w:val="0"/>
          <w:numId w:val="68"/>
        </w:numPr>
      </w:pPr>
      <w:r w:rsidRPr="0033074F">
        <w:t>args.trackData</w:t>
      </w:r>
      <w:r w:rsidRPr="00D602FC">
        <w:t>:</w:t>
      </w:r>
    </w:p>
    <w:p w14:paraId="523E7329" w14:textId="77777777" w:rsidR="008A1F07" w:rsidRDefault="008A1F07" w:rsidP="005C1822">
      <w:pPr>
        <w:pStyle w:val="BodyText"/>
      </w:pPr>
      <w:r w:rsidRPr="00D602FC">
        <w:rPr>
          <w:noProof/>
        </w:rPr>
        <w:lastRenderedPageBreak/>
        <w:drawing>
          <wp:inline distT="0" distB="0" distL="0" distR="0" wp14:anchorId="0679198E" wp14:editId="6ED61587">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14:paraId="40D4BE2B" w14:textId="77777777" w:rsidR="00107B6C" w:rsidRDefault="00107B6C" w:rsidP="005C1822">
      <w:pPr>
        <w:pStyle w:val="BodyText"/>
      </w:pPr>
    </w:p>
    <w:p w14:paraId="3C903C08" w14:textId="77777777" w:rsidR="00C035C5" w:rsidRPr="007D2E14" w:rsidRDefault="00C035C5" w:rsidP="005C1822">
      <w:pPr>
        <w:pStyle w:val="BodyText"/>
      </w:pPr>
    </w:p>
    <w:p w14:paraId="045BD288" w14:textId="77777777" w:rsidR="009F04FE" w:rsidRPr="00D602FC" w:rsidRDefault="009F04FE" w:rsidP="005C1822">
      <w:pPr>
        <w:pStyle w:val="BodyText"/>
      </w:pPr>
    </w:p>
    <w:p w14:paraId="51A853CB" w14:textId="77777777" w:rsidR="009F04FE" w:rsidRPr="00D602FC" w:rsidRDefault="009F04FE" w:rsidP="005C1822">
      <w:pPr>
        <w:pStyle w:val="BodyText"/>
      </w:pPr>
    </w:p>
    <w:p w14:paraId="41A368EA" w14:textId="77777777" w:rsidR="009F04FE" w:rsidRPr="00D602FC" w:rsidRDefault="009F04FE" w:rsidP="005C1822">
      <w:pPr>
        <w:pStyle w:val="BodyText"/>
      </w:pPr>
    </w:p>
    <w:p w14:paraId="34FCAE81" w14:textId="77777777" w:rsidR="009F04FE" w:rsidRPr="00D602FC" w:rsidRDefault="009F04FE" w:rsidP="005C1822">
      <w:pPr>
        <w:pStyle w:val="BodyText"/>
      </w:pPr>
    </w:p>
    <w:p w14:paraId="5CBF4801" w14:textId="77777777" w:rsidR="009F04FE" w:rsidRPr="00D602FC" w:rsidRDefault="009F04FE" w:rsidP="005C1822">
      <w:pPr>
        <w:pStyle w:val="BodyText"/>
      </w:pPr>
    </w:p>
    <w:p w14:paraId="313A3098" w14:textId="77777777" w:rsidR="009F04FE" w:rsidRPr="00D602FC" w:rsidRDefault="009F04FE" w:rsidP="005C1822">
      <w:pPr>
        <w:pStyle w:val="BodyText"/>
      </w:pPr>
    </w:p>
    <w:p w14:paraId="20671615" w14:textId="77777777" w:rsidR="009F04FE" w:rsidRPr="00D602FC" w:rsidRDefault="009F04FE" w:rsidP="005C1822">
      <w:pPr>
        <w:pStyle w:val="BodyText"/>
      </w:pPr>
    </w:p>
    <w:p w14:paraId="2DC6D575" w14:textId="77777777" w:rsidR="009F04FE" w:rsidRPr="00D602FC" w:rsidRDefault="009F04FE" w:rsidP="005C1822">
      <w:pPr>
        <w:pStyle w:val="BodyText"/>
      </w:pPr>
    </w:p>
    <w:p w14:paraId="3FF7BB53" w14:textId="77777777" w:rsidR="009F04FE" w:rsidRPr="00D602FC" w:rsidRDefault="009F04FE" w:rsidP="005C1822">
      <w:pPr>
        <w:pStyle w:val="BodyText"/>
      </w:pPr>
    </w:p>
    <w:p w14:paraId="1DDA467B" w14:textId="77777777" w:rsidR="009F04FE" w:rsidRPr="00D602FC" w:rsidRDefault="009F04FE" w:rsidP="005C1822">
      <w:pPr>
        <w:pStyle w:val="BodyText"/>
      </w:pPr>
    </w:p>
    <w:p w14:paraId="59CEA2AA" w14:textId="77777777" w:rsidR="009F04FE" w:rsidRPr="00D602FC" w:rsidRDefault="009F04FE" w:rsidP="005C1822">
      <w:pPr>
        <w:pStyle w:val="BodyText"/>
      </w:pPr>
    </w:p>
    <w:p w14:paraId="6743469F" w14:textId="77777777" w:rsidR="009F04FE" w:rsidRPr="00D602FC" w:rsidRDefault="009F04FE" w:rsidP="005C1822">
      <w:pPr>
        <w:pStyle w:val="BodyText"/>
      </w:pPr>
    </w:p>
    <w:p w14:paraId="1AF92D10" w14:textId="77777777" w:rsidR="009F04FE" w:rsidRPr="00A83479" w:rsidRDefault="009F04FE" w:rsidP="005C1822">
      <w:pPr>
        <w:pStyle w:val="BodyText"/>
      </w:pPr>
      <w:r w:rsidRPr="00A83479">
        <w:t>Below is the list of variables with description. One or two variables become mandatory depending upon other variables and few are optional:</w:t>
      </w:r>
    </w:p>
    <w:tbl>
      <w:tblPr>
        <w:tblStyle w:val="TableGrid"/>
        <w:tblW w:w="10008" w:type="dxa"/>
        <w:tblLayout w:type="fixed"/>
        <w:tblLook w:val="04A0" w:firstRow="1" w:lastRow="0" w:firstColumn="1" w:lastColumn="0" w:noHBand="0" w:noVBand="1"/>
      </w:tblPr>
      <w:tblGrid>
        <w:gridCol w:w="828"/>
        <w:gridCol w:w="1890"/>
        <w:gridCol w:w="5670"/>
        <w:gridCol w:w="1620"/>
      </w:tblGrid>
      <w:tr w:rsidR="009F04FE" w:rsidRPr="00A83479" w14:paraId="07FE7FC8" w14:textId="77777777" w:rsidTr="00C035C5">
        <w:tc>
          <w:tcPr>
            <w:tcW w:w="828" w:type="dxa"/>
            <w:shd w:val="clear" w:color="auto" w:fill="BFBFBF" w:themeFill="background1" w:themeFillShade="BF"/>
          </w:tcPr>
          <w:p w14:paraId="6442767B" w14:textId="77777777" w:rsidR="009F04FE" w:rsidRPr="00A83479" w:rsidRDefault="009F04FE" w:rsidP="005C1822">
            <w:pPr>
              <w:pStyle w:val="BodyText"/>
            </w:pPr>
            <w:r w:rsidRPr="00A83479">
              <w:t>S. No.</w:t>
            </w:r>
          </w:p>
        </w:tc>
        <w:tc>
          <w:tcPr>
            <w:tcW w:w="1890" w:type="dxa"/>
            <w:shd w:val="clear" w:color="auto" w:fill="BFBFBF" w:themeFill="background1" w:themeFillShade="BF"/>
          </w:tcPr>
          <w:p w14:paraId="64C84B4F" w14:textId="77777777" w:rsidR="009F04FE" w:rsidRPr="00A83479" w:rsidRDefault="009F04FE" w:rsidP="005C1822">
            <w:pPr>
              <w:pStyle w:val="BodyText"/>
            </w:pPr>
            <w:r w:rsidRPr="00A83479">
              <w:t>Variable name</w:t>
            </w:r>
          </w:p>
        </w:tc>
        <w:tc>
          <w:tcPr>
            <w:tcW w:w="5670" w:type="dxa"/>
            <w:shd w:val="clear" w:color="auto" w:fill="BFBFBF" w:themeFill="background1" w:themeFillShade="BF"/>
          </w:tcPr>
          <w:p w14:paraId="72FE14DA" w14:textId="77777777" w:rsidR="009F04FE" w:rsidRPr="00A83479" w:rsidRDefault="009F04FE" w:rsidP="005C1822">
            <w:pPr>
              <w:pStyle w:val="BodyText"/>
            </w:pPr>
            <w:r w:rsidRPr="00A83479">
              <w:t>Description</w:t>
            </w:r>
          </w:p>
        </w:tc>
        <w:tc>
          <w:tcPr>
            <w:tcW w:w="1620" w:type="dxa"/>
            <w:shd w:val="clear" w:color="auto" w:fill="BFBFBF" w:themeFill="background1" w:themeFillShade="BF"/>
          </w:tcPr>
          <w:p w14:paraId="1872D267" w14:textId="77777777" w:rsidR="009F04FE" w:rsidRPr="00A83479" w:rsidRDefault="009F04FE" w:rsidP="005C1822">
            <w:pPr>
              <w:pStyle w:val="BodyText"/>
            </w:pPr>
            <w:r w:rsidRPr="00A83479">
              <w:t>Note</w:t>
            </w:r>
          </w:p>
        </w:tc>
      </w:tr>
      <w:tr w:rsidR="009F04FE" w:rsidRPr="00A83479" w14:paraId="3649FDB3" w14:textId="77777777" w:rsidTr="00C035C5">
        <w:tc>
          <w:tcPr>
            <w:tcW w:w="828" w:type="dxa"/>
          </w:tcPr>
          <w:p w14:paraId="4978BE46" w14:textId="77777777" w:rsidR="009F04FE" w:rsidRPr="00A83479" w:rsidRDefault="009F04FE" w:rsidP="005C1822">
            <w:pPr>
              <w:pStyle w:val="BodyText"/>
            </w:pPr>
            <w:r w:rsidRPr="00A83479">
              <w:t>1</w:t>
            </w:r>
          </w:p>
        </w:tc>
        <w:tc>
          <w:tcPr>
            <w:tcW w:w="1890" w:type="dxa"/>
          </w:tcPr>
          <w:p w14:paraId="38285A1F" w14:textId="77777777" w:rsidR="009F04FE" w:rsidRPr="00A83479" w:rsidRDefault="009F04FE" w:rsidP="005C1822">
            <w:pPr>
              <w:pStyle w:val="BodyText"/>
            </w:pPr>
            <w:r w:rsidRPr="00A83479">
              <w:t>cardPresent</w:t>
            </w:r>
          </w:p>
        </w:tc>
        <w:tc>
          <w:tcPr>
            <w:tcW w:w="5670" w:type="dxa"/>
          </w:tcPr>
          <w:p w14:paraId="7F16372B" w14:textId="77777777" w:rsidR="009F04FE" w:rsidRPr="00A83479" w:rsidRDefault="009F04FE" w:rsidP="005C1822">
            <w:pPr>
              <w:pStyle w:val="BodyText"/>
            </w:pPr>
            <w:r w:rsidRPr="00A83479">
              <w:t>Indicates whether the card is present at the time of retail POS transaction. Possible values:</w:t>
            </w:r>
          </w:p>
          <w:p w14:paraId="124F59A5" w14:textId="77777777" w:rsidR="009F04FE" w:rsidRPr="00A83479" w:rsidRDefault="009F04FE" w:rsidP="005C1822">
            <w:pPr>
              <w:pStyle w:val="BodyText"/>
            </w:pPr>
            <w:r w:rsidRPr="00A83479">
              <w:t>N – card not present</w:t>
            </w:r>
          </w:p>
          <w:p w14:paraId="092ECD83" w14:textId="77777777" w:rsidR="009F04FE" w:rsidRPr="00A83479" w:rsidRDefault="009F04FE" w:rsidP="005C1822">
            <w:pPr>
              <w:pStyle w:val="BodyText"/>
            </w:pPr>
            <w:r w:rsidRPr="00A83479">
              <w:t>Y – card is present</w:t>
            </w:r>
          </w:p>
          <w:p w14:paraId="638EC167" w14:textId="77777777" w:rsidR="009F04FE" w:rsidRPr="00A83479" w:rsidRDefault="009F04FE" w:rsidP="005C1822">
            <w:pPr>
              <w:pStyle w:val="BodyText"/>
            </w:pPr>
          </w:p>
        </w:tc>
        <w:tc>
          <w:tcPr>
            <w:tcW w:w="1620" w:type="dxa"/>
          </w:tcPr>
          <w:p w14:paraId="769E69B3" w14:textId="77777777" w:rsidR="009F04FE" w:rsidRPr="00A83479" w:rsidRDefault="009F04FE" w:rsidP="005C1822">
            <w:pPr>
              <w:pStyle w:val="BodyText"/>
            </w:pPr>
            <w:r w:rsidRPr="00A83479">
              <w:t>Required.</w:t>
            </w:r>
          </w:p>
        </w:tc>
      </w:tr>
      <w:tr w:rsidR="009F04FE" w:rsidRPr="00A83479" w14:paraId="4C48D50A" w14:textId="77777777" w:rsidTr="00C035C5">
        <w:tc>
          <w:tcPr>
            <w:tcW w:w="828" w:type="dxa"/>
          </w:tcPr>
          <w:p w14:paraId="4F9697AA" w14:textId="77777777" w:rsidR="009F04FE" w:rsidRPr="00A83479" w:rsidRDefault="009F04FE" w:rsidP="005C1822">
            <w:pPr>
              <w:pStyle w:val="BodyText"/>
            </w:pPr>
            <w:r w:rsidRPr="00A83479">
              <w:t>2</w:t>
            </w:r>
          </w:p>
        </w:tc>
        <w:tc>
          <w:tcPr>
            <w:tcW w:w="1890" w:type="dxa"/>
          </w:tcPr>
          <w:p w14:paraId="5F453437" w14:textId="77777777" w:rsidR="009F04FE" w:rsidRPr="00A83479" w:rsidRDefault="009F04FE" w:rsidP="005C1822">
            <w:pPr>
              <w:pStyle w:val="BodyText"/>
            </w:pPr>
            <w:r w:rsidRPr="00A83479">
              <w:t>catLevel</w:t>
            </w:r>
          </w:p>
        </w:tc>
        <w:tc>
          <w:tcPr>
            <w:tcW w:w="5670" w:type="dxa"/>
          </w:tcPr>
          <w:p w14:paraId="7CF10B8D" w14:textId="77777777" w:rsidR="009F04FE" w:rsidRPr="00A83479" w:rsidRDefault="009F04FE" w:rsidP="005C1822">
            <w:pPr>
              <w:pStyle w:val="BodyText"/>
            </w:pPr>
            <w:r w:rsidRPr="00A83479">
              <w:t>Type of cardholder activated terminal. Possible values:</w:t>
            </w:r>
          </w:p>
          <w:p w14:paraId="46551DCD" w14:textId="77777777" w:rsidR="009F04FE" w:rsidRPr="00A83479" w:rsidRDefault="009F04FE" w:rsidP="005C1822">
            <w:pPr>
              <w:pStyle w:val="BodyText"/>
            </w:pPr>
            <w:r w:rsidRPr="00A83479">
              <w:t>1 – Automated dispensing machine</w:t>
            </w:r>
          </w:p>
          <w:p w14:paraId="4A652BCC" w14:textId="77777777" w:rsidR="009F04FE" w:rsidRPr="00A83479" w:rsidRDefault="009F04FE" w:rsidP="005C1822">
            <w:pPr>
              <w:pStyle w:val="BodyText"/>
            </w:pPr>
            <w:r w:rsidRPr="00A83479">
              <w:t>2 – Self-service terminal</w:t>
            </w:r>
          </w:p>
          <w:p w14:paraId="264E0149" w14:textId="77777777" w:rsidR="009F04FE" w:rsidRPr="00A83479" w:rsidRDefault="009F04FE" w:rsidP="005C1822">
            <w:pPr>
              <w:pStyle w:val="BodyText"/>
            </w:pPr>
            <w:r w:rsidRPr="00A83479">
              <w:t>3 – Limited amount terminal</w:t>
            </w:r>
          </w:p>
          <w:p w14:paraId="19940EA3" w14:textId="77777777" w:rsidR="009F04FE" w:rsidRPr="00A83479" w:rsidRDefault="009F04FE" w:rsidP="005C1822">
            <w:pPr>
              <w:pStyle w:val="BodyText"/>
            </w:pPr>
            <w:r w:rsidRPr="00A83479">
              <w:t>4 – In-flight commerce (IFC) terminal</w:t>
            </w:r>
          </w:p>
          <w:p w14:paraId="600230C5" w14:textId="77777777" w:rsidR="009F04FE" w:rsidRPr="00A83479" w:rsidRDefault="009F04FE" w:rsidP="005C1822">
            <w:pPr>
              <w:pStyle w:val="BodyText"/>
            </w:pPr>
            <w:r w:rsidRPr="00A83479">
              <w:t>5 – Radio frequency device</w:t>
            </w:r>
          </w:p>
          <w:p w14:paraId="4F15E030" w14:textId="77777777" w:rsidR="009F04FE" w:rsidRPr="00A83479" w:rsidRDefault="009F04FE" w:rsidP="005C1822">
            <w:pPr>
              <w:pStyle w:val="BodyText"/>
            </w:pPr>
            <w:r w:rsidRPr="00A83479">
              <w:t>6 – Mobile acceptance terminal</w:t>
            </w:r>
          </w:p>
        </w:tc>
        <w:tc>
          <w:tcPr>
            <w:tcW w:w="1620" w:type="dxa"/>
          </w:tcPr>
          <w:p w14:paraId="15467D7D" w14:textId="77777777" w:rsidR="009F04FE" w:rsidRPr="00A83479" w:rsidRDefault="009F04FE" w:rsidP="005C1822">
            <w:pPr>
              <w:pStyle w:val="BodyText"/>
            </w:pPr>
            <w:r w:rsidRPr="00A83479">
              <w:t>Optional. This variable becomes required if terminalID variable is set to a value.</w:t>
            </w:r>
          </w:p>
        </w:tc>
      </w:tr>
      <w:tr w:rsidR="009F04FE" w:rsidRPr="00A83479" w14:paraId="4B22F5DE" w14:textId="77777777" w:rsidTr="00C035C5">
        <w:tc>
          <w:tcPr>
            <w:tcW w:w="828" w:type="dxa"/>
          </w:tcPr>
          <w:p w14:paraId="2121B60E" w14:textId="77777777" w:rsidR="009F04FE" w:rsidRPr="00A83479" w:rsidRDefault="009F04FE" w:rsidP="005C1822">
            <w:pPr>
              <w:pStyle w:val="BodyText"/>
            </w:pPr>
            <w:r w:rsidRPr="00A83479">
              <w:t>3</w:t>
            </w:r>
          </w:p>
        </w:tc>
        <w:tc>
          <w:tcPr>
            <w:tcW w:w="1890" w:type="dxa"/>
          </w:tcPr>
          <w:p w14:paraId="2551ED43" w14:textId="77777777" w:rsidR="009F04FE" w:rsidRPr="00A83479" w:rsidRDefault="009F04FE" w:rsidP="005C1822">
            <w:pPr>
              <w:pStyle w:val="BodyText"/>
            </w:pPr>
            <w:r w:rsidRPr="00A83479">
              <w:t>entryMode</w:t>
            </w:r>
          </w:p>
        </w:tc>
        <w:tc>
          <w:tcPr>
            <w:tcW w:w="5670" w:type="dxa"/>
          </w:tcPr>
          <w:p w14:paraId="5307E354" w14:textId="77777777" w:rsidR="009F04FE" w:rsidRPr="00A83479" w:rsidRDefault="009F04FE" w:rsidP="005C1822">
            <w:pPr>
              <w:pStyle w:val="BodyText"/>
            </w:pPr>
            <w:r w:rsidRPr="00A83479">
              <w:t>Method of entering credit card information into the POS terminal. Possible values:</w:t>
            </w:r>
          </w:p>
          <w:p w14:paraId="70A8EBFF" w14:textId="77777777" w:rsidR="009F04FE" w:rsidRPr="00A83479" w:rsidRDefault="009F04FE" w:rsidP="005C1822">
            <w:pPr>
              <w:pStyle w:val="BodyText"/>
            </w:pPr>
            <w:r w:rsidRPr="00A83479">
              <w:t>keyed – Manually keyed into POS terminal.</w:t>
            </w:r>
          </w:p>
          <w:p w14:paraId="1B7297B7" w14:textId="77777777" w:rsidR="009F04FE" w:rsidRPr="00A83479" w:rsidRDefault="009F04FE" w:rsidP="005C1822">
            <w:pPr>
              <w:pStyle w:val="BodyText"/>
            </w:pPr>
            <w:r w:rsidRPr="00A83479">
              <w:t>swiped – Read from credit card magnetic stripe.</w:t>
            </w:r>
          </w:p>
          <w:p w14:paraId="1633078C" w14:textId="77777777" w:rsidR="009F04FE" w:rsidRPr="00A83479" w:rsidRDefault="009F04FE" w:rsidP="005C1822">
            <w:pPr>
              <w:pStyle w:val="BodyText"/>
            </w:pPr>
          </w:p>
        </w:tc>
        <w:tc>
          <w:tcPr>
            <w:tcW w:w="1620" w:type="dxa"/>
          </w:tcPr>
          <w:p w14:paraId="3EB544F3" w14:textId="77777777" w:rsidR="009F04FE" w:rsidRPr="00A83479" w:rsidRDefault="009F04FE" w:rsidP="005C1822">
            <w:pPr>
              <w:pStyle w:val="BodyText"/>
            </w:pPr>
            <w:r w:rsidRPr="00A83479">
              <w:t>Required.</w:t>
            </w:r>
          </w:p>
        </w:tc>
      </w:tr>
      <w:tr w:rsidR="009F04FE" w:rsidRPr="00A83479" w14:paraId="6C57DADF" w14:textId="77777777" w:rsidTr="00C035C5">
        <w:tc>
          <w:tcPr>
            <w:tcW w:w="828" w:type="dxa"/>
          </w:tcPr>
          <w:p w14:paraId="173F2C74" w14:textId="77777777" w:rsidR="009F04FE" w:rsidRPr="00A83479" w:rsidRDefault="009F04FE" w:rsidP="005C1822">
            <w:pPr>
              <w:pStyle w:val="BodyText"/>
            </w:pPr>
            <w:r w:rsidRPr="00A83479">
              <w:t>4</w:t>
            </w:r>
          </w:p>
        </w:tc>
        <w:tc>
          <w:tcPr>
            <w:tcW w:w="1890" w:type="dxa"/>
          </w:tcPr>
          <w:p w14:paraId="6D9919B5" w14:textId="77777777" w:rsidR="009F04FE" w:rsidRPr="00A83479" w:rsidRDefault="009F04FE" w:rsidP="005C1822">
            <w:pPr>
              <w:pStyle w:val="BodyText"/>
            </w:pPr>
            <w:r w:rsidRPr="00A83479">
              <w:t>terminalCapability</w:t>
            </w:r>
          </w:p>
        </w:tc>
        <w:tc>
          <w:tcPr>
            <w:tcW w:w="5670" w:type="dxa"/>
          </w:tcPr>
          <w:p w14:paraId="257C1E1B" w14:textId="77777777" w:rsidR="009F04FE" w:rsidRPr="00A83479" w:rsidRDefault="009F04FE" w:rsidP="005C1822">
            <w:pPr>
              <w:pStyle w:val="BodyText"/>
            </w:pPr>
            <w:r w:rsidRPr="00A83479">
              <w:t>POS terminal’s capability. Possible values:</w:t>
            </w:r>
          </w:p>
          <w:p w14:paraId="259BB446" w14:textId="77777777" w:rsidR="009F04FE" w:rsidRPr="00A83479" w:rsidRDefault="009F04FE" w:rsidP="005C1822">
            <w:pPr>
              <w:pStyle w:val="BodyText"/>
            </w:pPr>
            <w:r w:rsidRPr="00A83479">
              <w:t>1 – Terminal has a magnetic stripe reader only.</w:t>
            </w:r>
          </w:p>
          <w:p w14:paraId="615F9953" w14:textId="77777777" w:rsidR="009F04FE" w:rsidRPr="00A83479" w:rsidRDefault="009F04FE" w:rsidP="005C1822">
            <w:pPr>
              <w:pStyle w:val="BodyText"/>
            </w:pPr>
            <w:r w:rsidRPr="00A83479">
              <w:t>2 – Terminal has a magnetic stripe reader and manual entry capability.</w:t>
            </w:r>
          </w:p>
          <w:p w14:paraId="2B89F253" w14:textId="77777777" w:rsidR="009F04FE" w:rsidRPr="00A83479" w:rsidRDefault="009F04FE" w:rsidP="005C1822">
            <w:pPr>
              <w:pStyle w:val="BodyText"/>
            </w:pPr>
            <w:r w:rsidRPr="00A83479">
              <w:t>3 – Terminal has manual entry capability only.</w:t>
            </w:r>
          </w:p>
          <w:p w14:paraId="66222694" w14:textId="77777777" w:rsidR="009F04FE" w:rsidRPr="00A83479" w:rsidRDefault="009F04FE" w:rsidP="005C1822">
            <w:pPr>
              <w:pStyle w:val="BodyText"/>
            </w:pPr>
          </w:p>
        </w:tc>
        <w:tc>
          <w:tcPr>
            <w:tcW w:w="1620" w:type="dxa"/>
          </w:tcPr>
          <w:p w14:paraId="472EE018" w14:textId="77777777" w:rsidR="009F04FE" w:rsidRPr="00A83479" w:rsidRDefault="009F04FE" w:rsidP="005C1822">
            <w:pPr>
              <w:pStyle w:val="BodyText"/>
            </w:pPr>
            <w:r w:rsidRPr="00A83479">
              <w:t>Required.</w:t>
            </w:r>
          </w:p>
        </w:tc>
      </w:tr>
      <w:tr w:rsidR="009F04FE" w:rsidRPr="00A83479" w14:paraId="2EC1A3E3" w14:textId="77777777" w:rsidTr="00C035C5">
        <w:tc>
          <w:tcPr>
            <w:tcW w:w="828" w:type="dxa"/>
          </w:tcPr>
          <w:p w14:paraId="01749B45" w14:textId="77777777" w:rsidR="009F04FE" w:rsidRPr="00A83479" w:rsidRDefault="009F04FE" w:rsidP="005C1822">
            <w:pPr>
              <w:pStyle w:val="BodyText"/>
            </w:pPr>
            <w:r w:rsidRPr="00A83479">
              <w:t>5</w:t>
            </w:r>
          </w:p>
        </w:tc>
        <w:tc>
          <w:tcPr>
            <w:tcW w:w="1890" w:type="dxa"/>
          </w:tcPr>
          <w:p w14:paraId="71755C16" w14:textId="77777777" w:rsidR="009F04FE" w:rsidRPr="00A83479" w:rsidRDefault="009F04FE" w:rsidP="005C1822">
            <w:pPr>
              <w:pStyle w:val="BodyText"/>
            </w:pPr>
            <w:r w:rsidRPr="00A83479">
              <w:t>terminalID</w:t>
            </w:r>
          </w:p>
        </w:tc>
        <w:tc>
          <w:tcPr>
            <w:tcW w:w="5670" w:type="dxa"/>
          </w:tcPr>
          <w:p w14:paraId="3E5AB6C6" w14:textId="77777777" w:rsidR="009F04FE" w:rsidRPr="00A83479" w:rsidRDefault="009F04FE" w:rsidP="005C1822">
            <w:pPr>
              <w:pStyle w:val="BodyText"/>
            </w:pPr>
            <w:r w:rsidRPr="00A83479">
              <w:t>Identifier for the terminal at your retail location. You can define this value yourself, but consult with the processor for requirements. Terminal ID(s) are configurable in a custom object named ‘POS_TerminalMapping’ (Refer custom object definition XML to be imported). Here terminal device’s serial number will be mapped to a Terminal ID. This variable should be assigned device’s serial number. Code will pick configured Terminal ID if found and passed to CyberSource API in request.</w:t>
            </w:r>
          </w:p>
          <w:p w14:paraId="392295D5" w14:textId="77777777" w:rsidR="009F04FE" w:rsidRPr="00A83479" w:rsidRDefault="009F04FE" w:rsidP="005C1822">
            <w:pPr>
              <w:pStyle w:val="BodyText"/>
            </w:pPr>
          </w:p>
        </w:tc>
        <w:tc>
          <w:tcPr>
            <w:tcW w:w="1620" w:type="dxa"/>
          </w:tcPr>
          <w:p w14:paraId="7EDAE64A" w14:textId="77777777" w:rsidR="009F04FE" w:rsidRPr="00A83479" w:rsidRDefault="009F04FE" w:rsidP="005C1822">
            <w:pPr>
              <w:pStyle w:val="BodyText"/>
            </w:pPr>
            <w:r w:rsidRPr="00A83479">
              <w:t>Optional.</w:t>
            </w:r>
          </w:p>
        </w:tc>
      </w:tr>
      <w:tr w:rsidR="009F04FE" w:rsidRPr="00A83479" w14:paraId="25C5FE7B" w14:textId="77777777" w:rsidTr="00C035C5">
        <w:tc>
          <w:tcPr>
            <w:tcW w:w="828" w:type="dxa"/>
          </w:tcPr>
          <w:p w14:paraId="55B910CF" w14:textId="77777777" w:rsidR="009F04FE" w:rsidRPr="00A83479" w:rsidRDefault="009F04FE" w:rsidP="005C1822">
            <w:pPr>
              <w:pStyle w:val="BodyText"/>
            </w:pPr>
            <w:r w:rsidRPr="00A83479">
              <w:t>6</w:t>
            </w:r>
          </w:p>
        </w:tc>
        <w:tc>
          <w:tcPr>
            <w:tcW w:w="1890" w:type="dxa"/>
          </w:tcPr>
          <w:p w14:paraId="37C6AAC5" w14:textId="77777777" w:rsidR="009F04FE" w:rsidRPr="00A83479" w:rsidRDefault="009F04FE" w:rsidP="005C1822">
            <w:pPr>
              <w:pStyle w:val="BodyText"/>
            </w:pPr>
            <w:r w:rsidRPr="00A83479">
              <w:t>trackData</w:t>
            </w:r>
          </w:p>
        </w:tc>
        <w:tc>
          <w:tcPr>
            <w:tcW w:w="5670" w:type="dxa"/>
          </w:tcPr>
          <w:p w14:paraId="5B920BAD" w14:textId="77777777" w:rsidR="009F04FE" w:rsidRPr="00A83479" w:rsidRDefault="009F04FE" w:rsidP="005C1822">
            <w:pPr>
              <w:pStyle w:val="BodyText"/>
            </w:pPr>
            <w:r w:rsidRPr="00A83479">
              <w:t xml:space="preserve">Card’s track 1 and 2 data. 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14:paraId="0CD6C9F6" w14:textId="77777777" w:rsidR="009F04FE" w:rsidRPr="00A83479" w:rsidRDefault="009F04FE" w:rsidP="005C1822">
            <w:pPr>
              <w:pStyle w:val="BodyText"/>
            </w:pPr>
            <w:r w:rsidRPr="00A83479">
              <w:t xml:space="preserve">The sentinels are required. The start sentinel (%) indicates </w:t>
            </w:r>
            <w:r w:rsidRPr="00A83479">
              <w:lastRenderedPageBreak/>
              <w:t xml:space="preserve">the initial data position on the track. The end sentinel (?) follows the final character of data recorded on the track. Details of track 1 and track 2 data for the example </w:t>
            </w:r>
            <w:r w:rsidRPr="00FE53FB">
              <w:rPr>
                <w:b/>
              </w:rPr>
              <w:t>%B4111111111111111^SMITH/JOHN^2012101976110000868000000?;4111111111111111=20121019761186800000?</w:t>
            </w:r>
          </w:p>
          <w:p w14:paraId="270E9B3D" w14:textId="77777777" w:rsidR="009F04FE" w:rsidRPr="00A83479" w:rsidRDefault="009F04FE" w:rsidP="005C1822">
            <w:pPr>
              <w:pStyle w:val="BodyText"/>
            </w:pPr>
            <w:r w:rsidRPr="00A83479">
              <w:t>Track 1 – the track 1 data precedes the semicolon (;)</w:t>
            </w:r>
          </w:p>
          <w:p w14:paraId="766647D3" w14:textId="77777777" w:rsidR="009F04FE" w:rsidRPr="00A83479" w:rsidRDefault="009F04FE" w:rsidP="005C1822">
            <w:pPr>
              <w:pStyle w:val="BodyText"/>
            </w:pPr>
            <w:r w:rsidRPr="00A83479">
              <w:t>Track 2 – the track 2 data follows the semicolon (;)</w:t>
            </w:r>
          </w:p>
          <w:p w14:paraId="4CDE7398" w14:textId="77777777" w:rsidR="009F04FE" w:rsidRPr="00A83479" w:rsidRDefault="009F04FE" w:rsidP="005C1822">
            <w:pPr>
              <w:pStyle w:val="BodyText"/>
            </w:pPr>
          </w:p>
        </w:tc>
        <w:tc>
          <w:tcPr>
            <w:tcW w:w="1620" w:type="dxa"/>
          </w:tcPr>
          <w:p w14:paraId="0D05777F" w14:textId="77777777" w:rsidR="009F04FE" w:rsidRPr="00A83479" w:rsidRDefault="009F04FE" w:rsidP="005C1822">
            <w:pPr>
              <w:pStyle w:val="BodyText"/>
            </w:pPr>
            <w:r w:rsidRPr="00A83479">
              <w:lastRenderedPageBreak/>
              <w:t>Required if entryMode=swiped.</w:t>
            </w:r>
          </w:p>
        </w:tc>
      </w:tr>
      <w:tr w:rsidR="009F04FE" w:rsidRPr="00A83479" w14:paraId="59E1E7AF" w14:textId="77777777" w:rsidTr="00C035C5">
        <w:tc>
          <w:tcPr>
            <w:tcW w:w="828" w:type="dxa"/>
          </w:tcPr>
          <w:p w14:paraId="37C08921" w14:textId="77777777" w:rsidR="009F04FE" w:rsidRPr="00A83479" w:rsidRDefault="009F04FE" w:rsidP="005C1822">
            <w:pPr>
              <w:pStyle w:val="BodyText"/>
            </w:pPr>
            <w:r w:rsidRPr="00A83479">
              <w:t>7</w:t>
            </w:r>
          </w:p>
        </w:tc>
        <w:tc>
          <w:tcPr>
            <w:tcW w:w="1890" w:type="dxa"/>
          </w:tcPr>
          <w:p w14:paraId="705985A9" w14:textId="77777777" w:rsidR="009F04FE" w:rsidRPr="00A83479" w:rsidRDefault="009F04FE" w:rsidP="005C1822">
            <w:pPr>
              <w:pStyle w:val="BodyText"/>
            </w:pPr>
            <w:r w:rsidRPr="00A83479">
              <w:t>currency</w:t>
            </w:r>
          </w:p>
        </w:tc>
        <w:tc>
          <w:tcPr>
            <w:tcW w:w="5670" w:type="dxa"/>
          </w:tcPr>
          <w:p w14:paraId="356999F5" w14:textId="77777777" w:rsidR="009F04FE" w:rsidRPr="00A83479" w:rsidRDefault="009F04FE" w:rsidP="005C1822">
            <w:pPr>
              <w:pStyle w:val="BodyText"/>
            </w:pPr>
            <w:r w:rsidRPr="00A83479">
              <w:t xml:space="preserve">Currency used for order. For possible values refer </w:t>
            </w:r>
            <w:hyperlink r:id="rId43" w:history="1">
              <w:r w:rsidRPr="00A83479">
                <w:rPr>
                  <w:rStyle w:val="Hyperlink"/>
                </w:rPr>
                <w:t>ISO Standard Currency Codes</w:t>
              </w:r>
            </w:hyperlink>
          </w:p>
          <w:p w14:paraId="2F4425B2" w14:textId="77777777" w:rsidR="009F04FE" w:rsidRPr="00A83479" w:rsidRDefault="009F04FE" w:rsidP="005C1822">
            <w:pPr>
              <w:pStyle w:val="BodyText"/>
            </w:pPr>
          </w:p>
        </w:tc>
        <w:tc>
          <w:tcPr>
            <w:tcW w:w="1620" w:type="dxa"/>
          </w:tcPr>
          <w:p w14:paraId="6466E166" w14:textId="77777777" w:rsidR="009F04FE" w:rsidRPr="00A83479" w:rsidRDefault="009F04FE" w:rsidP="005C1822">
            <w:pPr>
              <w:pStyle w:val="BodyText"/>
            </w:pPr>
            <w:r w:rsidRPr="00A83479">
              <w:t>If this variable is not set with any currency code then default currency code is retrieved configured for web store in Business Manager.</w:t>
            </w:r>
          </w:p>
        </w:tc>
      </w:tr>
      <w:tr w:rsidR="009F04FE" w:rsidRPr="00A83479" w14:paraId="473305D2" w14:textId="77777777" w:rsidTr="00C035C5">
        <w:tc>
          <w:tcPr>
            <w:tcW w:w="828" w:type="dxa"/>
          </w:tcPr>
          <w:p w14:paraId="4A82186A" w14:textId="77777777" w:rsidR="009F04FE" w:rsidRPr="00A83479" w:rsidRDefault="009F04FE" w:rsidP="005C1822">
            <w:pPr>
              <w:pStyle w:val="BodyText"/>
            </w:pPr>
            <w:r w:rsidRPr="00A83479">
              <w:t>8</w:t>
            </w:r>
          </w:p>
        </w:tc>
        <w:tc>
          <w:tcPr>
            <w:tcW w:w="1890" w:type="dxa"/>
          </w:tcPr>
          <w:p w14:paraId="7BEF6D4D" w14:textId="77777777" w:rsidR="009F04FE" w:rsidRPr="00A83479" w:rsidRDefault="009F04FE" w:rsidP="005C1822">
            <w:pPr>
              <w:pStyle w:val="BodyText"/>
            </w:pPr>
            <w:r w:rsidRPr="00A83479">
              <w:t>amount</w:t>
            </w:r>
          </w:p>
        </w:tc>
        <w:tc>
          <w:tcPr>
            <w:tcW w:w="5670" w:type="dxa"/>
          </w:tcPr>
          <w:p w14:paraId="2B411829" w14:textId="77777777" w:rsidR="009F04FE" w:rsidRPr="00A83479" w:rsidRDefault="009F04FE" w:rsidP="005C1822">
            <w:pPr>
              <w:pStyle w:val="BodyText"/>
            </w:pPr>
            <w:r w:rsidRPr="00A83479">
              <w:t>Grand total for the order.</w:t>
            </w:r>
          </w:p>
          <w:p w14:paraId="7B48BA07" w14:textId="77777777" w:rsidR="009F04FE" w:rsidRPr="00A83479" w:rsidRDefault="009F04FE" w:rsidP="005C1822">
            <w:pPr>
              <w:pStyle w:val="BodyText"/>
            </w:pPr>
          </w:p>
        </w:tc>
        <w:tc>
          <w:tcPr>
            <w:tcW w:w="1620" w:type="dxa"/>
          </w:tcPr>
          <w:p w14:paraId="30159648" w14:textId="77777777" w:rsidR="009F04FE" w:rsidRPr="00A83479" w:rsidRDefault="009F04FE" w:rsidP="005C1822">
            <w:pPr>
              <w:pStyle w:val="BodyText"/>
            </w:pPr>
          </w:p>
        </w:tc>
      </w:tr>
      <w:tr w:rsidR="009F04FE" w:rsidRPr="00A83479" w14:paraId="42715012" w14:textId="77777777" w:rsidTr="00C035C5">
        <w:tc>
          <w:tcPr>
            <w:tcW w:w="828" w:type="dxa"/>
          </w:tcPr>
          <w:p w14:paraId="0B7335F0" w14:textId="77777777" w:rsidR="009F04FE" w:rsidRPr="00A83479" w:rsidRDefault="009F04FE" w:rsidP="005C1822">
            <w:pPr>
              <w:pStyle w:val="BodyText"/>
            </w:pPr>
            <w:r w:rsidRPr="00A83479">
              <w:t>9</w:t>
            </w:r>
          </w:p>
        </w:tc>
        <w:tc>
          <w:tcPr>
            <w:tcW w:w="1890" w:type="dxa"/>
          </w:tcPr>
          <w:p w14:paraId="5DE8FA33" w14:textId="77777777" w:rsidR="009F04FE" w:rsidRPr="00A83479" w:rsidRDefault="009F04FE" w:rsidP="005C1822">
            <w:pPr>
              <w:pStyle w:val="BodyText"/>
            </w:pPr>
            <w:r w:rsidRPr="00A83479">
              <w:t>accountNumber</w:t>
            </w:r>
          </w:p>
        </w:tc>
        <w:tc>
          <w:tcPr>
            <w:tcW w:w="5670" w:type="dxa"/>
          </w:tcPr>
          <w:p w14:paraId="4DD35157" w14:textId="77777777" w:rsidR="009F04FE" w:rsidRPr="00A83479" w:rsidRDefault="009F04FE" w:rsidP="005C1822">
            <w:pPr>
              <w:pStyle w:val="BodyText"/>
            </w:pPr>
            <w:r w:rsidRPr="00A83479">
              <w:t>Customer’s credit card number.</w:t>
            </w:r>
          </w:p>
          <w:p w14:paraId="3EE45624" w14:textId="77777777" w:rsidR="009F04FE" w:rsidRPr="00A83479" w:rsidRDefault="009F04FE" w:rsidP="005C1822">
            <w:pPr>
              <w:pStyle w:val="BodyText"/>
            </w:pPr>
          </w:p>
        </w:tc>
        <w:tc>
          <w:tcPr>
            <w:tcW w:w="1620" w:type="dxa"/>
          </w:tcPr>
          <w:p w14:paraId="58C96D42" w14:textId="77777777" w:rsidR="009F04FE" w:rsidRPr="00A83479" w:rsidRDefault="009F04FE" w:rsidP="005C1822">
            <w:pPr>
              <w:pStyle w:val="BodyText"/>
            </w:pPr>
            <w:r w:rsidRPr="00A83479">
              <w:t>This variable becomes mandatory if entryMode=keyed.</w:t>
            </w:r>
          </w:p>
        </w:tc>
      </w:tr>
      <w:tr w:rsidR="009F04FE" w:rsidRPr="00A83479" w14:paraId="441DFE96" w14:textId="77777777" w:rsidTr="00C035C5">
        <w:tc>
          <w:tcPr>
            <w:tcW w:w="828" w:type="dxa"/>
          </w:tcPr>
          <w:p w14:paraId="1019AD3D" w14:textId="77777777" w:rsidR="009F04FE" w:rsidRPr="00A83479" w:rsidRDefault="009F04FE" w:rsidP="005C1822">
            <w:pPr>
              <w:pStyle w:val="BodyText"/>
            </w:pPr>
            <w:r w:rsidRPr="00A83479">
              <w:t>10</w:t>
            </w:r>
          </w:p>
        </w:tc>
        <w:tc>
          <w:tcPr>
            <w:tcW w:w="1890" w:type="dxa"/>
          </w:tcPr>
          <w:p w14:paraId="4417C9D0" w14:textId="77777777" w:rsidR="009F04FE" w:rsidRPr="00A83479" w:rsidRDefault="009F04FE" w:rsidP="005C1822">
            <w:pPr>
              <w:pStyle w:val="BodyText"/>
            </w:pPr>
            <w:r w:rsidRPr="00A83479">
              <w:t>cardType</w:t>
            </w:r>
          </w:p>
        </w:tc>
        <w:tc>
          <w:tcPr>
            <w:tcW w:w="5670" w:type="dxa"/>
          </w:tcPr>
          <w:p w14:paraId="5FA6036E" w14:textId="77777777" w:rsidR="009F04FE" w:rsidRPr="00A83479" w:rsidRDefault="009F04FE" w:rsidP="005C1822">
            <w:pPr>
              <w:pStyle w:val="BodyText"/>
            </w:pPr>
            <w:r w:rsidRPr="00A83479">
              <w:t>Type of card to authorize. Possible values:</w:t>
            </w:r>
          </w:p>
          <w:p w14:paraId="7EDE8F1D" w14:textId="77777777" w:rsidR="009F04FE" w:rsidRPr="00A83479" w:rsidRDefault="009F04FE" w:rsidP="005C1822">
            <w:pPr>
              <w:pStyle w:val="BodyText"/>
            </w:pPr>
            <w:r w:rsidRPr="00A83479">
              <w:t>001 – Visa</w:t>
            </w:r>
          </w:p>
          <w:p w14:paraId="3B254AEA" w14:textId="77777777" w:rsidR="009F04FE" w:rsidRPr="00A83479" w:rsidRDefault="009F04FE" w:rsidP="005C1822">
            <w:pPr>
              <w:pStyle w:val="BodyText"/>
            </w:pPr>
            <w:r w:rsidRPr="00A83479">
              <w:t>002 – MasterCard</w:t>
            </w:r>
          </w:p>
          <w:p w14:paraId="20B7C4C2" w14:textId="77777777" w:rsidR="009F04FE" w:rsidRPr="00A83479" w:rsidRDefault="009F04FE" w:rsidP="005C1822">
            <w:pPr>
              <w:pStyle w:val="BodyText"/>
            </w:pPr>
            <w:r w:rsidRPr="00A83479">
              <w:t>003 – American Express</w:t>
            </w:r>
          </w:p>
          <w:p w14:paraId="45040079" w14:textId="77777777" w:rsidR="009F04FE" w:rsidRPr="00A83479" w:rsidRDefault="009F04FE" w:rsidP="005C1822">
            <w:pPr>
              <w:pStyle w:val="BodyText"/>
            </w:pPr>
            <w:r w:rsidRPr="00A83479">
              <w:t>004 – Discover</w:t>
            </w:r>
          </w:p>
          <w:p w14:paraId="4592EC10" w14:textId="77777777" w:rsidR="009F04FE" w:rsidRPr="00A83479" w:rsidRDefault="009F04FE" w:rsidP="005C1822">
            <w:pPr>
              <w:pStyle w:val="BodyText"/>
            </w:pPr>
            <w:r w:rsidRPr="00A83479">
              <w:t>005 – Diners Club</w:t>
            </w:r>
          </w:p>
          <w:p w14:paraId="3076EDF1" w14:textId="77777777" w:rsidR="009F04FE" w:rsidRPr="00A83479" w:rsidRDefault="009F04FE" w:rsidP="005C1822">
            <w:pPr>
              <w:pStyle w:val="BodyText"/>
            </w:pPr>
            <w:r w:rsidRPr="00A83479">
              <w:t>006 – Carte Blanche</w:t>
            </w:r>
          </w:p>
          <w:p w14:paraId="5D92FF01" w14:textId="77777777" w:rsidR="009F04FE" w:rsidRPr="00A83479" w:rsidRDefault="009F04FE" w:rsidP="005C1822">
            <w:pPr>
              <w:pStyle w:val="BodyText"/>
            </w:pPr>
            <w:r w:rsidRPr="00A83479">
              <w:t>007 – JCB</w:t>
            </w:r>
          </w:p>
          <w:p w14:paraId="6B4DBC00" w14:textId="77777777" w:rsidR="009F04FE" w:rsidRPr="00A83479" w:rsidRDefault="009F04FE" w:rsidP="005C1822">
            <w:pPr>
              <w:pStyle w:val="BodyText"/>
            </w:pPr>
          </w:p>
        </w:tc>
        <w:tc>
          <w:tcPr>
            <w:tcW w:w="1620" w:type="dxa"/>
          </w:tcPr>
          <w:p w14:paraId="203248C2" w14:textId="77777777" w:rsidR="009F04FE" w:rsidRPr="00A83479" w:rsidRDefault="009F04FE" w:rsidP="005C1822">
            <w:pPr>
              <w:pStyle w:val="BodyText"/>
            </w:pPr>
            <w:r w:rsidRPr="00A83479">
              <w:t>CyberSource strongly recommends that you send the card type even when it is optional for your processor and card type. Omitting the card type can cause the transaction to be processed with the wrong card type.</w:t>
            </w:r>
          </w:p>
        </w:tc>
      </w:tr>
      <w:tr w:rsidR="009F04FE" w:rsidRPr="00A83479" w14:paraId="6FDB073B" w14:textId="77777777" w:rsidTr="00C035C5">
        <w:tc>
          <w:tcPr>
            <w:tcW w:w="828" w:type="dxa"/>
          </w:tcPr>
          <w:p w14:paraId="4DBC9E9A" w14:textId="77777777" w:rsidR="009F04FE" w:rsidRPr="00A83479" w:rsidRDefault="009F04FE" w:rsidP="005C1822">
            <w:pPr>
              <w:pStyle w:val="BodyText"/>
            </w:pPr>
            <w:r w:rsidRPr="00A83479">
              <w:t>11</w:t>
            </w:r>
          </w:p>
        </w:tc>
        <w:tc>
          <w:tcPr>
            <w:tcW w:w="1890" w:type="dxa"/>
          </w:tcPr>
          <w:p w14:paraId="581D592E" w14:textId="77777777" w:rsidR="009F04FE" w:rsidRPr="00A83479" w:rsidRDefault="009F04FE" w:rsidP="005C1822">
            <w:pPr>
              <w:pStyle w:val="BodyText"/>
            </w:pPr>
            <w:r w:rsidRPr="00A83479">
              <w:t>cvnNumber</w:t>
            </w:r>
          </w:p>
        </w:tc>
        <w:tc>
          <w:tcPr>
            <w:tcW w:w="5670" w:type="dxa"/>
          </w:tcPr>
          <w:p w14:paraId="78F30E60" w14:textId="77777777" w:rsidR="009F04FE" w:rsidRPr="00A83479" w:rsidRDefault="009F04FE" w:rsidP="005C1822">
            <w:pPr>
              <w:pStyle w:val="BodyText"/>
            </w:pPr>
            <w:r w:rsidRPr="00A83479">
              <w:t>This number is never transferred during card swipes.</w:t>
            </w:r>
          </w:p>
          <w:p w14:paraId="1F7B82D2" w14:textId="77777777" w:rsidR="009F04FE" w:rsidRPr="00A83479" w:rsidRDefault="009F04FE" w:rsidP="005C1822">
            <w:pPr>
              <w:pStyle w:val="BodyText"/>
            </w:pPr>
          </w:p>
        </w:tc>
        <w:tc>
          <w:tcPr>
            <w:tcW w:w="1620" w:type="dxa"/>
          </w:tcPr>
          <w:p w14:paraId="60567533" w14:textId="77777777" w:rsidR="009F04FE" w:rsidRPr="00A83479" w:rsidRDefault="009F04FE" w:rsidP="005C1822">
            <w:pPr>
              <w:pStyle w:val="BodyText"/>
            </w:pPr>
            <w:r w:rsidRPr="00A83479">
              <w:t>Optional.</w:t>
            </w:r>
          </w:p>
        </w:tc>
      </w:tr>
      <w:tr w:rsidR="009F04FE" w:rsidRPr="00A83479" w14:paraId="7A38D3CA" w14:textId="77777777" w:rsidTr="00C035C5">
        <w:tc>
          <w:tcPr>
            <w:tcW w:w="828" w:type="dxa"/>
          </w:tcPr>
          <w:p w14:paraId="40B15D3E" w14:textId="77777777" w:rsidR="009F04FE" w:rsidRPr="00A83479" w:rsidRDefault="009F04FE" w:rsidP="005C1822">
            <w:pPr>
              <w:pStyle w:val="BodyText"/>
            </w:pPr>
            <w:r w:rsidRPr="00A83479">
              <w:t>12</w:t>
            </w:r>
          </w:p>
        </w:tc>
        <w:tc>
          <w:tcPr>
            <w:tcW w:w="1890" w:type="dxa"/>
          </w:tcPr>
          <w:p w14:paraId="6F52E245" w14:textId="77777777" w:rsidR="009F04FE" w:rsidRPr="00A83479" w:rsidRDefault="009F04FE" w:rsidP="005C1822">
            <w:pPr>
              <w:pStyle w:val="BodyText"/>
            </w:pPr>
            <w:r w:rsidRPr="00A83479">
              <w:t>expiryMonth</w:t>
            </w:r>
          </w:p>
        </w:tc>
        <w:tc>
          <w:tcPr>
            <w:tcW w:w="5670" w:type="dxa"/>
          </w:tcPr>
          <w:p w14:paraId="59BF6D99" w14:textId="77777777" w:rsidR="009F04FE" w:rsidRPr="00A83479" w:rsidRDefault="009F04FE" w:rsidP="005C1822">
            <w:pPr>
              <w:pStyle w:val="BodyText"/>
            </w:pPr>
            <w:r w:rsidRPr="00A83479">
              <w:t xml:space="preserve">Two-digit month in which credit card expires. Format: MM. </w:t>
            </w:r>
            <w:r w:rsidRPr="00A83479">
              <w:lastRenderedPageBreak/>
              <w:t>Possible values: 01 through 12. Leading 0 is required.</w:t>
            </w:r>
          </w:p>
          <w:p w14:paraId="1FDC5C3A" w14:textId="77777777" w:rsidR="009F04FE" w:rsidRPr="00A83479" w:rsidRDefault="009F04FE" w:rsidP="005C1822">
            <w:pPr>
              <w:pStyle w:val="BodyText"/>
            </w:pPr>
          </w:p>
        </w:tc>
        <w:tc>
          <w:tcPr>
            <w:tcW w:w="1620" w:type="dxa"/>
          </w:tcPr>
          <w:p w14:paraId="63CAE826" w14:textId="77777777" w:rsidR="009F04FE" w:rsidRPr="00A83479" w:rsidRDefault="009F04FE" w:rsidP="005C1822">
            <w:pPr>
              <w:pStyle w:val="BodyText"/>
            </w:pPr>
            <w:r w:rsidRPr="00A83479">
              <w:lastRenderedPageBreak/>
              <w:t xml:space="preserve">Required if </w:t>
            </w:r>
            <w:r w:rsidRPr="00A83479">
              <w:lastRenderedPageBreak/>
              <w:t>entryMode=keyed.</w:t>
            </w:r>
          </w:p>
        </w:tc>
      </w:tr>
      <w:tr w:rsidR="009F04FE" w:rsidRPr="00A83479" w14:paraId="7D9E0075" w14:textId="77777777" w:rsidTr="00C035C5">
        <w:tc>
          <w:tcPr>
            <w:tcW w:w="828" w:type="dxa"/>
          </w:tcPr>
          <w:p w14:paraId="7121F25A" w14:textId="77777777" w:rsidR="009F04FE" w:rsidRPr="00A83479" w:rsidRDefault="009F04FE" w:rsidP="005C1822">
            <w:pPr>
              <w:pStyle w:val="BodyText"/>
            </w:pPr>
            <w:r w:rsidRPr="00A83479">
              <w:lastRenderedPageBreak/>
              <w:t>13</w:t>
            </w:r>
          </w:p>
        </w:tc>
        <w:tc>
          <w:tcPr>
            <w:tcW w:w="1890" w:type="dxa"/>
          </w:tcPr>
          <w:p w14:paraId="3E5B5E35" w14:textId="77777777" w:rsidR="009F04FE" w:rsidRPr="00A83479" w:rsidRDefault="009F04FE" w:rsidP="005C1822">
            <w:pPr>
              <w:pStyle w:val="BodyText"/>
            </w:pPr>
            <w:r w:rsidRPr="00A83479">
              <w:t>expiryYear</w:t>
            </w:r>
          </w:p>
        </w:tc>
        <w:tc>
          <w:tcPr>
            <w:tcW w:w="5670" w:type="dxa"/>
          </w:tcPr>
          <w:p w14:paraId="5239E64D" w14:textId="77777777" w:rsidR="009F04FE" w:rsidRPr="00A83479" w:rsidRDefault="009F04FE" w:rsidP="005C1822">
            <w:pPr>
              <w:pStyle w:val="BodyText"/>
            </w:pPr>
            <w:r w:rsidRPr="00A83479">
              <w:t>Four-digit year in which credit card expires. Format: YYYY.</w:t>
            </w:r>
          </w:p>
        </w:tc>
        <w:tc>
          <w:tcPr>
            <w:tcW w:w="1620" w:type="dxa"/>
          </w:tcPr>
          <w:p w14:paraId="12450A04" w14:textId="77777777" w:rsidR="009F04FE" w:rsidRPr="00A83479" w:rsidRDefault="009F04FE" w:rsidP="005C1822">
            <w:pPr>
              <w:pStyle w:val="BodyText"/>
            </w:pPr>
            <w:r w:rsidRPr="00A83479">
              <w:t>Required if entryMode=keyed.</w:t>
            </w:r>
          </w:p>
        </w:tc>
      </w:tr>
      <w:tr w:rsidR="009F04FE" w:rsidRPr="00A83479" w14:paraId="15F448F0" w14:textId="77777777" w:rsidTr="00C035C5">
        <w:tc>
          <w:tcPr>
            <w:tcW w:w="828" w:type="dxa"/>
          </w:tcPr>
          <w:p w14:paraId="318493DF" w14:textId="77777777" w:rsidR="009F04FE" w:rsidRPr="00A83479" w:rsidRDefault="009F04FE" w:rsidP="005C1822">
            <w:pPr>
              <w:pStyle w:val="BodyText"/>
            </w:pPr>
            <w:r w:rsidRPr="00A83479">
              <w:t>14</w:t>
            </w:r>
          </w:p>
        </w:tc>
        <w:tc>
          <w:tcPr>
            <w:tcW w:w="1890" w:type="dxa"/>
          </w:tcPr>
          <w:p w14:paraId="4629A628" w14:textId="77777777" w:rsidR="009F04FE" w:rsidRPr="00A83479" w:rsidRDefault="009F04FE" w:rsidP="005C1822">
            <w:pPr>
              <w:pStyle w:val="BodyText"/>
            </w:pPr>
            <w:r w:rsidRPr="00A83479">
              <w:t>storeLocation</w:t>
            </w:r>
          </w:p>
        </w:tc>
        <w:tc>
          <w:tcPr>
            <w:tcW w:w="5670" w:type="dxa"/>
          </w:tcPr>
          <w:p w14:paraId="46D825B2" w14:textId="77777777" w:rsidR="009F04FE" w:rsidRPr="00A83479" w:rsidRDefault="009F04FE" w:rsidP="005C1822">
            <w:pPr>
              <w:pStyle w:val="BodyText"/>
            </w:pPr>
            <w:r w:rsidRPr="00A83479">
              <w:t>Store’s physical location. This is use to configure merchant’s ID and security key in a custom object to call CyberSource API for the transaction. This is dependent upon merchant how they wanted to link store(s) to Merchant ID (MID). For e.g. if merchant has 3 separate CyberSource merchant ID and want to use one MID for store(s) in Massachusetts, 2</w:t>
            </w:r>
            <w:r w:rsidRPr="00A83479">
              <w:rPr>
                <w:vertAlign w:val="superscript"/>
              </w:rPr>
              <w:t>nd</w:t>
            </w:r>
            <w:r w:rsidRPr="00A83479">
              <w:t xml:space="preserve"> MID for store(s) in New York City, etc. then assign this variable as MA or Massachusetts or any string representing the location AND configure the same value as POS Location field for POS_MerchantIDs custom object in Business Manager after import.</w:t>
            </w:r>
          </w:p>
        </w:tc>
        <w:tc>
          <w:tcPr>
            <w:tcW w:w="1620" w:type="dxa"/>
          </w:tcPr>
          <w:p w14:paraId="6D2AFD58" w14:textId="77777777" w:rsidR="009F04FE" w:rsidRPr="00A83479" w:rsidRDefault="009F04FE" w:rsidP="005C1822">
            <w:pPr>
              <w:pStyle w:val="BodyText"/>
            </w:pPr>
            <w:r w:rsidRPr="00A83479">
              <w:t>Location can be set as State code or Zip code or city etc. For e.g. MA (Massachusetts) or</w:t>
            </w:r>
          </w:p>
          <w:p w14:paraId="25461773" w14:textId="77777777" w:rsidR="009F04FE" w:rsidRPr="00A83479" w:rsidRDefault="009F04FE" w:rsidP="005C1822">
            <w:pPr>
              <w:pStyle w:val="BodyText"/>
            </w:pPr>
            <w:r w:rsidRPr="00A83479">
              <w:t>01803 (Burlington, MA) or</w:t>
            </w:r>
          </w:p>
          <w:p w14:paraId="0CFE61A2" w14:textId="77777777" w:rsidR="009F04FE" w:rsidRPr="00A83479" w:rsidRDefault="009F04FE" w:rsidP="005C1822">
            <w:pPr>
              <w:pStyle w:val="BodyText"/>
            </w:pPr>
            <w:r w:rsidRPr="00A83479">
              <w:t>Burlington</w:t>
            </w:r>
          </w:p>
        </w:tc>
      </w:tr>
      <w:tr w:rsidR="009F04FE" w:rsidRPr="00A83479" w14:paraId="6E0C48C8" w14:textId="77777777" w:rsidTr="00C035C5">
        <w:tc>
          <w:tcPr>
            <w:tcW w:w="828" w:type="dxa"/>
            <w:hideMark/>
          </w:tcPr>
          <w:p w14:paraId="579EE4CB" w14:textId="77777777" w:rsidR="009F04FE" w:rsidRPr="00A83479" w:rsidRDefault="009F04FE" w:rsidP="00C035C5">
            <w:pPr>
              <w:spacing w:after="0" w:line="240" w:lineRule="auto"/>
              <w:jc w:val="right"/>
              <w:rPr>
                <w:rFonts w:eastAsia="Times New Roman" w:cs="Times New Roman"/>
                <w:color w:val="000000"/>
              </w:rPr>
            </w:pPr>
            <w:r w:rsidRPr="00A83479">
              <w:rPr>
                <w:rFonts w:eastAsia="Times New Roman" w:cs="Times New Roman"/>
                <w:color w:val="000000"/>
              </w:rPr>
              <w:t>15</w:t>
            </w:r>
          </w:p>
        </w:tc>
        <w:tc>
          <w:tcPr>
            <w:tcW w:w="1890" w:type="dxa"/>
            <w:hideMark/>
          </w:tcPr>
          <w:p w14:paraId="05BC3623" w14:textId="77777777" w:rsidR="009F04FE" w:rsidRPr="00A83479" w:rsidRDefault="009F04FE" w:rsidP="00C035C5">
            <w:pPr>
              <w:spacing w:after="0" w:line="240" w:lineRule="auto"/>
              <w:rPr>
                <w:rFonts w:eastAsia="Times New Roman" w:cs="Times New Roman"/>
                <w:color w:val="000000"/>
              </w:rPr>
            </w:pPr>
            <w:r w:rsidRPr="00A83479">
              <w:rPr>
                <w:rFonts w:eastAsia="Times New Roman" w:cs="Times New Roman"/>
                <w:color w:val="000000"/>
              </w:rPr>
              <w:t>pos_ordernumber</w:t>
            </w:r>
          </w:p>
        </w:tc>
        <w:tc>
          <w:tcPr>
            <w:tcW w:w="5670" w:type="dxa"/>
            <w:hideMark/>
          </w:tcPr>
          <w:p w14:paraId="20758FE5" w14:textId="77777777" w:rsidR="009F04FE" w:rsidRPr="00A83479" w:rsidRDefault="009F04FE" w:rsidP="00C035C5">
            <w:pPr>
              <w:spacing w:after="0" w:line="240" w:lineRule="auto"/>
              <w:rPr>
                <w:rFonts w:eastAsia="Times New Roman" w:cs="Times New Roman"/>
                <w:color w:val="000000"/>
              </w:rPr>
            </w:pPr>
            <w:r w:rsidRPr="00A83479">
              <w:rPr>
                <w:rFonts w:eastAsia="Times New Roman" w:cs="Times New Roman"/>
                <w:color w:val="000000"/>
              </w:rPr>
              <w:t>Order number for the transaction needs to be set to this variable</w:t>
            </w:r>
          </w:p>
        </w:tc>
        <w:tc>
          <w:tcPr>
            <w:tcW w:w="1620" w:type="dxa"/>
            <w:hideMark/>
          </w:tcPr>
          <w:p w14:paraId="591DF9FD" w14:textId="77777777" w:rsidR="009F04FE" w:rsidRPr="00A83479" w:rsidRDefault="009F04FE" w:rsidP="00C035C5">
            <w:pPr>
              <w:spacing w:after="0" w:line="240" w:lineRule="auto"/>
              <w:rPr>
                <w:rFonts w:eastAsia="Times New Roman" w:cs="Times New Roman"/>
                <w:color w:val="000000"/>
              </w:rPr>
            </w:pPr>
            <w:r w:rsidRPr="00A83479">
              <w:rPr>
                <w:rFonts w:eastAsia="Times New Roman" w:cs="Times New Roman"/>
                <w:color w:val="000000"/>
              </w:rPr>
              <w:t>Required</w:t>
            </w:r>
          </w:p>
        </w:tc>
      </w:tr>
    </w:tbl>
    <w:p w14:paraId="685113BE" w14:textId="77777777" w:rsidR="009F04FE" w:rsidRPr="00A83479" w:rsidRDefault="009F04FE" w:rsidP="005C1822">
      <w:pPr>
        <w:pStyle w:val="BodyText"/>
      </w:pPr>
    </w:p>
    <w:p w14:paraId="096F603B" w14:textId="77777777" w:rsidR="00B16364" w:rsidRPr="00292AAE" w:rsidRDefault="00B16364" w:rsidP="00292AAE">
      <w:pPr>
        <w:pStyle w:val="Body"/>
        <w:rPr>
          <w:rFonts w:asciiTheme="minorHAnsi" w:hAnsiTheme="minorHAnsi" w:cstheme="minorBidi"/>
          <w:bCs/>
          <w:color w:val="000000" w:themeColor="text1"/>
          <w:sz w:val="22"/>
          <w:szCs w:val="22"/>
        </w:rPr>
      </w:pPr>
    </w:p>
    <w:p w14:paraId="10CB62BF" w14:textId="77777777" w:rsidR="00615D7A" w:rsidRPr="00E33D85" w:rsidRDefault="000B6A3D" w:rsidP="00615D7A">
      <w:pPr>
        <w:pStyle w:val="Heading3"/>
        <w:rPr>
          <w:rFonts w:asciiTheme="minorHAnsi" w:hAnsiTheme="minorHAnsi"/>
          <w:b w:val="0"/>
        </w:rPr>
      </w:pPr>
      <w:bookmarkStart w:id="1784" w:name="_Toc464049349"/>
      <w:bookmarkStart w:id="1785" w:name="_Toc492046234"/>
      <w:r w:rsidRPr="00E33D85">
        <w:rPr>
          <w:rFonts w:asciiTheme="minorHAnsi" w:hAnsiTheme="minorHAnsi"/>
        </w:rPr>
        <w:t>Apple Pay</w:t>
      </w:r>
      <w:r w:rsidR="00615D7A" w:rsidRPr="00E33D85">
        <w:rPr>
          <w:rFonts w:asciiTheme="minorHAnsi" w:hAnsiTheme="minorHAnsi"/>
        </w:rPr>
        <w:t xml:space="preserve"> REST Interface Integration ways with Device/APP</w:t>
      </w:r>
      <w:bookmarkEnd w:id="1784"/>
      <w:bookmarkEnd w:id="1785"/>
    </w:p>
    <w:p w14:paraId="6597EC69" w14:textId="77777777" w:rsidR="00615D7A" w:rsidRPr="00E33D85" w:rsidRDefault="00615D7A" w:rsidP="00615D7A">
      <w:r w:rsidRPr="00E33D85">
        <w:t xml:space="preserve">The Interface prepared as part of the document is for testing purpose, during real-time checkout journey of </w:t>
      </w:r>
      <w:r w:rsidR="000B6A3D" w:rsidRPr="00E33D85">
        <w:t>Apple Pay</w:t>
      </w:r>
      <w:r w:rsidRPr="00E33D85">
        <w:t xml:space="preserve">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14:paraId="10556CBC" w14:textId="77777777" w:rsidR="00615D7A" w:rsidRPr="00E33D85" w:rsidRDefault="00615D7A" w:rsidP="007D5AFD">
      <w:pPr>
        <w:pStyle w:val="ListParagraph"/>
        <w:numPr>
          <w:ilvl w:val="0"/>
          <w:numId w:val="49"/>
        </w:numPr>
      </w:pPr>
      <w:r w:rsidRPr="00E33D85">
        <w:t xml:space="preserve">Device or App </w:t>
      </w:r>
      <w:r>
        <w:t>h</w:t>
      </w:r>
      <w:r w:rsidRPr="00E33D85">
        <w:t xml:space="preserve">ave code written for checkout journey where user opted for </w:t>
      </w:r>
      <w:r w:rsidR="000B6A3D" w:rsidRPr="00E33D85">
        <w:t>Apple Pay</w:t>
      </w:r>
    </w:p>
    <w:p w14:paraId="3839340D" w14:textId="77777777" w:rsidR="00615D7A" w:rsidRPr="00E33D85" w:rsidRDefault="000B6A3D" w:rsidP="007D5AFD">
      <w:pPr>
        <w:pStyle w:val="ListParagraph"/>
        <w:numPr>
          <w:ilvl w:val="0"/>
          <w:numId w:val="49"/>
        </w:numPr>
      </w:pPr>
      <w:r w:rsidRPr="00E33D85">
        <w:t>Apple Pay</w:t>
      </w:r>
      <w:r w:rsidR="00615D7A" w:rsidRPr="00E33D85">
        <w:t xml:space="preserve"> to provide response either Payload or NetworkToken related data</w:t>
      </w:r>
    </w:p>
    <w:p w14:paraId="058EA2B4" w14:textId="77777777"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14:paraId="4C048DE9" w14:textId="77777777" w:rsidR="00615D7A" w:rsidRPr="00E33D85" w:rsidRDefault="00615D7A" w:rsidP="00615D7A">
      <w:pPr>
        <w:pStyle w:val="Heading4"/>
        <w:rPr>
          <w:rFonts w:asciiTheme="minorHAnsi" w:hAnsiTheme="minorHAnsi"/>
        </w:rPr>
      </w:pPr>
      <w:bookmarkStart w:id="1786" w:name="_Toc464049350"/>
      <w:r>
        <w:rPr>
          <w:rFonts w:asciiTheme="minorHAnsi" w:hAnsiTheme="minorHAnsi"/>
        </w:rPr>
        <w:t>Interface AS</w:t>
      </w:r>
      <w:r w:rsidRPr="00E33D85">
        <w:rPr>
          <w:rFonts w:asciiTheme="minorHAnsi" w:hAnsiTheme="minorHAnsi"/>
        </w:rPr>
        <w:t xml:space="preserve"> Service</w:t>
      </w:r>
      <w:bookmarkEnd w:id="1786"/>
    </w:p>
    <w:p w14:paraId="65C4F829" w14:textId="77777777" w:rsidR="00615D7A" w:rsidRPr="00E33D85" w:rsidRDefault="00615D7A" w:rsidP="007D5AFD">
      <w:pPr>
        <w:pStyle w:val="ListParagraph"/>
        <w:numPr>
          <w:ilvl w:val="0"/>
          <w:numId w:val="50"/>
        </w:numPr>
      </w:pPr>
      <w:r>
        <w:t>Using “Interface AS</w:t>
      </w:r>
      <w:r w:rsidRPr="00E33D85">
        <w:t xml:space="preserve"> Service” has limitation that merchant site MUST disable “Limit Storefront Order” setting</w:t>
      </w:r>
    </w:p>
    <w:p w14:paraId="507138E6" w14:textId="77777777" w:rsidR="00615D7A" w:rsidRPr="00E33D85" w:rsidRDefault="00615D7A" w:rsidP="007D5AFD">
      <w:pPr>
        <w:pStyle w:val="ListParagraph"/>
        <w:numPr>
          <w:ilvl w:val="0"/>
          <w:numId w:val="50"/>
        </w:numPr>
      </w:pPr>
      <w:r w:rsidRPr="00E33D85">
        <w:t>Register interface in service initialization script file say “SoapServiceInit.ds”</w:t>
      </w:r>
    </w:p>
    <w:p w14:paraId="22A0C100" w14:textId="77777777" w:rsidR="00615D7A" w:rsidRPr="00E33D85" w:rsidRDefault="00615D7A" w:rsidP="007D5AFD">
      <w:pPr>
        <w:pStyle w:val="ListParagraph"/>
        <w:numPr>
          <w:ilvl w:val="0"/>
          <w:numId w:val="50"/>
        </w:numPr>
      </w:pPr>
      <w:r w:rsidRPr="00E33D85">
        <w:t>Define above service end point as merchant site URL for “</w:t>
      </w:r>
      <w:r>
        <w:t>CYB</w:t>
      </w:r>
      <w:r w:rsidRPr="00E33D85">
        <w:t>ApplePay-Authorize” in BM service configurations</w:t>
      </w:r>
    </w:p>
    <w:p w14:paraId="0C18D0A1" w14:textId="77777777" w:rsidR="00615D7A" w:rsidRPr="00E33D85" w:rsidRDefault="00615D7A" w:rsidP="007D5AFD">
      <w:pPr>
        <w:pStyle w:val="ListParagraph"/>
        <w:numPr>
          <w:ilvl w:val="0"/>
          <w:numId w:val="50"/>
        </w:numPr>
      </w:pPr>
      <w:r w:rsidRPr="00E33D85">
        <w:t>Define user/password to be picked from site preferences “cybApplePayInterfaceUser”, “cybApplePayInterfacePassword” in service initialization script file say “SoapServiceInit.ds”</w:t>
      </w:r>
    </w:p>
    <w:p w14:paraId="2F0869BC" w14:textId="77777777" w:rsidR="00615D7A" w:rsidRPr="00E33D85" w:rsidRDefault="00615D7A" w:rsidP="007D5AFD">
      <w:pPr>
        <w:pStyle w:val="ListParagraph"/>
        <w:numPr>
          <w:ilvl w:val="0"/>
          <w:numId w:val="50"/>
        </w:numPr>
      </w:pPr>
      <w:r w:rsidRPr="00E33D85">
        <w:lastRenderedPageBreak/>
        <w:t>The Hook script file having OCAPI hook defined invoke service endpoint by passing required JSON input. (The JSON Input format defined in appropriate REST Interface section above in the document.)</w:t>
      </w:r>
    </w:p>
    <w:p w14:paraId="70CD2271" w14:textId="77777777" w:rsidR="00615D7A" w:rsidRPr="00E33D85" w:rsidRDefault="00615D7A" w:rsidP="007D5AFD">
      <w:pPr>
        <w:pStyle w:val="ListParagraph"/>
        <w:numPr>
          <w:ilvl w:val="0"/>
          <w:numId w:val="50"/>
        </w:numPr>
      </w:pPr>
      <w:r w:rsidRPr="00E33D85">
        <w:t>Interpret the response received and display thank you page on success and order failure page on failure</w:t>
      </w:r>
    </w:p>
    <w:p w14:paraId="08AF3E64" w14:textId="77777777" w:rsidR="00615D7A" w:rsidRPr="00E33D85" w:rsidRDefault="00615D7A" w:rsidP="00615D7A">
      <w:pPr>
        <w:pStyle w:val="Heading4"/>
        <w:rPr>
          <w:rFonts w:asciiTheme="minorHAnsi" w:hAnsiTheme="minorHAnsi"/>
        </w:rPr>
      </w:pPr>
      <w:bookmarkStart w:id="1787" w:name="_Toc464049351"/>
      <w:r w:rsidRPr="00E33D85">
        <w:rPr>
          <w:rFonts w:asciiTheme="minorHAnsi" w:hAnsiTheme="minorHAnsi"/>
        </w:rPr>
        <w:t>Interface Direct Functions [when basket or order available]</w:t>
      </w:r>
      <w:bookmarkEnd w:id="1787"/>
    </w:p>
    <w:p w14:paraId="45F94730" w14:textId="77777777"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14:paraId="072CD382" w14:textId="77777777"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validate inputs are valid. </w:t>
      </w:r>
    </w:p>
    <w:p w14:paraId="5DBAD840" w14:textId="77777777"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14:paraId="6406E7AA" w14:textId="77777777" w:rsidR="00615D7A" w:rsidRDefault="00615D7A" w:rsidP="00615D7A">
      <w:pPr>
        <w:pStyle w:val="ListParagraph"/>
      </w:pPr>
      <w:r w:rsidRPr="002C127E">
        <w:rPr>
          <w:b/>
        </w:rPr>
        <w:t>MobilePaymentFacade.MobilePaymentAuthRequest</w:t>
      </w:r>
      <w:r>
        <w:t>(jsonParam)</w:t>
      </w:r>
    </w:p>
    <w:p w14:paraId="77F24B7B" w14:textId="77777777" w:rsidR="00615D7A" w:rsidRPr="00E33D85" w:rsidRDefault="00615D7A" w:rsidP="00615D7A">
      <w:pPr>
        <w:pStyle w:val="ListParagraph"/>
      </w:pPr>
      <w:r w:rsidRPr="00361A79">
        <w:t>JsonParam will contain</w:t>
      </w:r>
      <w:r w:rsidRPr="00E33D85">
        <w:t>lineItemCtnr : dw.order.LineItemCtnr,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6A369F34" w14:textId="77777777" w:rsidTr="0041045A">
        <w:tc>
          <w:tcPr>
            <w:tcW w:w="2610" w:type="dxa"/>
            <w:shd w:val="clear" w:color="auto" w:fill="BFBFBF" w:themeFill="background1" w:themeFillShade="BF"/>
          </w:tcPr>
          <w:p w14:paraId="2546AF03"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23B4CD59" w14:textId="77777777" w:rsidR="00615D7A" w:rsidRPr="00E33D85" w:rsidRDefault="00615D7A" w:rsidP="0041045A">
            <w:pPr>
              <w:rPr>
                <w:b/>
              </w:rPr>
            </w:pPr>
            <w:r w:rsidRPr="00E33D85">
              <w:rPr>
                <w:b/>
              </w:rPr>
              <w:t>Type</w:t>
            </w:r>
          </w:p>
        </w:tc>
      </w:tr>
      <w:tr w:rsidR="00615D7A" w:rsidRPr="00E33D85" w14:paraId="66073E7D" w14:textId="77777777" w:rsidTr="0041045A">
        <w:tc>
          <w:tcPr>
            <w:tcW w:w="2610" w:type="dxa"/>
          </w:tcPr>
          <w:p w14:paraId="4C867FDB" w14:textId="77777777" w:rsidR="00615D7A" w:rsidRPr="00E33D85" w:rsidRDefault="00615D7A" w:rsidP="0041045A">
            <w:pPr>
              <w:jc w:val="both"/>
              <w:rPr>
                <w:b/>
                <w:color w:val="000000"/>
              </w:rPr>
            </w:pPr>
            <w:r w:rsidRPr="00E33D85">
              <w:rPr>
                <w:b/>
              </w:rPr>
              <w:t>lineItemCtnr</w:t>
            </w:r>
          </w:p>
        </w:tc>
        <w:tc>
          <w:tcPr>
            <w:tcW w:w="5580" w:type="dxa"/>
          </w:tcPr>
          <w:p w14:paraId="5EE3D8F6" w14:textId="77777777" w:rsidR="00615D7A" w:rsidRPr="00E33D85" w:rsidRDefault="00615D7A" w:rsidP="0041045A">
            <w:pPr>
              <w:jc w:val="both"/>
              <w:rPr>
                <w:color w:val="000000"/>
              </w:rPr>
            </w:pPr>
            <w:r w:rsidRPr="00E33D85">
              <w:t>dw.order.LineItemCtnr</w:t>
            </w:r>
          </w:p>
        </w:tc>
      </w:tr>
      <w:tr w:rsidR="00615D7A" w:rsidRPr="00E33D85" w14:paraId="76B178FF" w14:textId="77777777" w:rsidTr="0041045A">
        <w:tc>
          <w:tcPr>
            <w:tcW w:w="2610" w:type="dxa"/>
          </w:tcPr>
          <w:p w14:paraId="3EF53B8B"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60FA202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4FF6B3CD" w14:textId="77777777" w:rsidTr="0041045A">
        <w:tc>
          <w:tcPr>
            <w:tcW w:w="2610" w:type="dxa"/>
          </w:tcPr>
          <w:p w14:paraId="117BCB3F" w14:textId="77777777" w:rsidR="00615D7A" w:rsidRPr="00E33D85" w:rsidRDefault="00615D7A" w:rsidP="0041045A">
            <w:pPr>
              <w:rPr>
                <w:b/>
              </w:rPr>
            </w:pPr>
            <w:r w:rsidRPr="00E33D85">
              <w:rPr>
                <w:b/>
              </w:rPr>
              <w:t>IPAddress</w:t>
            </w:r>
          </w:p>
        </w:tc>
        <w:tc>
          <w:tcPr>
            <w:tcW w:w="5580" w:type="dxa"/>
          </w:tcPr>
          <w:p w14:paraId="5530E60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976A1E9" w14:textId="77777777" w:rsidTr="0041045A">
        <w:tc>
          <w:tcPr>
            <w:tcW w:w="2610" w:type="dxa"/>
          </w:tcPr>
          <w:p w14:paraId="465C9DF5" w14:textId="77777777" w:rsidR="00615D7A" w:rsidRPr="00E33D85" w:rsidRDefault="00615D7A" w:rsidP="0041045A">
            <w:pPr>
              <w:rPr>
                <w:b/>
              </w:rPr>
            </w:pPr>
            <w:r w:rsidRPr="00E33D85">
              <w:rPr>
                <w:b/>
              </w:rPr>
              <w:t>encryptedPaymentData</w:t>
            </w:r>
          </w:p>
        </w:tc>
        <w:tc>
          <w:tcPr>
            <w:tcW w:w="5580" w:type="dxa"/>
          </w:tcPr>
          <w:p w14:paraId="6A249BB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772E26BB" w14:textId="77777777" w:rsidR="00615D7A" w:rsidRPr="00E33D85" w:rsidRDefault="00615D7A" w:rsidP="00615D7A">
      <w:pPr>
        <w:pStyle w:val="ListParagraph"/>
      </w:pPr>
    </w:p>
    <w:p w14:paraId="4090D1E3" w14:textId="77777777" w:rsidR="00615D7A" w:rsidRPr="00CE7380" w:rsidRDefault="00615D7A" w:rsidP="007D5AFD">
      <w:pPr>
        <w:pStyle w:val="ListParagraph"/>
        <w:numPr>
          <w:ilvl w:val="0"/>
          <w:numId w:val="52"/>
        </w:numPr>
      </w:pPr>
      <w:r w:rsidRPr="00E33D85">
        <w:t>The function “</w:t>
      </w:r>
      <w:r w:rsidRPr="002C127E">
        <w:rPr>
          <w:b/>
        </w:rPr>
        <w:t>MobilePaymentAuthRequest</w:t>
      </w:r>
      <w:r w:rsidRPr="00E33D85">
        <w:t xml:space="preserve">” is called when network token is available </w:t>
      </w:r>
      <w:r w:rsidRPr="002C127E">
        <w:rPr>
          <w:b/>
        </w:rPr>
        <w:t>MobilePaymentFacade.MobilePaymentAuthRequest</w:t>
      </w:r>
      <w:r>
        <w:rPr>
          <w:b/>
        </w:rPr>
        <w:t>(jsonParam)</w:t>
      </w:r>
    </w:p>
    <w:p w14:paraId="0ED0D858" w14:textId="77777777" w:rsidR="00615D7A" w:rsidRPr="00E33D85" w:rsidRDefault="00615D7A" w:rsidP="00615D7A">
      <w:pPr>
        <w:pStyle w:val="ListParagraph"/>
      </w:pPr>
      <w:r>
        <w:rPr>
          <w:b/>
        </w:rPr>
        <w:t xml:space="preserve">jsonParam will contain </w:t>
      </w:r>
      <w:r w:rsidRPr="00E33D85">
        <w:t>lineItemCtnr : dw.order.LineItemCtnr, orderNo : String, IPAddress : String, cryptogram, networkToken, tokenExpirationMonth, tokenExpi</w:t>
      </w:r>
      <w:r>
        <w:t>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363EA77B" w14:textId="77777777" w:rsidTr="0041045A">
        <w:tc>
          <w:tcPr>
            <w:tcW w:w="2610" w:type="dxa"/>
            <w:shd w:val="clear" w:color="auto" w:fill="BFBFBF" w:themeFill="background1" w:themeFillShade="BF"/>
          </w:tcPr>
          <w:p w14:paraId="7D086A80"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46EABC17" w14:textId="77777777" w:rsidR="00615D7A" w:rsidRPr="00E33D85" w:rsidRDefault="00615D7A" w:rsidP="0041045A">
            <w:pPr>
              <w:rPr>
                <w:b/>
              </w:rPr>
            </w:pPr>
            <w:r w:rsidRPr="00E33D85">
              <w:rPr>
                <w:b/>
              </w:rPr>
              <w:t>Type</w:t>
            </w:r>
          </w:p>
        </w:tc>
      </w:tr>
      <w:tr w:rsidR="00615D7A" w:rsidRPr="00E33D85" w14:paraId="36532DF1" w14:textId="77777777" w:rsidTr="0041045A">
        <w:tc>
          <w:tcPr>
            <w:tcW w:w="2610" w:type="dxa"/>
          </w:tcPr>
          <w:p w14:paraId="1CABED75" w14:textId="77777777" w:rsidR="00615D7A" w:rsidRPr="00E33D85" w:rsidRDefault="00615D7A" w:rsidP="0041045A">
            <w:pPr>
              <w:jc w:val="both"/>
              <w:rPr>
                <w:b/>
                <w:color w:val="000000"/>
              </w:rPr>
            </w:pPr>
            <w:r w:rsidRPr="00E33D85">
              <w:rPr>
                <w:b/>
              </w:rPr>
              <w:t>lineItemCtnr</w:t>
            </w:r>
          </w:p>
        </w:tc>
        <w:tc>
          <w:tcPr>
            <w:tcW w:w="5580" w:type="dxa"/>
          </w:tcPr>
          <w:p w14:paraId="0AC157D5" w14:textId="77777777" w:rsidR="00615D7A" w:rsidRPr="00E33D85" w:rsidRDefault="00615D7A" w:rsidP="0041045A">
            <w:pPr>
              <w:jc w:val="both"/>
              <w:rPr>
                <w:color w:val="000000"/>
              </w:rPr>
            </w:pPr>
            <w:r w:rsidRPr="00E33D85">
              <w:t>dw.order.LineItemCtnr</w:t>
            </w:r>
          </w:p>
        </w:tc>
      </w:tr>
      <w:tr w:rsidR="00615D7A" w:rsidRPr="00E33D85" w14:paraId="521BA4A3" w14:textId="77777777" w:rsidTr="0041045A">
        <w:tc>
          <w:tcPr>
            <w:tcW w:w="2610" w:type="dxa"/>
          </w:tcPr>
          <w:p w14:paraId="30164CCB"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628CE43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39D94613" w14:textId="77777777" w:rsidTr="0041045A">
        <w:tc>
          <w:tcPr>
            <w:tcW w:w="2610" w:type="dxa"/>
          </w:tcPr>
          <w:p w14:paraId="0987E3D3" w14:textId="77777777" w:rsidR="00615D7A" w:rsidRPr="00E33D85" w:rsidRDefault="00615D7A" w:rsidP="0041045A">
            <w:pPr>
              <w:rPr>
                <w:b/>
              </w:rPr>
            </w:pPr>
            <w:r w:rsidRPr="00E33D85">
              <w:rPr>
                <w:b/>
              </w:rPr>
              <w:t>IPAddress</w:t>
            </w:r>
          </w:p>
        </w:tc>
        <w:tc>
          <w:tcPr>
            <w:tcW w:w="5580" w:type="dxa"/>
          </w:tcPr>
          <w:p w14:paraId="3D3BCAA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7D409D04" w14:textId="77777777" w:rsidTr="0041045A">
        <w:tc>
          <w:tcPr>
            <w:tcW w:w="2610" w:type="dxa"/>
          </w:tcPr>
          <w:p w14:paraId="5F621A98" w14:textId="77777777" w:rsidR="00615D7A" w:rsidRPr="00E33D85" w:rsidRDefault="00615D7A" w:rsidP="0041045A">
            <w:pPr>
              <w:rPr>
                <w:b/>
              </w:rPr>
            </w:pPr>
            <w:r w:rsidRPr="00E33D85">
              <w:rPr>
                <w:b/>
              </w:rPr>
              <w:t>Cryptogram</w:t>
            </w:r>
          </w:p>
        </w:tc>
        <w:tc>
          <w:tcPr>
            <w:tcW w:w="5580" w:type="dxa"/>
          </w:tcPr>
          <w:p w14:paraId="51A3354D"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9A81E52" w14:textId="77777777" w:rsidTr="0041045A">
        <w:tc>
          <w:tcPr>
            <w:tcW w:w="2610" w:type="dxa"/>
          </w:tcPr>
          <w:p w14:paraId="32D49EAF" w14:textId="77777777" w:rsidR="00615D7A" w:rsidRPr="00E33D85" w:rsidRDefault="00615D7A" w:rsidP="0041045A">
            <w:pPr>
              <w:rPr>
                <w:b/>
              </w:rPr>
            </w:pPr>
            <w:r w:rsidRPr="00E33D85">
              <w:rPr>
                <w:b/>
              </w:rPr>
              <w:t>networkToken</w:t>
            </w:r>
          </w:p>
        </w:tc>
        <w:tc>
          <w:tcPr>
            <w:tcW w:w="5580" w:type="dxa"/>
          </w:tcPr>
          <w:p w14:paraId="21D87FB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9EFBF3B" w14:textId="77777777" w:rsidTr="0041045A">
        <w:tc>
          <w:tcPr>
            <w:tcW w:w="2610" w:type="dxa"/>
          </w:tcPr>
          <w:p w14:paraId="119FE1EB" w14:textId="77777777" w:rsidR="00615D7A" w:rsidRPr="00E33D85" w:rsidRDefault="00615D7A" w:rsidP="0041045A">
            <w:pPr>
              <w:rPr>
                <w:b/>
              </w:rPr>
            </w:pPr>
            <w:r w:rsidRPr="00E33D85">
              <w:rPr>
                <w:b/>
              </w:rPr>
              <w:t>tokenExpirationMonth</w:t>
            </w:r>
          </w:p>
        </w:tc>
        <w:tc>
          <w:tcPr>
            <w:tcW w:w="5580" w:type="dxa"/>
          </w:tcPr>
          <w:p w14:paraId="3DAABBB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3E4E96A4" w14:textId="77777777" w:rsidTr="0041045A">
        <w:tc>
          <w:tcPr>
            <w:tcW w:w="2610" w:type="dxa"/>
          </w:tcPr>
          <w:p w14:paraId="5D882847" w14:textId="77777777" w:rsidR="00615D7A" w:rsidRPr="00E33D85" w:rsidRDefault="00615D7A" w:rsidP="0041045A">
            <w:pPr>
              <w:rPr>
                <w:b/>
              </w:rPr>
            </w:pPr>
            <w:r w:rsidRPr="00E33D85">
              <w:rPr>
                <w:b/>
              </w:rPr>
              <w:t>tokenExpirationYear</w:t>
            </w:r>
          </w:p>
        </w:tc>
        <w:tc>
          <w:tcPr>
            <w:tcW w:w="5580" w:type="dxa"/>
          </w:tcPr>
          <w:p w14:paraId="4B7E109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7375E9D4" w14:textId="77777777" w:rsidTr="0041045A">
        <w:tc>
          <w:tcPr>
            <w:tcW w:w="2610" w:type="dxa"/>
          </w:tcPr>
          <w:p w14:paraId="67F5F71B" w14:textId="77777777" w:rsidR="00615D7A" w:rsidRPr="00E33D85" w:rsidRDefault="00615D7A" w:rsidP="0041045A">
            <w:pPr>
              <w:rPr>
                <w:b/>
              </w:rPr>
            </w:pPr>
            <w:r w:rsidRPr="00E33D85">
              <w:rPr>
                <w:b/>
              </w:rPr>
              <w:t>cardType</w:t>
            </w:r>
          </w:p>
        </w:tc>
        <w:tc>
          <w:tcPr>
            <w:tcW w:w="5580" w:type="dxa"/>
          </w:tcPr>
          <w:p w14:paraId="6215A55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0D984C53" w14:textId="77777777" w:rsidR="00615D7A" w:rsidRPr="00E33D85" w:rsidRDefault="00615D7A" w:rsidP="00615D7A">
      <w:pPr>
        <w:pStyle w:val="ListParagraph"/>
      </w:pPr>
    </w:p>
    <w:p w14:paraId="26B4CB9E" w14:textId="77777777" w:rsidR="00615D7A" w:rsidRPr="00E33D85" w:rsidRDefault="00615D7A" w:rsidP="007D5AFD">
      <w:pPr>
        <w:pStyle w:val="ListParagraph"/>
        <w:numPr>
          <w:ilvl w:val="0"/>
          <w:numId w:val="52"/>
        </w:numPr>
      </w:pPr>
      <w:r w:rsidRPr="00E33D85">
        <w:t>This function called to update the payment instrument with the service response</w:t>
      </w:r>
    </w:p>
    <w:p w14:paraId="00F44079" w14:textId="77777777"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74252EAD" w14:textId="77777777" w:rsidTr="0041045A">
        <w:tc>
          <w:tcPr>
            <w:tcW w:w="2610" w:type="dxa"/>
            <w:shd w:val="clear" w:color="auto" w:fill="BFBFBF" w:themeFill="background1" w:themeFillShade="BF"/>
          </w:tcPr>
          <w:p w14:paraId="355A0DCB"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5ACFE230" w14:textId="77777777" w:rsidR="00615D7A" w:rsidRPr="00E33D85" w:rsidRDefault="00615D7A" w:rsidP="0041045A">
            <w:pPr>
              <w:rPr>
                <w:b/>
              </w:rPr>
            </w:pPr>
            <w:r w:rsidRPr="00E33D85">
              <w:rPr>
                <w:b/>
              </w:rPr>
              <w:t>Type</w:t>
            </w:r>
          </w:p>
        </w:tc>
      </w:tr>
      <w:tr w:rsidR="00615D7A" w:rsidRPr="00E33D85" w14:paraId="429DB41F" w14:textId="77777777" w:rsidTr="0041045A">
        <w:tc>
          <w:tcPr>
            <w:tcW w:w="2610" w:type="dxa"/>
          </w:tcPr>
          <w:p w14:paraId="517CA645" w14:textId="77777777" w:rsidR="00615D7A" w:rsidRPr="00E33D85" w:rsidRDefault="00615D7A" w:rsidP="0041045A">
            <w:pPr>
              <w:jc w:val="both"/>
              <w:rPr>
                <w:b/>
                <w:color w:val="000000"/>
              </w:rPr>
            </w:pPr>
            <w:r w:rsidRPr="00E33D85">
              <w:rPr>
                <w:b/>
              </w:rPr>
              <w:t>paymentInstrument</w:t>
            </w:r>
          </w:p>
        </w:tc>
        <w:tc>
          <w:tcPr>
            <w:tcW w:w="5580" w:type="dxa"/>
          </w:tcPr>
          <w:p w14:paraId="360395FC" w14:textId="77777777" w:rsidR="00615D7A" w:rsidRPr="00E33D85" w:rsidRDefault="00615D7A" w:rsidP="0041045A">
            <w:pPr>
              <w:jc w:val="both"/>
              <w:rPr>
                <w:color w:val="000000"/>
              </w:rPr>
            </w:pPr>
            <w:r w:rsidRPr="00E33D85">
              <w:t>dw.order.PaymentInstrument</w:t>
            </w:r>
          </w:p>
        </w:tc>
      </w:tr>
      <w:tr w:rsidR="00615D7A" w:rsidRPr="00E33D85" w14:paraId="2BC15FC2" w14:textId="77777777" w:rsidTr="0041045A">
        <w:tc>
          <w:tcPr>
            <w:tcW w:w="2610" w:type="dxa"/>
          </w:tcPr>
          <w:p w14:paraId="3713DF5B" w14:textId="77777777" w:rsidR="00615D7A" w:rsidRPr="00E33D85" w:rsidRDefault="00615D7A" w:rsidP="0041045A">
            <w:pPr>
              <w:rPr>
                <w:rFonts w:eastAsia="Arial Unicode MS" w:cs="Arial Unicode MS"/>
                <w:b/>
                <w:color w:val="000000"/>
              </w:rPr>
            </w:pPr>
            <w:r w:rsidRPr="00E33D85">
              <w:rPr>
                <w:b/>
              </w:rPr>
              <w:t>ServiceResponseObject</w:t>
            </w:r>
          </w:p>
        </w:tc>
        <w:tc>
          <w:tcPr>
            <w:tcW w:w="5580" w:type="dxa"/>
          </w:tcPr>
          <w:p w14:paraId="106C749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348350F8" w14:textId="77777777" w:rsidR="00615D7A" w:rsidRPr="00E33D85" w:rsidRDefault="00615D7A" w:rsidP="00615D7A">
      <w:pPr>
        <w:pStyle w:val="ListParagraph"/>
      </w:pPr>
    </w:p>
    <w:p w14:paraId="2CC61C7A" w14:textId="77777777"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14:paraId="473F3AC1" w14:textId="77777777" w:rsidR="00615D7A" w:rsidRPr="00E33D85" w:rsidRDefault="00615D7A" w:rsidP="00615D7A">
      <w:pPr>
        <w:pStyle w:val="Heading4"/>
        <w:rPr>
          <w:rFonts w:asciiTheme="minorHAnsi" w:hAnsiTheme="minorHAnsi"/>
        </w:rPr>
      </w:pPr>
      <w:bookmarkStart w:id="1788" w:name="_Toc464049352"/>
      <w:r w:rsidRPr="00E33D85">
        <w:rPr>
          <w:rFonts w:asciiTheme="minorHAnsi" w:hAnsiTheme="minorHAnsi"/>
        </w:rPr>
        <w:t>Interface Functions [when required service request objects available]</w:t>
      </w:r>
      <w:bookmarkEnd w:id="1788"/>
    </w:p>
    <w:p w14:paraId="5FBDCE0F" w14:textId="77777777"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14:paraId="0F970E63" w14:textId="77777777" w:rsidR="00615D7A" w:rsidRPr="00E33D85" w:rsidRDefault="00615D7A" w:rsidP="007D5AFD">
      <w:pPr>
        <w:pStyle w:val="ListParagraph"/>
        <w:numPr>
          <w:ilvl w:val="0"/>
          <w:numId w:val="51"/>
        </w:numPr>
      </w:pPr>
      <w:r w:rsidRPr="00E33D85">
        <w:t>Hook script to prepare CyberSource service related objects like billto, shipto, purchaseTotal etc.</w:t>
      </w:r>
    </w:p>
    <w:p w14:paraId="310FA5E3" w14:textId="77777777" w:rsidR="00615D7A" w:rsidRPr="00E33D85" w:rsidRDefault="00615D7A" w:rsidP="007D5AFD">
      <w:pPr>
        <w:pStyle w:val="ListParagraph"/>
        <w:numPr>
          <w:ilvl w:val="0"/>
          <w:numId w:val="51"/>
        </w:numPr>
      </w:pPr>
      <w:r w:rsidRPr="00E33D85">
        <w:t>The Hook script file having OCAPI hook defined call below functions and before calling also validate inputs are valid.</w:t>
      </w:r>
    </w:p>
    <w:p w14:paraId="405BB89A" w14:textId="77777777"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Payload is available</w:t>
      </w:r>
    </w:p>
    <w:p w14:paraId="19C5BC32" w14:textId="77777777" w:rsidR="00615D7A" w:rsidRDefault="00615D7A" w:rsidP="00615D7A">
      <w:pPr>
        <w:pStyle w:val="ListParagraph"/>
        <w:rPr>
          <w:b/>
        </w:rPr>
      </w:pPr>
      <w:r w:rsidRPr="002C127E">
        <w:rPr>
          <w:b/>
        </w:rPr>
        <w:t>MobilePaymentFacade.MobilePaymentAuthRequest</w:t>
      </w:r>
      <w:r>
        <w:rPr>
          <w:b/>
        </w:rPr>
        <w:t>(jsonParam)</w:t>
      </w:r>
    </w:p>
    <w:p w14:paraId="51D1923F" w14:textId="77777777" w:rsidR="00615D7A" w:rsidRPr="00E33D85" w:rsidRDefault="00615D7A" w:rsidP="00615D7A">
      <w:pPr>
        <w:pStyle w:val="ListParagraph"/>
      </w:pPr>
      <w:r w:rsidRPr="00CE7380">
        <w:t>jsonParam will contain</w:t>
      </w:r>
      <w:r w:rsidRPr="00E33D85">
        <w:t>billTo, shipTo, purchaseObject, items,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6292F790" w14:textId="77777777" w:rsidTr="0041045A">
        <w:tc>
          <w:tcPr>
            <w:tcW w:w="1890" w:type="dxa"/>
            <w:shd w:val="clear" w:color="auto" w:fill="BFBFBF" w:themeFill="background1" w:themeFillShade="BF"/>
          </w:tcPr>
          <w:p w14:paraId="6FE44AAF"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24120693" w14:textId="77777777" w:rsidR="00615D7A" w:rsidRPr="00E33D85" w:rsidRDefault="00615D7A" w:rsidP="0041045A">
            <w:pPr>
              <w:rPr>
                <w:b/>
              </w:rPr>
            </w:pPr>
            <w:r w:rsidRPr="00E33D85">
              <w:rPr>
                <w:b/>
              </w:rPr>
              <w:t>Type</w:t>
            </w:r>
          </w:p>
        </w:tc>
      </w:tr>
      <w:tr w:rsidR="00615D7A" w:rsidRPr="00E33D85" w14:paraId="0CDBF7BE" w14:textId="77777777" w:rsidTr="0041045A">
        <w:tc>
          <w:tcPr>
            <w:tcW w:w="1890" w:type="dxa"/>
          </w:tcPr>
          <w:p w14:paraId="3B303810" w14:textId="77777777" w:rsidR="00615D7A" w:rsidRPr="00E33D85" w:rsidRDefault="00615D7A" w:rsidP="0041045A">
            <w:pPr>
              <w:jc w:val="both"/>
              <w:rPr>
                <w:b/>
                <w:color w:val="000000"/>
              </w:rPr>
            </w:pPr>
            <w:r w:rsidRPr="00E33D85">
              <w:rPr>
                <w:b/>
              </w:rPr>
              <w:t>billTo</w:t>
            </w:r>
          </w:p>
        </w:tc>
        <w:tc>
          <w:tcPr>
            <w:tcW w:w="6390" w:type="dxa"/>
          </w:tcPr>
          <w:p w14:paraId="43E3951B" w14:textId="77777777" w:rsidR="00615D7A" w:rsidRPr="00E33D85" w:rsidRDefault="00615D7A" w:rsidP="0041045A">
            <w:pPr>
              <w:jc w:val="both"/>
              <w:rPr>
                <w:color w:val="000000"/>
              </w:rPr>
            </w:pPr>
            <w:r w:rsidRPr="00E33D85">
              <w:rPr>
                <w:color w:val="000000"/>
              </w:rPr>
              <w:t>Cybersource_BillTo_Object</w:t>
            </w:r>
          </w:p>
        </w:tc>
      </w:tr>
      <w:tr w:rsidR="00615D7A" w:rsidRPr="00E33D85" w14:paraId="2E2AB4A5" w14:textId="77777777" w:rsidTr="0041045A">
        <w:tc>
          <w:tcPr>
            <w:tcW w:w="1890" w:type="dxa"/>
          </w:tcPr>
          <w:p w14:paraId="6DBBD9B6" w14:textId="77777777" w:rsidR="00615D7A" w:rsidRPr="00E33D85" w:rsidRDefault="00615D7A" w:rsidP="0041045A">
            <w:pPr>
              <w:rPr>
                <w:b/>
              </w:rPr>
            </w:pPr>
            <w:r w:rsidRPr="00E33D85">
              <w:rPr>
                <w:b/>
              </w:rPr>
              <w:t>shipTo</w:t>
            </w:r>
          </w:p>
        </w:tc>
        <w:tc>
          <w:tcPr>
            <w:tcW w:w="6390" w:type="dxa"/>
          </w:tcPr>
          <w:p w14:paraId="5A9C02F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486BD020" w14:textId="77777777" w:rsidTr="0041045A">
        <w:tc>
          <w:tcPr>
            <w:tcW w:w="1890" w:type="dxa"/>
          </w:tcPr>
          <w:p w14:paraId="3760DB89" w14:textId="77777777" w:rsidR="00615D7A" w:rsidRPr="00E33D85" w:rsidRDefault="00615D7A" w:rsidP="0041045A">
            <w:pPr>
              <w:rPr>
                <w:b/>
              </w:rPr>
            </w:pPr>
            <w:r w:rsidRPr="00E33D85">
              <w:rPr>
                <w:b/>
              </w:rPr>
              <w:t>purchaseObject</w:t>
            </w:r>
          </w:p>
        </w:tc>
        <w:tc>
          <w:tcPr>
            <w:tcW w:w="6390" w:type="dxa"/>
          </w:tcPr>
          <w:p w14:paraId="19D2D61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6B6FB195" w14:textId="77777777" w:rsidTr="0041045A">
        <w:tc>
          <w:tcPr>
            <w:tcW w:w="1890" w:type="dxa"/>
          </w:tcPr>
          <w:p w14:paraId="6B1C3610" w14:textId="77777777" w:rsidR="00615D7A" w:rsidRPr="00E33D85" w:rsidRDefault="00615D7A" w:rsidP="0041045A">
            <w:pPr>
              <w:rPr>
                <w:b/>
              </w:rPr>
            </w:pPr>
            <w:r w:rsidRPr="00E33D85">
              <w:rPr>
                <w:b/>
              </w:rPr>
              <w:t>Items</w:t>
            </w:r>
          </w:p>
        </w:tc>
        <w:tc>
          <w:tcPr>
            <w:tcW w:w="6390" w:type="dxa"/>
          </w:tcPr>
          <w:p w14:paraId="3452E6D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156F4F93" w14:textId="77777777" w:rsidTr="0041045A">
        <w:tc>
          <w:tcPr>
            <w:tcW w:w="1890" w:type="dxa"/>
          </w:tcPr>
          <w:p w14:paraId="36FC804A"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0FD264BD"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D9629B1" w14:textId="77777777" w:rsidTr="0041045A">
        <w:tc>
          <w:tcPr>
            <w:tcW w:w="1890" w:type="dxa"/>
          </w:tcPr>
          <w:p w14:paraId="6A4C749F" w14:textId="77777777" w:rsidR="00615D7A" w:rsidRPr="00E33D85" w:rsidRDefault="00615D7A" w:rsidP="0041045A">
            <w:pPr>
              <w:rPr>
                <w:b/>
              </w:rPr>
            </w:pPr>
            <w:r w:rsidRPr="00E33D85">
              <w:rPr>
                <w:b/>
              </w:rPr>
              <w:t>IPAddress</w:t>
            </w:r>
          </w:p>
        </w:tc>
        <w:tc>
          <w:tcPr>
            <w:tcW w:w="6390" w:type="dxa"/>
          </w:tcPr>
          <w:p w14:paraId="1222D6C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2AB06FE3" w14:textId="77777777" w:rsidTr="0041045A">
        <w:tc>
          <w:tcPr>
            <w:tcW w:w="1890" w:type="dxa"/>
          </w:tcPr>
          <w:p w14:paraId="64CA5B3E" w14:textId="77777777" w:rsidR="00615D7A" w:rsidRPr="00E33D85" w:rsidRDefault="00615D7A" w:rsidP="0041045A">
            <w:pPr>
              <w:rPr>
                <w:b/>
              </w:rPr>
            </w:pPr>
            <w:r w:rsidRPr="00E33D85">
              <w:rPr>
                <w:b/>
              </w:rPr>
              <w:t>encryptedPaymentData</w:t>
            </w:r>
          </w:p>
        </w:tc>
        <w:tc>
          <w:tcPr>
            <w:tcW w:w="6390" w:type="dxa"/>
          </w:tcPr>
          <w:p w14:paraId="421B4199"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4DC1211E" w14:textId="77777777" w:rsidR="00615D7A" w:rsidRPr="00E33D85" w:rsidRDefault="00615D7A" w:rsidP="00615D7A">
      <w:pPr>
        <w:pStyle w:val="ListParagraph"/>
      </w:pPr>
    </w:p>
    <w:p w14:paraId="05206AF2" w14:textId="77777777"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Network Token is available</w:t>
      </w:r>
    </w:p>
    <w:p w14:paraId="47B380BC" w14:textId="77777777" w:rsidR="00615D7A" w:rsidRDefault="00615D7A" w:rsidP="00615D7A">
      <w:pPr>
        <w:pStyle w:val="ListParagraph"/>
      </w:pPr>
      <w:r w:rsidRPr="002C127E">
        <w:rPr>
          <w:b/>
        </w:rPr>
        <w:t>MobilePaymentFacade.MobilePaymentAuthRequest</w:t>
      </w:r>
      <w:r>
        <w:t>(jsonParam)</w:t>
      </w:r>
    </w:p>
    <w:p w14:paraId="4C5E7653" w14:textId="77777777" w:rsidR="00615D7A" w:rsidRPr="00E33D85" w:rsidRDefault="00615D7A" w:rsidP="00615D7A">
      <w:pPr>
        <w:pStyle w:val="ListParagraph"/>
      </w:pPr>
      <w:r w:rsidRPr="00CE7380">
        <w:lastRenderedPageBreak/>
        <w:t>jsonParam will contain</w:t>
      </w:r>
      <w:r w:rsidRPr="00E33D85">
        <w:t>billTo, shipTo, purchaseObject, items, orderNo : String, IPAddress : String, cryptogram, networkToken,</w:t>
      </w:r>
      <w:r>
        <w:t xml:space="preserve"> t</w:t>
      </w:r>
      <w:r w:rsidRPr="00E33D85">
        <w: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27C41780" w14:textId="77777777" w:rsidTr="0041045A">
        <w:tc>
          <w:tcPr>
            <w:tcW w:w="1890" w:type="dxa"/>
            <w:shd w:val="clear" w:color="auto" w:fill="BFBFBF" w:themeFill="background1" w:themeFillShade="BF"/>
          </w:tcPr>
          <w:p w14:paraId="5EEE39AC"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74276E6C" w14:textId="77777777" w:rsidR="00615D7A" w:rsidRPr="00E33D85" w:rsidRDefault="00615D7A" w:rsidP="0041045A">
            <w:pPr>
              <w:rPr>
                <w:b/>
              </w:rPr>
            </w:pPr>
            <w:r w:rsidRPr="00E33D85">
              <w:rPr>
                <w:b/>
              </w:rPr>
              <w:t>Type</w:t>
            </w:r>
          </w:p>
        </w:tc>
      </w:tr>
      <w:tr w:rsidR="00615D7A" w:rsidRPr="00E33D85" w14:paraId="7E659AF6" w14:textId="77777777" w:rsidTr="0041045A">
        <w:tc>
          <w:tcPr>
            <w:tcW w:w="1890" w:type="dxa"/>
          </w:tcPr>
          <w:p w14:paraId="28C6637E" w14:textId="77777777" w:rsidR="00615D7A" w:rsidRPr="00E33D85" w:rsidRDefault="00615D7A" w:rsidP="0041045A">
            <w:pPr>
              <w:jc w:val="both"/>
              <w:rPr>
                <w:b/>
                <w:color w:val="000000"/>
              </w:rPr>
            </w:pPr>
            <w:r w:rsidRPr="00E33D85">
              <w:rPr>
                <w:b/>
              </w:rPr>
              <w:t>billTo</w:t>
            </w:r>
          </w:p>
        </w:tc>
        <w:tc>
          <w:tcPr>
            <w:tcW w:w="6390" w:type="dxa"/>
          </w:tcPr>
          <w:p w14:paraId="5DE39204" w14:textId="77777777" w:rsidR="00615D7A" w:rsidRPr="00E33D85" w:rsidRDefault="00615D7A" w:rsidP="0041045A">
            <w:pPr>
              <w:jc w:val="both"/>
              <w:rPr>
                <w:color w:val="000000"/>
              </w:rPr>
            </w:pPr>
            <w:r w:rsidRPr="00E33D85">
              <w:rPr>
                <w:color w:val="000000"/>
              </w:rPr>
              <w:t>Cybersource_BillTo_Object</w:t>
            </w:r>
          </w:p>
        </w:tc>
      </w:tr>
      <w:tr w:rsidR="00615D7A" w:rsidRPr="00E33D85" w14:paraId="7AEE1619" w14:textId="77777777" w:rsidTr="0041045A">
        <w:tc>
          <w:tcPr>
            <w:tcW w:w="1890" w:type="dxa"/>
          </w:tcPr>
          <w:p w14:paraId="1AF6C4B5" w14:textId="77777777" w:rsidR="00615D7A" w:rsidRPr="00E33D85" w:rsidRDefault="00615D7A" w:rsidP="0041045A">
            <w:pPr>
              <w:rPr>
                <w:b/>
              </w:rPr>
            </w:pPr>
            <w:r w:rsidRPr="00E33D85">
              <w:rPr>
                <w:b/>
              </w:rPr>
              <w:t>shipTo</w:t>
            </w:r>
          </w:p>
        </w:tc>
        <w:tc>
          <w:tcPr>
            <w:tcW w:w="6390" w:type="dxa"/>
          </w:tcPr>
          <w:p w14:paraId="07E5189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46DE0058" w14:textId="77777777" w:rsidTr="0041045A">
        <w:tc>
          <w:tcPr>
            <w:tcW w:w="1890" w:type="dxa"/>
          </w:tcPr>
          <w:p w14:paraId="1AD2BFD6" w14:textId="77777777" w:rsidR="00615D7A" w:rsidRPr="00E33D85" w:rsidRDefault="00615D7A" w:rsidP="0041045A">
            <w:pPr>
              <w:rPr>
                <w:b/>
              </w:rPr>
            </w:pPr>
            <w:r w:rsidRPr="00E33D85">
              <w:rPr>
                <w:b/>
              </w:rPr>
              <w:t>purchaseObject</w:t>
            </w:r>
          </w:p>
        </w:tc>
        <w:tc>
          <w:tcPr>
            <w:tcW w:w="6390" w:type="dxa"/>
          </w:tcPr>
          <w:p w14:paraId="221626D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4A4A87C6" w14:textId="77777777" w:rsidTr="0041045A">
        <w:tc>
          <w:tcPr>
            <w:tcW w:w="1890" w:type="dxa"/>
          </w:tcPr>
          <w:p w14:paraId="4DC006CF" w14:textId="77777777" w:rsidR="00615D7A" w:rsidRPr="00E33D85" w:rsidRDefault="00615D7A" w:rsidP="0041045A">
            <w:pPr>
              <w:rPr>
                <w:b/>
              </w:rPr>
            </w:pPr>
            <w:r w:rsidRPr="00E33D85">
              <w:rPr>
                <w:b/>
              </w:rPr>
              <w:t>Items</w:t>
            </w:r>
          </w:p>
        </w:tc>
        <w:tc>
          <w:tcPr>
            <w:tcW w:w="6390" w:type="dxa"/>
          </w:tcPr>
          <w:p w14:paraId="5AD2210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49109962" w14:textId="77777777" w:rsidTr="0041045A">
        <w:tc>
          <w:tcPr>
            <w:tcW w:w="1890" w:type="dxa"/>
          </w:tcPr>
          <w:p w14:paraId="28479C89"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5E4CF2E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78AAFB3" w14:textId="77777777" w:rsidTr="0041045A">
        <w:tc>
          <w:tcPr>
            <w:tcW w:w="1890" w:type="dxa"/>
          </w:tcPr>
          <w:p w14:paraId="1CD92749" w14:textId="77777777" w:rsidR="00615D7A" w:rsidRPr="00E33D85" w:rsidRDefault="00615D7A" w:rsidP="0041045A">
            <w:pPr>
              <w:rPr>
                <w:b/>
              </w:rPr>
            </w:pPr>
            <w:r w:rsidRPr="00E33D85">
              <w:rPr>
                <w:b/>
              </w:rPr>
              <w:t>IPAddress</w:t>
            </w:r>
          </w:p>
        </w:tc>
        <w:tc>
          <w:tcPr>
            <w:tcW w:w="6390" w:type="dxa"/>
          </w:tcPr>
          <w:p w14:paraId="51C4D77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45A8F6A7" w14:textId="77777777" w:rsidTr="0041045A">
        <w:tc>
          <w:tcPr>
            <w:tcW w:w="1890" w:type="dxa"/>
          </w:tcPr>
          <w:p w14:paraId="6E8313BB" w14:textId="77777777" w:rsidR="00615D7A" w:rsidRPr="00E33D85" w:rsidRDefault="00615D7A" w:rsidP="0041045A">
            <w:pPr>
              <w:rPr>
                <w:b/>
              </w:rPr>
            </w:pPr>
            <w:r w:rsidRPr="00E33D85">
              <w:rPr>
                <w:b/>
              </w:rPr>
              <w:t>Cryptogram</w:t>
            </w:r>
          </w:p>
        </w:tc>
        <w:tc>
          <w:tcPr>
            <w:tcW w:w="6390" w:type="dxa"/>
          </w:tcPr>
          <w:p w14:paraId="3598E57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46AD7DE9" w14:textId="77777777" w:rsidTr="0041045A">
        <w:tc>
          <w:tcPr>
            <w:tcW w:w="1890" w:type="dxa"/>
          </w:tcPr>
          <w:p w14:paraId="7E0B4360" w14:textId="77777777" w:rsidR="00615D7A" w:rsidRPr="00E33D85" w:rsidRDefault="00615D7A" w:rsidP="0041045A">
            <w:pPr>
              <w:rPr>
                <w:b/>
              </w:rPr>
            </w:pPr>
            <w:r w:rsidRPr="00E33D85">
              <w:rPr>
                <w:b/>
              </w:rPr>
              <w:t>networkToken</w:t>
            </w:r>
          </w:p>
        </w:tc>
        <w:tc>
          <w:tcPr>
            <w:tcW w:w="6390" w:type="dxa"/>
          </w:tcPr>
          <w:p w14:paraId="1124AA7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334B987B" w14:textId="77777777" w:rsidTr="0041045A">
        <w:tc>
          <w:tcPr>
            <w:tcW w:w="1890" w:type="dxa"/>
          </w:tcPr>
          <w:p w14:paraId="08C44132" w14:textId="77777777" w:rsidR="00615D7A" w:rsidRPr="00E33D85" w:rsidRDefault="00615D7A" w:rsidP="0041045A">
            <w:pPr>
              <w:rPr>
                <w:b/>
              </w:rPr>
            </w:pPr>
            <w:r w:rsidRPr="00E33D85">
              <w:rPr>
                <w:b/>
              </w:rPr>
              <w:t>tokenExpirationMonth</w:t>
            </w:r>
          </w:p>
        </w:tc>
        <w:tc>
          <w:tcPr>
            <w:tcW w:w="6390" w:type="dxa"/>
          </w:tcPr>
          <w:p w14:paraId="6C05BDB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3B7DD58" w14:textId="77777777" w:rsidTr="0041045A">
        <w:tc>
          <w:tcPr>
            <w:tcW w:w="1890" w:type="dxa"/>
          </w:tcPr>
          <w:p w14:paraId="76256459" w14:textId="77777777" w:rsidR="00615D7A" w:rsidRPr="00E33D85" w:rsidRDefault="00615D7A" w:rsidP="0041045A">
            <w:pPr>
              <w:rPr>
                <w:b/>
              </w:rPr>
            </w:pPr>
            <w:r w:rsidRPr="00E33D85">
              <w:rPr>
                <w:b/>
              </w:rPr>
              <w:t>tokenExpirationYear</w:t>
            </w:r>
          </w:p>
        </w:tc>
        <w:tc>
          <w:tcPr>
            <w:tcW w:w="6390" w:type="dxa"/>
          </w:tcPr>
          <w:p w14:paraId="138796FB"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9F0B4A4" w14:textId="77777777" w:rsidTr="0041045A">
        <w:tc>
          <w:tcPr>
            <w:tcW w:w="1890" w:type="dxa"/>
          </w:tcPr>
          <w:p w14:paraId="4FB361B8" w14:textId="77777777" w:rsidR="00615D7A" w:rsidRPr="00E33D85" w:rsidRDefault="00615D7A" w:rsidP="0041045A">
            <w:pPr>
              <w:rPr>
                <w:b/>
              </w:rPr>
            </w:pPr>
            <w:r w:rsidRPr="00E33D85">
              <w:rPr>
                <w:b/>
              </w:rPr>
              <w:t>cardType</w:t>
            </w:r>
          </w:p>
        </w:tc>
        <w:tc>
          <w:tcPr>
            <w:tcW w:w="6390" w:type="dxa"/>
          </w:tcPr>
          <w:p w14:paraId="2FB8A72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024EE9FF" w14:textId="77777777" w:rsidR="00615D7A" w:rsidRPr="00E33D85" w:rsidRDefault="00615D7A" w:rsidP="00615D7A">
      <w:pPr>
        <w:pStyle w:val="ListParagraph"/>
      </w:pPr>
    </w:p>
    <w:p w14:paraId="28739D20" w14:textId="77777777" w:rsidR="00615D7A" w:rsidRPr="00E33D85" w:rsidRDefault="00615D7A" w:rsidP="007D5AFD">
      <w:pPr>
        <w:pStyle w:val="ListParagraph"/>
        <w:numPr>
          <w:ilvl w:val="0"/>
          <w:numId w:val="51"/>
        </w:numPr>
      </w:pPr>
      <w:r w:rsidRPr="00E33D85">
        <w:t>This function called to update the payment instrument with the service response</w:t>
      </w:r>
    </w:p>
    <w:p w14:paraId="765FA506" w14:textId="77777777"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14:paraId="6551FEAE" w14:textId="77777777" w:rsidTr="0041045A">
        <w:tc>
          <w:tcPr>
            <w:tcW w:w="1890" w:type="dxa"/>
            <w:shd w:val="clear" w:color="auto" w:fill="BFBFBF" w:themeFill="background1" w:themeFillShade="BF"/>
          </w:tcPr>
          <w:p w14:paraId="4E4AC433" w14:textId="77777777" w:rsidR="00615D7A" w:rsidRPr="00E33D85" w:rsidRDefault="00615D7A" w:rsidP="0041045A">
            <w:pPr>
              <w:rPr>
                <w:b/>
              </w:rPr>
            </w:pPr>
            <w:r w:rsidRPr="00E33D85">
              <w:rPr>
                <w:b/>
              </w:rPr>
              <w:t>Parameter</w:t>
            </w:r>
          </w:p>
        </w:tc>
        <w:tc>
          <w:tcPr>
            <w:tcW w:w="6030" w:type="dxa"/>
            <w:shd w:val="clear" w:color="auto" w:fill="BFBFBF" w:themeFill="background1" w:themeFillShade="BF"/>
          </w:tcPr>
          <w:p w14:paraId="2555BD75" w14:textId="77777777" w:rsidR="00615D7A" w:rsidRPr="00E33D85" w:rsidRDefault="00615D7A" w:rsidP="0041045A">
            <w:pPr>
              <w:rPr>
                <w:b/>
              </w:rPr>
            </w:pPr>
            <w:r w:rsidRPr="00E33D85">
              <w:rPr>
                <w:b/>
              </w:rPr>
              <w:t>Type</w:t>
            </w:r>
          </w:p>
        </w:tc>
      </w:tr>
      <w:tr w:rsidR="00615D7A" w:rsidRPr="00E33D85" w14:paraId="35CB420D" w14:textId="77777777" w:rsidTr="0041045A">
        <w:tc>
          <w:tcPr>
            <w:tcW w:w="1890" w:type="dxa"/>
          </w:tcPr>
          <w:p w14:paraId="15A43680" w14:textId="77777777" w:rsidR="00615D7A" w:rsidRPr="00E33D85" w:rsidRDefault="00615D7A" w:rsidP="0041045A">
            <w:pPr>
              <w:jc w:val="both"/>
              <w:rPr>
                <w:b/>
                <w:color w:val="000000"/>
              </w:rPr>
            </w:pPr>
            <w:r w:rsidRPr="00E33D85">
              <w:rPr>
                <w:b/>
              </w:rPr>
              <w:t>paymentInstrument</w:t>
            </w:r>
          </w:p>
        </w:tc>
        <w:tc>
          <w:tcPr>
            <w:tcW w:w="6030" w:type="dxa"/>
          </w:tcPr>
          <w:p w14:paraId="57CB8572" w14:textId="77777777" w:rsidR="00615D7A" w:rsidRPr="00E33D85" w:rsidRDefault="00615D7A" w:rsidP="0041045A">
            <w:pPr>
              <w:jc w:val="both"/>
              <w:rPr>
                <w:color w:val="000000"/>
              </w:rPr>
            </w:pPr>
            <w:r w:rsidRPr="00E33D85">
              <w:t>dw.order.PaymentInstrument</w:t>
            </w:r>
          </w:p>
        </w:tc>
      </w:tr>
      <w:tr w:rsidR="00615D7A" w:rsidRPr="00E33D85" w14:paraId="7E12C9BC" w14:textId="77777777" w:rsidTr="0041045A">
        <w:tc>
          <w:tcPr>
            <w:tcW w:w="1890" w:type="dxa"/>
          </w:tcPr>
          <w:p w14:paraId="51B1CC2E" w14:textId="77777777" w:rsidR="00615D7A" w:rsidRPr="00E33D85" w:rsidRDefault="00615D7A" w:rsidP="0041045A">
            <w:pPr>
              <w:rPr>
                <w:rFonts w:eastAsia="Arial Unicode MS" w:cs="Arial Unicode MS"/>
                <w:b/>
                <w:color w:val="000000"/>
              </w:rPr>
            </w:pPr>
            <w:r w:rsidRPr="00E33D85">
              <w:rPr>
                <w:b/>
              </w:rPr>
              <w:t>ServiceResponseObject</w:t>
            </w:r>
          </w:p>
        </w:tc>
        <w:tc>
          <w:tcPr>
            <w:tcW w:w="6030" w:type="dxa"/>
          </w:tcPr>
          <w:p w14:paraId="2CF2EA49"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31D21B9F" w14:textId="77777777" w:rsidR="00615D7A" w:rsidRPr="00E33D85" w:rsidRDefault="00615D7A" w:rsidP="00615D7A">
      <w:pPr>
        <w:pStyle w:val="ListParagraph"/>
      </w:pPr>
    </w:p>
    <w:p w14:paraId="647A7302" w14:textId="77777777"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14:paraId="489B022C" w14:textId="77777777" w:rsidR="00615D7A" w:rsidRPr="00E33D85" w:rsidRDefault="00615D7A" w:rsidP="005C1822">
      <w:pPr>
        <w:pStyle w:val="BodyText"/>
      </w:pPr>
    </w:p>
    <w:p w14:paraId="7DAF21C8" w14:textId="25E57A4E" w:rsidR="00615D7A" w:rsidRPr="00E33D85" w:rsidRDefault="000B6A3D" w:rsidP="00615D7A">
      <w:pPr>
        <w:pStyle w:val="Heading3"/>
        <w:rPr>
          <w:rFonts w:asciiTheme="minorHAnsi" w:hAnsiTheme="minorHAnsi"/>
          <w:b w:val="0"/>
        </w:rPr>
      </w:pPr>
      <w:bookmarkStart w:id="1789" w:name="_Toc492046235"/>
      <w:r w:rsidRPr="00E33D85">
        <w:rPr>
          <w:rFonts w:asciiTheme="minorHAnsi" w:hAnsiTheme="minorHAnsi"/>
        </w:rPr>
        <w:lastRenderedPageBreak/>
        <w:t>A</w:t>
      </w:r>
      <w:r>
        <w:rPr>
          <w:rFonts w:asciiTheme="minorHAnsi" w:hAnsiTheme="minorHAnsi"/>
        </w:rPr>
        <w:t>ndroid</w:t>
      </w:r>
      <w:r w:rsidRPr="00E33D85">
        <w:rPr>
          <w:rFonts w:asciiTheme="minorHAnsi" w:hAnsiTheme="minorHAnsi"/>
        </w:rPr>
        <w:t xml:space="preserve"> Pay</w:t>
      </w:r>
      <w:r w:rsidR="00615D7A" w:rsidRPr="00E33D85">
        <w:rPr>
          <w:rFonts w:asciiTheme="minorHAnsi" w:hAnsiTheme="minorHAnsi"/>
        </w:rPr>
        <w:t xml:space="preserve"> REST Interface Integration ways with Device/APP</w:t>
      </w:r>
      <w:bookmarkEnd w:id="1789"/>
    </w:p>
    <w:p w14:paraId="42AFE0A7" w14:textId="77777777" w:rsidR="00615D7A" w:rsidRPr="00E33D85" w:rsidRDefault="00615D7A" w:rsidP="00615D7A">
      <w:r w:rsidRPr="00E33D85">
        <w:t>The Interface prepared as part of the document is for testing purpose, during rea</w:t>
      </w:r>
      <w:r>
        <w:t xml:space="preserve">l-time checkout journey of </w:t>
      </w:r>
      <w:r w:rsidR="000B6A3D">
        <w:t>Android</w:t>
      </w:r>
      <w:r w:rsidR="000B6A3D" w:rsidRPr="00E33D85">
        <w:t xml:space="preserve"> Pay</w:t>
      </w:r>
      <w:r w:rsidRPr="00E33D85">
        <w:t xml:space="preserve">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14:paraId="704A4F31" w14:textId="77777777" w:rsidR="00615D7A" w:rsidRPr="00E33D85" w:rsidRDefault="00615D7A" w:rsidP="007D5AFD">
      <w:pPr>
        <w:pStyle w:val="ListParagraph"/>
        <w:numPr>
          <w:ilvl w:val="0"/>
          <w:numId w:val="49"/>
        </w:numPr>
      </w:pPr>
      <w:r w:rsidRPr="00E33D85">
        <w:t xml:space="preserve">Device or App have code written for checkout journey where user opted for </w:t>
      </w:r>
      <w:r w:rsidR="000B6A3D">
        <w:t>Android</w:t>
      </w:r>
      <w:r w:rsidR="000B6A3D" w:rsidRPr="00E33D85">
        <w:t xml:space="preserve"> Pay</w:t>
      </w:r>
    </w:p>
    <w:p w14:paraId="6DCCF38C" w14:textId="77777777" w:rsidR="00615D7A" w:rsidRPr="00E33D85" w:rsidRDefault="000B6A3D" w:rsidP="007D5AFD">
      <w:pPr>
        <w:pStyle w:val="ListParagraph"/>
        <w:numPr>
          <w:ilvl w:val="0"/>
          <w:numId w:val="49"/>
        </w:numPr>
      </w:pPr>
      <w:r>
        <w:t>Android</w:t>
      </w:r>
      <w:r w:rsidRPr="00E33D85">
        <w:t xml:space="preserve"> Pay</w:t>
      </w:r>
      <w:r w:rsidR="00615D7A" w:rsidRPr="00E33D85">
        <w:t xml:space="preserve"> to provide response either Payload or NetworkToken related data</w:t>
      </w:r>
    </w:p>
    <w:p w14:paraId="6AA83FA9" w14:textId="77777777"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14:paraId="539F35B2" w14:textId="77777777" w:rsidR="00615D7A" w:rsidRPr="00E33D85" w:rsidRDefault="00615D7A" w:rsidP="00615D7A">
      <w:pPr>
        <w:pStyle w:val="Heading4"/>
        <w:rPr>
          <w:rFonts w:asciiTheme="minorHAnsi" w:hAnsiTheme="minorHAnsi"/>
        </w:rPr>
      </w:pPr>
      <w:r>
        <w:rPr>
          <w:rFonts w:asciiTheme="minorHAnsi" w:hAnsiTheme="minorHAnsi"/>
        </w:rPr>
        <w:t xml:space="preserve">Interface AS </w:t>
      </w:r>
      <w:r w:rsidRPr="00E33D85">
        <w:rPr>
          <w:rFonts w:asciiTheme="minorHAnsi" w:hAnsiTheme="minorHAnsi"/>
        </w:rPr>
        <w:t>Service</w:t>
      </w:r>
    </w:p>
    <w:p w14:paraId="1DDBDECF" w14:textId="77777777" w:rsidR="00615D7A" w:rsidRPr="00E33D85" w:rsidRDefault="00615D7A" w:rsidP="00231B25">
      <w:pPr>
        <w:pStyle w:val="ListParagraph"/>
        <w:numPr>
          <w:ilvl w:val="0"/>
          <w:numId w:val="65"/>
        </w:numPr>
      </w:pPr>
      <w:r>
        <w:t xml:space="preserve">Using “Interface AS </w:t>
      </w:r>
      <w:r w:rsidRPr="00E33D85">
        <w:t>Service” has limitation that merchant site MUST disable “Limit Storefront Order” setting</w:t>
      </w:r>
    </w:p>
    <w:p w14:paraId="16FF6951" w14:textId="77777777" w:rsidR="00615D7A" w:rsidRPr="00E33D85" w:rsidRDefault="00615D7A" w:rsidP="00231B25">
      <w:pPr>
        <w:pStyle w:val="ListParagraph"/>
        <w:numPr>
          <w:ilvl w:val="0"/>
          <w:numId w:val="65"/>
        </w:numPr>
      </w:pPr>
      <w:r w:rsidRPr="00E33D85">
        <w:t>Register interface in service initialization script file say “SoapServiceInit.ds”</w:t>
      </w:r>
    </w:p>
    <w:p w14:paraId="5F781227" w14:textId="77777777" w:rsidR="00615D7A" w:rsidRPr="00E33D85" w:rsidRDefault="00615D7A" w:rsidP="00231B25">
      <w:pPr>
        <w:pStyle w:val="ListParagraph"/>
        <w:numPr>
          <w:ilvl w:val="0"/>
          <w:numId w:val="65"/>
        </w:numPr>
      </w:pPr>
      <w:r w:rsidRPr="00E33D85">
        <w:t>Define above service end point as merchant site URL for “C</w:t>
      </w:r>
      <w:r>
        <w:t>YBAndroid</w:t>
      </w:r>
      <w:r w:rsidRPr="00E33D85">
        <w:t>Pay -Authorize” in BM service configurations</w:t>
      </w:r>
    </w:p>
    <w:p w14:paraId="1C5D582F" w14:textId="77777777" w:rsidR="00615D7A" w:rsidRPr="00E33D85" w:rsidRDefault="00615D7A" w:rsidP="00231B25">
      <w:pPr>
        <w:pStyle w:val="ListParagraph"/>
        <w:numPr>
          <w:ilvl w:val="0"/>
          <w:numId w:val="65"/>
        </w:numPr>
      </w:pPr>
      <w:r w:rsidRPr="00E33D85">
        <w:t>Define user/password to be picked from site preferences “</w:t>
      </w:r>
      <w:r>
        <w:t>cybAndroidPayInterfaceUser</w:t>
      </w:r>
      <w:r w:rsidRPr="00E33D85">
        <w:t>”, “</w:t>
      </w:r>
      <w:r>
        <w:t>cybAndroidPayInterfacePassword</w:t>
      </w:r>
      <w:r w:rsidRPr="00E33D85">
        <w:t>” in service initialization script file say “SoapServiceInit.ds”</w:t>
      </w:r>
    </w:p>
    <w:p w14:paraId="440CB9C6" w14:textId="77777777" w:rsidR="00615D7A" w:rsidRPr="00E33D85" w:rsidRDefault="00615D7A" w:rsidP="00231B25">
      <w:pPr>
        <w:pStyle w:val="ListParagraph"/>
        <w:numPr>
          <w:ilvl w:val="0"/>
          <w:numId w:val="65"/>
        </w:numPr>
      </w:pPr>
      <w:r w:rsidRPr="00E33D85">
        <w:t>The Hook script file having OCAPI hook defined invoke service endpoint by passing required JSON input. (The JSON Input format defined in appropriate REST Interface section above in the document.)</w:t>
      </w:r>
    </w:p>
    <w:p w14:paraId="373FAB56" w14:textId="77777777" w:rsidR="00615D7A" w:rsidRPr="00E33D85" w:rsidRDefault="00615D7A" w:rsidP="00231B25">
      <w:pPr>
        <w:pStyle w:val="ListParagraph"/>
        <w:numPr>
          <w:ilvl w:val="0"/>
          <w:numId w:val="65"/>
        </w:numPr>
      </w:pPr>
      <w:r w:rsidRPr="00E33D85">
        <w:t>Interpret the response received and display thank you page on success and order failure page on failure</w:t>
      </w:r>
    </w:p>
    <w:p w14:paraId="209CC3E2" w14:textId="77777777" w:rsidR="00615D7A" w:rsidRPr="00E33D85" w:rsidRDefault="00615D7A" w:rsidP="00615D7A">
      <w:pPr>
        <w:pStyle w:val="Heading4"/>
        <w:rPr>
          <w:rFonts w:asciiTheme="minorHAnsi" w:hAnsiTheme="minorHAnsi"/>
        </w:rPr>
      </w:pPr>
      <w:r w:rsidRPr="00E33D85">
        <w:rPr>
          <w:rFonts w:asciiTheme="minorHAnsi" w:hAnsiTheme="minorHAnsi"/>
        </w:rPr>
        <w:t>Interface Direct Functions [when basket or order available]</w:t>
      </w:r>
    </w:p>
    <w:p w14:paraId="39136D13" w14:textId="77777777"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14:paraId="394C3FAE" w14:textId="77777777"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validate inputs are valid. </w:t>
      </w:r>
    </w:p>
    <w:p w14:paraId="3D33BE84" w14:textId="77777777"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14:paraId="0520B2A9" w14:textId="77777777" w:rsidR="00615D7A" w:rsidRDefault="00615D7A" w:rsidP="00615D7A">
      <w:pPr>
        <w:pStyle w:val="ListParagraph"/>
      </w:pPr>
      <w:r w:rsidRPr="002C127E">
        <w:rPr>
          <w:b/>
        </w:rPr>
        <w:t>MobilePaymentFacade. MobilePaymentAuthRequest</w:t>
      </w:r>
      <w:r w:rsidRPr="00E33D85">
        <w:t xml:space="preserve"> (</w:t>
      </w:r>
      <w:r>
        <w:t>JSONParams</w:t>
      </w:r>
      <w:r w:rsidRPr="00E33D85">
        <w:t>)</w:t>
      </w:r>
      <w:r>
        <w:t xml:space="preserve">. </w:t>
      </w:r>
    </w:p>
    <w:p w14:paraId="5272B5AA" w14:textId="77777777" w:rsidR="00615D7A" w:rsidRPr="00E33D85" w:rsidRDefault="00615D7A" w:rsidP="00615D7A">
      <w:pPr>
        <w:pStyle w:val="ListParagraph"/>
      </w:pPr>
      <w:r>
        <w:t>JSONParam will contains dw.order.LineItemCtnr, orderNo , IPAddress</w:t>
      </w:r>
      <w:r w:rsidRPr="00E33D85">
        <w:t>, encryptedPaymentData</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1B79F4EF" w14:textId="77777777" w:rsidTr="0041045A">
        <w:tc>
          <w:tcPr>
            <w:tcW w:w="2610" w:type="dxa"/>
            <w:shd w:val="clear" w:color="auto" w:fill="BFBFBF" w:themeFill="background1" w:themeFillShade="BF"/>
          </w:tcPr>
          <w:p w14:paraId="15B02469"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217187F8" w14:textId="77777777" w:rsidR="00615D7A" w:rsidRPr="00E33D85" w:rsidRDefault="00615D7A" w:rsidP="0041045A">
            <w:pPr>
              <w:rPr>
                <w:b/>
              </w:rPr>
            </w:pPr>
            <w:r w:rsidRPr="00E33D85">
              <w:rPr>
                <w:b/>
              </w:rPr>
              <w:t>Type</w:t>
            </w:r>
          </w:p>
        </w:tc>
      </w:tr>
      <w:tr w:rsidR="00615D7A" w:rsidRPr="00E33D85" w14:paraId="45C687E8" w14:textId="77777777" w:rsidTr="0041045A">
        <w:tc>
          <w:tcPr>
            <w:tcW w:w="2610" w:type="dxa"/>
          </w:tcPr>
          <w:p w14:paraId="30B64560" w14:textId="77777777" w:rsidR="00615D7A" w:rsidRPr="00E33D85" w:rsidRDefault="00615D7A" w:rsidP="0041045A">
            <w:pPr>
              <w:jc w:val="both"/>
              <w:rPr>
                <w:b/>
                <w:color w:val="000000"/>
              </w:rPr>
            </w:pPr>
            <w:r w:rsidRPr="00E33D85">
              <w:rPr>
                <w:b/>
              </w:rPr>
              <w:t>lineItemCtnr</w:t>
            </w:r>
          </w:p>
        </w:tc>
        <w:tc>
          <w:tcPr>
            <w:tcW w:w="5580" w:type="dxa"/>
          </w:tcPr>
          <w:p w14:paraId="5B903177" w14:textId="77777777" w:rsidR="00615D7A" w:rsidRPr="00E33D85" w:rsidRDefault="00615D7A" w:rsidP="0041045A">
            <w:pPr>
              <w:jc w:val="both"/>
              <w:rPr>
                <w:color w:val="000000"/>
              </w:rPr>
            </w:pPr>
            <w:r w:rsidRPr="00E33D85">
              <w:t>dw.order.LineItemCtnr</w:t>
            </w:r>
          </w:p>
        </w:tc>
      </w:tr>
      <w:tr w:rsidR="00615D7A" w:rsidRPr="00E33D85" w14:paraId="67EB3810" w14:textId="77777777" w:rsidTr="0041045A">
        <w:tc>
          <w:tcPr>
            <w:tcW w:w="2610" w:type="dxa"/>
          </w:tcPr>
          <w:p w14:paraId="6C58BBC6"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23289BBC"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878AE9D" w14:textId="77777777" w:rsidTr="0041045A">
        <w:tc>
          <w:tcPr>
            <w:tcW w:w="2610" w:type="dxa"/>
          </w:tcPr>
          <w:p w14:paraId="45D2A391" w14:textId="77777777" w:rsidR="00615D7A" w:rsidRPr="00E33D85" w:rsidRDefault="00615D7A" w:rsidP="0041045A">
            <w:pPr>
              <w:rPr>
                <w:b/>
              </w:rPr>
            </w:pPr>
            <w:r w:rsidRPr="00E33D85">
              <w:rPr>
                <w:b/>
              </w:rPr>
              <w:t>IPAddress</w:t>
            </w:r>
          </w:p>
        </w:tc>
        <w:tc>
          <w:tcPr>
            <w:tcW w:w="5580" w:type="dxa"/>
          </w:tcPr>
          <w:p w14:paraId="3CD9BEC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AB68CBD" w14:textId="77777777" w:rsidTr="0041045A">
        <w:tc>
          <w:tcPr>
            <w:tcW w:w="2610" w:type="dxa"/>
          </w:tcPr>
          <w:p w14:paraId="18CF7A1B" w14:textId="77777777" w:rsidR="00615D7A" w:rsidRPr="00E33D85" w:rsidRDefault="00615D7A" w:rsidP="0041045A">
            <w:pPr>
              <w:rPr>
                <w:b/>
              </w:rPr>
            </w:pPr>
            <w:r w:rsidRPr="00E33D85">
              <w:rPr>
                <w:b/>
              </w:rPr>
              <w:t>encryptedPaymentData</w:t>
            </w:r>
          </w:p>
        </w:tc>
        <w:tc>
          <w:tcPr>
            <w:tcW w:w="5580" w:type="dxa"/>
          </w:tcPr>
          <w:p w14:paraId="6A8C12B5"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6841E01C" w14:textId="77777777" w:rsidR="00615D7A" w:rsidRPr="00E33D85" w:rsidRDefault="00615D7A" w:rsidP="00615D7A">
      <w:pPr>
        <w:pStyle w:val="ListParagraph"/>
      </w:pPr>
    </w:p>
    <w:p w14:paraId="423F8DE1" w14:textId="77777777" w:rsidR="00615D7A" w:rsidRDefault="00615D7A" w:rsidP="00615D7A">
      <w:pPr>
        <w:pStyle w:val="ListParagraph"/>
      </w:pPr>
      <w:r w:rsidRPr="00E33D85">
        <w:t>The function “</w:t>
      </w:r>
      <w:r w:rsidRPr="002C127E">
        <w:rPr>
          <w:b/>
        </w:rPr>
        <w:t>MobilePaymentAuthRequest</w:t>
      </w:r>
      <w:r w:rsidRPr="00E33D85">
        <w:t xml:space="preserve">” is called when network token is available </w:t>
      </w:r>
      <w:r w:rsidRPr="002C127E">
        <w:rPr>
          <w:b/>
        </w:rPr>
        <w:t>MobilePaymentFacade. MobilePaymentAuthRequest</w:t>
      </w:r>
      <w:r w:rsidRPr="00E33D85">
        <w:t xml:space="preserve"> (</w:t>
      </w:r>
      <w:r w:rsidRPr="002C127E">
        <w:rPr>
          <w:b/>
        </w:rPr>
        <w:t>MobilePaymentAuthRequest</w:t>
      </w:r>
      <w:r w:rsidRPr="00E33D85">
        <w:t xml:space="preserve"> (</w:t>
      </w:r>
      <w:r>
        <w:t>JSONParams</w:t>
      </w:r>
      <w:r w:rsidRPr="00E33D85">
        <w:t>)</w:t>
      </w:r>
      <w:r>
        <w:t xml:space="preserve">. </w:t>
      </w:r>
    </w:p>
    <w:p w14:paraId="1B32C64F" w14:textId="77777777" w:rsidR="00615D7A" w:rsidRPr="00E33D85" w:rsidRDefault="00615D7A" w:rsidP="007D5AFD">
      <w:pPr>
        <w:pStyle w:val="ListParagraph"/>
        <w:numPr>
          <w:ilvl w:val="0"/>
          <w:numId w:val="52"/>
        </w:numPr>
      </w:pPr>
      <w:r>
        <w:t xml:space="preserve">JSONParam will contains </w:t>
      </w:r>
      <w:r w:rsidRPr="00E33D85">
        <w:t>lineItemCtnr : dw.order.LineItemCtnr, orderNo : String, IPAddress : String, cryptogram, networkToken, tokenExpirationMonth, tokenExpirationYear,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386CF4EF" w14:textId="77777777" w:rsidTr="0041045A">
        <w:tc>
          <w:tcPr>
            <w:tcW w:w="2610" w:type="dxa"/>
            <w:shd w:val="clear" w:color="auto" w:fill="BFBFBF" w:themeFill="background1" w:themeFillShade="BF"/>
          </w:tcPr>
          <w:p w14:paraId="05EE88D0"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2B034B50" w14:textId="77777777" w:rsidR="00615D7A" w:rsidRPr="00E33D85" w:rsidRDefault="00615D7A" w:rsidP="0041045A">
            <w:pPr>
              <w:rPr>
                <w:b/>
              </w:rPr>
            </w:pPr>
            <w:r w:rsidRPr="00E33D85">
              <w:rPr>
                <w:b/>
              </w:rPr>
              <w:t>Type</w:t>
            </w:r>
          </w:p>
        </w:tc>
      </w:tr>
      <w:tr w:rsidR="00615D7A" w:rsidRPr="00E33D85" w14:paraId="5FA647E5" w14:textId="77777777" w:rsidTr="0041045A">
        <w:tc>
          <w:tcPr>
            <w:tcW w:w="2610" w:type="dxa"/>
          </w:tcPr>
          <w:p w14:paraId="46FD497E" w14:textId="77777777" w:rsidR="00615D7A" w:rsidRPr="00E33D85" w:rsidRDefault="00615D7A" w:rsidP="0041045A">
            <w:pPr>
              <w:jc w:val="both"/>
              <w:rPr>
                <w:b/>
                <w:color w:val="000000"/>
              </w:rPr>
            </w:pPr>
            <w:r w:rsidRPr="00E33D85">
              <w:rPr>
                <w:b/>
              </w:rPr>
              <w:t>lineItemCtnr</w:t>
            </w:r>
          </w:p>
        </w:tc>
        <w:tc>
          <w:tcPr>
            <w:tcW w:w="5580" w:type="dxa"/>
          </w:tcPr>
          <w:p w14:paraId="7DF94A5A" w14:textId="77777777" w:rsidR="00615D7A" w:rsidRPr="00E33D85" w:rsidRDefault="00615D7A" w:rsidP="0041045A">
            <w:pPr>
              <w:jc w:val="both"/>
              <w:rPr>
                <w:color w:val="000000"/>
              </w:rPr>
            </w:pPr>
            <w:r w:rsidRPr="00E33D85">
              <w:t>dw.order.LineItemCtnr</w:t>
            </w:r>
          </w:p>
        </w:tc>
      </w:tr>
      <w:tr w:rsidR="00615D7A" w:rsidRPr="00E33D85" w14:paraId="399E97D8" w14:textId="77777777" w:rsidTr="0041045A">
        <w:tc>
          <w:tcPr>
            <w:tcW w:w="2610" w:type="dxa"/>
          </w:tcPr>
          <w:p w14:paraId="0920F6EF" w14:textId="77777777" w:rsidR="00615D7A" w:rsidRPr="00E33D85" w:rsidRDefault="00615D7A" w:rsidP="0041045A">
            <w:pPr>
              <w:rPr>
                <w:rFonts w:eastAsia="Arial Unicode MS" w:cs="Arial Unicode MS"/>
                <w:b/>
                <w:color w:val="000000"/>
              </w:rPr>
            </w:pPr>
            <w:r w:rsidRPr="00E33D85">
              <w:rPr>
                <w:b/>
              </w:rPr>
              <w:t>orderNo</w:t>
            </w:r>
          </w:p>
        </w:tc>
        <w:tc>
          <w:tcPr>
            <w:tcW w:w="5580" w:type="dxa"/>
          </w:tcPr>
          <w:p w14:paraId="50ADE10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2BC8BD4A" w14:textId="77777777" w:rsidTr="0041045A">
        <w:tc>
          <w:tcPr>
            <w:tcW w:w="2610" w:type="dxa"/>
          </w:tcPr>
          <w:p w14:paraId="14340C31" w14:textId="77777777" w:rsidR="00615D7A" w:rsidRPr="00E33D85" w:rsidRDefault="00615D7A" w:rsidP="0041045A">
            <w:pPr>
              <w:rPr>
                <w:b/>
              </w:rPr>
            </w:pPr>
            <w:r w:rsidRPr="00E33D85">
              <w:rPr>
                <w:b/>
              </w:rPr>
              <w:t>IPAddress</w:t>
            </w:r>
          </w:p>
        </w:tc>
        <w:tc>
          <w:tcPr>
            <w:tcW w:w="5580" w:type="dxa"/>
          </w:tcPr>
          <w:p w14:paraId="2BC47BA9"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207F0508" w14:textId="77777777" w:rsidTr="0041045A">
        <w:tc>
          <w:tcPr>
            <w:tcW w:w="2610" w:type="dxa"/>
          </w:tcPr>
          <w:p w14:paraId="4F1290E1" w14:textId="77777777" w:rsidR="00615D7A" w:rsidRPr="00E33D85" w:rsidRDefault="00615D7A" w:rsidP="0041045A">
            <w:pPr>
              <w:rPr>
                <w:b/>
              </w:rPr>
            </w:pPr>
            <w:r w:rsidRPr="00E33D85">
              <w:rPr>
                <w:b/>
              </w:rPr>
              <w:t>Cryptogram</w:t>
            </w:r>
          </w:p>
        </w:tc>
        <w:tc>
          <w:tcPr>
            <w:tcW w:w="5580" w:type="dxa"/>
          </w:tcPr>
          <w:p w14:paraId="164CEF2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0134A50" w14:textId="77777777" w:rsidTr="0041045A">
        <w:tc>
          <w:tcPr>
            <w:tcW w:w="2610" w:type="dxa"/>
          </w:tcPr>
          <w:p w14:paraId="43F0CC49" w14:textId="77777777" w:rsidR="00615D7A" w:rsidRPr="00E33D85" w:rsidRDefault="00615D7A" w:rsidP="0041045A">
            <w:pPr>
              <w:rPr>
                <w:b/>
              </w:rPr>
            </w:pPr>
            <w:r w:rsidRPr="00E33D85">
              <w:rPr>
                <w:b/>
              </w:rPr>
              <w:t>networkToken</w:t>
            </w:r>
          </w:p>
        </w:tc>
        <w:tc>
          <w:tcPr>
            <w:tcW w:w="5580" w:type="dxa"/>
          </w:tcPr>
          <w:p w14:paraId="07D9F83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77F09DA0" w14:textId="77777777" w:rsidTr="0041045A">
        <w:tc>
          <w:tcPr>
            <w:tcW w:w="2610" w:type="dxa"/>
          </w:tcPr>
          <w:p w14:paraId="0F16C917" w14:textId="77777777" w:rsidR="00615D7A" w:rsidRPr="00E33D85" w:rsidRDefault="00615D7A" w:rsidP="0041045A">
            <w:pPr>
              <w:rPr>
                <w:b/>
              </w:rPr>
            </w:pPr>
            <w:r w:rsidRPr="00E33D85">
              <w:rPr>
                <w:b/>
              </w:rPr>
              <w:t>tokenExpirationMonth</w:t>
            </w:r>
          </w:p>
        </w:tc>
        <w:tc>
          <w:tcPr>
            <w:tcW w:w="5580" w:type="dxa"/>
          </w:tcPr>
          <w:p w14:paraId="782D2BA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5DC28469" w14:textId="77777777" w:rsidTr="0041045A">
        <w:tc>
          <w:tcPr>
            <w:tcW w:w="2610" w:type="dxa"/>
          </w:tcPr>
          <w:p w14:paraId="64DBFBFB" w14:textId="77777777" w:rsidR="00615D7A" w:rsidRPr="00E33D85" w:rsidRDefault="00615D7A" w:rsidP="0041045A">
            <w:pPr>
              <w:rPr>
                <w:b/>
              </w:rPr>
            </w:pPr>
            <w:r w:rsidRPr="00E33D85">
              <w:rPr>
                <w:b/>
              </w:rPr>
              <w:t>tokenExpirationYear</w:t>
            </w:r>
          </w:p>
        </w:tc>
        <w:tc>
          <w:tcPr>
            <w:tcW w:w="5580" w:type="dxa"/>
          </w:tcPr>
          <w:p w14:paraId="665ECBEF"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360FF44F" w14:textId="77777777" w:rsidTr="0041045A">
        <w:tc>
          <w:tcPr>
            <w:tcW w:w="2610" w:type="dxa"/>
          </w:tcPr>
          <w:p w14:paraId="0A5EA244" w14:textId="77777777" w:rsidR="00615D7A" w:rsidRPr="00E33D85" w:rsidRDefault="00615D7A" w:rsidP="0041045A">
            <w:pPr>
              <w:rPr>
                <w:b/>
              </w:rPr>
            </w:pPr>
            <w:r w:rsidRPr="00E33D85">
              <w:rPr>
                <w:b/>
              </w:rPr>
              <w:t>cardType</w:t>
            </w:r>
          </w:p>
        </w:tc>
        <w:tc>
          <w:tcPr>
            <w:tcW w:w="5580" w:type="dxa"/>
          </w:tcPr>
          <w:p w14:paraId="6B83B05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1D1C4F4C" w14:textId="77777777" w:rsidR="00615D7A" w:rsidRPr="00E33D85" w:rsidRDefault="00615D7A" w:rsidP="00615D7A">
      <w:pPr>
        <w:pStyle w:val="ListParagraph"/>
      </w:pPr>
    </w:p>
    <w:p w14:paraId="621ACCDB" w14:textId="77777777" w:rsidR="00615D7A" w:rsidRPr="00E33D85" w:rsidRDefault="00615D7A" w:rsidP="007D5AFD">
      <w:pPr>
        <w:pStyle w:val="ListParagraph"/>
        <w:numPr>
          <w:ilvl w:val="0"/>
          <w:numId w:val="52"/>
        </w:numPr>
      </w:pPr>
      <w:r w:rsidRPr="00E33D85">
        <w:t>This function called to update the payment instrument with the service response</w:t>
      </w:r>
    </w:p>
    <w:p w14:paraId="3931DAE1" w14:textId="77777777"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14:paraId="52814550" w14:textId="77777777" w:rsidTr="0041045A">
        <w:tc>
          <w:tcPr>
            <w:tcW w:w="2610" w:type="dxa"/>
            <w:shd w:val="clear" w:color="auto" w:fill="BFBFBF" w:themeFill="background1" w:themeFillShade="BF"/>
          </w:tcPr>
          <w:p w14:paraId="48A6C41A" w14:textId="77777777" w:rsidR="00615D7A" w:rsidRPr="00E33D85" w:rsidRDefault="00615D7A" w:rsidP="0041045A">
            <w:pPr>
              <w:rPr>
                <w:b/>
              </w:rPr>
            </w:pPr>
            <w:r w:rsidRPr="00E33D85">
              <w:rPr>
                <w:b/>
              </w:rPr>
              <w:t>Parameter</w:t>
            </w:r>
          </w:p>
        </w:tc>
        <w:tc>
          <w:tcPr>
            <w:tcW w:w="5580" w:type="dxa"/>
            <w:shd w:val="clear" w:color="auto" w:fill="BFBFBF" w:themeFill="background1" w:themeFillShade="BF"/>
          </w:tcPr>
          <w:p w14:paraId="40BDF588" w14:textId="77777777" w:rsidR="00615D7A" w:rsidRPr="00E33D85" w:rsidRDefault="00615D7A" w:rsidP="0041045A">
            <w:pPr>
              <w:rPr>
                <w:b/>
              </w:rPr>
            </w:pPr>
            <w:r w:rsidRPr="00E33D85">
              <w:rPr>
                <w:b/>
              </w:rPr>
              <w:t>Type</w:t>
            </w:r>
          </w:p>
        </w:tc>
      </w:tr>
      <w:tr w:rsidR="00615D7A" w:rsidRPr="00E33D85" w14:paraId="14C3895E" w14:textId="77777777" w:rsidTr="0041045A">
        <w:tc>
          <w:tcPr>
            <w:tcW w:w="2610" w:type="dxa"/>
          </w:tcPr>
          <w:p w14:paraId="444CDEE9" w14:textId="77777777" w:rsidR="00615D7A" w:rsidRPr="00E33D85" w:rsidRDefault="00615D7A" w:rsidP="0041045A">
            <w:pPr>
              <w:jc w:val="both"/>
              <w:rPr>
                <w:b/>
                <w:color w:val="000000"/>
              </w:rPr>
            </w:pPr>
            <w:r w:rsidRPr="00E33D85">
              <w:rPr>
                <w:b/>
              </w:rPr>
              <w:t>paymentInstrument</w:t>
            </w:r>
          </w:p>
        </w:tc>
        <w:tc>
          <w:tcPr>
            <w:tcW w:w="5580" w:type="dxa"/>
          </w:tcPr>
          <w:p w14:paraId="54106A1C" w14:textId="77777777" w:rsidR="00615D7A" w:rsidRPr="00E33D85" w:rsidRDefault="00615D7A" w:rsidP="0041045A">
            <w:pPr>
              <w:jc w:val="both"/>
              <w:rPr>
                <w:color w:val="000000"/>
              </w:rPr>
            </w:pPr>
            <w:r w:rsidRPr="00E33D85">
              <w:t>dw.order.PaymentInstrument</w:t>
            </w:r>
          </w:p>
        </w:tc>
      </w:tr>
      <w:tr w:rsidR="00615D7A" w:rsidRPr="00E33D85" w14:paraId="68EEED16" w14:textId="77777777" w:rsidTr="0041045A">
        <w:tc>
          <w:tcPr>
            <w:tcW w:w="2610" w:type="dxa"/>
          </w:tcPr>
          <w:p w14:paraId="2C79A2C8" w14:textId="77777777" w:rsidR="00615D7A" w:rsidRPr="00E33D85" w:rsidRDefault="00615D7A" w:rsidP="0041045A">
            <w:pPr>
              <w:rPr>
                <w:rFonts w:eastAsia="Arial Unicode MS" w:cs="Arial Unicode MS"/>
                <w:b/>
                <w:color w:val="000000"/>
              </w:rPr>
            </w:pPr>
            <w:r w:rsidRPr="00E33D85">
              <w:rPr>
                <w:b/>
              </w:rPr>
              <w:t>ServiceResponseObject</w:t>
            </w:r>
          </w:p>
        </w:tc>
        <w:tc>
          <w:tcPr>
            <w:tcW w:w="5580" w:type="dxa"/>
          </w:tcPr>
          <w:p w14:paraId="51669F02"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310A4B45" w14:textId="77777777" w:rsidR="00615D7A" w:rsidRPr="00E33D85" w:rsidRDefault="00615D7A" w:rsidP="00615D7A">
      <w:pPr>
        <w:pStyle w:val="ListParagraph"/>
      </w:pPr>
    </w:p>
    <w:p w14:paraId="72F66D94" w14:textId="77777777"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14:paraId="72D6CCF6" w14:textId="77777777" w:rsidR="00615D7A" w:rsidRPr="00E33D85" w:rsidRDefault="00615D7A" w:rsidP="00615D7A">
      <w:pPr>
        <w:pStyle w:val="Heading4"/>
        <w:rPr>
          <w:rFonts w:asciiTheme="minorHAnsi" w:hAnsiTheme="minorHAnsi"/>
        </w:rPr>
      </w:pPr>
      <w:r w:rsidRPr="00E33D85">
        <w:rPr>
          <w:rFonts w:asciiTheme="minorHAnsi" w:hAnsiTheme="minorHAnsi"/>
        </w:rPr>
        <w:t>Interface Functions [when required service request objects available]</w:t>
      </w:r>
    </w:p>
    <w:p w14:paraId="3581DF7F" w14:textId="77777777"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14:paraId="5267D4CA" w14:textId="77777777" w:rsidR="00615D7A" w:rsidRPr="00E33D85" w:rsidRDefault="00615D7A" w:rsidP="007D5AFD">
      <w:pPr>
        <w:pStyle w:val="ListParagraph"/>
        <w:numPr>
          <w:ilvl w:val="0"/>
          <w:numId w:val="51"/>
        </w:numPr>
      </w:pPr>
      <w:r w:rsidRPr="00E33D85">
        <w:t>Hook script to prepare CyberSource service related objects like billto, shipto, purchaseTotal etc.</w:t>
      </w:r>
    </w:p>
    <w:p w14:paraId="745B386C" w14:textId="77777777" w:rsidR="00615D7A" w:rsidRPr="00E33D85" w:rsidRDefault="00615D7A" w:rsidP="007D5AFD">
      <w:pPr>
        <w:pStyle w:val="ListParagraph"/>
        <w:numPr>
          <w:ilvl w:val="0"/>
          <w:numId w:val="51"/>
        </w:numPr>
      </w:pPr>
      <w:r w:rsidRPr="00E33D85">
        <w:t>The Hook script file having OCAPI hook defined call below functions and before calling also validate inputs are valid.</w:t>
      </w:r>
    </w:p>
    <w:p w14:paraId="6A908EC7" w14:textId="77777777" w:rsidR="00615D7A" w:rsidRPr="00E33D85" w:rsidRDefault="00615D7A" w:rsidP="007D5AFD">
      <w:pPr>
        <w:pStyle w:val="ListParagraph"/>
        <w:numPr>
          <w:ilvl w:val="0"/>
          <w:numId w:val="51"/>
        </w:numPr>
      </w:pPr>
      <w:r w:rsidRPr="00E33D85">
        <w:t>The function “</w:t>
      </w:r>
      <w:r w:rsidRPr="002C127E">
        <w:rPr>
          <w:b/>
        </w:rPr>
        <w:t>MobilePaymentFacade.MobilePaymentAuthReques</w:t>
      </w:r>
      <w:r w:rsidRPr="002C127E">
        <w:t>t</w:t>
      </w:r>
      <w:r w:rsidRPr="00E33D85">
        <w:t>” is called when Payload is available</w:t>
      </w:r>
    </w:p>
    <w:p w14:paraId="46C258C3" w14:textId="77777777" w:rsidR="00615D7A" w:rsidRDefault="00615D7A" w:rsidP="00615D7A">
      <w:pPr>
        <w:pStyle w:val="ListParagraph"/>
      </w:pPr>
      <w:r w:rsidRPr="002C127E">
        <w:rPr>
          <w:b/>
        </w:rPr>
        <w:t>MobilePaymentFacade.MobilePaymentAuthRequest</w:t>
      </w:r>
      <w:r w:rsidRPr="00E33D85">
        <w:t xml:space="preserve"> (</w:t>
      </w:r>
      <w:r w:rsidRPr="002C127E">
        <w:t>paymentAPIRequestParams</w:t>
      </w:r>
      <w:r>
        <w:t>)</w:t>
      </w:r>
    </w:p>
    <w:p w14:paraId="28D3FCF8" w14:textId="77777777" w:rsidR="00615D7A" w:rsidRPr="00E33D85" w:rsidRDefault="00615D7A" w:rsidP="00615D7A">
      <w:pPr>
        <w:pStyle w:val="ListParagraph"/>
      </w:pPr>
      <w:r w:rsidRPr="002C127E">
        <w:lastRenderedPageBreak/>
        <w:t>paymentAPIRequestParams</w:t>
      </w:r>
      <w:r>
        <w:t xml:space="preserve">will contain </w:t>
      </w:r>
      <w:r w:rsidRPr="00E33D85">
        <w:t>billTo, shipTo, purchaseObject, items, orderNo : String, IPAddress</w:t>
      </w:r>
      <w:r>
        <w:t xml:space="preserve"> : String, encryptedPaymentData. </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64860BE4" w14:textId="77777777" w:rsidTr="0041045A">
        <w:tc>
          <w:tcPr>
            <w:tcW w:w="1890" w:type="dxa"/>
            <w:shd w:val="clear" w:color="auto" w:fill="BFBFBF" w:themeFill="background1" w:themeFillShade="BF"/>
          </w:tcPr>
          <w:p w14:paraId="679C7E8C"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79AFB37F" w14:textId="77777777" w:rsidR="00615D7A" w:rsidRPr="00E33D85" w:rsidRDefault="00615D7A" w:rsidP="0041045A">
            <w:pPr>
              <w:rPr>
                <w:b/>
              </w:rPr>
            </w:pPr>
            <w:r w:rsidRPr="00E33D85">
              <w:rPr>
                <w:b/>
              </w:rPr>
              <w:t>Type</w:t>
            </w:r>
          </w:p>
        </w:tc>
      </w:tr>
      <w:tr w:rsidR="00615D7A" w:rsidRPr="00E33D85" w14:paraId="180C80DE" w14:textId="77777777" w:rsidTr="0041045A">
        <w:tc>
          <w:tcPr>
            <w:tcW w:w="1890" w:type="dxa"/>
          </w:tcPr>
          <w:p w14:paraId="0583144E" w14:textId="77777777" w:rsidR="00615D7A" w:rsidRPr="00E33D85" w:rsidRDefault="00615D7A" w:rsidP="0041045A">
            <w:pPr>
              <w:jc w:val="both"/>
              <w:rPr>
                <w:b/>
                <w:color w:val="000000"/>
              </w:rPr>
            </w:pPr>
            <w:r w:rsidRPr="00E33D85">
              <w:rPr>
                <w:b/>
              </w:rPr>
              <w:t>billTo</w:t>
            </w:r>
          </w:p>
        </w:tc>
        <w:tc>
          <w:tcPr>
            <w:tcW w:w="6390" w:type="dxa"/>
          </w:tcPr>
          <w:p w14:paraId="10AEAC16" w14:textId="77777777" w:rsidR="00615D7A" w:rsidRPr="00E33D85" w:rsidRDefault="00615D7A" w:rsidP="0041045A">
            <w:pPr>
              <w:jc w:val="both"/>
              <w:rPr>
                <w:color w:val="000000"/>
              </w:rPr>
            </w:pPr>
            <w:r w:rsidRPr="00E33D85">
              <w:rPr>
                <w:color w:val="000000"/>
              </w:rPr>
              <w:t>Cybersource_BillTo_Object</w:t>
            </w:r>
          </w:p>
        </w:tc>
      </w:tr>
      <w:tr w:rsidR="00615D7A" w:rsidRPr="00E33D85" w14:paraId="603FF38B" w14:textId="77777777" w:rsidTr="0041045A">
        <w:tc>
          <w:tcPr>
            <w:tcW w:w="1890" w:type="dxa"/>
          </w:tcPr>
          <w:p w14:paraId="32B872F5" w14:textId="77777777" w:rsidR="00615D7A" w:rsidRPr="00E33D85" w:rsidRDefault="00615D7A" w:rsidP="0041045A">
            <w:pPr>
              <w:rPr>
                <w:b/>
              </w:rPr>
            </w:pPr>
            <w:r w:rsidRPr="00E33D85">
              <w:rPr>
                <w:b/>
              </w:rPr>
              <w:t>shipTo</w:t>
            </w:r>
          </w:p>
        </w:tc>
        <w:tc>
          <w:tcPr>
            <w:tcW w:w="6390" w:type="dxa"/>
          </w:tcPr>
          <w:p w14:paraId="691EDE38"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0C8AA217" w14:textId="77777777" w:rsidTr="0041045A">
        <w:tc>
          <w:tcPr>
            <w:tcW w:w="1890" w:type="dxa"/>
          </w:tcPr>
          <w:p w14:paraId="106EF63D" w14:textId="77777777" w:rsidR="00615D7A" w:rsidRPr="00E33D85" w:rsidRDefault="00615D7A" w:rsidP="0041045A">
            <w:pPr>
              <w:rPr>
                <w:b/>
              </w:rPr>
            </w:pPr>
            <w:r w:rsidRPr="00E33D85">
              <w:rPr>
                <w:b/>
              </w:rPr>
              <w:t>purchaseObject</w:t>
            </w:r>
          </w:p>
        </w:tc>
        <w:tc>
          <w:tcPr>
            <w:tcW w:w="6390" w:type="dxa"/>
          </w:tcPr>
          <w:p w14:paraId="0BE9345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0B7F6081" w14:textId="77777777" w:rsidTr="0041045A">
        <w:tc>
          <w:tcPr>
            <w:tcW w:w="1890" w:type="dxa"/>
          </w:tcPr>
          <w:p w14:paraId="3D78F8B7" w14:textId="77777777" w:rsidR="00615D7A" w:rsidRPr="00E33D85" w:rsidRDefault="00615D7A" w:rsidP="0041045A">
            <w:pPr>
              <w:rPr>
                <w:b/>
              </w:rPr>
            </w:pPr>
            <w:r w:rsidRPr="00E33D85">
              <w:rPr>
                <w:b/>
              </w:rPr>
              <w:t>Items</w:t>
            </w:r>
          </w:p>
        </w:tc>
        <w:tc>
          <w:tcPr>
            <w:tcW w:w="6390" w:type="dxa"/>
          </w:tcPr>
          <w:p w14:paraId="64EA4C5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3C146516" w14:textId="77777777" w:rsidTr="0041045A">
        <w:tc>
          <w:tcPr>
            <w:tcW w:w="1890" w:type="dxa"/>
          </w:tcPr>
          <w:p w14:paraId="30A5DF80"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667BF289"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0931AA9" w14:textId="77777777" w:rsidTr="0041045A">
        <w:tc>
          <w:tcPr>
            <w:tcW w:w="1890" w:type="dxa"/>
          </w:tcPr>
          <w:p w14:paraId="7576C55F" w14:textId="77777777" w:rsidR="00615D7A" w:rsidRPr="00E33D85" w:rsidRDefault="00615D7A" w:rsidP="0041045A">
            <w:pPr>
              <w:rPr>
                <w:b/>
              </w:rPr>
            </w:pPr>
            <w:r w:rsidRPr="00E33D85">
              <w:rPr>
                <w:b/>
              </w:rPr>
              <w:t>IPAddress</w:t>
            </w:r>
          </w:p>
        </w:tc>
        <w:tc>
          <w:tcPr>
            <w:tcW w:w="6390" w:type="dxa"/>
          </w:tcPr>
          <w:p w14:paraId="687EB92E"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A24AF33" w14:textId="77777777" w:rsidTr="0041045A">
        <w:tc>
          <w:tcPr>
            <w:tcW w:w="1890" w:type="dxa"/>
          </w:tcPr>
          <w:p w14:paraId="0672B664" w14:textId="77777777" w:rsidR="00615D7A" w:rsidRPr="00E33D85" w:rsidRDefault="00615D7A" w:rsidP="0041045A">
            <w:pPr>
              <w:rPr>
                <w:b/>
              </w:rPr>
            </w:pPr>
            <w:r w:rsidRPr="00E33D85">
              <w:rPr>
                <w:b/>
              </w:rPr>
              <w:t>encryptedPaymentData</w:t>
            </w:r>
          </w:p>
        </w:tc>
        <w:tc>
          <w:tcPr>
            <w:tcW w:w="6390" w:type="dxa"/>
          </w:tcPr>
          <w:p w14:paraId="79CBCA81"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0C620695" w14:textId="77777777" w:rsidR="00615D7A" w:rsidRPr="00E33D85" w:rsidRDefault="00615D7A" w:rsidP="00615D7A">
      <w:pPr>
        <w:pStyle w:val="ListParagraph"/>
      </w:pPr>
    </w:p>
    <w:p w14:paraId="27A32772" w14:textId="77777777" w:rsidR="00615D7A" w:rsidRPr="00E33D85" w:rsidRDefault="00615D7A" w:rsidP="007D5AFD">
      <w:pPr>
        <w:pStyle w:val="ListParagraph"/>
        <w:numPr>
          <w:ilvl w:val="0"/>
          <w:numId w:val="51"/>
        </w:numPr>
      </w:pPr>
      <w:r w:rsidRPr="00E33D85">
        <w:t>The function “</w:t>
      </w:r>
      <w:r w:rsidRPr="002C127E">
        <w:rPr>
          <w:b/>
        </w:rPr>
        <w:t>MobilePaymentAuthReques</w:t>
      </w:r>
      <w:r w:rsidRPr="002C127E">
        <w:t>t</w:t>
      </w:r>
      <w:r w:rsidRPr="00E33D85">
        <w:t>” is called when Network Token is available</w:t>
      </w:r>
    </w:p>
    <w:p w14:paraId="392D056C" w14:textId="77777777" w:rsidR="00615D7A" w:rsidRDefault="00615D7A" w:rsidP="00615D7A">
      <w:pPr>
        <w:pStyle w:val="ListParagraph"/>
      </w:pPr>
      <w:r w:rsidRPr="002C127E">
        <w:rPr>
          <w:b/>
        </w:rPr>
        <w:t>MobilePaymentFacade.MobilePaymentAuthRequest</w:t>
      </w:r>
      <w:r w:rsidRPr="00E33D85">
        <w:t>(</w:t>
      </w:r>
      <w:r w:rsidRPr="002C127E">
        <w:t>paymentAPIRequestParams</w:t>
      </w:r>
      <w:r>
        <w:t xml:space="preserve">) </w:t>
      </w:r>
    </w:p>
    <w:p w14:paraId="0F35E53E" w14:textId="77777777" w:rsidR="00615D7A" w:rsidRPr="00E33D85" w:rsidRDefault="00615D7A" w:rsidP="00615D7A">
      <w:pPr>
        <w:pStyle w:val="ListParagraph"/>
      </w:pPr>
      <w:r w:rsidRPr="002C127E">
        <w:t>paymentAPIRequestParams</w:t>
      </w:r>
      <w:r>
        <w:t xml:space="preserve">will contain  </w:t>
      </w:r>
      <w:r w:rsidRPr="00E33D85">
        <w:t>billTo, shipTo, purchaseObject, items, orderNo : String, IPAddress : String, cryptogram, networkToken,</w:t>
      </w:r>
      <w:r w:rsidRPr="00E33D85">
        <w:tab/>
        <w:t>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14:paraId="41AD042F" w14:textId="77777777" w:rsidTr="0041045A">
        <w:tc>
          <w:tcPr>
            <w:tcW w:w="1890" w:type="dxa"/>
            <w:shd w:val="clear" w:color="auto" w:fill="BFBFBF" w:themeFill="background1" w:themeFillShade="BF"/>
          </w:tcPr>
          <w:p w14:paraId="21A8294F" w14:textId="77777777" w:rsidR="00615D7A" w:rsidRPr="00E33D85" w:rsidRDefault="00615D7A" w:rsidP="0041045A">
            <w:pPr>
              <w:rPr>
                <w:b/>
              </w:rPr>
            </w:pPr>
            <w:r w:rsidRPr="00E33D85">
              <w:rPr>
                <w:b/>
              </w:rPr>
              <w:t>Parameter</w:t>
            </w:r>
          </w:p>
        </w:tc>
        <w:tc>
          <w:tcPr>
            <w:tcW w:w="6390" w:type="dxa"/>
            <w:shd w:val="clear" w:color="auto" w:fill="BFBFBF" w:themeFill="background1" w:themeFillShade="BF"/>
          </w:tcPr>
          <w:p w14:paraId="4B456E80" w14:textId="77777777" w:rsidR="00615D7A" w:rsidRPr="00E33D85" w:rsidRDefault="00615D7A" w:rsidP="0041045A">
            <w:pPr>
              <w:rPr>
                <w:b/>
              </w:rPr>
            </w:pPr>
            <w:r w:rsidRPr="00E33D85">
              <w:rPr>
                <w:b/>
              </w:rPr>
              <w:t>Type</w:t>
            </w:r>
          </w:p>
        </w:tc>
      </w:tr>
      <w:tr w:rsidR="00615D7A" w:rsidRPr="00E33D85" w14:paraId="7C379B1D" w14:textId="77777777" w:rsidTr="0041045A">
        <w:tc>
          <w:tcPr>
            <w:tcW w:w="1890" w:type="dxa"/>
          </w:tcPr>
          <w:p w14:paraId="25865731" w14:textId="77777777" w:rsidR="00615D7A" w:rsidRPr="00E33D85" w:rsidRDefault="00615D7A" w:rsidP="0041045A">
            <w:pPr>
              <w:jc w:val="both"/>
              <w:rPr>
                <w:b/>
                <w:color w:val="000000"/>
              </w:rPr>
            </w:pPr>
            <w:r w:rsidRPr="00E33D85">
              <w:rPr>
                <w:b/>
              </w:rPr>
              <w:t>billTo</w:t>
            </w:r>
          </w:p>
        </w:tc>
        <w:tc>
          <w:tcPr>
            <w:tcW w:w="6390" w:type="dxa"/>
          </w:tcPr>
          <w:p w14:paraId="2DCBBDA8" w14:textId="77777777" w:rsidR="00615D7A" w:rsidRPr="00E33D85" w:rsidRDefault="00615D7A" w:rsidP="0041045A">
            <w:pPr>
              <w:jc w:val="both"/>
              <w:rPr>
                <w:color w:val="000000"/>
              </w:rPr>
            </w:pPr>
            <w:r w:rsidRPr="00E33D85">
              <w:rPr>
                <w:color w:val="000000"/>
              </w:rPr>
              <w:t>Cybersource_BillTo_Object</w:t>
            </w:r>
          </w:p>
        </w:tc>
      </w:tr>
      <w:tr w:rsidR="00615D7A" w:rsidRPr="00E33D85" w14:paraId="1BE6FABD" w14:textId="77777777" w:rsidTr="0041045A">
        <w:tc>
          <w:tcPr>
            <w:tcW w:w="1890" w:type="dxa"/>
          </w:tcPr>
          <w:p w14:paraId="7C469381" w14:textId="77777777" w:rsidR="00615D7A" w:rsidRPr="00E33D85" w:rsidRDefault="00615D7A" w:rsidP="0041045A">
            <w:pPr>
              <w:rPr>
                <w:b/>
              </w:rPr>
            </w:pPr>
            <w:r w:rsidRPr="00E33D85">
              <w:rPr>
                <w:b/>
              </w:rPr>
              <w:t>shipTo</w:t>
            </w:r>
          </w:p>
        </w:tc>
        <w:tc>
          <w:tcPr>
            <w:tcW w:w="6390" w:type="dxa"/>
          </w:tcPr>
          <w:p w14:paraId="3A95B253"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14:paraId="7B7CA1CF" w14:textId="77777777" w:rsidTr="0041045A">
        <w:tc>
          <w:tcPr>
            <w:tcW w:w="1890" w:type="dxa"/>
          </w:tcPr>
          <w:p w14:paraId="072DDD4F" w14:textId="77777777" w:rsidR="00615D7A" w:rsidRPr="00E33D85" w:rsidRDefault="00615D7A" w:rsidP="0041045A">
            <w:pPr>
              <w:rPr>
                <w:b/>
              </w:rPr>
            </w:pPr>
            <w:r w:rsidRPr="00E33D85">
              <w:rPr>
                <w:b/>
              </w:rPr>
              <w:t>purchaseObject</w:t>
            </w:r>
          </w:p>
        </w:tc>
        <w:tc>
          <w:tcPr>
            <w:tcW w:w="6390" w:type="dxa"/>
          </w:tcPr>
          <w:p w14:paraId="058FDF78"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14:paraId="7BE3A9E5" w14:textId="77777777" w:rsidTr="0041045A">
        <w:tc>
          <w:tcPr>
            <w:tcW w:w="1890" w:type="dxa"/>
          </w:tcPr>
          <w:p w14:paraId="77586A46" w14:textId="77777777" w:rsidR="00615D7A" w:rsidRPr="00E33D85" w:rsidRDefault="00615D7A" w:rsidP="0041045A">
            <w:pPr>
              <w:rPr>
                <w:b/>
              </w:rPr>
            </w:pPr>
            <w:r w:rsidRPr="00E33D85">
              <w:rPr>
                <w:b/>
              </w:rPr>
              <w:t>Items</w:t>
            </w:r>
          </w:p>
        </w:tc>
        <w:tc>
          <w:tcPr>
            <w:tcW w:w="6390" w:type="dxa"/>
          </w:tcPr>
          <w:p w14:paraId="15F1E4D0"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14:paraId="1C5F520F" w14:textId="77777777" w:rsidTr="0041045A">
        <w:tc>
          <w:tcPr>
            <w:tcW w:w="1890" w:type="dxa"/>
          </w:tcPr>
          <w:p w14:paraId="67F9A815" w14:textId="77777777" w:rsidR="00615D7A" w:rsidRPr="00E33D85" w:rsidRDefault="00615D7A" w:rsidP="0041045A">
            <w:pPr>
              <w:rPr>
                <w:rFonts w:eastAsia="Arial Unicode MS" w:cs="Arial Unicode MS"/>
                <w:b/>
                <w:color w:val="000000"/>
              </w:rPr>
            </w:pPr>
            <w:r w:rsidRPr="00E33D85">
              <w:rPr>
                <w:b/>
              </w:rPr>
              <w:t>orderNo</w:t>
            </w:r>
          </w:p>
        </w:tc>
        <w:tc>
          <w:tcPr>
            <w:tcW w:w="6390" w:type="dxa"/>
          </w:tcPr>
          <w:p w14:paraId="6FB20B10"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7762E528" w14:textId="77777777" w:rsidTr="0041045A">
        <w:tc>
          <w:tcPr>
            <w:tcW w:w="1890" w:type="dxa"/>
          </w:tcPr>
          <w:p w14:paraId="0FDBDCFF" w14:textId="77777777" w:rsidR="00615D7A" w:rsidRPr="00E33D85" w:rsidRDefault="00615D7A" w:rsidP="0041045A">
            <w:pPr>
              <w:rPr>
                <w:b/>
              </w:rPr>
            </w:pPr>
            <w:r w:rsidRPr="00E33D85">
              <w:rPr>
                <w:b/>
              </w:rPr>
              <w:t>IPAddress</w:t>
            </w:r>
          </w:p>
        </w:tc>
        <w:tc>
          <w:tcPr>
            <w:tcW w:w="6390" w:type="dxa"/>
          </w:tcPr>
          <w:p w14:paraId="00B9EA6C"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0D507075" w14:textId="77777777" w:rsidTr="0041045A">
        <w:tc>
          <w:tcPr>
            <w:tcW w:w="1890" w:type="dxa"/>
          </w:tcPr>
          <w:p w14:paraId="27FE2B04" w14:textId="77777777" w:rsidR="00615D7A" w:rsidRPr="00E33D85" w:rsidRDefault="00615D7A" w:rsidP="0041045A">
            <w:pPr>
              <w:rPr>
                <w:b/>
              </w:rPr>
            </w:pPr>
            <w:r w:rsidRPr="00E33D85">
              <w:rPr>
                <w:b/>
              </w:rPr>
              <w:t>Cryptogram</w:t>
            </w:r>
          </w:p>
        </w:tc>
        <w:tc>
          <w:tcPr>
            <w:tcW w:w="6390" w:type="dxa"/>
          </w:tcPr>
          <w:p w14:paraId="5CC504A7"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681B4DC5" w14:textId="77777777" w:rsidTr="0041045A">
        <w:tc>
          <w:tcPr>
            <w:tcW w:w="1890" w:type="dxa"/>
          </w:tcPr>
          <w:p w14:paraId="61F700A8" w14:textId="77777777" w:rsidR="00615D7A" w:rsidRPr="00E33D85" w:rsidRDefault="00615D7A" w:rsidP="0041045A">
            <w:pPr>
              <w:rPr>
                <w:b/>
              </w:rPr>
            </w:pPr>
            <w:r w:rsidRPr="00E33D85">
              <w:rPr>
                <w:b/>
              </w:rPr>
              <w:t>networkToken</w:t>
            </w:r>
          </w:p>
        </w:tc>
        <w:tc>
          <w:tcPr>
            <w:tcW w:w="6390" w:type="dxa"/>
          </w:tcPr>
          <w:p w14:paraId="5BE12A29"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21AE2A2" w14:textId="77777777" w:rsidTr="0041045A">
        <w:tc>
          <w:tcPr>
            <w:tcW w:w="1890" w:type="dxa"/>
          </w:tcPr>
          <w:p w14:paraId="7A836776" w14:textId="77777777" w:rsidR="00615D7A" w:rsidRPr="00E33D85" w:rsidRDefault="00615D7A" w:rsidP="0041045A">
            <w:pPr>
              <w:rPr>
                <w:b/>
              </w:rPr>
            </w:pPr>
            <w:r w:rsidRPr="00E33D85">
              <w:rPr>
                <w:b/>
              </w:rPr>
              <w:t>tokenExpirationMonth</w:t>
            </w:r>
          </w:p>
        </w:tc>
        <w:tc>
          <w:tcPr>
            <w:tcW w:w="6390" w:type="dxa"/>
          </w:tcPr>
          <w:p w14:paraId="1E252576"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182805B0" w14:textId="77777777" w:rsidTr="0041045A">
        <w:tc>
          <w:tcPr>
            <w:tcW w:w="1890" w:type="dxa"/>
          </w:tcPr>
          <w:p w14:paraId="2C750E42" w14:textId="77777777" w:rsidR="00615D7A" w:rsidRPr="00E33D85" w:rsidRDefault="00615D7A" w:rsidP="0041045A">
            <w:pPr>
              <w:rPr>
                <w:b/>
              </w:rPr>
            </w:pPr>
            <w:r w:rsidRPr="00E33D85">
              <w:rPr>
                <w:b/>
              </w:rPr>
              <w:t>tokenExpirationYear</w:t>
            </w:r>
          </w:p>
        </w:tc>
        <w:tc>
          <w:tcPr>
            <w:tcW w:w="6390" w:type="dxa"/>
          </w:tcPr>
          <w:p w14:paraId="21B0D6AA"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14:paraId="3D6A4B59" w14:textId="77777777" w:rsidTr="0041045A">
        <w:tc>
          <w:tcPr>
            <w:tcW w:w="1890" w:type="dxa"/>
          </w:tcPr>
          <w:p w14:paraId="526EE0D1" w14:textId="77777777" w:rsidR="00615D7A" w:rsidRPr="00E33D85" w:rsidRDefault="00615D7A" w:rsidP="0041045A">
            <w:pPr>
              <w:rPr>
                <w:b/>
              </w:rPr>
            </w:pPr>
            <w:r w:rsidRPr="00E33D85">
              <w:rPr>
                <w:b/>
              </w:rPr>
              <w:lastRenderedPageBreak/>
              <w:t>cardType</w:t>
            </w:r>
          </w:p>
        </w:tc>
        <w:tc>
          <w:tcPr>
            <w:tcW w:w="6390" w:type="dxa"/>
          </w:tcPr>
          <w:p w14:paraId="02B38E64"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14:paraId="31D977F1" w14:textId="77777777" w:rsidR="00615D7A" w:rsidRPr="00E33D85" w:rsidRDefault="00615D7A" w:rsidP="00615D7A">
      <w:pPr>
        <w:pStyle w:val="ListParagraph"/>
      </w:pPr>
    </w:p>
    <w:p w14:paraId="7EDB2486" w14:textId="77777777" w:rsidR="00615D7A" w:rsidRPr="00E33D85" w:rsidRDefault="00615D7A" w:rsidP="007D5AFD">
      <w:pPr>
        <w:pStyle w:val="ListParagraph"/>
        <w:numPr>
          <w:ilvl w:val="0"/>
          <w:numId w:val="51"/>
        </w:numPr>
      </w:pPr>
      <w:r w:rsidRPr="00E33D85">
        <w:t>This function called to update the payment instrument with the service response</w:t>
      </w:r>
    </w:p>
    <w:p w14:paraId="38152FED" w14:textId="77777777" w:rsidR="00615D7A" w:rsidRPr="00E33D85" w:rsidRDefault="00615D7A" w:rsidP="00615D7A">
      <w:pPr>
        <w:pStyle w:val="ListParagraph"/>
      </w:pPr>
      <w:r w:rsidRPr="002C127E">
        <w:rPr>
          <w:b/>
        </w:rPr>
        <w:t>PaymentInstrumentUtils.UpdatePaymentTransactionCardAuthorize</w:t>
      </w:r>
      <w:r w:rsidRPr="00E33D85">
        <w:t>(paymentInstrument,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14:paraId="651974F7" w14:textId="77777777" w:rsidTr="0041045A">
        <w:tc>
          <w:tcPr>
            <w:tcW w:w="1890" w:type="dxa"/>
            <w:shd w:val="clear" w:color="auto" w:fill="BFBFBF" w:themeFill="background1" w:themeFillShade="BF"/>
          </w:tcPr>
          <w:p w14:paraId="1FDC6BB2" w14:textId="77777777" w:rsidR="00615D7A" w:rsidRPr="00E33D85" w:rsidRDefault="00615D7A" w:rsidP="0041045A">
            <w:pPr>
              <w:rPr>
                <w:b/>
              </w:rPr>
            </w:pPr>
            <w:r w:rsidRPr="00E33D85">
              <w:rPr>
                <w:b/>
              </w:rPr>
              <w:t>Parameter</w:t>
            </w:r>
          </w:p>
        </w:tc>
        <w:tc>
          <w:tcPr>
            <w:tcW w:w="6030" w:type="dxa"/>
            <w:shd w:val="clear" w:color="auto" w:fill="BFBFBF" w:themeFill="background1" w:themeFillShade="BF"/>
          </w:tcPr>
          <w:p w14:paraId="661C41E9" w14:textId="77777777" w:rsidR="00615D7A" w:rsidRPr="00E33D85" w:rsidRDefault="00615D7A" w:rsidP="0041045A">
            <w:pPr>
              <w:rPr>
                <w:b/>
              </w:rPr>
            </w:pPr>
            <w:r w:rsidRPr="00E33D85">
              <w:rPr>
                <w:b/>
              </w:rPr>
              <w:t>Type</w:t>
            </w:r>
          </w:p>
        </w:tc>
      </w:tr>
      <w:tr w:rsidR="00615D7A" w:rsidRPr="00E33D85" w14:paraId="268A77BE" w14:textId="77777777" w:rsidTr="0041045A">
        <w:tc>
          <w:tcPr>
            <w:tcW w:w="1890" w:type="dxa"/>
          </w:tcPr>
          <w:p w14:paraId="1CA90219" w14:textId="77777777" w:rsidR="00615D7A" w:rsidRPr="00E33D85" w:rsidRDefault="00615D7A" w:rsidP="0041045A">
            <w:pPr>
              <w:jc w:val="both"/>
              <w:rPr>
                <w:b/>
                <w:color w:val="000000"/>
              </w:rPr>
            </w:pPr>
            <w:r w:rsidRPr="00E33D85">
              <w:rPr>
                <w:b/>
              </w:rPr>
              <w:t>paymentInstrument</w:t>
            </w:r>
          </w:p>
        </w:tc>
        <w:tc>
          <w:tcPr>
            <w:tcW w:w="6030" w:type="dxa"/>
          </w:tcPr>
          <w:p w14:paraId="1AC22ECF" w14:textId="77777777" w:rsidR="00615D7A" w:rsidRPr="00E33D85" w:rsidRDefault="00615D7A" w:rsidP="0041045A">
            <w:pPr>
              <w:jc w:val="both"/>
              <w:rPr>
                <w:color w:val="000000"/>
              </w:rPr>
            </w:pPr>
            <w:r w:rsidRPr="00E33D85">
              <w:t>dw.order.PaymentInstrument</w:t>
            </w:r>
          </w:p>
        </w:tc>
      </w:tr>
      <w:tr w:rsidR="00615D7A" w:rsidRPr="00E33D85" w14:paraId="21017584" w14:textId="77777777" w:rsidTr="0041045A">
        <w:tc>
          <w:tcPr>
            <w:tcW w:w="1890" w:type="dxa"/>
          </w:tcPr>
          <w:p w14:paraId="292084DF" w14:textId="77777777" w:rsidR="00615D7A" w:rsidRPr="00E33D85" w:rsidRDefault="00615D7A" w:rsidP="0041045A">
            <w:pPr>
              <w:rPr>
                <w:rFonts w:eastAsia="Arial Unicode MS" w:cs="Arial Unicode MS"/>
                <w:b/>
                <w:color w:val="000000"/>
              </w:rPr>
            </w:pPr>
            <w:r w:rsidRPr="00E33D85">
              <w:rPr>
                <w:b/>
              </w:rPr>
              <w:t>ServiceResponseObject</w:t>
            </w:r>
          </w:p>
        </w:tc>
        <w:tc>
          <w:tcPr>
            <w:tcW w:w="6030" w:type="dxa"/>
          </w:tcPr>
          <w:p w14:paraId="5F963879" w14:textId="77777777"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14:paraId="50061095" w14:textId="77777777" w:rsidR="00615D7A" w:rsidRPr="00E33D85" w:rsidRDefault="00615D7A" w:rsidP="00615D7A">
      <w:pPr>
        <w:pStyle w:val="ListParagraph"/>
      </w:pPr>
    </w:p>
    <w:p w14:paraId="13B716D9" w14:textId="77777777"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14:paraId="71F439D4" w14:textId="77777777" w:rsidR="00FC3035" w:rsidRPr="00E33D85" w:rsidRDefault="00FC3035" w:rsidP="00FC3035">
      <w:pPr>
        <w:pStyle w:val="Heading3"/>
        <w:rPr>
          <w:rFonts w:asciiTheme="minorHAnsi" w:hAnsiTheme="minorHAnsi"/>
        </w:rPr>
      </w:pPr>
      <w:bookmarkStart w:id="1790" w:name="_Toc492046236"/>
      <w:r w:rsidRPr="00E33D85">
        <w:rPr>
          <w:rFonts w:asciiTheme="minorHAnsi" w:hAnsiTheme="minorHAnsi"/>
        </w:rPr>
        <w:t>Visa Checkout</w:t>
      </w:r>
      <w:bookmarkEnd w:id="1790"/>
    </w:p>
    <w:p w14:paraId="415B604B" w14:textId="77777777" w:rsidR="00FC3035" w:rsidRPr="00E33D85" w:rsidRDefault="00FC3035" w:rsidP="000C2ED1">
      <w:pPr>
        <w:pStyle w:val="Heading4"/>
        <w:rPr>
          <w:rFonts w:asciiTheme="minorHAnsi" w:hAnsiTheme="minorHAnsi"/>
        </w:rPr>
      </w:pPr>
      <w:r w:rsidRPr="00E33D85">
        <w:rPr>
          <w:rFonts w:asciiTheme="minorHAnsi" w:hAnsiTheme="minorHAnsi"/>
        </w:rPr>
        <w:t>billing.js</w:t>
      </w:r>
    </w:p>
    <w:p w14:paraId="6989F4D6" w14:textId="77777777" w:rsidR="00FC3035" w:rsidRPr="00E33D85" w:rsidRDefault="00FC3035" w:rsidP="005C1822">
      <w:pPr>
        <w:pStyle w:val="BodyText"/>
      </w:pPr>
    </w:p>
    <w:p w14:paraId="6C829C8B" w14:textId="77777777" w:rsidR="00C141F8" w:rsidRDefault="00C141F8" w:rsidP="005C1822">
      <w:pPr>
        <w:pStyle w:val="BodyText"/>
        <w:numPr>
          <w:ilvl w:val="0"/>
          <w:numId w:val="46"/>
        </w:numPr>
      </w:pPr>
      <w:r>
        <w:t xml:space="preserve">Update </w:t>
      </w:r>
      <w:r w:rsidRPr="00E33D85">
        <w:t xml:space="preserve">updatePaymentmethod </w:t>
      </w:r>
      <w:r>
        <w:t xml:space="preserve"> function</w:t>
      </w:r>
    </w:p>
    <w:p w14:paraId="69BC626D" w14:textId="77777777" w:rsidR="00FC3035" w:rsidRPr="00E33D85" w:rsidRDefault="00FC3035" w:rsidP="005C1822">
      <w:pPr>
        <w:pStyle w:val="BodyText"/>
      </w:pPr>
      <w:r w:rsidRPr="00E33D85">
        <w:t xml:space="preserve">Add a condition </w:t>
      </w:r>
      <w:r w:rsidR="00C141F8">
        <w:t xml:space="preserve">just afte </w:t>
      </w:r>
      <w:r w:rsidR="00C141F8" w:rsidRPr="00C141F8">
        <w:t xml:space="preserve">selectedPaymentMethod </w:t>
      </w:r>
      <w:r w:rsidR="00C141F8">
        <w:t>condition to display or hide visa</w:t>
      </w:r>
      <w:r w:rsidRPr="00E33D85">
        <w:t xml:space="preserve"> checkout button on selected payment methods as ‘VISA_CHECKOUT’.</w:t>
      </w:r>
    </w:p>
    <w:p w14:paraId="7B18D905" w14:textId="77777777" w:rsidR="00FC3035" w:rsidRDefault="00FC3035" w:rsidP="005C1822">
      <w:pPr>
        <w:pStyle w:val="BodyText"/>
      </w:pPr>
      <w:r w:rsidRPr="00E33D85">
        <w:t xml:space="preserve">Sample </w:t>
      </w:r>
      <w:r w:rsidR="000C2ED1" w:rsidRPr="00E33D85">
        <w:t>code:</w:t>
      </w:r>
    </w:p>
    <w:p w14:paraId="0930C7A2" w14:textId="2F67360B" w:rsidR="00D63D14" w:rsidRPr="00E33D85" w:rsidRDefault="00D63D14" w:rsidP="005C1822">
      <w:pPr>
        <w:pStyle w:val="BodyText"/>
      </w:pPr>
      <w:r w:rsidRPr="007755B9">
        <w:rPr>
          <w:highlight w:val="yellow"/>
        </w:rPr>
        <w:t>[Note: Below changes are covered in custom code &gt; Generic section &gt; billing.js, defined here for reference only]</w:t>
      </w:r>
    </w:p>
    <w:tbl>
      <w:tblPr>
        <w:tblStyle w:val="TableGrid"/>
        <w:tblW w:w="0" w:type="auto"/>
        <w:tblLook w:val="04A0" w:firstRow="1" w:lastRow="0" w:firstColumn="1" w:lastColumn="0" w:noHBand="0" w:noVBand="1"/>
      </w:tblPr>
      <w:tblGrid>
        <w:gridCol w:w="10296"/>
      </w:tblGrid>
      <w:tr w:rsidR="003B7D5E" w:rsidRPr="00E33D85" w14:paraId="37FAE95F" w14:textId="77777777" w:rsidTr="003B7D5E">
        <w:tc>
          <w:tcPr>
            <w:tcW w:w="10296" w:type="dxa"/>
          </w:tcPr>
          <w:p w14:paraId="034A8477" w14:textId="77777777"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paymentMethodID</w:t>
            </w:r>
            <w:r>
              <w:rPr>
                <w:rFonts w:ascii="Consolas" w:eastAsia="Times New Roman" w:hAnsi="Consolas" w:cs="Consolas"/>
                <w:color w:val="000000"/>
                <w:sz w:val="20"/>
                <w:szCs w:val="20"/>
              </w:rPr>
              <w:t>==</w:t>
            </w:r>
            <w:r>
              <w:rPr>
                <w:rFonts w:ascii="Consolas" w:eastAsia="Times New Roman" w:hAnsi="Consolas" w:cs="Consolas"/>
                <w:color w:val="2A00FF"/>
                <w:sz w:val="20"/>
                <w:szCs w:val="20"/>
              </w:rPr>
              <w:t>"VISA_CHECKOUT"</w:t>
            </w:r>
            <w:r>
              <w:rPr>
                <w:rFonts w:ascii="Consolas" w:eastAsia="Times New Roman" w:hAnsi="Consolas" w:cs="Consolas"/>
                <w:color w:val="000000"/>
                <w:sz w:val="20"/>
                <w:szCs w:val="20"/>
              </w:rPr>
              <w:t>) {</w:t>
            </w:r>
          </w:p>
          <w:p w14:paraId="5CC86F38" w14:textId="77777777"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).hide();</w:t>
            </w:r>
          </w:p>
          <w:p w14:paraId="105F94B6" w14:textId="77777777"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).show();</w:t>
            </w:r>
          </w:p>
          <w:p w14:paraId="3DD8BAAC" w14:textId="77777777" w:rsidR="003B7D5E" w:rsidRPr="00E33D85" w:rsidRDefault="00C141F8" w:rsidP="00C141F8">
            <w:pPr>
              <w:autoSpaceDE w:val="0"/>
              <w:autoSpaceDN w:val="0"/>
              <w:adjustRightInd w:val="0"/>
              <w:spacing w:after="0" w:line="240" w:lineRule="auto"/>
              <w:rPr>
                <w:rFonts w:eastAsia="Times New Roman" w:cs="Consolas"/>
                <w:sz w:val="20"/>
                <w:szCs w:val="20"/>
              </w:rPr>
            </w:pPr>
            <w:r>
              <w:rPr>
                <w:rFonts w:ascii="Consolas" w:eastAsia="Times New Roman" w:hAnsi="Consolas" w:cs="Consolas"/>
                <w:color w:val="000000"/>
                <w:sz w:val="20"/>
                <w:szCs w:val="20"/>
              </w:rPr>
              <w:tab/>
              <w:t>}</w:t>
            </w:r>
          </w:p>
          <w:p w14:paraId="3E7E26EF" w14:textId="77777777" w:rsidR="00C141F8" w:rsidRDefault="003B7D5E" w:rsidP="00C141F8">
            <w:pPr>
              <w:autoSpaceDE w:val="0"/>
              <w:autoSpaceDN w:val="0"/>
              <w:adjustRightInd w:val="0"/>
              <w:spacing w:after="0" w:line="240" w:lineRule="auto"/>
              <w:rPr>
                <w:rFonts w:ascii="Consolas" w:eastAsia="Times New Roman" w:hAnsi="Consolas" w:cs="Consolas"/>
                <w:sz w:val="20"/>
                <w:szCs w:val="20"/>
              </w:rPr>
            </w:pPr>
            <w:r w:rsidRPr="00E33D85">
              <w:rPr>
                <w:rFonts w:eastAsia="Times New Roman" w:cs="Consolas"/>
                <w:color w:val="000000"/>
                <w:sz w:val="20"/>
                <w:szCs w:val="20"/>
              </w:rPr>
              <w:tab/>
            </w:r>
            <w:r w:rsidR="00C141F8">
              <w:rPr>
                <w:rFonts w:ascii="Consolas" w:eastAsia="Times New Roman" w:hAnsi="Consolas" w:cs="Consolas"/>
                <w:b/>
                <w:bCs/>
                <w:color w:val="7F0055"/>
                <w:sz w:val="20"/>
                <w:szCs w:val="20"/>
              </w:rPr>
              <w:t>else</w:t>
            </w:r>
            <w:r w:rsidR="00C141F8">
              <w:rPr>
                <w:rFonts w:ascii="Consolas" w:eastAsia="Times New Roman" w:hAnsi="Consolas" w:cs="Consolas"/>
                <w:color w:val="000000"/>
                <w:sz w:val="20"/>
                <w:szCs w:val="20"/>
              </w:rPr>
              <w:t xml:space="preserve"> {</w:t>
            </w:r>
          </w:p>
          <w:p w14:paraId="08A87F7C" w14:textId="77777777"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).show();</w:t>
            </w:r>
          </w:p>
          <w:p w14:paraId="432F77A9" w14:textId="77777777"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).hide();</w:t>
            </w:r>
          </w:p>
          <w:p w14:paraId="0F0E7067" w14:textId="77777777" w:rsidR="003B7D5E" w:rsidRPr="00E33D85" w:rsidRDefault="00C141F8" w:rsidP="005C1822">
            <w:pPr>
              <w:pStyle w:val="BodyText"/>
            </w:pPr>
            <w:r>
              <w:t xml:space="preserve">            }</w:t>
            </w:r>
          </w:p>
        </w:tc>
      </w:tr>
    </w:tbl>
    <w:p w14:paraId="2FD7C611" w14:textId="77777777" w:rsidR="00FC3035" w:rsidRPr="00E33D85" w:rsidRDefault="002C427A" w:rsidP="007406C5">
      <w:pPr>
        <w:autoSpaceDE w:val="0"/>
        <w:autoSpaceDN w:val="0"/>
        <w:adjustRightInd w:val="0"/>
        <w:spacing w:after="0" w:line="240" w:lineRule="auto"/>
      </w:pPr>
      <w:r>
        <w:rPr>
          <w:bCs/>
          <w:color w:val="000000" w:themeColor="text1"/>
        </w:rPr>
        <w:t>[note: this section updated in custom code section as to reduce redundancy]</w:t>
      </w:r>
    </w:p>
    <w:p w14:paraId="03D64AE1" w14:textId="77777777" w:rsidR="00FC3035" w:rsidRPr="00E33D85" w:rsidRDefault="00FC3035" w:rsidP="005C1822">
      <w:pPr>
        <w:pStyle w:val="BodyText"/>
      </w:pPr>
    </w:p>
    <w:p w14:paraId="4F033EE7" w14:textId="77777777" w:rsidR="00FC3035" w:rsidRPr="00E33D85" w:rsidRDefault="00FC3035" w:rsidP="005C1822">
      <w:pPr>
        <w:pStyle w:val="BodyText"/>
      </w:pPr>
    </w:p>
    <w:p w14:paraId="4A91015A" w14:textId="77777777" w:rsidR="00FC3035" w:rsidRPr="00E33D85" w:rsidRDefault="00FC3035" w:rsidP="005C1822">
      <w:pPr>
        <w:pStyle w:val="BodyText"/>
      </w:pPr>
      <w:r w:rsidRPr="00E33D85">
        <w:rPr>
          <w:noProof/>
        </w:rPr>
        <w:lastRenderedPageBreak/>
        <w:drawing>
          <wp:inline distT="0" distB="0" distL="0" distR="0" wp14:anchorId="2604DE0C" wp14:editId="23C72B88">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14:paraId="37EDC6F1" w14:textId="77777777" w:rsidR="00FC3035" w:rsidRPr="00E33D85" w:rsidRDefault="00FC3035" w:rsidP="005C1822">
      <w:pPr>
        <w:pStyle w:val="BodyText"/>
      </w:pPr>
    </w:p>
    <w:p w14:paraId="37F5DEF2" w14:textId="77777777" w:rsidR="006E68E7" w:rsidRPr="00E33D85" w:rsidRDefault="006E68E7" w:rsidP="000C2ED1">
      <w:pPr>
        <w:pStyle w:val="Heading4"/>
        <w:rPr>
          <w:rFonts w:asciiTheme="minorHAnsi" w:hAnsiTheme="minorHAnsi"/>
        </w:rPr>
      </w:pPr>
      <w:r w:rsidRPr="00E33D85">
        <w:rPr>
          <w:rFonts w:asciiTheme="minorHAnsi" w:hAnsiTheme="minorHAnsi"/>
        </w:rPr>
        <w:t>paymentmethods.isml</w:t>
      </w:r>
    </w:p>
    <w:p w14:paraId="6E76CA1F" w14:textId="77777777" w:rsidR="006E68E7" w:rsidRDefault="006E68E7" w:rsidP="005C1822">
      <w:pPr>
        <w:pStyle w:val="BodyText"/>
        <w:numPr>
          <w:ilvl w:val="0"/>
          <w:numId w:val="39"/>
        </w:numPr>
      </w:pPr>
      <w:r w:rsidRPr="00E33D85">
        <w:t xml:space="preserve"> Add </w:t>
      </w:r>
      <w:r w:rsidR="00FB5178" w:rsidRPr="00E33D85">
        <w:t>ondition for</w:t>
      </w:r>
      <w:r w:rsidRPr="00E33D85">
        <w:t xml:space="preserve"> Visa Checkout  error handling</w:t>
      </w:r>
      <w:r w:rsidR="00FB5178">
        <w:t xml:space="preserve"> just after closing of &lt;/legend&gt; block.</w:t>
      </w:r>
    </w:p>
    <w:tbl>
      <w:tblPr>
        <w:tblStyle w:val="TableGrid"/>
        <w:tblW w:w="0" w:type="auto"/>
        <w:tblLook w:val="04A0" w:firstRow="1" w:lastRow="0" w:firstColumn="1" w:lastColumn="0" w:noHBand="0" w:noVBand="1"/>
      </w:tblPr>
      <w:tblGrid>
        <w:gridCol w:w="10296"/>
      </w:tblGrid>
      <w:tr w:rsidR="00FB5178" w14:paraId="2EF9E531" w14:textId="77777777" w:rsidTr="00FB5178">
        <w:tc>
          <w:tcPr>
            <w:tcW w:w="10296" w:type="dxa"/>
          </w:tcPr>
          <w:p w14:paraId="5E34E9CA" w14:textId="434B1C5C" w:rsidR="00FB5178" w:rsidRDefault="00D96F63" w:rsidP="005C1822">
            <w:pPr>
              <w:pStyle w:val="BodyText"/>
            </w:pPr>
            <w:r w:rsidRPr="00D96F63">
              <w:rPr>
                <w:highlight w:val="yellow"/>
              </w:rPr>
              <w:t>[</w:t>
            </w:r>
            <w:r w:rsidRPr="00D96F63">
              <w:rPr>
                <w:b/>
                <w:highlight w:val="yellow"/>
              </w:rPr>
              <w:t>Note</w:t>
            </w:r>
            <w:r w:rsidRPr="00D96F63">
              <w:rPr>
                <w:highlight w:val="yellow"/>
              </w:rPr>
              <w:t>: Below snippet is for reference purpose only, changes are aleady covered  under custom code &gt; generic section -&gt;COPlaceOrder.js]</w:t>
            </w:r>
          </w:p>
        </w:tc>
      </w:tr>
    </w:tbl>
    <w:p w14:paraId="43DA577A" w14:textId="77777777" w:rsidR="00FB5178" w:rsidRPr="00E33D85" w:rsidRDefault="00FB5178" w:rsidP="005C1822">
      <w:pPr>
        <w:pStyle w:val="BodyText"/>
      </w:pPr>
    </w:p>
    <w:p w14:paraId="2A5AB285" w14:textId="77777777" w:rsidR="006E68E7" w:rsidRPr="00E33D85" w:rsidRDefault="006E68E7" w:rsidP="005C1822">
      <w:pPr>
        <w:pStyle w:val="BodyText"/>
      </w:pPr>
      <w:r w:rsidRPr="00E33D85">
        <w:t>&lt;isif condition="${ pdict.VisaCheckoutError != null  || pdict.SecureAcceptanceError != null}"&gt;</w:t>
      </w:r>
    </w:p>
    <w:p w14:paraId="747F71EE" w14:textId="77777777" w:rsidR="006E68E7" w:rsidRPr="00E33D85" w:rsidRDefault="006E68E7" w:rsidP="005C1822">
      <w:pPr>
        <w:pStyle w:val="BodyText"/>
      </w:pPr>
      <w:r w:rsidRPr="00E33D85">
        <w:rPr>
          <w:noProof/>
        </w:rPr>
        <w:drawing>
          <wp:inline distT="0" distB="0" distL="0" distR="0" wp14:anchorId="2ADDCA96" wp14:editId="19B1AF97">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14:paraId="58429A97" w14:textId="77777777" w:rsidR="006E68E7" w:rsidRPr="000C2ED1" w:rsidRDefault="006E68E7" w:rsidP="000C2ED1">
      <w:pPr>
        <w:pStyle w:val="Heading4"/>
        <w:rPr>
          <w:rFonts w:asciiTheme="minorHAnsi" w:hAnsiTheme="minorHAnsi"/>
        </w:rPr>
      </w:pPr>
      <w:r w:rsidRPr="00E33D85">
        <w:rPr>
          <w:rFonts w:asciiTheme="minorHAnsi" w:hAnsiTheme="minorHAnsi"/>
        </w:rPr>
        <w:t>billing.isml</w:t>
      </w:r>
    </w:p>
    <w:p w14:paraId="0E3178B0" w14:textId="77777777" w:rsidR="006E68E7" w:rsidRPr="00E33D85" w:rsidRDefault="006E68E7" w:rsidP="005C1822">
      <w:pPr>
        <w:pStyle w:val="BodyText"/>
        <w:numPr>
          <w:ilvl w:val="0"/>
          <w:numId w:val="26"/>
        </w:numPr>
      </w:pPr>
      <w:r w:rsidRPr="00E33D85">
        <w:t>Add class on “continue to place order” button that would be used in billing.js to hide or show button based on payment method selection</w:t>
      </w:r>
      <w:r w:rsidR="00AC3184">
        <w:t xml:space="preserve">  below </w:t>
      </w:r>
      <w:r w:rsidR="00AC3184" w:rsidRPr="00AC3184">
        <w:t>isbonusdiscountlineitem tag</w:t>
      </w:r>
      <w:r w:rsidR="002C427A">
        <w:t xml:space="preserve"> and set type as button</w:t>
      </w:r>
    </w:p>
    <w:tbl>
      <w:tblPr>
        <w:tblStyle w:val="TableGrid"/>
        <w:tblW w:w="0" w:type="auto"/>
        <w:tblInd w:w="18" w:type="dxa"/>
        <w:tblLook w:val="04A0" w:firstRow="1" w:lastRow="0" w:firstColumn="1" w:lastColumn="0" w:noHBand="0" w:noVBand="1"/>
      </w:tblPr>
      <w:tblGrid>
        <w:gridCol w:w="10278"/>
      </w:tblGrid>
      <w:tr w:rsidR="006E68E7" w:rsidRPr="00E33D85" w14:paraId="5D30450E" w14:textId="77777777" w:rsidTr="00A067F5">
        <w:tc>
          <w:tcPr>
            <w:tcW w:w="10278" w:type="dxa"/>
          </w:tcPr>
          <w:p w14:paraId="1AEFA5A5" w14:textId="663172EC" w:rsidR="0056253D" w:rsidRPr="0056253D" w:rsidRDefault="0056253D" w:rsidP="0056253D">
            <w:pPr>
              <w:autoSpaceDE w:val="0"/>
              <w:autoSpaceDN w:val="0"/>
              <w:adjustRightInd w:val="0"/>
              <w:spacing w:after="0" w:line="240" w:lineRule="auto"/>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"form-row form-row-button"</w:t>
            </w:r>
            <w:r w:rsidRPr="0056253D">
              <w:rPr>
                <w:rFonts w:ascii="Consolas" w:eastAsia="Times New Roman" w:hAnsi="Consolas" w:cs="Consolas"/>
                <w:color w:val="008080"/>
                <w:sz w:val="20"/>
                <w:szCs w:val="20"/>
              </w:rPr>
              <w:t>&gt;</w:t>
            </w:r>
          </w:p>
          <w:p w14:paraId="76B27D22" w14:textId="3ABDDA1D" w:rsidR="0056253D" w:rsidRPr="0056253D" w:rsidRDefault="0056253D" w:rsidP="0056253D">
            <w:pPr>
              <w:autoSpaceDE w:val="0"/>
              <w:autoSpaceDN w:val="0"/>
              <w:adjustRightInd w:val="0"/>
              <w:spacing w:after="0" w:line="240" w:lineRule="auto"/>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button</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 xml:space="preserve">"button-fancy-large secureacceptance </w:t>
            </w:r>
            <w:r w:rsidRPr="0056253D">
              <w:rPr>
                <w:rFonts w:ascii="Consolas" w:eastAsia="Times New Roman" w:hAnsi="Consolas" w:cs="Consolas"/>
                <w:i/>
                <w:iCs/>
                <w:color w:val="2A00FF"/>
                <w:sz w:val="20"/>
                <w:szCs w:val="20"/>
                <w:highlight w:val="yellow"/>
              </w:rPr>
              <w:t>continue-place-order</w:t>
            </w:r>
            <w:r w:rsidRPr="0056253D">
              <w:rPr>
                <w:rFonts w:ascii="Consolas" w:eastAsia="Times New Roman" w:hAnsi="Consolas" w:cs="Consolas"/>
                <w:i/>
                <w:iCs/>
                <w:color w:val="2A00FF"/>
                <w:sz w:val="20"/>
                <w:szCs w:val="20"/>
              </w:rPr>
              <w:t>"</w:t>
            </w:r>
            <w:r w:rsidRPr="00F120CA">
              <w:rPr>
                <w:rFonts w:ascii="Consolas" w:eastAsia="Times New Roman" w:hAnsi="Consolas" w:cs="Consolas"/>
                <w:color w:val="7F007F"/>
                <w:sz w:val="20"/>
                <w:szCs w:val="20"/>
                <w:highlight w:val="yellow"/>
              </w:rPr>
              <w:t>type</w:t>
            </w:r>
            <w:r w:rsidRPr="00F120CA">
              <w:rPr>
                <w:rFonts w:ascii="Consolas" w:eastAsia="Times New Roman" w:hAnsi="Consolas" w:cs="Consolas"/>
                <w:color w:val="000000"/>
                <w:sz w:val="20"/>
                <w:szCs w:val="20"/>
                <w:highlight w:val="yellow"/>
              </w:rPr>
              <w:t>=</w:t>
            </w:r>
            <w:r w:rsidRPr="00F120CA">
              <w:rPr>
                <w:rFonts w:ascii="Consolas" w:eastAsia="Times New Roman" w:hAnsi="Consolas" w:cs="Consolas"/>
                <w:i/>
                <w:iCs/>
                <w:color w:val="2A00FF"/>
                <w:sz w:val="20"/>
                <w:szCs w:val="20"/>
                <w:highlight w:val="yellow"/>
              </w:rPr>
              <w:t>"button"</w:t>
            </w:r>
            <w:r w:rsidRPr="0056253D">
              <w:rPr>
                <w:rFonts w:ascii="Consolas" w:eastAsia="Times New Roman" w:hAnsi="Consolas" w:cs="Consolas"/>
                <w:color w:val="7F007F"/>
                <w:sz w:val="20"/>
                <w:szCs w:val="20"/>
              </w:rPr>
              <w:t>name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"${pdict.CurrentForms.billing.save.htmlName}"</w:t>
            </w:r>
            <w:r w:rsidR="00822CF0">
              <w:rPr>
                <w:rFonts w:ascii="Consolas" w:eastAsia="Times New Roman" w:hAnsi="Consolas" w:cs="Consolas"/>
                <w:i/>
                <w:iCs/>
                <w:color w:val="2A00FF"/>
                <w:sz w:val="20"/>
                <w:szCs w:val="20"/>
              </w:rPr>
              <w:t xml:space="preserve"> </w:t>
            </w:r>
            <w:r w:rsidRPr="0056253D">
              <w:rPr>
                <w:rFonts w:ascii="Consolas" w:eastAsia="Times New Roman" w:hAnsi="Consolas" w:cs="Consolas"/>
                <w:color w:val="7F007F"/>
                <w:sz w:val="20"/>
                <w:szCs w:val="20"/>
              </w:rPr>
              <w:t>value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"${Resource.msg('global.continueplaceorder','locale',null)}"</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w:t>
            </w:r>
            <w:r w:rsidRPr="0056253D">
              <w:rPr>
                <w:rFonts w:ascii="Consolas" w:eastAsia="Times New Roman" w:hAnsi="Consolas" w:cs="Consolas"/>
                <w:color w:val="000000"/>
                <w:sz w:val="20"/>
                <w:szCs w:val="20"/>
              </w:rPr>
              <w:t>${Resource.msg('global.continueplaceorder','locale',null)}</w:t>
            </w: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button</w:t>
            </w:r>
            <w:r w:rsidRPr="0056253D">
              <w:rPr>
                <w:rFonts w:ascii="Consolas" w:eastAsia="Times New Roman" w:hAnsi="Consolas" w:cs="Consolas"/>
                <w:color w:val="008080"/>
                <w:sz w:val="20"/>
                <w:szCs w:val="20"/>
              </w:rPr>
              <w:t>&gt;</w:t>
            </w:r>
          </w:p>
          <w:p w14:paraId="38778B85" w14:textId="77777777" w:rsidR="006E68E7" w:rsidRPr="00E33D85" w:rsidRDefault="0056253D" w:rsidP="005C1822">
            <w:pPr>
              <w:pStyle w:val="BodyText"/>
            </w:pPr>
            <w:r>
              <w:t>&lt;/</w:t>
            </w:r>
            <w:r>
              <w:rPr>
                <w:color w:val="3F7F7F"/>
                <w:highlight w:val="lightGray"/>
              </w:rPr>
              <w:t>div</w:t>
            </w:r>
            <w:r>
              <w:t>&gt;</w:t>
            </w:r>
          </w:p>
        </w:tc>
      </w:tr>
    </w:tbl>
    <w:p w14:paraId="1FD61ED4" w14:textId="77777777" w:rsidR="006E68E7" w:rsidRPr="00E33D85" w:rsidRDefault="006E68E7" w:rsidP="005C1822">
      <w:pPr>
        <w:pStyle w:val="BodyText"/>
      </w:pPr>
    </w:p>
    <w:p w14:paraId="74695E57" w14:textId="77777777" w:rsidR="006E68E7" w:rsidRPr="00E33D85" w:rsidRDefault="006E68E7" w:rsidP="005C1822">
      <w:pPr>
        <w:pStyle w:val="BodyText"/>
        <w:numPr>
          <w:ilvl w:val="0"/>
          <w:numId w:val="26"/>
        </w:numPr>
      </w:pPr>
      <w:r w:rsidRPr="00E33D85">
        <w:t>Include Visa Checkout Button</w:t>
      </w:r>
    </w:p>
    <w:p w14:paraId="095519B5" w14:textId="77777777" w:rsidR="006E68E7" w:rsidRDefault="006E68E7" w:rsidP="005C1822">
      <w:pPr>
        <w:pStyle w:val="BodyText"/>
      </w:pPr>
      <w:r w:rsidRPr="00E33D85">
        <w:t xml:space="preserve">Add following div section after the form ends </w:t>
      </w:r>
    </w:p>
    <w:tbl>
      <w:tblPr>
        <w:tblStyle w:val="TableGrid"/>
        <w:tblW w:w="0" w:type="auto"/>
        <w:tblLook w:val="04A0" w:firstRow="1" w:lastRow="0" w:firstColumn="1" w:lastColumn="0" w:noHBand="0" w:noVBand="1"/>
      </w:tblPr>
      <w:tblGrid>
        <w:gridCol w:w="10296"/>
      </w:tblGrid>
      <w:tr w:rsidR="005B6A28" w14:paraId="2B2471D7" w14:textId="77777777" w:rsidTr="005B6A28">
        <w:tc>
          <w:tcPr>
            <w:tcW w:w="10296" w:type="dxa"/>
          </w:tcPr>
          <w:p w14:paraId="20C7F006" w14:textId="223759BD" w:rsidR="005B6A28" w:rsidRDefault="005B6A28" w:rsidP="005B6A2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"visacheckoutbutton hide"</w:t>
            </w:r>
            <w:r w:rsidR="00822CF0">
              <w:rPr>
                <w:rFonts w:ascii="Consolas" w:eastAsia="Times New Roman" w:hAnsi="Consolas" w:cs="Consolas"/>
                <w:i/>
                <w:iCs/>
                <w:color w:val="2A00FF"/>
                <w:sz w:val="20"/>
                <w:szCs w:val="20"/>
              </w:rPr>
              <w:t xml:space="preserve"> </w:t>
            </w:r>
            <w:r>
              <w:rPr>
                <w:rFonts w:ascii="Consolas" w:eastAsia="Times New Roman" w:hAnsi="Consolas" w:cs="Consolas"/>
                <w:color w:val="7F007F"/>
                <w:sz w:val="20"/>
                <w:szCs w:val="20"/>
              </w:rPr>
              <w:t>style</w:t>
            </w:r>
            <w:r>
              <w:rPr>
                <w:rFonts w:ascii="Consolas" w:eastAsia="Times New Roman" w:hAnsi="Consolas" w:cs="Consolas"/>
                <w:color w:val="000000"/>
                <w:sz w:val="20"/>
                <w:szCs w:val="20"/>
              </w:rPr>
              <w:t>="</w:t>
            </w:r>
            <w:r>
              <w:rPr>
                <w:rFonts w:ascii="Consolas" w:eastAsia="Times New Roman" w:hAnsi="Consolas" w:cs="Consolas"/>
                <w:color w:val="7F007F"/>
                <w:sz w:val="20"/>
                <w:szCs w:val="20"/>
              </w:rPr>
              <w:t>text-align</w:t>
            </w:r>
            <w:r>
              <w:rPr>
                <w:rFonts w:ascii="Consolas" w:eastAsia="Times New Roman" w:hAnsi="Consolas" w:cs="Consolas"/>
                <w:color w:val="000000"/>
                <w:sz w:val="20"/>
                <w:szCs w:val="20"/>
              </w:rPr>
              <w:t xml:space="preserve">: </w:t>
            </w:r>
            <w:r>
              <w:rPr>
                <w:rFonts w:ascii="Consolas" w:eastAsia="Times New Roman" w:hAnsi="Consolas" w:cs="Consolas"/>
                <w:i/>
                <w:iCs/>
                <w:color w:val="2A00E1"/>
                <w:sz w:val="20"/>
                <w:szCs w:val="20"/>
              </w:rPr>
              <w:t>center</w:t>
            </w:r>
            <w:r>
              <w:rPr>
                <w:rFonts w:ascii="Consolas" w:eastAsia="Times New Roman" w:hAnsi="Consolas" w:cs="Consolas"/>
                <w:color w:val="000000"/>
                <w:sz w:val="20"/>
                <w:szCs w:val="20"/>
              </w:rPr>
              <w:t>;"</w:t>
            </w:r>
            <w:r>
              <w:rPr>
                <w:rFonts w:ascii="Consolas" w:eastAsia="Times New Roman" w:hAnsi="Consolas" w:cs="Consolas"/>
                <w:color w:val="008080"/>
                <w:sz w:val="20"/>
                <w:szCs w:val="20"/>
              </w:rPr>
              <w:t>&gt;</w:t>
            </w:r>
          </w:p>
          <w:p w14:paraId="314FE3A8" w14:textId="13877524" w:rsidR="005B6A28" w:rsidRDefault="005B6A28" w:rsidP="005B6A2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isinclude</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url</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"${URLUtils.url('CYBVisaCheckout-Button')}"</w:t>
            </w:r>
            <w:r>
              <w:rPr>
                <w:rFonts w:ascii="Consolas" w:eastAsia="Times New Roman" w:hAnsi="Consolas" w:cs="Consolas"/>
                <w:color w:val="008080"/>
                <w:sz w:val="20"/>
                <w:szCs w:val="20"/>
              </w:rPr>
              <w:t>/&gt;</w:t>
            </w:r>
          </w:p>
          <w:p w14:paraId="60DD76D3" w14:textId="77777777" w:rsidR="005B6A28" w:rsidRDefault="005B6A28" w:rsidP="005C1822">
            <w:pPr>
              <w:pStyle w:val="BodyText"/>
            </w:pPr>
            <w:r>
              <w:t>&lt;/</w:t>
            </w:r>
            <w:r>
              <w:rPr>
                <w:color w:val="3F7F7F"/>
                <w:highlight w:val="lightGray"/>
              </w:rPr>
              <w:t>div</w:t>
            </w:r>
            <w:r>
              <w:t>&gt;</w:t>
            </w:r>
          </w:p>
        </w:tc>
      </w:tr>
    </w:tbl>
    <w:p w14:paraId="3030223E" w14:textId="77777777" w:rsidR="006E68E7" w:rsidRPr="005B6A28" w:rsidRDefault="006E68E7" w:rsidP="005B6A28">
      <w:pPr>
        <w:autoSpaceDE w:val="0"/>
        <w:autoSpaceDN w:val="0"/>
        <w:adjustRightInd w:val="0"/>
        <w:spacing w:after="0" w:line="240" w:lineRule="auto"/>
        <w:rPr>
          <w:rFonts w:eastAsia="Times New Roman" w:cs="Consolas"/>
          <w:sz w:val="20"/>
          <w:szCs w:val="20"/>
        </w:rPr>
      </w:pPr>
    </w:p>
    <w:p w14:paraId="419E75E5" w14:textId="77777777" w:rsidR="00FC3035" w:rsidRPr="00E33D85" w:rsidRDefault="00FC3035" w:rsidP="000C2ED1">
      <w:pPr>
        <w:pStyle w:val="Heading4"/>
        <w:rPr>
          <w:rFonts w:asciiTheme="minorHAnsi" w:hAnsiTheme="minorHAnsi"/>
        </w:rPr>
      </w:pPr>
      <w:r w:rsidRPr="00E33D85">
        <w:rPr>
          <w:rFonts w:asciiTheme="minorHAnsi" w:hAnsiTheme="minorHAnsi"/>
        </w:rPr>
        <w:lastRenderedPageBreak/>
        <w:t>cart.isml</w:t>
      </w:r>
    </w:p>
    <w:p w14:paraId="771DB611" w14:textId="77777777" w:rsidR="00FC3035" w:rsidRPr="00E33D85" w:rsidRDefault="00FC3035" w:rsidP="007D5AFD">
      <w:pPr>
        <w:pStyle w:val="ListParagraph"/>
        <w:numPr>
          <w:ilvl w:val="0"/>
          <w:numId w:val="40"/>
        </w:numPr>
      </w:pPr>
      <w:r w:rsidRPr="00E33D85">
        <w:t>Include Visa checkout button:</w:t>
      </w:r>
    </w:p>
    <w:p w14:paraId="49DEAF40" w14:textId="77777777" w:rsidR="00FC3035" w:rsidRPr="00E33D85" w:rsidRDefault="00FC3035" w:rsidP="00FC3035">
      <w:pPr>
        <w:pStyle w:val="ListParagraph"/>
      </w:pPr>
      <w:r w:rsidRPr="00E33D85">
        <w:t xml:space="preserve">Add following lines </w:t>
      </w:r>
      <w:r w:rsidR="002C427A">
        <w:t>above</w:t>
      </w:r>
      <w:r w:rsidRPr="00E33D85">
        <w:t xml:space="preserve"> cart-recommendations </w:t>
      </w:r>
      <w:r w:rsidR="0002592D" w:rsidRPr="00E33D85">
        <w:t>div</w:t>
      </w:r>
    </w:p>
    <w:tbl>
      <w:tblPr>
        <w:tblStyle w:val="TableGrid"/>
        <w:tblW w:w="0" w:type="auto"/>
        <w:tblLook w:val="04A0" w:firstRow="1" w:lastRow="0" w:firstColumn="1" w:lastColumn="0" w:noHBand="0" w:noVBand="1"/>
      </w:tblPr>
      <w:tblGrid>
        <w:gridCol w:w="10296"/>
      </w:tblGrid>
      <w:tr w:rsidR="0002592D" w:rsidRPr="00E33D85" w14:paraId="0F77F2B0" w14:textId="77777777" w:rsidTr="0002592D">
        <w:tc>
          <w:tcPr>
            <w:tcW w:w="10296" w:type="dxa"/>
          </w:tcPr>
          <w:p w14:paraId="7EF5F480" w14:textId="77777777"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3F5FBF"/>
                <w:sz w:val="20"/>
                <w:szCs w:val="20"/>
                <w:highlight w:val="yellow"/>
              </w:rPr>
              <w:t>&lt;!--  BEGIN Visa Checkout code --&gt;</w:t>
            </w:r>
          </w:p>
          <w:p w14:paraId="3CB1D2ED" w14:textId="562DDE13"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14:paraId="0CF5B4D4" w14:textId="2BFD14AB"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"${pdict.CurrentHttpParameterMap.visacheckout.value}"</w:t>
            </w:r>
            <w:r w:rsidRPr="000C2ED1">
              <w:rPr>
                <w:rFonts w:eastAsia="Times New Roman" w:cs="Consolas"/>
                <w:color w:val="008080"/>
                <w:sz w:val="20"/>
                <w:szCs w:val="20"/>
                <w:highlight w:val="yellow"/>
              </w:rPr>
              <w:t>&gt;</w:t>
            </w:r>
          </w:p>
          <w:p w14:paraId="4926DD9D" w14:textId="4C92C922"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"${URLUtils.url('CYBVisaCheckout-Button','visacheckout','pdict.CurrentHttpParameterMap.visacheckout.value')}"</w:t>
            </w:r>
            <w:r w:rsidRPr="000C2ED1">
              <w:rPr>
                <w:rFonts w:eastAsia="Times New Roman" w:cs="Consolas"/>
                <w:color w:val="008080"/>
                <w:sz w:val="20"/>
                <w:szCs w:val="20"/>
                <w:highlight w:val="yellow"/>
              </w:rPr>
              <w:t>/&gt;</w:t>
            </w:r>
          </w:p>
          <w:p w14:paraId="7310BD81" w14:textId="77777777"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14:paraId="6442E629" w14:textId="6388243E"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14:paraId="7584AD1A" w14:textId="77777777"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7DF1A219" w14:textId="77777777"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39E48966" w14:textId="77777777" w:rsidR="0002592D" w:rsidRPr="00E33D85" w:rsidRDefault="00F25AE7" w:rsidP="00F25AE7">
            <w:r w:rsidRPr="000C2ED1">
              <w:rPr>
                <w:rFonts w:eastAsia="Times New Roman" w:cs="Consolas"/>
                <w:color w:val="3F5FBF"/>
                <w:sz w:val="20"/>
                <w:szCs w:val="20"/>
                <w:highlight w:val="yellow"/>
              </w:rPr>
              <w:t>&lt;!--  END Visa Checkout code --&gt;</w:t>
            </w:r>
          </w:p>
        </w:tc>
      </w:tr>
    </w:tbl>
    <w:p w14:paraId="07A5FB3E" w14:textId="77777777" w:rsidR="00FC3035" w:rsidRPr="00E33D85" w:rsidRDefault="00FC3035" w:rsidP="000C2ED1">
      <w:pPr>
        <w:pStyle w:val="Heading4"/>
        <w:rPr>
          <w:rFonts w:asciiTheme="minorHAnsi" w:hAnsiTheme="minorHAnsi"/>
        </w:rPr>
      </w:pPr>
      <w:r w:rsidRPr="00E33D85">
        <w:rPr>
          <w:rFonts w:asciiTheme="minorHAnsi" w:hAnsiTheme="minorHAnsi"/>
        </w:rPr>
        <w:t>minicart.isml</w:t>
      </w:r>
    </w:p>
    <w:p w14:paraId="05A440EF" w14:textId="77777777" w:rsidR="00FC3035" w:rsidRPr="00E33D85" w:rsidRDefault="00FC3035" w:rsidP="007D5AFD">
      <w:pPr>
        <w:pStyle w:val="ListParagraph"/>
        <w:numPr>
          <w:ilvl w:val="0"/>
          <w:numId w:val="41"/>
        </w:numPr>
      </w:pPr>
      <w:r w:rsidRPr="00E33D85">
        <w:t xml:space="preserve">Add following line in </w:t>
      </w:r>
      <w:r w:rsidR="002C427A">
        <w:t>after &lt;/</w:t>
      </w:r>
      <w:r w:rsidR="002C427A" w:rsidRPr="002C427A">
        <w:t>isapplepay</w:t>
      </w:r>
      <w:r w:rsidR="002C427A">
        <w:t>&gt;</w:t>
      </w:r>
      <w:r w:rsidR="002C427A" w:rsidRPr="002C427A">
        <w:t xml:space="preserve"> tag and</w:t>
      </w:r>
      <w:r w:rsidRPr="00E33D85">
        <w:t>div having id &lt;div class="mini-cart-totals"&gt; before checkout button</w:t>
      </w:r>
    </w:p>
    <w:tbl>
      <w:tblPr>
        <w:tblStyle w:val="TableGrid"/>
        <w:tblW w:w="0" w:type="auto"/>
        <w:tblInd w:w="-72" w:type="dxa"/>
        <w:tblLook w:val="04A0" w:firstRow="1" w:lastRow="0" w:firstColumn="1" w:lastColumn="0" w:noHBand="0" w:noVBand="1"/>
      </w:tblPr>
      <w:tblGrid>
        <w:gridCol w:w="10368"/>
      </w:tblGrid>
      <w:tr w:rsidR="00955E23" w:rsidRPr="00E33D85" w14:paraId="5CE4FE62" w14:textId="77777777" w:rsidTr="00636F6D">
        <w:tc>
          <w:tcPr>
            <w:tcW w:w="10368" w:type="dxa"/>
          </w:tcPr>
          <w:p w14:paraId="095BC846" w14:textId="77777777" w:rsidR="00E8745C" w:rsidRPr="000C2ED1" w:rsidRDefault="00955E23" w:rsidP="00E8745C">
            <w:pPr>
              <w:autoSpaceDE w:val="0"/>
              <w:autoSpaceDN w:val="0"/>
              <w:adjustRightInd w:val="0"/>
              <w:spacing w:after="0" w:line="240" w:lineRule="auto"/>
              <w:rPr>
                <w:rFonts w:eastAsia="Times New Roman" w:cs="Consolas"/>
                <w:sz w:val="20"/>
                <w:szCs w:val="20"/>
                <w:highlight w:val="yellow"/>
              </w:rPr>
            </w:pPr>
            <w:r w:rsidRPr="000C2ED1">
              <w:tab/>
            </w:r>
            <w:r w:rsidR="00E8745C" w:rsidRPr="000C2ED1">
              <w:rPr>
                <w:rFonts w:eastAsia="Times New Roman" w:cs="Consolas"/>
                <w:color w:val="3F5FBF"/>
                <w:sz w:val="20"/>
                <w:szCs w:val="20"/>
                <w:highlight w:val="yellow"/>
              </w:rPr>
              <w:t>&lt;!--  BEGIN Visa Checkout code --&gt;</w:t>
            </w:r>
          </w:p>
          <w:p w14:paraId="211EE8CB" w14:textId="2B93429B"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14:paraId="39D57289" w14:textId="5C8F73AA"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 !pdict.CurrentHttpParameterMap.visacheckout.value}"</w:t>
            </w:r>
            <w:r w:rsidRPr="000C2ED1">
              <w:rPr>
                <w:rFonts w:eastAsia="Times New Roman" w:cs="Consolas"/>
                <w:color w:val="008080"/>
                <w:sz w:val="20"/>
                <w:szCs w:val="20"/>
                <w:highlight w:val="yellow"/>
              </w:rPr>
              <w:t>&gt;</w:t>
            </w:r>
          </w:p>
          <w:p w14:paraId="4C97D3DA" w14:textId="4BB111C0"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"${URLUtils.url('CYBVisaCheckout-Button','buttonsource','minicart')}"</w:t>
            </w:r>
            <w:r w:rsidRPr="000C2ED1">
              <w:rPr>
                <w:rFonts w:eastAsia="Times New Roman" w:cs="Consolas"/>
                <w:color w:val="008080"/>
                <w:sz w:val="20"/>
                <w:szCs w:val="20"/>
                <w:highlight w:val="yellow"/>
              </w:rPr>
              <w:t>/&gt;</w:t>
            </w:r>
          </w:p>
          <w:p w14:paraId="77A7231D" w14:textId="77777777"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14:paraId="61FB1654" w14:textId="48A2319E"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14:paraId="78948C06" w14:textId="77777777"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75CCB784" w14:textId="77777777"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49A92E2D" w14:textId="77777777"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3F5FBF"/>
                <w:sz w:val="20"/>
                <w:szCs w:val="20"/>
                <w:highlight w:val="yellow"/>
              </w:rPr>
              <w:t>&lt;!--  END Visa Checkout code --&gt;</w:t>
            </w:r>
          </w:p>
          <w:p w14:paraId="7A5D4B7C" w14:textId="77777777"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p>
          <w:p w14:paraId="6825DDC3" w14:textId="267A8079"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a</w:t>
            </w:r>
            <w:r w:rsidR="00822CF0">
              <w:rPr>
                <w:rFonts w:eastAsia="Times New Roman" w:cs="Consolas"/>
                <w:color w:val="3F7F7F"/>
                <w:sz w:val="20"/>
                <w:szCs w:val="20"/>
              </w:rPr>
              <w:t xml:space="preserve"> </w:t>
            </w:r>
            <w:r w:rsidRPr="000C2ED1">
              <w:rPr>
                <w:rFonts w:eastAsia="Times New Roman" w:cs="Consolas"/>
                <w:color w:val="7F007F"/>
                <w:sz w:val="20"/>
                <w:szCs w:val="20"/>
              </w:rPr>
              <w:t>class</w:t>
            </w:r>
            <w:r w:rsidRPr="000C2ED1">
              <w:rPr>
                <w:rFonts w:eastAsia="Times New Roman" w:cs="Consolas"/>
                <w:color w:val="000000"/>
                <w:sz w:val="20"/>
                <w:szCs w:val="20"/>
              </w:rPr>
              <w:t>=</w:t>
            </w:r>
            <w:r w:rsidRPr="000C2ED1">
              <w:rPr>
                <w:rFonts w:eastAsia="Times New Roman" w:cs="Consolas"/>
                <w:i/>
                <w:iCs/>
                <w:color w:val="2A00FF"/>
                <w:sz w:val="20"/>
                <w:szCs w:val="20"/>
              </w:rPr>
              <w:t>"mini-cart-link-checkout"</w:t>
            </w:r>
            <w:r w:rsidR="00822CF0">
              <w:rPr>
                <w:rFonts w:eastAsia="Times New Roman" w:cs="Consolas"/>
                <w:i/>
                <w:iCs/>
                <w:color w:val="2A00FF"/>
                <w:sz w:val="20"/>
                <w:szCs w:val="20"/>
              </w:rPr>
              <w:t xml:space="preserve"> </w:t>
            </w:r>
            <w:r w:rsidRPr="000C2ED1">
              <w:rPr>
                <w:rFonts w:eastAsia="Times New Roman" w:cs="Consolas"/>
                <w:color w:val="7F007F"/>
                <w:sz w:val="20"/>
                <w:szCs w:val="20"/>
              </w:rPr>
              <w:t>href</w:t>
            </w:r>
            <w:r w:rsidRPr="000C2ED1">
              <w:rPr>
                <w:rFonts w:eastAsia="Times New Roman" w:cs="Consolas"/>
                <w:color w:val="000000"/>
                <w:sz w:val="20"/>
                <w:szCs w:val="20"/>
              </w:rPr>
              <w:t>=</w:t>
            </w:r>
            <w:r w:rsidRPr="000C2ED1">
              <w:rPr>
                <w:rFonts w:eastAsia="Times New Roman" w:cs="Consolas"/>
                <w:i/>
                <w:iCs/>
                <w:color w:val="2A00FF"/>
                <w:sz w:val="20"/>
                <w:szCs w:val="20"/>
              </w:rPr>
              <w:t>"${URLUtils.https('COCustomer-Start')}"</w:t>
            </w:r>
            <w:r w:rsidR="00822CF0">
              <w:rPr>
                <w:rFonts w:eastAsia="Times New Roman" w:cs="Consolas"/>
                <w:i/>
                <w:iCs/>
                <w:color w:val="2A00FF"/>
                <w:sz w:val="20"/>
                <w:szCs w:val="20"/>
              </w:rPr>
              <w:t xml:space="preserve"> </w:t>
            </w:r>
            <w:r w:rsidRPr="000C2ED1">
              <w:rPr>
                <w:rFonts w:eastAsia="Times New Roman" w:cs="Consolas"/>
                <w:color w:val="7F007F"/>
                <w:sz w:val="20"/>
                <w:szCs w:val="20"/>
              </w:rPr>
              <w:t>title</w:t>
            </w:r>
            <w:r w:rsidRPr="000C2ED1">
              <w:rPr>
                <w:rFonts w:eastAsia="Times New Roman" w:cs="Consolas"/>
                <w:color w:val="000000"/>
                <w:sz w:val="20"/>
                <w:szCs w:val="20"/>
              </w:rPr>
              <w:t>=</w:t>
            </w:r>
            <w:r w:rsidRPr="000C2ED1">
              <w:rPr>
                <w:rFonts w:eastAsia="Times New Roman" w:cs="Consolas"/>
                <w:i/>
                <w:iCs/>
                <w:color w:val="2A00FF"/>
                <w:sz w:val="20"/>
                <w:szCs w:val="20"/>
              </w:rPr>
              <w:t>"${Resource.msg('minicart.directcheckout','checkout',null)}"</w:t>
            </w:r>
            <w:r w:rsidRPr="000C2ED1">
              <w:rPr>
                <w:rFonts w:eastAsia="Times New Roman" w:cs="Consolas"/>
                <w:color w:val="008080"/>
                <w:sz w:val="20"/>
                <w:szCs w:val="20"/>
              </w:rPr>
              <w:t>&gt;</w:t>
            </w:r>
            <w:r w:rsidRPr="000C2ED1">
              <w:rPr>
                <w:rFonts w:eastAsia="Times New Roman" w:cs="Consolas"/>
                <w:color w:val="000000"/>
                <w:sz w:val="20"/>
                <w:szCs w:val="20"/>
              </w:rPr>
              <w:t xml:space="preserve">${Resource.msg('minicart.directcheckout','checkout',null)} </w:t>
            </w:r>
            <w:r w:rsidRPr="000C2ED1">
              <w:rPr>
                <w:rFonts w:eastAsia="Times New Roman" w:cs="Consolas"/>
                <w:color w:val="2A00FF"/>
                <w:sz w:val="20"/>
                <w:szCs w:val="20"/>
              </w:rPr>
              <w:t>&amp;raquo;</w:t>
            </w:r>
            <w:r w:rsidRPr="000C2ED1">
              <w:rPr>
                <w:rFonts w:eastAsia="Times New Roman" w:cs="Consolas"/>
                <w:color w:val="008080"/>
                <w:sz w:val="20"/>
                <w:szCs w:val="20"/>
              </w:rPr>
              <w:t>&lt;/</w:t>
            </w:r>
            <w:r w:rsidRPr="000C2ED1">
              <w:rPr>
                <w:rFonts w:eastAsia="Times New Roman" w:cs="Consolas"/>
                <w:color w:val="3F7F7F"/>
                <w:sz w:val="20"/>
                <w:szCs w:val="20"/>
              </w:rPr>
              <w:t>a</w:t>
            </w:r>
            <w:r w:rsidRPr="000C2ED1">
              <w:rPr>
                <w:rFonts w:eastAsia="Times New Roman" w:cs="Consolas"/>
                <w:color w:val="008080"/>
                <w:sz w:val="20"/>
                <w:szCs w:val="20"/>
              </w:rPr>
              <w:t>&gt;</w:t>
            </w:r>
          </w:p>
          <w:p w14:paraId="0FB97CA7" w14:textId="77777777"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p w14:paraId="59EFBAFA" w14:textId="77777777" w:rsidR="00955E23" w:rsidRPr="00E33D85" w:rsidRDefault="00E8745C" w:rsidP="00E8745C">
            <w:pPr>
              <w:spacing w:after="0" w:line="240" w:lineRule="auto"/>
              <w:ind w:left="360"/>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14:paraId="57FFCF37" w14:textId="77777777" w:rsidR="00FC3035" w:rsidRPr="000C2ED1" w:rsidRDefault="00FC3035" w:rsidP="000C2ED1">
      <w:pPr>
        <w:pStyle w:val="Heading4"/>
        <w:rPr>
          <w:rFonts w:asciiTheme="minorHAnsi" w:hAnsiTheme="minorHAnsi"/>
        </w:rPr>
      </w:pPr>
      <w:r w:rsidRPr="000C2ED1">
        <w:rPr>
          <w:rFonts w:asciiTheme="minorHAnsi" w:hAnsiTheme="minorHAnsi"/>
        </w:rPr>
        <w:t>footer_UI.isml</w:t>
      </w:r>
    </w:p>
    <w:p w14:paraId="0BBD541D" w14:textId="77777777" w:rsidR="00FC3035" w:rsidRDefault="00FC3035" w:rsidP="007D5AFD">
      <w:pPr>
        <w:pStyle w:val="ListParagraph"/>
        <w:numPr>
          <w:ilvl w:val="0"/>
          <w:numId w:val="42"/>
        </w:numPr>
      </w:pPr>
      <w:r w:rsidRPr="00E33D85">
        <w:t>Include the template visacheckout/launch.isml at the end of the file.</w:t>
      </w:r>
    </w:p>
    <w:tbl>
      <w:tblPr>
        <w:tblStyle w:val="TableGrid"/>
        <w:tblW w:w="0" w:type="auto"/>
        <w:tblLook w:val="04A0" w:firstRow="1" w:lastRow="0" w:firstColumn="1" w:lastColumn="0" w:noHBand="0" w:noVBand="1"/>
      </w:tblPr>
      <w:tblGrid>
        <w:gridCol w:w="10296"/>
      </w:tblGrid>
      <w:tr w:rsidR="008F4DA8" w14:paraId="0F609AEC" w14:textId="77777777" w:rsidTr="008F4DA8">
        <w:tc>
          <w:tcPr>
            <w:tcW w:w="10296" w:type="dxa"/>
          </w:tcPr>
          <w:p w14:paraId="79509BEC" w14:textId="77777777" w:rsidR="008F4DA8" w:rsidRPr="000C2ED1" w:rsidRDefault="008F4DA8" w:rsidP="008F4DA8">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launch</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14:paraId="247AA033" w14:textId="77777777" w:rsidR="008F4DA8" w:rsidRDefault="008F4DA8" w:rsidP="008F4DA8">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"visacheckout/launch.isml"</w:t>
            </w:r>
            <w:r w:rsidRPr="000C2ED1">
              <w:rPr>
                <w:rFonts w:eastAsia="Times New Roman" w:cs="Consolas"/>
                <w:color w:val="008080"/>
                <w:sz w:val="20"/>
                <w:szCs w:val="20"/>
                <w:highlight w:val="yellow"/>
              </w:rPr>
              <w:t>/&gt;</w:t>
            </w:r>
          </w:p>
        </w:tc>
      </w:tr>
    </w:tbl>
    <w:p w14:paraId="082413C6" w14:textId="77777777" w:rsidR="00FC3035" w:rsidRPr="008F4DA8" w:rsidRDefault="00FC3035" w:rsidP="008F4DA8">
      <w:pPr>
        <w:autoSpaceDE w:val="0"/>
        <w:autoSpaceDN w:val="0"/>
        <w:adjustRightInd w:val="0"/>
        <w:spacing w:after="0" w:line="240" w:lineRule="auto"/>
        <w:rPr>
          <w:rFonts w:eastAsia="Times New Roman" w:cs="Consolas"/>
          <w:sz w:val="20"/>
          <w:szCs w:val="20"/>
        </w:rPr>
      </w:pPr>
    </w:p>
    <w:p w14:paraId="6B1743B5" w14:textId="77777777" w:rsidR="00FC3035" w:rsidRPr="00E33D85" w:rsidRDefault="00FC3035" w:rsidP="000C2ED1">
      <w:pPr>
        <w:pStyle w:val="Heading4"/>
        <w:rPr>
          <w:rFonts w:asciiTheme="minorHAnsi" w:hAnsiTheme="minorHAnsi"/>
        </w:rPr>
      </w:pPr>
      <w:r w:rsidRPr="00E33D85">
        <w:rPr>
          <w:rFonts w:asciiTheme="minorHAnsi" w:hAnsiTheme="minorHAnsi"/>
        </w:rPr>
        <w:lastRenderedPageBreak/>
        <w:t>header.isml</w:t>
      </w:r>
    </w:p>
    <w:p w14:paraId="768D5A1B" w14:textId="77777777" w:rsidR="00FC3035" w:rsidRPr="008F4DA8" w:rsidRDefault="00FC3035" w:rsidP="007D5AFD">
      <w:pPr>
        <w:pStyle w:val="ListParagraph"/>
        <w:numPr>
          <w:ilvl w:val="0"/>
          <w:numId w:val="43"/>
        </w:numPr>
      </w:pPr>
      <w:r w:rsidRPr="00E33D85">
        <w:t>In the header section replace mini-cart section with below snippet</w:t>
      </w:r>
    </w:p>
    <w:tbl>
      <w:tblPr>
        <w:tblStyle w:val="TableGrid"/>
        <w:tblW w:w="0" w:type="auto"/>
        <w:tblLook w:val="04A0" w:firstRow="1" w:lastRow="0" w:firstColumn="1" w:lastColumn="0" w:noHBand="0" w:noVBand="1"/>
      </w:tblPr>
      <w:tblGrid>
        <w:gridCol w:w="10296"/>
      </w:tblGrid>
      <w:tr w:rsidR="000B1BA4" w:rsidRPr="00E33D85" w14:paraId="4D0CCE58" w14:textId="77777777" w:rsidTr="000B1BA4">
        <w:tc>
          <w:tcPr>
            <w:tcW w:w="10296" w:type="dxa"/>
          </w:tcPr>
          <w:p w14:paraId="27C6B89E" w14:textId="77777777" w:rsidR="008F4DA8" w:rsidRPr="000C2ED1" w:rsidRDefault="008F4DA8" w:rsidP="008F4DA8">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r w:rsidRPr="000C2ED1">
              <w:rPr>
                <w:rFonts w:eastAsia="Times New Roman" w:cs="Consolas"/>
                <w:color w:val="000000"/>
                <w:sz w:val="20"/>
                <w:szCs w:val="20"/>
              </w:rPr>
              <w:t>INCLUDE: Mini-cart, do not cache</w:t>
            </w: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p>
          <w:p w14:paraId="0DA55427" w14:textId="53CA3C8B" w:rsidR="008F4DA8" w:rsidRPr="000C2ED1" w:rsidRDefault="008F4DA8" w:rsidP="008F4DA8">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00822CF0">
              <w:rPr>
                <w:rFonts w:eastAsia="Times New Roman" w:cs="Consolas"/>
                <w:color w:val="3F7F7F"/>
                <w:sz w:val="20"/>
                <w:szCs w:val="20"/>
              </w:rPr>
              <w:t xml:space="preserve"> </w:t>
            </w:r>
            <w:r w:rsidRPr="000C2ED1">
              <w:rPr>
                <w:rFonts w:eastAsia="Times New Roman" w:cs="Consolas"/>
                <w:color w:val="7F007F"/>
                <w:sz w:val="20"/>
                <w:szCs w:val="20"/>
              </w:rPr>
              <w:t>id</w:t>
            </w:r>
            <w:r w:rsidRPr="000C2ED1">
              <w:rPr>
                <w:rFonts w:eastAsia="Times New Roman" w:cs="Consolas"/>
                <w:color w:val="000000"/>
                <w:sz w:val="20"/>
                <w:szCs w:val="20"/>
              </w:rPr>
              <w:t>=</w:t>
            </w:r>
            <w:r w:rsidRPr="000C2ED1">
              <w:rPr>
                <w:rFonts w:eastAsia="Times New Roman" w:cs="Consolas"/>
                <w:i/>
                <w:iCs/>
                <w:color w:val="2A00FF"/>
                <w:sz w:val="20"/>
                <w:szCs w:val="20"/>
              </w:rPr>
              <w:t>"mini-cart"</w:t>
            </w:r>
            <w:r w:rsidRPr="000C2ED1">
              <w:rPr>
                <w:rFonts w:eastAsia="Times New Roman" w:cs="Consolas"/>
                <w:color w:val="008080"/>
                <w:sz w:val="20"/>
                <w:szCs w:val="20"/>
              </w:rPr>
              <w:t>&gt;</w:t>
            </w:r>
          </w:p>
          <w:p w14:paraId="1A9A0BFA" w14:textId="2072301B" w:rsidR="008F4DA8" w:rsidRPr="000C2ED1" w:rsidRDefault="008F4DA8" w:rsidP="008F4DA8">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&amp;&amp; pdict.CurrentHttpParameterMap.visacheckout.value}"</w:t>
            </w:r>
            <w:r w:rsidRPr="000C2ED1">
              <w:rPr>
                <w:rFonts w:eastAsia="Times New Roman" w:cs="Consolas"/>
                <w:color w:val="008080"/>
                <w:sz w:val="20"/>
                <w:szCs w:val="20"/>
                <w:highlight w:val="yellow"/>
              </w:rPr>
              <w:t>&gt;</w:t>
            </w:r>
          </w:p>
          <w:p w14:paraId="22CA24F4" w14:textId="531B890D" w:rsidR="008F4DA8" w:rsidRPr="000C2ED1" w:rsidRDefault="008F4DA8" w:rsidP="008F4DA8">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"${URLUtils.url('Cart-MiniCart','visacheckout',pdict.CurrentHttpParameterMap.visacheckout.value)}"</w:t>
            </w:r>
            <w:r w:rsidRPr="000C2ED1">
              <w:rPr>
                <w:rFonts w:eastAsia="Times New Roman" w:cs="Consolas"/>
                <w:color w:val="008080"/>
                <w:sz w:val="20"/>
                <w:szCs w:val="20"/>
                <w:highlight w:val="yellow"/>
              </w:rPr>
              <w:t>/&gt;</w:t>
            </w:r>
          </w:p>
          <w:p w14:paraId="3FF861C8" w14:textId="77777777" w:rsidR="008F4DA8" w:rsidRPr="000C2ED1" w:rsidRDefault="008F4DA8" w:rsidP="008F4DA8">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14:paraId="36CC17E3" w14:textId="2CEE6170" w:rsidR="008F4DA8" w:rsidRPr="000C2ED1" w:rsidRDefault="008F4DA8" w:rsidP="008F4DA8">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w:t>
            </w:r>
            <w:r w:rsidRPr="000C2ED1">
              <w:rPr>
                <w:rFonts w:eastAsia="Times New Roman" w:cs="Consolas"/>
                <w:color w:val="008080"/>
                <w:sz w:val="20"/>
                <w:szCs w:val="20"/>
                <w:highlight w:val="yellow"/>
              </w:rPr>
              <w:t>/&gt;&lt;/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4EBD3E53" w14:textId="77777777" w:rsidR="000B1BA4" w:rsidRPr="00E33D85" w:rsidRDefault="008F4DA8" w:rsidP="008F4DA8">
            <w:pPr>
              <w:pStyle w:val="ListParagraph"/>
              <w:rPr>
                <w:rFonts w:eastAsia="Times New Roman" w:cs="Consolas"/>
                <w:color w:val="008080"/>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14:paraId="7F54D7C9" w14:textId="77777777" w:rsidR="00FC3035" w:rsidRPr="00E33D85" w:rsidRDefault="00FC3035" w:rsidP="000C2ED1">
      <w:pPr>
        <w:pStyle w:val="Heading4"/>
        <w:rPr>
          <w:rFonts w:asciiTheme="minorHAnsi" w:hAnsiTheme="minorHAnsi"/>
        </w:rPr>
      </w:pPr>
      <w:r w:rsidRPr="00E33D85">
        <w:rPr>
          <w:rFonts w:asciiTheme="minorHAnsi" w:hAnsiTheme="minorHAnsi"/>
        </w:rPr>
        <w:t>htmlhead.isml</w:t>
      </w:r>
    </w:p>
    <w:p w14:paraId="74E747B5" w14:textId="77777777" w:rsidR="00FC3035" w:rsidRDefault="00FC3035" w:rsidP="007D5AFD">
      <w:pPr>
        <w:pStyle w:val="ListParagraph"/>
        <w:numPr>
          <w:ilvl w:val="0"/>
          <w:numId w:val="44"/>
        </w:numPr>
      </w:pPr>
      <w:r w:rsidRPr="00E33D85">
        <w:t>Add following line to prevent visa checkout clickjacking in the end</w:t>
      </w:r>
    </w:p>
    <w:tbl>
      <w:tblPr>
        <w:tblStyle w:val="TableGrid"/>
        <w:tblW w:w="0" w:type="auto"/>
        <w:tblLook w:val="04A0" w:firstRow="1" w:lastRow="0" w:firstColumn="1" w:lastColumn="0" w:noHBand="0" w:noVBand="1"/>
      </w:tblPr>
      <w:tblGrid>
        <w:gridCol w:w="10296"/>
      </w:tblGrid>
      <w:tr w:rsidR="0071291B" w14:paraId="2D1A94F9" w14:textId="77777777" w:rsidTr="0071291B">
        <w:tc>
          <w:tcPr>
            <w:tcW w:w="10296" w:type="dxa"/>
          </w:tcPr>
          <w:p w14:paraId="67B6D72C" w14:textId="77777777" w:rsidR="0071291B" w:rsidRPr="000C2ED1" w:rsidRDefault="0071291B" w:rsidP="0071291B">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clickjacking prevention</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14:paraId="6C69ACE4" w14:textId="385E94B2" w:rsidR="0071291B" w:rsidRDefault="0071291B" w:rsidP="0071291B">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"visacheckout/clickjackingPrevent.isml"</w:t>
            </w:r>
            <w:r w:rsidRPr="000C2ED1">
              <w:rPr>
                <w:rFonts w:eastAsia="Times New Roman" w:cs="Consolas"/>
                <w:color w:val="008080"/>
                <w:sz w:val="20"/>
                <w:szCs w:val="20"/>
                <w:highlight w:val="yellow"/>
              </w:rPr>
              <w:t>/&gt;</w:t>
            </w:r>
          </w:p>
        </w:tc>
      </w:tr>
    </w:tbl>
    <w:p w14:paraId="6FD1EEE5" w14:textId="77777777" w:rsidR="00FC3035" w:rsidRPr="00E33D85" w:rsidRDefault="00FC3035" w:rsidP="00FC3035">
      <w:pPr>
        <w:pStyle w:val="Heading4"/>
        <w:rPr>
          <w:rFonts w:asciiTheme="minorHAnsi" w:hAnsiTheme="minorHAnsi"/>
        </w:rPr>
      </w:pPr>
      <w:r w:rsidRPr="00E33D85">
        <w:rPr>
          <w:rFonts w:asciiTheme="minorHAnsi" w:hAnsiTheme="minorHAnsi"/>
        </w:rPr>
        <w:t xml:space="preserve">Controller - </w:t>
      </w:r>
      <w:r w:rsidR="0010790C" w:rsidRPr="00E33D85">
        <w:rPr>
          <w:rFonts w:asciiTheme="minorHAnsi" w:hAnsiTheme="minorHAnsi"/>
        </w:rPr>
        <w:t>C</w:t>
      </w:r>
      <w:r w:rsidRPr="00E33D85">
        <w:rPr>
          <w:rFonts w:asciiTheme="minorHAnsi" w:hAnsiTheme="minorHAnsi"/>
        </w:rPr>
        <w:t>art.js</w:t>
      </w:r>
    </w:p>
    <w:p w14:paraId="63C6AA3F" w14:textId="77777777" w:rsidR="00FC3035" w:rsidRPr="002C427A" w:rsidRDefault="00FC3035" w:rsidP="002C427A">
      <w:pPr>
        <w:pStyle w:val="Heading5"/>
        <w:rPr>
          <w:rFonts w:asciiTheme="minorHAnsi" w:hAnsiTheme="minorHAnsi"/>
          <w:b w:val="0"/>
        </w:rPr>
      </w:pPr>
      <w:r w:rsidRPr="00275822">
        <w:rPr>
          <w:rFonts w:asciiTheme="minorHAnsi" w:hAnsiTheme="minorHAnsi"/>
          <w:b w:val="0"/>
        </w:rPr>
        <w:t>Update the Show() method</w:t>
      </w:r>
      <w:r w:rsidR="00275822">
        <w:rPr>
          <w:rFonts w:asciiTheme="minorHAnsi" w:hAnsiTheme="minorHAnsi"/>
          <w:b w:val="0"/>
        </w:rPr>
        <w:t xml:space="preserve"> with Visa checkout changes.</w:t>
      </w:r>
    </w:p>
    <w:p w14:paraId="577E11D2" w14:textId="77777777" w:rsidR="00FC3035" w:rsidRPr="00E33D85" w:rsidRDefault="00FC3035" w:rsidP="005C1822">
      <w:pPr>
        <w:pStyle w:val="BodyText"/>
        <w:numPr>
          <w:ilvl w:val="0"/>
          <w:numId w:val="45"/>
        </w:numPr>
      </w:pPr>
      <w:r w:rsidRPr="00E33D85">
        <w:t>Add following</w:t>
      </w:r>
      <w:r w:rsidR="00F20A89" w:rsidRPr="00E33D85">
        <w:t xml:space="preserve"> hightlighted </w:t>
      </w:r>
      <w:r w:rsidRPr="00E33D85">
        <w:t>line of code to show() function as shown in the snippet:</w:t>
      </w:r>
    </w:p>
    <w:tbl>
      <w:tblPr>
        <w:tblStyle w:val="TableGrid"/>
        <w:tblW w:w="0" w:type="auto"/>
        <w:tblInd w:w="-72" w:type="dxa"/>
        <w:tblLook w:val="04A0" w:firstRow="1" w:lastRow="0" w:firstColumn="1" w:lastColumn="0" w:noHBand="0" w:noVBand="1"/>
      </w:tblPr>
      <w:tblGrid>
        <w:gridCol w:w="10368"/>
      </w:tblGrid>
      <w:tr w:rsidR="00171E6F" w:rsidRPr="00E33D85" w14:paraId="4239F1FD" w14:textId="77777777" w:rsidTr="00636F6D">
        <w:tc>
          <w:tcPr>
            <w:tcW w:w="10368" w:type="dxa"/>
          </w:tcPr>
          <w:p w14:paraId="1A7E8473"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b/>
                <w:bCs/>
                <w:color w:val="7F0055"/>
                <w:sz w:val="20"/>
                <w:szCs w:val="20"/>
              </w:rPr>
              <w:t>function</w:t>
            </w:r>
            <w:r w:rsidRPr="000C2ED1">
              <w:rPr>
                <w:rFonts w:eastAsia="Times New Roman" w:cs="Consolas"/>
                <w:color w:val="000000"/>
                <w:sz w:val="20"/>
                <w:szCs w:val="20"/>
              </w:rPr>
              <w:t xml:space="preserve"> show() {</w:t>
            </w:r>
          </w:p>
          <w:p w14:paraId="02ABFD7B"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b/>
                <w:bCs/>
                <w:color w:val="7F0055"/>
                <w:sz w:val="20"/>
                <w:szCs w:val="20"/>
              </w:rPr>
              <w:t>var</w:t>
            </w:r>
            <w:r w:rsidRPr="000C2ED1">
              <w:rPr>
                <w:rFonts w:eastAsia="Times New Roman" w:cs="Consolas"/>
                <w:color w:val="000000"/>
                <w:sz w:val="20"/>
                <w:szCs w:val="20"/>
              </w:rPr>
              <w:t xml:space="preserve"> cartForm = app.getForm(</w:t>
            </w:r>
            <w:r w:rsidRPr="000C2ED1">
              <w:rPr>
                <w:rFonts w:eastAsia="Times New Roman" w:cs="Consolas"/>
                <w:color w:val="2A00FF"/>
                <w:sz w:val="20"/>
                <w:szCs w:val="20"/>
              </w:rPr>
              <w:t>'cart'</w:t>
            </w:r>
            <w:r w:rsidRPr="000C2ED1">
              <w:rPr>
                <w:rFonts w:eastAsia="Times New Roman" w:cs="Consolas"/>
                <w:color w:val="000000"/>
                <w:sz w:val="20"/>
                <w:szCs w:val="20"/>
              </w:rPr>
              <w:t>);</w:t>
            </w:r>
          </w:p>
          <w:p w14:paraId="1B281906"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app.getForm(</w:t>
            </w:r>
            <w:r w:rsidRPr="000C2ED1">
              <w:rPr>
                <w:rFonts w:eastAsia="Times New Roman" w:cs="Consolas"/>
                <w:color w:val="2A00FF"/>
                <w:sz w:val="20"/>
                <w:szCs w:val="20"/>
              </w:rPr>
              <w:t>'login'</w:t>
            </w:r>
            <w:r w:rsidRPr="000C2ED1">
              <w:rPr>
                <w:rFonts w:eastAsia="Times New Roman" w:cs="Consolas"/>
                <w:color w:val="000000"/>
                <w:sz w:val="20"/>
                <w:szCs w:val="20"/>
              </w:rPr>
              <w:t>).invalidate();</w:t>
            </w:r>
          </w:p>
          <w:p w14:paraId="6C54BDA4"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14:paraId="09FC31D8"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cartForm.get(</w:t>
            </w:r>
            <w:r w:rsidRPr="000C2ED1">
              <w:rPr>
                <w:rFonts w:eastAsia="Times New Roman" w:cs="Consolas"/>
                <w:color w:val="2A00FF"/>
                <w:sz w:val="20"/>
                <w:szCs w:val="20"/>
              </w:rPr>
              <w:t>'shipments'</w:t>
            </w:r>
            <w:r w:rsidRPr="000C2ED1">
              <w:rPr>
                <w:rFonts w:eastAsia="Times New Roman" w:cs="Consolas"/>
                <w:color w:val="000000"/>
                <w:sz w:val="20"/>
                <w:szCs w:val="20"/>
              </w:rPr>
              <w:t>).invalidate();</w:t>
            </w:r>
          </w:p>
          <w:p w14:paraId="2B10E949"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VisaCheckout = require(</w:t>
            </w:r>
            <w:r w:rsidRPr="000C2ED1">
              <w:rPr>
                <w:rFonts w:eastAsia="Times New Roman" w:cs="Consolas"/>
                <w:color w:val="2A00FF"/>
                <w:sz w:val="20"/>
                <w:szCs w:val="20"/>
                <w:highlight w:val="yellow"/>
              </w:rPr>
              <w:t>'int_cybersource/cartridge/scripts/visacheckout/helper/VisaCheckoutHelper'</w:t>
            </w:r>
            <w:r w:rsidRPr="000C2ED1">
              <w:rPr>
                <w:rFonts w:eastAsia="Times New Roman" w:cs="Consolas"/>
                <w:color w:val="000000"/>
                <w:sz w:val="20"/>
                <w:szCs w:val="20"/>
                <w:highlight w:val="yellow"/>
              </w:rPr>
              <w:t>);</w:t>
            </w:r>
          </w:p>
          <w:p w14:paraId="42D269BD"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VInitFormattedString=</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14:paraId="1D2F57CC"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signature=</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14:paraId="3C47E24F"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result = VisaCheckout.Initialize();</w:t>
            </w:r>
          </w:p>
          <w:p w14:paraId="2CC1C931"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 xml:space="preserve"> (result.success) {</w:t>
            </w:r>
          </w:p>
          <w:p w14:paraId="21502422"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ab/>
              <w:t>VInitFormattedString = result.VInitFormattedString;</w:t>
            </w:r>
          </w:p>
          <w:p w14:paraId="1A870332"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ab/>
              <w:t>signature= result.signature;</w:t>
            </w:r>
          </w:p>
          <w:p w14:paraId="48925CA5"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w:t>
            </w:r>
          </w:p>
          <w:p w14:paraId="31F90AB9"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3F7F5F"/>
                <w:sz w:val="20"/>
                <w:szCs w:val="20"/>
                <w:highlight w:val="yellow"/>
              </w:rPr>
              <w:t xml:space="preserve">// TO handle the visa checkout click even on cart and billing page from </w:t>
            </w:r>
            <w:r w:rsidRPr="000C2ED1">
              <w:rPr>
                <w:rFonts w:eastAsia="Times New Roman" w:cs="Consolas"/>
                <w:color w:val="3F7F5F"/>
                <w:sz w:val="20"/>
                <w:szCs w:val="20"/>
                <w:highlight w:val="yellow"/>
                <w:u w:val="single"/>
              </w:rPr>
              <w:t>mini</w:t>
            </w:r>
            <w:r w:rsidRPr="000C2ED1">
              <w:rPr>
                <w:rFonts w:eastAsia="Times New Roman" w:cs="Consolas"/>
                <w:color w:val="3F7F5F"/>
                <w:sz w:val="20"/>
                <w:szCs w:val="20"/>
                <w:highlight w:val="yellow"/>
              </w:rPr>
              <w:t xml:space="preserve"> cart</w:t>
            </w:r>
          </w:p>
          <w:p w14:paraId="3A1D1A72"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highlight w:val="yellow"/>
              </w:rPr>
              <w:t xml:space="preserve">    session.custom.cyb_CurrentPage = </w:t>
            </w:r>
            <w:r w:rsidRPr="000C2ED1">
              <w:rPr>
                <w:rFonts w:eastAsia="Times New Roman" w:cs="Consolas"/>
                <w:color w:val="2A00FF"/>
                <w:sz w:val="20"/>
                <w:szCs w:val="20"/>
                <w:highlight w:val="yellow"/>
              </w:rPr>
              <w:t>"CybCart"</w:t>
            </w:r>
            <w:r w:rsidRPr="000C2ED1">
              <w:rPr>
                <w:rFonts w:eastAsia="Times New Roman" w:cs="Consolas"/>
                <w:color w:val="000000"/>
                <w:sz w:val="20"/>
                <w:szCs w:val="20"/>
                <w:highlight w:val="yellow"/>
              </w:rPr>
              <w:t>;</w:t>
            </w:r>
          </w:p>
          <w:p w14:paraId="098C6CF2"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14:paraId="6B3C381C"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app.getView(</w:t>
            </w:r>
            <w:r w:rsidRPr="000C2ED1">
              <w:rPr>
                <w:rFonts w:eastAsia="Times New Roman" w:cs="Consolas"/>
                <w:color w:val="2A00FF"/>
                <w:sz w:val="20"/>
                <w:szCs w:val="20"/>
              </w:rPr>
              <w:t>'Cart'</w:t>
            </w:r>
            <w:r w:rsidRPr="000C2ED1">
              <w:rPr>
                <w:rFonts w:eastAsia="Times New Roman" w:cs="Consolas"/>
                <w:color w:val="000000"/>
                <w:sz w:val="20"/>
                <w:szCs w:val="20"/>
              </w:rPr>
              <w:t>, {</w:t>
            </w:r>
          </w:p>
          <w:p w14:paraId="00416CDB"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cart: app.getModel(</w:t>
            </w:r>
            <w:r w:rsidRPr="000C2ED1">
              <w:rPr>
                <w:rFonts w:eastAsia="Times New Roman" w:cs="Consolas"/>
                <w:color w:val="2A00FF"/>
                <w:sz w:val="20"/>
                <w:szCs w:val="20"/>
              </w:rPr>
              <w:t>'Cart'</w:t>
            </w:r>
            <w:r w:rsidRPr="000C2ED1">
              <w:rPr>
                <w:rFonts w:eastAsia="Times New Roman" w:cs="Consolas"/>
                <w:color w:val="000000"/>
                <w:sz w:val="20"/>
                <w:szCs w:val="20"/>
              </w:rPr>
              <w:t>).get(),</w:t>
            </w:r>
          </w:p>
          <w:p w14:paraId="68F9C993"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 xml:space="preserve">RegistrationStatus: </w:t>
            </w:r>
            <w:r w:rsidRPr="000C2ED1">
              <w:rPr>
                <w:rFonts w:eastAsia="Times New Roman" w:cs="Consolas"/>
                <w:b/>
                <w:bCs/>
                <w:color w:val="7F0055"/>
                <w:sz w:val="20"/>
                <w:szCs w:val="20"/>
                <w:highlight w:val="yellow"/>
              </w:rPr>
              <w:t>false</w:t>
            </w:r>
            <w:r w:rsidRPr="000C2ED1">
              <w:rPr>
                <w:rFonts w:eastAsia="Times New Roman" w:cs="Consolas"/>
                <w:color w:val="000000"/>
                <w:sz w:val="20"/>
                <w:szCs w:val="20"/>
                <w:highlight w:val="yellow"/>
              </w:rPr>
              <w:t>,</w:t>
            </w:r>
          </w:p>
          <w:p w14:paraId="51B6F933"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VInitFormattedString:VInitFormattedString,</w:t>
            </w:r>
          </w:p>
          <w:p w14:paraId="7382F7DC"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highlight w:val="yellow"/>
              </w:rPr>
              <w:t xml:space="preserve">        Signature:signature</w:t>
            </w:r>
          </w:p>
          <w:p w14:paraId="026BA711"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14:paraId="76F4D944"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lastRenderedPageBreak/>
              <w:t xml:space="preserve">    }).render(</w:t>
            </w:r>
            <w:r w:rsidRPr="000C2ED1">
              <w:rPr>
                <w:rFonts w:eastAsia="Times New Roman" w:cs="Consolas"/>
                <w:color w:val="2A00FF"/>
                <w:sz w:val="20"/>
                <w:szCs w:val="20"/>
              </w:rPr>
              <w:t>'checkout/cart/cart'</w:t>
            </w:r>
            <w:r w:rsidRPr="000C2ED1">
              <w:rPr>
                <w:rFonts w:eastAsia="Times New Roman" w:cs="Consolas"/>
                <w:color w:val="000000"/>
                <w:sz w:val="20"/>
                <w:szCs w:val="20"/>
              </w:rPr>
              <w:t>);</w:t>
            </w:r>
          </w:p>
          <w:p w14:paraId="2A3FF859" w14:textId="77777777"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14:paraId="73273570" w14:textId="77777777" w:rsidR="00171E6F" w:rsidRPr="00E33D85" w:rsidRDefault="00275822" w:rsidP="005C1822">
            <w:pPr>
              <w:pStyle w:val="BodyText"/>
            </w:pPr>
            <w:r w:rsidRPr="000C2ED1">
              <w:t>}</w:t>
            </w:r>
          </w:p>
        </w:tc>
      </w:tr>
    </w:tbl>
    <w:p w14:paraId="44054AC1" w14:textId="77777777" w:rsidR="00FC3035" w:rsidRPr="00E33D85" w:rsidRDefault="00FC3035" w:rsidP="005C1822">
      <w:pPr>
        <w:pStyle w:val="BodyText"/>
      </w:pPr>
    </w:p>
    <w:p w14:paraId="1A11B1C5" w14:textId="77777777" w:rsidR="00FC3035" w:rsidRPr="00E33D85" w:rsidRDefault="00FC3035" w:rsidP="00FC3035">
      <w:pPr>
        <w:pStyle w:val="Heading4"/>
        <w:rPr>
          <w:rFonts w:asciiTheme="minorHAnsi" w:hAnsiTheme="minorHAnsi"/>
        </w:rPr>
      </w:pPr>
      <w:r w:rsidRPr="00E33D85">
        <w:rPr>
          <w:rFonts w:asciiTheme="minorHAnsi" w:hAnsiTheme="minorHAnsi"/>
        </w:rPr>
        <w:t>Controller - COBilling.js</w:t>
      </w:r>
    </w:p>
    <w:p w14:paraId="33DD9C5F" w14:textId="77777777" w:rsidR="00A067F5" w:rsidRPr="00E000A5" w:rsidRDefault="00E000A5" w:rsidP="00A067F5">
      <w:pPr>
        <w:pStyle w:val="Heading5"/>
        <w:rPr>
          <w:rFonts w:asciiTheme="minorHAnsi" w:hAnsiTheme="minorHAnsi"/>
          <w:b w:val="0"/>
        </w:rPr>
      </w:pPr>
      <w:r>
        <w:rPr>
          <w:rFonts w:asciiTheme="minorHAnsi" w:hAnsiTheme="minorHAnsi"/>
          <w:b w:val="0"/>
        </w:rPr>
        <w:t xml:space="preserve">Update </w:t>
      </w:r>
      <w:r w:rsidR="000C2ED1">
        <w:rPr>
          <w:rFonts w:asciiTheme="minorHAnsi" w:hAnsiTheme="minorHAnsi"/>
          <w:b w:val="0"/>
        </w:rPr>
        <w:t xml:space="preserve">start </w:t>
      </w:r>
      <w:r w:rsidR="000C2ED1" w:rsidRPr="00E000A5">
        <w:rPr>
          <w:rFonts w:asciiTheme="minorHAnsi" w:hAnsiTheme="minorHAnsi"/>
          <w:b w:val="0"/>
        </w:rPr>
        <w:t>function</w:t>
      </w:r>
      <w:r w:rsidR="00A067F5" w:rsidRPr="00E000A5">
        <w:rPr>
          <w:rFonts w:asciiTheme="minorHAnsi" w:hAnsiTheme="minorHAnsi"/>
          <w:b w:val="0"/>
        </w:rPr>
        <w:t xml:space="preserve"> to </w:t>
      </w:r>
      <w:r w:rsidR="004E33B6" w:rsidRPr="00E000A5">
        <w:rPr>
          <w:rFonts w:asciiTheme="minorHAnsi" w:hAnsiTheme="minorHAnsi"/>
          <w:b w:val="0"/>
        </w:rPr>
        <w:t xml:space="preserve">make Visa checkout </w:t>
      </w:r>
      <w:r w:rsidRPr="00E000A5">
        <w:rPr>
          <w:rFonts w:asciiTheme="minorHAnsi" w:hAnsiTheme="minorHAnsi"/>
          <w:b w:val="0"/>
        </w:rPr>
        <w:t>button non</w:t>
      </w:r>
      <w:r w:rsidR="004E33B6" w:rsidRPr="00E000A5">
        <w:rPr>
          <w:rFonts w:asciiTheme="minorHAnsi" w:hAnsiTheme="minorHAnsi"/>
          <w:b w:val="0"/>
        </w:rPr>
        <w:t xml:space="preserve"> clickable on billing and cart page</w:t>
      </w:r>
    </w:p>
    <w:tbl>
      <w:tblPr>
        <w:tblStyle w:val="TableGrid"/>
        <w:tblW w:w="0" w:type="auto"/>
        <w:tblLook w:val="04A0" w:firstRow="1" w:lastRow="0" w:firstColumn="1" w:lastColumn="0" w:noHBand="0" w:noVBand="1"/>
      </w:tblPr>
      <w:tblGrid>
        <w:gridCol w:w="10296"/>
      </w:tblGrid>
      <w:tr w:rsidR="00A067F5" w:rsidRPr="00E33D85" w14:paraId="5A340DD9" w14:textId="77777777" w:rsidTr="00A067F5">
        <w:tc>
          <w:tcPr>
            <w:tcW w:w="10296" w:type="dxa"/>
          </w:tcPr>
          <w:p w14:paraId="57C4BF21"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14:paraId="31E52DEE"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*Updatescartcalculationandpageinformationandrendersthebillingpage.</w:t>
            </w:r>
          </w:p>
          <w:p w14:paraId="401FCE3D"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u w:val="single"/>
              </w:rPr>
              <w:t>@transactional</w:t>
            </w:r>
          </w:p>
          <w:p w14:paraId="1F37DEA4"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{module:models/CartModel~CartModel}cart</w:t>
            </w:r>
            <w:r w:rsidRPr="00E33D85">
              <w:rPr>
                <w:rFonts w:eastAsia="Times New Roman" w:cs="Consolas"/>
                <w:color w:val="7F7F9F"/>
                <w:sz w:val="20"/>
                <w:szCs w:val="20"/>
              </w:rPr>
              <w:t>-</w:t>
            </w:r>
            <w:r w:rsidRPr="00E33D85">
              <w:rPr>
                <w:rFonts w:eastAsia="Times New Roman" w:cs="Consolas"/>
                <w:color w:val="3F5FBF"/>
                <w:sz w:val="20"/>
                <w:szCs w:val="20"/>
              </w:rPr>
              <w:t>ACartModelwrappingthecurrentBasket.</w:t>
            </w:r>
          </w:p>
          <w:p w14:paraId="3D65034F"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{object}</w:t>
            </w:r>
            <w:r w:rsidRPr="00E33D85">
              <w:rPr>
                <w:rFonts w:eastAsia="Times New Roman" w:cs="Consolas"/>
                <w:color w:val="3F5FBF"/>
                <w:sz w:val="20"/>
                <w:szCs w:val="20"/>
                <w:u w:val="single"/>
              </w:rPr>
              <w:t>params</w:t>
            </w:r>
            <w:r w:rsidRPr="00E33D85">
              <w:rPr>
                <w:rFonts w:eastAsia="Times New Roman" w:cs="Consolas"/>
                <w:color w:val="7F7F9F"/>
                <w:sz w:val="20"/>
                <w:szCs w:val="20"/>
              </w:rPr>
              <w:t>-</w:t>
            </w:r>
            <w:r w:rsidRPr="00E33D85">
              <w:rPr>
                <w:rFonts w:eastAsia="Times New Roman" w:cs="Consolas"/>
                <w:color w:val="3F5FBF"/>
                <w:sz w:val="20"/>
                <w:szCs w:val="20"/>
              </w:rPr>
              <w:t>(optional)ifpassed,addedtoviewpropertiessotheycanbeaccessedinthetemplate.</w:t>
            </w:r>
          </w:p>
          <w:p w14:paraId="673CBD59"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14:paraId="2038DC65"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start(cart, params) {</w:t>
            </w:r>
          </w:p>
          <w:p w14:paraId="406BD918" w14:textId="77777777" w:rsidR="00A067F5" w:rsidRPr="00E33D85" w:rsidRDefault="00A067F5" w:rsidP="00A067F5">
            <w:pPr>
              <w:autoSpaceDE w:val="0"/>
              <w:autoSpaceDN w:val="0"/>
              <w:adjustRightInd w:val="0"/>
              <w:spacing w:after="0" w:line="240" w:lineRule="auto"/>
              <w:rPr>
                <w:rFonts w:eastAsia="Times New Roman" w:cs="Consolas"/>
                <w:sz w:val="20"/>
                <w:szCs w:val="20"/>
              </w:rPr>
            </w:pPr>
          </w:p>
          <w:p w14:paraId="047455B9"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app.getController(</w:t>
            </w:r>
            <w:r w:rsidRPr="00E33D85">
              <w:rPr>
                <w:rFonts w:eastAsia="Times New Roman" w:cs="Consolas"/>
                <w:color w:val="2A00FF"/>
                <w:sz w:val="20"/>
                <w:szCs w:val="20"/>
              </w:rPr>
              <w:t>'COShipping'</w:t>
            </w:r>
            <w:r w:rsidRPr="00E33D85">
              <w:rPr>
                <w:rFonts w:eastAsia="Times New Roman" w:cs="Consolas"/>
                <w:color w:val="000000"/>
                <w:sz w:val="20"/>
                <w:szCs w:val="20"/>
              </w:rPr>
              <w:t>).PrepareShipments();</w:t>
            </w:r>
          </w:p>
          <w:p w14:paraId="7E09522D" w14:textId="77777777" w:rsidR="00A067F5" w:rsidRPr="00E33D85" w:rsidRDefault="00A067F5" w:rsidP="00A067F5">
            <w:pPr>
              <w:autoSpaceDE w:val="0"/>
              <w:autoSpaceDN w:val="0"/>
              <w:adjustRightInd w:val="0"/>
              <w:spacing w:after="0" w:line="240" w:lineRule="auto"/>
              <w:rPr>
                <w:rFonts w:eastAsia="Times New Roman" w:cs="Consolas"/>
                <w:sz w:val="20"/>
                <w:szCs w:val="20"/>
              </w:rPr>
            </w:pPr>
          </w:p>
          <w:p w14:paraId="46A27C7D" w14:textId="77777777" w:rsidR="00A067F5" w:rsidRPr="00E33D85" w:rsidRDefault="00A067F5"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3F7F5F"/>
                <w:sz w:val="20"/>
                <w:szCs w:val="20"/>
                <w:highlight w:val="yellow"/>
              </w:rPr>
              <w:t xml:space="preserve">// TO handle the visa checkout click even on cart and billing page from </w:t>
            </w:r>
            <w:r w:rsidRPr="00E33D85">
              <w:rPr>
                <w:rFonts w:eastAsia="Times New Roman" w:cs="Consolas"/>
                <w:color w:val="3F7F5F"/>
                <w:sz w:val="20"/>
                <w:szCs w:val="20"/>
                <w:highlight w:val="yellow"/>
                <w:u w:val="single"/>
              </w:rPr>
              <w:t>mini</w:t>
            </w:r>
            <w:r w:rsidRPr="00E33D85">
              <w:rPr>
                <w:rFonts w:eastAsia="Times New Roman" w:cs="Consolas"/>
                <w:color w:val="3F7F5F"/>
                <w:sz w:val="20"/>
                <w:szCs w:val="20"/>
                <w:highlight w:val="yellow"/>
              </w:rPr>
              <w:t xml:space="preserve"> cart</w:t>
            </w:r>
          </w:p>
          <w:p w14:paraId="628E8FDD"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session.custom.cyb_CurrentPage = </w:t>
            </w:r>
            <w:r w:rsidRPr="00E33D85">
              <w:rPr>
                <w:rFonts w:eastAsia="Times New Roman" w:cs="Consolas"/>
                <w:color w:val="2A00FF"/>
                <w:sz w:val="20"/>
                <w:szCs w:val="20"/>
                <w:highlight w:val="yellow"/>
              </w:rPr>
              <w:t>"CybBilling"</w:t>
            </w:r>
            <w:r w:rsidRPr="00E33D85">
              <w:rPr>
                <w:rFonts w:eastAsia="Times New Roman" w:cs="Consolas"/>
                <w:color w:val="000000"/>
                <w:sz w:val="20"/>
                <w:szCs w:val="20"/>
                <w:highlight w:val="yellow"/>
              </w:rPr>
              <w:t>;</w:t>
            </w:r>
          </w:p>
          <w:p w14:paraId="123203EE" w14:textId="77777777" w:rsidR="00A067F5" w:rsidRPr="00E33D85" w:rsidRDefault="00A067F5" w:rsidP="00A067F5">
            <w:pPr>
              <w:autoSpaceDE w:val="0"/>
              <w:autoSpaceDN w:val="0"/>
              <w:adjustRightInd w:val="0"/>
              <w:spacing w:after="0" w:line="240" w:lineRule="auto"/>
              <w:rPr>
                <w:rFonts w:eastAsia="Times New Roman" w:cs="Consolas"/>
                <w:sz w:val="20"/>
                <w:szCs w:val="20"/>
              </w:rPr>
            </w:pPr>
          </w:p>
          <w:p w14:paraId="23CD717E"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1B87B2D0"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cart.calculate();</w:t>
            </w:r>
          </w:p>
          <w:p w14:paraId="3FE38657"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14:paraId="16A59AF7" w14:textId="77777777" w:rsidR="00A067F5" w:rsidRPr="00E33D85" w:rsidRDefault="00A067F5" w:rsidP="00A067F5">
            <w:pPr>
              <w:autoSpaceDE w:val="0"/>
              <w:autoSpaceDN w:val="0"/>
              <w:adjustRightInd w:val="0"/>
              <w:spacing w:after="0" w:line="240" w:lineRule="auto"/>
              <w:rPr>
                <w:rFonts w:eastAsia="Times New Roman" w:cs="Consolas"/>
                <w:sz w:val="20"/>
                <w:szCs w:val="20"/>
              </w:rPr>
            </w:pPr>
          </w:p>
          <w:p w14:paraId="6A36A3A9"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pageMeta = require(</w:t>
            </w:r>
            <w:r w:rsidRPr="00E33D85">
              <w:rPr>
                <w:rFonts w:eastAsia="Times New Roman" w:cs="Consolas"/>
                <w:color w:val="2A00FF"/>
                <w:sz w:val="20"/>
                <w:szCs w:val="20"/>
              </w:rPr>
              <w:t>'~/cartridge/scripts/meta'</w:t>
            </w:r>
            <w:r w:rsidRPr="00E33D85">
              <w:rPr>
                <w:rFonts w:eastAsia="Times New Roman" w:cs="Consolas"/>
                <w:color w:val="000000"/>
                <w:sz w:val="20"/>
                <w:szCs w:val="20"/>
              </w:rPr>
              <w:t>);</w:t>
            </w:r>
          </w:p>
          <w:p w14:paraId="4D31717F"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pageMeta.update({</w:t>
            </w:r>
          </w:p>
          <w:p w14:paraId="7CDBEC93"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pageTitle: Resource.msg(</w:t>
            </w:r>
            <w:r w:rsidRPr="00E33D85">
              <w:rPr>
                <w:rFonts w:eastAsia="Times New Roman" w:cs="Consolas"/>
                <w:color w:val="2A00FF"/>
                <w:sz w:val="20"/>
                <w:szCs w:val="20"/>
              </w:rPr>
              <w:t>'billing.meta.pagetitle'</w:t>
            </w:r>
            <w:r w:rsidRPr="00E33D85">
              <w:rPr>
                <w:rFonts w:eastAsia="Times New Roman" w:cs="Consolas"/>
                <w:color w:val="000000"/>
                <w:sz w:val="20"/>
                <w:szCs w:val="20"/>
              </w:rPr>
              <w:t xml:space="preserve">, </w:t>
            </w:r>
            <w:r w:rsidRPr="00E33D85">
              <w:rPr>
                <w:rFonts w:eastAsia="Times New Roman" w:cs="Consolas"/>
                <w:color w:val="2A00FF"/>
                <w:sz w:val="20"/>
                <w:szCs w:val="20"/>
              </w:rPr>
              <w:t>'checkout'</w:t>
            </w:r>
            <w:r w:rsidRPr="00E33D85">
              <w:rPr>
                <w:rFonts w:eastAsia="Times New Roman" w:cs="Consolas"/>
                <w:color w:val="000000"/>
                <w:sz w:val="20"/>
                <w:szCs w:val="20"/>
              </w:rPr>
              <w:t xml:space="preserve">, </w:t>
            </w:r>
            <w:r w:rsidRPr="00E33D85">
              <w:rPr>
                <w:rFonts w:eastAsia="Times New Roman" w:cs="Consolas"/>
                <w:color w:val="2A00FF"/>
                <w:sz w:val="20"/>
                <w:szCs w:val="20"/>
              </w:rPr>
              <w:t>'SiteGenesis Checkout'</w:t>
            </w:r>
            <w:r w:rsidRPr="00E33D85">
              <w:rPr>
                <w:rFonts w:eastAsia="Times New Roman" w:cs="Consolas"/>
                <w:color w:val="000000"/>
                <w:sz w:val="20"/>
                <w:szCs w:val="20"/>
              </w:rPr>
              <w:t>)</w:t>
            </w:r>
          </w:p>
          <w:p w14:paraId="1C0FC2A2"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14:paraId="23AA84D0"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returnToForm(cart, params);</w:t>
            </w:r>
          </w:p>
          <w:p w14:paraId="5FB5EFBC" w14:textId="77777777"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14:paraId="61BAE6C5" w14:textId="77777777" w:rsidR="00A067F5" w:rsidRPr="00E33D85" w:rsidRDefault="00A067F5" w:rsidP="00A067F5"/>
        </w:tc>
      </w:tr>
    </w:tbl>
    <w:p w14:paraId="1A042875" w14:textId="77777777" w:rsidR="00A067F5" w:rsidRPr="00E33D85" w:rsidRDefault="00A067F5" w:rsidP="005C1822">
      <w:pPr>
        <w:pStyle w:val="BodyText"/>
      </w:pPr>
    </w:p>
    <w:p w14:paraId="2C90D630" w14:textId="77777777" w:rsidR="00FC3035" w:rsidRPr="00E33D85" w:rsidRDefault="00FC3035" w:rsidP="00FC3035">
      <w:pPr>
        <w:pStyle w:val="Heading5"/>
        <w:rPr>
          <w:rFonts w:asciiTheme="minorHAnsi" w:hAnsiTheme="minorHAnsi"/>
        </w:rPr>
      </w:pPr>
      <w:r w:rsidRPr="00E33D85">
        <w:rPr>
          <w:rFonts w:asciiTheme="minorHAnsi" w:hAnsiTheme="minorHAnsi"/>
        </w:rPr>
        <w:t>Update the returnToForm() method</w:t>
      </w:r>
    </w:p>
    <w:tbl>
      <w:tblPr>
        <w:tblStyle w:val="TableGrid"/>
        <w:tblW w:w="0" w:type="auto"/>
        <w:tblLook w:val="04A0" w:firstRow="1" w:lastRow="0" w:firstColumn="1" w:lastColumn="0" w:noHBand="0" w:noVBand="1"/>
      </w:tblPr>
      <w:tblGrid>
        <w:gridCol w:w="10296"/>
      </w:tblGrid>
      <w:tr w:rsidR="00925C7B" w:rsidRPr="00E33D85" w14:paraId="72779440" w14:textId="77777777" w:rsidTr="00925C7B">
        <w:tc>
          <w:tcPr>
            <w:tcW w:w="10296" w:type="dxa"/>
          </w:tcPr>
          <w:p w14:paraId="4B75C66E"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function</w:t>
            </w:r>
            <w:r w:rsidRPr="00696595">
              <w:rPr>
                <w:rFonts w:eastAsia="Times New Roman" w:cs="Consolas"/>
                <w:color w:val="000000"/>
                <w:sz w:val="20"/>
                <w:szCs w:val="20"/>
              </w:rPr>
              <w:t xml:space="preserve"> returnToForm(cart, params) {</w:t>
            </w:r>
          </w:p>
          <w:p w14:paraId="004A3F62"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var</w:t>
            </w:r>
            <w:r w:rsidRPr="00696595">
              <w:rPr>
                <w:rFonts w:eastAsia="Times New Roman" w:cs="Consolas"/>
                <w:color w:val="000000"/>
                <w:sz w:val="20"/>
                <w:szCs w:val="20"/>
              </w:rPr>
              <w:t xml:space="preserve"> pageMeta = require(</w:t>
            </w:r>
            <w:r w:rsidRPr="00696595">
              <w:rPr>
                <w:rFonts w:eastAsia="Times New Roman" w:cs="Consolas"/>
                <w:color w:val="2A00FF"/>
                <w:sz w:val="20"/>
                <w:szCs w:val="20"/>
              </w:rPr>
              <w:t>'~/cartridge/scripts/meta'</w:t>
            </w:r>
            <w:r w:rsidRPr="00696595">
              <w:rPr>
                <w:rFonts w:eastAsia="Times New Roman" w:cs="Consolas"/>
                <w:color w:val="000000"/>
                <w:sz w:val="20"/>
                <w:szCs w:val="20"/>
              </w:rPr>
              <w:t>);</w:t>
            </w:r>
          </w:p>
          <w:p w14:paraId="3B6E48C6" w14:textId="77777777" w:rsidR="00696595" w:rsidRPr="00696595" w:rsidRDefault="00696595" w:rsidP="00696595">
            <w:pPr>
              <w:autoSpaceDE w:val="0"/>
              <w:autoSpaceDN w:val="0"/>
              <w:adjustRightInd w:val="0"/>
              <w:spacing w:after="0" w:line="240" w:lineRule="auto"/>
              <w:rPr>
                <w:rFonts w:eastAsia="Times New Roman" w:cs="Consolas"/>
                <w:sz w:val="20"/>
                <w:szCs w:val="20"/>
              </w:rPr>
            </w:pPr>
          </w:p>
          <w:p w14:paraId="10EABA49"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3F7F5F"/>
                <w:sz w:val="20"/>
                <w:szCs w:val="20"/>
              </w:rPr>
              <w:t>// if the payment method is set to gift certificate get the gift certificate code from the form</w:t>
            </w:r>
          </w:p>
          <w:p w14:paraId="17F94908"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if</w:t>
            </w:r>
            <w:r w:rsidRPr="00696595">
              <w:rPr>
                <w:rFonts w:eastAsia="Times New Roman" w:cs="Consolas"/>
                <w:color w:val="000000"/>
                <w:sz w:val="20"/>
                <w:szCs w:val="20"/>
              </w:rPr>
              <w:t xml:space="preserve"> (!empty(cart.getPaymentInstrument()) &amp;&amp; cart.getPaymentInstrument().getPaymentMethod() === PaymentInstrument.METHOD_GIFT_CERTIFICATE) {</w:t>
            </w:r>
          </w:p>
          <w:p w14:paraId="51736876"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app.getForm(</w:t>
            </w:r>
            <w:r w:rsidRPr="00696595">
              <w:rPr>
                <w:rFonts w:eastAsia="Times New Roman" w:cs="Consolas"/>
                <w:color w:val="2A00FF"/>
                <w:sz w:val="20"/>
                <w:szCs w:val="20"/>
              </w:rPr>
              <w:t>'billing'</w:t>
            </w:r>
            <w:r w:rsidRPr="00696595">
              <w:rPr>
                <w:rFonts w:eastAsia="Times New Roman" w:cs="Consolas"/>
                <w:color w:val="000000"/>
                <w:sz w:val="20"/>
                <w:szCs w:val="20"/>
              </w:rPr>
              <w:t>).copyFrom({</w:t>
            </w:r>
          </w:p>
          <w:p w14:paraId="537B4551"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giftCertCode: cart.getPaymentInstrument().getGiftCertificateCode()</w:t>
            </w:r>
          </w:p>
          <w:p w14:paraId="3B1F1515"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14:paraId="3278AC9C"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14:paraId="5A829850" w14:textId="77777777" w:rsidR="00696595" w:rsidRPr="00696595" w:rsidRDefault="00696595" w:rsidP="00696595">
            <w:pPr>
              <w:autoSpaceDE w:val="0"/>
              <w:autoSpaceDN w:val="0"/>
              <w:adjustRightInd w:val="0"/>
              <w:spacing w:after="0" w:line="240" w:lineRule="auto"/>
              <w:rPr>
                <w:rFonts w:eastAsia="Times New Roman" w:cs="Consolas"/>
                <w:sz w:val="20"/>
                <w:szCs w:val="20"/>
              </w:rPr>
            </w:pPr>
          </w:p>
          <w:p w14:paraId="5F1A2561" w14:textId="77777777"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VisaCheckout = require(</w:t>
            </w:r>
            <w:r w:rsidRPr="00696595">
              <w:rPr>
                <w:rFonts w:eastAsia="Times New Roman" w:cs="Consolas"/>
                <w:color w:val="2A00FF"/>
                <w:sz w:val="20"/>
                <w:szCs w:val="20"/>
                <w:highlight w:val="yellow"/>
              </w:rPr>
              <w:t>'int_cybersource/cartridge/scripts/visacheckout/helper/VisaCheckoutHelper'</w:t>
            </w:r>
            <w:r w:rsidRPr="00696595">
              <w:rPr>
                <w:rFonts w:eastAsia="Times New Roman" w:cs="Consolas"/>
                <w:color w:val="000000"/>
                <w:sz w:val="20"/>
                <w:szCs w:val="20"/>
                <w:highlight w:val="yellow"/>
              </w:rPr>
              <w:t>);</w:t>
            </w:r>
          </w:p>
          <w:p w14:paraId="0918DECC" w14:textId="77777777"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VInitFormattedString=</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,signature=</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w:t>
            </w:r>
          </w:p>
          <w:p w14:paraId="1A27E272" w14:textId="77777777"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ab/>
            </w: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result = VisaCheckout.Initialize(</w:t>
            </w:r>
            <w:r w:rsidRPr="00696595">
              <w:rPr>
                <w:rFonts w:eastAsia="Times New Roman" w:cs="Consolas"/>
                <w:b/>
                <w:bCs/>
                <w:color w:val="7F0055"/>
                <w:sz w:val="20"/>
                <w:szCs w:val="20"/>
                <w:highlight w:val="yellow"/>
              </w:rPr>
              <w:t>false</w:t>
            </w:r>
            <w:r w:rsidRPr="00696595">
              <w:rPr>
                <w:rFonts w:eastAsia="Times New Roman" w:cs="Consolas"/>
                <w:color w:val="000000"/>
                <w:sz w:val="20"/>
                <w:szCs w:val="20"/>
                <w:highlight w:val="yellow"/>
              </w:rPr>
              <w:t>);</w:t>
            </w:r>
            <w:r w:rsidRPr="00696595">
              <w:rPr>
                <w:rFonts w:eastAsia="Times New Roman" w:cs="Consolas"/>
                <w:color w:val="3F7F5F"/>
                <w:sz w:val="20"/>
                <w:szCs w:val="20"/>
                <w:highlight w:val="yellow"/>
              </w:rPr>
              <w:t xml:space="preserve">//no delivery address in </w:t>
            </w:r>
            <w:r w:rsidRPr="00696595">
              <w:rPr>
                <w:rFonts w:eastAsia="Times New Roman" w:cs="Consolas"/>
                <w:color w:val="3F7F5F"/>
                <w:sz w:val="20"/>
                <w:szCs w:val="20"/>
                <w:highlight w:val="yellow"/>
                <w:u w:val="single"/>
              </w:rPr>
              <w:t>lightbox</w:t>
            </w:r>
          </w:p>
          <w:p w14:paraId="0726FAF2" w14:textId="77777777"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b/>
                <w:bCs/>
                <w:color w:val="7F0055"/>
                <w:sz w:val="20"/>
                <w:szCs w:val="20"/>
                <w:highlight w:val="yellow"/>
              </w:rPr>
              <w:lastRenderedPageBreak/>
              <w:t>if</w:t>
            </w:r>
            <w:r w:rsidRPr="00696595">
              <w:rPr>
                <w:rFonts w:eastAsia="Times New Roman" w:cs="Consolas"/>
                <w:color w:val="000000"/>
                <w:sz w:val="20"/>
                <w:szCs w:val="20"/>
                <w:highlight w:val="yellow"/>
              </w:rPr>
              <w:t xml:space="preserve"> (result.success) {</w:t>
            </w:r>
          </w:p>
          <w:p w14:paraId="7D75CCFC" w14:textId="77777777"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ab/>
              <w:t>VInitFormattedString = result.VInitFormattedString;</w:t>
            </w:r>
          </w:p>
          <w:p w14:paraId="2B45CCCB" w14:textId="77777777"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ab/>
              <w:t>signature = result.signature;</w:t>
            </w:r>
          </w:p>
          <w:p w14:paraId="2FCE5B4B"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highlight w:val="yellow"/>
              </w:rPr>
              <w:t xml:space="preserve">    }</w:t>
            </w:r>
          </w:p>
          <w:p w14:paraId="1A911408" w14:textId="77777777" w:rsidR="00696595" w:rsidRPr="00696595" w:rsidRDefault="00696595" w:rsidP="00696595">
            <w:pPr>
              <w:autoSpaceDE w:val="0"/>
              <w:autoSpaceDN w:val="0"/>
              <w:adjustRightInd w:val="0"/>
              <w:spacing w:after="0" w:line="240" w:lineRule="auto"/>
              <w:rPr>
                <w:rFonts w:eastAsia="Times New Roman" w:cs="Consolas"/>
                <w:sz w:val="20"/>
                <w:szCs w:val="20"/>
              </w:rPr>
            </w:pPr>
          </w:p>
          <w:p w14:paraId="4ABA2AD5"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pageMeta.update({</w:t>
            </w:r>
          </w:p>
          <w:p w14:paraId="630A027F"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pageTitle: Resource.msg(</w:t>
            </w:r>
            <w:r w:rsidRPr="00696595">
              <w:rPr>
                <w:rFonts w:eastAsia="Times New Roman" w:cs="Consolas"/>
                <w:color w:val="2A00FF"/>
                <w:sz w:val="20"/>
                <w:szCs w:val="20"/>
              </w:rPr>
              <w:t>'billing.meta.pagetitle'</w:t>
            </w:r>
            <w:r w:rsidRPr="00696595">
              <w:rPr>
                <w:rFonts w:eastAsia="Times New Roman" w:cs="Consolas"/>
                <w:color w:val="000000"/>
                <w:sz w:val="20"/>
                <w:szCs w:val="20"/>
              </w:rPr>
              <w:t xml:space="preserve">, </w:t>
            </w:r>
            <w:r w:rsidRPr="00696595">
              <w:rPr>
                <w:rFonts w:eastAsia="Times New Roman" w:cs="Consolas"/>
                <w:color w:val="2A00FF"/>
                <w:sz w:val="20"/>
                <w:szCs w:val="20"/>
              </w:rPr>
              <w:t>'checkout'</w:t>
            </w:r>
            <w:r w:rsidRPr="00696595">
              <w:rPr>
                <w:rFonts w:eastAsia="Times New Roman" w:cs="Consolas"/>
                <w:color w:val="000000"/>
                <w:sz w:val="20"/>
                <w:szCs w:val="20"/>
              </w:rPr>
              <w:t xml:space="preserve">, </w:t>
            </w:r>
            <w:r w:rsidRPr="00696595">
              <w:rPr>
                <w:rFonts w:eastAsia="Times New Roman" w:cs="Consolas"/>
                <w:color w:val="2A00FF"/>
                <w:sz w:val="20"/>
                <w:szCs w:val="20"/>
              </w:rPr>
              <w:t>'SiteGenesis Checkout'</w:t>
            </w:r>
            <w:r w:rsidRPr="00696595">
              <w:rPr>
                <w:rFonts w:eastAsia="Times New Roman" w:cs="Consolas"/>
                <w:color w:val="000000"/>
                <w:sz w:val="20"/>
                <w:szCs w:val="20"/>
              </w:rPr>
              <w:t>)</w:t>
            </w:r>
          </w:p>
          <w:p w14:paraId="120EA92B"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14:paraId="577C80BB" w14:textId="77777777" w:rsidR="00696595" w:rsidRPr="00696595" w:rsidRDefault="00696595" w:rsidP="00696595">
            <w:pPr>
              <w:autoSpaceDE w:val="0"/>
              <w:autoSpaceDN w:val="0"/>
              <w:adjustRightInd w:val="0"/>
              <w:spacing w:after="0" w:line="240" w:lineRule="auto"/>
              <w:rPr>
                <w:rFonts w:eastAsia="Times New Roman" w:cs="Consolas"/>
                <w:sz w:val="20"/>
                <w:szCs w:val="20"/>
              </w:rPr>
            </w:pPr>
          </w:p>
          <w:p w14:paraId="5E6362EB"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if</w:t>
            </w:r>
            <w:r w:rsidRPr="00696595">
              <w:rPr>
                <w:rFonts w:eastAsia="Times New Roman" w:cs="Consolas"/>
                <w:color w:val="000000"/>
                <w:sz w:val="20"/>
                <w:szCs w:val="20"/>
              </w:rPr>
              <w:t xml:space="preserve"> (params) {</w:t>
            </w:r>
          </w:p>
          <w:p w14:paraId="25D6BB2C"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app.getView(require(</w:t>
            </w:r>
            <w:r w:rsidRPr="00696595">
              <w:rPr>
                <w:rFonts w:eastAsia="Times New Roman" w:cs="Consolas"/>
                <w:color w:val="2A00FF"/>
                <w:sz w:val="20"/>
                <w:szCs w:val="20"/>
              </w:rPr>
              <w:t>'~/cartridge/scripts/object'</w:t>
            </w:r>
            <w:r w:rsidRPr="00696595">
              <w:rPr>
                <w:rFonts w:eastAsia="Times New Roman" w:cs="Consolas"/>
                <w:color w:val="000000"/>
                <w:sz w:val="20"/>
                <w:szCs w:val="20"/>
              </w:rPr>
              <w:t>).extend(params, {</w:t>
            </w:r>
          </w:p>
          <w:p w14:paraId="39D74CBE"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ab/>
            </w:r>
            <w:r w:rsidRPr="00696595">
              <w:rPr>
                <w:rFonts w:eastAsia="Times New Roman" w:cs="Consolas"/>
                <w:color w:val="000000"/>
                <w:sz w:val="20"/>
                <w:szCs w:val="20"/>
                <w:highlight w:val="yellow"/>
              </w:rPr>
              <w:t>VInitFormattedString:VInitFormattedString,</w:t>
            </w:r>
          </w:p>
          <w:p w14:paraId="13A7F2FD"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Basket: cart.object,</w:t>
            </w:r>
          </w:p>
          <w:p w14:paraId="2D217ED8"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highlight w:val="yellow"/>
              </w:rPr>
              <w:t>Signature:signature,</w:t>
            </w:r>
          </w:p>
          <w:p w14:paraId="790C0160"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14:paraId="5C9DC911"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14:paraId="2C37817F"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 </w:t>
            </w:r>
            <w:r w:rsidRPr="00696595">
              <w:rPr>
                <w:rFonts w:eastAsia="Times New Roman" w:cs="Consolas"/>
                <w:b/>
                <w:bCs/>
                <w:color w:val="7F0055"/>
                <w:sz w:val="20"/>
                <w:szCs w:val="20"/>
              </w:rPr>
              <w:t>else</w:t>
            </w:r>
            <w:r w:rsidRPr="00696595">
              <w:rPr>
                <w:rFonts w:eastAsia="Times New Roman" w:cs="Consolas"/>
                <w:color w:val="000000"/>
                <w:sz w:val="20"/>
                <w:szCs w:val="20"/>
              </w:rPr>
              <w:t xml:space="preserve"> {</w:t>
            </w:r>
          </w:p>
          <w:p w14:paraId="686FA353"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app.getView({</w:t>
            </w:r>
          </w:p>
          <w:p w14:paraId="1DD99E37"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Basket: cart.object,</w:t>
            </w:r>
          </w:p>
          <w:p w14:paraId="40976F82" w14:textId="77777777"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VInitFormattedString:VInitFormattedString,</w:t>
            </w:r>
          </w:p>
          <w:p w14:paraId="0C9DABAA"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highlight w:val="yellow"/>
              </w:rPr>
              <w:t xml:space="preserve">            Signature:signature,</w:t>
            </w:r>
          </w:p>
          <w:p w14:paraId="17CF5FA5"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14:paraId="0994E9FA"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14:paraId="30E0D5AB" w14:textId="77777777"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14:paraId="3C71BD4A" w14:textId="77777777" w:rsidR="00925C7B" w:rsidRPr="00E33D85" w:rsidRDefault="00696595" w:rsidP="00696595">
            <w:r w:rsidRPr="00696595">
              <w:rPr>
                <w:rFonts w:eastAsia="Times New Roman" w:cs="Consolas"/>
                <w:color w:val="000000"/>
                <w:sz w:val="20"/>
                <w:szCs w:val="20"/>
              </w:rPr>
              <w:t>}</w:t>
            </w:r>
          </w:p>
        </w:tc>
      </w:tr>
    </w:tbl>
    <w:p w14:paraId="707F4951" w14:textId="77777777" w:rsidR="00FC3035" w:rsidRPr="00E33D85" w:rsidRDefault="00FC3035" w:rsidP="002262D0"/>
    <w:p w14:paraId="5E2CA22F" w14:textId="77777777" w:rsidR="00BB328D" w:rsidRPr="00E33D85" w:rsidRDefault="00BB328D" w:rsidP="00BB328D">
      <w:pPr>
        <w:pStyle w:val="Heading3"/>
        <w:spacing w:before="0" w:after="0"/>
        <w:rPr>
          <w:rFonts w:asciiTheme="minorHAnsi" w:hAnsiTheme="minorHAnsi"/>
        </w:rPr>
      </w:pPr>
      <w:bookmarkStart w:id="1791" w:name="_Toc492046237"/>
      <w:r w:rsidRPr="00E33D85">
        <w:rPr>
          <w:rFonts w:asciiTheme="minorHAnsi" w:hAnsiTheme="minorHAnsi"/>
        </w:rPr>
        <w:t>Secure Acceptance</w:t>
      </w:r>
      <w:bookmarkEnd w:id="1791"/>
    </w:p>
    <w:p w14:paraId="7156C55B" w14:textId="77777777" w:rsidR="00BB328D" w:rsidRPr="00E33D85" w:rsidRDefault="00BB328D" w:rsidP="00F1407C">
      <w:pPr>
        <w:pStyle w:val="Heading4"/>
        <w:rPr>
          <w:rFonts w:asciiTheme="minorHAnsi" w:hAnsiTheme="minorHAnsi"/>
        </w:rPr>
      </w:pPr>
      <w:r w:rsidRPr="00E33D85">
        <w:rPr>
          <w:rFonts w:asciiTheme="minorHAnsi" w:hAnsiTheme="minorHAnsi"/>
        </w:rPr>
        <w:t>Generic Section</w:t>
      </w:r>
    </w:p>
    <w:p w14:paraId="28DE1D8F" w14:textId="77777777" w:rsidR="00BB328D" w:rsidRPr="000C2ED1" w:rsidRDefault="00BB328D" w:rsidP="000C02F0">
      <w:pPr>
        <w:pStyle w:val="Heading5"/>
        <w:rPr>
          <w:rFonts w:asciiTheme="minorHAnsi" w:hAnsiTheme="minorHAnsi"/>
        </w:rPr>
      </w:pPr>
      <w:r w:rsidRPr="00E33D85">
        <w:rPr>
          <w:rFonts w:asciiTheme="minorHAnsi" w:hAnsiTheme="minorHAnsi"/>
        </w:rPr>
        <w:t>JS file – billing.js</w:t>
      </w:r>
      <w:r w:rsidRPr="000C2ED1">
        <w:rPr>
          <w:rFonts w:asciiTheme="minorHAnsi" w:hAnsiTheme="minorHAnsi"/>
          <w:b w:val="0"/>
          <w:sz w:val="20"/>
        </w:rPr>
        <w:t>[compiled to app.js</w:t>
      </w:r>
      <w:r w:rsidR="00DC2B28" w:rsidRPr="000C2ED1">
        <w:rPr>
          <w:rFonts w:asciiTheme="minorHAnsi" w:hAnsiTheme="minorHAnsi"/>
          <w:b w:val="0"/>
          <w:sz w:val="20"/>
        </w:rPr>
        <w:t>]</w:t>
      </w:r>
    </w:p>
    <w:p w14:paraId="6C20C732" w14:textId="77777777" w:rsidR="008C2459" w:rsidRPr="00E33D85" w:rsidRDefault="008C2459" w:rsidP="008C2459">
      <w:pPr>
        <w:pStyle w:val="Heading5"/>
        <w:rPr>
          <w:rFonts w:asciiTheme="minorHAnsi" w:hAnsiTheme="minorHAnsi"/>
        </w:rPr>
      </w:pPr>
      <w:r w:rsidRPr="00E33D85">
        <w:rPr>
          <w:rFonts w:asciiTheme="minorHAnsi" w:hAnsiTheme="minorHAnsi"/>
        </w:rPr>
        <w:t xml:space="preserve">Update “export.init “function </w:t>
      </w:r>
    </w:p>
    <w:p w14:paraId="4086B79C" w14:textId="77777777" w:rsidR="008C2459" w:rsidRDefault="008C2459" w:rsidP="005C1822">
      <w:pPr>
        <w:pStyle w:val="BodyText"/>
        <w:numPr>
          <w:ilvl w:val="0"/>
          <w:numId w:val="26"/>
        </w:numPr>
      </w:pPr>
      <w:r w:rsidRPr="00E33D85">
        <w:t>Add below code snippet after $('#creditCardList').on('change', function () {</w:t>
      </w:r>
    </w:p>
    <w:p w14:paraId="0B3EABA0" w14:textId="5923245E" w:rsidR="000C2ED1" w:rsidRPr="00D525C0" w:rsidRDefault="000C2ED1" w:rsidP="005C1822">
      <w:pPr>
        <w:pStyle w:val="BodyText"/>
      </w:pPr>
      <w:r w:rsidRPr="007755B9">
        <w:rPr>
          <w:highlight w:val="yellow"/>
        </w:rPr>
        <w:t xml:space="preserve">[Note: Below changes are covered in </w:t>
      </w:r>
      <w:r w:rsidR="007755B9" w:rsidRPr="007755B9">
        <w:rPr>
          <w:highlight w:val="yellow"/>
        </w:rPr>
        <w:t>custom code &gt; Generic section &gt; billing.js</w:t>
      </w:r>
      <w:r w:rsidRPr="007755B9">
        <w:rPr>
          <w:highlight w:val="yellow"/>
        </w:rPr>
        <w:t>, defined here for reference only]</w:t>
      </w:r>
    </w:p>
    <w:tbl>
      <w:tblPr>
        <w:tblStyle w:val="TableGrid"/>
        <w:tblW w:w="0" w:type="auto"/>
        <w:tblLook w:val="04A0" w:firstRow="1" w:lastRow="0" w:firstColumn="1" w:lastColumn="0" w:noHBand="0" w:noVBand="1"/>
      </w:tblPr>
      <w:tblGrid>
        <w:gridCol w:w="10296"/>
      </w:tblGrid>
      <w:tr w:rsidR="008C2459" w:rsidRPr="00E33D85" w14:paraId="495DD24E" w14:textId="77777777" w:rsidTr="00E43A61">
        <w:tc>
          <w:tcPr>
            <w:tcW w:w="10296" w:type="dxa"/>
          </w:tcPr>
          <w:p w14:paraId="7E4AC554" w14:textId="77777777" w:rsidR="008C2459" w:rsidRPr="00E33D85" w:rsidRDefault="008C2459" w:rsidP="008C2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p>
          <w:p w14:paraId="15812E2A" w14:textId="77777777"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Pr>
                <w:rFonts w:eastAsia="Times New Roman" w:cs="Consolas"/>
                <w:sz w:val="20"/>
                <w:szCs w:val="20"/>
              </w:rPr>
              <w:t xml:space="preserve"> </w:t>
            </w:r>
            <w:r w:rsidRPr="00E33D85">
              <w:rPr>
                <w:rFonts w:eastAsia="Times New Roman" w:cs="Consolas"/>
                <w:color w:val="000000"/>
                <w:sz w:val="20"/>
                <w:szCs w:val="20"/>
                <w:highlight w:val="yellow"/>
              </w:rPr>
              <w:tab/>
            </w:r>
          </w:p>
          <w:p w14:paraId="17D4C479" w14:textId="77777777"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3F7F5F"/>
                <w:sz w:val="20"/>
                <w:szCs w:val="20"/>
                <w:highlight w:val="yellow"/>
              </w:rPr>
              <w:t>// Secure Acceptance Redirect or iframe payment method : on selection change of saved credit card</w:t>
            </w:r>
          </w:p>
          <w:p w14:paraId="588206CF" w14:textId="77777777"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3F7F5F"/>
                <w:sz w:val="20"/>
                <w:szCs w:val="20"/>
              </w:rPr>
              <w:t>// select credit card from list</w:t>
            </w:r>
          </w:p>
          <w:p w14:paraId="0F4C1D87" w14:textId="77777777"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'#creditCardList'</w:t>
            </w:r>
            <w:r w:rsidRPr="00B92CBA">
              <w:rPr>
                <w:rFonts w:eastAsia="Times New Roman" w:cstheme="minorHAnsi"/>
                <w:color w:val="000000"/>
                <w:sz w:val="20"/>
                <w:szCs w:val="20"/>
              </w:rPr>
              <w:t>).on(</w:t>
            </w:r>
            <w:r w:rsidRPr="00B92CBA">
              <w:rPr>
                <w:rFonts w:eastAsia="Times New Roman" w:cstheme="minorHAnsi"/>
                <w:color w:val="2A00FF"/>
                <w:sz w:val="20"/>
                <w:szCs w:val="20"/>
              </w:rPr>
              <w:t>'change'</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function</w:t>
            </w:r>
            <w:r w:rsidRPr="00B92CBA">
              <w:rPr>
                <w:rFonts w:eastAsia="Times New Roman" w:cstheme="minorHAnsi"/>
                <w:color w:val="000000"/>
                <w:sz w:val="20"/>
                <w:szCs w:val="20"/>
              </w:rPr>
              <w:t xml:space="preserve"> () {</w:t>
            </w:r>
          </w:p>
          <w:p w14:paraId="76156DDA" w14:textId="77777777"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var</w:t>
            </w:r>
            <w:r w:rsidRPr="00B92CBA">
              <w:rPr>
                <w:rFonts w:eastAsia="Times New Roman" w:cstheme="minorHAnsi"/>
                <w:color w:val="000000"/>
                <w:sz w:val="20"/>
                <w:szCs w:val="20"/>
              </w:rPr>
              <w:t xml:space="preserve"> cardUUID = $(</w:t>
            </w:r>
            <w:r w:rsidRPr="00B92CBA">
              <w:rPr>
                <w:rFonts w:eastAsia="Times New Roman" w:cstheme="minorHAnsi"/>
                <w:b/>
                <w:bCs/>
                <w:color w:val="7F0055"/>
                <w:sz w:val="20"/>
                <w:szCs w:val="20"/>
              </w:rPr>
              <w:t>this</w:t>
            </w:r>
            <w:r w:rsidRPr="00B92CBA">
              <w:rPr>
                <w:rFonts w:eastAsia="Times New Roman" w:cstheme="minorHAnsi"/>
                <w:color w:val="000000"/>
                <w:sz w:val="20"/>
                <w:szCs w:val="20"/>
              </w:rPr>
              <w:t>).val();</w:t>
            </w:r>
          </w:p>
          <w:p w14:paraId="2F242BAC" w14:textId="77777777"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if</w:t>
            </w:r>
            <w:r w:rsidRPr="00B92CBA">
              <w:rPr>
                <w:rFonts w:eastAsia="Times New Roman" w:cstheme="minorHAnsi"/>
                <w:color w:val="000000"/>
                <w:sz w:val="20"/>
                <w:szCs w:val="20"/>
              </w:rPr>
              <w:t xml:space="preserve"> (!cardUUID) {$($checkoutForm).find(</w:t>
            </w:r>
            <w:r w:rsidRPr="00B92CBA">
              <w:rPr>
                <w:rFonts w:eastAsia="Times New Roman" w:cstheme="minorHAnsi"/>
                <w:color w:val="2A00FF"/>
                <w:sz w:val="20"/>
                <w:szCs w:val="20"/>
              </w:rPr>
              <w:t>'input[name$="_selectedCardID"]'</w:t>
            </w:r>
            <w:r w:rsidRPr="00B92CBA">
              <w:rPr>
                <w:rFonts w:eastAsia="Times New Roman" w:cstheme="minorHAnsi"/>
                <w:color w:val="000000"/>
                <w:sz w:val="20"/>
                <w:szCs w:val="20"/>
              </w:rPr>
              <w:t>).val(</w:t>
            </w:r>
            <w:r w:rsidRPr="00B92CBA">
              <w:rPr>
                <w:rFonts w:eastAsia="Times New Roman" w:cstheme="minorHAnsi"/>
                <w:color w:val="2A00FF"/>
                <w:sz w:val="20"/>
                <w:szCs w:val="20"/>
              </w:rPr>
              <w:t>''</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return</w:t>
            </w:r>
            <w:r w:rsidRPr="00B92CBA">
              <w:rPr>
                <w:rFonts w:eastAsia="Times New Roman" w:cstheme="minorHAnsi"/>
                <w:color w:val="000000"/>
                <w:sz w:val="20"/>
                <w:szCs w:val="20"/>
              </w:rPr>
              <w:t>;}</w:t>
            </w:r>
          </w:p>
          <w:p w14:paraId="19AC397B" w14:textId="77777777"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ab/>
            </w:r>
            <w:r w:rsidRPr="00B92CBA">
              <w:rPr>
                <w:rFonts w:eastAsia="Times New Roman" w:cstheme="minorHAnsi"/>
                <w:color w:val="000000"/>
                <w:sz w:val="20"/>
                <w:szCs w:val="20"/>
              </w:rPr>
              <w:tab/>
              <w:t>populateCreditCardForm(cardUUID,</w:t>
            </w:r>
            <w:r w:rsidRPr="00E55B28">
              <w:rPr>
                <w:rFonts w:eastAsia="Times New Roman" w:cstheme="minorHAnsi"/>
                <w:color w:val="000000"/>
                <w:sz w:val="20"/>
                <w:szCs w:val="20"/>
                <w:highlight w:val="yellow"/>
              </w:rPr>
              <w:t>selectedPaymentMethod</w:t>
            </w:r>
            <w:r w:rsidRPr="00B92CBA">
              <w:rPr>
                <w:rFonts w:eastAsia="Times New Roman" w:cstheme="minorHAnsi"/>
                <w:color w:val="000000"/>
                <w:sz w:val="20"/>
                <w:szCs w:val="20"/>
              </w:rPr>
              <w:t>);</w:t>
            </w:r>
          </w:p>
          <w:p w14:paraId="7F25EEE8" w14:textId="77777777" w:rsidR="001A2524" w:rsidRPr="00B92CBA" w:rsidRDefault="001A2524" w:rsidP="001A2524">
            <w:pPr>
              <w:autoSpaceDE w:val="0"/>
              <w:autoSpaceDN w:val="0"/>
              <w:adjustRightInd w:val="0"/>
              <w:spacing w:after="0" w:line="240" w:lineRule="auto"/>
              <w:rPr>
                <w:rFonts w:eastAsia="Times New Roman" w:cstheme="minorHAnsi"/>
                <w:sz w:val="20"/>
                <w:szCs w:val="20"/>
              </w:rPr>
            </w:pPr>
          </w:p>
          <w:p w14:paraId="6D4B4891" w14:textId="77777777"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3F7F5F"/>
                <w:sz w:val="20"/>
                <w:szCs w:val="20"/>
              </w:rPr>
              <w:t>// remove server side error</w:t>
            </w:r>
          </w:p>
          <w:p w14:paraId="7C2BE07A" w14:textId="77777777"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'.required.error'</w:t>
            </w:r>
            <w:r w:rsidRPr="00B92CBA">
              <w:rPr>
                <w:rFonts w:eastAsia="Times New Roman" w:cstheme="minorHAnsi"/>
                <w:color w:val="000000"/>
                <w:sz w:val="20"/>
                <w:szCs w:val="20"/>
              </w:rPr>
              <w:t>).removeClass(</w:t>
            </w:r>
            <w:r w:rsidRPr="00B92CBA">
              <w:rPr>
                <w:rFonts w:eastAsia="Times New Roman" w:cstheme="minorHAnsi"/>
                <w:color w:val="2A00FF"/>
                <w:sz w:val="20"/>
                <w:szCs w:val="20"/>
              </w:rPr>
              <w:t>'error'</w:t>
            </w:r>
            <w:r w:rsidRPr="00B92CBA">
              <w:rPr>
                <w:rFonts w:eastAsia="Times New Roman" w:cstheme="minorHAnsi"/>
                <w:color w:val="000000"/>
                <w:sz w:val="20"/>
                <w:szCs w:val="20"/>
              </w:rPr>
              <w:t>);</w:t>
            </w:r>
          </w:p>
          <w:p w14:paraId="3A4FA7A0" w14:textId="77777777"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'.error-message'</w:t>
            </w:r>
            <w:r w:rsidRPr="00B92CBA">
              <w:rPr>
                <w:rFonts w:eastAsia="Times New Roman" w:cstheme="minorHAnsi"/>
                <w:color w:val="000000"/>
                <w:sz w:val="20"/>
                <w:szCs w:val="20"/>
              </w:rPr>
              <w:t>).remove();</w:t>
            </w:r>
          </w:p>
          <w:p w14:paraId="1CDE6FFB" w14:textId="77777777"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lastRenderedPageBreak/>
              <w:t xml:space="preserve">    });</w:t>
            </w:r>
          </w:p>
          <w:p w14:paraId="1C7AB545" w14:textId="77777777" w:rsidR="001A2524" w:rsidRDefault="001A2524" w:rsidP="001A2524">
            <w:pPr>
              <w:autoSpaceDE w:val="0"/>
              <w:autoSpaceDN w:val="0"/>
              <w:adjustRightInd w:val="0"/>
              <w:spacing w:after="0" w:line="240" w:lineRule="auto"/>
              <w:rPr>
                <w:rFonts w:eastAsia="Times New Roman" w:cs="Consolas"/>
                <w:color w:val="000000"/>
                <w:sz w:val="20"/>
                <w:szCs w:val="20"/>
                <w:highlight w:val="yellow"/>
              </w:rPr>
            </w:pPr>
            <w:r>
              <w:rPr>
                <w:rFonts w:ascii="Consolas" w:eastAsia="Times New Roman" w:hAnsi="Consolas" w:cs="Consolas"/>
                <w:color w:val="000000"/>
                <w:sz w:val="20"/>
                <w:szCs w:val="20"/>
              </w:rPr>
              <w:t xml:space="preserve">    </w:t>
            </w:r>
            <w:r w:rsidRPr="00E33D85">
              <w:rPr>
                <w:rFonts w:eastAsia="Times New Roman" w:cs="Consolas"/>
                <w:color w:val="000000"/>
                <w:sz w:val="20"/>
                <w:szCs w:val="20"/>
                <w:highlight w:val="yellow"/>
              </w:rPr>
              <w:tab/>
            </w:r>
          </w:p>
          <w:p w14:paraId="2A88DDAD" w14:textId="77777777"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w:t>
            </w:r>
            <w:r w:rsidRPr="00E33D85">
              <w:rPr>
                <w:rFonts w:eastAsia="Times New Roman" w:cs="Consolas"/>
                <w:color w:val="2A00FF"/>
                <w:sz w:val="20"/>
                <w:szCs w:val="20"/>
                <w:highlight w:val="yellow"/>
              </w:rPr>
              <w:t>'.creditCardList'</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 {</w:t>
            </w:r>
          </w:p>
          <w:p w14:paraId="5FAD05DF" w14:textId="77777777"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cardUUID = $(</w:t>
            </w:r>
            <w:r w:rsidRPr="00E33D85">
              <w:rPr>
                <w:rFonts w:eastAsia="Times New Roman" w:cs="Consolas"/>
                <w:b/>
                <w:bCs/>
                <w:color w:val="7F0055"/>
                <w:sz w:val="20"/>
                <w:szCs w:val="20"/>
                <w:highlight w:val="yellow"/>
              </w:rPr>
              <w:t>this</w:t>
            </w:r>
            <w:r w:rsidRPr="00E33D85">
              <w:rPr>
                <w:rFonts w:eastAsia="Times New Roman" w:cs="Consolas"/>
                <w:color w:val="000000"/>
                <w:sz w:val="20"/>
                <w:szCs w:val="20"/>
                <w:highlight w:val="yellow"/>
              </w:rPr>
              <w:t>).val();</w:t>
            </w:r>
          </w:p>
          <w:p w14:paraId="0BC7158E" w14:textId="77777777"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(!cardUUID)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w:t>
            </w:r>
          </w:p>
          <w:p w14:paraId="6F929E62" w14:textId="77777777"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14:paraId="66D2FF79" w14:textId="77777777"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 = $selectPaymentMethod.find(</w:t>
            </w:r>
            <w:r w:rsidRPr="00E33D85">
              <w:rPr>
                <w:rFonts w:eastAsia="Times New Roman" w:cs="Consolas"/>
                <w:color w:val="2A00FF"/>
                <w:sz w:val="20"/>
                <w:szCs w:val="20"/>
                <w:highlight w:val="yellow"/>
              </w:rPr>
              <w:t>':checked'</w:t>
            </w:r>
            <w:r w:rsidRPr="00E33D85">
              <w:rPr>
                <w:rFonts w:eastAsia="Times New Roman" w:cs="Consolas"/>
                <w:color w:val="000000"/>
                <w:sz w:val="20"/>
                <w:szCs w:val="20"/>
                <w:highlight w:val="yellow"/>
              </w:rPr>
              <w:t>).val();</w:t>
            </w:r>
          </w:p>
          <w:p w14:paraId="479FB81F" w14:textId="77777777"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populateCreditCardForm(cardUUID,selectedPaymentMethod);</w:t>
            </w:r>
          </w:p>
          <w:p w14:paraId="55675E11" w14:textId="77777777"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p>
          <w:p w14:paraId="7990A616" w14:textId="77777777"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3F7F5F"/>
                <w:sz w:val="20"/>
                <w:szCs w:val="20"/>
                <w:highlight w:val="yellow"/>
              </w:rPr>
              <w:t>// remove server side error</w:t>
            </w:r>
          </w:p>
          <w:p w14:paraId="3D409A1F" w14:textId="77777777"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'.required.error'</w:t>
            </w:r>
            <w:r w:rsidRPr="00E33D85">
              <w:rPr>
                <w:rFonts w:eastAsia="Times New Roman" w:cs="Consolas"/>
                <w:color w:val="000000"/>
                <w:sz w:val="20"/>
                <w:szCs w:val="20"/>
                <w:highlight w:val="yellow"/>
              </w:rPr>
              <w:t>).removeClass(</w:t>
            </w:r>
            <w:r w:rsidRPr="00E33D85">
              <w:rPr>
                <w:rFonts w:eastAsia="Times New Roman" w:cs="Consolas"/>
                <w:color w:val="2A00FF"/>
                <w:sz w:val="20"/>
                <w:szCs w:val="20"/>
                <w:highlight w:val="yellow"/>
              </w:rPr>
              <w:t>'error'</w:t>
            </w:r>
            <w:r w:rsidRPr="00E33D85">
              <w:rPr>
                <w:rFonts w:eastAsia="Times New Roman" w:cs="Consolas"/>
                <w:color w:val="000000"/>
                <w:sz w:val="20"/>
                <w:szCs w:val="20"/>
                <w:highlight w:val="yellow"/>
              </w:rPr>
              <w:t>);</w:t>
            </w:r>
          </w:p>
          <w:p w14:paraId="7265621D" w14:textId="77777777"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'.error-message'</w:t>
            </w:r>
            <w:r w:rsidRPr="00E33D85">
              <w:rPr>
                <w:rFonts w:eastAsia="Times New Roman" w:cs="Consolas"/>
                <w:color w:val="000000"/>
                <w:sz w:val="20"/>
                <w:szCs w:val="20"/>
                <w:highlight w:val="yellow"/>
              </w:rPr>
              <w:t>).remove();</w:t>
            </w:r>
          </w:p>
          <w:p w14:paraId="3671DDFC" w14:textId="77777777" w:rsidR="008C2459" w:rsidRPr="00E33D85" w:rsidRDefault="001A2524" w:rsidP="001A2524">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tc>
      </w:tr>
    </w:tbl>
    <w:p w14:paraId="2F59D84C" w14:textId="77777777" w:rsidR="008C2459" w:rsidRPr="00E33D85" w:rsidRDefault="008C2459" w:rsidP="0051232F"/>
    <w:p w14:paraId="24CBACE9" w14:textId="77777777" w:rsidR="00BB328D" w:rsidRPr="00E33D85" w:rsidRDefault="00BB328D" w:rsidP="00A71B8A">
      <w:pPr>
        <w:pStyle w:val="Heading6"/>
        <w:ind w:left="0"/>
        <w:rPr>
          <w:rFonts w:asciiTheme="minorHAnsi" w:hAnsiTheme="minorHAnsi"/>
        </w:rPr>
      </w:pPr>
      <w:r w:rsidRPr="00E33D85">
        <w:rPr>
          <w:rFonts w:asciiTheme="minorHAnsi" w:hAnsiTheme="minorHAnsi"/>
        </w:rPr>
        <w:t xml:space="preserve">Update “populateCreditCardForm” function </w:t>
      </w:r>
    </w:p>
    <w:tbl>
      <w:tblPr>
        <w:tblStyle w:val="TableGrid"/>
        <w:tblW w:w="10188" w:type="dxa"/>
        <w:tblLook w:val="04A0" w:firstRow="1" w:lastRow="0" w:firstColumn="1" w:lastColumn="0" w:noHBand="0" w:noVBand="1"/>
      </w:tblPr>
      <w:tblGrid>
        <w:gridCol w:w="10188"/>
      </w:tblGrid>
      <w:tr w:rsidR="00CA6B50" w:rsidRPr="007755B9" w14:paraId="26E0795D" w14:textId="77777777" w:rsidTr="000134EC">
        <w:tc>
          <w:tcPr>
            <w:tcW w:w="10188" w:type="dxa"/>
          </w:tcPr>
          <w:p w14:paraId="65FF9197" w14:textId="77777777" w:rsidR="007755B9" w:rsidRPr="00C86622" w:rsidRDefault="007755B9" w:rsidP="005C1822">
            <w:pPr>
              <w:pStyle w:val="BodyText"/>
            </w:pPr>
            <w:r w:rsidRPr="00C86622">
              <w:rPr>
                <w:b/>
                <w:color w:val="7F0055"/>
              </w:rPr>
              <w:t>function</w:t>
            </w:r>
            <w:r w:rsidRPr="00C86622">
              <w:t xml:space="preserve"> </w:t>
            </w:r>
            <w:r w:rsidRPr="007755B9">
              <w:rPr>
                <w:highlight w:val="lightGray"/>
              </w:rPr>
              <w:t>populateCreditCardForm</w:t>
            </w:r>
            <w:r w:rsidRPr="00C86622">
              <w:t>(cardID,</w:t>
            </w:r>
            <w:r w:rsidRPr="00E55B28">
              <w:rPr>
                <w:highlight w:val="yellow"/>
              </w:rPr>
              <w:t>selectedPaymentMethod</w:t>
            </w:r>
            <w:r w:rsidRPr="00C86622">
              <w:t>) {</w:t>
            </w:r>
          </w:p>
          <w:p w14:paraId="188135A2" w14:textId="77777777" w:rsidR="007755B9" w:rsidRPr="00C86622" w:rsidRDefault="007755B9" w:rsidP="005C1822">
            <w:pPr>
              <w:pStyle w:val="BodyText"/>
            </w:pPr>
            <w:r w:rsidRPr="00C86622">
              <w:t>// load card details</w:t>
            </w:r>
          </w:p>
          <w:p w14:paraId="2FF35148" w14:textId="77777777" w:rsidR="007755B9" w:rsidRPr="00C86622" w:rsidRDefault="007755B9" w:rsidP="005C1822">
            <w:pPr>
              <w:pStyle w:val="BodyText"/>
            </w:pPr>
            <w:r w:rsidRPr="00C86622">
              <w:rPr>
                <w:b/>
                <w:color w:val="7F0055"/>
              </w:rPr>
              <w:t>var</w:t>
            </w:r>
            <w:r w:rsidRPr="00C86622">
              <w:t xml:space="preserve"> url = util.appendParamToURL(Urls.billingSelectCC, </w:t>
            </w:r>
            <w:r w:rsidRPr="00C86622">
              <w:rPr>
                <w:color w:val="2A00FF"/>
              </w:rPr>
              <w:t>'creditCardUUID'</w:t>
            </w:r>
            <w:r w:rsidRPr="00C86622">
              <w:t>, cardID);</w:t>
            </w:r>
          </w:p>
          <w:p w14:paraId="2482114C" w14:textId="77777777" w:rsidR="007755B9" w:rsidRPr="00C86622" w:rsidRDefault="007755B9" w:rsidP="005C1822">
            <w:pPr>
              <w:pStyle w:val="BodyText"/>
            </w:pPr>
            <w:r w:rsidRPr="00C86622">
              <w:t>ajax.getJson({</w:t>
            </w:r>
          </w:p>
          <w:p w14:paraId="2CDE57CB" w14:textId="77777777" w:rsidR="007755B9" w:rsidRPr="00C86622" w:rsidRDefault="007755B9" w:rsidP="005C1822">
            <w:pPr>
              <w:pStyle w:val="BodyText"/>
            </w:pPr>
            <w:r w:rsidRPr="00C86622">
              <w:t>url: url,</w:t>
            </w:r>
          </w:p>
          <w:p w14:paraId="68DACFA6" w14:textId="77777777" w:rsidR="007755B9" w:rsidRPr="00C86622" w:rsidRDefault="007755B9" w:rsidP="005C1822">
            <w:pPr>
              <w:pStyle w:val="BodyText"/>
            </w:pPr>
            <w:r w:rsidRPr="00C86622">
              <w:t xml:space="preserve">callback: </w:t>
            </w:r>
            <w:r w:rsidRPr="00C86622">
              <w:rPr>
                <w:b/>
                <w:color w:val="7F0055"/>
              </w:rPr>
              <w:t>function</w:t>
            </w:r>
            <w:r w:rsidRPr="00C86622">
              <w:t xml:space="preserve"> (data) {</w:t>
            </w:r>
          </w:p>
          <w:p w14:paraId="2D5D0965" w14:textId="77777777" w:rsidR="007755B9" w:rsidRPr="00C86622" w:rsidRDefault="007755B9" w:rsidP="005C1822">
            <w:pPr>
              <w:pStyle w:val="BodyText"/>
            </w:pPr>
            <w:r w:rsidRPr="00C86622">
              <w:rPr>
                <w:b/>
                <w:color w:val="7F0055"/>
              </w:rPr>
              <w:t>if</w:t>
            </w:r>
            <w:r w:rsidRPr="00C86622">
              <w:t xml:space="preserve"> (!data) {</w:t>
            </w:r>
            <w:r w:rsidRPr="00C86622">
              <w:tab/>
            </w:r>
            <w:r w:rsidRPr="00C86622">
              <w:tab/>
            </w:r>
            <w:r w:rsidRPr="00C86622">
              <w:tab/>
            </w:r>
          </w:p>
          <w:p w14:paraId="653E255B" w14:textId="77777777" w:rsidR="007755B9" w:rsidRPr="00C86622" w:rsidRDefault="007755B9" w:rsidP="005C1822">
            <w:pPr>
              <w:pStyle w:val="BodyText"/>
            </w:pPr>
            <w:r w:rsidRPr="00C86622">
              <w:t>window.alert(Resources.CC_LOAD_ERROR);</w:t>
            </w:r>
          </w:p>
          <w:p w14:paraId="1C2C00B5" w14:textId="77777777" w:rsidR="007755B9" w:rsidRPr="00C86622" w:rsidRDefault="007755B9" w:rsidP="005C1822">
            <w:pPr>
              <w:pStyle w:val="BodyText"/>
            </w:pPr>
            <w:r w:rsidRPr="00C86622">
              <w:t>return</w:t>
            </w:r>
            <w:r w:rsidRPr="00C86622">
              <w:rPr>
                <w:color w:val="000000"/>
              </w:rPr>
              <w:t xml:space="preserve"> </w:t>
            </w:r>
            <w:r w:rsidRPr="00C86622">
              <w:t>false</w:t>
            </w:r>
            <w:r w:rsidRPr="00C86622">
              <w:rPr>
                <w:color w:val="000000"/>
              </w:rPr>
              <w:t>;</w:t>
            </w:r>
          </w:p>
          <w:p w14:paraId="5F23E1C4" w14:textId="77777777" w:rsidR="007755B9" w:rsidRPr="00C86622" w:rsidRDefault="007755B9" w:rsidP="005C1822">
            <w:pPr>
              <w:pStyle w:val="BodyText"/>
            </w:pPr>
            <w:r w:rsidRPr="00C86622">
              <w:t>}</w:t>
            </w:r>
            <w:r w:rsidRPr="00C86622">
              <w:tab/>
            </w:r>
            <w:r w:rsidRPr="00C86622">
              <w:tab/>
            </w:r>
          </w:p>
          <w:p w14:paraId="7E98F703" w14:textId="77777777" w:rsidR="007755B9" w:rsidRPr="00C86622" w:rsidRDefault="007755B9" w:rsidP="005C1822">
            <w:pPr>
              <w:pStyle w:val="BodyText"/>
              <w:rPr>
                <w:highlight w:val="yellow"/>
              </w:rPr>
            </w:pPr>
            <w:r w:rsidRPr="00C86622">
              <w:rPr>
                <w:b/>
                <w:color w:val="7F0055"/>
                <w:highlight w:val="yellow"/>
              </w:rPr>
              <w:t>switch</w:t>
            </w:r>
            <w:r w:rsidRPr="00C86622">
              <w:rPr>
                <w:highlight w:val="yellow"/>
              </w:rPr>
              <w:t xml:space="preserve"> (selectedPaymentMethod) {</w:t>
            </w:r>
          </w:p>
          <w:p w14:paraId="4D4933FC" w14:textId="77777777"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"SA_REDIRECT"</w:t>
            </w:r>
            <w:r w:rsidRPr="00C86622">
              <w:rPr>
                <w:color w:val="000000"/>
                <w:highlight w:val="yellow"/>
              </w:rPr>
              <w:t>:</w:t>
            </w:r>
          </w:p>
          <w:p w14:paraId="0C5C3B2B" w14:textId="77777777"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.saCCToken .field-wrapper'</w:t>
            </w:r>
            <w:r w:rsidRPr="00C86622">
              <w:rPr>
                <w:color w:val="000000"/>
                <w:highlight w:val="yellow"/>
              </w:rPr>
              <w:t>).val(data.selectedCardID);</w:t>
            </w:r>
            <w:r w:rsidRPr="00C86622">
              <w:rPr>
                <w:color w:val="000000"/>
                <w:highlight w:val="yellow"/>
              </w:rPr>
              <w:tab/>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14:paraId="49569452" w14:textId="77777777" w:rsidR="007755B9" w:rsidRPr="00C86622" w:rsidRDefault="007755B9" w:rsidP="005C1822">
            <w:pPr>
              <w:pStyle w:val="BodyText"/>
              <w:rPr>
                <w:highlight w:val="yellow"/>
              </w:rPr>
            </w:pPr>
            <w:r w:rsidRPr="00C86622">
              <w:rPr>
                <w:highlight w:val="yellow"/>
              </w:rPr>
              <w:t>break;</w:t>
            </w:r>
          </w:p>
          <w:p w14:paraId="1984F45E" w14:textId="77777777"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"SA_IFRAME"</w:t>
            </w:r>
            <w:r w:rsidRPr="00C86622">
              <w:rPr>
                <w:color w:val="000000"/>
                <w:highlight w:val="yellow"/>
              </w:rPr>
              <w:t>:</w:t>
            </w:r>
          </w:p>
          <w:p w14:paraId="1C9F872D" w14:textId="77777777"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.saIframeCCToken .field-wrapper'</w:t>
            </w:r>
            <w:r w:rsidRPr="00C86622">
              <w:rPr>
                <w:color w:val="000000"/>
                <w:highlight w:val="yellow"/>
              </w:rPr>
              <w:t>).val(data.selectedCardID);</w:t>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14:paraId="2F1198B3" w14:textId="77777777" w:rsidR="007755B9" w:rsidRPr="00C86622" w:rsidRDefault="007755B9" w:rsidP="005C1822">
            <w:pPr>
              <w:pStyle w:val="BodyText"/>
              <w:rPr>
                <w:highlight w:val="yellow"/>
              </w:rPr>
            </w:pPr>
            <w:r w:rsidRPr="00C86622">
              <w:rPr>
                <w:highlight w:val="yellow"/>
              </w:rPr>
              <w:t>break;</w:t>
            </w:r>
          </w:p>
          <w:p w14:paraId="511BCC37" w14:textId="77777777"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"CREDIT_CARD"</w:t>
            </w:r>
            <w:r w:rsidRPr="00C86622">
              <w:rPr>
                <w:color w:val="000000"/>
                <w:highlight w:val="yellow"/>
              </w:rPr>
              <w:t>:</w:t>
            </w:r>
          </w:p>
          <w:p w14:paraId="327634DF" w14:textId="77777777" w:rsidR="007755B9" w:rsidRPr="00C86622" w:rsidRDefault="007755B9" w:rsidP="005C1822">
            <w:pPr>
              <w:pStyle w:val="BodyText"/>
              <w:rPr>
                <w:highlight w:val="yellow"/>
              </w:rPr>
            </w:pPr>
            <w:r w:rsidRPr="00C86622">
              <w:rPr>
                <w:highlight w:val="yellow"/>
              </w:rPr>
              <w:t>setCCFields(data);</w:t>
            </w:r>
          </w:p>
          <w:p w14:paraId="7BD70F26" w14:textId="77777777" w:rsidR="007755B9" w:rsidRPr="00C86622" w:rsidRDefault="007755B9" w:rsidP="005C1822">
            <w:pPr>
              <w:pStyle w:val="BodyText"/>
              <w:rPr>
                <w:highlight w:val="yellow"/>
              </w:rPr>
            </w:pPr>
            <w:r w:rsidRPr="00C86622">
              <w:rPr>
                <w:highlight w:val="yellow"/>
              </w:rPr>
              <w:t>break;</w:t>
            </w:r>
          </w:p>
          <w:p w14:paraId="046D113B" w14:textId="77777777" w:rsidR="007755B9" w:rsidRPr="00C86622" w:rsidRDefault="007755B9" w:rsidP="005C1822">
            <w:pPr>
              <w:pStyle w:val="BodyText"/>
              <w:rPr>
                <w:highlight w:val="yellow"/>
              </w:rPr>
            </w:pPr>
            <w:r w:rsidRPr="00C86622">
              <w:rPr>
                <w:highlight w:val="yellow"/>
              </w:rPr>
              <w:t>default</w:t>
            </w:r>
            <w:r w:rsidRPr="00C86622">
              <w:rPr>
                <w:color w:val="000000"/>
                <w:highlight w:val="yellow"/>
              </w:rPr>
              <w:t>:</w:t>
            </w:r>
          </w:p>
          <w:p w14:paraId="673AB19D" w14:textId="77777777" w:rsidR="007755B9" w:rsidRPr="00C86622" w:rsidRDefault="007755B9" w:rsidP="005C1822">
            <w:pPr>
              <w:pStyle w:val="BodyText"/>
              <w:rPr>
                <w:highlight w:val="yellow"/>
              </w:rPr>
            </w:pPr>
            <w:r w:rsidRPr="00C86622">
              <w:rPr>
                <w:highlight w:val="yellow"/>
              </w:rPr>
              <w:t>setCCFields(data);</w:t>
            </w:r>
          </w:p>
          <w:p w14:paraId="51BCC22E" w14:textId="77777777" w:rsidR="007755B9" w:rsidRPr="00C86622" w:rsidRDefault="007755B9" w:rsidP="005C1822">
            <w:pPr>
              <w:pStyle w:val="BodyText"/>
            </w:pPr>
            <w:r w:rsidRPr="00C86622">
              <w:rPr>
                <w:highlight w:val="yellow"/>
              </w:rPr>
              <w:t>}</w:t>
            </w:r>
            <w:r w:rsidRPr="00C86622">
              <w:tab/>
            </w:r>
            <w:r w:rsidRPr="00C86622">
              <w:tab/>
            </w:r>
            <w:r w:rsidRPr="00C86622">
              <w:tab/>
            </w:r>
          </w:p>
          <w:p w14:paraId="51723900" w14:textId="77777777" w:rsidR="007755B9" w:rsidRPr="00C86622" w:rsidRDefault="007755B9" w:rsidP="005C1822">
            <w:pPr>
              <w:pStyle w:val="BodyText"/>
            </w:pPr>
            <w:r w:rsidRPr="00C86622">
              <w:t>}</w:t>
            </w:r>
          </w:p>
          <w:p w14:paraId="26018A1F" w14:textId="77777777" w:rsidR="007755B9" w:rsidRPr="00C86622" w:rsidRDefault="007755B9" w:rsidP="005C1822">
            <w:pPr>
              <w:pStyle w:val="BodyText"/>
            </w:pPr>
            <w:r w:rsidRPr="00C86622">
              <w:t>});</w:t>
            </w:r>
          </w:p>
          <w:p w14:paraId="536A0F79" w14:textId="241C87ED" w:rsidR="00CA6B50" w:rsidRPr="007755B9" w:rsidRDefault="007755B9" w:rsidP="005C1822">
            <w:pPr>
              <w:pStyle w:val="BodyText"/>
            </w:pPr>
            <w:r w:rsidRPr="00C86622">
              <w:t>}</w:t>
            </w:r>
          </w:p>
        </w:tc>
      </w:tr>
    </w:tbl>
    <w:p w14:paraId="0C9CA78D" w14:textId="77777777" w:rsidR="00BB328D" w:rsidRPr="00E33D85" w:rsidRDefault="00BB328D" w:rsidP="004F597D">
      <w:pPr>
        <w:pStyle w:val="Heading5"/>
        <w:rPr>
          <w:rFonts w:asciiTheme="minorHAnsi" w:hAnsiTheme="minorHAnsi"/>
        </w:rPr>
      </w:pPr>
      <w:r w:rsidRPr="00E33D85">
        <w:rPr>
          <w:rFonts w:asciiTheme="minorHAnsi" w:hAnsiTheme="minorHAnsi"/>
        </w:rPr>
        <w:t>Template – Cart.isml</w:t>
      </w:r>
    </w:p>
    <w:p w14:paraId="70D479A0" w14:textId="77777777" w:rsidR="00BB328D" w:rsidRPr="00E33D85" w:rsidRDefault="00BB328D" w:rsidP="005C1822">
      <w:pPr>
        <w:pStyle w:val="BodyText"/>
        <w:numPr>
          <w:ilvl w:val="0"/>
          <w:numId w:val="26"/>
        </w:numPr>
      </w:pPr>
      <w:r w:rsidRPr="00E33D85">
        <w:t xml:space="preserve">Add below error condition just after </w:t>
      </w:r>
      <w:r w:rsidR="004C4A86" w:rsidRPr="00E33D85">
        <w:t>cart-banner</w:t>
      </w:r>
      <w:r w:rsidR="005969EE">
        <w:t xml:space="preserve"> slot</w:t>
      </w:r>
    </w:p>
    <w:tbl>
      <w:tblPr>
        <w:tblStyle w:val="TableGrid"/>
        <w:tblW w:w="0" w:type="auto"/>
        <w:tblLook w:val="04A0" w:firstRow="1" w:lastRow="0" w:firstColumn="1" w:lastColumn="0" w:noHBand="0" w:noVBand="1"/>
      </w:tblPr>
      <w:tblGrid>
        <w:gridCol w:w="10296"/>
      </w:tblGrid>
      <w:tr w:rsidR="00BB328D" w:rsidRPr="00E33D85" w14:paraId="3978C680" w14:textId="77777777" w:rsidTr="00F1407C">
        <w:tc>
          <w:tcPr>
            <w:tcW w:w="10296" w:type="dxa"/>
          </w:tcPr>
          <w:p w14:paraId="224AF22D" w14:textId="77777777" w:rsidR="00604B75" w:rsidRPr="000C2ED1" w:rsidRDefault="00604B75" w:rsidP="00604B75">
            <w:pPr>
              <w:autoSpaceDE w:val="0"/>
              <w:autoSpaceDN w:val="0"/>
              <w:adjustRightInd w:val="0"/>
              <w:spacing w:after="0" w:line="240" w:lineRule="auto"/>
              <w:rPr>
                <w:rFonts w:eastAsia="Times New Roman" w:cs="Consolas"/>
                <w:i/>
                <w:iCs/>
                <w:color w:val="2A00FF"/>
                <w:sz w:val="20"/>
                <w:szCs w:val="20"/>
              </w:rPr>
            </w:pPr>
            <w:r w:rsidRPr="000C2ED1">
              <w:rPr>
                <w:rFonts w:eastAsia="Times New Roman" w:cs="Consolas"/>
                <w:i/>
                <w:iCs/>
                <w:color w:val="2A00FF"/>
                <w:sz w:val="20"/>
                <w:szCs w:val="20"/>
              </w:rPr>
              <w:lastRenderedPageBreak/>
              <w:t>&lt;isslot id="cart-banner" description="Banner for Cart page"</w:t>
            </w:r>
            <w:r w:rsidRPr="000C2ED1">
              <w:rPr>
                <w:rFonts w:eastAsia="Times New Roman" w:cs="Consolas"/>
                <w:i/>
                <w:iCs/>
                <w:color w:val="2A00FF"/>
                <w:sz w:val="20"/>
                <w:szCs w:val="20"/>
              </w:rPr>
              <w:tab/>
              <w:t>context="global" /&gt;</w:t>
            </w:r>
          </w:p>
          <w:p w14:paraId="30397659" w14:textId="184BB6D0" w:rsidR="00604B75" w:rsidRPr="000C2ED1" w:rsidRDefault="00604B75" w:rsidP="00604B75">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14:paraId="277E118B" w14:textId="58C0E075" w:rsidR="00604B75" w:rsidRPr="000C2ED1" w:rsidRDefault="00604B75" w:rsidP="00604B75">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${Resource.msg('sa.cart.payment.error.declined','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14:paraId="2A73D9D7" w14:textId="77777777" w:rsidR="00BB328D" w:rsidRPr="00E33D85" w:rsidRDefault="00604B75" w:rsidP="005C1822">
            <w:pPr>
              <w:pStyle w:val="BodyText"/>
            </w:pPr>
            <w:r w:rsidRPr="000C2ED1">
              <w:rPr>
                <w:color w:val="008080"/>
                <w:highlight w:val="yellow"/>
              </w:rPr>
              <w:t>&lt;/</w:t>
            </w:r>
            <w:r w:rsidRPr="000C2ED1">
              <w:rPr>
                <w:highlight w:val="yellow"/>
              </w:rPr>
              <w:t>isif</w:t>
            </w:r>
            <w:r w:rsidRPr="000C2ED1">
              <w:rPr>
                <w:color w:val="008080"/>
                <w:highlight w:val="yellow"/>
              </w:rPr>
              <w:t>&gt;</w:t>
            </w:r>
          </w:p>
        </w:tc>
      </w:tr>
    </w:tbl>
    <w:p w14:paraId="6963FB95" w14:textId="77777777" w:rsidR="00F90198" w:rsidRPr="00E33D85" w:rsidRDefault="00F90198" w:rsidP="00F90198">
      <w:pPr>
        <w:pStyle w:val="Heading5"/>
        <w:rPr>
          <w:rFonts w:asciiTheme="minorHAnsi" w:hAnsiTheme="minorHAnsi"/>
        </w:rPr>
      </w:pPr>
      <w:r w:rsidRPr="00E33D85">
        <w:rPr>
          <w:rFonts w:asciiTheme="minorHAnsi" w:hAnsiTheme="minorHAnsi"/>
        </w:rPr>
        <w:t>Template – Summary.isml</w:t>
      </w:r>
    </w:p>
    <w:p w14:paraId="3BB7703A" w14:textId="572AE146" w:rsidR="00F90198" w:rsidRPr="00E33D85" w:rsidRDefault="00A31053" w:rsidP="005C1822">
      <w:pPr>
        <w:pStyle w:val="BodyText"/>
        <w:numPr>
          <w:ilvl w:val="0"/>
          <w:numId w:val="26"/>
        </w:numPr>
      </w:pPr>
      <w:ins w:id="1792" w:author="WIN764BIT" w:date="2017-08-30T16:36:00Z">
        <w:r>
          <w:t>Secure acceptance error handling changes are done in summay.isml</w:t>
        </w:r>
      </w:ins>
      <w:r w:rsidR="00F90198" w:rsidRPr="00E33D85">
        <w:t xml:space="preserve"> </w:t>
      </w:r>
    </w:p>
    <w:tbl>
      <w:tblPr>
        <w:tblStyle w:val="TableGrid"/>
        <w:tblW w:w="0" w:type="auto"/>
        <w:tblLook w:val="04A0" w:firstRow="1" w:lastRow="0" w:firstColumn="1" w:lastColumn="0" w:noHBand="0" w:noVBand="1"/>
      </w:tblPr>
      <w:tblGrid>
        <w:gridCol w:w="10296"/>
      </w:tblGrid>
      <w:tr w:rsidR="00F90198" w:rsidRPr="00E33D85" w14:paraId="7C63FC74" w14:textId="77777777" w:rsidTr="00802580">
        <w:tc>
          <w:tcPr>
            <w:tcW w:w="10296" w:type="dxa"/>
          </w:tcPr>
          <w:p w14:paraId="2ACA3EDD" w14:textId="77777777" w:rsidR="00A31053" w:rsidRPr="000C2ED1" w:rsidDel="00C10230" w:rsidRDefault="00A31053" w:rsidP="005C1822">
            <w:pPr>
              <w:pStyle w:val="BodyText"/>
              <w:rPr>
                <w:del w:id="1793" w:author="WIN764BIT" w:date="2017-08-30T16:35:00Z"/>
                <w:highlight w:val="yellow"/>
              </w:rPr>
            </w:pPr>
            <w:ins w:id="1794" w:author="WIN764BIT" w:date="2017-08-30T16:35:00Z">
              <w:r w:rsidRPr="00E22248">
                <w:rPr>
                  <w:highlight w:val="yellow"/>
                </w:rPr>
                <w:t xml:space="preserve">Please refer to the changes mentioned </w:t>
              </w:r>
              <w:r>
                <w:rPr>
                  <w:highlight w:val="yellow"/>
                </w:rPr>
                <w:t xml:space="preserve"> under custom code – generic section- &gt; summary.isml</w:t>
              </w:r>
              <w:r w:rsidRPr="000C2ED1" w:rsidDel="00C10230">
                <w:rPr>
                  <w:color w:val="008080"/>
                  <w:highlight w:val="yellow"/>
                </w:rPr>
                <w:t xml:space="preserve"> </w:t>
              </w:r>
            </w:ins>
            <w:del w:id="1795" w:author="WIN764BIT" w:date="2017-08-30T16:35:00Z">
              <w:r w:rsidRPr="000C2ED1" w:rsidDel="00C10230">
                <w:rPr>
                  <w:color w:val="008080"/>
                  <w:highlight w:val="yellow"/>
                </w:rPr>
                <w:delText>&lt;</w:delText>
              </w:r>
              <w:r w:rsidRPr="000C2ED1" w:rsidDel="00C10230">
                <w:rPr>
                  <w:color w:val="3F7F7F"/>
                  <w:highlight w:val="yellow"/>
                </w:rPr>
                <w:delText>isif</w:delText>
              </w:r>
              <w:r w:rsidRPr="000C2ED1" w:rsidDel="00C10230">
                <w:rPr>
                  <w:color w:val="7F007F"/>
                  <w:highlight w:val="yellow"/>
                </w:rPr>
                <w:delText>condition</w:delText>
              </w:r>
              <w:r w:rsidRPr="000C2ED1" w:rsidDel="00C10230">
                <w:rPr>
                  <w:color w:val="000000"/>
                  <w:highlight w:val="yellow"/>
                </w:rPr>
                <w:delText>=</w:delText>
              </w:r>
              <w:r w:rsidRPr="000C2ED1" w:rsidDel="00C10230">
                <w:rPr>
                  <w:highlight w:val="yellow"/>
                </w:rPr>
                <w:delText>"${pdict.CurrentHttpParameterMap.SecureAcceptanceError != null &amp;&amp; !empty(pdict.CurrentHttpParameterMap.SecureAcceptanceError.stringValue)}"</w:delText>
              </w:r>
              <w:r w:rsidRPr="000C2ED1" w:rsidDel="00C10230">
                <w:rPr>
                  <w:color w:val="008080"/>
                  <w:highlight w:val="yellow"/>
                </w:rPr>
                <w:delText>&gt;</w:delText>
              </w:r>
            </w:del>
          </w:p>
          <w:p w14:paraId="2BDA604E" w14:textId="77777777" w:rsidR="00A31053" w:rsidRPr="000C2ED1" w:rsidDel="00C10230" w:rsidRDefault="00A31053" w:rsidP="005C1822">
            <w:pPr>
              <w:pStyle w:val="BodyText"/>
              <w:rPr>
                <w:del w:id="1796" w:author="WIN764BIT" w:date="2017-08-30T16:35:00Z"/>
                <w:highlight w:val="yellow"/>
              </w:rPr>
            </w:pPr>
            <w:del w:id="1797" w:author="WIN764BIT" w:date="2017-08-30T16:35:00Z">
              <w:r w:rsidRPr="000C2ED1" w:rsidDel="00C10230">
                <w:rPr>
                  <w:highlight w:val="yellow"/>
                </w:rPr>
                <w:tab/>
              </w:r>
              <w:r w:rsidRPr="000C2ED1" w:rsidDel="00C10230">
                <w:rPr>
                  <w:highlight w:val="yellow"/>
                </w:rPr>
                <w:tab/>
              </w:r>
              <w:r w:rsidRPr="000C2ED1" w:rsidDel="00C10230">
                <w:rPr>
                  <w:color w:val="008080"/>
                  <w:highlight w:val="yellow"/>
                </w:rPr>
                <w:delText>&lt;</w:delText>
              </w:r>
              <w:r w:rsidRPr="000C2ED1" w:rsidDel="00C10230">
                <w:rPr>
                  <w:color w:val="3F7F7F"/>
                  <w:highlight w:val="yellow"/>
                </w:rPr>
                <w:delText>div</w:delText>
              </w:r>
              <w:r w:rsidRPr="000C2ED1" w:rsidDel="00C10230">
                <w:rPr>
                  <w:color w:val="7F007F"/>
                  <w:highlight w:val="yellow"/>
                </w:rPr>
                <w:delText>class</w:delText>
              </w:r>
              <w:r w:rsidRPr="000C2ED1" w:rsidDel="00C10230">
                <w:rPr>
                  <w:highlight w:val="yellow"/>
                </w:rPr>
                <w:delText>="error-form"</w:delText>
              </w:r>
              <w:r w:rsidRPr="000C2ED1" w:rsidDel="00C10230">
                <w:rPr>
                  <w:color w:val="008080"/>
                  <w:highlight w:val="yellow"/>
                </w:rPr>
                <w:delText>&gt;</w:delText>
              </w:r>
              <w:r w:rsidRPr="000C2ED1" w:rsidDel="00C10230">
                <w:rPr>
                  <w:highlight w:val="yellow"/>
                </w:rPr>
                <w:delText>${Resource.msg('confirm.error.technical','checkout',null)}</w:delText>
              </w:r>
              <w:r w:rsidRPr="000C2ED1" w:rsidDel="00C10230">
                <w:rPr>
                  <w:color w:val="008080"/>
                  <w:highlight w:val="yellow"/>
                </w:rPr>
                <w:delText>&lt;/</w:delText>
              </w:r>
              <w:r w:rsidRPr="000C2ED1" w:rsidDel="00C10230">
                <w:rPr>
                  <w:color w:val="3F7F7F"/>
                  <w:highlight w:val="yellow"/>
                </w:rPr>
                <w:delText>div</w:delText>
              </w:r>
              <w:r w:rsidRPr="000C2ED1" w:rsidDel="00C10230">
                <w:rPr>
                  <w:color w:val="008080"/>
                  <w:highlight w:val="yellow"/>
                </w:rPr>
                <w:delText>&gt;</w:delText>
              </w:r>
            </w:del>
          </w:p>
          <w:p w14:paraId="73AD56C4" w14:textId="77777777" w:rsidR="00A31053" w:rsidRPr="000C2ED1" w:rsidDel="00C10230" w:rsidRDefault="00A31053" w:rsidP="005C1822">
            <w:pPr>
              <w:pStyle w:val="BodyText"/>
              <w:rPr>
                <w:del w:id="1798" w:author="WIN764BIT" w:date="2017-08-30T16:35:00Z"/>
                <w:highlight w:val="yellow"/>
              </w:rPr>
            </w:pPr>
            <w:del w:id="1799" w:author="WIN764BIT" w:date="2017-08-30T16:35:00Z">
              <w:r w:rsidRPr="000C2ED1" w:rsidDel="00C10230">
                <w:rPr>
                  <w:highlight w:val="yellow"/>
                </w:rPr>
                <w:tab/>
              </w:r>
              <w:r w:rsidRPr="000C2ED1" w:rsidDel="00C10230">
                <w:rPr>
                  <w:color w:val="008080"/>
                  <w:highlight w:val="yellow"/>
                </w:rPr>
                <w:delText>&lt;</w:delText>
              </w:r>
              <w:r w:rsidRPr="000C2ED1" w:rsidDel="00C10230">
                <w:rPr>
                  <w:color w:val="3F7F7F"/>
                  <w:highlight w:val="yellow"/>
                </w:rPr>
                <w:delText>iselseif</w:delText>
              </w:r>
              <w:r w:rsidRPr="000C2ED1" w:rsidDel="00C10230">
                <w:rPr>
                  <w:color w:val="7F007F"/>
                  <w:highlight w:val="yellow"/>
                </w:rPr>
                <w:delText>condition</w:delText>
              </w:r>
              <w:r w:rsidRPr="000C2ED1" w:rsidDel="00C10230">
                <w:rPr>
                  <w:highlight w:val="yellow"/>
                </w:rPr>
                <w:delText>="${pdict.PlaceOrderError != null}"</w:delText>
              </w:r>
              <w:r w:rsidRPr="000C2ED1" w:rsidDel="00C10230">
                <w:rPr>
                  <w:color w:val="008080"/>
                  <w:highlight w:val="yellow"/>
                </w:rPr>
                <w:delText>&gt;</w:delText>
              </w:r>
            </w:del>
          </w:p>
          <w:p w14:paraId="259C688F" w14:textId="35E26DB7" w:rsidR="00F90198" w:rsidRPr="00A31053" w:rsidRDefault="00A31053" w:rsidP="005C1822">
            <w:pPr>
              <w:pStyle w:val="BodyText"/>
              <w:rPr>
                <w:highlight w:val="yellow"/>
              </w:rPr>
            </w:pPr>
            <w:del w:id="1800" w:author="WIN764BIT" w:date="2017-08-30T16:35:00Z">
              <w:r w:rsidRPr="000C2ED1" w:rsidDel="00C10230">
                <w:rPr>
                  <w:highlight w:val="yellow"/>
                </w:rPr>
                <w:tab/>
              </w:r>
              <w:r w:rsidRPr="000C2ED1" w:rsidDel="00C10230">
                <w:rPr>
                  <w:highlight w:val="yellow"/>
                </w:rPr>
                <w:tab/>
              </w:r>
              <w:r w:rsidRPr="000C2ED1" w:rsidDel="00C10230">
                <w:rPr>
                  <w:color w:val="008080"/>
                  <w:highlight w:val="yellow"/>
                </w:rPr>
                <w:delText>&lt;</w:delText>
              </w:r>
              <w:r w:rsidRPr="000C2ED1" w:rsidDel="00C10230">
                <w:rPr>
                  <w:color w:val="3F7F7F"/>
                  <w:highlight w:val="yellow"/>
                </w:rPr>
                <w:delText>div</w:delText>
              </w:r>
              <w:r w:rsidRPr="000C2ED1" w:rsidDel="00C10230">
                <w:rPr>
                  <w:color w:val="7F007F"/>
                  <w:highlight w:val="yellow"/>
                </w:rPr>
                <w:delText>class</w:delText>
              </w:r>
              <w:r w:rsidRPr="000C2ED1" w:rsidDel="00C10230">
                <w:rPr>
                  <w:highlight w:val="yellow"/>
                </w:rPr>
                <w:delText>="error-form"</w:delText>
              </w:r>
              <w:r w:rsidRPr="000C2ED1" w:rsidDel="00C10230">
                <w:rPr>
                  <w:color w:val="008080"/>
                  <w:highlight w:val="yellow"/>
                </w:rPr>
                <w:delText>&gt;</w:delText>
              </w:r>
              <w:r w:rsidRPr="000C2ED1" w:rsidDel="00C10230">
                <w:rPr>
                  <w:highlight w:val="yellow"/>
                </w:rPr>
                <w:delText>${Resource.msg(pdict.PlaceOrderError.code,'checkout',null)}</w:delText>
              </w:r>
              <w:r w:rsidRPr="000C2ED1" w:rsidDel="00C10230">
                <w:rPr>
                  <w:color w:val="008080"/>
                  <w:highlight w:val="yellow"/>
                </w:rPr>
                <w:delText>&lt;/</w:delText>
              </w:r>
              <w:r w:rsidRPr="000C2ED1" w:rsidDel="00C10230">
                <w:rPr>
                  <w:color w:val="3F7F7F"/>
                  <w:highlight w:val="yellow"/>
                </w:rPr>
                <w:delText>div</w:delText>
              </w:r>
            </w:del>
          </w:p>
        </w:tc>
      </w:tr>
    </w:tbl>
    <w:p w14:paraId="22D8EB6C" w14:textId="77777777" w:rsidR="00BB328D" w:rsidRPr="00E33D85" w:rsidRDefault="00BB328D" w:rsidP="004F597D">
      <w:pPr>
        <w:pStyle w:val="Heading5"/>
        <w:rPr>
          <w:rFonts w:asciiTheme="minorHAnsi" w:hAnsiTheme="minorHAnsi"/>
        </w:rPr>
      </w:pPr>
      <w:r w:rsidRPr="00E33D85">
        <w:rPr>
          <w:rFonts w:asciiTheme="minorHAnsi" w:hAnsiTheme="minorHAnsi"/>
        </w:rPr>
        <w:t>Template – Billing.isml</w:t>
      </w:r>
    </w:p>
    <w:p w14:paraId="76CC5CAE" w14:textId="77777777" w:rsidR="00BB328D" w:rsidRPr="00E33D85" w:rsidRDefault="00BB328D" w:rsidP="005C1822">
      <w:pPr>
        <w:pStyle w:val="BodyText"/>
        <w:numPr>
          <w:ilvl w:val="0"/>
          <w:numId w:val="26"/>
        </w:numPr>
      </w:pPr>
      <w:r w:rsidRPr="00E33D85">
        <w:t>Add below error condition just after checkout progress indicator</w:t>
      </w:r>
    </w:p>
    <w:tbl>
      <w:tblPr>
        <w:tblStyle w:val="TableGrid"/>
        <w:tblW w:w="0" w:type="auto"/>
        <w:tblLook w:val="04A0" w:firstRow="1" w:lastRow="0" w:firstColumn="1" w:lastColumn="0" w:noHBand="0" w:noVBand="1"/>
      </w:tblPr>
      <w:tblGrid>
        <w:gridCol w:w="10296"/>
      </w:tblGrid>
      <w:tr w:rsidR="00BB328D" w:rsidRPr="00E33D85" w14:paraId="68A4D58D" w14:textId="77777777" w:rsidTr="00F1407C">
        <w:tc>
          <w:tcPr>
            <w:tcW w:w="10296" w:type="dxa"/>
          </w:tcPr>
          <w:p w14:paraId="190C863C" w14:textId="32BFE2EF"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00822CF0">
              <w:rPr>
                <w:rFonts w:eastAsia="Times New Roman" w:cs="Consolas"/>
                <w:color w:val="3F7F7F"/>
                <w:sz w:val="20"/>
                <w:szCs w:val="20"/>
              </w:rPr>
              <w:t xml:space="preserve"> </w:t>
            </w:r>
            <w:r w:rsidRPr="000C2ED1">
              <w:rPr>
                <w:rFonts w:eastAsia="Times New Roman" w:cs="Consolas"/>
                <w:color w:val="7F007F"/>
                <w:sz w:val="20"/>
                <w:szCs w:val="20"/>
              </w:rPr>
              <w:t>condition</w:t>
            </w:r>
            <w:r w:rsidRPr="000C2ED1">
              <w:rPr>
                <w:rFonts w:eastAsia="Times New Roman" w:cs="Consolas"/>
                <w:color w:val="000000"/>
                <w:sz w:val="20"/>
                <w:szCs w:val="20"/>
              </w:rPr>
              <w:t>=</w:t>
            </w:r>
            <w:r w:rsidRPr="000C2ED1">
              <w:rPr>
                <w:rFonts w:eastAsia="Times New Roman" w:cs="Consolas"/>
                <w:i/>
                <w:iCs/>
                <w:color w:val="2A00FF"/>
                <w:sz w:val="20"/>
                <w:szCs w:val="20"/>
              </w:rPr>
              <w:t>"${!pdict.CurrentForms.multishipping.entered.value}"</w:t>
            </w:r>
            <w:r w:rsidRPr="000C2ED1">
              <w:rPr>
                <w:rFonts w:eastAsia="Times New Roman" w:cs="Consolas"/>
                <w:color w:val="008080"/>
                <w:sz w:val="20"/>
                <w:szCs w:val="20"/>
              </w:rPr>
              <w:t>&gt;</w:t>
            </w:r>
          </w:p>
          <w:p w14:paraId="10866B90" w14:textId="7FCF37A3"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"2"</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"false"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"${pdict.Basket.productLineItems.size() == 0 ? 'false' : 'true'}"</w:t>
            </w:r>
            <w:r w:rsidRPr="000C2ED1">
              <w:rPr>
                <w:rFonts w:eastAsia="Times New Roman" w:cs="Consolas"/>
                <w:color w:val="008080"/>
                <w:sz w:val="20"/>
                <w:szCs w:val="20"/>
              </w:rPr>
              <w:t>/&gt;</w:t>
            </w:r>
          </w:p>
          <w:p w14:paraId="0FD93CE5" w14:textId="77777777"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iselse</w:t>
            </w:r>
            <w:r w:rsidRPr="000C2ED1">
              <w:rPr>
                <w:rFonts w:eastAsia="Times New Roman" w:cs="Consolas"/>
                <w:color w:val="008080"/>
                <w:sz w:val="20"/>
                <w:szCs w:val="20"/>
              </w:rPr>
              <w:t>/&gt;</w:t>
            </w:r>
          </w:p>
          <w:p w14:paraId="1C01DEE8" w14:textId="6670831E"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"3"</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"true"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"${pdict.Basket.productLineItems.size() == 0 ? 'false' : 'true'}"</w:t>
            </w:r>
            <w:r w:rsidRPr="000C2ED1">
              <w:rPr>
                <w:rFonts w:eastAsia="Times New Roman" w:cs="Consolas"/>
                <w:color w:val="008080"/>
                <w:sz w:val="20"/>
                <w:szCs w:val="20"/>
              </w:rPr>
              <w:t>/&gt;</w:t>
            </w:r>
          </w:p>
          <w:p w14:paraId="0ED12939" w14:textId="77777777"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Pr="000C2ED1">
              <w:rPr>
                <w:rFonts w:eastAsia="Times New Roman" w:cs="Consolas"/>
                <w:color w:val="008080"/>
                <w:sz w:val="20"/>
                <w:szCs w:val="20"/>
              </w:rPr>
              <w:t>&gt;</w:t>
            </w:r>
          </w:p>
          <w:p w14:paraId="0927395D" w14:textId="77777777"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p>
          <w:p w14:paraId="40D06D77" w14:textId="00B285B4" w:rsidR="006F1334" w:rsidRPr="000C2ED1" w:rsidRDefault="006F1334" w:rsidP="006F1334">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14:paraId="17044F6A" w14:textId="4B72FEA4" w:rsidR="006F1334" w:rsidRPr="000C2ED1" w:rsidRDefault="006F1334" w:rsidP="006F1334">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${Resource.msg('sa.billing.payment.error.declined','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14:paraId="1B675F8A" w14:textId="77777777"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14:paraId="67C8F64A" w14:textId="77777777"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p>
          <w:p w14:paraId="239D67D3" w14:textId="4E29B361" w:rsidR="00BB328D" w:rsidRPr="00E33D85" w:rsidRDefault="006F1334" w:rsidP="005C1822">
            <w:pPr>
              <w:pStyle w:val="BodyText"/>
            </w:pPr>
            <w:r w:rsidRPr="000C2ED1">
              <w:rPr>
                <w:color w:val="008080"/>
              </w:rPr>
              <w:t>&lt;</w:t>
            </w:r>
            <w:r w:rsidRPr="000C2ED1">
              <w:rPr>
                <w:color w:val="3F7F7F"/>
              </w:rPr>
              <w:t>form</w:t>
            </w:r>
            <w:r w:rsidR="00822CF0">
              <w:rPr>
                <w:color w:val="3F7F7F"/>
              </w:rPr>
              <w:t xml:space="preserve"> </w:t>
            </w:r>
            <w:r w:rsidRPr="000C2ED1">
              <w:rPr>
                <w:color w:val="7F007F"/>
              </w:rPr>
              <w:t>action</w:t>
            </w:r>
            <w:r w:rsidRPr="000C2ED1">
              <w:rPr>
                <w:color w:val="000000"/>
              </w:rPr>
              <w:t>=</w:t>
            </w:r>
            <w:r w:rsidRPr="000C2ED1">
              <w:t xml:space="preserve">"${URLUtils.continueURL()}" </w:t>
            </w:r>
            <w:r w:rsidRPr="000C2ED1">
              <w:rPr>
                <w:color w:val="7F007F"/>
              </w:rPr>
              <w:t>method</w:t>
            </w:r>
            <w:r w:rsidRPr="000C2ED1">
              <w:rPr>
                <w:color w:val="000000"/>
              </w:rPr>
              <w:t>=</w:t>
            </w:r>
            <w:r w:rsidRPr="000C2ED1">
              <w:t xml:space="preserve">"post" </w:t>
            </w:r>
            <w:r w:rsidRPr="000C2ED1">
              <w:rPr>
                <w:color w:val="7F007F"/>
              </w:rPr>
              <w:t>id</w:t>
            </w:r>
            <w:r w:rsidRPr="000C2ED1">
              <w:rPr>
                <w:color w:val="000000"/>
              </w:rPr>
              <w:t>=</w:t>
            </w:r>
            <w:r w:rsidRPr="000C2ED1">
              <w:t xml:space="preserve">"${pdict.CurrentForms.billing.htmlName}" </w:t>
            </w:r>
            <w:r w:rsidRPr="000C2ED1">
              <w:rPr>
                <w:color w:val="7F007F"/>
              </w:rPr>
              <w:t>class</w:t>
            </w:r>
            <w:r w:rsidRPr="000C2ED1">
              <w:rPr>
                <w:color w:val="000000"/>
              </w:rPr>
              <w:t>=</w:t>
            </w:r>
            <w:r w:rsidRPr="000C2ED1">
              <w:t>"checkout-billing address form-horizontal"</w:t>
            </w:r>
            <w:r w:rsidRPr="000C2ED1">
              <w:rPr>
                <w:color w:val="008080"/>
              </w:rPr>
              <w:t>&gt;</w:t>
            </w:r>
          </w:p>
        </w:tc>
      </w:tr>
    </w:tbl>
    <w:p w14:paraId="16A18281" w14:textId="77777777" w:rsidR="00BB328D" w:rsidRPr="00E33D85" w:rsidRDefault="00BB328D" w:rsidP="004F597D">
      <w:pPr>
        <w:pStyle w:val="Heading5"/>
        <w:rPr>
          <w:rFonts w:asciiTheme="minorHAnsi" w:hAnsiTheme="minorHAnsi"/>
        </w:rPr>
      </w:pPr>
      <w:r w:rsidRPr="00E33D85">
        <w:rPr>
          <w:rFonts w:asciiTheme="minorHAnsi" w:hAnsiTheme="minorHAnsi"/>
        </w:rPr>
        <w:t>Template – paymentmethod</w:t>
      </w:r>
      <w:r w:rsidR="00FE574B">
        <w:rPr>
          <w:rFonts w:asciiTheme="minorHAnsi" w:hAnsiTheme="minorHAnsi"/>
        </w:rPr>
        <w:t>s</w:t>
      </w:r>
      <w:r w:rsidRPr="00E33D85">
        <w:rPr>
          <w:rFonts w:asciiTheme="minorHAnsi" w:hAnsiTheme="minorHAnsi"/>
        </w:rPr>
        <w:t>.isml</w:t>
      </w:r>
    </w:p>
    <w:p w14:paraId="4D184124" w14:textId="77777777" w:rsidR="00BB328D" w:rsidRPr="00E33D85" w:rsidRDefault="00BB328D" w:rsidP="005C1822">
      <w:pPr>
        <w:pStyle w:val="BodyText"/>
        <w:numPr>
          <w:ilvl w:val="0"/>
          <w:numId w:val="26"/>
        </w:numPr>
      </w:pPr>
      <w:r w:rsidRPr="00E33D85">
        <w:t>Add below code snippet to handle secure acceptance error</w:t>
      </w:r>
      <w:r w:rsidR="006F1334">
        <w:t xml:space="preserve"> after closing on &lt;/legend&gt; tag</w:t>
      </w:r>
    </w:p>
    <w:tbl>
      <w:tblPr>
        <w:tblStyle w:val="TableGrid"/>
        <w:tblW w:w="0" w:type="auto"/>
        <w:tblLook w:val="04A0" w:firstRow="1" w:lastRow="0" w:firstColumn="1" w:lastColumn="0" w:noHBand="0" w:noVBand="1"/>
      </w:tblPr>
      <w:tblGrid>
        <w:gridCol w:w="10296"/>
      </w:tblGrid>
      <w:tr w:rsidR="00BB328D" w:rsidRPr="00E33D85" w14:paraId="145D3FEF" w14:textId="77777777" w:rsidTr="00F1407C">
        <w:tc>
          <w:tcPr>
            <w:tcW w:w="10296" w:type="dxa"/>
          </w:tcPr>
          <w:p w14:paraId="3687D759" w14:textId="564B6EE4" w:rsidR="00BB328D" w:rsidRPr="00E33D85" w:rsidRDefault="00D96F63" w:rsidP="005C1822">
            <w:pPr>
              <w:pStyle w:val="BodyText"/>
            </w:pPr>
            <w:ins w:id="1801" w:author="WIN764BIT" w:date="2017-08-31T14:31:00Z">
              <w:r w:rsidRPr="00D96F63">
                <w:rPr>
                  <w:highlight w:val="yellow"/>
                </w:rPr>
                <w:t>C</w:t>
              </w:r>
            </w:ins>
            <w:ins w:id="1802" w:author="WIN764BIT" w:date="2017-08-31T14:30:00Z">
              <w:r w:rsidRPr="00D96F63">
                <w:rPr>
                  <w:highlight w:val="yellow"/>
                </w:rPr>
                <w:t>hanges are aleady covered  under custom code &gt; generic section-&gt; paymentmethods.isml</w:t>
              </w:r>
            </w:ins>
          </w:p>
        </w:tc>
      </w:tr>
    </w:tbl>
    <w:p w14:paraId="586A7C0E" w14:textId="77777777" w:rsidR="00BB328D" w:rsidRPr="00E33D85" w:rsidRDefault="00BB328D" w:rsidP="004F597D">
      <w:pPr>
        <w:pStyle w:val="Heading4"/>
        <w:rPr>
          <w:rFonts w:asciiTheme="minorHAnsi" w:hAnsiTheme="minorHAnsi"/>
        </w:rPr>
      </w:pPr>
      <w:r w:rsidRPr="00E33D85">
        <w:rPr>
          <w:rFonts w:asciiTheme="minorHAnsi" w:hAnsiTheme="minorHAnsi"/>
        </w:rPr>
        <w:t>Secure Acceptance Redirect Section</w:t>
      </w:r>
    </w:p>
    <w:p w14:paraId="082602D3" w14:textId="77777777" w:rsidR="00DD5D70" w:rsidRPr="00E33D85" w:rsidRDefault="00DD5D70" w:rsidP="00DD5D70">
      <w:pPr>
        <w:pStyle w:val="Heading5"/>
        <w:rPr>
          <w:rFonts w:asciiTheme="minorHAnsi" w:hAnsiTheme="minorHAnsi"/>
        </w:rPr>
      </w:pPr>
      <w:r w:rsidRPr="00E33D85">
        <w:rPr>
          <w:rFonts w:asciiTheme="minorHAnsi" w:hAnsiTheme="minorHAnsi"/>
        </w:rPr>
        <w:t>Controller - COPlaceOrder.js</w:t>
      </w:r>
    </w:p>
    <w:p w14:paraId="3547150C" w14:textId="77777777" w:rsidR="00DD5D70" w:rsidRPr="00E33D85" w:rsidRDefault="00DD5D70" w:rsidP="00DD5D70">
      <w:pPr>
        <w:pStyle w:val="Heading6"/>
        <w:ind w:left="0"/>
        <w:rPr>
          <w:rFonts w:asciiTheme="minorHAnsi" w:hAnsiTheme="minorHAnsi"/>
        </w:rPr>
      </w:pPr>
      <w:r w:rsidRPr="00E33D85">
        <w:rPr>
          <w:rFonts w:asciiTheme="minorHAnsi" w:hAnsiTheme="minorHAnsi"/>
        </w:rPr>
        <w:t>Update “Start” function</w:t>
      </w:r>
    </w:p>
    <w:p w14:paraId="7FE9B761" w14:textId="3C1A129F" w:rsidR="00D96DCA" w:rsidRPr="00D525C0" w:rsidRDefault="00D96DCA" w:rsidP="005C1822">
      <w:pPr>
        <w:pStyle w:val="BodyText"/>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296"/>
      </w:tblGrid>
      <w:tr w:rsidR="00DD5D70" w:rsidRPr="00E33D85" w14:paraId="1BF2E793" w14:textId="77777777" w:rsidTr="00EA477C">
        <w:tc>
          <w:tcPr>
            <w:tcW w:w="10296" w:type="dxa"/>
          </w:tcPr>
          <w:p w14:paraId="12EBA8C7" w14:textId="77777777" w:rsidR="00DD5D70" w:rsidRPr="000C2ED1" w:rsidRDefault="00DD5D70" w:rsidP="005C1822">
            <w:pPr>
              <w:pStyle w:val="BodyText"/>
            </w:pPr>
            <w:r w:rsidRPr="000C2ED1">
              <w:rPr>
                <w:b/>
                <w:color w:val="7F0055"/>
              </w:rPr>
              <w:t>var</w:t>
            </w:r>
            <w:r w:rsidRPr="000C2ED1">
              <w:t xml:space="preserve"> handlePaymentsResult = handlePayments(order);</w:t>
            </w:r>
          </w:p>
          <w:p w14:paraId="75B68860" w14:textId="77777777" w:rsidR="00DD5D70" w:rsidRPr="000C2ED1" w:rsidRDefault="00DD5D70" w:rsidP="005C1822">
            <w:pPr>
              <w:pStyle w:val="BodyText"/>
            </w:pPr>
            <w:r w:rsidRPr="000C2ED1">
              <w:rPr>
                <w:b/>
                <w:color w:val="7F0055"/>
              </w:rPr>
              <w:t>if</w:t>
            </w:r>
            <w:r w:rsidRPr="000C2ED1">
              <w:t xml:space="preserve"> (handlePaymentsResult.error) {</w:t>
            </w:r>
          </w:p>
          <w:p w14:paraId="769AB08D" w14:textId="77777777" w:rsidR="00DD5D70" w:rsidRPr="000C2ED1" w:rsidRDefault="00DD5D70" w:rsidP="005C1822">
            <w:pPr>
              <w:pStyle w:val="BodyText"/>
            </w:pPr>
            <w:r w:rsidRPr="000C2ED1">
              <w:t xml:space="preserve">                session.custom.SkipTaxCalculation=</w:t>
            </w:r>
            <w:r w:rsidRPr="000C2ED1">
              <w:rPr>
                <w:b/>
                <w:color w:val="7F0055"/>
              </w:rPr>
              <w:t>false</w:t>
            </w:r>
            <w:r w:rsidRPr="000C2ED1">
              <w:t>;</w:t>
            </w:r>
          </w:p>
          <w:p w14:paraId="2773FDCC" w14:textId="77777777" w:rsidR="00DD5D70" w:rsidRPr="000C2ED1" w:rsidRDefault="00DD5D70" w:rsidP="005C1822">
            <w:pPr>
              <w:pStyle w:val="BodyText"/>
            </w:pPr>
            <w:r w:rsidRPr="000C2ED1">
              <w:rPr>
                <w:b/>
                <w:color w:val="7F0055"/>
              </w:rPr>
              <w:t>return</w:t>
            </w:r>
            <w:r w:rsidRPr="000C2ED1">
              <w:t xml:space="preserve"> Transaction.wrap(</w:t>
            </w:r>
            <w:r w:rsidRPr="000C2ED1">
              <w:rPr>
                <w:b/>
                <w:color w:val="7F0055"/>
              </w:rPr>
              <w:t>function</w:t>
            </w:r>
            <w:r w:rsidRPr="000C2ED1">
              <w:t xml:space="preserve"> () {</w:t>
            </w:r>
          </w:p>
          <w:p w14:paraId="27DC363B" w14:textId="77777777" w:rsidR="00DD5D70" w:rsidRPr="000C2ED1" w:rsidRDefault="00DD5D70" w:rsidP="005C1822">
            <w:pPr>
              <w:pStyle w:val="BodyText"/>
            </w:pPr>
            <w:r w:rsidRPr="000C2ED1">
              <w:t xml:space="preserve">                    OrderMgr.failOrder(order);</w:t>
            </w:r>
          </w:p>
          <w:p w14:paraId="461934F9" w14:textId="77777777" w:rsidR="00DD5D70" w:rsidRPr="000C2ED1" w:rsidRDefault="00DD5D70" w:rsidP="005C1822">
            <w:pPr>
              <w:pStyle w:val="BodyText"/>
            </w:pPr>
            <w:r w:rsidRPr="000C2ED1">
              <w:t>return {</w:t>
            </w:r>
          </w:p>
          <w:p w14:paraId="50120F7F" w14:textId="77777777" w:rsidR="00DD5D70" w:rsidRPr="000C2ED1" w:rsidRDefault="00DD5D70" w:rsidP="005C1822">
            <w:pPr>
              <w:pStyle w:val="BodyText"/>
            </w:pPr>
            <w:r w:rsidRPr="000C2ED1">
              <w:t xml:space="preserve">                        error: </w:t>
            </w:r>
            <w:r w:rsidRPr="000C2ED1">
              <w:rPr>
                <w:b/>
                <w:color w:val="7F0055"/>
              </w:rPr>
              <w:t>true</w:t>
            </w:r>
            <w:r w:rsidRPr="000C2ED1">
              <w:t>,</w:t>
            </w:r>
          </w:p>
          <w:p w14:paraId="5FE94936" w14:textId="77777777" w:rsidR="00DD5D70" w:rsidRPr="000C2ED1" w:rsidRDefault="00DD5D70" w:rsidP="005C1822">
            <w:pPr>
              <w:pStyle w:val="BodyText"/>
            </w:pPr>
            <w:r w:rsidRPr="000C2ED1">
              <w:t xml:space="preserve">                        PlaceOrderError: </w:t>
            </w:r>
            <w:r w:rsidRPr="000C2ED1">
              <w:rPr>
                <w:b/>
                <w:color w:val="7F0055"/>
              </w:rPr>
              <w:t>new</w:t>
            </w:r>
            <w:r w:rsidRPr="000C2ED1">
              <w:t xml:space="preserve"> Status(Status.ERROR, </w:t>
            </w:r>
            <w:r w:rsidRPr="000C2ED1">
              <w:rPr>
                <w:color w:val="2A00FF"/>
              </w:rPr>
              <w:t>'confirm.error.declined'</w:t>
            </w:r>
            <w:r w:rsidRPr="000C2ED1">
              <w:t>)</w:t>
            </w:r>
          </w:p>
          <w:p w14:paraId="13AA80CD" w14:textId="77777777" w:rsidR="00DD5D70" w:rsidRPr="000C2ED1" w:rsidRDefault="00DD5D70" w:rsidP="005C1822">
            <w:pPr>
              <w:pStyle w:val="BodyText"/>
            </w:pPr>
            <w:r w:rsidRPr="000C2ED1">
              <w:t xml:space="preserve">                    };</w:t>
            </w:r>
          </w:p>
          <w:p w14:paraId="0F1BE655" w14:textId="77777777" w:rsidR="00DD5D70" w:rsidRPr="000C2ED1" w:rsidRDefault="00DD5D70" w:rsidP="005C1822">
            <w:pPr>
              <w:pStyle w:val="BodyText"/>
            </w:pPr>
            <w:r w:rsidRPr="000C2ED1">
              <w:t xml:space="preserve">                });</w:t>
            </w:r>
          </w:p>
          <w:p w14:paraId="3C6004A6" w14:textId="756BEB06" w:rsidR="00DD5D70" w:rsidRPr="000C2ED1" w:rsidRDefault="00DD5D70" w:rsidP="00EA477C">
            <w:pPr>
              <w:autoSpaceDE w:val="0"/>
              <w:autoSpaceDN w:val="0"/>
              <w:adjustRightInd w:val="0"/>
              <w:spacing w:after="0" w:line="240" w:lineRule="auto"/>
              <w:rPr>
                <w:rFonts w:eastAsia="Times New Roman" w:cs="Consolas"/>
                <w:b/>
                <w:bCs/>
                <w:color w:val="7F0055"/>
                <w:sz w:val="20"/>
                <w:szCs w:val="20"/>
              </w:rPr>
            </w:pPr>
            <w:r w:rsidRPr="000C2ED1">
              <w:lastRenderedPageBreak/>
              <w:t xml:space="preserve">            }</w:t>
            </w:r>
            <w:r w:rsidRPr="000C2ED1">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(handlePaymentsResult.intermediateSA){</w:t>
            </w:r>
          </w:p>
          <w:p w14:paraId="4A9F2FDE" w14:textId="77777777"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t xml:space="preserve"> app.getView({</w:t>
            </w:r>
          </w:p>
          <w:p w14:paraId="57FC3023" w14:textId="77777777"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t xml:space="preserve"> Data:handlePaymentsResult.data, FormAction:handlePaymentsResult.formAction</w:t>
            </w:r>
          </w:p>
          <w:p w14:paraId="00CF9C6A" w14:textId="77777777"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t xml:space="preserve">        }).render(handlePaymentsResult.renderViewPath);</w:t>
            </w:r>
          </w:p>
          <w:p w14:paraId="37B03EFD" w14:textId="77777777"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return</w:t>
            </w:r>
            <w:r w:rsidRPr="000C2ED1">
              <w:rPr>
                <w:rFonts w:eastAsia="Times New Roman" w:cs="Consolas"/>
                <w:color w:val="000000"/>
                <w:sz w:val="20"/>
                <w:szCs w:val="20"/>
                <w:highlight w:val="yellow"/>
              </w:rPr>
              <w:t xml:space="preserve"> {};</w:t>
            </w:r>
          </w:p>
          <w:p w14:paraId="7F6D3764" w14:textId="5390EF7D" w:rsidR="00DD5D70" w:rsidRPr="00E33D85" w:rsidRDefault="00DD5D70" w:rsidP="005C1822">
            <w:pPr>
              <w:pStyle w:val="BodyText"/>
            </w:pPr>
            <w:r w:rsidRPr="000C2ED1">
              <w:rPr>
                <w:rFonts w:eastAsia="Times New Roman" w:cs="Consolas"/>
                <w:color w:val="000000"/>
                <w:highlight w:val="yellow"/>
              </w:rPr>
              <w:t xml:space="preserve">     }</w:t>
            </w:r>
            <w:r w:rsidRPr="000C2ED1">
              <w:rPr>
                <w:b/>
                <w:color w:val="7F0055"/>
              </w:rPr>
              <w:t xml:space="preserve"> else</w:t>
            </w:r>
            <w:r w:rsidR="00F26E7A">
              <w:rPr>
                <w:b/>
                <w:color w:val="7F0055"/>
              </w:rPr>
              <w:t xml:space="preserve"> </w:t>
            </w:r>
            <w:r w:rsidRPr="000C2ED1">
              <w:rPr>
                <w:b/>
                <w:color w:val="7F0055"/>
              </w:rPr>
              <w:t>if</w:t>
            </w:r>
            <w:r w:rsidRPr="000C2ED1">
              <w:t xml:space="preserve"> (handlePaymentsResult.missingPaymentInfo) {</w:t>
            </w:r>
          </w:p>
        </w:tc>
      </w:tr>
    </w:tbl>
    <w:p w14:paraId="50AAA9C6" w14:textId="77777777" w:rsidR="00BB328D" w:rsidRPr="00E33D85" w:rsidRDefault="00BB328D" w:rsidP="004F597D">
      <w:pPr>
        <w:pStyle w:val="Heading4"/>
        <w:rPr>
          <w:rFonts w:asciiTheme="minorHAnsi" w:hAnsiTheme="minorHAnsi"/>
        </w:rPr>
      </w:pPr>
      <w:r w:rsidRPr="00E33D85">
        <w:rPr>
          <w:rFonts w:asciiTheme="minorHAnsi" w:hAnsiTheme="minorHAnsi"/>
        </w:rPr>
        <w:lastRenderedPageBreak/>
        <w:t>Secure Acceptance Iframe Section</w:t>
      </w:r>
    </w:p>
    <w:p w14:paraId="3E3FF3B0" w14:textId="77777777" w:rsidR="00BB328D" w:rsidRPr="00E33D85" w:rsidRDefault="00BB328D" w:rsidP="004F597D">
      <w:pPr>
        <w:pStyle w:val="Heading5"/>
        <w:rPr>
          <w:rFonts w:asciiTheme="minorHAnsi" w:hAnsiTheme="minorHAnsi"/>
        </w:rPr>
      </w:pPr>
      <w:r w:rsidRPr="00E33D85">
        <w:rPr>
          <w:rFonts w:asciiTheme="minorHAnsi" w:hAnsiTheme="minorHAnsi"/>
        </w:rPr>
        <w:t>Controller - COPlaceOrder.js</w:t>
      </w:r>
    </w:p>
    <w:p w14:paraId="367469D9" w14:textId="77777777" w:rsidR="00BB328D" w:rsidRPr="00E33D85" w:rsidRDefault="00BB328D" w:rsidP="004F597D">
      <w:pPr>
        <w:pStyle w:val="Heading6"/>
        <w:ind w:left="0"/>
        <w:rPr>
          <w:rFonts w:asciiTheme="minorHAnsi" w:hAnsiTheme="minorHAnsi"/>
        </w:rPr>
      </w:pPr>
      <w:r w:rsidRPr="00E33D85">
        <w:rPr>
          <w:rFonts w:asciiTheme="minorHAnsi" w:hAnsiTheme="minorHAnsi"/>
        </w:rPr>
        <w:t>Update “Start” function</w:t>
      </w:r>
    </w:p>
    <w:p w14:paraId="2B0D8B8A" w14:textId="5657136F" w:rsidR="00BB328D" w:rsidRPr="000D6077" w:rsidRDefault="00D96DCA" w:rsidP="005C1822">
      <w:pPr>
        <w:pStyle w:val="BodyText"/>
        <w:rPr>
          <w:rFonts w:eastAsia="Times New Roman" w:cs="Times New Roman"/>
          <w:color w:val="auto"/>
        </w:rPr>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296"/>
      </w:tblGrid>
      <w:tr w:rsidR="00BB328D" w:rsidRPr="00E33D85" w14:paraId="35F870A2" w14:textId="77777777" w:rsidTr="00F1407C">
        <w:tc>
          <w:tcPr>
            <w:tcW w:w="10296" w:type="dxa"/>
          </w:tcPr>
          <w:p w14:paraId="41AF0194" w14:textId="77777777" w:rsidR="00BB328D" w:rsidRPr="00B9333D" w:rsidRDefault="00BB328D" w:rsidP="005C1822">
            <w:pPr>
              <w:pStyle w:val="BodyText"/>
            </w:pPr>
            <w:r w:rsidRPr="00B9333D">
              <w:rPr>
                <w:b/>
                <w:color w:val="7F0055"/>
              </w:rPr>
              <w:t>var</w:t>
            </w:r>
            <w:r w:rsidRPr="00B9333D">
              <w:t xml:space="preserve"> handlePayments</w:t>
            </w:r>
            <w:r w:rsidR="00100A85" w:rsidRPr="00B9333D">
              <w:t>Result = handlePayments(order);</w:t>
            </w:r>
          </w:p>
          <w:p w14:paraId="71DC5970" w14:textId="77777777" w:rsidR="00BB328D" w:rsidRPr="00B9333D" w:rsidRDefault="00BB328D" w:rsidP="005C1822">
            <w:pPr>
              <w:pStyle w:val="BodyText"/>
            </w:pPr>
            <w:r w:rsidRPr="00B9333D">
              <w:rPr>
                <w:b/>
                <w:color w:val="7F0055"/>
              </w:rPr>
              <w:t>if</w:t>
            </w:r>
            <w:r w:rsidRPr="00B9333D">
              <w:t xml:space="preserve"> (handlePaymentsResult.error) {</w:t>
            </w:r>
          </w:p>
          <w:p w14:paraId="2D601340" w14:textId="77777777" w:rsidR="00BB328D" w:rsidRPr="00B9333D" w:rsidRDefault="00BB328D" w:rsidP="005C1822">
            <w:pPr>
              <w:pStyle w:val="BodyText"/>
            </w:pPr>
            <w:r w:rsidRPr="00B9333D">
              <w:t>session.custom.SkipTaxCalculation=</w:t>
            </w:r>
            <w:r w:rsidRPr="00B9333D">
              <w:rPr>
                <w:b/>
                <w:color w:val="7F0055"/>
              </w:rPr>
              <w:t>false</w:t>
            </w:r>
            <w:r w:rsidRPr="00B9333D">
              <w:t>;</w:t>
            </w:r>
          </w:p>
          <w:p w14:paraId="59CF57F0" w14:textId="77777777" w:rsidR="00BB328D" w:rsidRPr="00B9333D" w:rsidRDefault="00BB328D" w:rsidP="005C1822">
            <w:pPr>
              <w:pStyle w:val="BodyText"/>
            </w:pPr>
            <w:r w:rsidRPr="00B9333D">
              <w:rPr>
                <w:b/>
                <w:color w:val="7F0055"/>
              </w:rPr>
              <w:t>return</w:t>
            </w:r>
            <w:r w:rsidRPr="00B9333D">
              <w:t xml:space="preserve"> Transaction.wrap(</w:t>
            </w:r>
            <w:r w:rsidRPr="00B9333D">
              <w:rPr>
                <w:b/>
                <w:color w:val="7F0055"/>
              </w:rPr>
              <w:t>function</w:t>
            </w:r>
            <w:r w:rsidRPr="00B9333D">
              <w:t xml:space="preserve"> () {</w:t>
            </w:r>
          </w:p>
          <w:p w14:paraId="026D7C4A" w14:textId="77777777" w:rsidR="00BB328D" w:rsidRPr="00B9333D" w:rsidRDefault="00BB328D" w:rsidP="005C1822">
            <w:pPr>
              <w:pStyle w:val="BodyText"/>
            </w:pPr>
            <w:r w:rsidRPr="00B9333D">
              <w:t xml:space="preserve">                    OrderMgr.failOrder(order);</w:t>
            </w:r>
          </w:p>
          <w:p w14:paraId="3D45DE27" w14:textId="77777777" w:rsidR="00BB328D" w:rsidRPr="00B9333D" w:rsidRDefault="00BB328D" w:rsidP="005C1822">
            <w:pPr>
              <w:pStyle w:val="BodyText"/>
            </w:pPr>
            <w:r w:rsidRPr="00B9333D">
              <w:t>return {</w:t>
            </w:r>
          </w:p>
          <w:p w14:paraId="3C684BA6" w14:textId="77777777" w:rsidR="00BB328D" w:rsidRPr="00B9333D" w:rsidRDefault="00BB328D" w:rsidP="005C1822">
            <w:pPr>
              <w:pStyle w:val="BodyText"/>
            </w:pPr>
            <w:r w:rsidRPr="00B9333D">
              <w:t xml:space="preserve">                        error: </w:t>
            </w:r>
            <w:r w:rsidRPr="00B9333D">
              <w:rPr>
                <w:b/>
                <w:color w:val="7F0055"/>
              </w:rPr>
              <w:t>true</w:t>
            </w:r>
            <w:r w:rsidRPr="00B9333D">
              <w:t>,</w:t>
            </w:r>
          </w:p>
          <w:p w14:paraId="082AE2BE" w14:textId="77777777" w:rsidR="00BB328D" w:rsidRPr="00B9333D" w:rsidRDefault="00BB328D" w:rsidP="005C1822">
            <w:pPr>
              <w:pStyle w:val="BodyText"/>
            </w:pPr>
            <w:r w:rsidRPr="00B9333D">
              <w:t xml:space="preserve">                        PlaceOrderError: </w:t>
            </w:r>
            <w:r w:rsidRPr="00B9333D">
              <w:rPr>
                <w:b/>
                <w:color w:val="7F0055"/>
              </w:rPr>
              <w:t>new</w:t>
            </w:r>
            <w:r w:rsidRPr="00B9333D">
              <w:t xml:space="preserve"> Status(Status.ERROR, </w:t>
            </w:r>
            <w:r w:rsidRPr="00B9333D">
              <w:rPr>
                <w:color w:val="2A00FF"/>
              </w:rPr>
              <w:t>'confirm.error.declined'</w:t>
            </w:r>
            <w:r w:rsidRPr="00B9333D">
              <w:t>)</w:t>
            </w:r>
          </w:p>
          <w:p w14:paraId="704958C7" w14:textId="77777777" w:rsidR="00BB328D" w:rsidRPr="00B9333D" w:rsidRDefault="00BB328D" w:rsidP="005C1822">
            <w:pPr>
              <w:pStyle w:val="BodyText"/>
            </w:pPr>
            <w:r w:rsidRPr="00B9333D">
              <w:t xml:space="preserve">                    };</w:t>
            </w:r>
          </w:p>
          <w:p w14:paraId="48DFCE9E" w14:textId="77777777" w:rsidR="00BB328D" w:rsidRPr="00B9333D" w:rsidRDefault="00100A85" w:rsidP="005C1822">
            <w:pPr>
              <w:pStyle w:val="BodyText"/>
            </w:pPr>
            <w:r w:rsidRPr="00B9333D">
              <w:t xml:space="preserve">                });</w:t>
            </w:r>
          </w:p>
          <w:p w14:paraId="4D0654D8" w14:textId="23C91FF9" w:rsidR="00DD5D70" w:rsidRPr="00B9333D" w:rsidRDefault="00BB328D" w:rsidP="00DD5D70">
            <w:pPr>
              <w:autoSpaceDE w:val="0"/>
              <w:autoSpaceDN w:val="0"/>
              <w:adjustRightInd w:val="0"/>
              <w:spacing w:after="0" w:line="240" w:lineRule="auto"/>
              <w:rPr>
                <w:rFonts w:eastAsia="Times New Roman" w:cs="Consolas"/>
                <w:sz w:val="20"/>
                <w:szCs w:val="20"/>
                <w:highlight w:val="yellow"/>
              </w:rPr>
            </w:pPr>
            <w:r w:rsidRPr="00B9333D">
              <w:t xml:space="preserve">            }</w:t>
            </w:r>
            <w:r w:rsidR="00DD5D70" w:rsidRPr="00B9333D">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00DD5D70" w:rsidRPr="00B9333D">
              <w:rPr>
                <w:rFonts w:eastAsia="Times New Roman" w:cs="Consolas"/>
                <w:b/>
                <w:bCs/>
                <w:color w:val="7F0055"/>
                <w:sz w:val="20"/>
                <w:szCs w:val="20"/>
                <w:highlight w:val="yellow"/>
              </w:rPr>
              <w:t>if</w:t>
            </w:r>
            <w:r w:rsidR="00DD5D70" w:rsidRPr="00B9333D">
              <w:rPr>
                <w:rFonts w:eastAsia="Times New Roman" w:cs="Consolas"/>
                <w:color w:val="000000"/>
                <w:sz w:val="20"/>
                <w:szCs w:val="20"/>
                <w:highlight w:val="yellow"/>
              </w:rPr>
              <w:t>(handlePaymentsResult.returnToPage){</w:t>
            </w:r>
          </w:p>
          <w:p w14:paraId="06F1CD52" w14:textId="77777777"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 xml:space="preserve">        app.getView({</w:t>
            </w:r>
          </w:p>
          <w:p w14:paraId="055E7705" w14:textId="77777777"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ab/>
              <w:t xml:space="preserve">            Order : handlePaymentsResult.order</w:t>
            </w:r>
          </w:p>
          <w:p w14:paraId="14089F16" w14:textId="77777777"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ab/>
              <w:t xml:space="preserve">        }).render(</w:t>
            </w:r>
            <w:r w:rsidRPr="00B9333D">
              <w:rPr>
                <w:rFonts w:eastAsia="Times New Roman" w:cs="Consolas"/>
                <w:color w:val="2A00FF"/>
                <w:sz w:val="20"/>
                <w:szCs w:val="20"/>
                <w:highlight w:val="yellow"/>
              </w:rPr>
              <w:t>'checkout/summary/summary'</w:t>
            </w:r>
            <w:r w:rsidRPr="00B9333D">
              <w:rPr>
                <w:rFonts w:eastAsia="Times New Roman" w:cs="Consolas"/>
                <w:color w:val="000000"/>
                <w:sz w:val="20"/>
                <w:szCs w:val="20"/>
                <w:highlight w:val="yellow"/>
              </w:rPr>
              <w:t>);</w:t>
            </w:r>
          </w:p>
          <w:p w14:paraId="29CBBF2C" w14:textId="77777777"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ab/>
            </w:r>
            <w:r w:rsidRPr="00B9333D">
              <w:rPr>
                <w:rFonts w:eastAsia="Times New Roman" w:cs="Consolas"/>
                <w:color w:val="000000"/>
                <w:sz w:val="20"/>
                <w:szCs w:val="20"/>
                <w:highlight w:val="yellow"/>
              </w:rPr>
              <w:tab/>
            </w:r>
            <w:r w:rsidRPr="00B9333D">
              <w:rPr>
                <w:rFonts w:eastAsia="Times New Roman" w:cs="Consolas"/>
                <w:b/>
                <w:bCs/>
                <w:color w:val="7F0055"/>
                <w:sz w:val="20"/>
                <w:szCs w:val="20"/>
                <w:highlight w:val="yellow"/>
              </w:rPr>
              <w:t>return</w:t>
            </w:r>
            <w:r w:rsidRPr="00B9333D">
              <w:rPr>
                <w:rFonts w:eastAsia="Times New Roman" w:cs="Consolas"/>
                <w:color w:val="000000"/>
                <w:sz w:val="20"/>
                <w:szCs w:val="20"/>
                <w:highlight w:val="yellow"/>
              </w:rPr>
              <w:t xml:space="preserve"> {};</w:t>
            </w:r>
          </w:p>
          <w:p w14:paraId="0871CCF6" w14:textId="0C68B9E1"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highlight w:val="yellow"/>
              </w:rPr>
              <w:t xml:space="preserve">     }</w:t>
            </w:r>
            <w:r w:rsidRPr="00B9333D">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B9333D">
              <w:rPr>
                <w:rFonts w:eastAsia="Times New Roman" w:cs="Consolas"/>
                <w:b/>
                <w:bCs/>
                <w:color w:val="7F0055"/>
                <w:sz w:val="20"/>
                <w:szCs w:val="20"/>
              </w:rPr>
              <w:t>if</w:t>
            </w:r>
            <w:r w:rsidRPr="00B9333D">
              <w:rPr>
                <w:rFonts w:eastAsia="Times New Roman" w:cs="Consolas"/>
                <w:color w:val="000000"/>
                <w:sz w:val="20"/>
                <w:szCs w:val="20"/>
              </w:rPr>
              <w:t>(handlePaymentsResult.intermediateSA){</w:t>
            </w:r>
          </w:p>
          <w:p w14:paraId="10D0A1E8" w14:textId="77777777"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t xml:space="preserve"> app.getView({</w:t>
            </w:r>
          </w:p>
          <w:p w14:paraId="2EDFFF06" w14:textId="77777777"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t xml:space="preserve"> Data:handlePaymentsResult.data, FormAction:handlePaymentsResult.formAction</w:t>
            </w:r>
          </w:p>
          <w:p w14:paraId="6247566E" w14:textId="77777777"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t xml:space="preserve">        }).render(handlePaymentsResult.renderViewPath);</w:t>
            </w:r>
          </w:p>
          <w:p w14:paraId="65CB9E37" w14:textId="77777777"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r>
            <w:r w:rsidRPr="00B9333D">
              <w:rPr>
                <w:rFonts w:eastAsia="Times New Roman" w:cs="Consolas"/>
                <w:b/>
                <w:bCs/>
                <w:color w:val="7F0055"/>
                <w:sz w:val="20"/>
                <w:szCs w:val="20"/>
              </w:rPr>
              <w:t>return</w:t>
            </w:r>
            <w:r w:rsidRPr="00B9333D">
              <w:rPr>
                <w:rFonts w:eastAsia="Times New Roman" w:cs="Consolas"/>
                <w:color w:val="000000"/>
                <w:sz w:val="20"/>
                <w:szCs w:val="20"/>
              </w:rPr>
              <w:t xml:space="preserve"> {};</w:t>
            </w:r>
          </w:p>
          <w:p w14:paraId="4F817F2B" w14:textId="6B50BD81" w:rsidR="00BB328D" w:rsidRPr="00E33D85" w:rsidRDefault="00DD5D70" w:rsidP="005C1822">
            <w:pPr>
              <w:pStyle w:val="BodyText"/>
            </w:pPr>
            <w:r w:rsidRPr="00B9333D">
              <w:rPr>
                <w:rFonts w:eastAsia="Times New Roman" w:cs="Consolas"/>
                <w:color w:val="000000"/>
              </w:rPr>
              <w:t xml:space="preserve">     }</w:t>
            </w:r>
            <w:r w:rsidR="00BB328D" w:rsidRPr="00B9333D">
              <w:rPr>
                <w:b/>
                <w:color w:val="7F0055"/>
              </w:rPr>
              <w:t>else</w:t>
            </w:r>
            <w:r w:rsidR="00F26E7A">
              <w:rPr>
                <w:b/>
                <w:color w:val="7F0055"/>
              </w:rPr>
              <w:t xml:space="preserve"> </w:t>
            </w:r>
            <w:r w:rsidR="00BB328D" w:rsidRPr="00B9333D">
              <w:rPr>
                <w:b/>
                <w:color w:val="7F0055"/>
              </w:rPr>
              <w:t>if</w:t>
            </w:r>
            <w:r w:rsidR="00BB328D" w:rsidRPr="00B9333D">
              <w:t xml:space="preserve"> (handlePaymentsResult.missingPaymentInfo) {</w:t>
            </w:r>
          </w:p>
        </w:tc>
      </w:tr>
    </w:tbl>
    <w:p w14:paraId="1705D2CB" w14:textId="77777777" w:rsidR="00BB328D" w:rsidRPr="00E33D85" w:rsidRDefault="00BB328D" w:rsidP="004F597D">
      <w:pPr>
        <w:pStyle w:val="Heading5"/>
        <w:rPr>
          <w:rFonts w:asciiTheme="minorHAnsi" w:hAnsiTheme="minorHAnsi"/>
        </w:rPr>
      </w:pPr>
      <w:r w:rsidRPr="00E33D85">
        <w:rPr>
          <w:rFonts w:asciiTheme="minorHAnsi" w:hAnsiTheme="minorHAnsi"/>
        </w:rPr>
        <w:t>Controller - COSummary.js</w:t>
      </w:r>
    </w:p>
    <w:p w14:paraId="5574645A" w14:textId="77777777" w:rsidR="00BB328D" w:rsidRPr="00E33D85" w:rsidRDefault="00BB328D" w:rsidP="004F597D">
      <w:pPr>
        <w:pStyle w:val="Heading6"/>
        <w:ind w:left="0"/>
        <w:rPr>
          <w:rFonts w:asciiTheme="minorHAnsi" w:hAnsiTheme="minorHAnsi"/>
        </w:rPr>
      </w:pPr>
      <w:r w:rsidRPr="00E33D85">
        <w:rPr>
          <w:rFonts w:asciiTheme="minorHAnsi" w:hAnsiTheme="minorHAnsi"/>
        </w:rPr>
        <w:t>Create new “SubmitOrder” function</w:t>
      </w:r>
    </w:p>
    <w:p w14:paraId="6D3AA9C8" w14:textId="77777777" w:rsidR="00BB328D" w:rsidRPr="00E33D85" w:rsidRDefault="00BB328D" w:rsidP="00BB328D">
      <w:r w:rsidRPr="00E33D85">
        <w:t>Add a new function as below and add the export of the function at the end of file</w:t>
      </w:r>
    </w:p>
    <w:tbl>
      <w:tblPr>
        <w:tblStyle w:val="TableGrid"/>
        <w:tblW w:w="0" w:type="auto"/>
        <w:tblLook w:val="04A0" w:firstRow="1" w:lastRow="0" w:firstColumn="1" w:lastColumn="0" w:noHBand="0" w:noVBand="1"/>
      </w:tblPr>
      <w:tblGrid>
        <w:gridCol w:w="10296"/>
      </w:tblGrid>
      <w:tr w:rsidR="00BB328D" w:rsidRPr="00E33D85" w14:paraId="65D652E5" w14:textId="77777777" w:rsidTr="00F1407C">
        <w:tc>
          <w:tcPr>
            <w:tcW w:w="10296" w:type="dxa"/>
          </w:tcPr>
          <w:p w14:paraId="7E905CBB" w14:textId="77777777"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b/>
                <w:bCs/>
                <w:color w:val="7F0055"/>
                <w:sz w:val="20"/>
                <w:szCs w:val="20"/>
                <w:highlight w:val="yellow"/>
              </w:rPr>
              <w:t>function</w:t>
            </w:r>
            <w:r w:rsidRPr="000D6077">
              <w:rPr>
                <w:rFonts w:eastAsia="Times New Roman" w:cs="Consolas"/>
                <w:color w:val="000000"/>
                <w:sz w:val="20"/>
                <w:szCs w:val="20"/>
                <w:highlight w:val="yellow"/>
              </w:rPr>
              <w:t xml:space="preserve"> submitOrder() {</w:t>
            </w:r>
          </w:p>
          <w:p w14:paraId="0342748A" w14:textId="77777777"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cart = Cart.get();</w:t>
            </w:r>
          </w:p>
          <w:p w14:paraId="277D7653" w14:textId="77777777"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(cart) {</w:t>
            </w:r>
          </w:p>
          <w:p w14:paraId="13311DBB" w14:textId="77777777"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submit();</w:t>
            </w:r>
          </w:p>
          <w:p w14:paraId="5E4E55AA" w14:textId="77777777"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14:paraId="7E394693" w14:textId="6E011692"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436966">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(!empty(session.privacy.order_id)) {</w:t>
            </w:r>
          </w:p>
          <w:p w14:paraId="76558436" w14:textId="77777777"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response.addHttpHeader(</w:t>
            </w:r>
            <w:r w:rsidRPr="000D6077">
              <w:rPr>
                <w:rFonts w:eastAsia="Times New Roman" w:cs="Consolas"/>
                <w:color w:val="2A00FF"/>
                <w:sz w:val="20"/>
                <w:szCs w:val="20"/>
                <w:highlight w:val="yellow"/>
              </w:rPr>
              <w:t>"X-FRAME-OPTIONS"</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"SAMEORIGIN"</w:t>
            </w:r>
            <w:r w:rsidRPr="000D6077">
              <w:rPr>
                <w:rFonts w:eastAsia="Times New Roman" w:cs="Consolas"/>
                <w:color w:val="000000"/>
                <w:sz w:val="20"/>
                <w:szCs w:val="20"/>
                <w:highlight w:val="yellow"/>
              </w:rPr>
              <w:t>);</w:t>
            </w:r>
          </w:p>
          <w:p w14:paraId="49BE13E9" w14:textId="77777777"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Order = app.getModel(</w:t>
            </w:r>
            <w:r w:rsidRPr="000D6077">
              <w:rPr>
                <w:rFonts w:eastAsia="Times New Roman" w:cs="Consolas"/>
                <w:color w:val="2A00FF"/>
                <w:sz w:val="20"/>
                <w:szCs w:val="20"/>
                <w:highlight w:val="yellow"/>
              </w:rPr>
              <w:t>'Order'</w:t>
            </w:r>
            <w:r w:rsidRPr="000D6077">
              <w:rPr>
                <w:rFonts w:eastAsia="Times New Roman" w:cs="Consolas"/>
                <w:color w:val="000000"/>
                <w:sz w:val="20"/>
                <w:szCs w:val="20"/>
                <w:highlight w:val="yellow"/>
              </w:rPr>
              <w:t>);</w:t>
            </w:r>
          </w:p>
          <w:p w14:paraId="1C0EBB12" w14:textId="77777777"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app.getView({</w:t>
            </w:r>
          </w:p>
          <w:p w14:paraId="7C2B6AD1" w14:textId="77777777"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lastRenderedPageBreak/>
              <w:tab/>
              <w:t xml:space="preserve">        Order : Order.get(session.privacy.order_id).object</w:t>
            </w:r>
          </w:p>
          <w:p w14:paraId="28ADC67E" w14:textId="77777777"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}).render(</w:t>
            </w:r>
            <w:r w:rsidRPr="000D6077">
              <w:rPr>
                <w:rFonts w:eastAsia="Times New Roman" w:cs="Consolas"/>
                <w:color w:val="2A00FF"/>
                <w:sz w:val="20"/>
                <w:szCs w:val="20"/>
                <w:highlight w:val="yellow"/>
              </w:rPr>
              <w:t>'checkout/summary/summary'</w:t>
            </w:r>
            <w:r w:rsidRPr="000D6077">
              <w:rPr>
                <w:rFonts w:eastAsia="Times New Roman" w:cs="Consolas"/>
                <w:color w:val="000000"/>
                <w:sz w:val="20"/>
                <w:szCs w:val="20"/>
                <w:highlight w:val="yellow"/>
              </w:rPr>
              <w:t>);</w:t>
            </w:r>
          </w:p>
          <w:p w14:paraId="2DA49F46" w14:textId="77777777"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14:paraId="1F7F0F8E" w14:textId="77777777"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14:paraId="68848D3B" w14:textId="77777777"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app.getController(</w:t>
            </w:r>
            <w:r w:rsidRPr="000D6077">
              <w:rPr>
                <w:rFonts w:eastAsia="Times New Roman" w:cs="Consolas"/>
                <w:color w:val="2A00FF"/>
                <w:sz w:val="20"/>
                <w:szCs w:val="20"/>
                <w:highlight w:val="yellow"/>
              </w:rPr>
              <w:t>'Cart'</w:t>
            </w:r>
            <w:r w:rsidRPr="000D6077">
              <w:rPr>
                <w:rFonts w:eastAsia="Times New Roman" w:cs="Consolas"/>
                <w:color w:val="000000"/>
                <w:sz w:val="20"/>
                <w:szCs w:val="20"/>
                <w:highlight w:val="yellow"/>
              </w:rPr>
              <w:t>).Show();</w:t>
            </w:r>
          </w:p>
          <w:p w14:paraId="402AF7AF" w14:textId="77777777"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 xml:space="preserve"> {};</w:t>
            </w:r>
          </w:p>
          <w:p w14:paraId="4B6CD9F4" w14:textId="77777777"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w:t>
            </w:r>
          </w:p>
          <w:p w14:paraId="29F23644" w14:textId="77777777" w:rsidR="00700197" w:rsidRPr="000D6077" w:rsidRDefault="00700197" w:rsidP="00700197">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highlight w:val="yellow"/>
              </w:rPr>
              <w:t>}</w:t>
            </w:r>
          </w:p>
          <w:p w14:paraId="4C189343" w14:textId="77777777" w:rsidR="00BB328D" w:rsidRPr="00E33D85" w:rsidRDefault="00BB328D" w:rsidP="00700197"/>
        </w:tc>
      </w:tr>
    </w:tbl>
    <w:p w14:paraId="6A37080F" w14:textId="77777777" w:rsidR="00BB328D" w:rsidRPr="00E33D85" w:rsidRDefault="00BB328D" w:rsidP="00BB328D"/>
    <w:tbl>
      <w:tblPr>
        <w:tblStyle w:val="TableGrid"/>
        <w:tblW w:w="0" w:type="auto"/>
        <w:tblLook w:val="04A0" w:firstRow="1" w:lastRow="0" w:firstColumn="1" w:lastColumn="0" w:noHBand="0" w:noVBand="1"/>
      </w:tblPr>
      <w:tblGrid>
        <w:gridCol w:w="10296"/>
      </w:tblGrid>
      <w:tr w:rsidR="00BB328D" w:rsidRPr="00E33D85" w14:paraId="30B6E863" w14:textId="77777777" w:rsidTr="00F1407C">
        <w:tc>
          <w:tcPr>
            <w:tcW w:w="10296" w:type="dxa"/>
          </w:tcPr>
          <w:p w14:paraId="5C3D24BA" w14:textId="77777777" w:rsidR="00BB328D" w:rsidRPr="00E33D85" w:rsidRDefault="00BB328D" w:rsidP="00F1407C">
            <w:r w:rsidRPr="00E33D85">
              <w:rPr>
                <w:rFonts w:eastAsia="Times New Roman" w:cs="Consolas"/>
                <w:color w:val="000000"/>
                <w:sz w:val="20"/>
                <w:szCs w:val="20"/>
                <w:highlight w:val="yellow"/>
              </w:rPr>
              <w:t>exports.SubmitOrder = guard.ensure(['https'], submitOrder);</w:t>
            </w:r>
          </w:p>
        </w:tc>
      </w:tr>
    </w:tbl>
    <w:p w14:paraId="73FDD842" w14:textId="77777777" w:rsidR="00BB328D" w:rsidRPr="00E33D85" w:rsidRDefault="00BB328D" w:rsidP="005C1822">
      <w:pPr>
        <w:pStyle w:val="BodyText"/>
        <w:rPr>
          <w:noProof/>
        </w:rPr>
      </w:pPr>
    </w:p>
    <w:p w14:paraId="6C5E41F4" w14:textId="77777777" w:rsidR="00BB328D" w:rsidRPr="00E33D85" w:rsidRDefault="00BB328D" w:rsidP="004F597D">
      <w:pPr>
        <w:pStyle w:val="Heading5"/>
        <w:rPr>
          <w:rFonts w:asciiTheme="minorHAnsi" w:hAnsiTheme="minorHAnsi"/>
        </w:rPr>
      </w:pPr>
      <w:r w:rsidRPr="00E33D85">
        <w:rPr>
          <w:rFonts w:asciiTheme="minorHAnsi" w:hAnsiTheme="minorHAnsi"/>
        </w:rPr>
        <w:t>Template changes</w:t>
      </w:r>
    </w:p>
    <w:p w14:paraId="77150FB8"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“summary.isml” </w:t>
      </w:r>
    </w:p>
    <w:p w14:paraId="7E08FD33" w14:textId="38C25B0E" w:rsidR="00995FF0" w:rsidRPr="00E33D85" w:rsidRDefault="00A31053" w:rsidP="00E260B8">
      <w:ins w:id="1803" w:author="WIN764BIT" w:date="2017-08-30T16:37:00Z">
        <w:r>
          <w:t>Secure acceptance Iframe related changes are done in summary.isml</w:t>
        </w:r>
      </w:ins>
    </w:p>
    <w:tbl>
      <w:tblPr>
        <w:tblStyle w:val="TableGrid"/>
        <w:tblW w:w="0" w:type="auto"/>
        <w:tblLook w:val="04A0" w:firstRow="1" w:lastRow="0" w:firstColumn="1" w:lastColumn="0" w:noHBand="0" w:noVBand="1"/>
      </w:tblPr>
      <w:tblGrid>
        <w:gridCol w:w="10296"/>
      </w:tblGrid>
      <w:tr w:rsidR="00995FF0" w:rsidRPr="00E33D85" w14:paraId="5EE33924" w14:textId="77777777" w:rsidTr="00995FF0">
        <w:tc>
          <w:tcPr>
            <w:tcW w:w="10296" w:type="dxa"/>
          </w:tcPr>
          <w:p w14:paraId="39E69B5E" w14:textId="55D319CE" w:rsidR="00F40DD3" w:rsidRPr="000D6077" w:rsidRDefault="00A31053" w:rsidP="00EA477C">
            <w:pPr>
              <w:autoSpaceDE w:val="0"/>
              <w:autoSpaceDN w:val="0"/>
              <w:adjustRightInd w:val="0"/>
              <w:spacing w:after="0" w:line="240" w:lineRule="auto"/>
              <w:rPr>
                <w:rFonts w:eastAsia="Times New Roman" w:cs="Consolas"/>
                <w:sz w:val="20"/>
                <w:szCs w:val="20"/>
              </w:rPr>
            </w:pPr>
            <w:ins w:id="1804" w:author="WIN764BIT" w:date="2017-08-30T16:35:00Z">
              <w:r w:rsidRPr="00E22248">
                <w:rPr>
                  <w:bCs/>
                  <w:highlight w:val="yellow"/>
                </w:rPr>
                <w:t xml:space="preserve">Please refer to the changes mentioned </w:t>
              </w:r>
              <w:r>
                <w:rPr>
                  <w:bCs/>
                  <w:highlight w:val="yellow"/>
                </w:rPr>
                <w:t xml:space="preserve"> under custom code – generic section- &gt; summary.isml</w:t>
              </w:r>
            </w:ins>
          </w:p>
        </w:tc>
      </w:tr>
    </w:tbl>
    <w:p w14:paraId="1AD41E40" w14:textId="77777777" w:rsidR="00BB328D" w:rsidRPr="00E33D85" w:rsidRDefault="00BB328D" w:rsidP="005C1822">
      <w:pPr>
        <w:pStyle w:val="BodyText"/>
      </w:pPr>
    </w:p>
    <w:p w14:paraId="5699391E"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“miniBillingInfo.isml” </w:t>
      </w:r>
    </w:p>
    <w:p w14:paraId="4F3129C3" w14:textId="77777777" w:rsidR="00F44E38" w:rsidRPr="00E33D85" w:rsidRDefault="00F44E38" w:rsidP="00F44E38">
      <w:pPr>
        <w:autoSpaceDE w:val="0"/>
        <w:autoSpaceDN w:val="0"/>
        <w:adjustRightInd w:val="0"/>
        <w:spacing w:after="0" w:line="240" w:lineRule="auto"/>
      </w:pPr>
      <w:r w:rsidRPr="00E33D85">
        <w:t xml:space="preserve">Replace the line </w:t>
      </w:r>
    </w:p>
    <w:p w14:paraId="2C1BECF7" w14:textId="514EE135" w:rsidR="00F44E38" w:rsidRPr="00E33D85" w:rsidRDefault="00F44E38" w:rsidP="004F597D">
      <w:pPr>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/&gt;</w:t>
      </w:r>
    </w:p>
    <w:p w14:paraId="465E9260" w14:textId="6F919431" w:rsidR="00BB328D" w:rsidRPr="00E33D85" w:rsidRDefault="00F44E38" w:rsidP="004F597D">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 xml:space="preserve">/&gt; with the code </w:t>
      </w:r>
      <w:r w:rsidR="00F12382" w:rsidRPr="00E33D85">
        <w:rPr>
          <w:rFonts w:eastAsia="Times New Roman" w:cs="Consolas"/>
          <w:color w:val="008080"/>
          <w:sz w:val="20"/>
          <w:szCs w:val="20"/>
        </w:rPr>
        <w:t>below</w:t>
      </w:r>
    </w:p>
    <w:tbl>
      <w:tblPr>
        <w:tblStyle w:val="TableGrid"/>
        <w:tblW w:w="0" w:type="auto"/>
        <w:tblLook w:val="04A0" w:firstRow="1" w:lastRow="0" w:firstColumn="1" w:lastColumn="0" w:noHBand="0" w:noVBand="1"/>
      </w:tblPr>
      <w:tblGrid>
        <w:gridCol w:w="10296"/>
      </w:tblGrid>
      <w:tr w:rsidR="00BB328D" w:rsidRPr="00E33D85" w14:paraId="76C814A0" w14:textId="77777777" w:rsidTr="00F1407C">
        <w:tc>
          <w:tcPr>
            <w:tcW w:w="10296" w:type="dxa"/>
          </w:tcPr>
          <w:p w14:paraId="35225421" w14:textId="2D2745EE"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"${!empty(pdict.Basket)}"</w:t>
            </w:r>
            <w:r w:rsidRPr="000D6077">
              <w:rPr>
                <w:rFonts w:eastAsia="Times New Roman" w:cs="Consolas"/>
                <w:color w:val="008080"/>
                <w:sz w:val="20"/>
                <w:szCs w:val="20"/>
                <w:highlight w:val="yellow"/>
              </w:rPr>
              <w:t>&gt;</w:t>
            </w:r>
          </w:p>
          <w:p w14:paraId="01023502" w14:textId="6FC7AE31"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"${pdict.Basket}"</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4CB837FC" w14:textId="3F605173"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5248A978" w14:textId="64D01009"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489A4D9D" w14:textId="55A1A504"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iselseif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"${!empty(pdict.Order)}"</w:t>
            </w:r>
            <w:r w:rsidRPr="000D6077">
              <w:rPr>
                <w:rFonts w:eastAsia="Times New Roman" w:cs="Consolas"/>
                <w:color w:val="008080"/>
                <w:sz w:val="20"/>
                <w:szCs w:val="20"/>
                <w:highlight w:val="yellow"/>
              </w:rPr>
              <w:t>&gt;</w:t>
            </w:r>
          </w:p>
          <w:p w14:paraId="62A064E3" w14:textId="4BD21374"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3E4B4509" w14:textId="4E0B999D"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68A44BAD" w14:textId="320ABDFB"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14:paraId="01F80AC9" w14:textId="77777777" w:rsidR="00BB328D" w:rsidRPr="000D6077" w:rsidRDefault="004D435D" w:rsidP="005C1822">
            <w:pPr>
              <w:pStyle w:val="BodyText"/>
            </w:pPr>
            <w:r w:rsidRPr="000D6077">
              <w:rPr>
                <w:color w:val="008080"/>
                <w:highlight w:val="yellow"/>
              </w:rPr>
              <w:t>&lt;/</w:t>
            </w:r>
            <w:r w:rsidRPr="000D6077">
              <w:rPr>
                <w:highlight w:val="yellow"/>
              </w:rPr>
              <w:t>isif</w:t>
            </w:r>
            <w:r w:rsidRPr="000D6077">
              <w:rPr>
                <w:color w:val="008080"/>
                <w:highlight w:val="yellow"/>
              </w:rPr>
              <w:t>&gt;</w:t>
            </w:r>
          </w:p>
          <w:p w14:paraId="23C279D1" w14:textId="4C5183E1" w:rsidR="00BB328D" w:rsidRPr="00E33D85" w:rsidRDefault="00BB328D" w:rsidP="005C1822">
            <w:pPr>
              <w:pStyle w:val="BodyText"/>
            </w:pPr>
            <w:r w:rsidRPr="000D6077">
              <w:rPr>
                <w:color w:val="008080"/>
              </w:rPr>
              <w:t>&lt;</w:t>
            </w:r>
            <w:r w:rsidRPr="000D6077">
              <w:rPr>
                <w:color w:val="3F7F7F"/>
              </w:rPr>
              <w:t>isif</w:t>
            </w:r>
            <w:r w:rsidR="00822CF0">
              <w:rPr>
                <w:color w:val="3F7F7F"/>
              </w:rPr>
              <w:t xml:space="preserve"> </w:t>
            </w:r>
            <w:r w:rsidRPr="000D6077">
              <w:rPr>
                <w:color w:val="7F007F"/>
              </w:rPr>
              <w:t>condition</w:t>
            </w:r>
            <w:r w:rsidRPr="000D6077">
              <w:rPr>
                <w:color w:val="000000"/>
              </w:rPr>
              <w:t>=</w:t>
            </w:r>
            <w:r w:rsidRPr="000D6077">
              <w:t>"${!empty(billingAddress)}"</w:t>
            </w:r>
            <w:r w:rsidRPr="000D6077">
              <w:rPr>
                <w:color w:val="008080"/>
              </w:rPr>
              <w:t>&gt;</w:t>
            </w:r>
          </w:p>
        </w:tc>
      </w:tr>
    </w:tbl>
    <w:p w14:paraId="74CC3CD3" w14:textId="77777777" w:rsidR="00BB328D" w:rsidRPr="00E33D85" w:rsidRDefault="00BB328D" w:rsidP="005C1822">
      <w:pPr>
        <w:pStyle w:val="BodyText"/>
        <w:numPr>
          <w:ilvl w:val="0"/>
          <w:numId w:val="26"/>
        </w:numPr>
      </w:pPr>
      <w:r w:rsidRPr="00E33D85">
        <w:t>Replace</w:t>
      </w:r>
      <w:r w:rsidR="00B516A8" w:rsidRPr="00E33D85">
        <w:t xml:space="preserve">&lt;a tag </w:t>
      </w:r>
      <w:r w:rsidR="009C0D21" w:rsidRPr="00E33D85">
        <w:t xml:space="preserve"> in billingAddress if condition </w:t>
      </w:r>
      <w:r w:rsidR="00B516A8" w:rsidRPr="00E33D85">
        <w:t>with the line below</w:t>
      </w:r>
    </w:p>
    <w:tbl>
      <w:tblPr>
        <w:tblStyle w:val="TableGrid"/>
        <w:tblW w:w="0" w:type="auto"/>
        <w:tblLook w:val="04A0" w:firstRow="1" w:lastRow="0" w:firstColumn="1" w:lastColumn="0" w:noHBand="0" w:noVBand="1"/>
      </w:tblPr>
      <w:tblGrid>
        <w:gridCol w:w="10296"/>
      </w:tblGrid>
      <w:tr w:rsidR="00BB328D" w:rsidRPr="00E33D85" w14:paraId="249335D1" w14:textId="77777777" w:rsidTr="00F1407C">
        <w:tc>
          <w:tcPr>
            <w:tcW w:w="10296" w:type="dxa"/>
          </w:tcPr>
          <w:p w14:paraId="5A4670D9" w14:textId="77777777" w:rsidR="001A009A" w:rsidRPr="00E33D85" w:rsidRDefault="001A009A" w:rsidP="005C1822">
            <w:pPr>
              <w:pStyle w:val="BodyText"/>
            </w:pPr>
            <w:r w:rsidRPr="00E33D85">
              <w:t>&lt;div class="mini-billing-address  order-component-block"&gt;</w:t>
            </w:r>
          </w:p>
          <w:p w14:paraId="5B641AF5" w14:textId="77777777" w:rsidR="001A009A" w:rsidRPr="00E33D85" w:rsidRDefault="001A009A" w:rsidP="005C1822">
            <w:pPr>
              <w:pStyle w:val="BodyText"/>
            </w:pPr>
          </w:p>
          <w:p w14:paraId="2A6B18F3" w14:textId="77777777" w:rsidR="001A009A" w:rsidRPr="00E33D85" w:rsidRDefault="001A009A" w:rsidP="005C1822">
            <w:pPr>
              <w:pStyle w:val="BodyText"/>
            </w:pPr>
            <w:r w:rsidRPr="00E33D85">
              <w:t>&lt;h3 class="section-header"&gt;</w:t>
            </w:r>
          </w:p>
          <w:p w14:paraId="69A8E3FD" w14:textId="77777777" w:rsidR="001A009A" w:rsidRPr="00E33D85" w:rsidRDefault="001A009A" w:rsidP="005C1822">
            <w:pPr>
              <w:pStyle w:val="BodyText"/>
              <w:rPr>
                <w:highlight w:val="yellow"/>
              </w:rPr>
            </w:pPr>
            <w:r w:rsidRPr="00E33D85">
              <w:rPr>
                <w:highlight w:val="yellow"/>
              </w:rPr>
              <w:t>&lt;isif condition="${!empty(pdict.Basket)}"&gt;&lt;a href="${URLUtils.https('COBilling-Start')}"  class="section-header-note"&gt;${Resource.msg('global.edit','locale',null)}&lt;/a&gt;&lt;/isif&gt;</w:t>
            </w:r>
          </w:p>
          <w:p w14:paraId="0F3F4637" w14:textId="77777777" w:rsidR="001A009A" w:rsidRPr="00E33D85" w:rsidRDefault="001A009A" w:rsidP="005C1822">
            <w:pPr>
              <w:pStyle w:val="BodyText"/>
            </w:pPr>
            <w:r w:rsidRPr="00E33D85">
              <w:t>${Resource.msg('minibillinginfo.billingaddress','checkout',null)}</w:t>
            </w:r>
          </w:p>
          <w:p w14:paraId="097575A3" w14:textId="77777777" w:rsidR="001A009A" w:rsidRPr="00E33D85" w:rsidRDefault="001A009A" w:rsidP="005C1822">
            <w:pPr>
              <w:pStyle w:val="BodyText"/>
            </w:pPr>
            <w:r w:rsidRPr="00E33D85">
              <w:t>&lt;/h3&gt;</w:t>
            </w:r>
          </w:p>
          <w:p w14:paraId="7A2EB6E4" w14:textId="77777777" w:rsidR="001A009A" w:rsidRPr="00E33D85" w:rsidRDefault="001A009A" w:rsidP="005C1822">
            <w:pPr>
              <w:pStyle w:val="BodyText"/>
            </w:pPr>
          </w:p>
          <w:p w14:paraId="6D2B505F" w14:textId="77777777" w:rsidR="001A009A" w:rsidRPr="00E33D85" w:rsidRDefault="001A009A" w:rsidP="005C1822">
            <w:pPr>
              <w:pStyle w:val="BodyText"/>
            </w:pPr>
            <w:r w:rsidRPr="00E33D85">
              <w:t>&lt;div class="details"&gt;</w:t>
            </w:r>
          </w:p>
          <w:p w14:paraId="31B73CFB" w14:textId="77777777" w:rsidR="001A009A" w:rsidRPr="00E33D85" w:rsidRDefault="001A009A" w:rsidP="005C1822">
            <w:pPr>
              <w:pStyle w:val="BodyText"/>
            </w:pPr>
            <w:r w:rsidRPr="00E33D85">
              <w:t>&lt;isminicheckout_address p_address="${billingAddress}"/&gt;</w:t>
            </w:r>
          </w:p>
          <w:p w14:paraId="5DAB3562" w14:textId="77777777" w:rsidR="001A009A" w:rsidRPr="00E33D85" w:rsidRDefault="001A009A" w:rsidP="005C1822">
            <w:pPr>
              <w:pStyle w:val="BodyText"/>
            </w:pPr>
            <w:r w:rsidRPr="00E33D85">
              <w:t>&lt;/div&gt;</w:t>
            </w:r>
          </w:p>
          <w:p w14:paraId="0C2BE664" w14:textId="77777777" w:rsidR="001A009A" w:rsidRPr="00E33D85" w:rsidRDefault="001A009A" w:rsidP="005C1822">
            <w:pPr>
              <w:pStyle w:val="BodyText"/>
            </w:pPr>
          </w:p>
          <w:p w14:paraId="0B32527D" w14:textId="77777777" w:rsidR="00BB328D" w:rsidRPr="00E33D85" w:rsidRDefault="001A009A" w:rsidP="005C1822">
            <w:pPr>
              <w:pStyle w:val="BodyText"/>
            </w:pPr>
            <w:r w:rsidRPr="00E33D85">
              <w:t>&lt;/div&gt;</w:t>
            </w:r>
          </w:p>
        </w:tc>
      </w:tr>
    </w:tbl>
    <w:p w14:paraId="3E845371" w14:textId="77777777" w:rsidR="0016682E" w:rsidRPr="00E33D85" w:rsidRDefault="0016682E" w:rsidP="005C1822">
      <w:pPr>
        <w:pStyle w:val="BodyText"/>
        <w:numPr>
          <w:ilvl w:val="0"/>
          <w:numId w:val="26"/>
        </w:numPr>
      </w:pPr>
      <w:r w:rsidRPr="00E33D85">
        <w:lastRenderedPageBreak/>
        <w:t>Replace &lt;a tag  in paymentInstruments if condition with the line below</w:t>
      </w:r>
    </w:p>
    <w:tbl>
      <w:tblPr>
        <w:tblStyle w:val="TableGrid"/>
        <w:tblW w:w="0" w:type="auto"/>
        <w:tblLook w:val="04A0" w:firstRow="1" w:lastRow="0" w:firstColumn="1" w:lastColumn="0" w:noHBand="0" w:noVBand="1"/>
      </w:tblPr>
      <w:tblGrid>
        <w:gridCol w:w="10296"/>
      </w:tblGrid>
      <w:tr w:rsidR="0016682E" w:rsidRPr="00E33D85" w14:paraId="2B940756" w14:textId="77777777" w:rsidTr="00F40DD3">
        <w:tc>
          <w:tcPr>
            <w:tcW w:w="10296" w:type="dxa"/>
          </w:tcPr>
          <w:p w14:paraId="7581D896" w14:textId="1238A229" w:rsidR="0016682E" w:rsidRPr="00E33D85" w:rsidRDefault="0016682E" w:rsidP="0077257E">
            <w:pPr>
              <w:autoSpaceDE w:val="0"/>
              <w:autoSpaceDN w:val="0"/>
              <w:spacing w:before="40" w:after="40" w:line="240" w:lineRule="auto"/>
              <w:rPr>
                <w:rFonts w:eastAsia="Times New Roman" w:cs="Times New Roman"/>
              </w:rPr>
            </w:pPr>
            <w:r w:rsidRPr="00E33D85">
              <w:rPr>
                <w:rFonts w:cs="Consolas"/>
                <w:color w:val="000000"/>
                <w:sz w:val="20"/>
                <w:szCs w:val="20"/>
              </w:rPr>
              <w:t> </w:t>
            </w:r>
            <w:r w:rsidRPr="00E33D85">
              <w:rPr>
                <w:rFonts w:cs="Consolas"/>
                <w:color w:val="008080"/>
                <w:sz w:val="20"/>
                <w:szCs w:val="20"/>
              </w:rPr>
              <w:t>&lt;</w:t>
            </w:r>
            <w:r w:rsidRPr="00E33D85">
              <w:rPr>
                <w:rFonts w:cs="Consolas"/>
                <w:color w:val="3F7F7F"/>
                <w:sz w:val="20"/>
                <w:szCs w:val="20"/>
              </w:rPr>
              <w:t>isloop</w:t>
            </w:r>
            <w:r w:rsidR="00822CF0">
              <w:rPr>
                <w:rFonts w:cs="Consolas"/>
                <w:color w:val="3F7F7F"/>
                <w:sz w:val="20"/>
                <w:szCs w:val="20"/>
              </w:rPr>
              <w:t xml:space="preserve"> </w:t>
            </w:r>
            <w:r w:rsidRPr="00E33D85">
              <w:rPr>
                <w:rFonts w:cs="Consolas"/>
                <w:color w:val="7F007F"/>
                <w:sz w:val="20"/>
                <w:szCs w:val="20"/>
              </w:rPr>
              <w:t>items</w:t>
            </w:r>
            <w:r w:rsidRPr="00E33D85">
              <w:rPr>
                <w:rFonts w:cs="Consolas"/>
                <w:color w:val="000000"/>
                <w:sz w:val="20"/>
                <w:szCs w:val="20"/>
              </w:rPr>
              <w:t>=</w:t>
            </w:r>
            <w:r w:rsidRPr="00E33D85">
              <w:rPr>
                <w:rFonts w:cs="Consolas"/>
                <w:i/>
                <w:iCs/>
                <w:color w:val="2A00FF"/>
                <w:sz w:val="20"/>
                <w:szCs w:val="20"/>
              </w:rPr>
              <w:t>"${paymentInstruments}"</w:t>
            </w:r>
            <w:r w:rsidR="00822CF0">
              <w:rPr>
                <w:rFonts w:cs="Consolas"/>
                <w:i/>
                <w:iCs/>
                <w:color w:val="2A00FF"/>
                <w:sz w:val="20"/>
                <w:szCs w:val="20"/>
              </w:rPr>
              <w:t xml:space="preserve"> </w:t>
            </w:r>
            <w:r w:rsidRPr="00E33D85">
              <w:rPr>
                <w:rFonts w:cs="Consolas"/>
                <w:color w:val="7F007F"/>
                <w:sz w:val="20"/>
                <w:szCs w:val="20"/>
              </w:rPr>
              <w:t>var</w:t>
            </w:r>
            <w:r w:rsidRPr="00E33D85">
              <w:rPr>
                <w:rFonts w:cs="Consolas"/>
                <w:color w:val="000000"/>
                <w:sz w:val="20"/>
                <w:szCs w:val="20"/>
              </w:rPr>
              <w:t>=</w:t>
            </w:r>
            <w:r w:rsidRPr="00E33D85">
              <w:rPr>
                <w:rFonts w:cs="Consolas"/>
                <w:i/>
                <w:iCs/>
                <w:color w:val="2A00FF"/>
                <w:sz w:val="20"/>
                <w:szCs w:val="20"/>
              </w:rPr>
              <w:t>"paymentInstr"</w:t>
            </w:r>
            <w:r w:rsidR="00822CF0">
              <w:rPr>
                <w:rFonts w:cs="Consolas"/>
                <w:i/>
                <w:iCs/>
                <w:color w:val="2A00FF"/>
                <w:sz w:val="20"/>
                <w:szCs w:val="20"/>
              </w:rPr>
              <w:t xml:space="preserve"> </w:t>
            </w:r>
            <w:r w:rsidRPr="00E33D85">
              <w:rPr>
                <w:rFonts w:cs="Consolas"/>
                <w:color w:val="7F007F"/>
                <w:sz w:val="20"/>
                <w:szCs w:val="20"/>
              </w:rPr>
              <w:t>status</w:t>
            </w:r>
            <w:r w:rsidRPr="00E33D85">
              <w:rPr>
                <w:rFonts w:cs="Consolas"/>
                <w:color w:val="000000"/>
                <w:sz w:val="20"/>
                <w:szCs w:val="20"/>
              </w:rPr>
              <w:t>=</w:t>
            </w:r>
            <w:r w:rsidRPr="00E33D85">
              <w:rPr>
                <w:rFonts w:cs="Consolas"/>
                <w:i/>
                <w:iCs/>
                <w:color w:val="2A00FF"/>
                <w:sz w:val="20"/>
                <w:szCs w:val="20"/>
              </w:rPr>
              <w:t>"loopstate"</w:t>
            </w:r>
            <w:r w:rsidRPr="00E33D85">
              <w:rPr>
                <w:rFonts w:cs="Consolas"/>
                <w:color w:val="008080"/>
                <w:sz w:val="20"/>
                <w:szCs w:val="20"/>
              </w:rPr>
              <w:t>&gt;</w:t>
            </w:r>
          </w:p>
          <w:p w14:paraId="115ED7B9" w14:textId="51E8E080" w:rsidR="0016682E" w:rsidRPr="00E33D85" w:rsidRDefault="0016682E" w:rsidP="0077257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div</w:t>
            </w:r>
            <w:r w:rsidR="00822CF0">
              <w:rPr>
                <w:rFonts w:cs="Consolas"/>
                <w:color w:val="3F7F7F"/>
                <w:sz w:val="20"/>
                <w:szCs w:val="2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w:t>
            </w:r>
            <w:r w:rsidRPr="00E33D85">
              <w:rPr>
                <w:rFonts w:cs="Consolas"/>
                <w:i/>
                <w:iCs/>
                <w:color w:val="2A00FF"/>
                <w:sz w:val="20"/>
                <w:szCs w:val="20"/>
                <w:shd w:val="clear" w:color="auto" w:fill="C0C0C0"/>
              </w:rPr>
              <w:t>mini-payment-instrument</w:t>
            </w:r>
            <w:r w:rsidRPr="00E33D85">
              <w:rPr>
                <w:rFonts w:cs="Consolas"/>
                <w:i/>
                <w:iCs/>
                <w:color w:val="2A00FF"/>
                <w:sz w:val="20"/>
                <w:szCs w:val="20"/>
              </w:rPr>
              <w:t>  order-component-block &lt;isif condition="</w:t>
            </w:r>
            <w:r w:rsidRPr="00E33D85">
              <w:rPr>
                <w:rFonts w:cs="Consolas"/>
                <w:color w:val="000000"/>
                <w:sz w:val="20"/>
                <w:szCs w:val="20"/>
              </w:rPr>
              <w:t>$</w:t>
            </w:r>
            <w:r w:rsidRPr="00E33D85">
              <w:rPr>
                <w:rFonts w:cs="Consolas"/>
                <w:sz w:val="20"/>
                <w:szCs w:val="20"/>
              </w:rPr>
              <w:t>{</w:t>
            </w:r>
            <w:r w:rsidRPr="00E33D85">
              <w:rPr>
                <w:rFonts w:cs="Consolas"/>
                <w:color w:val="7F007F"/>
                <w:sz w:val="20"/>
                <w:szCs w:val="20"/>
              </w:rPr>
              <w:t>loopstate.first</w:t>
            </w:r>
            <w:r w:rsidRPr="00E33D85">
              <w:rPr>
                <w:rFonts w:cs="Consolas"/>
                <w:color w:val="000000"/>
                <w:sz w:val="20"/>
                <w:szCs w:val="20"/>
              </w:rPr>
              <w:t>}</w:t>
            </w:r>
            <w:r w:rsidRPr="00E33D85">
              <w:rPr>
                <w:rFonts w:cs="Consolas"/>
                <w:sz w:val="20"/>
                <w:szCs w:val="20"/>
              </w:rPr>
              <w:t>"</w:t>
            </w:r>
            <w:r w:rsidRPr="00E33D85">
              <w:rPr>
                <w:rFonts w:cs="Consolas"/>
                <w:color w:val="008080"/>
                <w:sz w:val="20"/>
                <w:szCs w:val="20"/>
              </w:rPr>
              <w:t>&gt;</w:t>
            </w:r>
            <w:r w:rsidRPr="00E33D85">
              <w:rPr>
                <w:rFonts w:cs="Consolas"/>
                <w:color w:val="000000"/>
                <w:sz w:val="20"/>
                <w:szCs w:val="20"/>
              </w:rPr>
              <w:t xml:space="preserve"> first </w:t>
            </w:r>
            <w:r w:rsidRPr="00E33D85">
              <w:rPr>
                <w:rFonts w:cs="Consolas"/>
                <w:color w:val="008080"/>
                <w:sz w:val="20"/>
                <w:szCs w:val="20"/>
              </w:rPr>
              <w:t>&lt;</w:t>
            </w:r>
            <w:r w:rsidRPr="00E33D85">
              <w:rPr>
                <w:rFonts w:cs="Consolas"/>
                <w:color w:val="3F7F7F"/>
                <w:sz w:val="20"/>
                <w:szCs w:val="20"/>
              </w:rPr>
              <w:t>iselseif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"${loopstate.last}"</w:t>
            </w:r>
            <w:r w:rsidRPr="00E33D85">
              <w:rPr>
                <w:rFonts w:cs="Consolas"/>
                <w:color w:val="008080"/>
                <w:sz w:val="20"/>
                <w:szCs w:val="20"/>
              </w:rPr>
              <w:t>&gt;</w:t>
            </w:r>
            <w:r w:rsidRPr="00E33D85">
              <w:rPr>
                <w:rFonts w:cs="Consolas"/>
                <w:color w:val="000000"/>
                <w:sz w:val="20"/>
                <w:szCs w:val="20"/>
              </w:rPr>
              <w:t xml:space="preserve"> last</w:t>
            </w:r>
            <w:r w:rsidRPr="00E33D85">
              <w:rPr>
                <w:rFonts w:cs="Consolas"/>
                <w:color w:val="008080"/>
                <w:sz w:val="20"/>
                <w:szCs w:val="20"/>
              </w:rPr>
              <w:t>&lt;/</w:t>
            </w:r>
            <w:r w:rsidRPr="00E33D85">
              <w:rPr>
                <w:rFonts w:cs="Consolas"/>
                <w:color w:val="3F7F7F"/>
                <w:sz w:val="20"/>
                <w:szCs w:val="20"/>
              </w:rPr>
              <w:t>isif</w:t>
            </w:r>
            <w:r w:rsidRPr="00E33D85">
              <w:rPr>
                <w:rFonts w:cs="Consolas"/>
                <w:color w:val="008080"/>
                <w:sz w:val="20"/>
                <w:szCs w:val="20"/>
              </w:rPr>
              <w:t>&gt;</w:t>
            </w:r>
            <w:r w:rsidRPr="00E33D85">
              <w:rPr>
                <w:rFonts w:cs="Consolas"/>
                <w:color w:val="000000"/>
                <w:sz w:val="20"/>
                <w:szCs w:val="20"/>
              </w:rPr>
              <w:t>"&gt;</w:t>
            </w:r>
          </w:p>
          <w:p w14:paraId="7E8696F7" w14:textId="639F7069" w:rsidR="0016682E" w:rsidRPr="00E33D85" w:rsidRDefault="0016682E" w:rsidP="0016682E">
            <w:pPr>
              <w:autoSpaceDE w:val="0"/>
              <w:autoSpaceDN w:val="0"/>
              <w:spacing w:before="40" w:after="40" w:line="240" w:lineRule="auto"/>
              <w:rPr>
                <w:rFonts w:eastAsia="Times New Roman" w:cs="Times New Roman"/>
              </w:rPr>
            </w:pPr>
            <w:r w:rsidRPr="00E33D85">
              <w:rPr>
                <w:rFonts w:cs="Consolas"/>
                <w:color w:val="008080"/>
                <w:sz w:val="20"/>
                <w:szCs w:val="20"/>
              </w:rPr>
              <w:t>&lt;</w:t>
            </w:r>
            <w:r w:rsidRPr="00E33D85">
              <w:rPr>
                <w:rFonts w:cs="Consolas"/>
                <w:color w:val="3F7F7F"/>
                <w:sz w:val="20"/>
                <w:szCs w:val="20"/>
                <w:shd w:val="clear" w:color="auto" w:fill="C0C0C0"/>
              </w:rPr>
              <w:t>h3</w:t>
            </w:r>
            <w:r w:rsidR="00822CF0">
              <w:rPr>
                <w:rFonts w:cs="Consolas"/>
                <w:color w:val="3F7F7F"/>
                <w:sz w:val="20"/>
                <w:szCs w:val="20"/>
                <w:shd w:val="clear" w:color="auto" w:fill="C0C0C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"section-header"</w:t>
            </w:r>
            <w:r w:rsidRPr="00E33D85">
              <w:rPr>
                <w:rFonts w:cs="Consolas"/>
                <w:color w:val="008080"/>
                <w:sz w:val="20"/>
                <w:szCs w:val="20"/>
              </w:rPr>
              <w:t>&gt;</w:t>
            </w:r>
          </w:p>
          <w:p w14:paraId="0C5A7BDE" w14:textId="09487135" w:rsidR="0016682E" w:rsidRPr="00E33D85" w:rsidRDefault="0016682E" w:rsidP="0016682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highlight w:val="yellow"/>
              </w:rPr>
              <w:t>&lt;</w:t>
            </w:r>
            <w:r w:rsidRPr="00E33D85">
              <w:rPr>
                <w:rFonts w:cs="Consolas"/>
                <w:color w:val="3F7F7F"/>
                <w:sz w:val="20"/>
                <w:szCs w:val="20"/>
                <w:highlight w:val="yellow"/>
              </w:rPr>
              <w:t>isif</w:t>
            </w:r>
            <w:r w:rsidR="00822CF0">
              <w:rPr>
                <w:rFonts w:cs="Consolas"/>
                <w:color w:val="3F7F7F"/>
                <w:sz w:val="20"/>
                <w:szCs w:val="20"/>
                <w:highlight w:val="yellow"/>
              </w:rPr>
              <w:t xml:space="preserve"> </w:t>
            </w:r>
            <w:r w:rsidRPr="00E33D85">
              <w:rPr>
                <w:rFonts w:cs="Consolas"/>
                <w:color w:val="7F007F"/>
                <w:sz w:val="20"/>
                <w:szCs w:val="20"/>
                <w:highlight w:val="yellow"/>
              </w:rPr>
              <w:t>condition</w:t>
            </w:r>
            <w:r w:rsidRPr="00E33D85">
              <w:rPr>
                <w:rFonts w:cs="Consolas"/>
                <w:color w:val="000000"/>
                <w:sz w:val="20"/>
                <w:szCs w:val="20"/>
                <w:highlight w:val="yellow"/>
              </w:rPr>
              <w:t>=</w:t>
            </w:r>
            <w:r w:rsidRPr="00E33D85">
              <w:rPr>
                <w:rFonts w:cs="Consolas"/>
                <w:i/>
                <w:iCs/>
                <w:color w:val="2A00FF"/>
                <w:sz w:val="20"/>
                <w:szCs w:val="20"/>
                <w:highlight w:val="yellow"/>
              </w:rPr>
              <w:t>"${!empty(pdict.Basket)}"</w:t>
            </w:r>
            <w:r w:rsidRPr="00E33D85">
              <w:rPr>
                <w:rFonts w:cs="Consolas"/>
                <w:color w:val="008080"/>
                <w:sz w:val="20"/>
                <w:szCs w:val="20"/>
                <w:highlight w:val="yellow"/>
              </w:rPr>
              <w:t>&gt;&lt;</w:t>
            </w:r>
            <w:r w:rsidRPr="00E33D85">
              <w:rPr>
                <w:rFonts w:cs="Consolas"/>
                <w:color w:val="3F7F7F"/>
                <w:sz w:val="20"/>
                <w:szCs w:val="20"/>
                <w:highlight w:val="yellow"/>
              </w:rPr>
              <w:t>a</w:t>
            </w:r>
            <w:r w:rsidR="00822CF0">
              <w:rPr>
                <w:rFonts w:cs="Consolas"/>
                <w:color w:val="3F7F7F"/>
                <w:sz w:val="20"/>
                <w:szCs w:val="20"/>
                <w:highlight w:val="yellow"/>
              </w:rPr>
              <w:t xml:space="preserve"> </w:t>
            </w:r>
            <w:r w:rsidRPr="00E33D85">
              <w:rPr>
                <w:rFonts w:cs="Consolas"/>
                <w:color w:val="7F007F"/>
                <w:sz w:val="20"/>
                <w:szCs w:val="20"/>
                <w:highlight w:val="yellow"/>
              </w:rPr>
              <w:t>href</w:t>
            </w:r>
            <w:r w:rsidRPr="00E33D85">
              <w:rPr>
                <w:rFonts w:cs="Consolas"/>
                <w:color w:val="000000"/>
                <w:sz w:val="20"/>
                <w:szCs w:val="20"/>
                <w:highlight w:val="yellow"/>
              </w:rPr>
              <w:t>=</w:t>
            </w:r>
            <w:r w:rsidRPr="00E33D85">
              <w:rPr>
                <w:rFonts w:cs="Consolas"/>
                <w:i/>
                <w:iCs/>
                <w:color w:val="2A00FF"/>
                <w:sz w:val="20"/>
                <w:szCs w:val="20"/>
                <w:highlight w:val="yellow"/>
              </w:rPr>
              <w:t>"${URLUtils.https('COBilling-Start')}"</w:t>
            </w:r>
            <w:r w:rsidRPr="00E33D85">
              <w:rPr>
                <w:rFonts w:cs="Consolas"/>
                <w:sz w:val="20"/>
                <w:szCs w:val="20"/>
                <w:highlight w:val="yellow"/>
              </w:rPr>
              <w:t xml:space="preserve">  </w:t>
            </w:r>
            <w:r w:rsidRPr="00E33D85">
              <w:rPr>
                <w:rFonts w:cs="Consolas"/>
                <w:color w:val="7F007F"/>
                <w:sz w:val="20"/>
                <w:szCs w:val="20"/>
                <w:highlight w:val="yellow"/>
              </w:rPr>
              <w:t>class</w:t>
            </w:r>
            <w:r w:rsidRPr="00E33D85">
              <w:rPr>
                <w:rFonts w:cs="Consolas"/>
                <w:color w:val="000000"/>
                <w:sz w:val="20"/>
                <w:szCs w:val="20"/>
                <w:highlight w:val="yellow"/>
              </w:rPr>
              <w:t>=</w:t>
            </w:r>
            <w:r w:rsidRPr="00E33D85">
              <w:rPr>
                <w:rFonts w:cs="Consolas"/>
                <w:i/>
                <w:iCs/>
                <w:color w:val="2A00FF"/>
                <w:sz w:val="20"/>
                <w:szCs w:val="20"/>
                <w:highlight w:val="yellow"/>
              </w:rPr>
              <w:t>"section-header-note"</w:t>
            </w:r>
            <w:r w:rsidRPr="00E33D85">
              <w:rPr>
                <w:rFonts w:cs="Consolas"/>
                <w:color w:val="008080"/>
                <w:sz w:val="20"/>
                <w:szCs w:val="20"/>
                <w:highlight w:val="yellow"/>
              </w:rPr>
              <w:t>&gt;</w:t>
            </w:r>
            <w:r w:rsidRPr="00E33D85">
              <w:rPr>
                <w:rFonts w:cs="Consolas"/>
                <w:color w:val="000000"/>
                <w:sz w:val="20"/>
                <w:szCs w:val="20"/>
                <w:highlight w:val="yellow"/>
              </w:rPr>
              <w:t>${Resource.msg('global.edit','locale',null)}</w:t>
            </w:r>
            <w:r w:rsidRPr="00E33D85">
              <w:rPr>
                <w:rFonts w:cs="Consolas"/>
                <w:color w:val="008080"/>
                <w:sz w:val="20"/>
                <w:szCs w:val="20"/>
                <w:highlight w:val="yellow"/>
              </w:rPr>
              <w:t>&lt;/</w:t>
            </w:r>
            <w:r w:rsidRPr="00E33D85">
              <w:rPr>
                <w:rFonts w:cs="Consolas"/>
                <w:color w:val="3F7F7F"/>
                <w:sz w:val="20"/>
                <w:szCs w:val="20"/>
                <w:highlight w:val="yellow"/>
              </w:rPr>
              <w:t>a</w:t>
            </w:r>
            <w:r w:rsidRPr="00E33D85">
              <w:rPr>
                <w:rFonts w:cs="Consolas"/>
                <w:color w:val="008080"/>
                <w:sz w:val="20"/>
                <w:szCs w:val="20"/>
                <w:highlight w:val="yellow"/>
              </w:rPr>
              <w:t>&gt;&lt;/</w:t>
            </w:r>
            <w:r w:rsidRPr="00E33D85">
              <w:rPr>
                <w:rFonts w:cs="Consolas"/>
                <w:color w:val="3F7F7F"/>
                <w:sz w:val="20"/>
                <w:szCs w:val="20"/>
                <w:highlight w:val="yellow"/>
              </w:rPr>
              <w:t>isif</w:t>
            </w:r>
            <w:r w:rsidRPr="00E33D85">
              <w:rPr>
                <w:rFonts w:cs="Consolas"/>
                <w:color w:val="008080"/>
                <w:sz w:val="20"/>
                <w:szCs w:val="20"/>
                <w:highlight w:val="yellow"/>
              </w:rPr>
              <w:t>&gt;</w:t>
            </w:r>
          </w:p>
          <w:p w14:paraId="064EAA20" w14:textId="7A3779F7" w:rsidR="0016682E" w:rsidRPr="00E33D85" w:rsidRDefault="0016682E" w:rsidP="0016682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isif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"${loopstate.first}"</w:t>
            </w:r>
            <w:r w:rsidRPr="00E33D85">
              <w:rPr>
                <w:rFonts w:cs="Consolas"/>
                <w:color w:val="008080"/>
                <w:sz w:val="20"/>
                <w:szCs w:val="20"/>
              </w:rPr>
              <w:t>&gt;&lt;</w:t>
            </w:r>
            <w:r w:rsidRPr="00E33D85">
              <w:rPr>
                <w:rFonts w:cs="Consolas"/>
                <w:color w:val="3F7F7F"/>
                <w:sz w:val="20"/>
                <w:szCs w:val="20"/>
              </w:rPr>
              <w:t>span</w:t>
            </w:r>
            <w:r w:rsidRPr="00E33D85">
              <w:rPr>
                <w:rFonts w:cs="Consolas"/>
                <w:color w:val="008080"/>
                <w:sz w:val="20"/>
                <w:szCs w:val="20"/>
              </w:rPr>
              <w:t>&gt;</w:t>
            </w:r>
            <w:r w:rsidRPr="00E33D85">
              <w:rPr>
                <w:rFonts w:cs="Consolas"/>
                <w:color w:val="000000"/>
                <w:sz w:val="20"/>
                <w:szCs w:val="20"/>
              </w:rPr>
              <w:t>${Resource.msg('minibillinginfo.paymentmethod','checkout',null)}</w:t>
            </w:r>
            <w:r w:rsidRPr="00E33D85">
              <w:rPr>
                <w:rFonts w:cs="Consolas"/>
                <w:color w:val="008080"/>
                <w:sz w:val="20"/>
                <w:szCs w:val="20"/>
              </w:rPr>
              <w:t>&lt;/</w:t>
            </w:r>
            <w:r w:rsidRPr="00E33D85">
              <w:rPr>
                <w:rFonts w:cs="Consolas"/>
                <w:color w:val="3F7F7F"/>
                <w:sz w:val="20"/>
                <w:szCs w:val="20"/>
              </w:rPr>
              <w:t>span</w:t>
            </w:r>
            <w:r w:rsidRPr="00E33D85">
              <w:rPr>
                <w:rFonts w:cs="Consolas"/>
                <w:color w:val="008080"/>
                <w:sz w:val="20"/>
                <w:szCs w:val="20"/>
              </w:rPr>
              <w:t>&gt;&lt;/</w:t>
            </w:r>
            <w:r w:rsidRPr="00E33D85">
              <w:rPr>
                <w:rFonts w:cs="Consolas"/>
                <w:color w:val="3F7F7F"/>
                <w:sz w:val="20"/>
                <w:szCs w:val="20"/>
              </w:rPr>
              <w:t>isif</w:t>
            </w:r>
            <w:r w:rsidRPr="00E33D85">
              <w:rPr>
                <w:rFonts w:cs="Consolas"/>
                <w:color w:val="008080"/>
                <w:sz w:val="20"/>
                <w:szCs w:val="20"/>
              </w:rPr>
              <w:t>&gt;</w:t>
            </w:r>
          </w:p>
          <w:p w14:paraId="12E14320" w14:textId="77777777" w:rsidR="0016682E" w:rsidRPr="00E33D85" w:rsidRDefault="0016682E" w:rsidP="0016682E">
            <w:pPr>
              <w:autoSpaceDE w:val="0"/>
              <w:autoSpaceDN w:val="0"/>
              <w:spacing w:after="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shd w:val="clear" w:color="auto" w:fill="C0C0C0"/>
              </w:rPr>
              <w:t>h3</w:t>
            </w:r>
            <w:r w:rsidRPr="00E33D85">
              <w:rPr>
                <w:rFonts w:cs="Consolas"/>
                <w:color w:val="008080"/>
                <w:sz w:val="20"/>
                <w:szCs w:val="20"/>
              </w:rPr>
              <w:t>&gt;</w:t>
            </w:r>
          </w:p>
          <w:p w14:paraId="66D8F0A0" w14:textId="77777777" w:rsidR="0016682E" w:rsidRPr="00E33D85" w:rsidRDefault="0016682E" w:rsidP="005C1822">
            <w:pPr>
              <w:pStyle w:val="BodyText"/>
            </w:pPr>
          </w:p>
        </w:tc>
      </w:tr>
    </w:tbl>
    <w:p w14:paraId="68EA4695" w14:textId="77777777" w:rsidR="00BB328D" w:rsidRPr="00E33D85" w:rsidRDefault="00BB328D" w:rsidP="004F597D">
      <w:pPr>
        <w:pStyle w:val="Heading6"/>
        <w:ind w:left="0"/>
        <w:rPr>
          <w:rFonts w:asciiTheme="minorHAnsi" w:hAnsiTheme="minorHAnsi"/>
        </w:rPr>
      </w:pPr>
      <w:r w:rsidRPr="00E33D85">
        <w:rPr>
          <w:rFonts w:asciiTheme="minorHAnsi" w:hAnsiTheme="minorHAnsi"/>
        </w:rPr>
        <w:t>Update “miniSum</w:t>
      </w:r>
      <w:r w:rsidR="001C6411" w:rsidRPr="00E33D85">
        <w:rPr>
          <w:rFonts w:asciiTheme="minorHAnsi" w:hAnsiTheme="minorHAnsi"/>
        </w:rPr>
        <w:t>m</w:t>
      </w:r>
      <w:r w:rsidRPr="00E33D85">
        <w:rPr>
          <w:rFonts w:asciiTheme="minorHAnsi" w:hAnsiTheme="minorHAnsi"/>
        </w:rPr>
        <w:t xml:space="preserve">ary.isml” </w:t>
      </w:r>
    </w:p>
    <w:p w14:paraId="7EA2A1E2" w14:textId="77777777" w:rsidR="00BB328D" w:rsidRPr="00E33D85" w:rsidRDefault="00BB328D" w:rsidP="005C1822">
      <w:pPr>
        <w:pStyle w:val="BodyText"/>
        <w:numPr>
          <w:ilvl w:val="0"/>
          <w:numId w:val="26"/>
        </w:numPr>
      </w:pPr>
      <w:r w:rsidRPr="00E33D85">
        <w:t>Add below code snippet just above this line &lt;isif condition="${!empty(pdict.checkoutstep)}"&gt;</w:t>
      </w:r>
    </w:p>
    <w:tbl>
      <w:tblPr>
        <w:tblStyle w:val="TableGrid"/>
        <w:tblW w:w="0" w:type="auto"/>
        <w:tblLook w:val="04A0" w:firstRow="1" w:lastRow="0" w:firstColumn="1" w:lastColumn="0" w:noHBand="0" w:noVBand="1"/>
      </w:tblPr>
      <w:tblGrid>
        <w:gridCol w:w="10296"/>
      </w:tblGrid>
      <w:tr w:rsidR="00BB328D" w:rsidRPr="00E33D85" w14:paraId="06DFC594" w14:textId="77777777" w:rsidTr="00F1407C">
        <w:tc>
          <w:tcPr>
            <w:tcW w:w="10296" w:type="dxa"/>
          </w:tcPr>
          <w:p w14:paraId="4029608D" w14:textId="77777777" w:rsidR="00BB328D" w:rsidRPr="00E33D85" w:rsidRDefault="00BB328D" w:rsidP="005C1822">
            <w:pPr>
              <w:pStyle w:val="BodyText"/>
              <w:rPr>
                <w:highlight w:val="yellow"/>
              </w:rPr>
            </w:pPr>
            <w:r w:rsidRPr="00E33D85">
              <w:rPr>
                <w:highlight w:val="yellow"/>
              </w:rPr>
              <w:t>&lt;isif condition="${!empty(pdict.Basket)}"&gt;</w:t>
            </w:r>
          </w:p>
          <w:p w14:paraId="0E69C809" w14:textId="77777777" w:rsidR="00BB328D" w:rsidRPr="00E33D85" w:rsidRDefault="00BB328D" w:rsidP="005C1822">
            <w:pPr>
              <w:pStyle w:val="BodyText"/>
              <w:rPr>
                <w:highlight w:val="yellow"/>
              </w:rPr>
            </w:pPr>
            <w:r w:rsidRPr="00E33D85">
              <w:rPr>
                <w:highlight w:val="yellow"/>
              </w:rPr>
              <w:t>&lt;isset name="lineCtnr" value="${pdict.Basket}" scope="page"/&gt;</w:t>
            </w:r>
          </w:p>
          <w:p w14:paraId="0B2BA756" w14:textId="77777777" w:rsidR="00BB328D" w:rsidRPr="00E33D85" w:rsidRDefault="00BB328D" w:rsidP="005C1822">
            <w:pPr>
              <w:pStyle w:val="BodyText"/>
              <w:rPr>
                <w:highlight w:val="yellow"/>
              </w:rPr>
            </w:pPr>
            <w:r w:rsidRPr="00E33D85">
              <w:rPr>
                <w:highlight w:val="yellow"/>
              </w:rPr>
              <w:t>&lt;iselseif condition="${!empty(pdict.Order)}"&gt;</w:t>
            </w:r>
          </w:p>
          <w:p w14:paraId="24BF4C36" w14:textId="77777777" w:rsidR="00BB328D" w:rsidRPr="00E33D85" w:rsidRDefault="00BB328D" w:rsidP="005C1822">
            <w:pPr>
              <w:pStyle w:val="BodyText"/>
              <w:rPr>
                <w:highlight w:val="yellow"/>
              </w:rPr>
            </w:pPr>
            <w:r w:rsidRPr="00E33D85">
              <w:rPr>
                <w:highlight w:val="yellow"/>
              </w:rPr>
              <w:t>&lt;isset name="lineCtnr" value="${pdict.Order}" scope="page"/&gt;</w:t>
            </w:r>
          </w:p>
          <w:p w14:paraId="59DB6F69" w14:textId="77777777" w:rsidR="00BB328D" w:rsidRPr="00E33D85" w:rsidRDefault="00BB328D" w:rsidP="005C1822">
            <w:pPr>
              <w:pStyle w:val="BodyText"/>
            </w:pPr>
            <w:r w:rsidRPr="00E33D85">
              <w:rPr>
                <w:highlight w:val="yellow"/>
              </w:rPr>
              <w:t>&lt;/isif&gt;</w:t>
            </w:r>
          </w:p>
          <w:p w14:paraId="524DE709" w14:textId="77777777" w:rsidR="00BB328D" w:rsidRPr="00E33D85" w:rsidRDefault="00BB328D" w:rsidP="005C1822">
            <w:pPr>
              <w:pStyle w:val="BodyText"/>
            </w:pPr>
          </w:p>
          <w:p w14:paraId="11A52096" w14:textId="77777777" w:rsidR="00BB328D" w:rsidRPr="00E33D85" w:rsidRDefault="00BB328D" w:rsidP="005C1822">
            <w:pPr>
              <w:pStyle w:val="BodyText"/>
            </w:pPr>
            <w:r w:rsidRPr="00E33D85">
              <w:t>&lt;isif condition="${!empty(pdict.checkoutstep)}"&gt;</w:t>
            </w:r>
          </w:p>
        </w:tc>
      </w:tr>
    </w:tbl>
    <w:p w14:paraId="51AB8340" w14:textId="77777777" w:rsidR="00BB328D" w:rsidRPr="00E33D85" w:rsidRDefault="00BB328D" w:rsidP="005C1822">
      <w:pPr>
        <w:pStyle w:val="BodyText"/>
        <w:numPr>
          <w:ilvl w:val="0"/>
          <w:numId w:val="26"/>
        </w:numPr>
      </w:pPr>
      <w:r w:rsidRPr="00E33D85">
        <w:t>Replace the line with below line &lt;isif condition="${checkoutstep &lt;= 5}"&gt;</w:t>
      </w:r>
    </w:p>
    <w:tbl>
      <w:tblPr>
        <w:tblStyle w:val="TableGrid"/>
        <w:tblW w:w="0" w:type="auto"/>
        <w:tblLook w:val="04A0" w:firstRow="1" w:lastRow="0" w:firstColumn="1" w:lastColumn="0" w:noHBand="0" w:noVBand="1"/>
      </w:tblPr>
      <w:tblGrid>
        <w:gridCol w:w="10296"/>
      </w:tblGrid>
      <w:tr w:rsidR="00BB328D" w:rsidRPr="00E33D85" w14:paraId="437AEABC" w14:textId="77777777" w:rsidTr="00F1407C">
        <w:tc>
          <w:tcPr>
            <w:tcW w:w="10296" w:type="dxa"/>
          </w:tcPr>
          <w:p w14:paraId="3BD708D7" w14:textId="77777777" w:rsidR="00BB328D" w:rsidRPr="00E33D85" w:rsidRDefault="00BB328D" w:rsidP="005C1822">
            <w:pPr>
              <w:pStyle w:val="BodyText"/>
            </w:pPr>
            <w:r w:rsidRPr="00E33D85">
              <w:rPr>
                <w:highlight w:val="yellow"/>
              </w:rPr>
              <w:t>&lt;isif condition="${checkoutstep &lt;= 6}"&gt;</w:t>
            </w:r>
          </w:p>
        </w:tc>
      </w:tr>
    </w:tbl>
    <w:p w14:paraId="5D8C04D6" w14:textId="77777777"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E33D85" w14:paraId="1128040A" w14:textId="77777777" w:rsidTr="00F1407C">
        <w:tc>
          <w:tcPr>
            <w:tcW w:w="10296" w:type="dxa"/>
          </w:tcPr>
          <w:p w14:paraId="5FA27E13" w14:textId="77777777" w:rsidR="00BB328D" w:rsidRPr="00E33D85" w:rsidRDefault="00BB328D" w:rsidP="005C1822">
            <w:pPr>
              <w:pStyle w:val="BodyText"/>
            </w:pPr>
            <w:r w:rsidRPr="00E33D85">
              <w:t>&lt;isif condition="${</w:t>
            </w:r>
            <w:r w:rsidRPr="00E33D85">
              <w:rPr>
                <w:highlight w:val="yellow"/>
              </w:rPr>
              <w:t>lineCtnr</w:t>
            </w:r>
            <w:r w:rsidRPr="00E33D85">
              <w:t>.productLineItems.size() == 0 &amp;&amp;</w:t>
            </w:r>
            <w:r w:rsidRPr="00E33D85">
              <w:rPr>
                <w:highlight w:val="yellow"/>
              </w:rPr>
              <w:t>lineCtnr</w:t>
            </w:r>
            <w:r w:rsidRPr="00E33D85">
              <w:t>.giftCertificateLineItems.size() == 1}"&gt;</w:t>
            </w:r>
          </w:p>
          <w:p w14:paraId="77CB9429" w14:textId="77777777" w:rsidR="00BB328D" w:rsidRPr="00E33D85" w:rsidRDefault="00BB328D" w:rsidP="005C1822">
            <w:pPr>
              <w:pStyle w:val="BodyText"/>
            </w:pPr>
            <w:r w:rsidRPr="00E33D85">
              <w:t xml:space="preserve">&lt;isset name="editUrl" value="${URLUtils.url('GiftCert-Edit','GiftCertificateLineItemID', </w:t>
            </w:r>
            <w:r w:rsidRPr="00E33D85">
              <w:rPr>
                <w:highlight w:val="yellow"/>
              </w:rPr>
              <w:t>lineCtnr</w:t>
            </w:r>
            <w:r w:rsidRPr="00E33D85">
              <w:t>.giftCertificateLineItems[0].UUID)}" scope="page"/&gt;</w:t>
            </w:r>
          </w:p>
          <w:p w14:paraId="57FFF35C" w14:textId="77777777" w:rsidR="00BB328D" w:rsidRPr="00E33D85" w:rsidRDefault="00BB328D" w:rsidP="005C1822">
            <w:pPr>
              <w:pStyle w:val="BodyText"/>
            </w:pPr>
            <w:r w:rsidRPr="00E33D85">
              <w:t>&lt;/isif&gt;</w:t>
            </w:r>
          </w:p>
        </w:tc>
      </w:tr>
    </w:tbl>
    <w:p w14:paraId="472FB186" w14:textId="77777777" w:rsidR="00BB328D" w:rsidRPr="00E33D85" w:rsidRDefault="00BB328D" w:rsidP="005C1822">
      <w:pPr>
        <w:pStyle w:val="BodyText"/>
        <w:numPr>
          <w:ilvl w:val="0"/>
          <w:numId w:val="26"/>
        </w:numPr>
      </w:pPr>
      <w:r w:rsidRPr="00E33D85">
        <w:t>Replace the line with below  ${Resource.msg('summary.title','checkout',null)} &lt;a class="section-header-note" href="${editUrl}"&gt;${Resource.msg('global.edit','locale',null)}&lt;/a&gt;</w:t>
      </w:r>
    </w:p>
    <w:tbl>
      <w:tblPr>
        <w:tblStyle w:val="TableGrid"/>
        <w:tblW w:w="0" w:type="auto"/>
        <w:tblLook w:val="04A0" w:firstRow="1" w:lastRow="0" w:firstColumn="1" w:lastColumn="0" w:noHBand="0" w:noVBand="1"/>
      </w:tblPr>
      <w:tblGrid>
        <w:gridCol w:w="10296"/>
      </w:tblGrid>
      <w:tr w:rsidR="00BB328D" w:rsidRPr="00E33D85" w14:paraId="02BDECAA" w14:textId="77777777" w:rsidTr="00F1407C">
        <w:tc>
          <w:tcPr>
            <w:tcW w:w="10296" w:type="dxa"/>
          </w:tcPr>
          <w:p w14:paraId="0BBA3CDF" w14:textId="77777777" w:rsidR="00BB328D" w:rsidRPr="00E33D85" w:rsidRDefault="00BB328D" w:rsidP="005C1822">
            <w:pPr>
              <w:pStyle w:val="BodyText"/>
            </w:pPr>
            <w:r w:rsidRPr="00E33D85">
              <w:rPr>
                <w:highlight w:val="yellow"/>
              </w:rPr>
              <w:t>${Resource.msg('summary.title','checkout',null)} &lt;isif condition="${!empty(pdict.Basket)}"&gt;&lt;a class="section-header-note" href="${editUrl}"&gt;${Resource.msg('global.edit','locale',null)}&lt;/a&gt;&lt;/isif&gt;</w:t>
            </w:r>
          </w:p>
        </w:tc>
      </w:tr>
    </w:tbl>
    <w:p w14:paraId="4B2CEB55" w14:textId="77777777" w:rsidR="00BB328D" w:rsidRPr="00E33D85" w:rsidRDefault="00BB328D" w:rsidP="005C1822">
      <w:pPr>
        <w:pStyle w:val="BodyText"/>
        <w:numPr>
          <w:ilvl w:val="0"/>
          <w:numId w:val="26"/>
        </w:numPr>
      </w:pPr>
      <w:r w:rsidRPr="00E33D85">
        <w:t>Update the DIV “checkout-mini-cart” with below code</w:t>
      </w:r>
    </w:p>
    <w:tbl>
      <w:tblPr>
        <w:tblStyle w:val="TableGrid"/>
        <w:tblW w:w="0" w:type="auto"/>
        <w:tblLook w:val="04A0" w:firstRow="1" w:lastRow="0" w:firstColumn="1" w:lastColumn="0" w:noHBand="0" w:noVBand="1"/>
      </w:tblPr>
      <w:tblGrid>
        <w:gridCol w:w="10296"/>
      </w:tblGrid>
      <w:tr w:rsidR="00BB328D" w:rsidRPr="00E33D85" w14:paraId="6609D9C9" w14:textId="77777777" w:rsidTr="00F1407C">
        <w:tc>
          <w:tcPr>
            <w:tcW w:w="10296" w:type="dxa"/>
          </w:tcPr>
          <w:p w14:paraId="154CF0DA" w14:textId="77777777" w:rsidR="00BB328D" w:rsidRPr="00E33D85" w:rsidRDefault="00BB328D" w:rsidP="005C1822">
            <w:pPr>
              <w:pStyle w:val="BodyText"/>
            </w:pPr>
            <w:r w:rsidRPr="00E33D85">
              <w:t>&lt;div class="checkout-mini-cart"&gt;</w:t>
            </w:r>
          </w:p>
          <w:p w14:paraId="43C0A4ED" w14:textId="77777777" w:rsidR="00BB328D" w:rsidRPr="00E33D85" w:rsidRDefault="00BB328D" w:rsidP="005C1822">
            <w:pPr>
              <w:pStyle w:val="BodyText"/>
            </w:pPr>
            <w:r w:rsidRPr="00E33D85">
              <w:t xml:space="preserve">&lt;isif condition="${checkoutstep  != </w:t>
            </w:r>
            <w:r w:rsidRPr="00E33D85">
              <w:rPr>
                <w:highlight w:val="yellow"/>
              </w:rPr>
              <w:t>5 &amp;&amp; checkoutstep  != 6</w:t>
            </w:r>
            <w:r w:rsidRPr="00E33D85">
              <w:t>}"&gt;</w:t>
            </w:r>
          </w:p>
          <w:p w14:paraId="5083E7BF" w14:textId="77777777" w:rsidR="00BB328D" w:rsidRPr="00E33D85" w:rsidRDefault="00BB328D" w:rsidP="005C1822">
            <w:pPr>
              <w:pStyle w:val="BodyText"/>
            </w:pPr>
            <w:r w:rsidRPr="00E33D85">
              <w:t>&lt;isminilineitems p_lineitemctnr="${</w:t>
            </w:r>
            <w:r w:rsidRPr="00E33D85">
              <w:rPr>
                <w:highlight w:val="yellow"/>
              </w:rPr>
              <w:t>lineCtnr</w:t>
            </w:r>
            <w:r w:rsidRPr="00E33D85">
              <w:t>}"/&gt;</w:t>
            </w:r>
          </w:p>
          <w:p w14:paraId="6F5E6772" w14:textId="77777777" w:rsidR="00BB328D" w:rsidRPr="00E33D85" w:rsidRDefault="00BB328D" w:rsidP="005C1822">
            <w:pPr>
              <w:pStyle w:val="BodyText"/>
            </w:pPr>
            <w:r w:rsidRPr="00E33D85">
              <w:t>&lt;/isif&gt;</w:t>
            </w:r>
          </w:p>
          <w:p w14:paraId="13B3712F" w14:textId="77777777" w:rsidR="00BB328D" w:rsidRPr="00E33D85" w:rsidRDefault="00BB328D" w:rsidP="005C1822">
            <w:pPr>
              <w:pStyle w:val="BodyText"/>
            </w:pPr>
            <w:r w:rsidRPr="00E33D85">
              <w:t>&lt;/div&gt;</w:t>
            </w:r>
          </w:p>
        </w:tc>
      </w:tr>
    </w:tbl>
    <w:p w14:paraId="22F4D953" w14:textId="77777777" w:rsidR="00BB328D" w:rsidRPr="00E33D85" w:rsidRDefault="00BB328D" w:rsidP="005C1822">
      <w:pPr>
        <w:pStyle w:val="BodyText"/>
        <w:numPr>
          <w:ilvl w:val="0"/>
          <w:numId w:val="26"/>
        </w:numPr>
      </w:pPr>
      <w:r w:rsidRPr="00E33D85">
        <w:t>Update the DIV “</w:t>
      </w:r>
      <w:r w:rsidR="000E0FBE" w:rsidRPr="00E33D85">
        <w:t>checkout-order-totals</w:t>
      </w:r>
      <w:r w:rsidRPr="00E33D85">
        <w:t>” with below code</w:t>
      </w:r>
    </w:p>
    <w:tbl>
      <w:tblPr>
        <w:tblStyle w:val="TableGrid"/>
        <w:tblW w:w="0" w:type="auto"/>
        <w:tblLook w:val="04A0" w:firstRow="1" w:lastRow="0" w:firstColumn="1" w:lastColumn="0" w:noHBand="0" w:noVBand="1"/>
      </w:tblPr>
      <w:tblGrid>
        <w:gridCol w:w="10296"/>
      </w:tblGrid>
      <w:tr w:rsidR="00BB328D" w:rsidRPr="00E33D85" w14:paraId="7EC3C002" w14:textId="77777777" w:rsidTr="00F1407C">
        <w:tc>
          <w:tcPr>
            <w:tcW w:w="10296" w:type="dxa"/>
          </w:tcPr>
          <w:p w14:paraId="26420ECF" w14:textId="77777777" w:rsidR="00BB328D" w:rsidRPr="00E33D85" w:rsidRDefault="00BB328D" w:rsidP="005C1822">
            <w:pPr>
              <w:pStyle w:val="BodyText"/>
            </w:pPr>
            <w:r w:rsidRPr="00E33D85">
              <w:t>&lt;div class=" checkout-order-totals"&gt;</w:t>
            </w:r>
          </w:p>
          <w:p w14:paraId="4F3EE3E1" w14:textId="77777777" w:rsidR="00BB328D" w:rsidRPr="00E33D85" w:rsidRDefault="00BB328D" w:rsidP="005C1822">
            <w:pPr>
              <w:pStyle w:val="BodyText"/>
            </w:pPr>
            <w:r w:rsidRPr="00E33D85">
              <w:t>&lt;isif condition="${</w:t>
            </w:r>
            <w:r w:rsidRPr="00E33D85">
              <w:rPr>
                <w:highlight w:val="yellow"/>
              </w:rPr>
              <w:t>checkoutstep == 6</w:t>
            </w:r>
            <w:r w:rsidRPr="00E33D85">
              <w:t>}"&gt;</w:t>
            </w:r>
          </w:p>
          <w:p w14:paraId="3AB90FEC" w14:textId="77777777" w:rsidR="00BB328D" w:rsidRPr="00E33D85" w:rsidRDefault="00BB328D" w:rsidP="005C1822">
            <w:pPr>
              <w:pStyle w:val="BodyText"/>
            </w:pPr>
            <w:r w:rsidRPr="00E33D85">
              <w:t>&lt;isordertotals p_lineitemctnr="${</w:t>
            </w:r>
            <w:r w:rsidRPr="00E33D85">
              <w:rPr>
                <w:highlight w:val="yellow"/>
              </w:rPr>
              <w:t>lineCtnr</w:t>
            </w:r>
            <w:r w:rsidRPr="00E33D85">
              <w:t>}" p_showshipmentinfo="${true}" p_shipmenteditable="${</w:t>
            </w:r>
            <w:r w:rsidRPr="00E33D85">
              <w:rPr>
                <w:highlight w:val="yellow"/>
              </w:rPr>
              <w:t>false</w:t>
            </w:r>
            <w:r w:rsidRPr="00E33D85">
              <w:t>}" p_totallabel="${Resource.msg('global.ordertotal','locale',null)}"/&gt;</w:t>
            </w:r>
          </w:p>
          <w:p w14:paraId="68A49AC3" w14:textId="77777777" w:rsidR="00BB328D" w:rsidRPr="00E33D85" w:rsidRDefault="00BB328D" w:rsidP="005C1822">
            <w:pPr>
              <w:pStyle w:val="BodyText"/>
              <w:rPr>
                <w:highlight w:val="yellow"/>
              </w:rPr>
            </w:pPr>
            <w:r w:rsidRPr="00E33D85">
              <w:rPr>
                <w:highlight w:val="yellow"/>
              </w:rPr>
              <w:lastRenderedPageBreak/>
              <w:t>&lt;iselseif condition="${checkoutstep &gt; 3}"&gt;</w:t>
            </w:r>
          </w:p>
          <w:p w14:paraId="0DD2165E" w14:textId="77777777" w:rsidR="00BB328D" w:rsidRPr="00E33D85" w:rsidRDefault="00BB328D" w:rsidP="005C1822">
            <w:pPr>
              <w:pStyle w:val="BodyText"/>
            </w:pPr>
            <w:r w:rsidRPr="00E33D85">
              <w:rPr>
                <w:highlight w:val="yellow"/>
              </w:rPr>
              <w:t>&lt;isordertotals p_lineitemctnr="${lineCtnr}" p_showshipmentinfo="${true}" p_shipmenteditable="${true}" p_totallabel="${Resource.msg('global.ordertotal','locale',null)}"/&gt;</w:t>
            </w:r>
          </w:p>
          <w:p w14:paraId="4FB0BA5C" w14:textId="77777777" w:rsidR="00BB328D" w:rsidRPr="00E33D85" w:rsidRDefault="00BB328D" w:rsidP="005C1822">
            <w:pPr>
              <w:pStyle w:val="BodyText"/>
            </w:pPr>
            <w:r w:rsidRPr="00E33D85">
              <w:t>&lt;iselse/&gt;</w:t>
            </w:r>
          </w:p>
          <w:p w14:paraId="49EA4DB0" w14:textId="77777777" w:rsidR="00BB328D" w:rsidRPr="00E33D85" w:rsidRDefault="00BB328D" w:rsidP="005C1822">
            <w:pPr>
              <w:pStyle w:val="BodyText"/>
            </w:pPr>
            <w:r w:rsidRPr="00E33D85">
              <w:t>&lt;isordertotals p_lineitemctnr="${</w:t>
            </w:r>
            <w:r w:rsidRPr="00E33D85">
              <w:rPr>
                <w:highlight w:val="yellow"/>
              </w:rPr>
              <w:t>lineCtnr</w:t>
            </w:r>
            <w:r w:rsidRPr="00E33D85">
              <w:t>}" p_showshipmentinfo="${false}" p_shipmenteditable="${false}" p_totallabel="${Resource.msg('global.estimatedtotal','locale',null)}"/&gt;</w:t>
            </w:r>
          </w:p>
          <w:p w14:paraId="3CB332DA" w14:textId="77777777" w:rsidR="00BB328D" w:rsidRPr="00E33D85" w:rsidRDefault="00BB328D" w:rsidP="005C1822">
            <w:pPr>
              <w:pStyle w:val="BodyText"/>
            </w:pPr>
            <w:r w:rsidRPr="00E33D85">
              <w:tab/>
              <w:t>&lt;/isif&gt;</w:t>
            </w:r>
          </w:p>
          <w:p w14:paraId="41B2ADD6" w14:textId="77777777" w:rsidR="00BB328D" w:rsidRPr="00E33D85" w:rsidRDefault="00BB328D" w:rsidP="005C1822">
            <w:pPr>
              <w:pStyle w:val="BodyText"/>
            </w:pPr>
            <w:r w:rsidRPr="00E33D85">
              <w:t>&lt;/div&gt;</w:t>
            </w:r>
          </w:p>
        </w:tc>
      </w:tr>
    </w:tbl>
    <w:p w14:paraId="36AA01B1" w14:textId="77777777" w:rsidR="00BB328D" w:rsidRPr="00E33D85" w:rsidRDefault="00BB328D" w:rsidP="004F597D">
      <w:pPr>
        <w:pStyle w:val="Heading6"/>
        <w:ind w:left="0"/>
        <w:rPr>
          <w:rFonts w:asciiTheme="minorHAnsi" w:hAnsiTheme="minorHAnsi"/>
        </w:rPr>
      </w:pPr>
      <w:r w:rsidRPr="00E33D85">
        <w:rPr>
          <w:rFonts w:asciiTheme="minorHAnsi" w:hAnsiTheme="minorHAnsi"/>
        </w:rPr>
        <w:lastRenderedPageBreak/>
        <w:t xml:space="preserve">Update “minshipments.isml” </w:t>
      </w:r>
    </w:p>
    <w:p w14:paraId="330FAB9C" w14:textId="77777777" w:rsidR="00BB328D" w:rsidRPr="00E33D85" w:rsidRDefault="00BB328D" w:rsidP="005C1822">
      <w:pPr>
        <w:pStyle w:val="BodyText"/>
        <w:numPr>
          <w:ilvl w:val="0"/>
          <w:numId w:val="26"/>
        </w:numPr>
      </w:pPr>
      <w:r w:rsidRPr="00E33D85">
        <w:t>Replace  this line  &lt;isset name="Shipments" value="${pdict.Basket.shipments}" scope="page"/&gt; with below code snippet</w:t>
      </w:r>
    </w:p>
    <w:tbl>
      <w:tblPr>
        <w:tblStyle w:val="TableGrid"/>
        <w:tblW w:w="0" w:type="auto"/>
        <w:tblLook w:val="04A0" w:firstRow="1" w:lastRow="0" w:firstColumn="1" w:lastColumn="0" w:noHBand="0" w:noVBand="1"/>
      </w:tblPr>
      <w:tblGrid>
        <w:gridCol w:w="10296"/>
      </w:tblGrid>
      <w:tr w:rsidR="00BB328D" w:rsidRPr="00E33D85" w14:paraId="73874E47" w14:textId="77777777" w:rsidTr="00F1407C">
        <w:tc>
          <w:tcPr>
            <w:tcW w:w="10296" w:type="dxa"/>
          </w:tcPr>
          <w:p w14:paraId="7B373E02" w14:textId="77777777" w:rsidR="00BB328D" w:rsidRPr="00E33D85" w:rsidRDefault="00BB328D" w:rsidP="005C1822">
            <w:pPr>
              <w:pStyle w:val="BodyText"/>
              <w:rPr>
                <w:highlight w:val="yellow"/>
              </w:rPr>
            </w:pPr>
            <w:r w:rsidRPr="00E33D85">
              <w:rPr>
                <w:highlight w:val="yellow"/>
              </w:rPr>
              <w:t>&lt;isif condition="${!empty(pdict.Basket)}"&gt;</w:t>
            </w:r>
          </w:p>
          <w:p w14:paraId="1152D7BA" w14:textId="77777777" w:rsidR="00BB328D" w:rsidRPr="00E33D85" w:rsidRDefault="00BB328D" w:rsidP="005C1822">
            <w:pPr>
              <w:pStyle w:val="BodyText"/>
              <w:rPr>
                <w:highlight w:val="yellow"/>
              </w:rPr>
            </w:pPr>
            <w:r w:rsidRPr="00E33D85">
              <w:rPr>
                <w:highlight w:val="yellow"/>
              </w:rPr>
              <w:t>&lt;isset name="lineCtnr" value="${pdict.Basket}" scope="page"/&gt;</w:t>
            </w:r>
          </w:p>
          <w:p w14:paraId="322ABDEF" w14:textId="77777777" w:rsidR="00BB328D" w:rsidRPr="00E33D85" w:rsidRDefault="00BB328D" w:rsidP="005C1822">
            <w:pPr>
              <w:pStyle w:val="BodyText"/>
              <w:rPr>
                <w:highlight w:val="yellow"/>
              </w:rPr>
            </w:pPr>
            <w:r w:rsidRPr="00E33D85">
              <w:rPr>
                <w:highlight w:val="yellow"/>
              </w:rPr>
              <w:t>&lt;isset name="Shipments" value="${lineCtnr.shipments}" scope="page"/&gt;</w:t>
            </w:r>
          </w:p>
          <w:p w14:paraId="2CC5389E" w14:textId="77777777" w:rsidR="00BB328D" w:rsidRPr="00E33D85" w:rsidRDefault="00BB328D" w:rsidP="005C1822">
            <w:pPr>
              <w:pStyle w:val="BodyText"/>
              <w:rPr>
                <w:highlight w:val="yellow"/>
              </w:rPr>
            </w:pPr>
            <w:r w:rsidRPr="00E33D85">
              <w:rPr>
                <w:highlight w:val="yellow"/>
              </w:rPr>
              <w:t>&lt;iselseif condition="${!empty(pdict.Order)}"&gt;</w:t>
            </w:r>
          </w:p>
          <w:p w14:paraId="2519C11E" w14:textId="77777777" w:rsidR="00BB328D" w:rsidRPr="00E33D85" w:rsidRDefault="00BB328D" w:rsidP="005C1822">
            <w:pPr>
              <w:pStyle w:val="BodyText"/>
              <w:rPr>
                <w:highlight w:val="yellow"/>
              </w:rPr>
            </w:pPr>
            <w:r w:rsidRPr="00E33D85">
              <w:rPr>
                <w:highlight w:val="yellow"/>
              </w:rPr>
              <w:t>&lt;isset name="lineCtnr" value="${pdict.Order}" scope="page"/&gt;</w:t>
            </w:r>
          </w:p>
          <w:p w14:paraId="68126CD2" w14:textId="77777777" w:rsidR="00BB328D" w:rsidRPr="00E33D85" w:rsidRDefault="00BB328D" w:rsidP="005C1822">
            <w:pPr>
              <w:pStyle w:val="BodyText"/>
              <w:rPr>
                <w:highlight w:val="yellow"/>
              </w:rPr>
            </w:pPr>
            <w:r w:rsidRPr="00E33D85">
              <w:rPr>
                <w:highlight w:val="yellow"/>
              </w:rPr>
              <w:t>&lt;isset name="Shipments" value="${pdict.Order.shipments}" scope="page"/&gt;</w:t>
            </w:r>
          </w:p>
          <w:p w14:paraId="25E594B9" w14:textId="77777777" w:rsidR="00BB328D" w:rsidRPr="00E33D85" w:rsidRDefault="00BB328D" w:rsidP="005C1822">
            <w:pPr>
              <w:pStyle w:val="BodyText"/>
            </w:pPr>
            <w:r w:rsidRPr="00E33D85">
              <w:rPr>
                <w:highlight w:val="yellow"/>
              </w:rPr>
              <w:t>&lt;/isif&gt;</w:t>
            </w:r>
          </w:p>
        </w:tc>
      </w:tr>
    </w:tbl>
    <w:p w14:paraId="28D2E82A" w14:textId="77777777"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E33D85" w14:paraId="20D986FC" w14:textId="77777777" w:rsidTr="00F1407C">
        <w:tc>
          <w:tcPr>
            <w:tcW w:w="10296" w:type="dxa"/>
          </w:tcPr>
          <w:p w14:paraId="3E215C2A" w14:textId="77777777" w:rsidR="00BB328D" w:rsidRPr="00E33D85" w:rsidRDefault="00BB328D" w:rsidP="005C1822">
            <w:pPr>
              <w:pStyle w:val="BodyText"/>
            </w:pPr>
            <w:r w:rsidRPr="00E33D85">
              <w:t>&lt;isif condition="${shipment.productLineItems.length &lt;= 0 || shipment.custom.shipmentType == null &amp;&amp; shipment.UUID==</w:t>
            </w:r>
            <w:r w:rsidRPr="00E33D85">
              <w:rPr>
                <w:highlight w:val="yellow"/>
              </w:rPr>
              <w:t>lineCtnr</w:t>
            </w:r>
            <w:r w:rsidRPr="00E33D85">
              <w:t>.defaultShipment.UUID &amp;&amp; !empty(shipment.shippingAddress) &amp;&amp; empty(shipment.shippingAddress.address1)}"&gt;</w:t>
            </w:r>
          </w:p>
        </w:tc>
      </w:tr>
      <w:tr w:rsidR="00BB328D" w:rsidRPr="00E33D85" w14:paraId="584C1743" w14:textId="77777777" w:rsidTr="00F1407C">
        <w:tc>
          <w:tcPr>
            <w:tcW w:w="10296" w:type="dxa"/>
          </w:tcPr>
          <w:p w14:paraId="541C2F36" w14:textId="77777777" w:rsidR="00BB328D" w:rsidRPr="00E33D85" w:rsidRDefault="00BB328D" w:rsidP="005C1822">
            <w:pPr>
              <w:pStyle w:val="BodyText"/>
            </w:pPr>
            <w:r w:rsidRPr="00E33D85">
              <w:t>&lt;isif condition="${Shipments.size() &gt; 1 &amp;&amp;</w:t>
            </w:r>
            <w:r w:rsidRPr="00E33D85">
              <w:rPr>
                <w:highlight w:val="yellow"/>
              </w:rPr>
              <w:t>lineCtnr</w:t>
            </w:r>
            <w:r w:rsidRPr="00E33D85">
              <w:t>.productLineItems.size() &gt; 0}"&gt;&lt;div class="name"&gt;${Resource.msgf('multishippingshipments.shipment','checkout',null, shipmentCount)}&lt;/div&gt;&lt;/isif&gt;</w:t>
            </w:r>
          </w:p>
        </w:tc>
      </w:tr>
    </w:tbl>
    <w:p w14:paraId="7A254DB6" w14:textId="77777777" w:rsidR="00BB328D" w:rsidRPr="00E33D85" w:rsidRDefault="00BB328D" w:rsidP="005C1822">
      <w:pPr>
        <w:pStyle w:val="BodyText"/>
        <w:numPr>
          <w:ilvl w:val="0"/>
          <w:numId w:val="26"/>
        </w:numPr>
      </w:pPr>
      <w:r w:rsidRPr="00E33D85">
        <w:t xml:space="preserve">Replace the line with below  &lt;a href="${editUrl}"  class="section-header-note"&gt;${Resource.msg('global.edit','locale',null)}&lt;/a&gt; twice in a file </w:t>
      </w:r>
    </w:p>
    <w:tbl>
      <w:tblPr>
        <w:tblStyle w:val="TableGrid"/>
        <w:tblW w:w="0" w:type="auto"/>
        <w:tblLook w:val="04A0" w:firstRow="1" w:lastRow="0" w:firstColumn="1" w:lastColumn="0" w:noHBand="0" w:noVBand="1"/>
      </w:tblPr>
      <w:tblGrid>
        <w:gridCol w:w="10296"/>
      </w:tblGrid>
      <w:tr w:rsidR="00BB328D" w:rsidRPr="00E33D85" w14:paraId="73DC725D" w14:textId="77777777" w:rsidTr="00F1407C">
        <w:tc>
          <w:tcPr>
            <w:tcW w:w="10296" w:type="dxa"/>
          </w:tcPr>
          <w:p w14:paraId="0423404C" w14:textId="77777777" w:rsidR="00BB328D" w:rsidRPr="00E33D85" w:rsidRDefault="00BB328D" w:rsidP="005C1822">
            <w:pPr>
              <w:pStyle w:val="BodyText"/>
            </w:pPr>
            <w:r w:rsidRPr="00E33D85">
              <w:t>&lt;iselseif condition="${shipment.custom.shipmentType == 'instore'}"/&gt;</w:t>
            </w:r>
          </w:p>
          <w:p w14:paraId="57665CC7" w14:textId="77777777" w:rsidR="00BB328D" w:rsidRPr="00E33D85" w:rsidRDefault="00BB328D" w:rsidP="005C1822">
            <w:pPr>
              <w:pStyle w:val="BodyText"/>
            </w:pPr>
            <w:r w:rsidRPr="00E33D85">
              <w:t>&lt;isset name="editUrl" value="${URLUtils.https('Cart-Show')}" scope="page"/&gt;</w:t>
            </w:r>
          </w:p>
          <w:p w14:paraId="0D022ED7" w14:textId="77777777"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14:paraId="27CB9AD7" w14:textId="77777777" w:rsidR="00BB328D" w:rsidRPr="00E33D85" w:rsidRDefault="00BB328D" w:rsidP="005C1822">
            <w:pPr>
              <w:pStyle w:val="BodyText"/>
            </w:pPr>
            <w:r w:rsidRPr="00E33D85">
              <w:t>${Resource.msg('cart.store.instorepickup','checkout',null)}</w:t>
            </w:r>
          </w:p>
          <w:p w14:paraId="48FFEE71" w14:textId="77777777" w:rsidR="00BB328D" w:rsidRPr="00E33D85" w:rsidRDefault="00BB328D" w:rsidP="005C1822">
            <w:pPr>
              <w:pStyle w:val="BodyText"/>
            </w:pPr>
            <w:r w:rsidRPr="00E33D85">
              <w:t>&lt;iselseif condition="${shipment.shippingAddress != null &amp;&amp;</w:t>
            </w:r>
            <w:r w:rsidRPr="00E33D85">
              <w:rPr>
                <w:highlight w:val="yellow"/>
              </w:rPr>
              <w:t>lineCtnr</w:t>
            </w:r>
            <w:r w:rsidRPr="00E33D85">
              <w:t>.productLineItems.size() &gt; 0}"/&gt;</w:t>
            </w:r>
            <w:r w:rsidRPr="00E33D85">
              <w:tab/>
            </w:r>
            <w:r w:rsidRPr="00E33D85">
              <w:tab/>
            </w:r>
          </w:p>
          <w:p w14:paraId="1D6B31B4" w14:textId="77777777"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14:paraId="345E9943" w14:textId="77777777" w:rsidR="00BB328D" w:rsidRPr="00E33D85" w:rsidRDefault="00BB328D" w:rsidP="005C1822">
            <w:pPr>
              <w:pStyle w:val="BodyText"/>
            </w:pPr>
            <w:r w:rsidRPr="00E33D85">
              <w:t>${Resource.msg('minishipments.shippingaddress','checkout',null)}</w:t>
            </w:r>
          </w:p>
          <w:p w14:paraId="2C2A7522" w14:textId="77777777" w:rsidR="00BB328D" w:rsidRPr="00E33D85" w:rsidRDefault="00BB328D" w:rsidP="005C1822">
            <w:pPr>
              <w:pStyle w:val="BodyText"/>
            </w:pPr>
            <w:r w:rsidRPr="00E33D85">
              <w:tab/>
            </w:r>
            <w:r w:rsidRPr="00E33D85">
              <w:tab/>
            </w:r>
            <w:r w:rsidRPr="00E33D85">
              <w:tab/>
            </w:r>
            <w:r w:rsidRPr="00E33D85">
              <w:tab/>
            </w:r>
            <w:r w:rsidRPr="00E33D85">
              <w:tab/>
              <w:t>&lt;/isif&gt;</w:t>
            </w:r>
          </w:p>
        </w:tc>
      </w:tr>
    </w:tbl>
    <w:p w14:paraId="6B1C51E5" w14:textId="77777777" w:rsidR="00BB328D" w:rsidRPr="00E33D85" w:rsidRDefault="00127BCB" w:rsidP="005C1822">
      <w:pPr>
        <w:pStyle w:val="BodyText"/>
        <w:numPr>
          <w:ilvl w:val="0"/>
          <w:numId w:val="26"/>
        </w:numPr>
      </w:pPr>
      <w:r w:rsidRPr="00E33D85">
        <w:t xml:space="preserve">Replace pdict.Basket with </w:t>
      </w:r>
      <w:r w:rsidRPr="00E33D85">
        <w:rPr>
          <w:highlight w:val="yellow"/>
        </w:rPr>
        <w:t>lineCtnr</w:t>
      </w:r>
      <w:r w:rsidRPr="00E33D85">
        <w:t xml:space="preserve"> at below line</w:t>
      </w:r>
    </w:p>
    <w:tbl>
      <w:tblPr>
        <w:tblStyle w:val="TableGrid"/>
        <w:tblW w:w="0" w:type="auto"/>
        <w:tblLook w:val="04A0" w:firstRow="1" w:lastRow="0" w:firstColumn="1" w:lastColumn="0" w:noHBand="0" w:noVBand="1"/>
      </w:tblPr>
      <w:tblGrid>
        <w:gridCol w:w="10296"/>
      </w:tblGrid>
      <w:tr w:rsidR="00BB328D" w:rsidRPr="00E33D85" w14:paraId="6C983145" w14:textId="77777777" w:rsidTr="00F1407C">
        <w:tc>
          <w:tcPr>
            <w:tcW w:w="10296" w:type="dxa"/>
          </w:tcPr>
          <w:p w14:paraId="387E9EA0" w14:textId="77777777" w:rsidR="00BB328D" w:rsidRPr="00E33D85" w:rsidRDefault="00BB328D" w:rsidP="005C1822">
            <w:pPr>
              <w:pStyle w:val="BodyText"/>
            </w:pPr>
            <w:r w:rsidRPr="00E33D85">
              <w:t>&lt;iselseif condition="${shipment.shippingAddress != null &amp;&amp;</w:t>
            </w:r>
            <w:r w:rsidRPr="00E33D85">
              <w:rPr>
                <w:highlight w:val="yellow"/>
              </w:rPr>
              <w:t>lineCtnr</w:t>
            </w:r>
            <w:r w:rsidRPr="00E33D85">
              <w:t>.productLineItems.size() &gt; 0}"&gt;</w:t>
            </w:r>
          </w:p>
        </w:tc>
      </w:tr>
    </w:tbl>
    <w:p w14:paraId="25A71968" w14:textId="77777777"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“ReportCheckout.isml” </w:t>
      </w:r>
    </w:p>
    <w:p w14:paraId="16866FA5" w14:textId="77777777" w:rsidR="00BB328D" w:rsidRPr="00E33D85" w:rsidRDefault="00BB328D" w:rsidP="005C1822">
      <w:pPr>
        <w:pStyle w:val="BodyText"/>
        <w:numPr>
          <w:ilvl w:val="0"/>
          <w:numId w:val="26"/>
        </w:numPr>
      </w:pPr>
      <w:r w:rsidRPr="00E33D85">
        <w:t>Add a condition after  this &lt;isset name="checkoutname" value="${pdict.checkoutname}" scope="page"/&gt; with below code snippet</w:t>
      </w:r>
    </w:p>
    <w:tbl>
      <w:tblPr>
        <w:tblStyle w:val="TableGrid"/>
        <w:tblW w:w="0" w:type="auto"/>
        <w:tblLook w:val="04A0" w:firstRow="1" w:lastRow="0" w:firstColumn="1" w:lastColumn="0" w:noHBand="0" w:noVBand="1"/>
      </w:tblPr>
      <w:tblGrid>
        <w:gridCol w:w="10296"/>
      </w:tblGrid>
      <w:tr w:rsidR="00BB328D" w:rsidRPr="00E33D85" w14:paraId="6340FCFA" w14:textId="77777777" w:rsidTr="00F1407C">
        <w:tc>
          <w:tcPr>
            <w:tcW w:w="10296" w:type="dxa"/>
          </w:tcPr>
          <w:p w14:paraId="3E75BDA5" w14:textId="77777777" w:rsidR="006F6612" w:rsidRPr="00E33D85" w:rsidRDefault="006F6612" w:rsidP="005C1822">
            <w:pPr>
              <w:pStyle w:val="BodyText"/>
              <w:rPr>
                <w:highlight w:val="yellow"/>
              </w:rPr>
            </w:pPr>
            <w:r w:rsidRPr="00E33D85">
              <w:rPr>
                <w:highlight w:val="yellow"/>
              </w:rPr>
              <w:t>&lt;isset name="LineCntr" value="${pdict.Basket}" scope="page"/&gt;</w:t>
            </w:r>
          </w:p>
          <w:p w14:paraId="45F93F54" w14:textId="77777777" w:rsidR="00BB328D" w:rsidRPr="00E33D85" w:rsidRDefault="00BB328D" w:rsidP="005C1822">
            <w:pPr>
              <w:pStyle w:val="BodyText"/>
              <w:rPr>
                <w:highlight w:val="yellow"/>
              </w:rPr>
            </w:pPr>
            <w:r w:rsidRPr="00E33D85">
              <w:rPr>
                <w:highlight w:val="yellow"/>
              </w:rPr>
              <w:t>&lt;isif condition="${!empty(pdict.Basket)}"&gt;</w:t>
            </w:r>
          </w:p>
          <w:p w14:paraId="05FF51EF" w14:textId="77777777" w:rsidR="00BB328D" w:rsidRPr="00E33D85" w:rsidRDefault="00BB328D" w:rsidP="005C1822">
            <w:pPr>
              <w:pStyle w:val="BodyText"/>
              <w:rPr>
                <w:highlight w:val="yellow"/>
              </w:rPr>
            </w:pPr>
            <w:r w:rsidRPr="00E33D85">
              <w:rPr>
                <w:highlight w:val="yellow"/>
              </w:rPr>
              <w:lastRenderedPageBreak/>
              <w:t>&lt;isset name="LineCntr" value="${pdict.Basket}" scope="page"/&gt;</w:t>
            </w:r>
          </w:p>
          <w:p w14:paraId="2EF6FE30" w14:textId="77777777" w:rsidR="00BB328D" w:rsidRPr="00E33D85" w:rsidRDefault="00BB328D" w:rsidP="005C1822">
            <w:pPr>
              <w:pStyle w:val="BodyText"/>
              <w:rPr>
                <w:highlight w:val="yellow"/>
              </w:rPr>
            </w:pPr>
            <w:r w:rsidRPr="00E33D85">
              <w:rPr>
                <w:highlight w:val="yellow"/>
              </w:rPr>
              <w:t>&lt;iselseif condition="${!empty(pdict.Order)}"&gt;</w:t>
            </w:r>
          </w:p>
          <w:p w14:paraId="54825266" w14:textId="77777777" w:rsidR="00BB328D" w:rsidRPr="00E33D85" w:rsidRDefault="00BB328D" w:rsidP="005C1822">
            <w:pPr>
              <w:pStyle w:val="BodyText"/>
              <w:rPr>
                <w:highlight w:val="yellow"/>
              </w:rPr>
            </w:pPr>
            <w:r w:rsidRPr="00E33D85">
              <w:rPr>
                <w:highlight w:val="yellow"/>
              </w:rPr>
              <w:t>&lt;isset name="LineCntr" value="${pdict.Order}" scope="page"/&gt;</w:t>
            </w:r>
          </w:p>
          <w:p w14:paraId="26A00087" w14:textId="77777777" w:rsidR="00BB328D" w:rsidRPr="00E33D85" w:rsidRDefault="00BB328D" w:rsidP="005C1822">
            <w:pPr>
              <w:pStyle w:val="BodyText"/>
            </w:pPr>
            <w:r w:rsidRPr="00E33D85">
              <w:rPr>
                <w:highlight w:val="yellow"/>
              </w:rPr>
              <w:t>&lt;/isif&gt;</w:t>
            </w:r>
          </w:p>
        </w:tc>
      </w:tr>
    </w:tbl>
    <w:p w14:paraId="4F35FD07" w14:textId="77777777" w:rsidR="00BB328D" w:rsidRPr="00E33D85" w:rsidRDefault="00BB328D" w:rsidP="005C1822">
      <w:pPr>
        <w:pStyle w:val="BodyText"/>
        <w:numPr>
          <w:ilvl w:val="0"/>
          <w:numId w:val="26"/>
        </w:numPr>
      </w:pPr>
      <w:r w:rsidRPr="00E33D85">
        <w:lastRenderedPageBreak/>
        <w:t>Replace</w:t>
      </w:r>
      <w:r w:rsidR="00127BCB" w:rsidRPr="00E33D85">
        <w:t xml:space="preserve"> pdict.Basket with LineCntr twice in file</w:t>
      </w:r>
      <w:r w:rsidR="0045779A" w:rsidRPr="00E33D85">
        <w:t xml:space="preserve"> along with null check</w:t>
      </w:r>
    </w:p>
    <w:tbl>
      <w:tblPr>
        <w:tblStyle w:val="TableGrid"/>
        <w:tblW w:w="0" w:type="auto"/>
        <w:tblLook w:val="04A0" w:firstRow="1" w:lastRow="0" w:firstColumn="1" w:lastColumn="0" w:noHBand="0" w:noVBand="1"/>
      </w:tblPr>
      <w:tblGrid>
        <w:gridCol w:w="10296"/>
      </w:tblGrid>
      <w:tr w:rsidR="00BB328D" w:rsidRPr="00E33D85" w14:paraId="50F14355" w14:textId="77777777" w:rsidTr="00F1407C">
        <w:tc>
          <w:tcPr>
            <w:tcW w:w="10296" w:type="dxa"/>
          </w:tcPr>
          <w:p w14:paraId="6538D932" w14:textId="77777777" w:rsidR="00BB328D" w:rsidRPr="00E33D85" w:rsidRDefault="0045779A" w:rsidP="005C1822">
            <w:pPr>
              <w:pStyle w:val="BodyText"/>
              <w:rPr>
                <w:highlight w:val="yellow"/>
              </w:rPr>
            </w:pPr>
            <w:r w:rsidRPr="00E33D85">
              <w:rPr>
                <w:highlight w:val="yellow"/>
              </w:rPr>
              <w:t>'BasketID', null != LineCntr ? LineCntr.UUID:null,</w:t>
            </w:r>
          </w:p>
        </w:tc>
      </w:tr>
    </w:tbl>
    <w:p w14:paraId="52B0EA7F" w14:textId="77777777" w:rsidR="00BB328D" w:rsidRPr="00E33D85" w:rsidRDefault="00BB328D" w:rsidP="005C1822">
      <w:pPr>
        <w:pStyle w:val="BodyText"/>
      </w:pPr>
    </w:p>
    <w:p w14:paraId="6820E313" w14:textId="77777777" w:rsidR="00C52BA2" w:rsidRPr="00E33D85" w:rsidRDefault="00C52BA2" w:rsidP="00C52BA2">
      <w:pPr>
        <w:pStyle w:val="Heading5"/>
        <w:rPr>
          <w:rFonts w:asciiTheme="minorHAnsi" w:hAnsiTheme="minorHAnsi"/>
        </w:rPr>
      </w:pPr>
      <w:r w:rsidRPr="00E33D85">
        <w:rPr>
          <w:rFonts w:asciiTheme="minorHAnsi" w:hAnsiTheme="minorHAnsi"/>
        </w:rPr>
        <w:t>Core  - scss changes</w:t>
      </w:r>
    </w:p>
    <w:p w14:paraId="50B4410B" w14:textId="77777777" w:rsidR="00C52BA2" w:rsidRPr="00E33D85" w:rsidRDefault="00C52BA2" w:rsidP="00C52BA2">
      <w:pPr>
        <w:pStyle w:val="Heading6"/>
        <w:ind w:left="0"/>
        <w:rPr>
          <w:rFonts w:asciiTheme="minorHAnsi" w:hAnsiTheme="minorHAnsi"/>
        </w:rPr>
      </w:pPr>
      <w:r w:rsidRPr="00E33D85">
        <w:rPr>
          <w:rFonts w:asciiTheme="minorHAnsi" w:hAnsiTheme="minorHAnsi"/>
        </w:rPr>
        <w:t xml:space="preserve">Update “_checkout.scss” </w:t>
      </w:r>
    </w:p>
    <w:p w14:paraId="2E30277A" w14:textId="77777777" w:rsidR="00C52BA2" w:rsidRPr="00E33D85" w:rsidRDefault="00C52BA2" w:rsidP="005C1822">
      <w:pPr>
        <w:pStyle w:val="BodyText"/>
        <w:numPr>
          <w:ilvl w:val="0"/>
          <w:numId w:val="26"/>
        </w:numPr>
      </w:pPr>
      <w:r w:rsidRPr="00E33D85">
        <w:t>Add below code snippet at the end of file</w:t>
      </w:r>
    </w:p>
    <w:p w14:paraId="08673D0E" w14:textId="77777777" w:rsidR="00AE2872" w:rsidRPr="00E33D85" w:rsidRDefault="00AE2872" w:rsidP="005C1822">
      <w:pPr>
        <w:pStyle w:val="BodyText"/>
      </w:pPr>
    </w:p>
    <w:tbl>
      <w:tblPr>
        <w:tblStyle w:val="TableGrid"/>
        <w:tblW w:w="0" w:type="auto"/>
        <w:tblInd w:w="360" w:type="dxa"/>
        <w:tblLook w:val="04A0" w:firstRow="1" w:lastRow="0" w:firstColumn="1" w:lastColumn="0" w:noHBand="0" w:noVBand="1"/>
      </w:tblPr>
      <w:tblGrid>
        <w:gridCol w:w="9936"/>
      </w:tblGrid>
      <w:tr w:rsidR="00AE2872" w:rsidRPr="00E33D85" w14:paraId="41A6E893" w14:textId="77777777" w:rsidTr="00AE2872">
        <w:tc>
          <w:tcPr>
            <w:tcW w:w="10296" w:type="dxa"/>
          </w:tcPr>
          <w:p w14:paraId="7B9DEB5E" w14:textId="77777777"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14:paraId="745B7892" w14:textId="77777777"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600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14:paraId="742D69F4" w14:textId="77777777"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0D46ABA8" w14:textId="77777777"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p>
          <w:p w14:paraId="6B3402CD" w14:textId="77777777"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1024</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14:paraId="455C6A35" w14:textId="77777777"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14:paraId="05635749" w14:textId="77777777"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650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14:paraId="4F1851CD" w14:textId="77777777"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73070DD8" w14:textId="77777777"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70AB18A4" w14:textId="77777777"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p>
          <w:p w14:paraId="6EDD5179" w14:textId="77777777"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p>
          <w:p w14:paraId="3B8B7F93" w14:textId="77777777"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767</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14:paraId="71AA048A" w14:textId="77777777"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14:paraId="227D0FAE" w14:textId="77777777"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670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14:paraId="32CF4F44" w14:textId="77777777"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14:paraId="5620C15D" w14:textId="77777777" w:rsidR="00AE2872" w:rsidRPr="00E33D85" w:rsidRDefault="00F40DB3" w:rsidP="00F40DB3">
            <w:pPr>
              <w:autoSpaceDE w:val="0"/>
              <w:autoSpaceDN w:val="0"/>
              <w:adjustRightInd w:val="0"/>
              <w:spacing w:after="0" w:line="240" w:lineRule="auto"/>
            </w:pPr>
            <w:r w:rsidRPr="00F40DB3">
              <w:rPr>
                <w:rFonts w:ascii="Consolas" w:eastAsia="Times New Roman" w:hAnsi="Consolas" w:cs="Consolas"/>
                <w:b/>
                <w:bCs/>
                <w:color w:val="000000"/>
                <w:sz w:val="20"/>
                <w:szCs w:val="20"/>
                <w:highlight w:val="yellow"/>
              </w:rPr>
              <w:t>}</w:t>
            </w:r>
          </w:p>
        </w:tc>
      </w:tr>
    </w:tbl>
    <w:p w14:paraId="3B35166F" w14:textId="77777777" w:rsidR="00C52BA2" w:rsidRPr="00E33D85" w:rsidRDefault="00C52BA2" w:rsidP="005C1822">
      <w:pPr>
        <w:pStyle w:val="BodyText"/>
      </w:pPr>
    </w:p>
    <w:p w14:paraId="7EAA81A7" w14:textId="77777777" w:rsidR="00BB328D" w:rsidRPr="00E33D85" w:rsidRDefault="00BB328D" w:rsidP="004F597D">
      <w:pPr>
        <w:pStyle w:val="Heading4"/>
        <w:rPr>
          <w:rFonts w:asciiTheme="minorHAnsi" w:hAnsiTheme="minorHAnsi"/>
        </w:rPr>
      </w:pPr>
      <w:r w:rsidRPr="00E33D85">
        <w:rPr>
          <w:rFonts w:asciiTheme="minorHAnsi" w:hAnsiTheme="minorHAnsi"/>
        </w:rPr>
        <w:t>Secure Acceptance Silent Post Section</w:t>
      </w:r>
    </w:p>
    <w:p w14:paraId="6E3CE1FF" w14:textId="77777777" w:rsidR="008C5EDB" w:rsidRPr="00E33D85" w:rsidRDefault="00BB328D">
      <w:pPr>
        <w:pStyle w:val="Heading5"/>
        <w:rPr>
          <w:rFonts w:asciiTheme="minorHAnsi" w:hAnsiTheme="minorHAnsi"/>
        </w:rPr>
      </w:pPr>
      <w:r w:rsidRPr="00E33D85">
        <w:rPr>
          <w:rFonts w:asciiTheme="minorHAnsi" w:hAnsiTheme="minorHAnsi"/>
        </w:rPr>
        <w:t>Template - billing.isml</w:t>
      </w:r>
    </w:p>
    <w:p w14:paraId="30B6D711" w14:textId="77777777" w:rsidR="00BB328D" w:rsidRPr="00E33D85" w:rsidRDefault="008C5EDB" w:rsidP="004F597D">
      <w:pPr>
        <w:rPr>
          <w:b/>
        </w:rPr>
      </w:pPr>
      <w:r w:rsidRPr="00E33D85">
        <w:t>Add a a div for secure acceptance silent post after the end of &lt;/form&gt; tag</w:t>
      </w:r>
    </w:p>
    <w:tbl>
      <w:tblPr>
        <w:tblStyle w:val="TableGrid"/>
        <w:tblW w:w="0" w:type="auto"/>
        <w:tblLook w:val="04A0" w:firstRow="1" w:lastRow="0" w:firstColumn="1" w:lastColumn="0" w:noHBand="0" w:noVBand="1"/>
      </w:tblPr>
      <w:tblGrid>
        <w:gridCol w:w="10296"/>
      </w:tblGrid>
      <w:tr w:rsidR="00BB328D" w:rsidRPr="00447FA0" w14:paraId="223BE47A" w14:textId="77777777" w:rsidTr="00F1407C">
        <w:tc>
          <w:tcPr>
            <w:tcW w:w="10296" w:type="dxa"/>
          </w:tcPr>
          <w:p w14:paraId="2587C5FC" w14:textId="77777777" w:rsidR="00447FA0" w:rsidRPr="00447FA0" w:rsidRDefault="00447FA0" w:rsidP="00447FA0">
            <w:pPr>
              <w:autoSpaceDE w:val="0"/>
              <w:autoSpaceDN w:val="0"/>
              <w:adjustRightInd w:val="0"/>
              <w:spacing w:after="0" w:line="240" w:lineRule="auto"/>
              <w:rPr>
                <w:rFonts w:eastAsia="Times New Roman" w:cstheme="minorHAnsi"/>
                <w:sz w:val="20"/>
                <w:szCs w:val="20"/>
              </w:rPr>
            </w:pPr>
            <w:r w:rsidRPr="00447FA0">
              <w:rPr>
                <w:rFonts w:eastAsia="Times New Roman" w:cstheme="minorHAnsi"/>
                <w:color w:val="008080"/>
                <w:sz w:val="20"/>
                <w:szCs w:val="20"/>
              </w:rPr>
              <w:t>&lt;/</w:t>
            </w:r>
            <w:r w:rsidRPr="00447FA0">
              <w:rPr>
                <w:rFonts w:eastAsia="Times New Roman" w:cstheme="minorHAnsi"/>
                <w:color w:val="3F7F7F"/>
                <w:sz w:val="20"/>
                <w:szCs w:val="20"/>
              </w:rPr>
              <w:t>form</w:t>
            </w:r>
            <w:r w:rsidRPr="00447FA0">
              <w:rPr>
                <w:rFonts w:eastAsia="Times New Roman" w:cstheme="minorHAnsi"/>
                <w:color w:val="008080"/>
                <w:sz w:val="20"/>
                <w:szCs w:val="20"/>
              </w:rPr>
              <w:t>&gt;</w:t>
            </w:r>
          </w:p>
          <w:p w14:paraId="64C3185B" w14:textId="77777777" w:rsidR="00447FA0" w:rsidRPr="00447FA0" w:rsidRDefault="00447FA0" w:rsidP="00447FA0">
            <w:pPr>
              <w:autoSpaceDE w:val="0"/>
              <w:autoSpaceDN w:val="0"/>
              <w:adjustRightInd w:val="0"/>
              <w:spacing w:after="0" w:line="240" w:lineRule="auto"/>
              <w:rPr>
                <w:rFonts w:eastAsia="Times New Roman" w:cstheme="minorHAnsi"/>
                <w:sz w:val="20"/>
                <w:szCs w:val="20"/>
                <w:highlight w:val="yellow"/>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sz w:val="20"/>
                <w:szCs w:val="20"/>
                <w:highlight w:val="yellow"/>
              </w:rPr>
              <w:t xml:space="preserve"> </w:t>
            </w:r>
            <w:r w:rsidRPr="00447FA0">
              <w:rPr>
                <w:rFonts w:eastAsia="Times New Roman" w:cstheme="minorHAnsi"/>
                <w:color w:val="7F007F"/>
                <w:sz w:val="20"/>
                <w:szCs w:val="20"/>
                <w:highlight w:val="yellow"/>
              </w:rPr>
              <w:t>id</w:t>
            </w:r>
            <w:r w:rsidRPr="00447FA0">
              <w:rPr>
                <w:rFonts w:eastAsia="Times New Roman" w:cstheme="minorHAnsi"/>
                <w:color w:val="000000"/>
                <w:sz w:val="20"/>
                <w:szCs w:val="20"/>
                <w:highlight w:val="yellow"/>
              </w:rPr>
              <w:t>=</w:t>
            </w:r>
            <w:r w:rsidRPr="00447FA0">
              <w:rPr>
                <w:rFonts w:eastAsia="Times New Roman" w:cstheme="minorHAnsi"/>
                <w:i/>
                <w:iCs/>
                <w:color w:val="2A00FF"/>
                <w:sz w:val="20"/>
                <w:szCs w:val="20"/>
                <w:highlight w:val="yellow"/>
              </w:rPr>
              <w:t>"secureAcceptancePost"</w:t>
            </w:r>
            <w:r w:rsidRPr="00447FA0">
              <w:rPr>
                <w:rFonts w:eastAsia="Times New Roman" w:cstheme="minorHAnsi"/>
                <w:color w:val="008080"/>
                <w:sz w:val="20"/>
                <w:szCs w:val="20"/>
                <w:highlight w:val="yellow"/>
              </w:rPr>
              <w:t>&gt;</w:t>
            </w:r>
          </w:p>
          <w:p w14:paraId="424312FA" w14:textId="2B8A43A9" w:rsidR="00BB328D" w:rsidRPr="00447FA0" w:rsidRDefault="00447FA0" w:rsidP="00447FA0">
            <w:pPr>
              <w:rPr>
                <w:rFonts w:cstheme="minorHAnsi"/>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color w:val="008080"/>
                <w:sz w:val="20"/>
                <w:szCs w:val="20"/>
                <w:highlight w:val="yellow"/>
              </w:rPr>
              <w:t>&gt;</w:t>
            </w:r>
          </w:p>
        </w:tc>
      </w:tr>
    </w:tbl>
    <w:p w14:paraId="6EB8E61F" w14:textId="77777777" w:rsidR="006B2CE2" w:rsidRPr="00E33D85" w:rsidRDefault="006B2CE2" w:rsidP="006B2CE2">
      <w:pPr>
        <w:rPr>
          <w:b/>
        </w:rPr>
      </w:pPr>
      <w:r w:rsidRPr="00E33D85">
        <w:t xml:space="preserve">Add a “secureacceptance” class inside button </w:t>
      </w:r>
      <w:r w:rsidR="002F5DEC" w:rsidRPr="00E33D85">
        <w:t>an</w:t>
      </w:r>
      <w:r w:rsidR="00E14BB9" w:rsidRPr="00E33D85">
        <w:t>d</w:t>
      </w:r>
      <w:r w:rsidR="002F5DEC" w:rsidRPr="00E33D85">
        <w:t xml:space="preserve"> specify type as”button”</w:t>
      </w:r>
      <w:r w:rsidRPr="00E33D85">
        <w:t>as below</w:t>
      </w:r>
    </w:p>
    <w:tbl>
      <w:tblPr>
        <w:tblStyle w:val="TableGrid"/>
        <w:tblW w:w="0" w:type="auto"/>
        <w:tblLook w:val="04A0" w:firstRow="1" w:lastRow="0" w:firstColumn="1" w:lastColumn="0" w:noHBand="0" w:noVBand="1"/>
      </w:tblPr>
      <w:tblGrid>
        <w:gridCol w:w="10296"/>
      </w:tblGrid>
      <w:tr w:rsidR="006B2CE2" w:rsidRPr="00E33D85" w14:paraId="178BBC35" w14:textId="77777777" w:rsidTr="00C515B7">
        <w:tc>
          <w:tcPr>
            <w:tcW w:w="10296" w:type="dxa"/>
          </w:tcPr>
          <w:p w14:paraId="19C7C695" w14:textId="77777777" w:rsidR="00447FA0" w:rsidRPr="00852E94" w:rsidRDefault="00447FA0" w:rsidP="00447FA0">
            <w:pPr>
              <w:autoSpaceDE w:val="0"/>
              <w:autoSpaceDN w:val="0"/>
              <w:adjustRightInd w:val="0"/>
              <w:spacing w:after="0" w:line="240" w:lineRule="auto"/>
              <w:rPr>
                <w:rFonts w:eastAsia="Times New Roman" w:cs="Consolas"/>
                <w:sz w:val="20"/>
                <w:szCs w:val="20"/>
              </w:rPr>
            </w:pP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"form-row form-row-button"</w:t>
            </w:r>
            <w:r w:rsidRPr="00852E94">
              <w:rPr>
                <w:rFonts w:eastAsia="Times New Roman" w:cs="Consolas"/>
                <w:color w:val="008080"/>
                <w:sz w:val="20"/>
                <w:szCs w:val="20"/>
              </w:rPr>
              <w:t>&gt;</w:t>
            </w:r>
          </w:p>
          <w:p w14:paraId="201A0D22" w14:textId="77777777" w:rsidR="00447FA0" w:rsidRPr="00852E94" w:rsidRDefault="00447FA0" w:rsidP="00447FA0">
            <w:pPr>
              <w:autoSpaceDE w:val="0"/>
              <w:autoSpaceDN w:val="0"/>
              <w:adjustRightInd w:val="0"/>
              <w:spacing w:after="0" w:line="240" w:lineRule="auto"/>
              <w:rPr>
                <w:rFonts w:eastAsia="Times New Roman" w:cs="Consolas"/>
                <w:sz w:val="20"/>
                <w:szCs w:val="20"/>
              </w:rPr>
            </w:pPr>
            <w:r w:rsidRPr="00852E94">
              <w:rPr>
                <w:rFonts w:eastAsia="Times New Roman" w:cs="Consolas"/>
                <w:color w:val="000000"/>
                <w:sz w:val="20"/>
                <w:szCs w:val="20"/>
              </w:rPr>
              <w:t xml:space="preserve">            </w:t>
            </w:r>
            <w:r w:rsidRPr="00852E94">
              <w:rPr>
                <w:rFonts w:eastAsia="Times New Roman" w:cs="Consolas"/>
                <w:color w:val="008080"/>
                <w:sz w:val="20"/>
                <w:szCs w:val="20"/>
              </w:rPr>
              <w:t>&lt;</w:t>
            </w:r>
            <w:r w:rsidRPr="00852E94">
              <w:rPr>
                <w:rFonts w:eastAsia="Times New Roman" w:cs="Consolas"/>
                <w:color w:val="3F7F7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 xml:space="preserve">"button-fancy-large </w:t>
            </w:r>
            <w:r w:rsidRPr="00852E94">
              <w:rPr>
                <w:rFonts w:eastAsia="Times New Roman" w:cs="Consolas"/>
                <w:i/>
                <w:iCs/>
                <w:color w:val="2A00FF"/>
                <w:sz w:val="20"/>
                <w:szCs w:val="20"/>
                <w:highlight w:val="yellow"/>
              </w:rPr>
              <w:t>secureacceptance</w:t>
            </w:r>
            <w:r w:rsidRPr="00852E94">
              <w:rPr>
                <w:rFonts w:eastAsia="Times New Roman" w:cs="Consolas"/>
                <w:i/>
                <w:iCs/>
                <w:color w:val="2A00FF"/>
                <w:sz w:val="20"/>
                <w:szCs w:val="20"/>
              </w:rPr>
              <w:t xml:space="preserve"> continue-place-order"</w:t>
            </w:r>
            <w:r w:rsidRPr="00852E94">
              <w:rPr>
                <w:rFonts w:eastAsia="Times New Roman" w:cs="Consolas"/>
                <w:sz w:val="20"/>
                <w:szCs w:val="20"/>
              </w:rPr>
              <w:t xml:space="preserve"> </w:t>
            </w:r>
            <w:r w:rsidRPr="00852E94">
              <w:rPr>
                <w:rFonts w:eastAsia="Times New Roman" w:cs="Consolas"/>
                <w:color w:val="7F007F"/>
                <w:sz w:val="20"/>
                <w:szCs w:val="20"/>
              </w:rPr>
              <w:t>type</w:t>
            </w:r>
            <w:r w:rsidRPr="00852E94">
              <w:rPr>
                <w:rFonts w:eastAsia="Times New Roman" w:cs="Consolas"/>
                <w:color w:val="000000"/>
                <w:sz w:val="20"/>
                <w:szCs w:val="20"/>
              </w:rPr>
              <w:t>=</w:t>
            </w:r>
            <w:r w:rsidRPr="00852E94">
              <w:rPr>
                <w:rFonts w:eastAsia="Times New Roman" w:cs="Consolas"/>
                <w:i/>
                <w:iCs/>
                <w:color w:val="2A00F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name</w:t>
            </w:r>
            <w:r w:rsidRPr="00852E94">
              <w:rPr>
                <w:rFonts w:eastAsia="Times New Roman" w:cs="Consolas"/>
                <w:color w:val="000000"/>
                <w:sz w:val="20"/>
                <w:szCs w:val="20"/>
              </w:rPr>
              <w:t>=</w:t>
            </w:r>
            <w:r w:rsidRPr="00852E94">
              <w:rPr>
                <w:rFonts w:eastAsia="Times New Roman" w:cs="Consolas"/>
                <w:i/>
                <w:iCs/>
                <w:color w:val="2A00FF"/>
                <w:sz w:val="20"/>
                <w:szCs w:val="20"/>
              </w:rPr>
              <w:t>"${pdict.CurrentForms.billing.save.htmlName}"</w:t>
            </w:r>
            <w:r w:rsidRPr="00852E94">
              <w:rPr>
                <w:rFonts w:eastAsia="Times New Roman" w:cs="Consolas"/>
                <w:sz w:val="20"/>
                <w:szCs w:val="20"/>
              </w:rPr>
              <w:t xml:space="preserve"> </w:t>
            </w:r>
            <w:r w:rsidRPr="00852E94">
              <w:rPr>
                <w:rFonts w:eastAsia="Times New Roman" w:cs="Consolas"/>
                <w:color w:val="7F007F"/>
                <w:sz w:val="20"/>
                <w:szCs w:val="20"/>
              </w:rPr>
              <w:t>value</w:t>
            </w:r>
            <w:r w:rsidRPr="00852E94">
              <w:rPr>
                <w:rFonts w:eastAsia="Times New Roman" w:cs="Consolas"/>
                <w:color w:val="000000"/>
                <w:sz w:val="20"/>
                <w:szCs w:val="20"/>
              </w:rPr>
              <w:t>=</w:t>
            </w:r>
            <w:r w:rsidRPr="00852E94">
              <w:rPr>
                <w:rFonts w:eastAsia="Times New Roman" w:cs="Consolas"/>
                <w:i/>
                <w:iCs/>
                <w:color w:val="2A00FF"/>
                <w:sz w:val="20"/>
                <w:szCs w:val="20"/>
              </w:rPr>
              <w:t>"${Resource.msg('global.continueplaceorder','locale',null)}"</w:t>
            </w:r>
            <w:r w:rsidRPr="00852E94">
              <w:rPr>
                <w:rFonts w:eastAsia="Times New Roman" w:cs="Consolas"/>
                <w:color w:val="008080"/>
                <w:sz w:val="20"/>
                <w:szCs w:val="20"/>
              </w:rPr>
              <w:t>&gt;&lt;</w:t>
            </w:r>
            <w:r w:rsidRPr="00852E94">
              <w:rPr>
                <w:rFonts w:eastAsia="Times New Roman" w:cs="Consolas"/>
                <w:color w:val="3F7F7F"/>
                <w:sz w:val="20"/>
                <w:szCs w:val="20"/>
              </w:rPr>
              <w:t>span</w:t>
            </w:r>
            <w:r w:rsidRPr="00852E94">
              <w:rPr>
                <w:rFonts w:eastAsia="Times New Roman" w:cs="Consolas"/>
                <w:color w:val="008080"/>
                <w:sz w:val="20"/>
                <w:szCs w:val="20"/>
              </w:rPr>
              <w:t>&gt;</w:t>
            </w:r>
            <w:r w:rsidRPr="00852E94">
              <w:rPr>
                <w:rFonts w:eastAsia="Times New Roman" w:cs="Consolas"/>
                <w:color w:val="000000"/>
                <w:sz w:val="20"/>
                <w:szCs w:val="20"/>
              </w:rPr>
              <w:t>${Resource.msg('global.continueplaceorder','locale',null)}</w:t>
            </w:r>
            <w:r w:rsidRPr="00852E94">
              <w:rPr>
                <w:rFonts w:eastAsia="Times New Roman" w:cs="Consolas"/>
                <w:color w:val="008080"/>
                <w:sz w:val="20"/>
                <w:szCs w:val="20"/>
              </w:rPr>
              <w:t>&lt;/</w:t>
            </w:r>
            <w:r w:rsidRPr="00852E94">
              <w:rPr>
                <w:rFonts w:eastAsia="Times New Roman" w:cs="Consolas"/>
                <w:color w:val="3F7F7F"/>
                <w:sz w:val="20"/>
                <w:szCs w:val="20"/>
              </w:rPr>
              <w:t>span</w:t>
            </w:r>
            <w:r w:rsidRPr="00852E94">
              <w:rPr>
                <w:rFonts w:eastAsia="Times New Roman" w:cs="Consolas"/>
                <w:color w:val="008080"/>
                <w:sz w:val="20"/>
                <w:szCs w:val="20"/>
              </w:rPr>
              <w:t>&gt;&lt;/</w:t>
            </w:r>
            <w:r w:rsidRPr="00852E94">
              <w:rPr>
                <w:rFonts w:eastAsia="Times New Roman" w:cs="Consolas"/>
                <w:color w:val="3F7F7F"/>
                <w:sz w:val="20"/>
                <w:szCs w:val="20"/>
              </w:rPr>
              <w:t>button</w:t>
            </w:r>
            <w:r w:rsidRPr="00852E94">
              <w:rPr>
                <w:rFonts w:eastAsia="Times New Roman" w:cs="Consolas"/>
                <w:color w:val="008080"/>
                <w:sz w:val="20"/>
                <w:szCs w:val="20"/>
              </w:rPr>
              <w:t>&gt;</w:t>
            </w:r>
          </w:p>
          <w:p w14:paraId="0E1A0703" w14:textId="48A3B3EA" w:rsidR="006B2CE2" w:rsidRPr="00E33D85" w:rsidRDefault="00447FA0" w:rsidP="00447FA0">
            <w:r>
              <w:rPr>
                <w:rFonts w:eastAsia="Times New Roman" w:cs="Consolas"/>
                <w:color w:val="000000"/>
                <w:sz w:val="20"/>
                <w:szCs w:val="20"/>
              </w:rPr>
              <w:t xml:space="preserve">       </w:t>
            </w: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color w:val="008080"/>
                <w:sz w:val="20"/>
                <w:szCs w:val="20"/>
              </w:rPr>
              <w:t>&gt;</w:t>
            </w:r>
          </w:p>
        </w:tc>
      </w:tr>
    </w:tbl>
    <w:p w14:paraId="66C006FB" w14:textId="77777777" w:rsidR="006B2CE2" w:rsidRPr="00E33D85" w:rsidRDefault="007E5402" w:rsidP="005762BE">
      <w:pPr>
        <w:pStyle w:val="Heading5"/>
        <w:rPr>
          <w:rFonts w:asciiTheme="minorHAnsi" w:hAnsiTheme="minorHAnsi"/>
        </w:rPr>
      </w:pPr>
      <w:r w:rsidRPr="00E33D85">
        <w:rPr>
          <w:rFonts w:asciiTheme="minorHAnsi" w:hAnsiTheme="minorHAnsi"/>
        </w:rPr>
        <w:lastRenderedPageBreak/>
        <w:t>Core – footer_UI.isml</w:t>
      </w:r>
    </w:p>
    <w:p w14:paraId="6FD8C131" w14:textId="77777777" w:rsidR="007E5402" w:rsidRPr="00E33D85" w:rsidRDefault="00E14BB9" w:rsidP="005C1822">
      <w:pPr>
        <w:pStyle w:val="BodyText"/>
        <w:rPr>
          <w:b/>
        </w:rPr>
      </w:pPr>
      <w:r w:rsidRPr="00E33D85">
        <w:t>Include script</w:t>
      </w:r>
      <w:r w:rsidR="00D954F3" w:rsidRPr="00E33D85">
        <w:t>jquery.payment.js  of cybersource cartridge</w:t>
      </w:r>
    </w:p>
    <w:tbl>
      <w:tblPr>
        <w:tblStyle w:val="TableGrid"/>
        <w:tblW w:w="0" w:type="auto"/>
        <w:tblLook w:val="04A0" w:firstRow="1" w:lastRow="0" w:firstColumn="1" w:lastColumn="0" w:noHBand="0" w:noVBand="1"/>
      </w:tblPr>
      <w:tblGrid>
        <w:gridCol w:w="10296"/>
      </w:tblGrid>
      <w:tr w:rsidR="007E5402" w:rsidRPr="00E33D85" w14:paraId="6A62B0B2" w14:textId="77777777" w:rsidTr="00C515B7">
        <w:tc>
          <w:tcPr>
            <w:tcW w:w="10296" w:type="dxa"/>
          </w:tcPr>
          <w:p w14:paraId="69787839" w14:textId="77777777" w:rsidR="003B52F6" w:rsidRPr="000D6077" w:rsidRDefault="003B52F6" w:rsidP="003B52F6">
            <w:pPr>
              <w:autoSpaceDE w:val="0"/>
              <w:autoSpaceDN w:val="0"/>
              <w:adjustRightInd w:val="0"/>
              <w:spacing w:after="0" w:line="240" w:lineRule="auto"/>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7F007F"/>
                <w:sz w:val="20"/>
                <w:szCs w:val="20"/>
              </w:rPr>
              <w:t>src</w:t>
            </w:r>
            <w:r w:rsidRPr="000D6077">
              <w:rPr>
                <w:rFonts w:eastAsia="Times New Roman" w:cs="Consolas"/>
                <w:color w:val="000000"/>
                <w:sz w:val="20"/>
                <w:szCs w:val="20"/>
              </w:rPr>
              <w:t>=</w:t>
            </w:r>
            <w:r w:rsidRPr="000D6077">
              <w:rPr>
                <w:rFonts w:eastAsia="Times New Roman" w:cs="Consolas"/>
                <w:i/>
                <w:iCs/>
                <w:color w:val="2A00FF"/>
                <w:sz w:val="20"/>
                <w:szCs w:val="20"/>
              </w:rPr>
              <w:t>"${URLUtils.staticURL('/lib/jquery/jquery.validate.min.js')}"</w:t>
            </w:r>
            <w:r w:rsidRPr="000D6077">
              <w:rPr>
                <w:rFonts w:eastAsia="Times New Roman" w:cs="Consolas"/>
                <w:color w:val="7F007F"/>
                <w:sz w:val="20"/>
                <w:szCs w:val="20"/>
              </w:rPr>
              <w:t>type</w:t>
            </w:r>
            <w:r w:rsidRPr="000D6077">
              <w:rPr>
                <w:rFonts w:eastAsia="Times New Roman" w:cs="Consolas"/>
                <w:color w:val="000000"/>
                <w:sz w:val="20"/>
                <w:szCs w:val="20"/>
              </w:rPr>
              <w:t>=</w:t>
            </w:r>
            <w:r w:rsidRPr="000D6077">
              <w:rPr>
                <w:rFonts w:eastAsia="Times New Roman" w:cs="Consolas"/>
                <w:i/>
                <w:iCs/>
                <w:color w:val="2A00FF"/>
                <w:sz w:val="20"/>
                <w:szCs w:val="20"/>
              </w:rPr>
              <w:t>"text/javascript"</w:t>
            </w:r>
            <w:r w:rsidRPr="000D6077">
              <w:rPr>
                <w:rFonts w:eastAsia="Times New Roman" w:cs="Consolas"/>
                <w:color w:val="008080"/>
                <w:sz w:val="20"/>
                <w:szCs w:val="20"/>
              </w:rPr>
              <w:t>&gt;&lt;/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14:paraId="4DA913A0" w14:textId="77777777" w:rsidR="007E5402" w:rsidRPr="00E33D85" w:rsidRDefault="003B52F6" w:rsidP="003B52F6">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script</w:t>
            </w:r>
            <w:r w:rsidRPr="000D6077">
              <w:rPr>
                <w:rFonts w:eastAsia="Times New Roman" w:cs="Consolas"/>
                <w:color w:val="7F007F"/>
                <w:sz w:val="20"/>
                <w:szCs w:val="20"/>
                <w:highlight w:val="yellow"/>
              </w:rPr>
              <w:t>src</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"${URLUtils.staticURL('/lib/jquery/jquery.payment.js')}"</w:t>
            </w:r>
            <w:r w:rsidRPr="000D6077">
              <w:rPr>
                <w:rFonts w:eastAsia="Times New Roman" w:cs="Consolas"/>
                <w:color w:val="7F007F"/>
                <w:sz w:val="20"/>
                <w:szCs w:val="20"/>
                <w:highlight w:val="yellow"/>
              </w:rPr>
              <w:t>type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"text/javascript"</w:t>
            </w:r>
            <w:r w:rsidRPr="000D6077">
              <w:rPr>
                <w:rFonts w:eastAsia="Times New Roman" w:cs="Consolas"/>
                <w:color w:val="008080"/>
                <w:sz w:val="20"/>
                <w:szCs w:val="20"/>
                <w:highlight w:val="yellow"/>
              </w:rPr>
              <w:t>&gt;&lt;/</w:t>
            </w:r>
            <w:r w:rsidRPr="000D6077">
              <w:rPr>
                <w:rFonts w:eastAsia="Times New Roman" w:cs="Consolas"/>
                <w:color w:val="3F7F7F"/>
                <w:sz w:val="20"/>
                <w:szCs w:val="20"/>
                <w:highlight w:val="yellow"/>
              </w:rPr>
              <w:t>script</w:t>
            </w:r>
            <w:r w:rsidRPr="000D6077">
              <w:rPr>
                <w:rFonts w:eastAsia="Times New Roman" w:cs="Consolas"/>
                <w:color w:val="008080"/>
                <w:sz w:val="20"/>
                <w:szCs w:val="20"/>
                <w:highlight w:val="yellow"/>
              </w:rPr>
              <w:t>&gt;</w:t>
            </w:r>
          </w:p>
        </w:tc>
      </w:tr>
    </w:tbl>
    <w:p w14:paraId="6721991E" w14:textId="77777777" w:rsidR="007E5402" w:rsidRPr="00E33D85" w:rsidRDefault="007E5402" w:rsidP="00E260B8"/>
    <w:p w14:paraId="0EFC08CA" w14:textId="77777777" w:rsidR="00A1196B" w:rsidRPr="00E33D85" w:rsidRDefault="00A1196B" w:rsidP="00A1196B">
      <w:pPr>
        <w:pStyle w:val="Heading5"/>
        <w:rPr>
          <w:rFonts w:asciiTheme="minorHAnsi" w:hAnsiTheme="minorHAnsi"/>
        </w:rPr>
      </w:pPr>
      <w:r w:rsidRPr="00E33D85">
        <w:rPr>
          <w:rFonts w:asciiTheme="minorHAnsi" w:hAnsiTheme="minorHAnsi"/>
        </w:rPr>
        <w:t>Core – Resource.ds</w:t>
      </w:r>
    </w:p>
    <w:p w14:paraId="75E9EEA4" w14:textId="77777777" w:rsidR="00A1196B" w:rsidRPr="00E33D85" w:rsidRDefault="00A1196B" w:rsidP="005C1822">
      <w:pPr>
        <w:pStyle w:val="BodyText"/>
        <w:numPr>
          <w:ilvl w:val="0"/>
          <w:numId w:val="26"/>
        </w:numPr>
      </w:pPr>
      <w:r w:rsidRPr="00E33D85">
        <w:t>Add two new Resource in ResourceHelper.getResources</w:t>
      </w:r>
    </w:p>
    <w:tbl>
      <w:tblPr>
        <w:tblStyle w:val="TableGrid"/>
        <w:tblW w:w="0" w:type="auto"/>
        <w:tblLook w:val="04A0" w:firstRow="1" w:lastRow="0" w:firstColumn="1" w:lastColumn="0" w:noHBand="0" w:noVBand="1"/>
      </w:tblPr>
      <w:tblGrid>
        <w:gridCol w:w="10296"/>
      </w:tblGrid>
      <w:tr w:rsidR="00A1196B" w:rsidRPr="00E33D85" w14:paraId="476505FC" w14:textId="77777777" w:rsidTr="00AA1B84">
        <w:tc>
          <w:tcPr>
            <w:tcW w:w="10296" w:type="dxa"/>
          </w:tcPr>
          <w:p w14:paraId="2A7511CD" w14:textId="77777777"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rPr>
              <w:t>TLS_WARNING                       : Resource.</w:t>
            </w:r>
            <w:r w:rsidRPr="000D6077">
              <w:rPr>
                <w:rFonts w:eastAsia="Times New Roman" w:cs="Consolas"/>
                <w:color w:val="000000"/>
                <w:sz w:val="20"/>
                <w:szCs w:val="20"/>
                <w:u w:val="single"/>
              </w:rPr>
              <w:t>msg</w:t>
            </w:r>
            <w:r w:rsidRPr="000D6077">
              <w:rPr>
                <w:rFonts w:eastAsia="Times New Roman" w:cs="Consolas"/>
                <w:color w:val="000000"/>
                <w:sz w:val="20"/>
                <w:szCs w:val="20"/>
              </w:rPr>
              <w:t>(</w:t>
            </w:r>
            <w:r w:rsidRPr="000D6077">
              <w:rPr>
                <w:rFonts w:eastAsia="Times New Roman" w:cs="Consolas"/>
                <w:color w:val="2A00FF"/>
                <w:sz w:val="20"/>
                <w:szCs w:val="20"/>
              </w:rPr>
              <w:t>'global.browsertoolscheck.tls'</w:t>
            </w:r>
            <w:r w:rsidRPr="000D6077">
              <w:rPr>
                <w:rFonts w:eastAsia="Times New Roman" w:cs="Consolas"/>
                <w:color w:val="000000"/>
                <w:sz w:val="20"/>
                <w:szCs w:val="20"/>
              </w:rPr>
              <w:t xml:space="preserve">, </w:t>
            </w:r>
            <w:r w:rsidRPr="000D6077">
              <w:rPr>
                <w:rFonts w:eastAsia="Times New Roman" w:cs="Consolas"/>
                <w:color w:val="2A00FF"/>
                <w:sz w:val="20"/>
                <w:szCs w:val="20"/>
              </w:rPr>
              <w:t>'locale'</w:t>
            </w:r>
            <w:r w:rsidRPr="000D6077">
              <w:rPr>
                <w:rFonts w:eastAsia="Times New Roman" w:cs="Consolas"/>
                <w:color w:val="000000"/>
                <w:sz w:val="20"/>
                <w:szCs w:val="20"/>
              </w:rPr>
              <w:t>, null</w:t>
            </w:r>
            <w:r w:rsidRPr="000D6077">
              <w:rPr>
                <w:rFonts w:eastAsia="Times New Roman" w:cs="Consolas"/>
                <w:color w:val="000000"/>
                <w:sz w:val="20"/>
                <w:szCs w:val="20"/>
                <w:highlight w:val="yellow"/>
              </w:rPr>
              <w:t>),</w:t>
            </w:r>
          </w:p>
          <w:p w14:paraId="6838A1A3" w14:textId="77777777"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 xml:space="preserve">        INVALID_SERVICE                   : Resource.</w:t>
            </w:r>
            <w:r w:rsidRPr="000D6077">
              <w:rPr>
                <w:rFonts w:eastAsia="Times New Roman" w:cs="Consolas"/>
                <w:color w:val="000000"/>
                <w:sz w:val="20"/>
                <w:szCs w:val="20"/>
                <w:highlight w:val="yellow"/>
                <w:u w:val="single"/>
              </w:rPr>
              <w:t>msg</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'checkout.getsignature.service.problem'</w:t>
            </w:r>
            <w:r w:rsidRPr="000D6077">
              <w:rPr>
                <w:rFonts w:eastAsia="Times New Roman" w:cs="Consolas"/>
                <w:color w:val="000000"/>
                <w:sz w:val="20"/>
                <w:szCs w:val="20"/>
                <w:highlight w:val="yellow"/>
              </w:rPr>
              <w:t xml:space="preserve">, </w:t>
            </w:r>
            <w:r w:rsidRPr="000D6077">
              <w:rPr>
                <w:rFonts w:eastAsia="Times New Roman" w:cs="Consolas"/>
                <w:color w:val="2A00FF"/>
                <w:sz w:val="20"/>
                <w:szCs w:val="20"/>
                <w:highlight w:val="yellow"/>
              </w:rPr>
              <w:t>'cybersource'</w:t>
            </w:r>
            <w:r w:rsidRPr="000D6077">
              <w:rPr>
                <w:rFonts w:eastAsia="Times New Roman" w:cs="Consolas"/>
                <w:color w:val="000000"/>
                <w:sz w:val="20"/>
                <w:szCs w:val="20"/>
                <w:highlight w:val="yellow"/>
              </w:rPr>
              <w:t>, null),</w:t>
            </w:r>
          </w:p>
          <w:p w14:paraId="5F9DE4F2" w14:textId="77777777" w:rsidR="00A1196B" w:rsidRPr="00E33D85" w:rsidRDefault="004C30CD" w:rsidP="005C1822">
            <w:pPr>
              <w:pStyle w:val="BodyText"/>
            </w:pPr>
            <w:r w:rsidRPr="000D6077">
              <w:rPr>
                <w:highlight w:val="yellow"/>
              </w:rPr>
              <w:tab/>
            </w:r>
            <w:r w:rsidRPr="000D6077">
              <w:rPr>
                <w:highlight w:val="yellow"/>
              </w:rPr>
              <w:tab/>
              <w:t>INVALID_CREDITCARD                : Resource.</w:t>
            </w:r>
            <w:r w:rsidRPr="000D6077">
              <w:rPr>
                <w:highlight w:val="yellow"/>
                <w:u w:val="single"/>
              </w:rPr>
              <w:t>msg</w:t>
            </w:r>
            <w:r w:rsidRPr="000D6077">
              <w:rPr>
                <w:highlight w:val="yellow"/>
              </w:rPr>
              <w:t>(</w:t>
            </w:r>
            <w:r w:rsidRPr="000D6077">
              <w:rPr>
                <w:color w:val="2A00FF"/>
                <w:highlight w:val="yellow"/>
              </w:rPr>
              <w:t>'checkout.invalid.credit.card.info'</w:t>
            </w:r>
            <w:r w:rsidRPr="000D6077">
              <w:rPr>
                <w:highlight w:val="yellow"/>
              </w:rPr>
              <w:t xml:space="preserve">, </w:t>
            </w:r>
            <w:r w:rsidRPr="000D6077">
              <w:rPr>
                <w:color w:val="2A00FF"/>
                <w:highlight w:val="yellow"/>
              </w:rPr>
              <w:t>'cybersource'</w:t>
            </w:r>
            <w:r w:rsidRPr="000D6077">
              <w:rPr>
                <w:highlight w:val="yellow"/>
              </w:rPr>
              <w:t>, null),</w:t>
            </w:r>
          </w:p>
        </w:tc>
      </w:tr>
    </w:tbl>
    <w:p w14:paraId="09A367DF" w14:textId="77777777" w:rsidR="00A1196B" w:rsidRPr="00E33D85" w:rsidRDefault="00A1196B" w:rsidP="005C1822">
      <w:pPr>
        <w:pStyle w:val="BodyText"/>
      </w:pPr>
    </w:p>
    <w:p w14:paraId="5CD488E3" w14:textId="77777777" w:rsidR="005762BE" w:rsidRPr="00E33D85" w:rsidRDefault="005762BE" w:rsidP="007D5AFD">
      <w:pPr>
        <w:pStyle w:val="ListParagraph"/>
        <w:numPr>
          <w:ilvl w:val="0"/>
          <w:numId w:val="26"/>
        </w:numPr>
        <w:rPr>
          <w:b/>
        </w:rPr>
      </w:pPr>
      <w:r w:rsidRPr="00E33D85">
        <w:t>Add below line under ResourceHelper.getUrls</w:t>
      </w:r>
    </w:p>
    <w:tbl>
      <w:tblPr>
        <w:tblStyle w:val="TableGrid"/>
        <w:tblW w:w="0" w:type="auto"/>
        <w:tblLook w:val="04A0" w:firstRow="1" w:lastRow="0" w:firstColumn="1" w:lastColumn="0" w:noHBand="0" w:noVBand="1"/>
      </w:tblPr>
      <w:tblGrid>
        <w:gridCol w:w="10296"/>
      </w:tblGrid>
      <w:tr w:rsidR="005762BE" w:rsidRPr="005C1822" w14:paraId="4562116B" w14:textId="77777777" w:rsidTr="00C515B7">
        <w:tc>
          <w:tcPr>
            <w:tcW w:w="10296" w:type="dxa"/>
          </w:tcPr>
          <w:p w14:paraId="7D5913FD" w14:textId="436432C6" w:rsidR="005C1822" w:rsidRPr="005C1822" w:rsidRDefault="005C1822" w:rsidP="005C1822">
            <w:pPr>
              <w:autoSpaceDE w:val="0"/>
              <w:autoSpaceDN w:val="0"/>
              <w:adjustRightInd w:val="0"/>
              <w:spacing w:after="0" w:line="240" w:lineRule="auto"/>
              <w:rPr>
                <w:bCs/>
                <w:color w:val="000000" w:themeColor="text1"/>
                <w:sz w:val="20"/>
                <w:szCs w:val="20"/>
              </w:rPr>
            </w:pPr>
            <w:r w:rsidRPr="005C1822">
              <w:rPr>
                <w:bCs/>
                <w:color w:val="000000" w:themeColor="text1"/>
                <w:sz w:val="20"/>
                <w:szCs w:val="20"/>
              </w:rPr>
              <w:t>paypalcallback : URLUtils.https('CYBPaypal-SessionCallback').toString(),</w:t>
            </w:r>
          </w:p>
          <w:p w14:paraId="5D60D96E" w14:textId="77777777" w:rsidR="005C1822" w:rsidRPr="005C1822" w:rsidRDefault="005C1822" w:rsidP="005C1822">
            <w:pPr>
              <w:autoSpaceDE w:val="0"/>
              <w:autoSpaceDN w:val="0"/>
              <w:adjustRightInd w:val="0"/>
              <w:spacing w:after="0" w:line="240" w:lineRule="auto"/>
              <w:rPr>
                <w:bCs/>
                <w:color w:val="000000" w:themeColor="text1"/>
                <w:sz w:val="20"/>
                <w:szCs w:val="20"/>
              </w:rPr>
            </w:pPr>
            <w:r w:rsidRPr="005C1822">
              <w:rPr>
                <w:bCs/>
                <w:color w:val="000000" w:themeColor="text1"/>
                <w:sz w:val="20"/>
                <w:szCs w:val="20"/>
              </w:rPr>
              <w:t>billingagreement :  URLUtils.https('CYBPaypal-BillingAgreement').toString(),</w:t>
            </w:r>
          </w:p>
          <w:p w14:paraId="6094531D" w14:textId="77AAE27F" w:rsidR="005762BE" w:rsidRPr="005C1822" w:rsidRDefault="005C1822" w:rsidP="005762BE">
            <w:pPr>
              <w:autoSpaceDE w:val="0"/>
              <w:autoSpaceDN w:val="0"/>
              <w:adjustRightInd w:val="0"/>
              <w:spacing w:after="0" w:line="240" w:lineRule="auto"/>
              <w:rPr>
                <w:bCs/>
                <w:color w:val="000000" w:themeColor="text1"/>
                <w:sz w:val="20"/>
                <w:szCs w:val="20"/>
                <w:highlight w:val="yellow"/>
              </w:rPr>
            </w:pPr>
            <w:r w:rsidRPr="005C1822">
              <w:rPr>
                <w:bCs/>
                <w:color w:val="000000" w:themeColor="text1"/>
                <w:sz w:val="20"/>
                <w:szCs w:val="20"/>
              </w:rPr>
              <w:t>orderreview : URLUtils.https('COSummary-Start').toString(),</w:t>
            </w:r>
          </w:p>
          <w:p w14:paraId="354579E5" w14:textId="77777777" w:rsidR="005762BE" w:rsidRPr="005C1822" w:rsidRDefault="004C30CD" w:rsidP="004C30CD">
            <w:pPr>
              <w:autoSpaceDE w:val="0"/>
              <w:autoSpaceDN w:val="0"/>
              <w:adjustRightInd w:val="0"/>
              <w:spacing w:after="0" w:line="240" w:lineRule="auto"/>
              <w:rPr>
                <w:sz w:val="20"/>
                <w:szCs w:val="20"/>
              </w:rPr>
            </w:pPr>
            <w:r w:rsidRPr="005C1822">
              <w:rPr>
                <w:rFonts w:eastAsia="Times New Roman" w:cs="Consolas"/>
                <w:color w:val="000000"/>
                <w:sz w:val="20"/>
                <w:szCs w:val="20"/>
                <w:highlight w:val="yellow"/>
              </w:rPr>
              <w:t xml:space="preserve">        silentpost                  : URLUtils.</w:t>
            </w:r>
            <w:r w:rsidRPr="005C1822">
              <w:rPr>
                <w:rFonts w:eastAsia="Times New Roman" w:cs="Consolas"/>
                <w:color w:val="000000"/>
                <w:sz w:val="20"/>
                <w:szCs w:val="20"/>
                <w:highlight w:val="yellow"/>
                <w:u w:val="single"/>
              </w:rPr>
              <w:t>https</w:t>
            </w:r>
            <w:r w:rsidRPr="005C1822">
              <w:rPr>
                <w:rFonts w:eastAsia="Times New Roman" w:cs="Consolas"/>
                <w:color w:val="000000"/>
                <w:sz w:val="20"/>
                <w:szCs w:val="20"/>
                <w:highlight w:val="yellow"/>
              </w:rPr>
              <w:t>(</w:t>
            </w:r>
            <w:r w:rsidRPr="005C1822">
              <w:rPr>
                <w:rFonts w:eastAsia="Times New Roman" w:cs="Consolas"/>
                <w:color w:val="2A00FF"/>
                <w:sz w:val="20"/>
                <w:szCs w:val="20"/>
                <w:highlight w:val="yellow"/>
              </w:rPr>
              <w:t>'CYBSecureAcceptance-GetRequestDataForSilentPost'</w:t>
            </w:r>
            <w:r w:rsidRPr="005C1822">
              <w:rPr>
                <w:rFonts w:eastAsia="Times New Roman" w:cs="Consolas"/>
                <w:color w:val="000000"/>
                <w:sz w:val="20"/>
                <w:szCs w:val="20"/>
                <w:highlight w:val="yellow"/>
              </w:rPr>
              <w:t>).</w:t>
            </w:r>
            <w:r w:rsidRPr="005C1822">
              <w:rPr>
                <w:rFonts w:eastAsia="Times New Roman" w:cs="Consolas"/>
                <w:color w:val="000000"/>
                <w:sz w:val="20"/>
                <w:szCs w:val="20"/>
                <w:highlight w:val="yellow"/>
                <w:u w:val="single"/>
              </w:rPr>
              <w:t>toString</w:t>
            </w:r>
            <w:r w:rsidRPr="005C1822">
              <w:rPr>
                <w:rFonts w:eastAsia="Times New Roman" w:cs="Consolas"/>
                <w:color w:val="000000"/>
                <w:sz w:val="20"/>
                <w:szCs w:val="20"/>
                <w:highlight w:val="yellow"/>
              </w:rPr>
              <w:t>(),</w:t>
            </w:r>
          </w:p>
        </w:tc>
      </w:tr>
    </w:tbl>
    <w:p w14:paraId="5E431DCC" w14:textId="77777777" w:rsidR="00BB328D" w:rsidRPr="00E33D85" w:rsidRDefault="00BB328D" w:rsidP="004F597D">
      <w:pPr>
        <w:pStyle w:val="Heading5"/>
        <w:rPr>
          <w:rFonts w:asciiTheme="minorHAnsi" w:hAnsiTheme="minorHAnsi"/>
        </w:rPr>
      </w:pPr>
      <w:r w:rsidRPr="00E33D85">
        <w:rPr>
          <w:rFonts w:asciiTheme="minorHAnsi" w:hAnsiTheme="minorHAnsi"/>
        </w:rPr>
        <w:t>Core - billing.js</w:t>
      </w:r>
    </w:p>
    <w:p w14:paraId="4FDAF27A" w14:textId="77777777" w:rsidR="00BB328D" w:rsidRPr="00E33D85" w:rsidRDefault="00BB328D" w:rsidP="004F597D">
      <w:pPr>
        <w:pStyle w:val="Heading6"/>
        <w:ind w:left="0"/>
        <w:rPr>
          <w:rFonts w:asciiTheme="minorHAnsi" w:hAnsiTheme="minorHAnsi"/>
        </w:rPr>
      </w:pPr>
      <w:r w:rsidRPr="00E33D85">
        <w:rPr>
          <w:rFonts w:asciiTheme="minorHAnsi" w:hAnsiTheme="minorHAnsi"/>
        </w:rPr>
        <w:t>Create new “secureacceptance” on Click function</w:t>
      </w:r>
    </w:p>
    <w:p w14:paraId="1D950438" w14:textId="77777777" w:rsidR="00BB328D" w:rsidRPr="00E33D85" w:rsidRDefault="00BB328D" w:rsidP="005C1822">
      <w:pPr>
        <w:pStyle w:val="BodyText"/>
      </w:pPr>
      <w:r w:rsidRPr="00E33D85">
        <w:t xml:space="preserve"> Create a new secure acceptance silent post function to handle credit card information using Ajax call above this function </w:t>
      </w:r>
      <w:r w:rsidRPr="00E33D85">
        <w:rPr>
          <w:rFonts w:eastAsia="Times New Roman" w:cs="Consolas"/>
          <w:color w:val="000000"/>
        </w:rPr>
        <w:t>$couponCode.on('keydown', function (e) {</w:t>
      </w:r>
    </w:p>
    <w:tbl>
      <w:tblPr>
        <w:tblStyle w:val="TableGrid"/>
        <w:tblW w:w="0" w:type="auto"/>
        <w:tblLook w:val="04A0" w:firstRow="1" w:lastRow="0" w:firstColumn="1" w:lastColumn="0" w:noHBand="0" w:noVBand="1"/>
      </w:tblPr>
      <w:tblGrid>
        <w:gridCol w:w="10296"/>
      </w:tblGrid>
      <w:tr w:rsidR="00BB328D" w:rsidRPr="00E33D85" w14:paraId="7449C1AF" w14:textId="77777777" w:rsidTr="00F1407C">
        <w:tc>
          <w:tcPr>
            <w:tcW w:w="10296" w:type="dxa"/>
          </w:tcPr>
          <w:p w14:paraId="78CFA046" w14:textId="77777777" w:rsidR="004C30CD" w:rsidRPr="009C3E27" w:rsidRDefault="003E420E" w:rsidP="004C30CD">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004C30CD" w:rsidRPr="009C3E27">
              <w:rPr>
                <w:rFonts w:eastAsia="Times New Roman" w:cs="Consolas"/>
                <w:color w:val="000000"/>
                <w:sz w:val="20"/>
                <w:szCs w:val="20"/>
                <w:highlight w:val="yellow"/>
              </w:rPr>
              <w:t>$(</w:t>
            </w:r>
            <w:r w:rsidR="004C30CD" w:rsidRPr="009C3E27">
              <w:rPr>
                <w:rFonts w:eastAsia="Times New Roman" w:cs="Consolas"/>
                <w:color w:val="2A00FF"/>
                <w:sz w:val="20"/>
                <w:szCs w:val="20"/>
                <w:highlight w:val="yellow"/>
              </w:rPr>
              <w:t>'.secureacceptance'</w:t>
            </w:r>
            <w:r w:rsidR="004C30CD" w:rsidRPr="009C3E27">
              <w:rPr>
                <w:rFonts w:eastAsia="Times New Roman" w:cs="Consolas"/>
                <w:color w:val="000000"/>
                <w:sz w:val="20"/>
                <w:szCs w:val="20"/>
                <w:highlight w:val="yellow"/>
              </w:rPr>
              <w:t>).on(</w:t>
            </w:r>
            <w:r w:rsidR="004C30CD" w:rsidRPr="009C3E27">
              <w:rPr>
                <w:rFonts w:eastAsia="Times New Roman" w:cs="Consolas"/>
                <w:color w:val="2A00FF"/>
                <w:sz w:val="20"/>
                <w:szCs w:val="20"/>
                <w:highlight w:val="yellow"/>
              </w:rPr>
              <w:t>'click'</w:t>
            </w:r>
            <w:r w:rsidR="004C30CD" w:rsidRPr="009C3E27">
              <w:rPr>
                <w:rFonts w:eastAsia="Times New Roman" w:cs="Consolas"/>
                <w:color w:val="000000"/>
                <w:sz w:val="20"/>
                <w:szCs w:val="20"/>
                <w:highlight w:val="yellow"/>
              </w:rPr>
              <w:t xml:space="preserve">, </w:t>
            </w:r>
            <w:r w:rsidR="004C30CD" w:rsidRPr="009C3E27">
              <w:rPr>
                <w:rFonts w:eastAsia="Times New Roman" w:cs="Consolas"/>
                <w:b/>
                <w:bCs/>
                <w:color w:val="7F0055"/>
                <w:sz w:val="20"/>
                <w:szCs w:val="20"/>
                <w:highlight w:val="yellow"/>
              </w:rPr>
              <w:t>function</w:t>
            </w:r>
            <w:r w:rsidR="004C30CD" w:rsidRPr="009C3E27">
              <w:rPr>
                <w:rFonts w:eastAsia="Times New Roman" w:cs="Consolas"/>
                <w:color w:val="000000"/>
                <w:sz w:val="20"/>
                <w:szCs w:val="20"/>
                <w:highlight w:val="yellow"/>
              </w:rPr>
              <w:t xml:space="preserve"> (e) {</w:t>
            </w:r>
          </w:p>
          <w:p w14:paraId="504485A7"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$selectPaymentMethod = $(</w:t>
            </w:r>
            <w:r w:rsidRPr="009C3E27">
              <w:rPr>
                <w:rFonts w:eastAsia="Times New Roman" w:cs="Consolas"/>
                <w:color w:val="2A00FF"/>
                <w:sz w:val="20"/>
                <w:szCs w:val="20"/>
                <w:highlight w:val="yellow"/>
              </w:rPr>
              <w:t>'.payment-method-options'</w:t>
            </w:r>
            <w:r w:rsidRPr="009C3E27">
              <w:rPr>
                <w:rFonts w:eastAsia="Times New Roman" w:cs="Consolas"/>
                <w:color w:val="000000"/>
                <w:sz w:val="20"/>
                <w:szCs w:val="20"/>
                <w:highlight w:val="yellow"/>
              </w:rPr>
              <w:t>);</w:t>
            </w:r>
          </w:p>
          <w:p w14:paraId="6FC84AFB"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selectedPaymentMethod = $selectPaymentMethod.find(</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).val();</w:t>
            </w:r>
          </w:p>
          <w:p w14:paraId="71F16DED"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'SA_SILENTPOST'</w:t>
            </w:r>
            <w:r w:rsidRPr="009C3E27">
              <w:rPr>
                <w:rFonts w:eastAsia="Times New Roman" w:cs="Consolas"/>
                <w:color w:val="000000"/>
                <w:sz w:val="20"/>
                <w:szCs w:val="20"/>
                <w:highlight w:val="yellow"/>
              </w:rPr>
              <w:t xml:space="preserve"> == selectedPaymentMethod) {</w:t>
            </w:r>
          </w:p>
          <w:p w14:paraId="561308EB"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$checkoutForm = $(</w:t>
            </w:r>
            <w:r w:rsidRPr="009C3E27">
              <w:rPr>
                <w:rFonts w:eastAsia="Times New Roman" w:cs="Consolas"/>
                <w:color w:val="2A00FF"/>
                <w:sz w:val="20"/>
                <w:szCs w:val="20"/>
                <w:highlight w:val="yellow"/>
              </w:rPr>
              <w:t>'.checkout-billing'</w:t>
            </w:r>
            <w:r w:rsidRPr="009C3E27">
              <w:rPr>
                <w:rFonts w:eastAsia="Times New Roman" w:cs="Consolas"/>
                <w:color w:val="000000"/>
                <w:sz w:val="20"/>
                <w:szCs w:val="20"/>
                <w:highlight w:val="yellow"/>
              </w:rPr>
              <w:t>);</w:t>
            </w:r>
          </w:p>
          <w:p w14:paraId="334A07E6"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ccnumber = $($checkoutForm).find(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p>
          <w:p w14:paraId="3A1DC4F1"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cvn =  $($checkoutForm).find(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p>
          <w:p w14:paraId="231928D8"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month = $(</w:t>
            </w:r>
            <w:r w:rsidRPr="009C3E27">
              <w:rPr>
                <w:rFonts w:eastAsia="Times New Roman" w:cs="Consolas"/>
                <w:color w:val="2A00FF"/>
                <w:sz w:val="20"/>
                <w:szCs w:val="20"/>
                <w:highlight w:val="yellow"/>
              </w:rPr>
              <w:t>'.payment-method-expanded .month select'</w:t>
            </w:r>
            <w:r w:rsidRPr="009C3E27">
              <w:rPr>
                <w:rFonts w:eastAsia="Times New Roman" w:cs="Consolas"/>
                <w:color w:val="000000"/>
                <w:sz w:val="20"/>
                <w:szCs w:val="20"/>
                <w:highlight w:val="yellow"/>
              </w:rPr>
              <w:t>).val();</w:t>
            </w:r>
          </w:p>
          <w:p w14:paraId="1740B166"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expyear = $(</w:t>
            </w:r>
            <w:r w:rsidRPr="009C3E27">
              <w:rPr>
                <w:rFonts w:eastAsia="Times New Roman" w:cs="Consolas"/>
                <w:color w:val="2A00FF"/>
                <w:sz w:val="20"/>
                <w:szCs w:val="20"/>
                <w:highlight w:val="yellow"/>
              </w:rPr>
              <w:t>'.payment-method-expanded .year select'</w:t>
            </w:r>
            <w:r w:rsidRPr="009C3E27">
              <w:rPr>
                <w:rFonts w:eastAsia="Times New Roman" w:cs="Consolas"/>
                <w:color w:val="000000"/>
                <w:sz w:val="20"/>
                <w:szCs w:val="20"/>
                <w:highlight w:val="yellow"/>
              </w:rPr>
              <w:t>).val();</w:t>
            </w:r>
          </w:p>
          <w:p w14:paraId="27E2621C"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dwcctype = $(</w:t>
            </w:r>
            <w:r w:rsidRPr="009C3E27">
              <w:rPr>
                <w:rFonts w:eastAsia="Times New Roman" w:cs="Consolas"/>
                <w:color w:val="2A00FF"/>
                <w:sz w:val="20"/>
                <w:szCs w:val="20"/>
                <w:highlight w:val="yellow"/>
              </w:rPr>
              <w:t>'.payment-method-expanded .cctype select'</w:t>
            </w:r>
            <w:r w:rsidRPr="009C3E27">
              <w:rPr>
                <w:rFonts w:eastAsia="Times New Roman" w:cs="Consolas"/>
                <w:color w:val="000000"/>
                <w:sz w:val="20"/>
                <w:szCs w:val="20"/>
                <w:highlight w:val="yellow"/>
              </w:rPr>
              <w:t>).val();</w:t>
            </w:r>
          </w:p>
          <w:p w14:paraId="32DA8DA9"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savecc = $($checkoutForm).find(</w:t>
            </w:r>
            <w:r w:rsidRPr="009C3E27">
              <w:rPr>
                <w:rFonts w:eastAsia="Times New Roman" w:cs="Consolas"/>
                <w:color w:val="2A00FF"/>
                <w:sz w:val="20"/>
                <w:szCs w:val="20"/>
                <w:highlight w:val="yellow"/>
              </w:rPr>
              <w:t>'input[name$="_creditCard_saveCard"]'</w:t>
            </w:r>
            <w:r w:rsidRPr="009C3E27">
              <w:rPr>
                <w:rFonts w:eastAsia="Times New Roman" w:cs="Consolas"/>
                <w:color w:val="000000"/>
                <w:sz w:val="20"/>
                <w:szCs w:val="20"/>
                <w:highlight w:val="yellow"/>
              </w:rPr>
              <w:t>).is(</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w:t>
            </w:r>
          </w:p>
          <w:p w14:paraId="05795CCC"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customerEmail = $(</w:t>
            </w:r>
            <w:r w:rsidRPr="009C3E27">
              <w:rPr>
                <w:rFonts w:eastAsia="Times New Roman" w:cs="Consolas"/>
                <w:color w:val="2A00FF"/>
                <w:sz w:val="20"/>
                <w:szCs w:val="20"/>
                <w:highlight w:val="yellow"/>
              </w:rPr>
              <w:t>"#dwfrm_billing_billingAddress_email_emailAddress"</w:t>
            </w:r>
            <w:r w:rsidRPr="009C3E27">
              <w:rPr>
                <w:rFonts w:eastAsia="Times New Roman" w:cs="Consolas"/>
                <w:color w:val="000000"/>
                <w:sz w:val="20"/>
                <w:szCs w:val="20"/>
                <w:highlight w:val="yellow"/>
              </w:rPr>
              <w:t>).val();</w:t>
            </w:r>
          </w:p>
          <w:p w14:paraId="1BE9ADC4"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cardmap= {</w:t>
            </w:r>
            <w:r w:rsidRPr="009C3E27">
              <w:rPr>
                <w:rFonts w:eastAsia="Times New Roman" w:cs="Consolas"/>
                <w:color w:val="2A00FF"/>
                <w:sz w:val="20"/>
                <w:szCs w:val="20"/>
                <w:highlight w:val="yellow"/>
              </w:rPr>
              <w:t>'Visa'</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'001'</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'Amex'</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'003'</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'MasterCard'</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'002'</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'Discover'</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'004'</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'Maestro'</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'042'</w:t>
            </w:r>
            <w:r w:rsidRPr="009C3E27">
              <w:rPr>
                <w:rFonts w:eastAsia="Times New Roman" w:cs="Consolas"/>
                <w:color w:val="000000"/>
                <w:sz w:val="20"/>
                <w:szCs w:val="20"/>
                <w:highlight w:val="yellow"/>
              </w:rPr>
              <w:t>};</w:t>
            </w:r>
          </w:p>
          <w:p w14:paraId="6EBBFFC2"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(month.length == 1) {</w:t>
            </w:r>
          </w:p>
          <w:p w14:paraId="3D4FA139"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month = </w:t>
            </w:r>
            <w:r w:rsidRPr="009C3E27">
              <w:rPr>
                <w:rFonts w:eastAsia="Times New Roman" w:cs="Consolas"/>
                <w:color w:val="2A00FF"/>
                <w:sz w:val="20"/>
                <w:szCs w:val="20"/>
                <w:highlight w:val="yellow"/>
              </w:rPr>
              <w:t>"0"</w:t>
            </w:r>
            <w:r w:rsidRPr="009C3E27">
              <w:rPr>
                <w:rFonts w:eastAsia="Times New Roman" w:cs="Consolas"/>
                <w:color w:val="000000"/>
                <w:sz w:val="20"/>
                <w:szCs w:val="20"/>
                <w:highlight w:val="yellow"/>
              </w:rPr>
              <w:t>+month;</w:t>
            </w:r>
          </w:p>
          <w:p w14:paraId="32E8E957"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2C4C7C15"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cctype  = cardmap[dwcctype];</w:t>
            </w:r>
          </w:p>
          <w:p w14:paraId="0D41046E"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firstname = encodeRequestFieldValue($($checkoutForm).find(</w:t>
            </w:r>
            <w:r w:rsidRPr="009C3E27">
              <w:rPr>
                <w:rFonts w:eastAsia="Times New Roman" w:cs="Consolas"/>
                <w:color w:val="2A00FF"/>
                <w:sz w:val="20"/>
                <w:szCs w:val="20"/>
                <w:highlight w:val="yellow"/>
              </w:rPr>
              <w:t>'input[name$="_addressFields_firstName"]'</w:t>
            </w:r>
            <w:r w:rsidRPr="009C3E27">
              <w:rPr>
                <w:rFonts w:eastAsia="Times New Roman" w:cs="Consolas"/>
                <w:color w:val="000000"/>
                <w:sz w:val="20"/>
                <w:szCs w:val="20"/>
                <w:highlight w:val="yellow"/>
              </w:rPr>
              <w:t>).val());</w:t>
            </w:r>
          </w:p>
          <w:p w14:paraId="1253986D"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lastname = encodeRequestFieldValue($($checkoutForm).find(</w:t>
            </w:r>
            <w:r w:rsidRPr="009C3E27">
              <w:rPr>
                <w:rFonts w:eastAsia="Times New Roman" w:cs="Consolas"/>
                <w:color w:val="2A00FF"/>
                <w:sz w:val="20"/>
                <w:szCs w:val="20"/>
                <w:highlight w:val="yellow"/>
              </w:rPr>
              <w:t>'input[name$="_addressFields_lastName"]'</w:t>
            </w:r>
            <w:r w:rsidRPr="009C3E27">
              <w:rPr>
                <w:rFonts w:eastAsia="Times New Roman" w:cs="Consolas"/>
                <w:color w:val="000000"/>
                <w:sz w:val="20"/>
                <w:szCs w:val="20"/>
                <w:highlight w:val="yellow"/>
              </w:rPr>
              <w:t>).val());</w:t>
            </w:r>
          </w:p>
          <w:p w14:paraId="2C0B445F"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address1 = encodeRequestFieldValue($($checkoutForm).find(</w:t>
            </w:r>
            <w:r w:rsidRPr="009C3E27">
              <w:rPr>
                <w:rFonts w:eastAsia="Times New Roman" w:cs="Consolas"/>
                <w:color w:val="2A00FF"/>
                <w:sz w:val="20"/>
                <w:szCs w:val="20"/>
                <w:highlight w:val="yellow"/>
              </w:rPr>
              <w:t>'input[name$="_addressFields_address1"]'</w:t>
            </w:r>
            <w:r w:rsidRPr="009C3E27">
              <w:rPr>
                <w:rFonts w:eastAsia="Times New Roman" w:cs="Consolas"/>
                <w:color w:val="000000"/>
                <w:sz w:val="20"/>
                <w:szCs w:val="20"/>
                <w:highlight w:val="yellow"/>
              </w:rPr>
              <w:t>).val());</w:t>
            </w:r>
          </w:p>
          <w:p w14:paraId="474AC1E2"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address2 = </w:t>
            </w:r>
            <w:r w:rsidRPr="009C3E27">
              <w:rPr>
                <w:rFonts w:eastAsia="Times New Roman" w:cs="Consolas"/>
                <w:color w:val="000000"/>
                <w:sz w:val="20"/>
                <w:szCs w:val="20"/>
                <w:highlight w:val="yellow"/>
              </w:rPr>
              <w:lastRenderedPageBreak/>
              <w:t>encodeRequestFieldValue($($checkoutForm).find(</w:t>
            </w:r>
            <w:r w:rsidRPr="009C3E27">
              <w:rPr>
                <w:rFonts w:eastAsia="Times New Roman" w:cs="Consolas"/>
                <w:color w:val="2A00FF"/>
                <w:sz w:val="20"/>
                <w:szCs w:val="20"/>
                <w:highlight w:val="yellow"/>
              </w:rPr>
              <w:t>'input[name$="_addressFields_address2"]'</w:t>
            </w:r>
            <w:r w:rsidRPr="009C3E27">
              <w:rPr>
                <w:rFonts w:eastAsia="Times New Roman" w:cs="Consolas"/>
                <w:color w:val="000000"/>
                <w:sz w:val="20"/>
                <w:szCs w:val="20"/>
                <w:highlight w:val="yellow"/>
              </w:rPr>
              <w:t>).val());</w:t>
            </w:r>
          </w:p>
          <w:p w14:paraId="19FCDEFC"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city = </w:t>
            </w:r>
            <w:r w:rsidRPr="009C3E27">
              <w:rPr>
                <w:rFonts w:eastAsia="Times New Roman" w:cs="Consolas"/>
                <w:color w:val="000000"/>
                <w:sz w:val="20"/>
                <w:szCs w:val="20"/>
                <w:highlight w:val="yellow"/>
              </w:rPr>
              <w:tab/>
              <w:t>encodeRequestFieldValue($($checkoutForm).find(</w:t>
            </w:r>
            <w:r w:rsidRPr="009C3E27">
              <w:rPr>
                <w:rFonts w:eastAsia="Times New Roman" w:cs="Consolas"/>
                <w:color w:val="2A00FF"/>
                <w:sz w:val="20"/>
                <w:szCs w:val="20"/>
                <w:highlight w:val="yellow"/>
              </w:rPr>
              <w:t>'input[name$="_addressFields_city"]'</w:t>
            </w:r>
            <w:r w:rsidRPr="009C3E27">
              <w:rPr>
                <w:rFonts w:eastAsia="Times New Roman" w:cs="Consolas"/>
                <w:color w:val="000000"/>
                <w:sz w:val="20"/>
                <w:szCs w:val="20"/>
                <w:highlight w:val="yellow"/>
              </w:rPr>
              <w:t>).val());</w:t>
            </w:r>
          </w:p>
          <w:p w14:paraId="150321E5"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zipcode = encodeRequestFieldValue($($checkoutForm).find(</w:t>
            </w:r>
            <w:r w:rsidRPr="009C3E27">
              <w:rPr>
                <w:rFonts w:eastAsia="Times New Roman" w:cs="Consolas"/>
                <w:color w:val="2A00FF"/>
                <w:sz w:val="20"/>
                <w:szCs w:val="20"/>
                <w:highlight w:val="yellow"/>
              </w:rPr>
              <w:t>'input[name$="_addressFields_postal"]'</w:t>
            </w:r>
            <w:r w:rsidRPr="009C3E27">
              <w:rPr>
                <w:rFonts w:eastAsia="Times New Roman" w:cs="Consolas"/>
                <w:color w:val="000000"/>
                <w:sz w:val="20"/>
                <w:szCs w:val="20"/>
                <w:highlight w:val="yellow"/>
              </w:rPr>
              <w:t>).val());</w:t>
            </w:r>
          </w:p>
          <w:p w14:paraId="34381872"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country = encodeRequestFieldValue($($checkoutForm).find(</w:t>
            </w:r>
            <w:r w:rsidRPr="009C3E27">
              <w:rPr>
                <w:rFonts w:eastAsia="Times New Roman" w:cs="Consolas"/>
                <w:color w:val="2A00FF"/>
                <w:sz w:val="20"/>
                <w:szCs w:val="20"/>
                <w:highlight w:val="yellow"/>
              </w:rPr>
              <w:t>'select[name$="_addressFields_country"]'</w:t>
            </w:r>
            <w:r w:rsidRPr="009C3E27">
              <w:rPr>
                <w:rFonts w:eastAsia="Times New Roman" w:cs="Consolas"/>
                <w:color w:val="000000"/>
                <w:sz w:val="20"/>
                <w:szCs w:val="20"/>
                <w:highlight w:val="yellow"/>
              </w:rPr>
              <w:t>).val());</w:t>
            </w:r>
          </w:p>
          <w:p w14:paraId="670EA77A"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state = $($checkoutForm).find(</w:t>
            </w:r>
            <w:r w:rsidRPr="009C3E27">
              <w:rPr>
                <w:rFonts w:eastAsia="Times New Roman" w:cs="Consolas"/>
                <w:color w:val="2A00FF"/>
                <w:sz w:val="20"/>
                <w:szCs w:val="20"/>
                <w:highlight w:val="yellow"/>
              </w:rPr>
              <w:t>'select[name$="_addressFields_states_state"]'</w:t>
            </w:r>
            <w:r w:rsidRPr="009C3E27">
              <w:rPr>
                <w:rFonts w:eastAsia="Times New Roman" w:cs="Consolas"/>
                <w:color w:val="000000"/>
                <w:sz w:val="20"/>
                <w:szCs w:val="20"/>
                <w:highlight w:val="yellow"/>
              </w:rPr>
              <w:t>).val();</w:t>
            </w:r>
          </w:p>
          <w:p w14:paraId="383BD9E6"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(state===</w:t>
            </w:r>
            <w:r w:rsidRPr="009C3E27">
              <w:rPr>
                <w:rFonts w:eastAsia="Times New Roman" w:cs="Consolas"/>
                <w:b/>
                <w:bCs/>
                <w:color w:val="7F0055"/>
                <w:sz w:val="20"/>
                <w:szCs w:val="20"/>
                <w:highlight w:val="yellow"/>
              </w:rPr>
              <w:t>undefined</w:t>
            </w:r>
            <w:r w:rsidRPr="009C3E27">
              <w:rPr>
                <w:rFonts w:eastAsia="Times New Roman" w:cs="Consolas"/>
                <w:color w:val="000000"/>
                <w:sz w:val="20"/>
                <w:szCs w:val="20"/>
                <w:highlight w:val="yellow"/>
              </w:rPr>
              <w:t>) {</w:t>
            </w:r>
          </w:p>
          <w:p w14:paraId="6B231994"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$($checkoutForm).find(</w:t>
            </w:r>
            <w:r w:rsidRPr="009C3E27">
              <w:rPr>
                <w:rFonts w:eastAsia="Times New Roman" w:cs="Consolas"/>
                <w:color w:val="2A00FF"/>
                <w:sz w:val="20"/>
                <w:szCs w:val="20"/>
                <w:highlight w:val="yellow"/>
              </w:rPr>
              <w:t>'input[name$="_addressFields_states_state"]'</w:t>
            </w:r>
            <w:r w:rsidRPr="009C3E27">
              <w:rPr>
                <w:rFonts w:eastAsia="Times New Roman" w:cs="Consolas"/>
                <w:color w:val="000000"/>
                <w:sz w:val="20"/>
                <w:szCs w:val="20"/>
                <w:highlight w:val="yellow"/>
              </w:rPr>
              <w:t xml:space="preserve">).val(); </w:t>
            </w:r>
          </w:p>
          <w:p w14:paraId="3C99387A"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5D1887F2"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encodeRequestFieldValue(state);</w:t>
            </w:r>
          </w:p>
          <w:p w14:paraId="112430C6"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phoneno = encodeRequestFieldValue($($checkoutForm).find(</w:t>
            </w:r>
            <w:r w:rsidRPr="009C3E27">
              <w:rPr>
                <w:rFonts w:eastAsia="Times New Roman" w:cs="Consolas"/>
                <w:color w:val="2A00FF"/>
                <w:sz w:val="20"/>
                <w:szCs w:val="20"/>
                <w:highlight w:val="yellow"/>
              </w:rPr>
              <w:t>'input[name$="_addressFields_phone"]'</w:t>
            </w:r>
            <w:r w:rsidRPr="009C3E27">
              <w:rPr>
                <w:rFonts w:eastAsia="Times New Roman" w:cs="Consolas"/>
                <w:color w:val="000000"/>
                <w:sz w:val="20"/>
                <w:szCs w:val="20"/>
                <w:highlight w:val="yellow"/>
              </w:rPr>
              <w:t>).val());</w:t>
            </w:r>
          </w:p>
          <w:p w14:paraId="346FD7F3"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cctoken = encodeRequestFieldValue($(</w:t>
            </w:r>
            <w:r w:rsidRPr="009C3E27">
              <w:rPr>
                <w:rFonts w:eastAsia="Times New Roman" w:cs="Consolas"/>
                <w:color w:val="2A00FF"/>
                <w:sz w:val="20"/>
                <w:szCs w:val="20"/>
                <w:highlight w:val="yellow"/>
              </w:rPr>
              <w:t>'[data-method="CREDIT_CARD"]'</w:t>
            </w:r>
            <w:r w:rsidRPr="009C3E27">
              <w:rPr>
                <w:rFonts w:eastAsia="Times New Roman" w:cs="Consolas"/>
                <w:color w:val="000000"/>
                <w:sz w:val="20"/>
                <w:szCs w:val="20"/>
                <w:highlight w:val="yellow"/>
              </w:rPr>
              <w:t>).find(</w:t>
            </w:r>
            <w:r w:rsidRPr="009C3E27">
              <w:rPr>
                <w:rFonts w:eastAsia="Times New Roman" w:cs="Consolas"/>
                <w:color w:val="2A00FF"/>
                <w:sz w:val="20"/>
                <w:szCs w:val="20"/>
                <w:highlight w:val="yellow"/>
              </w:rPr>
              <w:t>'[name$="creditCard_selectedCardID"]'</w:t>
            </w:r>
            <w:r w:rsidRPr="009C3E27">
              <w:rPr>
                <w:rFonts w:eastAsia="Times New Roman" w:cs="Consolas"/>
                <w:color w:val="000000"/>
                <w:sz w:val="20"/>
                <w:szCs w:val="20"/>
                <w:highlight w:val="yellow"/>
              </w:rPr>
              <w:t>).val());</w:t>
            </w:r>
          </w:p>
          <w:p w14:paraId="41BC4BB6"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6FB15510"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validCardType = dwcctype.toLowerCase(); </w:t>
            </w:r>
          </w:p>
          <w:p w14:paraId="01193FC0"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validCardNumber = $.payment.validateCardNumber(ccnumber);</w:t>
            </w:r>
          </w:p>
          <w:p w14:paraId="40AF62D2"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validCardCvv= $.payment.validateCardCVC(cvn,validCardType);</w:t>
            </w:r>
          </w:p>
          <w:p w14:paraId="236EE35D"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validCardExp = $.payment.validateCardExpiry(month, expyear);</w:t>
            </w:r>
          </w:p>
          <w:p w14:paraId="70153A41"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7968B6C9"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(cctoken) {</w:t>
            </w:r>
          </w:p>
          <w:p w14:paraId="413941DE"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validCardNumber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w:t>
            </w:r>
          </w:p>
          <w:p w14:paraId="4CA0BD6F"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4D9038B8"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30DCCC2D"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2191B251"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6D728A57"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'input[name$="_creditCard_expiration_month"]'</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5E321F4B"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'input[name$="_creditCard_expiration_year"]'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43E76B78"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'input[name$="_creditCard_type"]'</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14:paraId="2012B1AA"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08367CC9"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(validCardCvv &amp;&amp; validCardExp &amp;&amp; validCardNumber) {</w:t>
            </w:r>
          </w:p>
          <w:p w14:paraId="2D5DDD13"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ab/>
              <w:t xml:space="preserve"> data = {</w:t>
            </w:r>
          </w:p>
          <w:p w14:paraId="04F6E245"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custemail : customerEmail,</w:t>
            </w:r>
          </w:p>
          <w:p w14:paraId="0E5325AB"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savecc : savecc,</w:t>
            </w:r>
          </w:p>
          <w:p w14:paraId="26D8D83B"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firstname : firstname,</w:t>
            </w:r>
          </w:p>
          <w:p w14:paraId="67EC115E"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lastname : lastname,</w:t>
            </w:r>
          </w:p>
          <w:p w14:paraId="66633D5B"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address1 : address1,</w:t>
            </w:r>
          </w:p>
          <w:p w14:paraId="0835AFB8"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address2 : address2,</w:t>
            </w:r>
          </w:p>
          <w:p w14:paraId="0EA2C94A"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city : city,</w:t>
            </w:r>
          </w:p>
          <w:p w14:paraId="1610CC24"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zipcode : zipcode,</w:t>
            </w:r>
          </w:p>
          <w:p w14:paraId="1D7433A8"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country : country,</w:t>
            </w:r>
          </w:p>
          <w:p w14:paraId="0DEE7ED0"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state : state,</w:t>
            </w:r>
          </w:p>
          <w:p w14:paraId="1183AFAE"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phone : phoneno,</w:t>
            </w:r>
          </w:p>
          <w:p w14:paraId="03F76FF2"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cctoken : cctoken,</w:t>
            </w:r>
          </w:p>
          <w:p w14:paraId="468E4033"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format : </w:t>
            </w:r>
            <w:r w:rsidRPr="009C3E27">
              <w:rPr>
                <w:rFonts w:eastAsia="Times New Roman" w:cs="Consolas"/>
                <w:color w:val="2A00FF"/>
                <w:sz w:val="20"/>
                <w:szCs w:val="20"/>
                <w:highlight w:val="yellow"/>
              </w:rPr>
              <w:t>'ajax'</w:t>
            </w:r>
          </w:p>
          <w:p w14:paraId="5A41C196"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27AC8843"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$.ajax({</w:t>
            </w:r>
          </w:p>
          <w:p w14:paraId="20F433FB"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url: Urls.silentpost,</w:t>
            </w:r>
          </w:p>
          <w:p w14:paraId="537ADC27"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type: </w:t>
            </w:r>
            <w:r w:rsidRPr="009C3E27">
              <w:rPr>
                <w:rFonts w:eastAsia="Times New Roman" w:cs="Consolas"/>
                <w:color w:val="2A00FF"/>
                <w:sz w:val="20"/>
                <w:szCs w:val="20"/>
                <w:highlight w:val="yellow"/>
              </w:rPr>
              <w:t>"POST"</w:t>
            </w:r>
            <w:r w:rsidRPr="009C3E27">
              <w:rPr>
                <w:rFonts w:eastAsia="Times New Roman" w:cs="Consolas"/>
                <w:color w:val="000000"/>
                <w:sz w:val="20"/>
                <w:szCs w:val="20"/>
                <w:highlight w:val="yellow"/>
              </w:rPr>
              <w:t>,</w:t>
            </w:r>
          </w:p>
          <w:p w14:paraId="2B5CB84F"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data: data,</w:t>
            </w:r>
          </w:p>
          <w:p w14:paraId="1F177702"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success: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(xhr,data) {</w:t>
            </w:r>
          </w:p>
          <w:p w14:paraId="623D4611"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63B5D8CF"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(xhr) {</w:t>
            </w:r>
          </w:p>
          <w:p w14:paraId="524B66D9"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(xhr.error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 {</w:t>
            </w:r>
          </w:p>
          <w:p w14:paraId="31B57105"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).html(xhr.errorMsg);</w:t>
            </w:r>
          </w:p>
          <w:p w14:paraId="18BD8CA8"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3AC9D994"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6CACE6B8"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w:t>
            </w:r>
          </w:p>
          <w:p w14:paraId="401C0686"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"#secureAcceptancePost"</w:t>
            </w:r>
            <w:r w:rsidRPr="009C3E27">
              <w:rPr>
                <w:rFonts w:eastAsia="Times New Roman" w:cs="Consolas"/>
                <w:color w:val="000000"/>
                <w:sz w:val="20"/>
                <w:szCs w:val="20"/>
                <w:highlight w:val="yellow"/>
              </w:rPr>
              <w:t>).html(xhr);</w:t>
            </w:r>
          </w:p>
          <w:p w14:paraId="0E3308E4"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"#card_expiry_date"</w:t>
            </w:r>
            <w:r w:rsidRPr="009C3E27">
              <w:rPr>
                <w:rFonts w:eastAsia="Times New Roman" w:cs="Consolas"/>
                <w:color w:val="000000"/>
                <w:sz w:val="20"/>
                <w:szCs w:val="20"/>
                <w:highlight w:val="yellow"/>
              </w:rPr>
              <w:t>).val(month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+expyear);</w:t>
            </w:r>
          </w:p>
          <w:p w14:paraId="56E8CDDF"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"#card_type"</w:t>
            </w:r>
            <w:r w:rsidRPr="009C3E27">
              <w:rPr>
                <w:rFonts w:eastAsia="Times New Roman" w:cs="Consolas"/>
                <w:color w:val="000000"/>
                <w:sz w:val="20"/>
                <w:szCs w:val="20"/>
                <w:highlight w:val="yellow"/>
              </w:rPr>
              <w:t>).val(cctype);</w:t>
            </w:r>
          </w:p>
          <w:p w14:paraId="3C2EC2F2"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"#card_cvn"</w:t>
            </w:r>
            <w:r w:rsidRPr="009C3E27">
              <w:rPr>
                <w:rFonts w:eastAsia="Times New Roman" w:cs="Consolas"/>
                <w:color w:val="000000"/>
                <w:sz w:val="20"/>
                <w:szCs w:val="20"/>
                <w:highlight w:val="yellow"/>
              </w:rPr>
              <w:t>).val(cvn);</w:t>
            </w:r>
          </w:p>
          <w:p w14:paraId="68F99D12"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(cctoken == </w:t>
            </w:r>
            <w:r w:rsidRPr="009C3E27">
              <w:rPr>
                <w:rFonts w:eastAsia="Times New Roman" w:cs="Consolas"/>
                <w:b/>
                <w:bCs/>
                <w:color w:val="7F0055"/>
                <w:sz w:val="20"/>
                <w:szCs w:val="20"/>
                <w:highlight w:val="yellow"/>
              </w:rPr>
              <w:t>null</w:t>
            </w:r>
            <w:r w:rsidRPr="009C3E27">
              <w:rPr>
                <w:rFonts w:eastAsia="Times New Roman" w:cs="Consolas"/>
                <w:color w:val="000000"/>
                <w:sz w:val="20"/>
                <w:szCs w:val="20"/>
                <w:highlight w:val="yellow"/>
              </w:rPr>
              <w:t xml:space="preserve"> || cctoken ==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 {</w:t>
            </w:r>
          </w:p>
          <w:p w14:paraId="4B0BAF9A"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).append(</w:t>
            </w:r>
            <w:r w:rsidRPr="009C3E27">
              <w:rPr>
                <w:rFonts w:eastAsia="Times New Roman" w:cs="Consolas"/>
                <w:color w:val="2A00FF"/>
                <w:sz w:val="20"/>
                <w:szCs w:val="20"/>
                <w:highlight w:val="yellow"/>
              </w:rPr>
              <w:t>'&lt;input type="hidden" id="card_number" name="card_number" /&gt;'</w:t>
            </w:r>
            <w:r w:rsidRPr="009C3E27">
              <w:rPr>
                <w:rFonts w:eastAsia="Times New Roman" w:cs="Consolas"/>
                <w:color w:val="000000"/>
                <w:sz w:val="20"/>
                <w:szCs w:val="20"/>
                <w:highlight w:val="yellow"/>
              </w:rPr>
              <w:t>);</w:t>
            </w:r>
          </w:p>
          <w:p w14:paraId="1A5C8EA6"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"#card_number"</w:t>
            </w:r>
            <w:r w:rsidRPr="009C3E27">
              <w:rPr>
                <w:rFonts w:eastAsia="Times New Roman" w:cs="Consolas"/>
                <w:color w:val="000000"/>
                <w:sz w:val="20"/>
                <w:szCs w:val="20"/>
                <w:highlight w:val="yellow"/>
              </w:rPr>
              <w:t>).val(ccnumber);</w:t>
            </w:r>
          </w:p>
          <w:p w14:paraId="6BD938C4"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07639577"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).submit();</w:t>
            </w:r>
          </w:p>
          <w:p w14:paraId="1269BD31"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7D8BB4CC"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73A3F88F"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                         </w:t>
            </w:r>
          </w:p>
          <w:p w14:paraId="748368ED"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w:t>
            </w:r>
          </w:p>
          <w:p w14:paraId="705D4A59"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45FA3B15"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2BB96D1F"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039C0599"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error: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 xml:space="preserve"> () {</w:t>
            </w:r>
          </w:p>
          <w:p w14:paraId="138F6F10"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00A4804C"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41DAA206"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7B86A5C8"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7792DAA5"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14:paraId="57DAE8D9"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).html(Resources.INVALID_CREDITCARD);</w:t>
            </w:r>
          </w:p>
          <w:p w14:paraId="04239EE2"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14:paraId="6592F39B"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14:paraId="5198614A"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returnfalse</w:t>
            </w:r>
            <w:r w:rsidRPr="009C3E27">
              <w:rPr>
                <w:rFonts w:eastAsia="Times New Roman" w:cs="Consolas"/>
                <w:color w:val="000000"/>
                <w:sz w:val="20"/>
                <w:szCs w:val="20"/>
                <w:highlight w:val="yellow"/>
              </w:rPr>
              <w:t>;</w:t>
            </w:r>
          </w:p>
          <w:p w14:paraId="5DD947DF"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14:paraId="73A716BE"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14:paraId="6C2063F8"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14:paraId="31A7FF21"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'.secureacceptance'</w:t>
            </w:r>
            <w:r w:rsidRPr="009C3E27">
              <w:rPr>
                <w:rFonts w:eastAsia="Times New Roman" w:cs="Consolas"/>
                <w:color w:val="000000"/>
                <w:sz w:val="20"/>
                <w:szCs w:val="20"/>
                <w:highlight w:val="yellow"/>
              </w:rPr>
              <w:t>).prop(</w:t>
            </w:r>
            <w:r w:rsidRPr="009C3E27">
              <w:rPr>
                <w:rFonts w:eastAsia="Times New Roman" w:cs="Consolas"/>
                <w:color w:val="2A00FF"/>
                <w:sz w:val="20"/>
                <w:szCs w:val="20"/>
                <w:highlight w:val="yellow"/>
              </w:rPr>
              <w:t>"type"</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"submit"</w:t>
            </w:r>
            <w:r w:rsidRPr="009C3E27">
              <w:rPr>
                <w:rFonts w:eastAsia="Times New Roman" w:cs="Consolas"/>
                <w:color w:val="000000"/>
                <w:sz w:val="20"/>
                <w:szCs w:val="20"/>
                <w:highlight w:val="yellow"/>
              </w:rPr>
              <w:t>).submit();</w:t>
            </w:r>
          </w:p>
          <w:p w14:paraId="14F36D55"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returntrue</w:t>
            </w:r>
            <w:r w:rsidRPr="009C3E27">
              <w:rPr>
                <w:rFonts w:eastAsia="Times New Roman" w:cs="Consolas"/>
                <w:color w:val="000000"/>
                <w:sz w:val="20"/>
                <w:szCs w:val="20"/>
                <w:highlight w:val="yellow"/>
              </w:rPr>
              <w:t>;</w:t>
            </w:r>
          </w:p>
          <w:p w14:paraId="59B60F46" w14:textId="77777777"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t>}</w:t>
            </w:r>
          </w:p>
          <w:p w14:paraId="3874CF84" w14:textId="77777777" w:rsidR="00BB328D" w:rsidRPr="00E33D85" w:rsidRDefault="004C30CD" w:rsidP="005C1822">
            <w:pPr>
              <w:pStyle w:val="BodyText"/>
            </w:pPr>
            <w:r w:rsidRPr="009C3E27">
              <w:rPr>
                <w:highlight w:val="yellow"/>
              </w:rPr>
              <w:tab/>
              <w:t>});</w:t>
            </w:r>
            <w:r w:rsidR="00AF3563" w:rsidRPr="00E33D85">
              <w:tab/>
            </w:r>
          </w:p>
        </w:tc>
      </w:tr>
    </w:tbl>
    <w:p w14:paraId="4C984265" w14:textId="77777777" w:rsidR="00BB328D" w:rsidRPr="00E33D85" w:rsidRDefault="00BB328D" w:rsidP="004F597D">
      <w:pPr>
        <w:pStyle w:val="Heading6"/>
        <w:ind w:left="0"/>
        <w:rPr>
          <w:rFonts w:asciiTheme="minorHAnsi" w:hAnsiTheme="minorHAnsi"/>
        </w:rPr>
      </w:pPr>
      <w:r w:rsidRPr="00E33D85">
        <w:rPr>
          <w:rFonts w:asciiTheme="minorHAnsi" w:hAnsiTheme="minorHAnsi"/>
        </w:rPr>
        <w:lastRenderedPageBreak/>
        <w:t>Create new “encodeRequestFieldValue” function</w:t>
      </w:r>
    </w:p>
    <w:p w14:paraId="08380538" w14:textId="77777777" w:rsidR="00BB328D" w:rsidRPr="00E33D85" w:rsidRDefault="00BB328D" w:rsidP="005C1822">
      <w:pPr>
        <w:pStyle w:val="BodyText"/>
      </w:pPr>
      <w:r w:rsidRPr="00E33D85">
        <w:t>Create a new function to encode input field value below setCCFields :</w:t>
      </w:r>
    </w:p>
    <w:tbl>
      <w:tblPr>
        <w:tblStyle w:val="TableGrid"/>
        <w:tblW w:w="0" w:type="auto"/>
        <w:tblLook w:val="04A0" w:firstRow="1" w:lastRow="0" w:firstColumn="1" w:lastColumn="0" w:noHBand="0" w:noVBand="1"/>
      </w:tblPr>
      <w:tblGrid>
        <w:gridCol w:w="10296"/>
      </w:tblGrid>
      <w:tr w:rsidR="00BB328D" w:rsidRPr="000D6077" w14:paraId="76AAA5D2" w14:textId="77777777" w:rsidTr="00F1407C">
        <w:tc>
          <w:tcPr>
            <w:tcW w:w="10296" w:type="dxa"/>
          </w:tcPr>
          <w:p w14:paraId="682CF7BA" w14:textId="77777777"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p>
          <w:p w14:paraId="2028983A" w14:textId="77777777"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@function</w:t>
            </w:r>
          </w:p>
          <w:p w14:paraId="5064B3FF" w14:textId="77777777"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@description</w:t>
            </w:r>
            <w:r w:rsidRPr="000D6077">
              <w:rPr>
                <w:rFonts w:eastAsia="Times New Roman" w:cs="Consolas"/>
                <w:color w:val="3F5FBF"/>
                <w:sz w:val="20"/>
                <w:szCs w:val="20"/>
              </w:rPr>
              <w:t>functiontoconvert</w:t>
            </w:r>
            <w:r w:rsidRPr="000D6077">
              <w:rPr>
                <w:rFonts w:eastAsia="Times New Roman" w:cs="Consolas"/>
                <w:color w:val="3F5FBF"/>
                <w:sz w:val="20"/>
                <w:szCs w:val="20"/>
                <w:u w:val="single"/>
              </w:rPr>
              <w:t>html</w:t>
            </w:r>
            <w:r w:rsidRPr="000D6077">
              <w:rPr>
                <w:rFonts w:eastAsia="Times New Roman" w:cs="Consolas"/>
                <w:color w:val="3F5FBF"/>
                <w:sz w:val="20"/>
                <w:szCs w:val="20"/>
              </w:rPr>
              <w:t>tagto</w:t>
            </w:r>
            <w:r w:rsidRPr="000D6077">
              <w:rPr>
                <w:rFonts w:eastAsia="Times New Roman" w:cs="Consolas"/>
                <w:color w:val="3F5FBF"/>
                <w:sz w:val="20"/>
                <w:szCs w:val="20"/>
                <w:u w:val="single"/>
              </w:rPr>
              <w:t>lt</w:t>
            </w:r>
            <w:r w:rsidRPr="000D6077">
              <w:rPr>
                <w:rFonts w:eastAsia="Times New Roman" w:cs="Consolas"/>
                <w:color w:val="3F5FBF"/>
                <w:sz w:val="20"/>
                <w:szCs w:val="20"/>
              </w:rPr>
              <w:t>or</w:t>
            </w:r>
            <w:r w:rsidRPr="000D6077">
              <w:rPr>
                <w:rFonts w:eastAsia="Times New Roman" w:cs="Consolas"/>
                <w:color w:val="3F5FBF"/>
                <w:sz w:val="20"/>
                <w:szCs w:val="20"/>
                <w:u w:val="single"/>
              </w:rPr>
              <w:t>gt</w:t>
            </w:r>
            <w:r w:rsidRPr="000D6077">
              <w:rPr>
                <w:rFonts w:eastAsia="Times New Roman" w:cs="Consolas"/>
                <w:color w:val="3F5FBF"/>
                <w:sz w:val="20"/>
                <w:szCs w:val="20"/>
              </w:rPr>
              <w:t>;</w:t>
            </w:r>
          </w:p>
          <w:p w14:paraId="425A300D" w14:textId="77777777"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@param</w:t>
            </w:r>
            <w:r w:rsidRPr="000D6077">
              <w:rPr>
                <w:rFonts w:eastAsia="Times New Roman" w:cs="Consolas"/>
                <w:color w:val="3F5FBF"/>
                <w:sz w:val="20"/>
                <w:szCs w:val="20"/>
              </w:rPr>
              <w:t>{fieldValue}valueofthefield</w:t>
            </w:r>
          </w:p>
          <w:p w14:paraId="18F24A93" w14:textId="77777777"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p>
          <w:p w14:paraId="2223B9CD" w14:textId="77777777"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b/>
                <w:bCs/>
                <w:color w:val="7F0055"/>
                <w:sz w:val="20"/>
                <w:szCs w:val="20"/>
              </w:rPr>
              <w:t>function</w:t>
            </w:r>
            <w:r w:rsidRPr="000D6077">
              <w:rPr>
                <w:rFonts w:eastAsia="Times New Roman" w:cs="Consolas"/>
                <w:color w:val="000000"/>
                <w:sz w:val="20"/>
                <w:szCs w:val="20"/>
                <w:highlight w:val="lightGray"/>
              </w:rPr>
              <w:t>encodeRequestFieldValue</w:t>
            </w:r>
            <w:r w:rsidRPr="000D6077">
              <w:rPr>
                <w:rFonts w:eastAsia="Times New Roman" w:cs="Consolas"/>
                <w:color w:val="000000"/>
                <w:sz w:val="20"/>
                <w:szCs w:val="20"/>
              </w:rPr>
              <w:t>(fieldValue) {</w:t>
            </w:r>
          </w:p>
          <w:p w14:paraId="4F9BC37D" w14:textId="77777777"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p>
          <w:p w14:paraId="25A78055" w14:textId="77777777"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return</w:t>
            </w:r>
            <w:r w:rsidRPr="000D6077">
              <w:rPr>
                <w:rFonts w:eastAsia="Times New Roman" w:cs="Consolas"/>
                <w:color w:val="000000"/>
                <w:sz w:val="20"/>
                <w:szCs w:val="20"/>
              </w:rPr>
              <w:t xml:space="preserve"> fieldValue.replace(</w:t>
            </w:r>
            <w:r w:rsidRPr="000D6077">
              <w:rPr>
                <w:rFonts w:eastAsia="Times New Roman" w:cs="Consolas"/>
                <w:color w:val="2A00FF"/>
                <w:sz w:val="20"/>
                <w:szCs w:val="20"/>
              </w:rPr>
              <w:t>/&lt;/g</w:t>
            </w:r>
            <w:r w:rsidRPr="000D6077">
              <w:rPr>
                <w:rFonts w:eastAsia="Times New Roman" w:cs="Consolas"/>
                <w:color w:val="000000"/>
                <w:sz w:val="20"/>
                <w:szCs w:val="20"/>
              </w:rPr>
              <w:t xml:space="preserve">, </w:t>
            </w:r>
            <w:r w:rsidRPr="000D6077">
              <w:rPr>
                <w:rFonts w:eastAsia="Times New Roman" w:cs="Consolas"/>
                <w:color w:val="2A00FF"/>
                <w:sz w:val="20"/>
                <w:szCs w:val="20"/>
              </w:rPr>
              <w:t>"&amp;lt;"</w:t>
            </w:r>
            <w:r w:rsidRPr="000D6077">
              <w:rPr>
                <w:rFonts w:eastAsia="Times New Roman" w:cs="Consolas"/>
                <w:color w:val="000000"/>
                <w:sz w:val="20"/>
                <w:szCs w:val="20"/>
              </w:rPr>
              <w:t>).replace(</w:t>
            </w:r>
            <w:r w:rsidRPr="000D6077">
              <w:rPr>
                <w:rFonts w:eastAsia="Times New Roman" w:cs="Consolas"/>
                <w:color w:val="2A00FF"/>
                <w:sz w:val="20"/>
                <w:szCs w:val="20"/>
              </w:rPr>
              <w:t>/&gt;/g</w:t>
            </w:r>
            <w:r w:rsidRPr="000D6077">
              <w:rPr>
                <w:rFonts w:eastAsia="Times New Roman" w:cs="Consolas"/>
                <w:color w:val="000000"/>
                <w:sz w:val="20"/>
                <w:szCs w:val="20"/>
              </w:rPr>
              <w:t xml:space="preserve">, </w:t>
            </w:r>
            <w:r w:rsidRPr="000D6077">
              <w:rPr>
                <w:rFonts w:eastAsia="Times New Roman" w:cs="Consolas"/>
                <w:color w:val="2A00FF"/>
                <w:sz w:val="20"/>
                <w:szCs w:val="20"/>
              </w:rPr>
              <w:t>"&amp;gt;"</w:t>
            </w:r>
            <w:r w:rsidRPr="000D6077">
              <w:rPr>
                <w:rFonts w:eastAsia="Times New Roman" w:cs="Consolas"/>
                <w:color w:val="000000"/>
                <w:sz w:val="20"/>
                <w:szCs w:val="20"/>
              </w:rPr>
              <w:t>)</w:t>
            </w:r>
          </w:p>
          <w:p w14:paraId="25F30244" w14:textId="77777777" w:rsidR="00BB328D" w:rsidRPr="000D6077" w:rsidRDefault="00BB328D" w:rsidP="005C1822">
            <w:pPr>
              <w:pStyle w:val="BodyText"/>
            </w:pPr>
            <w:r w:rsidRPr="000D6077">
              <w:t>}</w:t>
            </w:r>
          </w:p>
        </w:tc>
      </w:tr>
    </w:tbl>
    <w:p w14:paraId="0BA84F32" w14:textId="3B902F38" w:rsidR="00BB328D" w:rsidRDefault="00BB328D" w:rsidP="004F597D">
      <w:pPr>
        <w:pStyle w:val="Heading6"/>
        <w:ind w:left="0"/>
        <w:rPr>
          <w:rFonts w:asciiTheme="minorHAnsi" w:hAnsiTheme="minorHAnsi"/>
        </w:rPr>
      </w:pPr>
      <w:r w:rsidRPr="000D6077">
        <w:rPr>
          <w:rFonts w:asciiTheme="minorHAnsi" w:hAnsiTheme="minorHAnsi"/>
        </w:rPr>
        <w:t>Update</w:t>
      </w:r>
      <w:r w:rsidR="00D63D14">
        <w:rPr>
          <w:rFonts w:asciiTheme="minorHAnsi" w:hAnsiTheme="minorHAnsi"/>
        </w:rPr>
        <w:t xml:space="preserve"> “updatePaymentMethod “function</w:t>
      </w:r>
    </w:p>
    <w:p w14:paraId="36AD9093" w14:textId="25705827" w:rsidR="00D63D14" w:rsidRPr="00D63D14" w:rsidRDefault="00D63D14" w:rsidP="00D63D14">
      <w:r w:rsidRPr="007755B9">
        <w:rPr>
          <w:highlight w:val="yellow"/>
        </w:rPr>
        <w:t>[Note: Below changes are covered in custom code &gt; Generic section &gt; billing.js, defined here for reference only]</w:t>
      </w:r>
    </w:p>
    <w:p w14:paraId="52F2E5D6" w14:textId="0CF07EBA" w:rsidR="00BB328D" w:rsidRPr="000D6077" w:rsidRDefault="00D63D14" w:rsidP="005C1822">
      <w:pPr>
        <w:pStyle w:val="BodyText"/>
        <w:numPr>
          <w:ilvl w:val="0"/>
          <w:numId w:val="26"/>
        </w:numPr>
      </w:pPr>
      <w:r>
        <w:t>Update the function:</w:t>
      </w:r>
    </w:p>
    <w:tbl>
      <w:tblPr>
        <w:tblStyle w:val="TableGrid"/>
        <w:tblW w:w="0" w:type="auto"/>
        <w:tblLook w:val="04A0" w:firstRow="1" w:lastRow="0" w:firstColumn="1" w:lastColumn="0" w:noHBand="0" w:noVBand="1"/>
      </w:tblPr>
      <w:tblGrid>
        <w:gridCol w:w="10296"/>
      </w:tblGrid>
      <w:tr w:rsidR="004C30CD" w:rsidRPr="000D6077" w14:paraId="1295DDD7" w14:textId="77777777" w:rsidTr="004C30CD">
        <w:tc>
          <w:tcPr>
            <w:tcW w:w="10296" w:type="dxa"/>
          </w:tcPr>
          <w:p w14:paraId="4B68372E"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b/>
                <w:bCs/>
                <w:color w:val="7F0055"/>
                <w:sz w:val="20"/>
                <w:szCs w:val="20"/>
              </w:rPr>
              <w:t>function</w:t>
            </w:r>
            <w:r w:rsidRPr="000D6077">
              <w:rPr>
                <w:rFonts w:eastAsia="Times New Roman" w:cs="Consolas"/>
                <w:color w:val="000000"/>
                <w:sz w:val="20"/>
                <w:szCs w:val="20"/>
              </w:rPr>
              <w:t xml:space="preserve"> updatePaymentMethod(paymentMethodID) {</w:t>
            </w:r>
          </w:p>
          <w:p w14:paraId="7819C3E3"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$paymentMethods = $(</w:t>
            </w:r>
            <w:r w:rsidRPr="000D6077">
              <w:rPr>
                <w:rFonts w:eastAsia="Times New Roman" w:cs="Consolas"/>
                <w:color w:val="2A00FF"/>
                <w:sz w:val="20"/>
                <w:szCs w:val="20"/>
              </w:rPr>
              <w:t>'.payment-method'</w:t>
            </w:r>
            <w:r w:rsidRPr="000D6077">
              <w:rPr>
                <w:rFonts w:eastAsia="Times New Roman" w:cs="Consolas"/>
                <w:color w:val="000000"/>
                <w:sz w:val="20"/>
                <w:szCs w:val="20"/>
              </w:rPr>
              <w:t>);</w:t>
            </w:r>
          </w:p>
          <w:p w14:paraId="0F7CD60D"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$paymentMethods.removeClass(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14:paraId="432C6A7E"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dataMethod = paymentMethodID;</w:t>
            </w:r>
          </w:p>
          <w:p w14:paraId="19FE3F57" w14:textId="77777777"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14:paraId="49D09EBB" w14:textId="77777777"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 xml:space="preserve">dataMethod = </w:t>
            </w:r>
            <w:r w:rsidRPr="000D6077">
              <w:rPr>
                <w:rFonts w:eastAsia="Times New Roman" w:cs="Consolas"/>
                <w:color w:val="2A00FF"/>
                <w:sz w:val="20"/>
                <w:szCs w:val="20"/>
                <w:highlight w:val="yellow"/>
              </w:rPr>
              <w:t>'CREDIT_CARD'</w:t>
            </w:r>
            <w:r w:rsidRPr="000D6077">
              <w:rPr>
                <w:rFonts w:eastAsia="Times New Roman" w:cs="Consolas"/>
                <w:color w:val="000000"/>
                <w:sz w:val="20"/>
                <w:szCs w:val="20"/>
                <w:highlight w:val="yellow"/>
              </w:rPr>
              <w:t>;</w:t>
            </w:r>
          </w:p>
          <w:p w14:paraId="636659A0"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highlight w:val="yellow"/>
              </w:rPr>
              <w:tab/>
              <w:t>}</w:t>
            </w:r>
          </w:p>
          <w:p w14:paraId="68894C54"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$selectedPaymentMethod = $paymentMethods.filter(</w:t>
            </w:r>
            <w:r w:rsidRPr="000D6077">
              <w:rPr>
                <w:rFonts w:eastAsia="Times New Roman" w:cs="Consolas"/>
                <w:color w:val="2A00FF"/>
                <w:sz w:val="20"/>
                <w:szCs w:val="20"/>
              </w:rPr>
              <w:t>'[data-method="'</w:t>
            </w:r>
            <w:r w:rsidRPr="000D6077">
              <w:rPr>
                <w:rFonts w:eastAsia="Times New Roman" w:cs="Consolas"/>
                <w:color w:val="000000"/>
                <w:sz w:val="20"/>
                <w:szCs w:val="20"/>
              </w:rPr>
              <w:t xml:space="preserve"> + dataMethod + </w:t>
            </w:r>
            <w:r w:rsidRPr="000D6077">
              <w:rPr>
                <w:rFonts w:eastAsia="Times New Roman" w:cs="Consolas"/>
                <w:color w:val="2A00FF"/>
                <w:sz w:val="20"/>
                <w:szCs w:val="20"/>
              </w:rPr>
              <w:t>'"]'</w:t>
            </w:r>
            <w:r w:rsidRPr="000D6077">
              <w:rPr>
                <w:rFonts w:eastAsia="Times New Roman" w:cs="Consolas"/>
                <w:color w:val="000000"/>
                <w:sz w:val="20"/>
                <w:szCs w:val="20"/>
              </w:rPr>
              <w:t>);</w:t>
            </w:r>
          </w:p>
          <w:p w14:paraId="7642205C"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($selectedPaymentMethod.length === 0) {</w:t>
            </w:r>
          </w:p>
          <w:p w14:paraId="61E04E33"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$selectedPaymentMethod = $(</w:t>
            </w:r>
            <w:r w:rsidRPr="000D6077">
              <w:rPr>
                <w:rFonts w:eastAsia="Times New Roman" w:cs="Consolas"/>
                <w:color w:val="2A00FF"/>
                <w:sz w:val="20"/>
                <w:szCs w:val="20"/>
              </w:rPr>
              <w:t>'[data-method="Custom"]'</w:t>
            </w:r>
            <w:r w:rsidRPr="000D6077">
              <w:rPr>
                <w:rFonts w:eastAsia="Times New Roman" w:cs="Consolas"/>
                <w:color w:val="000000"/>
                <w:sz w:val="20"/>
                <w:szCs w:val="20"/>
              </w:rPr>
              <w:t>);</w:t>
            </w:r>
          </w:p>
          <w:p w14:paraId="7524E034"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14:paraId="22BA1764"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"VISA_CHECKOUT"</w:t>
            </w:r>
            <w:r w:rsidRPr="000D6077">
              <w:rPr>
                <w:rFonts w:eastAsia="Times New Roman" w:cs="Consolas"/>
                <w:color w:val="000000"/>
                <w:sz w:val="20"/>
                <w:szCs w:val="20"/>
              </w:rPr>
              <w:t>) {</w:t>
            </w:r>
          </w:p>
          <w:p w14:paraId="58200B67"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14:paraId="60625179"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).show();</w:t>
            </w:r>
          </w:p>
          <w:p w14:paraId="36DC6DBE"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14:paraId="416AE33F" w14:textId="6F416364"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00A70123">
              <w:rPr>
                <w:rFonts w:eastAsia="Times New Roman" w:cs="Consolas"/>
                <w:color w:val="000000"/>
                <w:sz w:val="20"/>
                <w:szCs w:val="20"/>
              </w:rPr>
              <w:t>e</w:t>
            </w:r>
            <w:r w:rsidRPr="000D6077">
              <w:rPr>
                <w:rFonts w:eastAsia="Times New Roman" w:cs="Consolas"/>
                <w:b/>
                <w:bCs/>
                <w:color w:val="7F0055"/>
                <w:sz w:val="20"/>
                <w:szCs w:val="20"/>
              </w:rPr>
              <w:t>lse</w:t>
            </w:r>
            <w:r w:rsidR="00A70123">
              <w:rPr>
                <w:rFonts w:eastAsia="Times New Roman" w:cs="Consolas"/>
                <w:b/>
                <w:bCs/>
                <w:color w:val="7F0055"/>
                <w:sz w:val="20"/>
                <w:szCs w:val="20"/>
              </w:rPr>
              <w:t xml:space="preserve"> </w:t>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"PAYPAL"</w:t>
            </w:r>
            <w:r w:rsidRPr="000D6077">
              <w:rPr>
                <w:rFonts w:eastAsia="Times New Roman" w:cs="Consolas"/>
                <w:color w:val="000000"/>
                <w:sz w:val="20"/>
                <w:szCs w:val="20"/>
              </w:rPr>
              <w:t xml:space="preserve"> || paymentMethodID==</w:t>
            </w:r>
            <w:r w:rsidRPr="000D6077">
              <w:rPr>
                <w:rFonts w:eastAsia="Times New Roman" w:cs="Consolas"/>
                <w:color w:val="2A00FF"/>
                <w:sz w:val="20"/>
                <w:szCs w:val="20"/>
              </w:rPr>
              <w:t>"PAYPAL_CREDIT"</w:t>
            </w:r>
            <w:r w:rsidRPr="000D6077">
              <w:rPr>
                <w:rFonts w:eastAsia="Times New Roman" w:cs="Consolas"/>
                <w:color w:val="000000"/>
                <w:sz w:val="20"/>
                <w:szCs w:val="20"/>
              </w:rPr>
              <w:t>) {</w:t>
            </w:r>
          </w:p>
          <w:p w14:paraId="3C9CBDD4"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"#billingAgreementCheckbox"</w:t>
            </w:r>
            <w:r w:rsidRPr="000D6077">
              <w:rPr>
                <w:rFonts w:eastAsia="Times New Roman" w:cs="Consolas"/>
                <w:color w:val="000000"/>
                <w:sz w:val="20"/>
                <w:szCs w:val="20"/>
              </w:rPr>
              <w:t>).attr(</w:t>
            </w:r>
            <w:r w:rsidRPr="000D6077">
              <w:rPr>
                <w:rFonts w:eastAsia="Times New Roman" w:cs="Consolas"/>
                <w:color w:val="2A00FF"/>
                <w:sz w:val="20"/>
                <w:szCs w:val="20"/>
              </w:rPr>
              <w:t>'checked'</w:t>
            </w:r>
            <w:r w:rsidRPr="000D6077">
              <w:rPr>
                <w:rFonts w:eastAsia="Times New Roman" w:cs="Consolas"/>
                <w:color w:val="000000"/>
                <w:sz w:val="20"/>
                <w:szCs w:val="20"/>
              </w:rPr>
              <w:t>,</w:t>
            </w:r>
            <w:r w:rsidRPr="000D6077">
              <w:rPr>
                <w:rFonts w:eastAsia="Times New Roman" w:cs="Consolas"/>
                <w:b/>
                <w:bCs/>
                <w:color w:val="7F0055"/>
                <w:sz w:val="20"/>
                <w:szCs w:val="20"/>
              </w:rPr>
              <w:t>false</w:t>
            </w:r>
            <w:r w:rsidRPr="000D6077">
              <w:rPr>
                <w:rFonts w:eastAsia="Times New Roman" w:cs="Consolas"/>
                <w:color w:val="000000"/>
                <w:sz w:val="20"/>
                <w:szCs w:val="20"/>
              </w:rPr>
              <w:t>);</w:t>
            </w:r>
          </w:p>
          <w:p w14:paraId="642B54F7"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14:paraId="6D677799"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14:paraId="356409B1"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else</w:t>
            </w:r>
            <w:r w:rsidRPr="000D6077">
              <w:rPr>
                <w:rFonts w:eastAsia="Times New Roman" w:cs="Consolas"/>
                <w:color w:val="000000"/>
                <w:sz w:val="20"/>
                <w:szCs w:val="20"/>
              </w:rPr>
              <w:t xml:space="preserve"> {</w:t>
            </w:r>
          </w:p>
          <w:p w14:paraId="59D48E5C"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).show();</w:t>
            </w:r>
          </w:p>
          <w:p w14:paraId="4A664F11"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).hide();</w:t>
            </w:r>
          </w:p>
          <w:p w14:paraId="51F40B61"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14:paraId="1A6557AA" w14:textId="77777777"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"CREDIT_CARD</w:t>
            </w:r>
            <w:r w:rsidRPr="000D6077">
              <w:rPr>
                <w:rFonts w:eastAsia="Times New Roman" w:cs="Consolas"/>
                <w:color w:val="2A00FF"/>
                <w:sz w:val="20"/>
                <w:szCs w:val="20"/>
                <w:highlight w:val="yellow"/>
              </w:rPr>
              <w: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14:paraId="3CE0DCEA" w14:textId="77777777"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14:paraId="1987D3C7" w14:textId="41315A58"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"SA_REDIRECT"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"SA_IFRAME"</w:t>
            </w:r>
            <w:r w:rsidRPr="000D6077">
              <w:rPr>
                <w:rFonts w:eastAsia="Times New Roman" w:cs="Consolas"/>
                <w:color w:val="000000"/>
                <w:sz w:val="20"/>
                <w:szCs w:val="20"/>
                <w:highlight w:val="yellow"/>
              </w:rPr>
              <w:t>) &amp;&amp; SitePreferences.TOKENIZATION_ENABLED) {</w:t>
            </w:r>
          </w:p>
          <w:p w14:paraId="0AD439CF" w14:textId="77777777"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14:paraId="0ABA7CBD" w14:textId="77777777"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w:t>
            </w:r>
          </w:p>
          <w:p w14:paraId="2F501D87" w14:textId="77777777"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14:paraId="2F8986BB" w14:textId="77777777"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).hide();</w:t>
            </w:r>
          </w:p>
          <w:p w14:paraId="4A0280BC"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highlight w:val="yellow"/>
              </w:rPr>
              <w:tab/>
              <w:t>}</w:t>
            </w:r>
          </w:p>
          <w:p w14:paraId="5D118D1A"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lastRenderedPageBreak/>
              <w:tab/>
            </w:r>
          </w:p>
          <w:p w14:paraId="055F125D"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p>
          <w:p w14:paraId="2B502D30"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$selectedPaymentMethod.addClass(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14:paraId="3DE25524" w14:textId="77777777" w:rsidR="004C30CD" w:rsidRPr="000D6077" w:rsidRDefault="004C30CD" w:rsidP="004C30CD">
            <w:pPr>
              <w:autoSpaceDE w:val="0"/>
              <w:autoSpaceDN w:val="0"/>
              <w:adjustRightInd w:val="0"/>
              <w:spacing w:after="0" w:line="240" w:lineRule="auto"/>
              <w:rPr>
                <w:rFonts w:eastAsia="Times New Roman" w:cs="Consolas"/>
                <w:sz w:val="20"/>
                <w:szCs w:val="20"/>
              </w:rPr>
            </w:pPr>
          </w:p>
          <w:p w14:paraId="2EE92397"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3F7F5F"/>
                <w:sz w:val="20"/>
                <w:szCs w:val="20"/>
              </w:rPr>
              <w:t xml:space="preserve">// ensure </w:t>
            </w:r>
            <w:r w:rsidRPr="000D6077">
              <w:rPr>
                <w:rFonts w:eastAsia="Times New Roman" w:cs="Consolas"/>
                <w:color w:val="3F7F5F"/>
                <w:sz w:val="20"/>
                <w:szCs w:val="20"/>
                <w:u w:val="single"/>
              </w:rPr>
              <w:t>checkbox</w:t>
            </w:r>
            <w:r w:rsidRPr="000D6077">
              <w:rPr>
                <w:rFonts w:eastAsia="Times New Roman" w:cs="Consolas"/>
                <w:color w:val="3F7F5F"/>
                <w:sz w:val="20"/>
                <w:szCs w:val="20"/>
              </w:rPr>
              <w:t xml:space="preserve"> of payment method is checked</w:t>
            </w:r>
          </w:p>
          <w:p w14:paraId="410725B5"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'input[name$="_selectedPaymentMethodID"]'</w:t>
            </w:r>
            <w:r w:rsidRPr="000D6077">
              <w:rPr>
                <w:rFonts w:eastAsia="Times New Roman" w:cs="Consolas"/>
                <w:color w:val="000000"/>
                <w:sz w:val="20"/>
                <w:szCs w:val="20"/>
              </w:rPr>
              <w:t>).removeAttr(</w:t>
            </w:r>
            <w:r w:rsidRPr="000D6077">
              <w:rPr>
                <w:rFonts w:eastAsia="Times New Roman" w:cs="Consolas"/>
                <w:color w:val="2A00FF"/>
                <w:sz w:val="20"/>
                <w:szCs w:val="20"/>
              </w:rPr>
              <w:t>'checked'</w:t>
            </w:r>
            <w:r w:rsidRPr="000D6077">
              <w:rPr>
                <w:rFonts w:eastAsia="Times New Roman" w:cs="Consolas"/>
                <w:color w:val="000000"/>
                <w:sz w:val="20"/>
                <w:szCs w:val="20"/>
              </w:rPr>
              <w:t>);</w:t>
            </w:r>
          </w:p>
          <w:p w14:paraId="4A3E6007"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'input[value='</w:t>
            </w:r>
            <w:r w:rsidRPr="000D6077">
              <w:rPr>
                <w:rFonts w:eastAsia="Times New Roman" w:cs="Consolas"/>
                <w:color w:val="000000"/>
                <w:sz w:val="20"/>
                <w:szCs w:val="20"/>
              </w:rPr>
              <w:t xml:space="preserve"> + paymentMethodID + </w:t>
            </w:r>
            <w:r w:rsidRPr="000D6077">
              <w:rPr>
                <w:rFonts w:eastAsia="Times New Roman" w:cs="Consolas"/>
                <w:color w:val="2A00FF"/>
                <w:sz w:val="20"/>
                <w:szCs w:val="20"/>
              </w:rPr>
              <w:t>']'</w:t>
            </w:r>
            <w:r w:rsidRPr="000D6077">
              <w:rPr>
                <w:rFonts w:eastAsia="Times New Roman" w:cs="Consolas"/>
                <w:color w:val="000000"/>
                <w:sz w:val="20"/>
                <w:szCs w:val="20"/>
              </w:rPr>
              <w:t>).prop(</w:t>
            </w:r>
            <w:r w:rsidRPr="000D6077">
              <w:rPr>
                <w:rFonts w:eastAsia="Times New Roman" w:cs="Consolas"/>
                <w:color w:val="2A00FF"/>
                <w:sz w:val="20"/>
                <w:szCs w:val="20"/>
              </w:rPr>
              <w:t>'checked'</w:t>
            </w:r>
            <w:r w:rsidRPr="000D6077">
              <w:rPr>
                <w:rFonts w:eastAsia="Times New Roman" w:cs="Consolas"/>
                <w:color w:val="000000"/>
                <w:sz w:val="20"/>
                <w:szCs w:val="20"/>
              </w:rPr>
              <w:t xml:space="preserve">, </w:t>
            </w:r>
            <w:r w:rsidRPr="000D6077">
              <w:rPr>
                <w:rFonts w:eastAsia="Times New Roman" w:cs="Consolas"/>
                <w:color w:val="2A00FF"/>
                <w:sz w:val="20"/>
                <w:szCs w:val="20"/>
              </w:rPr>
              <w:t>'checked'</w:t>
            </w:r>
            <w:r w:rsidRPr="000D6077">
              <w:rPr>
                <w:rFonts w:eastAsia="Times New Roman" w:cs="Consolas"/>
                <w:color w:val="000000"/>
                <w:sz w:val="20"/>
                <w:szCs w:val="20"/>
              </w:rPr>
              <w:t>);</w:t>
            </w:r>
          </w:p>
          <w:p w14:paraId="55F6CD20" w14:textId="77777777" w:rsidR="004C30CD" w:rsidRPr="000D6077" w:rsidRDefault="004C30CD" w:rsidP="004C30CD">
            <w:pPr>
              <w:autoSpaceDE w:val="0"/>
              <w:autoSpaceDN w:val="0"/>
              <w:adjustRightInd w:val="0"/>
              <w:spacing w:after="0" w:line="240" w:lineRule="auto"/>
              <w:rPr>
                <w:rFonts w:eastAsia="Times New Roman" w:cs="Consolas"/>
                <w:sz w:val="20"/>
                <w:szCs w:val="20"/>
              </w:rPr>
            </w:pPr>
          </w:p>
          <w:p w14:paraId="782823A2" w14:textId="77777777"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 xml:space="preserve">    formPrepare.validateForm();</w:t>
            </w:r>
          </w:p>
          <w:p w14:paraId="36EBE3FB" w14:textId="77777777" w:rsidR="004C30CD" w:rsidRPr="000D6077" w:rsidRDefault="004C30CD" w:rsidP="005C1822">
            <w:pPr>
              <w:pStyle w:val="BodyText"/>
            </w:pPr>
            <w:r w:rsidRPr="000D6077">
              <w:t>}</w:t>
            </w:r>
          </w:p>
        </w:tc>
      </w:tr>
    </w:tbl>
    <w:p w14:paraId="1A6C49CA" w14:textId="77777777" w:rsidR="004C30CD" w:rsidRPr="00E33D85" w:rsidRDefault="004C30CD" w:rsidP="005C1822">
      <w:pPr>
        <w:pStyle w:val="BodyText"/>
      </w:pPr>
    </w:p>
    <w:p w14:paraId="47578534" w14:textId="77777777" w:rsidR="00D954F3" w:rsidRPr="00E33D85" w:rsidRDefault="00D954F3" w:rsidP="00656FEE">
      <w:pPr>
        <w:pStyle w:val="Heading3"/>
        <w:spacing w:before="0" w:after="0"/>
        <w:rPr>
          <w:rFonts w:asciiTheme="minorHAnsi" w:hAnsiTheme="minorHAnsi"/>
        </w:rPr>
      </w:pPr>
      <w:bookmarkStart w:id="1805" w:name="_Toc368651156"/>
      <w:bookmarkStart w:id="1806" w:name="_Toc492046238"/>
      <w:r w:rsidRPr="00E33D85">
        <w:rPr>
          <w:rFonts w:asciiTheme="minorHAnsi" w:hAnsiTheme="minorHAnsi"/>
        </w:rPr>
        <w:t>Device Fingerprint</w:t>
      </w:r>
      <w:bookmarkEnd w:id="1806"/>
    </w:p>
    <w:p w14:paraId="039DE5EC" w14:textId="77777777" w:rsidR="00D954F3" w:rsidRPr="00E33D85" w:rsidRDefault="00D954F3" w:rsidP="009A7363"/>
    <w:p w14:paraId="5B8A53E4" w14:textId="77777777" w:rsidR="009A7363" w:rsidRPr="00E33D85" w:rsidRDefault="009A7363" w:rsidP="009A7363">
      <w:r w:rsidRPr="00E33D85">
        <w:t>The device fingerprint enables CyberSource to detect fraud/spam more efficient.</w:t>
      </w:r>
      <w:r w:rsidRPr="00E33D85">
        <w:br/>
        <w:t>The device fingerprint can be used as an addition of the Credit Card Payment, it is not an independent service.</w:t>
      </w:r>
    </w:p>
    <w:p w14:paraId="64C144C4" w14:textId="77777777" w:rsidR="009A7363" w:rsidRPr="00E33D85" w:rsidRDefault="009A7363" w:rsidP="00656FEE">
      <w:pPr>
        <w:pStyle w:val="Heading4"/>
        <w:rPr>
          <w:rFonts w:asciiTheme="minorHAnsi" w:hAnsiTheme="minorHAnsi"/>
        </w:rPr>
      </w:pPr>
      <w:bookmarkStart w:id="1807" w:name="_Toc368651191"/>
      <w:r w:rsidRPr="00E33D85">
        <w:rPr>
          <w:rFonts w:asciiTheme="minorHAnsi" w:hAnsiTheme="minorHAnsi"/>
        </w:rPr>
        <w:t>How does it work?</w:t>
      </w:r>
      <w:bookmarkEnd w:id="1807"/>
    </w:p>
    <w:p w14:paraId="65780578" w14:textId="77777777" w:rsidR="009A7363" w:rsidRPr="00E33D85" w:rsidRDefault="009A7363" w:rsidP="009A7363">
      <w:r w:rsidRPr="00E33D85">
        <w:t>During/before checkout three (invisible) ‘beacons’ at the checkout page (a JavaScript, an image and a flash object) would collect and transmit several client-specific parameters to CyberSource partner.</w:t>
      </w:r>
    </w:p>
    <w:p w14:paraId="4876A682" w14:textId="77777777" w:rsidR="009A7363" w:rsidRPr="00E33D85" w:rsidRDefault="009A7363" w:rsidP="009A7363">
      <w:r w:rsidRPr="00E33D85">
        <w:t>Those beacons contain the session Id.</w:t>
      </w:r>
    </w:p>
    <w:p w14:paraId="0ADEA1DF" w14:textId="77777777" w:rsidR="009A7363" w:rsidRPr="00E33D85" w:rsidRDefault="009A7363" w:rsidP="009A7363">
      <w:r w:rsidRPr="00E33D85">
        <w:t>With the Credit Card Payment, this session Id is transmitted again and CyberSource is able to combine the data for advanced fraud detection.</w:t>
      </w:r>
    </w:p>
    <w:p w14:paraId="19F496EB" w14:textId="77777777" w:rsidR="009A7363" w:rsidRPr="00E33D85" w:rsidRDefault="009A7363" w:rsidP="009A7363"/>
    <w:p w14:paraId="574E83F8" w14:textId="77777777" w:rsidR="009A7363" w:rsidRPr="00E33D85" w:rsidRDefault="009A7363" w:rsidP="00656FEE">
      <w:pPr>
        <w:pStyle w:val="Heading4"/>
        <w:rPr>
          <w:rFonts w:asciiTheme="minorHAnsi" w:hAnsiTheme="minorHAnsi"/>
        </w:rPr>
      </w:pPr>
      <w:bookmarkStart w:id="1808" w:name="_Toc368651192"/>
      <w:r w:rsidRPr="00E33D85">
        <w:rPr>
          <w:rFonts w:asciiTheme="minorHAnsi" w:hAnsiTheme="minorHAnsi"/>
        </w:rPr>
        <w:t>Setup:</w:t>
      </w:r>
      <w:bookmarkEnd w:id="1808"/>
    </w:p>
    <w:p w14:paraId="7A29AFAF" w14:textId="77777777" w:rsidR="009A7363" w:rsidRPr="00E33D85" w:rsidRDefault="009A7363" w:rsidP="009A7363">
      <w:r w:rsidRPr="00E33D85">
        <w:t>(Prerequisites: CyberSource cartridge is already installed).</w:t>
      </w:r>
    </w:p>
    <w:p w14:paraId="2C45D0AD" w14:textId="77777777" w:rsidR="009A7363" w:rsidRPr="00E33D85" w:rsidRDefault="009A7363" w:rsidP="007D5AFD">
      <w:pPr>
        <w:pStyle w:val="ListParagraph"/>
        <w:numPr>
          <w:ilvl w:val="0"/>
          <w:numId w:val="23"/>
        </w:numPr>
      </w:pPr>
      <w:r w:rsidRPr="00E33D85">
        <w:t>Enable the device fingerprint at the Site Preferences of CyberSource and set the Organization ID (provided by CyberSource). The Merchant ID should be set already, anyway.</w:t>
      </w:r>
    </w:p>
    <w:p w14:paraId="0D633951" w14:textId="77777777" w:rsidR="009A7363" w:rsidRPr="00E33D85" w:rsidRDefault="009A7363" w:rsidP="009A7363">
      <w:pPr>
        <w:pStyle w:val="ListParagraph"/>
      </w:pPr>
    </w:p>
    <w:p w14:paraId="329AA24E" w14:textId="77777777" w:rsidR="009A7363" w:rsidRDefault="009A7363" w:rsidP="007D5AFD">
      <w:pPr>
        <w:pStyle w:val="ListParagraph"/>
        <w:numPr>
          <w:ilvl w:val="0"/>
          <w:numId w:val="23"/>
        </w:numPr>
      </w:pPr>
      <w:r w:rsidRPr="00E33D85">
        <w:t xml:space="preserve">Include following snippet i.e. at </w:t>
      </w:r>
      <w:r w:rsidRPr="00A229B7">
        <w:rPr>
          <w:b/>
        </w:rPr>
        <w:t xml:space="preserve">the billing.isml </w:t>
      </w:r>
      <w:r w:rsidR="00891A34" w:rsidRPr="00A229B7">
        <w:rPr>
          <w:b/>
        </w:rPr>
        <w:t xml:space="preserve">and summary.isml </w:t>
      </w:r>
      <w:r w:rsidRPr="00E33D85">
        <w:t>page (Recommended: at bottom of page to have no visual impacts)</w:t>
      </w:r>
    </w:p>
    <w:p w14:paraId="4F125728" w14:textId="77777777" w:rsidR="00A31053" w:rsidRDefault="00A31053" w:rsidP="00A31053">
      <w:pPr>
        <w:pStyle w:val="ListParagraph"/>
      </w:pPr>
    </w:p>
    <w:p w14:paraId="323C5194" w14:textId="71803943" w:rsidR="00A31053" w:rsidRPr="00A31053" w:rsidRDefault="00A31053" w:rsidP="00A31053">
      <w:pPr>
        <w:pStyle w:val="ListParagraph"/>
      </w:pPr>
      <w:ins w:id="1809" w:author="WIN764BIT" w:date="2017-08-30T16:38:00Z">
        <w:r w:rsidRPr="00A31053">
          <w:rPr>
            <w:highlight w:val="yellow"/>
          </w:rPr>
          <w:t>[Note: summary .isml device fingerprint changes are covered in custom code-generic section- summary.isml]</w:t>
        </w:r>
      </w:ins>
    </w:p>
    <w:tbl>
      <w:tblPr>
        <w:tblStyle w:val="TableGrid"/>
        <w:tblW w:w="0" w:type="auto"/>
        <w:tblLook w:val="04A0" w:firstRow="1" w:lastRow="0" w:firstColumn="1" w:lastColumn="0" w:noHBand="0" w:noVBand="1"/>
      </w:tblPr>
      <w:tblGrid>
        <w:gridCol w:w="10296"/>
      </w:tblGrid>
      <w:tr w:rsidR="001F0EDA" w14:paraId="32D5D010" w14:textId="77777777" w:rsidTr="001F0EDA">
        <w:tc>
          <w:tcPr>
            <w:tcW w:w="10296" w:type="dxa"/>
          </w:tcPr>
          <w:p w14:paraId="715167EB" w14:textId="77777777" w:rsidR="001F0EDA" w:rsidRPr="000D6077" w:rsidRDefault="001F0EDA" w:rsidP="001F0EDA">
            <w:pPr>
              <w:autoSpaceDE w:val="0"/>
              <w:autoSpaceDN w:val="0"/>
              <w:adjustRightInd w:val="0"/>
              <w:spacing w:after="0" w:line="240" w:lineRule="auto"/>
              <w:ind w:left="360"/>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r w:rsidRPr="000D6077">
              <w:rPr>
                <w:rFonts w:eastAsia="Times New Roman" w:cs="Consolas"/>
                <w:color w:val="000000"/>
                <w:sz w:val="20"/>
                <w:szCs w:val="20"/>
              </w:rPr>
              <w:t xml:space="preserve">window.Countries = </w:t>
            </w:r>
            <w:r w:rsidRPr="000D6077">
              <w:rPr>
                <w:rFonts w:eastAsia="Times New Roman" w:cs="Consolas"/>
                <w:color w:val="3F5FBF"/>
                <w:sz w:val="20"/>
                <w:szCs w:val="20"/>
              </w:rPr>
              <w:t>&lt;</w:t>
            </w:r>
            <w:r w:rsidRPr="000D6077">
              <w:rPr>
                <w:rFonts w:eastAsia="Times New Roman" w:cs="Consolas"/>
                <w:color w:val="000000"/>
                <w:sz w:val="20"/>
                <w:szCs w:val="20"/>
              </w:rPr>
              <w:t>isprint value=</w:t>
            </w:r>
            <w:r w:rsidRPr="000D6077">
              <w:rPr>
                <w:rFonts w:eastAsia="Times New Roman" w:cs="Consolas"/>
                <w:color w:val="2A00FF"/>
                <w:sz w:val="20"/>
                <w:szCs w:val="20"/>
              </w:rPr>
              <w:t>"${json}"</w:t>
            </w:r>
            <w:r w:rsidRPr="000D6077">
              <w:rPr>
                <w:rFonts w:eastAsia="Times New Roman" w:cs="Consolas"/>
                <w:color w:val="000000"/>
                <w:sz w:val="20"/>
                <w:szCs w:val="20"/>
              </w:rPr>
              <w:t xml:space="preserve"> encoding=</w:t>
            </w:r>
            <w:r w:rsidRPr="000D6077">
              <w:rPr>
                <w:rFonts w:eastAsia="Times New Roman" w:cs="Consolas"/>
                <w:color w:val="2A00FF"/>
                <w:sz w:val="20"/>
                <w:szCs w:val="20"/>
              </w:rPr>
              <w:t>"off"</w:t>
            </w:r>
            <w:r w:rsidR="00B91A3D">
              <w:rPr>
                <w:rFonts w:eastAsia="Times New Roman" w:cs="Consolas"/>
                <w:color w:val="000000"/>
                <w:sz w:val="20"/>
                <w:szCs w:val="20"/>
              </w:rPr>
              <w:t>/&gt;</w:t>
            </w: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14:paraId="2E204CAF" w14:textId="77777777" w:rsidR="00F55DCA" w:rsidRPr="00C81178" w:rsidRDefault="00F55DCA" w:rsidP="00F55DCA">
            <w:pPr>
              <w:autoSpaceDE w:val="0"/>
              <w:autoSpaceDN w:val="0"/>
              <w:adjustRightInd w:val="0"/>
              <w:spacing w:after="0" w:line="240" w:lineRule="auto"/>
              <w:ind w:left="90"/>
              <w:rPr>
                <w:rFonts w:eastAsia="Times New Roman" w:cs="Consolas"/>
                <w:sz w:val="20"/>
                <w:szCs w:val="20"/>
                <w:highlight w:val="yellow"/>
                <w:rPrChange w:id="1810" w:author="WIN764BIT" w:date="2017-08-30T16:32:00Z">
                  <w:rPr>
                    <w:rFonts w:ascii="Consolas" w:eastAsia="Times New Roman" w:hAnsi="Consolas" w:cs="Consolas"/>
                    <w:sz w:val="20"/>
                    <w:szCs w:val="20"/>
                    <w:highlight w:val="yellow"/>
                  </w:rPr>
                </w:rPrChange>
              </w:rPr>
            </w:pPr>
            <w:r w:rsidRPr="00C81178">
              <w:rPr>
                <w:rFonts w:eastAsia="Times New Roman" w:cs="Consolas"/>
                <w:color w:val="008080"/>
                <w:sz w:val="20"/>
                <w:szCs w:val="20"/>
                <w:highlight w:val="yellow"/>
                <w:rPrChange w:id="1811"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812" w:author="WIN764BIT" w:date="2017-08-30T16:32:00Z">
                  <w:rPr>
                    <w:rFonts w:ascii="Consolas" w:eastAsia="Times New Roman" w:hAnsi="Consolas" w:cs="Consolas"/>
                    <w:color w:val="3F7F7F"/>
                    <w:sz w:val="20"/>
                    <w:szCs w:val="20"/>
                    <w:highlight w:val="yellow"/>
                  </w:rPr>
                </w:rPrChange>
              </w:rPr>
              <w:t>isif</w:t>
            </w:r>
            <w:r w:rsidRPr="00C81178">
              <w:rPr>
                <w:rFonts w:eastAsia="Times New Roman" w:cs="Consolas"/>
                <w:sz w:val="20"/>
                <w:szCs w:val="20"/>
                <w:highlight w:val="yellow"/>
                <w:rPrChange w:id="1813"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814" w:author="WIN764BIT" w:date="2017-08-30T16:32:00Z">
                  <w:rPr>
                    <w:rFonts w:ascii="Consolas" w:eastAsia="Times New Roman" w:hAnsi="Consolas" w:cs="Consolas"/>
                    <w:color w:val="7F007F"/>
                    <w:sz w:val="20"/>
                    <w:szCs w:val="20"/>
                    <w:highlight w:val="yellow"/>
                  </w:rPr>
                </w:rPrChange>
              </w:rPr>
              <w:t>condition</w:t>
            </w:r>
            <w:r w:rsidRPr="00C81178">
              <w:rPr>
                <w:rFonts w:eastAsia="Times New Roman" w:cs="Consolas"/>
                <w:color w:val="000000"/>
                <w:sz w:val="20"/>
                <w:szCs w:val="20"/>
                <w:highlight w:val="yellow"/>
                <w:rPrChange w:id="1815"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816" w:author="WIN764BIT" w:date="2017-08-30T16:32:00Z">
                  <w:rPr>
                    <w:rFonts w:ascii="Consolas" w:eastAsia="Times New Roman" w:hAnsi="Consolas" w:cs="Consolas"/>
                    <w:i/>
                    <w:iCs/>
                    <w:color w:val="2A00FF"/>
                    <w:sz w:val="20"/>
                    <w:szCs w:val="20"/>
                    <w:highlight w:val="yellow"/>
                  </w:rPr>
                </w:rPrChange>
              </w:rPr>
              <w:t>"${dw.system.Site.getCurrent().getCustomPreferenceValue('CsDeviceFingerprintEnabled')}"</w:t>
            </w:r>
            <w:r w:rsidRPr="00C81178">
              <w:rPr>
                <w:rFonts w:eastAsia="Times New Roman" w:cs="Consolas"/>
                <w:color w:val="008080"/>
                <w:sz w:val="20"/>
                <w:szCs w:val="20"/>
                <w:highlight w:val="yellow"/>
                <w:rPrChange w:id="1817" w:author="WIN764BIT" w:date="2017-08-30T16:32:00Z">
                  <w:rPr>
                    <w:rFonts w:ascii="Consolas" w:eastAsia="Times New Roman" w:hAnsi="Consolas" w:cs="Consolas"/>
                    <w:color w:val="008080"/>
                    <w:sz w:val="20"/>
                    <w:szCs w:val="20"/>
                    <w:highlight w:val="yellow"/>
                  </w:rPr>
                </w:rPrChange>
              </w:rPr>
              <w:t>&gt;</w:t>
            </w:r>
          </w:p>
          <w:p w14:paraId="282AAD04" w14:textId="77777777" w:rsidR="00F55DCA" w:rsidRPr="00C81178" w:rsidRDefault="00F55DCA" w:rsidP="00F55DCA">
            <w:pPr>
              <w:autoSpaceDE w:val="0"/>
              <w:autoSpaceDN w:val="0"/>
              <w:adjustRightInd w:val="0"/>
              <w:spacing w:after="0" w:line="240" w:lineRule="auto"/>
              <w:ind w:left="90"/>
              <w:rPr>
                <w:rFonts w:eastAsia="Times New Roman" w:cs="Consolas"/>
                <w:sz w:val="20"/>
                <w:szCs w:val="20"/>
                <w:highlight w:val="yellow"/>
                <w:rPrChange w:id="1818" w:author="WIN764BIT" w:date="2017-08-30T16:32:00Z">
                  <w:rPr>
                    <w:rFonts w:ascii="Consolas" w:eastAsia="Times New Roman" w:hAnsi="Consolas" w:cs="Consolas"/>
                    <w:sz w:val="20"/>
                    <w:szCs w:val="20"/>
                    <w:highlight w:val="yellow"/>
                  </w:rPr>
                </w:rPrChange>
              </w:rPr>
            </w:pPr>
            <w:r w:rsidRPr="00C81178">
              <w:rPr>
                <w:rFonts w:eastAsia="Times New Roman" w:cs="Consolas"/>
                <w:color w:val="000000"/>
                <w:sz w:val="20"/>
                <w:szCs w:val="20"/>
                <w:highlight w:val="yellow"/>
                <w:rPrChange w:id="1819" w:author="WIN764BIT" w:date="2017-08-30T16:32:00Z">
                  <w:rPr>
                    <w:rFonts w:ascii="Consolas" w:eastAsia="Times New Roman" w:hAnsi="Consolas" w:cs="Consolas"/>
                    <w:color w:val="000000"/>
                    <w:sz w:val="20"/>
                    <w:szCs w:val="20"/>
                    <w:highlight w:val="yellow"/>
                  </w:rPr>
                </w:rPrChange>
              </w:rPr>
              <w:tab/>
            </w:r>
            <w:r w:rsidRPr="00C81178">
              <w:rPr>
                <w:rFonts w:eastAsia="Times New Roman" w:cs="Consolas"/>
                <w:color w:val="008080"/>
                <w:sz w:val="20"/>
                <w:szCs w:val="20"/>
                <w:highlight w:val="yellow"/>
                <w:rPrChange w:id="1820"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821" w:author="WIN764BIT" w:date="2017-08-30T16:32:00Z">
                  <w:rPr>
                    <w:rFonts w:ascii="Consolas" w:eastAsia="Times New Roman" w:hAnsi="Consolas" w:cs="Consolas"/>
                    <w:color w:val="3F7F7F"/>
                    <w:sz w:val="20"/>
                    <w:szCs w:val="20"/>
                    <w:highlight w:val="yellow"/>
                  </w:rPr>
                </w:rPrChange>
              </w:rPr>
              <w:t>isinclude</w:t>
            </w:r>
            <w:r w:rsidRPr="00C81178">
              <w:rPr>
                <w:rFonts w:eastAsia="Times New Roman" w:cs="Consolas"/>
                <w:sz w:val="20"/>
                <w:szCs w:val="20"/>
                <w:highlight w:val="yellow"/>
                <w:rPrChange w:id="1822" w:author="WIN764BIT" w:date="2017-08-30T16:32:00Z">
                  <w:rPr>
                    <w:rFonts w:ascii="Consolas" w:eastAsia="Times New Roman" w:hAnsi="Consolas" w:cs="Consolas"/>
                    <w:sz w:val="20"/>
                    <w:szCs w:val="20"/>
                    <w:highlight w:val="yellow"/>
                  </w:rPr>
                </w:rPrChange>
              </w:rPr>
              <w:t xml:space="preserve"> </w:t>
            </w:r>
            <w:r w:rsidRPr="00C81178">
              <w:rPr>
                <w:rFonts w:eastAsia="Times New Roman" w:cs="Consolas"/>
                <w:color w:val="7F007F"/>
                <w:sz w:val="20"/>
                <w:szCs w:val="20"/>
                <w:highlight w:val="yellow"/>
                <w:rPrChange w:id="1823" w:author="WIN764BIT" w:date="2017-08-30T16:32:00Z">
                  <w:rPr>
                    <w:rFonts w:ascii="Consolas" w:eastAsia="Times New Roman" w:hAnsi="Consolas" w:cs="Consolas"/>
                    <w:color w:val="7F007F"/>
                    <w:sz w:val="20"/>
                    <w:szCs w:val="20"/>
                    <w:highlight w:val="yellow"/>
                  </w:rPr>
                </w:rPrChange>
              </w:rPr>
              <w:t>url</w:t>
            </w:r>
            <w:r w:rsidRPr="00C81178">
              <w:rPr>
                <w:rFonts w:eastAsia="Times New Roman" w:cs="Consolas"/>
                <w:color w:val="000000"/>
                <w:sz w:val="20"/>
                <w:szCs w:val="20"/>
                <w:highlight w:val="yellow"/>
                <w:rPrChange w:id="1824" w:author="WIN764BIT" w:date="2017-08-30T16:32:00Z">
                  <w:rPr>
                    <w:rFonts w:ascii="Consolas" w:eastAsia="Times New Roman" w:hAnsi="Consolas" w:cs="Consolas"/>
                    <w:color w:val="000000"/>
                    <w:sz w:val="20"/>
                    <w:szCs w:val="20"/>
                    <w:highlight w:val="yellow"/>
                  </w:rPr>
                </w:rPrChange>
              </w:rPr>
              <w:t>=</w:t>
            </w:r>
            <w:r w:rsidRPr="00C81178">
              <w:rPr>
                <w:rFonts w:eastAsia="Times New Roman" w:cs="Consolas"/>
                <w:i/>
                <w:iCs/>
                <w:color w:val="2A00FF"/>
                <w:sz w:val="20"/>
                <w:szCs w:val="20"/>
                <w:highlight w:val="yellow"/>
                <w:rPrChange w:id="1825" w:author="WIN764BIT" w:date="2017-08-30T16:32:00Z">
                  <w:rPr>
                    <w:rFonts w:ascii="Consolas" w:eastAsia="Times New Roman" w:hAnsi="Consolas" w:cs="Consolas"/>
                    <w:i/>
                    <w:iCs/>
                    <w:color w:val="2A00FF"/>
                    <w:sz w:val="20"/>
                    <w:szCs w:val="20"/>
                    <w:highlight w:val="yellow"/>
                  </w:rPr>
                </w:rPrChange>
              </w:rPr>
              <w:t>"${URLUtils.url('CYBCredit-IncludeDigitalFingerprint')}"</w:t>
            </w:r>
            <w:r w:rsidRPr="00C81178">
              <w:rPr>
                <w:rFonts w:eastAsia="Times New Roman" w:cs="Consolas"/>
                <w:color w:val="008080"/>
                <w:sz w:val="20"/>
                <w:szCs w:val="20"/>
                <w:highlight w:val="yellow"/>
                <w:rPrChange w:id="1826" w:author="WIN764BIT" w:date="2017-08-30T16:32:00Z">
                  <w:rPr>
                    <w:rFonts w:ascii="Consolas" w:eastAsia="Times New Roman" w:hAnsi="Consolas" w:cs="Consolas"/>
                    <w:color w:val="008080"/>
                    <w:sz w:val="20"/>
                    <w:szCs w:val="20"/>
                    <w:highlight w:val="yellow"/>
                  </w:rPr>
                </w:rPrChange>
              </w:rPr>
              <w:t>/&gt;</w:t>
            </w:r>
          </w:p>
          <w:p w14:paraId="7506029D" w14:textId="083C4B52" w:rsidR="001F0EDA" w:rsidRPr="000D6077" w:rsidRDefault="00F55DCA" w:rsidP="00F55DCA">
            <w:pPr>
              <w:autoSpaceDE w:val="0"/>
              <w:autoSpaceDN w:val="0"/>
              <w:adjustRightInd w:val="0"/>
              <w:spacing w:after="0" w:line="240" w:lineRule="auto"/>
              <w:ind w:left="360"/>
              <w:rPr>
                <w:rFonts w:eastAsia="Times New Roman" w:cs="Consolas"/>
                <w:sz w:val="20"/>
                <w:szCs w:val="20"/>
              </w:rPr>
            </w:pPr>
            <w:r w:rsidRPr="00C81178">
              <w:rPr>
                <w:rFonts w:eastAsia="Times New Roman" w:cs="Consolas"/>
                <w:color w:val="008080"/>
                <w:sz w:val="20"/>
                <w:szCs w:val="20"/>
                <w:highlight w:val="yellow"/>
                <w:rPrChange w:id="1827" w:author="WIN764BIT" w:date="2017-08-30T16:32:00Z">
                  <w:rPr>
                    <w:rFonts w:ascii="Consolas" w:eastAsia="Times New Roman" w:hAnsi="Consolas" w:cs="Consolas"/>
                    <w:color w:val="008080"/>
                    <w:sz w:val="20"/>
                    <w:szCs w:val="20"/>
                    <w:highlight w:val="yellow"/>
                  </w:rPr>
                </w:rPrChange>
              </w:rPr>
              <w:t>&lt;/</w:t>
            </w:r>
            <w:r w:rsidRPr="00C81178">
              <w:rPr>
                <w:rFonts w:eastAsia="Times New Roman" w:cs="Consolas"/>
                <w:color w:val="3F7F7F"/>
                <w:sz w:val="20"/>
                <w:szCs w:val="20"/>
                <w:highlight w:val="yellow"/>
                <w:rPrChange w:id="1828" w:author="WIN764BIT" w:date="2017-08-30T16:32:00Z">
                  <w:rPr>
                    <w:rFonts w:ascii="Consolas" w:eastAsia="Times New Roman" w:hAnsi="Consolas" w:cs="Consolas"/>
                    <w:color w:val="3F7F7F"/>
                    <w:sz w:val="20"/>
                    <w:szCs w:val="20"/>
                    <w:highlight w:val="yellow"/>
                  </w:rPr>
                </w:rPrChange>
              </w:rPr>
              <w:t>isif</w:t>
            </w:r>
            <w:r w:rsidRPr="00C81178">
              <w:rPr>
                <w:rFonts w:eastAsia="Times New Roman" w:cs="Consolas"/>
                <w:color w:val="008080"/>
                <w:sz w:val="20"/>
                <w:szCs w:val="20"/>
                <w:highlight w:val="yellow"/>
                <w:rPrChange w:id="1829" w:author="WIN764BIT" w:date="2017-08-30T16:32:00Z">
                  <w:rPr>
                    <w:rFonts w:ascii="Consolas" w:eastAsia="Times New Roman" w:hAnsi="Consolas" w:cs="Consolas"/>
                    <w:color w:val="008080"/>
                    <w:sz w:val="20"/>
                    <w:szCs w:val="20"/>
                    <w:highlight w:val="yellow"/>
                  </w:rPr>
                </w:rPrChange>
              </w:rPr>
              <w:t>&gt;</w:t>
            </w:r>
          </w:p>
          <w:p w14:paraId="029F42E4" w14:textId="77777777" w:rsidR="001F0EDA" w:rsidRDefault="001F0EDA" w:rsidP="001F0EDA">
            <w:pPr>
              <w:autoSpaceDE w:val="0"/>
              <w:autoSpaceDN w:val="0"/>
              <w:adjustRightInd w:val="0"/>
              <w:rPr>
                <w:rFonts w:cs="Courier New"/>
                <w:color w:val="008080"/>
                <w:sz w:val="20"/>
                <w:szCs w:val="20"/>
              </w:rPr>
            </w:pPr>
            <w:r w:rsidRPr="000D6077">
              <w:rPr>
                <w:rFonts w:eastAsia="Times New Roman" w:cs="Consolas"/>
                <w:color w:val="008080"/>
                <w:sz w:val="20"/>
                <w:szCs w:val="20"/>
              </w:rPr>
              <w:lastRenderedPageBreak/>
              <w:t>&lt;/</w:t>
            </w:r>
            <w:r w:rsidRPr="000D6077">
              <w:rPr>
                <w:rFonts w:eastAsia="Times New Roman" w:cs="Consolas"/>
                <w:color w:val="3F7F7F"/>
                <w:sz w:val="20"/>
                <w:szCs w:val="20"/>
              </w:rPr>
              <w:t>isdecorate</w:t>
            </w:r>
            <w:r w:rsidRPr="000D6077">
              <w:rPr>
                <w:rFonts w:eastAsia="Times New Roman" w:cs="Consolas"/>
                <w:color w:val="008080"/>
                <w:sz w:val="20"/>
                <w:szCs w:val="20"/>
              </w:rPr>
              <w:t>&gt;</w:t>
            </w:r>
          </w:p>
        </w:tc>
      </w:tr>
    </w:tbl>
    <w:p w14:paraId="4F9BC83C" w14:textId="77777777" w:rsidR="009A7363" w:rsidRPr="00E33D85" w:rsidRDefault="009A7363" w:rsidP="009A7363">
      <w:r w:rsidRPr="00E33D85">
        <w:lastRenderedPageBreak/>
        <w:t>Do a checkout with Credit Card payment. After this checkout, at the CyberSource Business Manager you will see (at the Transaction Manager):</w:t>
      </w:r>
    </w:p>
    <w:p w14:paraId="265D8F26" w14:textId="77777777" w:rsidR="009A7363" w:rsidRPr="00E33D85" w:rsidRDefault="009A7363" w:rsidP="009A7363">
      <w:pPr>
        <w:rPr>
          <w:i/>
          <w:iCs/>
        </w:rPr>
      </w:pPr>
      <w:r w:rsidRPr="00E33D85">
        <w:rPr>
          <w:i/>
          <w:iCs/>
        </w:rPr>
        <w:t>Device Fingerprint: submitted</w:t>
      </w:r>
    </w:p>
    <w:p w14:paraId="6E49671D" w14:textId="77777777" w:rsidR="009A7363" w:rsidRPr="00E33D85" w:rsidRDefault="009A7363" w:rsidP="009A7363"/>
    <w:p w14:paraId="1105BA3A" w14:textId="77777777" w:rsidR="009A7363" w:rsidRPr="00E33D85" w:rsidRDefault="009A7363" w:rsidP="00656FEE">
      <w:pPr>
        <w:pStyle w:val="Heading4"/>
        <w:rPr>
          <w:rFonts w:asciiTheme="minorHAnsi" w:hAnsiTheme="minorHAnsi"/>
        </w:rPr>
      </w:pPr>
      <w:bookmarkStart w:id="1830" w:name="_Toc368651193"/>
      <w:r w:rsidRPr="00E33D85">
        <w:rPr>
          <w:rFonts w:asciiTheme="minorHAnsi" w:hAnsiTheme="minorHAnsi"/>
        </w:rPr>
        <w:t>Hints for the CsDeviceFingerprintRedirectionType:</w:t>
      </w:r>
      <w:bookmarkEnd w:id="1830"/>
    </w:p>
    <w:p w14:paraId="23C5EBC2" w14:textId="77777777" w:rsidR="009A7363" w:rsidRPr="00E33D85" w:rsidRDefault="009A7363" w:rsidP="009A7363">
      <w:r w:rsidRPr="00E33D85">
        <w:t>To get improved deviceFingerprint results, Cybersource recommends redirecting the included code (loading a image, a flash and a javascript) pointing to the CsJetmetrixLocation, to a local domain.</w:t>
      </w:r>
    </w:p>
    <w:p w14:paraId="7AF23D27" w14:textId="77777777" w:rsidR="009A7363" w:rsidRPr="00E33D85" w:rsidRDefault="009A7363" w:rsidP="000D6077">
      <w:pPr>
        <w:rPr>
          <w:i/>
          <w:iCs/>
        </w:rPr>
      </w:pPr>
      <w:r w:rsidRPr="00E33D85">
        <w:t>There are three possible settings for this redirection: ‘none’, static’ and dynamic.</w:t>
      </w:r>
      <w:r w:rsidRPr="00E33D85">
        <w:br/>
      </w:r>
      <w:r w:rsidRPr="00E33D85">
        <w:rPr>
          <w:rFonts w:eastAsia="Times New Roman" w:cs="Times New Roman"/>
        </w:rPr>
        <w:t>No redirection, the beacons will be loaded direct from the CsJetmetrixLocation (i.e. https://h.online-metrix.net)</w:t>
      </w:r>
      <w:r w:rsidRPr="00E33D85">
        <w:rPr>
          <w:rFonts w:eastAsia="Times New Roman" w:cs="Times New Roman"/>
        </w:rPr>
        <w:br/>
      </w:r>
      <w:r w:rsidRPr="00E33D85">
        <w:rPr>
          <w:i/>
          <w:iCs/>
        </w:rPr>
        <w:t>Static</w:t>
      </w:r>
      <w:r w:rsidRPr="00E33D85">
        <w:t xml:space="preserve"> The beacons are included with a</w:t>
      </w:r>
      <w:r w:rsidRPr="00E33D85">
        <w:pgNum/>
      </w:r>
      <w:r w:rsidRPr="00E33D85">
        <w:t xml:space="preserve">emandware </w:t>
      </w:r>
      <w:r w:rsidR="00057CD4" w:rsidRPr="00E33D85">
        <w:t>controller</w:t>
      </w:r>
      <w:r w:rsidRPr="00E33D85">
        <w:t xml:space="preserve"> call. The </w:t>
      </w:r>
      <w:r w:rsidR="00057CD4" w:rsidRPr="00E33D85">
        <w:t xml:space="preserve">controller </w:t>
      </w:r>
      <w:r w:rsidRPr="00E33D85">
        <w:t>call will redirect to the CsJetmetrixLocation.</w:t>
      </w:r>
      <w:r w:rsidRPr="00E33D85">
        <w:br/>
      </w:r>
      <w:r w:rsidRPr="00E33D85">
        <w:rPr>
          <w:iCs/>
        </w:rPr>
        <w:t xml:space="preserve">Dynamic </w:t>
      </w:r>
      <w:r w:rsidRPr="00E33D85">
        <w:rPr>
          <w:i/>
          <w:iCs/>
        </w:rPr>
        <w:t>If set to dynamic, you have to specify a mapping rule at SiteUrls-&gt;Static Mappings.</w:t>
      </w:r>
    </w:p>
    <w:p w14:paraId="3A20EC8A" w14:textId="77777777" w:rsidR="009A7363" w:rsidRPr="00E33D85" w:rsidRDefault="009A7363" w:rsidP="009A7363">
      <w:r w:rsidRPr="00E33D85">
        <w:t>All URLs matching the pattern will be redirected by the Demandware Server.</w:t>
      </w:r>
    </w:p>
    <w:p w14:paraId="1C1F4F37" w14:textId="77777777" w:rsidR="009A7363" w:rsidRPr="00E33D85" w:rsidRDefault="009A7363" w:rsidP="009A7363"/>
    <w:p w14:paraId="782EA5BA" w14:textId="77777777" w:rsidR="009A7363" w:rsidRPr="00E33D85" w:rsidRDefault="009A7363" w:rsidP="009A7363">
      <w:pPr>
        <w:tabs>
          <w:tab w:val="left" w:pos="8010"/>
        </w:tabs>
      </w:pPr>
      <w:r w:rsidRPr="00E33D85">
        <w:tab/>
      </w:r>
    </w:p>
    <w:p w14:paraId="3098CBFA" w14:textId="77777777" w:rsidR="009A7363" w:rsidRPr="00E33D85" w:rsidRDefault="009A7363" w:rsidP="009A7363">
      <w:pPr>
        <w:tabs>
          <w:tab w:val="left" w:pos="8010"/>
        </w:tabs>
      </w:pPr>
    </w:p>
    <w:p w14:paraId="70D615F3" w14:textId="77777777" w:rsidR="009A7363" w:rsidRPr="00E33D85" w:rsidRDefault="009A7363" w:rsidP="009A7363">
      <w:r w:rsidRPr="00E33D85">
        <w:rPr>
          <w:noProof/>
        </w:rPr>
        <w:lastRenderedPageBreak/>
        <w:drawing>
          <wp:inline distT="0" distB="0" distL="0" distR="0" wp14:anchorId="50A9F830" wp14:editId="23A33C74">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46"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14:paraId="60150D34" w14:textId="77777777" w:rsidR="009A7363" w:rsidRPr="00E33D85" w:rsidRDefault="009A7363" w:rsidP="009A7363">
      <w:r w:rsidRPr="00E33D85">
        <w:t>Example for a matching mapping rule for the device fingerprint redirection</w:t>
      </w:r>
    </w:p>
    <w:p w14:paraId="22A85C88" w14:textId="77777777" w:rsidR="009A7363" w:rsidRPr="00E33D85" w:rsidRDefault="009A7363" w:rsidP="009A7363">
      <w:r w:rsidRPr="00E33D85">
        <w:t>Make an Alias entry in Business manager to execute Device finger print with “ Dynamic” redirection Type</w:t>
      </w:r>
    </w:p>
    <w:p w14:paraId="2FF2A2AD" w14:textId="77777777" w:rsidR="009A7363" w:rsidRPr="00E33D85" w:rsidRDefault="009A7363" w:rsidP="009A7363">
      <w:pPr>
        <w:rPr>
          <w:color w:val="666666"/>
          <w:sz w:val="18"/>
          <w:szCs w:val="18"/>
          <w:shd w:val="clear" w:color="auto" w:fill="FFFFFF"/>
        </w:rPr>
      </w:pPr>
      <w:r w:rsidRPr="00E33D85">
        <w:t xml:space="preserve">Go to Site &gt; Site URLs </w:t>
      </w:r>
      <w:r w:rsidRPr="00E33D85">
        <w:rPr>
          <w:color w:val="666666"/>
          <w:sz w:val="18"/>
          <w:szCs w:val="18"/>
          <w:shd w:val="clear" w:color="auto" w:fill="FFFFFF"/>
        </w:rPr>
        <w:t>&gt; Aliases and add an Alias for your domain like below:</w:t>
      </w:r>
    </w:p>
    <w:p w14:paraId="0A579573" w14:textId="77777777" w:rsidR="009A7363" w:rsidRPr="00E33D85" w:rsidRDefault="009A7363" w:rsidP="009A7363">
      <w:r w:rsidRPr="00E33D85">
        <w:rPr>
          <w:noProof/>
        </w:rPr>
        <w:lastRenderedPageBreak/>
        <w:drawing>
          <wp:inline distT="0" distB="0" distL="0" distR="0" wp14:anchorId="48530103" wp14:editId="335AA5E2">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47">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14:paraId="5D0D2502" w14:textId="77777777" w:rsidR="009A7363" w:rsidRPr="00E33D85" w:rsidRDefault="009A7363">
      <w:pPr>
        <w:spacing w:after="0" w:line="240" w:lineRule="auto"/>
        <w:rPr>
          <w:rFonts w:eastAsia="Times New Roman" w:cs="Times New Roman"/>
          <w:b/>
          <w:sz w:val="44"/>
          <w:szCs w:val="20"/>
        </w:rPr>
      </w:pPr>
      <w:r w:rsidRPr="00E33D85">
        <w:br w:type="page"/>
      </w:r>
    </w:p>
    <w:p w14:paraId="5C519B76" w14:textId="4C576EF2" w:rsidR="003D49FF" w:rsidRPr="00E33D85" w:rsidRDefault="003D49FF" w:rsidP="003D49FF">
      <w:pPr>
        <w:pStyle w:val="Heading2"/>
        <w:rPr>
          <w:rFonts w:asciiTheme="minorHAnsi" w:hAnsiTheme="minorHAnsi"/>
        </w:rPr>
      </w:pPr>
      <w:bookmarkStart w:id="1831" w:name="_Toc492046239"/>
      <w:r w:rsidRPr="00E33D85">
        <w:rPr>
          <w:rFonts w:asciiTheme="minorHAnsi" w:hAnsiTheme="minorHAnsi"/>
        </w:rPr>
        <w:lastRenderedPageBreak/>
        <w:t>Site Configuration</w:t>
      </w:r>
      <w:bookmarkEnd w:id="1805"/>
      <w:bookmarkEnd w:id="1831"/>
    </w:p>
    <w:p w14:paraId="41C5E09F" w14:textId="77777777" w:rsidR="00226434" w:rsidRPr="00E33D85" w:rsidRDefault="00226434" w:rsidP="00226434">
      <w:pPr>
        <w:pStyle w:val="Heading3"/>
        <w:rPr>
          <w:rFonts w:asciiTheme="minorHAnsi" w:hAnsiTheme="minorHAnsi"/>
        </w:rPr>
      </w:pPr>
      <w:bookmarkStart w:id="1832" w:name="_Toc368651157"/>
      <w:bookmarkStart w:id="1833" w:name="_Toc492046240"/>
      <w:r w:rsidRPr="00E33D85">
        <w:rPr>
          <w:rFonts w:asciiTheme="minorHAnsi" w:hAnsiTheme="minorHAnsi"/>
        </w:rPr>
        <w:t>Configure Payment Processor</w:t>
      </w:r>
      <w:bookmarkEnd w:id="1833"/>
    </w:p>
    <w:p w14:paraId="5F471D09" w14:textId="77777777" w:rsidR="005A3D7A" w:rsidRPr="00E33D85" w:rsidRDefault="005A3D7A" w:rsidP="000A544B">
      <w:pPr>
        <w:pStyle w:val="Heading4"/>
        <w:rPr>
          <w:rFonts w:asciiTheme="minorHAnsi" w:hAnsiTheme="minorHAnsi"/>
        </w:rPr>
      </w:pPr>
      <w:r w:rsidRPr="00E33D85">
        <w:rPr>
          <w:rFonts w:asciiTheme="minorHAnsi" w:hAnsiTheme="minorHAnsi"/>
        </w:rPr>
        <w:t>Steps to Create payment processor</w:t>
      </w:r>
    </w:p>
    <w:p w14:paraId="4631C3FA" w14:textId="77777777" w:rsidR="00226434" w:rsidRPr="00E33D85" w:rsidRDefault="00226434" w:rsidP="005C1822">
      <w:pPr>
        <w:pStyle w:val="BodyText"/>
      </w:pPr>
      <w:r w:rsidRPr="00E33D85">
        <w:t xml:space="preserve">Go to Site -&gt; Ordering -&gt; Payment </w:t>
      </w:r>
      <w:r w:rsidR="007864D6" w:rsidRPr="00E33D85">
        <w:t>Processors;</w:t>
      </w:r>
      <w:r w:rsidRPr="00E33D85">
        <w:t xml:space="preserve"> add a new payment </w:t>
      </w:r>
      <w:r w:rsidR="000A544B" w:rsidRPr="00E33D85">
        <w:t>processor with</w:t>
      </w:r>
      <w:r w:rsidR="005A3D7A" w:rsidRPr="00E33D85">
        <w:t xml:space="preserve"> ID and description as given in below table</w:t>
      </w:r>
    </w:p>
    <w:p w14:paraId="7E382243" w14:textId="77777777" w:rsidR="005A3D7A" w:rsidRPr="00E33D85" w:rsidRDefault="005A3D7A" w:rsidP="005C1822">
      <w:pPr>
        <w:pStyle w:val="BodyText"/>
      </w:pPr>
    </w:p>
    <w:tbl>
      <w:tblPr>
        <w:tblStyle w:val="TableGrid"/>
        <w:tblW w:w="0" w:type="auto"/>
        <w:tblLook w:val="04A0" w:firstRow="1" w:lastRow="0" w:firstColumn="1" w:lastColumn="0" w:noHBand="0" w:noVBand="1"/>
      </w:tblPr>
      <w:tblGrid>
        <w:gridCol w:w="4822"/>
        <w:gridCol w:w="5474"/>
      </w:tblGrid>
      <w:tr w:rsidR="005A3D7A" w:rsidRPr="00E33D85" w14:paraId="5B1C3B0B" w14:textId="77777777" w:rsidTr="00224C87">
        <w:tc>
          <w:tcPr>
            <w:tcW w:w="4822" w:type="dxa"/>
            <w:shd w:val="clear" w:color="auto" w:fill="BFBFBF" w:themeFill="background1" w:themeFillShade="BF"/>
          </w:tcPr>
          <w:p w14:paraId="4A875961" w14:textId="77777777" w:rsidR="005A3D7A" w:rsidRPr="00E33D85" w:rsidRDefault="005A3D7A" w:rsidP="005C1822">
            <w:pPr>
              <w:pStyle w:val="BodyText"/>
            </w:pPr>
            <w:r w:rsidRPr="00E33D85">
              <w:t>Processor ID</w:t>
            </w:r>
          </w:p>
        </w:tc>
        <w:tc>
          <w:tcPr>
            <w:tcW w:w="5474" w:type="dxa"/>
            <w:shd w:val="clear" w:color="auto" w:fill="BFBFBF" w:themeFill="background1" w:themeFillShade="BF"/>
          </w:tcPr>
          <w:p w14:paraId="457CAD96" w14:textId="77777777" w:rsidR="005A3D7A" w:rsidRPr="00E33D85" w:rsidRDefault="005A3D7A" w:rsidP="005C1822">
            <w:pPr>
              <w:pStyle w:val="BodyText"/>
            </w:pPr>
            <w:r w:rsidRPr="00E33D85">
              <w:t>Description</w:t>
            </w:r>
          </w:p>
        </w:tc>
      </w:tr>
      <w:tr w:rsidR="005A3D7A" w:rsidRPr="00E33D85" w14:paraId="55C0DB5E" w14:textId="77777777" w:rsidTr="00224C87">
        <w:tc>
          <w:tcPr>
            <w:tcW w:w="4822" w:type="dxa"/>
          </w:tcPr>
          <w:p w14:paraId="6511EFE2" w14:textId="77777777" w:rsidR="005A3D7A" w:rsidRPr="00E33D85" w:rsidRDefault="00F9004C" w:rsidP="005C1822">
            <w:pPr>
              <w:pStyle w:val="BodyText"/>
            </w:pPr>
            <w:r>
              <w:t>BASIC_CREDIT</w:t>
            </w:r>
          </w:p>
        </w:tc>
        <w:tc>
          <w:tcPr>
            <w:tcW w:w="5474" w:type="dxa"/>
          </w:tcPr>
          <w:p w14:paraId="7C2C979A" w14:textId="77777777" w:rsidR="005A3D7A" w:rsidRPr="00E33D85" w:rsidRDefault="00F9004C" w:rsidP="005C1822">
            <w:pPr>
              <w:pStyle w:val="BodyText"/>
            </w:pPr>
            <w:r w:rsidRPr="007A7B16">
              <w:t xml:space="preserve">Internal credit card </w:t>
            </w:r>
            <w:r w:rsidR="003C6BF5" w:rsidRPr="007A7B16">
              <w:t>handling with simple card number checks</w:t>
            </w:r>
            <w:r w:rsidRPr="007A7B16">
              <w:t xml:space="preserve"> only.</w:t>
            </w:r>
          </w:p>
        </w:tc>
      </w:tr>
      <w:tr w:rsidR="00F9004C" w:rsidRPr="00E33D85" w14:paraId="29AD4BB4" w14:textId="77777777" w:rsidTr="00224C87">
        <w:tc>
          <w:tcPr>
            <w:tcW w:w="4822" w:type="dxa"/>
          </w:tcPr>
          <w:p w14:paraId="62AC78B1" w14:textId="77777777" w:rsidR="00F9004C" w:rsidRPr="00E33D85" w:rsidRDefault="002E3830" w:rsidP="005C1822">
            <w:pPr>
              <w:pStyle w:val="BodyText"/>
            </w:pPr>
            <w:hyperlink r:id="rId48" w:history="1">
              <w:r w:rsidR="00F9004C" w:rsidRPr="00F9004C">
                <w:t>BASIC_GIFT_CERTIFICATE</w:t>
              </w:r>
            </w:hyperlink>
          </w:p>
        </w:tc>
        <w:tc>
          <w:tcPr>
            <w:tcW w:w="5474" w:type="dxa"/>
          </w:tcPr>
          <w:p w14:paraId="0D9F0C73" w14:textId="77777777" w:rsidR="00F9004C" w:rsidRPr="00E33D85" w:rsidRDefault="00F9004C" w:rsidP="005C1822">
            <w:pPr>
              <w:pStyle w:val="BodyText"/>
            </w:pPr>
            <w:r w:rsidRPr="007A7B16">
              <w:t>Internal gift certificate handling.</w:t>
            </w:r>
          </w:p>
        </w:tc>
      </w:tr>
      <w:tr w:rsidR="00F9004C" w:rsidRPr="00E33D85" w14:paraId="2FB75D2A" w14:textId="77777777" w:rsidTr="00224C87">
        <w:tc>
          <w:tcPr>
            <w:tcW w:w="4822" w:type="dxa"/>
          </w:tcPr>
          <w:p w14:paraId="783E0D82" w14:textId="77777777" w:rsidR="00F9004C" w:rsidRDefault="002E3830" w:rsidP="005C1822">
            <w:pPr>
              <w:pStyle w:val="BodyText"/>
            </w:pPr>
            <w:hyperlink r:id="rId49" w:history="1">
              <w:r w:rsidR="00F9004C" w:rsidRPr="00E33D85">
                <w:t>CYBERSOURCE_ALIPAY</w:t>
              </w:r>
            </w:hyperlink>
            <w:r w:rsidR="00F9004C" w:rsidRPr="00E33D85">
              <w:t> </w:t>
            </w:r>
          </w:p>
        </w:tc>
        <w:tc>
          <w:tcPr>
            <w:tcW w:w="5474" w:type="dxa"/>
          </w:tcPr>
          <w:p w14:paraId="7F991B40" w14:textId="77777777" w:rsidR="00F9004C" w:rsidRDefault="002E3830" w:rsidP="005C1822">
            <w:pPr>
              <w:pStyle w:val="BodyText"/>
            </w:pPr>
            <w:hyperlink r:id="rId50" w:history="1">
              <w:r w:rsidR="00F9004C" w:rsidRPr="00E33D85">
                <w:t>CYBERSOURCE_ALIPAY</w:t>
              </w:r>
            </w:hyperlink>
            <w:r w:rsidR="00F9004C" w:rsidRPr="00E33D85">
              <w:t> (test and production systems). </w:t>
            </w:r>
          </w:p>
        </w:tc>
      </w:tr>
      <w:tr w:rsidR="00F9004C" w:rsidRPr="00E33D85" w14:paraId="43B86C9D" w14:textId="77777777" w:rsidTr="00224C87">
        <w:tc>
          <w:tcPr>
            <w:tcW w:w="4822" w:type="dxa"/>
          </w:tcPr>
          <w:p w14:paraId="287DD1ED" w14:textId="77777777" w:rsidR="00F9004C" w:rsidRPr="00E33D85" w:rsidRDefault="002E3830" w:rsidP="005C1822">
            <w:pPr>
              <w:pStyle w:val="BodyText"/>
            </w:pPr>
            <w:hyperlink r:id="rId51" w:history="1">
              <w:r w:rsidR="00F9004C" w:rsidRPr="00E33D85">
                <w:br/>
                <w:t>CYBERSOURCE_CREDIT</w:t>
              </w:r>
            </w:hyperlink>
            <w:r w:rsidR="00F9004C" w:rsidRPr="00E33D85">
              <w:t> </w:t>
            </w:r>
          </w:p>
        </w:tc>
        <w:tc>
          <w:tcPr>
            <w:tcW w:w="5474" w:type="dxa"/>
          </w:tcPr>
          <w:p w14:paraId="7DEB3760" w14:textId="77777777" w:rsidR="00F9004C" w:rsidRPr="00E33D85" w:rsidRDefault="00F9004C" w:rsidP="005C1822">
            <w:pPr>
              <w:pStyle w:val="BodyText"/>
            </w:pPr>
            <w:r w:rsidRPr="00E33D85">
              <w:t>Cybersource online credit card authorization and visa checkout (test and production systems). </w:t>
            </w:r>
          </w:p>
        </w:tc>
      </w:tr>
      <w:tr w:rsidR="00F9004C" w:rsidRPr="00E33D85" w14:paraId="1ADDE339" w14:textId="77777777" w:rsidTr="00224C87">
        <w:tc>
          <w:tcPr>
            <w:tcW w:w="4822" w:type="dxa"/>
          </w:tcPr>
          <w:p w14:paraId="152B9DED" w14:textId="77777777" w:rsidR="00F9004C" w:rsidRDefault="002E3830" w:rsidP="005C1822">
            <w:pPr>
              <w:pStyle w:val="BodyText"/>
            </w:pPr>
            <w:hyperlink r:id="rId52" w:history="1">
              <w:r w:rsidR="00F9004C" w:rsidRPr="00C82A44">
                <w:t>BANK_TRANSFER</w:t>
              </w:r>
            </w:hyperlink>
            <w:r w:rsidR="00F9004C" w:rsidRPr="00C82A44">
              <w:t> </w:t>
            </w:r>
          </w:p>
        </w:tc>
        <w:tc>
          <w:tcPr>
            <w:tcW w:w="5474" w:type="dxa"/>
          </w:tcPr>
          <w:p w14:paraId="45564D3C" w14:textId="77777777" w:rsidR="00F9004C" w:rsidRPr="00E33D85" w:rsidRDefault="00F9004C" w:rsidP="005C1822">
            <w:pPr>
              <w:pStyle w:val="BodyText"/>
            </w:pPr>
            <w:r>
              <w:rPr>
                <w:shd w:val="clear" w:color="auto" w:fill="FFFFFF"/>
              </w:rPr>
              <w:t>Bank Transfer</w:t>
            </w:r>
          </w:p>
        </w:tc>
      </w:tr>
      <w:tr w:rsidR="00F9004C" w:rsidRPr="00E33D85" w14:paraId="73C85911" w14:textId="77777777" w:rsidTr="00224C87">
        <w:tc>
          <w:tcPr>
            <w:tcW w:w="4822" w:type="dxa"/>
          </w:tcPr>
          <w:p w14:paraId="4D62AED0" w14:textId="77777777" w:rsidR="00F9004C" w:rsidRDefault="002E3830" w:rsidP="005C1822">
            <w:pPr>
              <w:pStyle w:val="BodyText"/>
            </w:pPr>
            <w:hyperlink r:id="rId53" w:history="1">
              <w:r w:rsidR="00F9004C" w:rsidRPr="00C82A44">
                <w:t>Cybersource_AndroidPay</w:t>
              </w:r>
            </w:hyperlink>
          </w:p>
        </w:tc>
        <w:tc>
          <w:tcPr>
            <w:tcW w:w="5474" w:type="dxa"/>
          </w:tcPr>
          <w:p w14:paraId="5DD948BD" w14:textId="77777777" w:rsidR="00F9004C" w:rsidRDefault="00F9004C" w:rsidP="005C1822">
            <w:pPr>
              <w:pStyle w:val="BodyText"/>
              <w:rPr>
                <w:shd w:val="clear" w:color="auto" w:fill="FFFFFF"/>
              </w:rPr>
            </w:pPr>
            <w:r>
              <w:rPr>
                <w:shd w:val="clear" w:color="auto" w:fill="FFFFFF"/>
              </w:rPr>
              <w:t>Cybersource_AndroidPay in app mobile payment</w:t>
            </w:r>
          </w:p>
        </w:tc>
      </w:tr>
      <w:tr w:rsidR="00F9004C" w:rsidRPr="00E33D85" w14:paraId="09CCDE58" w14:textId="77777777" w:rsidTr="00224C87">
        <w:tc>
          <w:tcPr>
            <w:tcW w:w="4822" w:type="dxa"/>
          </w:tcPr>
          <w:p w14:paraId="680DDC48" w14:textId="77777777" w:rsidR="00F9004C" w:rsidRDefault="002E3830" w:rsidP="005C1822">
            <w:pPr>
              <w:pStyle w:val="BodyText"/>
            </w:pPr>
            <w:hyperlink r:id="rId54" w:history="1">
              <w:r w:rsidR="00F9004C" w:rsidRPr="00C82A44">
                <w:t>Cybersource_ApplePay</w:t>
              </w:r>
            </w:hyperlink>
          </w:p>
        </w:tc>
        <w:tc>
          <w:tcPr>
            <w:tcW w:w="5474" w:type="dxa"/>
          </w:tcPr>
          <w:p w14:paraId="76C8A0C7" w14:textId="77777777" w:rsidR="00F9004C" w:rsidRDefault="00F9004C" w:rsidP="005C1822">
            <w:pPr>
              <w:pStyle w:val="BodyText"/>
              <w:rPr>
                <w:shd w:val="clear" w:color="auto" w:fill="FFFFFF"/>
              </w:rPr>
            </w:pPr>
            <w:r>
              <w:rPr>
                <w:shd w:val="clear" w:color="auto" w:fill="FFFFFF"/>
              </w:rPr>
              <w:t>Cybersource_ApplePay in app mobile payment</w:t>
            </w:r>
          </w:p>
        </w:tc>
      </w:tr>
      <w:tr w:rsidR="00F9004C" w:rsidRPr="00E33D85" w14:paraId="5CAABD51" w14:textId="77777777" w:rsidTr="00224C87">
        <w:tc>
          <w:tcPr>
            <w:tcW w:w="4822" w:type="dxa"/>
          </w:tcPr>
          <w:p w14:paraId="137A86C0" w14:textId="77777777" w:rsidR="00F9004C" w:rsidRDefault="002E3830" w:rsidP="005C1822">
            <w:pPr>
              <w:pStyle w:val="BodyText"/>
            </w:pPr>
            <w:hyperlink r:id="rId55" w:history="1">
              <w:r w:rsidR="00F9004C" w:rsidRPr="00C82A44">
                <w:t>KLARNA_CREDIT</w:t>
              </w:r>
            </w:hyperlink>
          </w:p>
        </w:tc>
        <w:tc>
          <w:tcPr>
            <w:tcW w:w="5474" w:type="dxa"/>
          </w:tcPr>
          <w:p w14:paraId="5E9030BD" w14:textId="77777777" w:rsidR="00F9004C" w:rsidRDefault="00F9004C" w:rsidP="005C1822">
            <w:pPr>
              <w:pStyle w:val="BodyText"/>
              <w:rPr>
                <w:shd w:val="clear" w:color="auto" w:fill="FFFFFF"/>
              </w:rPr>
            </w:pPr>
            <w:r>
              <w:rPr>
                <w:shd w:val="clear" w:color="auto" w:fill="FFFFFF"/>
              </w:rPr>
              <w:t xml:space="preserve">Klarna </w:t>
            </w:r>
          </w:p>
        </w:tc>
      </w:tr>
      <w:tr w:rsidR="00F9004C" w:rsidRPr="00E33D85" w14:paraId="11D782EA" w14:textId="77777777" w:rsidTr="00224C87">
        <w:tc>
          <w:tcPr>
            <w:tcW w:w="4822" w:type="dxa"/>
          </w:tcPr>
          <w:p w14:paraId="1D2DB388" w14:textId="77777777" w:rsidR="00F9004C" w:rsidRDefault="002E3830" w:rsidP="005C1822">
            <w:pPr>
              <w:pStyle w:val="BodyText"/>
            </w:pPr>
            <w:hyperlink r:id="rId56" w:history="1">
              <w:r w:rsidR="00F9004C" w:rsidRPr="00C82A44">
                <w:t>PAYPAL_CREDIT</w:t>
              </w:r>
            </w:hyperlink>
          </w:p>
        </w:tc>
        <w:tc>
          <w:tcPr>
            <w:tcW w:w="5474" w:type="dxa"/>
          </w:tcPr>
          <w:p w14:paraId="7D4D197B" w14:textId="77777777" w:rsidR="00F9004C" w:rsidRDefault="003C6BF5" w:rsidP="005C1822">
            <w:pPr>
              <w:pStyle w:val="BodyText"/>
              <w:rPr>
                <w:shd w:val="clear" w:color="auto" w:fill="FFFFFF"/>
              </w:rPr>
            </w:pPr>
            <w:r>
              <w:rPr>
                <w:shd w:val="clear" w:color="auto" w:fill="FFFFFF"/>
              </w:rPr>
              <w:t>PayPal</w:t>
            </w:r>
            <w:r w:rsidR="00F9004C">
              <w:rPr>
                <w:shd w:val="clear" w:color="auto" w:fill="FFFFFF"/>
              </w:rPr>
              <w:t xml:space="preserve"> online credit card authorization (test and production systems). </w:t>
            </w:r>
          </w:p>
        </w:tc>
      </w:tr>
      <w:tr w:rsidR="00F9004C" w:rsidRPr="00E33D85" w14:paraId="1831E82F" w14:textId="77777777" w:rsidTr="00224C87">
        <w:tc>
          <w:tcPr>
            <w:tcW w:w="4822" w:type="dxa"/>
          </w:tcPr>
          <w:p w14:paraId="13C60EF9" w14:textId="77777777" w:rsidR="00F9004C" w:rsidRDefault="00F9004C" w:rsidP="005C1822">
            <w:pPr>
              <w:pStyle w:val="BodyText"/>
            </w:pPr>
            <w:r>
              <w:t>PAYPAL_EXPRESS</w:t>
            </w:r>
          </w:p>
        </w:tc>
        <w:tc>
          <w:tcPr>
            <w:tcW w:w="5474" w:type="dxa"/>
          </w:tcPr>
          <w:p w14:paraId="30391045" w14:textId="77777777" w:rsidR="00F9004C" w:rsidRDefault="00F9004C" w:rsidP="005C1822">
            <w:pPr>
              <w:pStyle w:val="BodyText"/>
              <w:rPr>
                <w:shd w:val="clear" w:color="auto" w:fill="FFFFFF"/>
              </w:rPr>
            </w:pPr>
            <w:r>
              <w:rPr>
                <w:shd w:val="clear" w:color="auto" w:fill="FFFFFF"/>
              </w:rPr>
              <w:t>Pay Pal</w:t>
            </w:r>
          </w:p>
        </w:tc>
      </w:tr>
    </w:tbl>
    <w:p w14:paraId="4DA500A1" w14:textId="77777777" w:rsidR="005A3D7A" w:rsidRPr="00E33D85" w:rsidRDefault="005A3D7A" w:rsidP="005C1822">
      <w:pPr>
        <w:pStyle w:val="BodyText"/>
      </w:pPr>
    </w:p>
    <w:p w14:paraId="4E160B1C" w14:textId="77777777" w:rsidR="00312EFF" w:rsidRPr="00E33D85" w:rsidRDefault="00312EFF" w:rsidP="005C1822">
      <w:pPr>
        <w:pStyle w:val="BodyText"/>
      </w:pPr>
    </w:p>
    <w:p w14:paraId="3EB51D38" w14:textId="77777777" w:rsidR="006A75A3" w:rsidRPr="00FB5F24" w:rsidRDefault="00FB5F24" w:rsidP="005C1822">
      <w:pPr>
        <w:pStyle w:val="BodyText"/>
      </w:pPr>
      <w:r w:rsidRPr="00FB5F24">
        <w:t>[Payment Processors on Site genesis global]</w:t>
      </w:r>
    </w:p>
    <w:p w14:paraId="452EC456" w14:textId="77777777" w:rsidR="00226434" w:rsidRDefault="006A75A3" w:rsidP="005C1822">
      <w:pPr>
        <w:pStyle w:val="BodyText"/>
      </w:pPr>
      <w:r>
        <w:rPr>
          <w:noProof/>
        </w:rPr>
        <w:lastRenderedPageBreak/>
        <w:drawing>
          <wp:inline distT="0" distB="0" distL="0" distR="0" wp14:anchorId="379AA81E" wp14:editId="433058A5">
            <wp:extent cx="64008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2781300"/>
                    </a:xfrm>
                    <a:prstGeom prst="rect">
                      <a:avLst/>
                    </a:prstGeom>
                    <a:noFill/>
                    <a:ln>
                      <a:noFill/>
                    </a:ln>
                  </pic:spPr>
                </pic:pic>
              </a:graphicData>
            </a:graphic>
          </wp:inline>
        </w:drawing>
      </w:r>
    </w:p>
    <w:p w14:paraId="2E2EECA9" w14:textId="77777777" w:rsidR="00FB5F24" w:rsidRPr="007B77A2" w:rsidRDefault="00FB5F24" w:rsidP="005C1822">
      <w:pPr>
        <w:pStyle w:val="BodyText"/>
      </w:pPr>
      <w:r w:rsidRPr="00FB5F24">
        <w:t>[Payment Processors on Site genesis]</w:t>
      </w:r>
      <w:r>
        <w:rPr>
          <w:noProof/>
        </w:rPr>
        <w:drawing>
          <wp:inline distT="0" distB="0" distL="0" distR="0" wp14:anchorId="30C5924D" wp14:editId="268A5E14">
            <wp:extent cx="6391275" cy="2619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1275" cy="2619375"/>
                    </a:xfrm>
                    <a:prstGeom prst="rect">
                      <a:avLst/>
                    </a:prstGeom>
                    <a:noFill/>
                    <a:ln>
                      <a:noFill/>
                    </a:ln>
                  </pic:spPr>
                </pic:pic>
              </a:graphicData>
            </a:graphic>
          </wp:inline>
        </w:drawing>
      </w:r>
    </w:p>
    <w:p w14:paraId="5939EBEE" w14:textId="2C15E52A" w:rsidR="003D49FF" w:rsidRPr="00E33D85" w:rsidRDefault="003D49FF" w:rsidP="003D49FF">
      <w:pPr>
        <w:pStyle w:val="Heading3"/>
        <w:rPr>
          <w:rFonts w:asciiTheme="minorHAnsi" w:hAnsiTheme="minorHAnsi"/>
        </w:rPr>
      </w:pPr>
      <w:bookmarkStart w:id="1834" w:name="_Toc492046241"/>
      <w:r w:rsidRPr="00E33D85">
        <w:rPr>
          <w:rFonts w:asciiTheme="minorHAnsi" w:hAnsiTheme="minorHAnsi"/>
        </w:rPr>
        <w:t>Import Meta Data</w:t>
      </w:r>
      <w:bookmarkEnd w:id="1832"/>
      <w:bookmarkEnd w:id="1834"/>
    </w:p>
    <w:p w14:paraId="1E1CEFD1" w14:textId="77777777" w:rsidR="003D49FF" w:rsidRPr="00E33D85" w:rsidRDefault="003D49FF" w:rsidP="003D49FF">
      <w:r w:rsidRPr="00E33D85">
        <w:t>Import following site configuration meta-data through Business Manager:</w:t>
      </w:r>
    </w:p>
    <w:p w14:paraId="5728DD0C" w14:textId="77777777" w:rsidR="00A42FB2" w:rsidRPr="00E33D85" w:rsidRDefault="00A42FB2" w:rsidP="003D49FF">
      <w:r w:rsidRPr="00E33D85">
        <w:t>To import the following site configuration Go to Administration -&gt; Site Development -&gt; Import &amp; Export -&gt; upload the below mentioned files and import the configuration.</w:t>
      </w:r>
    </w:p>
    <w:p w14:paraId="55B4F112" w14:textId="49A72D2B" w:rsidR="003D49FF" w:rsidRDefault="003D49FF" w:rsidP="00FC265A">
      <w:pPr>
        <w:pStyle w:val="Listenabsatz"/>
        <w:numPr>
          <w:ilvl w:val="0"/>
          <w:numId w:val="21"/>
        </w:numPr>
      </w:pPr>
      <w:r w:rsidRPr="00E33D85">
        <w:t>/int_cybersource/configuration/</w:t>
      </w:r>
      <w:r w:rsidR="00FC265A" w:rsidRPr="00FC265A">
        <w:t>CyberSource-metadata</w:t>
      </w:r>
      <w:r w:rsidR="00FC265A">
        <w:t>.xml</w:t>
      </w:r>
      <w:r w:rsidRPr="00E33D85">
        <w:t xml:space="preserve"> – sets all the </w:t>
      </w:r>
      <w:r w:rsidR="00BF7BB6" w:rsidRPr="00E33D85">
        <w:t>required meta configurations of system defined and custom defined</w:t>
      </w:r>
    </w:p>
    <w:p w14:paraId="199125F8" w14:textId="2E4A7D74" w:rsidR="00584359" w:rsidRPr="00E33D85" w:rsidRDefault="00584359" w:rsidP="00FC265A">
      <w:pPr>
        <w:pStyle w:val="Listenabsatz"/>
        <w:numPr>
          <w:ilvl w:val="0"/>
          <w:numId w:val="21"/>
        </w:numPr>
      </w:pPr>
      <w:r w:rsidRPr="00E33D85">
        <w:t>/int_cybersource/configuration/</w:t>
      </w:r>
      <w:r w:rsidR="00FC265A" w:rsidRPr="00FC265A">
        <w:t>CyberSource-Custom-Objecttype-Definition.xml</w:t>
      </w:r>
      <w:r w:rsidR="00C83695">
        <w:t xml:space="preserve"> – sets all custom attributes for Cybersource </w:t>
      </w:r>
    </w:p>
    <w:p w14:paraId="706A5A2E" w14:textId="77777777" w:rsidR="00C972F9" w:rsidRPr="00E33D85" w:rsidRDefault="00C972F9" w:rsidP="00C972F9">
      <w:pPr>
        <w:pStyle w:val="Heading3"/>
        <w:rPr>
          <w:rFonts w:asciiTheme="minorHAnsi" w:hAnsiTheme="minorHAnsi"/>
        </w:rPr>
      </w:pPr>
      <w:bookmarkStart w:id="1835" w:name="_Toc492046242"/>
      <w:r w:rsidRPr="00E33D85">
        <w:rPr>
          <w:rFonts w:asciiTheme="minorHAnsi" w:hAnsiTheme="minorHAnsi"/>
        </w:rPr>
        <w:lastRenderedPageBreak/>
        <w:t>Import Payment Methods</w:t>
      </w:r>
      <w:bookmarkEnd w:id="1835"/>
    </w:p>
    <w:p w14:paraId="3B1294AB" w14:textId="77777777" w:rsidR="007E3481" w:rsidRPr="00E33D85" w:rsidRDefault="007E3481" w:rsidP="007E3481">
      <w:r w:rsidRPr="00E33D85">
        <w:t xml:space="preserve">To import the following site </w:t>
      </w:r>
      <w:r w:rsidR="00BF7BB6" w:rsidRPr="00E33D85">
        <w:t>payment methods</w:t>
      </w:r>
      <w:r w:rsidRPr="00E33D85">
        <w:t xml:space="preserve"> Go to</w:t>
      </w:r>
      <w:r w:rsidR="005304B9" w:rsidRPr="00E33D85">
        <w:t xml:space="preserve"> Site &gt; Ordering </w:t>
      </w:r>
      <w:r w:rsidRPr="00E33D85">
        <w:t>&gt; Import &amp; Export-&gt; upload the below mentioned file and import the configuration in to Payment Methods.</w:t>
      </w:r>
    </w:p>
    <w:p w14:paraId="52DE24A2" w14:textId="6B779022" w:rsidR="002A5D3F" w:rsidRPr="00E33D85" w:rsidRDefault="002A5D3F" w:rsidP="00FC265A">
      <w:pPr>
        <w:pStyle w:val="Listenabsatz"/>
        <w:numPr>
          <w:ilvl w:val="0"/>
          <w:numId w:val="21"/>
        </w:numPr>
      </w:pPr>
      <w:r w:rsidRPr="00E33D85">
        <w:t>/int_cybersource/configuration/</w:t>
      </w:r>
      <w:r w:rsidR="00FC265A" w:rsidRPr="00FC265A">
        <w:t>CyberSource-PaymentMethods.xml</w:t>
      </w:r>
      <w:r w:rsidRPr="00E33D85">
        <w:t xml:space="preserve"> </w:t>
      </w:r>
    </w:p>
    <w:p w14:paraId="2F3043C1" w14:textId="77777777" w:rsidR="004D7556" w:rsidRPr="00E33D85" w:rsidRDefault="003C6BF5" w:rsidP="007D5AFD">
      <w:pPr>
        <w:pStyle w:val="Listenabsatz"/>
        <w:numPr>
          <w:ilvl w:val="0"/>
          <w:numId w:val="21"/>
        </w:numPr>
      </w:pPr>
      <w:r w:rsidRPr="00E33D85">
        <w:t>Merchant</w:t>
      </w:r>
      <w:r w:rsidR="004D7556" w:rsidRPr="00E33D85">
        <w:t xml:space="preserve"> can enable/disable any of the payment method listed below:</w:t>
      </w:r>
    </w:p>
    <w:tbl>
      <w:tblPr>
        <w:tblStyle w:val="TableGrid"/>
        <w:tblW w:w="0" w:type="auto"/>
        <w:tblInd w:w="18" w:type="dxa"/>
        <w:tblLook w:val="04A0" w:firstRow="1" w:lastRow="0" w:firstColumn="1" w:lastColumn="0" w:noHBand="0" w:noVBand="1"/>
      </w:tblPr>
      <w:tblGrid>
        <w:gridCol w:w="3780"/>
        <w:gridCol w:w="5850"/>
      </w:tblGrid>
      <w:tr w:rsidR="004D7556" w:rsidRPr="00E33D85" w14:paraId="3C1683D0" w14:textId="77777777" w:rsidTr="001928A0">
        <w:trPr>
          <w:trHeight w:val="377"/>
        </w:trPr>
        <w:tc>
          <w:tcPr>
            <w:tcW w:w="3780" w:type="dxa"/>
            <w:shd w:val="clear" w:color="auto" w:fill="BFBFBF" w:themeFill="background1" w:themeFillShade="BF"/>
          </w:tcPr>
          <w:p w14:paraId="69A401FA" w14:textId="77777777" w:rsidR="004D7556" w:rsidRPr="00E33D85" w:rsidRDefault="004D7556" w:rsidP="004D7556">
            <w:pPr>
              <w:pStyle w:val="Listenabsatz"/>
              <w:ind w:left="0"/>
              <w:rPr>
                <w:b/>
              </w:rPr>
            </w:pPr>
            <w:r w:rsidRPr="00E33D85">
              <w:rPr>
                <w:b/>
              </w:rPr>
              <w:t>Payment Method ID</w:t>
            </w:r>
          </w:p>
        </w:tc>
        <w:tc>
          <w:tcPr>
            <w:tcW w:w="5850" w:type="dxa"/>
            <w:shd w:val="clear" w:color="auto" w:fill="BFBFBF" w:themeFill="background1" w:themeFillShade="BF"/>
          </w:tcPr>
          <w:p w14:paraId="53ECBCDE" w14:textId="77777777" w:rsidR="004D7556" w:rsidRPr="00E33D85" w:rsidRDefault="004D7556" w:rsidP="004D7556">
            <w:pPr>
              <w:pStyle w:val="Listenabsatz"/>
              <w:ind w:left="0"/>
              <w:rPr>
                <w:b/>
              </w:rPr>
            </w:pPr>
            <w:r w:rsidRPr="00E33D85">
              <w:rPr>
                <w:b/>
              </w:rPr>
              <w:t>Payment Method Name</w:t>
            </w:r>
          </w:p>
        </w:tc>
      </w:tr>
      <w:tr w:rsidR="004D7556" w:rsidRPr="00E33D85" w14:paraId="0197DC95" w14:textId="77777777" w:rsidTr="001928A0">
        <w:tc>
          <w:tcPr>
            <w:tcW w:w="3780" w:type="dxa"/>
          </w:tcPr>
          <w:p w14:paraId="46CBA35F" w14:textId="77777777" w:rsidR="004D7556" w:rsidRPr="00E33D85" w:rsidRDefault="004D7556" w:rsidP="004D7556">
            <w:pPr>
              <w:pStyle w:val="Listenabsatz"/>
              <w:ind w:left="0"/>
            </w:pPr>
            <w:r w:rsidRPr="00E33D85">
              <w:t>ALIPAY</w:t>
            </w:r>
          </w:p>
        </w:tc>
        <w:tc>
          <w:tcPr>
            <w:tcW w:w="5850" w:type="dxa"/>
          </w:tcPr>
          <w:p w14:paraId="0D474111" w14:textId="77777777" w:rsidR="004D7556" w:rsidRPr="00E33D85" w:rsidRDefault="004D7556" w:rsidP="004D7556">
            <w:pPr>
              <w:pStyle w:val="Listenabsatz"/>
              <w:ind w:left="0"/>
            </w:pPr>
            <w:r w:rsidRPr="00E33D85">
              <w:t>Alipay</w:t>
            </w:r>
          </w:p>
        </w:tc>
      </w:tr>
      <w:tr w:rsidR="004D7556" w:rsidRPr="00E33D85" w14:paraId="30DFBE20" w14:textId="77777777" w:rsidTr="001928A0">
        <w:tc>
          <w:tcPr>
            <w:tcW w:w="3780" w:type="dxa"/>
          </w:tcPr>
          <w:p w14:paraId="39F5E478" w14:textId="77777777" w:rsidR="004D7556" w:rsidRPr="00E33D85" w:rsidRDefault="005C68DD" w:rsidP="004D7556">
            <w:pPr>
              <w:pStyle w:val="Listenabsatz"/>
              <w:ind w:left="0"/>
            </w:pPr>
            <w:r>
              <w:t>BANCONTACT</w:t>
            </w:r>
          </w:p>
        </w:tc>
        <w:tc>
          <w:tcPr>
            <w:tcW w:w="5850" w:type="dxa"/>
          </w:tcPr>
          <w:p w14:paraId="294AAD1B" w14:textId="77777777" w:rsidR="004D7556" w:rsidRPr="00E33D85" w:rsidRDefault="005C68DD" w:rsidP="004D7556">
            <w:pPr>
              <w:pStyle w:val="Listenabsatz"/>
              <w:ind w:left="0"/>
            </w:pPr>
            <w:r>
              <w:t>BANCONTACT</w:t>
            </w:r>
          </w:p>
        </w:tc>
      </w:tr>
      <w:tr w:rsidR="00A3283F" w:rsidRPr="00E33D85" w14:paraId="6B39736C" w14:textId="77777777" w:rsidTr="001928A0">
        <w:tc>
          <w:tcPr>
            <w:tcW w:w="3780" w:type="dxa"/>
          </w:tcPr>
          <w:p w14:paraId="128D98E3" w14:textId="77777777" w:rsidR="00A3283F" w:rsidRPr="00D602FC" w:rsidRDefault="005C68DD" w:rsidP="00240BCD">
            <w:pPr>
              <w:pStyle w:val="Listenabsatz"/>
              <w:ind w:left="0"/>
            </w:pPr>
            <w:r w:rsidRPr="00EE7744">
              <w:t>CREDIT_CARD</w:t>
            </w:r>
          </w:p>
        </w:tc>
        <w:tc>
          <w:tcPr>
            <w:tcW w:w="5850" w:type="dxa"/>
          </w:tcPr>
          <w:p w14:paraId="5D2EE5F9" w14:textId="77777777" w:rsidR="00A3283F" w:rsidRPr="00D602FC" w:rsidRDefault="005C68DD" w:rsidP="00240BCD">
            <w:pPr>
              <w:pStyle w:val="Listenabsatz"/>
              <w:ind w:left="0"/>
            </w:pPr>
            <w:r w:rsidRPr="00EE7744">
              <w:t>Credit Card</w:t>
            </w:r>
          </w:p>
        </w:tc>
      </w:tr>
      <w:tr w:rsidR="00A3283F" w:rsidRPr="00E33D85" w14:paraId="33404560" w14:textId="77777777" w:rsidTr="001928A0">
        <w:tc>
          <w:tcPr>
            <w:tcW w:w="3780" w:type="dxa"/>
          </w:tcPr>
          <w:p w14:paraId="160DDAA4" w14:textId="77777777" w:rsidR="00A3283F" w:rsidRPr="00D602FC" w:rsidRDefault="005C68DD" w:rsidP="00240BCD">
            <w:pPr>
              <w:pStyle w:val="Listenabsatz"/>
              <w:ind w:left="0"/>
            </w:pPr>
            <w:r w:rsidRPr="00EE7744">
              <w:t>DW_ANDROID_PAY</w:t>
            </w:r>
          </w:p>
        </w:tc>
        <w:tc>
          <w:tcPr>
            <w:tcW w:w="5850" w:type="dxa"/>
          </w:tcPr>
          <w:p w14:paraId="2C898857" w14:textId="77777777" w:rsidR="00A3283F" w:rsidRPr="00D602FC" w:rsidRDefault="005C68DD" w:rsidP="00240BCD">
            <w:pPr>
              <w:pStyle w:val="Listenabsatz"/>
              <w:ind w:left="0"/>
            </w:pPr>
            <w:r w:rsidRPr="005C68DD">
              <w:t>Android Pay</w:t>
            </w:r>
          </w:p>
        </w:tc>
      </w:tr>
      <w:tr w:rsidR="00A3283F" w:rsidRPr="00E33D85" w14:paraId="0D306468" w14:textId="77777777" w:rsidTr="001928A0">
        <w:tc>
          <w:tcPr>
            <w:tcW w:w="3780" w:type="dxa"/>
          </w:tcPr>
          <w:p w14:paraId="43B25090" w14:textId="77777777" w:rsidR="00A3283F" w:rsidRPr="00D602FC" w:rsidRDefault="005C68DD" w:rsidP="00240BCD">
            <w:pPr>
              <w:pStyle w:val="Listenabsatz"/>
              <w:ind w:left="0"/>
            </w:pPr>
            <w:r w:rsidRPr="00EE7744">
              <w:t>DW_APPLE_PAY</w:t>
            </w:r>
          </w:p>
        </w:tc>
        <w:tc>
          <w:tcPr>
            <w:tcW w:w="5850" w:type="dxa"/>
          </w:tcPr>
          <w:p w14:paraId="2AC9723D" w14:textId="77777777" w:rsidR="00A3283F" w:rsidRPr="00D602FC" w:rsidRDefault="005C68DD" w:rsidP="00240BCD">
            <w:pPr>
              <w:pStyle w:val="Listenabsatz"/>
              <w:ind w:left="0"/>
            </w:pPr>
            <w:r w:rsidRPr="005C68DD">
              <w:t>Apple Pay</w:t>
            </w:r>
          </w:p>
        </w:tc>
      </w:tr>
      <w:tr w:rsidR="004D7556" w:rsidRPr="00E33D85" w14:paraId="031039DF" w14:textId="77777777" w:rsidTr="001928A0">
        <w:tc>
          <w:tcPr>
            <w:tcW w:w="3780" w:type="dxa"/>
          </w:tcPr>
          <w:p w14:paraId="14889FE2" w14:textId="77777777" w:rsidR="004D7556" w:rsidRPr="00E33D85" w:rsidRDefault="005C68DD" w:rsidP="004D7556">
            <w:pPr>
              <w:pStyle w:val="Listenabsatz"/>
              <w:ind w:left="0"/>
            </w:pPr>
            <w:r w:rsidRPr="005C68DD">
              <w:t>EPS</w:t>
            </w:r>
          </w:p>
        </w:tc>
        <w:tc>
          <w:tcPr>
            <w:tcW w:w="5850" w:type="dxa"/>
          </w:tcPr>
          <w:p w14:paraId="586A5A1F" w14:textId="77777777" w:rsidR="004D7556" w:rsidRPr="00E33D85" w:rsidRDefault="005C68DD" w:rsidP="004D7556">
            <w:pPr>
              <w:pStyle w:val="Listenabsatz"/>
              <w:ind w:left="0"/>
            </w:pPr>
            <w:r w:rsidRPr="005C68DD">
              <w:t>EPS</w:t>
            </w:r>
          </w:p>
        </w:tc>
      </w:tr>
      <w:tr w:rsidR="005C68DD" w:rsidRPr="00E33D85" w14:paraId="3E293FD6" w14:textId="77777777" w:rsidTr="001928A0">
        <w:tc>
          <w:tcPr>
            <w:tcW w:w="3780" w:type="dxa"/>
          </w:tcPr>
          <w:p w14:paraId="2088D4FD" w14:textId="77777777" w:rsidR="005C68DD" w:rsidRPr="005C68DD" w:rsidRDefault="005C68DD" w:rsidP="004D7556">
            <w:pPr>
              <w:pStyle w:val="Listenabsatz"/>
              <w:ind w:left="0"/>
            </w:pPr>
            <w:r w:rsidRPr="005C68DD">
              <w:t>GIROPAY</w:t>
            </w:r>
          </w:p>
        </w:tc>
        <w:tc>
          <w:tcPr>
            <w:tcW w:w="5850" w:type="dxa"/>
          </w:tcPr>
          <w:p w14:paraId="3C5FB180" w14:textId="77777777" w:rsidR="005C68DD" w:rsidRPr="005C68DD" w:rsidRDefault="005C68DD" w:rsidP="004D7556">
            <w:pPr>
              <w:pStyle w:val="Listenabsatz"/>
              <w:ind w:left="0"/>
            </w:pPr>
            <w:r w:rsidRPr="005C68DD">
              <w:t>GIROPAY</w:t>
            </w:r>
          </w:p>
        </w:tc>
      </w:tr>
      <w:tr w:rsidR="005C68DD" w:rsidRPr="00E33D85" w14:paraId="0FCEF41C" w14:textId="77777777" w:rsidTr="001928A0">
        <w:tc>
          <w:tcPr>
            <w:tcW w:w="3780" w:type="dxa"/>
          </w:tcPr>
          <w:p w14:paraId="4F82C165" w14:textId="77777777" w:rsidR="005C68DD" w:rsidRPr="005C68DD" w:rsidRDefault="005C68DD" w:rsidP="004D7556">
            <w:pPr>
              <w:pStyle w:val="Listenabsatz"/>
              <w:ind w:left="0"/>
            </w:pPr>
            <w:r w:rsidRPr="005C68DD">
              <w:t>IDEAL</w:t>
            </w:r>
          </w:p>
        </w:tc>
        <w:tc>
          <w:tcPr>
            <w:tcW w:w="5850" w:type="dxa"/>
          </w:tcPr>
          <w:p w14:paraId="6642128F" w14:textId="77777777" w:rsidR="005C68DD" w:rsidRPr="005C68DD" w:rsidRDefault="005C68DD" w:rsidP="004D7556">
            <w:pPr>
              <w:pStyle w:val="Listenabsatz"/>
              <w:ind w:left="0"/>
            </w:pPr>
            <w:r w:rsidRPr="005C68DD">
              <w:t>IDEAL Bank Transfer</w:t>
            </w:r>
          </w:p>
        </w:tc>
      </w:tr>
      <w:tr w:rsidR="005C68DD" w:rsidRPr="00E33D85" w14:paraId="0122A16B" w14:textId="77777777" w:rsidTr="001928A0">
        <w:tc>
          <w:tcPr>
            <w:tcW w:w="3780" w:type="dxa"/>
          </w:tcPr>
          <w:p w14:paraId="117788D4" w14:textId="77777777" w:rsidR="005C68DD" w:rsidRPr="005C68DD" w:rsidRDefault="005C68DD" w:rsidP="004D7556">
            <w:pPr>
              <w:pStyle w:val="Listenabsatz"/>
              <w:ind w:left="0"/>
            </w:pPr>
            <w:r w:rsidRPr="005C68DD">
              <w:t>KLARNA</w:t>
            </w:r>
          </w:p>
        </w:tc>
        <w:tc>
          <w:tcPr>
            <w:tcW w:w="5850" w:type="dxa"/>
          </w:tcPr>
          <w:p w14:paraId="31C8D866" w14:textId="77777777" w:rsidR="005C68DD" w:rsidRPr="005C68DD" w:rsidRDefault="005C68DD" w:rsidP="00C22DB9">
            <w:pPr>
              <w:pStyle w:val="Listenabsatz"/>
              <w:ind w:left="0"/>
            </w:pPr>
            <w:r w:rsidRPr="005C68DD">
              <w:t>Klarna</w:t>
            </w:r>
          </w:p>
        </w:tc>
      </w:tr>
      <w:tr w:rsidR="005C68DD" w:rsidRPr="00E33D85" w14:paraId="6A8B7736" w14:textId="77777777" w:rsidTr="001928A0">
        <w:tc>
          <w:tcPr>
            <w:tcW w:w="3780" w:type="dxa"/>
          </w:tcPr>
          <w:p w14:paraId="2897299D" w14:textId="77777777" w:rsidR="005C68DD" w:rsidRPr="005C68DD" w:rsidRDefault="005C68DD" w:rsidP="004D7556">
            <w:pPr>
              <w:pStyle w:val="Listenabsatz"/>
              <w:ind w:left="0"/>
            </w:pPr>
            <w:r w:rsidRPr="005C68DD">
              <w:t>PAYPAL</w:t>
            </w:r>
          </w:p>
        </w:tc>
        <w:tc>
          <w:tcPr>
            <w:tcW w:w="5850" w:type="dxa"/>
          </w:tcPr>
          <w:p w14:paraId="4A24382A" w14:textId="77777777" w:rsidR="005C68DD" w:rsidRPr="005C68DD" w:rsidRDefault="005C68DD" w:rsidP="004D7556">
            <w:pPr>
              <w:pStyle w:val="Listenabsatz"/>
              <w:ind w:left="0"/>
            </w:pPr>
            <w:r w:rsidRPr="005C68DD">
              <w:t>Pay Pal</w:t>
            </w:r>
          </w:p>
        </w:tc>
      </w:tr>
      <w:tr w:rsidR="005C68DD" w:rsidRPr="00E33D85" w14:paraId="2079D21E" w14:textId="77777777" w:rsidTr="001928A0">
        <w:tc>
          <w:tcPr>
            <w:tcW w:w="3780" w:type="dxa"/>
          </w:tcPr>
          <w:p w14:paraId="036953F3" w14:textId="77777777" w:rsidR="005C68DD" w:rsidRPr="005C68DD" w:rsidRDefault="005C68DD" w:rsidP="004D7556">
            <w:pPr>
              <w:pStyle w:val="Listenabsatz"/>
              <w:ind w:left="0"/>
            </w:pPr>
            <w:r w:rsidRPr="005C68DD">
              <w:t>PAYPAL_CREDIT</w:t>
            </w:r>
          </w:p>
        </w:tc>
        <w:tc>
          <w:tcPr>
            <w:tcW w:w="5850" w:type="dxa"/>
          </w:tcPr>
          <w:p w14:paraId="7AC63205" w14:textId="77777777" w:rsidR="005C68DD" w:rsidRPr="005C68DD" w:rsidRDefault="003C6BF5" w:rsidP="004D7556">
            <w:pPr>
              <w:pStyle w:val="Listenabsatz"/>
              <w:ind w:left="0"/>
            </w:pPr>
            <w:r w:rsidRPr="005C68DD">
              <w:t>PayPal</w:t>
            </w:r>
            <w:r w:rsidR="005C68DD" w:rsidRPr="005C68DD">
              <w:t xml:space="preserve"> Credit</w:t>
            </w:r>
          </w:p>
        </w:tc>
      </w:tr>
      <w:tr w:rsidR="005C68DD" w:rsidRPr="00E33D85" w14:paraId="3969C52A" w14:textId="77777777" w:rsidTr="001928A0">
        <w:tc>
          <w:tcPr>
            <w:tcW w:w="3780" w:type="dxa"/>
          </w:tcPr>
          <w:p w14:paraId="7C7E9CBD" w14:textId="77777777" w:rsidR="005C68DD" w:rsidRPr="005C68DD" w:rsidRDefault="005C68DD" w:rsidP="004D7556">
            <w:pPr>
              <w:pStyle w:val="Listenabsatz"/>
              <w:ind w:left="0"/>
            </w:pPr>
            <w:r w:rsidRPr="005C68DD">
              <w:t>SA_IFRAME</w:t>
            </w:r>
          </w:p>
        </w:tc>
        <w:tc>
          <w:tcPr>
            <w:tcW w:w="5850" w:type="dxa"/>
          </w:tcPr>
          <w:p w14:paraId="205008AE" w14:textId="77777777" w:rsidR="005C68DD" w:rsidRPr="005C68DD" w:rsidRDefault="005C68DD" w:rsidP="004D7556">
            <w:pPr>
              <w:pStyle w:val="Listenabsatz"/>
              <w:ind w:left="0"/>
            </w:pPr>
            <w:r w:rsidRPr="005C68DD">
              <w:t>Credit Card - Secure Acceptance Web/Mobile (Iframe)</w:t>
            </w:r>
          </w:p>
        </w:tc>
      </w:tr>
      <w:tr w:rsidR="005C68DD" w:rsidRPr="00E33D85" w14:paraId="1E3521DF" w14:textId="77777777" w:rsidTr="001928A0">
        <w:tc>
          <w:tcPr>
            <w:tcW w:w="3780" w:type="dxa"/>
          </w:tcPr>
          <w:p w14:paraId="29BDC0D0" w14:textId="77777777" w:rsidR="005C68DD" w:rsidRPr="005C68DD" w:rsidRDefault="005C68DD" w:rsidP="004D7556">
            <w:pPr>
              <w:pStyle w:val="Listenabsatz"/>
              <w:ind w:left="0"/>
            </w:pPr>
            <w:r w:rsidRPr="005C68DD">
              <w:t>SA_REDIRECT</w:t>
            </w:r>
          </w:p>
        </w:tc>
        <w:tc>
          <w:tcPr>
            <w:tcW w:w="5850" w:type="dxa"/>
          </w:tcPr>
          <w:p w14:paraId="6F9ABC42" w14:textId="77777777" w:rsidR="005C68DD" w:rsidRPr="005C68DD" w:rsidRDefault="005C68DD" w:rsidP="004D7556">
            <w:pPr>
              <w:pStyle w:val="Listenabsatz"/>
              <w:ind w:left="0"/>
            </w:pPr>
            <w:r w:rsidRPr="005C68DD">
              <w:t>Credit Card - Secure Acceptance Web/Mobile (Redirect)</w:t>
            </w:r>
          </w:p>
        </w:tc>
      </w:tr>
      <w:tr w:rsidR="005C68DD" w:rsidRPr="00E33D85" w14:paraId="62D545EB" w14:textId="77777777" w:rsidTr="001928A0">
        <w:tc>
          <w:tcPr>
            <w:tcW w:w="3780" w:type="dxa"/>
          </w:tcPr>
          <w:p w14:paraId="77611F15" w14:textId="77777777" w:rsidR="005C68DD" w:rsidRPr="005C68DD" w:rsidRDefault="005C68DD" w:rsidP="004D7556">
            <w:pPr>
              <w:pStyle w:val="Listenabsatz"/>
              <w:ind w:left="0"/>
            </w:pPr>
            <w:r w:rsidRPr="005C68DD">
              <w:t>SA_SILENTPOST</w:t>
            </w:r>
          </w:p>
        </w:tc>
        <w:tc>
          <w:tcPr>
            <w:tcW w:w="5850" w:type="dxa"/>
          </w:tcPr>
          <w:p w14:paraId="63F255DF" w14:textId="77777777" w:rsidR="005C68DD" w:rsidRPr="005C68DD" w:rsidRDefault="005C68DD" w:rsidP="004D7556">
            <w:pPr>
              <w:pStyle w:val="Listenabsatz"/>
              <w:ind w:left="0"/>
            </w:pPr>
            <w:r w:rsidRPr="005C68DD">
              <w:t>Credit Card - Secure Acceptance Silent Order POST</w:t>
            </w:r>
          </w:p>
        </w:tc>
      </w:tr>
      <w:tr w:rsidR="005C68DD" w:rsidRPr="00E33D85" w14:paraId="382D5FA5" w14:textId="77777777" w:rsidTr="001928A0">
        <w:tc>
          <w:tcPr>
            <w:tcW w:w="3780" w:type="dxa"/>
          </w:tcPr>
          <w:p w14:paraId="2AE83684" w14:textId="77777777" w:rsidR="005C68DD" w:rsidRPr="005C68DD" w:rsidRDefault="005C68DD" w:rsidP="004D7556">
            <w:pPr>
              <w:pStyle w:val="Listenabsatz"/>
              <w:ind w:left="0"/>
            </w:pPr>
            <w:r w:rsidRPr="005C68DD">
              <w:t>SOFORT</w:t>
            </w:r>
          </w:p>
        </w:tc>
        <w:tc>
          <w:tcPr>
            <w:tcW w:w="5850" w:type="dxa"/>
          </w:tcPr>
          <w:p w14:paraId="2980403E" w14:textId="77777777" w:rsidR="005C68DD" w:rsidRPr="005C68DD" w:rsidRDefault="005C68DD" w:rsidP="004D7556">
            <w:pPr>
              <w:pStyle w:val="Listenabsatz"/>
              <w:ind w:left="0"/>
            </w:pPr>
            <w:r w:rsidRPr="005C68DD">
              <w:t>SOFORT</w:t>
            </w:r>
          </w:p>
        </w:tc>
      </w:tr>
      <w:tr w:rsidR="005C68DD" w:rsidRPr="00E33D85" w14:paraId="2A581CA5" w14:textId="77777777" w:rsidTr="001928A0">
        <w:tc>
          <w:tcPr>
            <w:tcW w:w="3780" w:type="dxa"/>
          </w:tcPr>
          <w:p w14:paraId="3FBAFD9B" w14:textId="77777777" w:rsidR="005C68DD" w:rsidRPr="005C68DD" w:rsidRDefault="005C68DD" w:rsidP="004D7556">
            <w:pPr>
              <w:pStyle w:val="Listenabsatz"/>
              <w:ind w:left="0"/>
            </w:pPr>
            <w:r w:rsidRPr="005C68DD">
              <w:t>VISA_CHECKOUT</w:t>
            </w:r>
          </w:p>
        </w:tc>
        <w:tc>
          <w:tcPr>
            <w:tcW w:w="5850" w:type="dxa"/>
          </w:tcPr>
          <w:p w14:paraId="039FF3C9" w14:textId="77777777" w:rsidR="005C68DD" w:rsidRPr="005C68DD" w:rsidRDefault="005C68DD" w:rsidP="004D7556">
            <w:pPr>
              <w:pStyle w:val="Listenabsatz"/>
              <w:ind w:left="0"/>
            </w:pPr>
            <w:r w:rsidRPr="005C68DD">
              <w:t>Visa Checkout</w:t>
            </w:r>
          </w:p>
        </w:tc>
      </w:tr>
    </w:tbl>
    <w:p w14:paraId="114FA961" w14:textId="77777777" w:rsidR="00AA4A2B" w:rsidRDefault="00AA4A2B" w:rsidP="001958A7">
      <w:pPr>
        <w:pStyle w:val="Listenabsatz"/>
        <w:ind w:left="0"/>
      </w:pPr>
    </w:p>
    <w:p w14:paraId="3821B3FF" w14:textId="77777777" w:rsidR="00AA4A2B" w:rsidRDefault="00AA4A2B" w:rsidP="001958A7">
      <w:pPr>
        <w:pStyle w:val="Listenabsatz"/>
        <w:ind w:left="0"/>
      </w:pPr>
    </w:p>
    <w:p w14:paraId="00031B9A" w14:textId="77777777" w:rsidR="004D7556" w:rsidRDefault="00680874" w:rsidP="001958A7">
      <w:pPr>
        <w:pStyle w:val="Listenabsatz"/>
        <w:ind w:left="0"/>
      </w:pPr>
      <w:r>
        <w:rPr>
          <w:noProof/>
        </w:rPr>
        <w:lastRenderedPageBreak/>
        <w:drawing>
          <wp:inline distT="0" distB="0" distL="0" distR="0" wp14:anchorId="2547F165" wp14:editId="54047825">
            <wp:extent cx="6391275" cy="34004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91275" cy="3400425"/>
                    </a:xfrm>
                    <a:prstGeom prst="rect">
                      <a:avLst/>
                    </a:prstGeom>
                    <a:noFill/>
                    <a:ln>
                      <a:noFill/>
                    </a:ln>
                  </pic:spPr>
                </pic:pic>
              </a:graphicData>
            </a:graphic>
          </wp:inline>
        </w:drawing>
      </w:r>
    </w:p>
    <w:p w14:paraId="12468DE2" w14:textId="77777777" w:rsidR="00AA4A2B" w:rsidRDefault="00AA4A2B" w:rsidP="001958A7">
      <w:pPr>
        <w:pStyle w:val="Listenabsatz"/>
        <w:ind w:left="0"/>
      </w:pPr>
      <w:r>
        <w:t xml:space="preserve">[Note:] Each APM defined above is tightly coupled with specific Merchant Id Configured in Custom preferences </w:t>
      </w:r>
      <w:r w:rsidR="003C6BF5">
        <w:t>i.e.</w:t>
      </w:r>
      <w:r>
        <w:t xml:space="preserve"> some APM are mapped with </w:t>
      </w:r>
      <w:r w:rsidR="007661CB">
        <w:t>one</w:t>
      </w:r>
      <w:r>
        <w:t xml:space="preserve"> merchant ID and some with </w:t>
      </w:r>
      <w:r w:rsidR="00756288">
        <w:t>other</w:t>
      </w:r>
      <w:r>
        <w:t xml:space="preserve"> sas per merchant need.</w:t>
      </w:r>
    </w:p>
    <w:p w14:paraId="37BDCDA7" w14:textId="77777777" w:rsidR="00AA4A2B" w:rsidRDefault="00AA4A2B" w:rsidP="001958A7">
      <w:pPr>
        <w:pStyle w:val="Listenabsatz"/>
        <w:ind w:left="0"/>
      </w:pPr>
      <w:r>
        <w:t xml:space="preserve">Thus to execute a particular APM on SFCC, </w:t>
      </w:r>
      <w:r w:rsidR="003C6BF5">
        <w:t>merchant</w:t>
      </w:r>
      <w:r>
        <w:t xml:space="preserve"> should ensure that the respective APM is mapped with correct Merchant ID and password.</w:t>
      </w:r>
    </w:p>
    <w:p w14:paraId="078749F7" w14:textId="77777777" w:rsidR="00AA4A2B" w:rsidRPr="00E33D85" w:rsidRDefault="00AA4A2B" w:rsidP="001958A7">
      <w:pPr>
        <w:pStyle w:val="Listenabsatz"/>
        <w:ind w:left="0"/>
      </w:pPr>
    </w:p>
    <w:p w14:paraId="6C2D2CB2" w14:textId="77777777" w:rsidR="00B47B5A" w:rsidRPr="00E33D85" w:rsidRDefault="00B47B5A" w:rsidP="00B47B5A">
      <w:pPr>
        <w:pStyle w:val="Heading3"/>
        <w:rPr>
          <w:rFonts w:asciiTheme="minorHAnsi" w:hAnsiTheme="minorHAnsi"/>
        </w:rPr>
      </w:pPr>
      <w:bookmarkStart w:id="1836" w:name="_Toc492046243"/>
      <w:r w:rsidRPr="00E33D85">
        <w:rPr>
          <w:rFonts w:asciiTheme="minorHAnsi" w:hAnsiTheme="minorHAnsi"/>
        </w:rPr>
        <w:t>Configure Services</w:t>
      </w:r>
      <w:bookmarkEnd w:id="1836"/>
    </w:p>
    <w:p w14:paraId="1C1889B3" w14:textId="77777777" w:rsidR="00140628" w:rsidRPr="00E33D85" w:rsidRDefault="00140628" w:rsidP="00140628">
      <w:r w:rsidRPr="00E33D85">
        <w:t>To import the following Service configuration Go to Administration &gt; Operations &gt; Import &amp; Export-&gt; upload the below mentioned file and import the configuration under services</w:t>
      </w:r>
    </w:p>
    <w:p w14:paraId="74675431" w14:textId="5FA3903F" w:rsidR="00140628" w:rsidRPr="00E33D85" w:rsidRDefault="00140628" w:rsidP="00FC265A">
      <w:pPr>
        <w:pStyle w:val="Listenabsatz"/>
        <w:numPr>
          <w:ilvl w:val="0"/>
          <w:numId w:val="21"/>
        </w:numPr>
      </w:pPr>
      <w:r w:rsidRPr="00E33D85">
        <w:t>/int_cybersource/configuration/</w:t>
      </w:r>
      <w:r w:rsidR="00FC265A" w:rsidRPr="00FC265A">
        <w:t>CyberSource-Services.xml</w:t>
      </w:r>
      <w:r w:rsidRPr="00E33D85">
        <w:t xml:space="preserve"> – add new Service for  cybersource integration </w:t>
      </w:r>
    </w:p>
    <w:p w14:paraId="3B15D689" w14:textId="77777777" w:rsidR="006974BF" w:rsidRPr="00E33D85" w:rsidRDefault="006974BF" w:rsidP="009C53CC">
      <w:r w:rsidRPr="00E33D85">
        <w:t>After import above file ensure to update credentials as per cybersource merchant account appropriately in BM.</w:t>
      </w:r>
    </w:p>
    <w:p w14:paraId="4FD40DA0" w14:textId="77777777" w:rsidR="00140628" w:rsidRPr="00E33D85" w:rsidRDefault="00140628" w:rsidP="009C53CC">
      <w:r w:rsidRPr="00E33D85">
        <w:t>The following Business Manager Screenshot depicts the import / Export functionality:</w:t>
      </w:r>
    </w:p>
    <w:p w14:paraId="151B9463" w14:textId="77777777" w:rsidR="00140628" w:rsidRPr="00E33D85" w:rsidRDefault="00D836E5" w:rsidP="00D836E5">
      <w:pPr>
        <w:pStyle w:val="Listenabsatz"/>
        <w:ind w:left="0"/>
      </w:pPr>
      <w:r w:rsidRPr="00E33D85">
        <w:rPr>
          <w:noProof/>
        </w:rPr>
        <w:lastRenderedPageBreak/>
        <w:drawing>
          <wp:inline distT="0" distB="0" distL="0" distR="0" wp14:anchorId="4A821615" wp14:editId="7B95FA05">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14:paraId="5E184499" w14:textId="77777777" w:rsidR="00140628" w:rsidRPr="00E33D85" w:rsidRDefault="00140628" w:rsidP="00140628">
      <w:pPr>
        <w:pStyle w:val="Listenabsatz"/>
        <w:ind w:left="0"/>
      </w:pPr>
      <w:r w:rsidRPr="00E33D85">
        <w:rPr>
          <w:noProof/>
        </w:rPr>
        <w:drawing>
          <wp:inline distT="0" distB="0" distL="0" distR="0" wp14:anchorId="43A57C37" wp14:editId="3E9B211F">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61">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14:paraId="640C88FB" w14:textId="77777777" w:rsidR="00AF519B" w:rsidRPr="00E33D85" w:rsidRDefault="009C53CC" w:rsidP="007D5AFD">
      <w:pPr>
        <w:pStyle w:val="ListParagraph"/>
        <w:numPr>
          <w:ilvl w:val="0"/>
          <w:numId w:val="36"/>
        </w:numPr>
        <w:autoSpaceDE w:val="0"/>
        <w:autoSpaceDN w:val="0"/>
        <w:adjustRightInd w:val="0"/>
      </w:pPr>
      <w:r w:rsidRPr="00E33D85">
        <w:t>The</w:t>
      </w:r>
      <w:r w:rsidR="00AF519B" w:rsidRPr="00E33D85">
        <w:t xml:space="preserve"> below </w:t>
      </w:r>
      <w:r w:rsidRPr="00E33D85">
        <w:t>Cybersource Services</w:t>
      </w:r>
      <w:r w:rsidR="00AF519B" w:rsidRPr="00E33D85">
        <w:t xml:space="preserve"> created with single profile and credential</w:t>
      </w:r>
    </w:p>
    <w:p w14:paraId="4FEFF87F" w14:textId="77777777" w:rsidR="00AF519B" w:rsidRPr="00E33D85" w:rsidRDefault="00AF519B" w:rsidP="007D5AFD">
      <w:pPr>
        <w:pStyle w:val="ListParagraph"/>
        <w:numPr>
          <w:ilvl w:val="1"/>
          <w:numId w:val="21"/>
        </w:numPr>
        <w:autoSpaceDE w:val="0"/>
        <w:autoSpaceDN w:val="0"/>
        <w:adjustRightInd w:val="0"/>
      </w:pPr>
      <w:r w:rsidRPr="00E33D85">
        <w:t>Cybersource.soap.transactionprocessor.generic</w:t>
      </w:r>
    </w:p>
    <w:p w14:paraId="441D0EE1" w14:textId="77777777" w:rsidR="00AF519B" w:rsidRPr="00E33D85" w:rsidRDefault="00AF519B" w:rsidP="007D5AFD">
      <w:pPr>
        <w:pStyle w:val="ListParagraph"/>
        <w:numPr>
          <w:ilvl w:val="1"/>
          <w:numId w:val="21"/>
        </w:numPr>
        <w:autoSpaceDE w:val="0"/>
        <w:autoSpaceDN w:val="0"/>
        <w:adjustRightInd w:val="0"/>
      </w:pPr>
      <w:r w:rsidRPr="00E33D85">
        <w:t>Cybersource.soap.transactionprocessor.pos</w:t>
      </w:r>
    </w:p>
    <w:p w14:paraId="29D0B969" w14:textId="77777777" w:rsidR="00AF519B" w:rsidRPr="00E33D85" w:rsidRDefault="00AF519B" w:rsidP="007D5AFD">
      <w:pPr>
        <w:pStyle w:val="ListParagraph"/>
        <w:numPr>
          <w:ilvl w:val="1"/>
          <w:numId w:val="21"/>
        </w:numPr>
        <w:autoSpaceDE w:val="0"/>
        <w:autoSpaceDN w:val="0"/>
        <w:adjustRightInd w:val="0"/>
      </w:pPr>
      <w:r w:rsidRPr="00E33D85">
        <w:t>Cybersource.conversiondetailreport</w:t>
      </w:r>
    </w:p>
    <w:p w14:paraId="4765CBA8" w14:textId="77777777" w:rsidR="00AF519B" w:rsidRPr="00E33D85" w:rsidRDefault="003C6BF5" w:rsidP="00AF519B">
      <w:pPr>
        <w:autoSpaceDE w:val="0"/>
        <w:autoSpaceDN w:val="0"/>
        <w:adjustRightInd w:val="0"/>
      </w:pPr>
      <w:r w:rsidRPr="00E33D85">
        <w:t>The profile</w:t>
      </w:r>
      <w:r w:rsidR="00AF519B" w:rsidRPr="00E33D85">
        <w:t xml:space="preserve"> </w:t>
      </w:r>
      <w:r w:rsidRPr="00E33D85">
        <w:t>names</w:t>
      </w:r>
      <w:r w:rsidR="00AF519B" w:rsidRPr="00E33D85">
        <w:t xml:space="preserve"> cybersource</w:t>
      </w:r>
      <w:r>
        <w:t xml:space="preserve"> </w:t>
      </w:r>
      <w:r w:rsidR="00AF519B" w:rsidRPr="00E33D85">
        <w:t xml:space="preserve">profile, the merchant can create new profile if they require separate profile settings for each </w:t>
      </w:r>
      <w:r w:rsidR="001F6C9B" w:rsidRPr="00E33D85">
        <w:t>service stated above.</w:t>
      </w:r>
    </w:p>
    <w:p w14:paraId="2742D60E" w14:textId="77777777" w:rsidR="001F6C9B" w:rsidRPr="00E33D85" w:rsidRDefault="001F6C9B" w:rsidP="00AF519B">
      <w:pPr>
        <w:autoSpaceDE w:val="0"/>
        <w:autoSpaceDN w:val="0"/>
        <w:adjustRightInd w:val="0"/>
      </w:pPr>
      <w:r w:rsidRPr="00E33D85">
        <w:t>Similarly, merchant can create or update existing credential settings for each service stated above.</w:t>
      </w:r>
    </w:p>
    <w:p w14:paraId="4A1AB1C0" w14:textId="77777777" w:rsidR="00AF519B" w:rsidRPr="00E33D85" w:rsidRDefault="001F6C9B" w:rsidP="00AF519B">
      <w:pPr>
        <w:autoSpaceDE w:val="0"/>
        <w:autoSpaceDN w:val="0"/>
        <w:adjustRightInd w:val="0"/>
      </w:pPr>
      <w:r w:rsidRPr="00E33D85">
        <w:t xml:space="preserve">There is </w:t>
      </w:r>
      <w:r w:rsidR="00AF519B" w:rsidRPr="00E33D85">
        <w:t xml:space="preserve">Cyber Source detailed report </w:t>
      </w:r>
      <w:r w:rsidRPr="00E33D85">
        <w:t xml:space="preserve">service </w:t>
      </w:r>
      <w:r w:rsidR="00AF519B" w:rsidRPr="00E33D85">
        <w:t xml:space="preserve">created in DemandWare with </w:t>
      </w:r>
      <w:r w:rsidRPr="00E33D85">
        <w:t xml:space="preserve">below </w:t>
      </w:r>
      <w:r w:rsidR="009C53CC" w:rsidRPr="00E33D85">
        <w:t xml:space="preserve">separate </w:t>
      </w:r>
      <w:r w:rsidR="00AF519B" w:rsidRPr="00E33D85">
        <w:t>Credentials as follows:</w:t>
      </w:r>
    </w:p>
    <w:p w14:paraId="7D21E458" w14:textId="77777777" w:rsidR="009C53CC" w:rsidRPr="00E33D85" w:rsidRDefault="00AF519B" w:rsidP="007D5AFD">
      <w:pPr>
        <w:pStyle w:val="ListParagraph"/>
        <w:numPr>
          <w:ilvl w:val="0"/>
          <w:numId w:val="37"/>
        </w:numPr>
        <w:autoSpaceDE w:val="0"/>
        <w:autoSpaceDN w:val="0"/>
        <w:adjustRightInd w:val="0"/>
      </w:pPr>
      <w:r w:rsidRPr="00E33D85">
        <w:t xml:space="preserve">URL: Specify </w:t>
      </w:r>
      <w:r w:rsidR="001F6C9B" w:rsidRPr="00E33D85">
        <w:t xml:space="preserve">below </w:t>
      </w:r>
      <w:r w:rsidRPr="00E33D85">
        <w:t xml:space="preserve">report location along with the requested parameter </w:t>
      </w:r>
      <w:r w:rsidR="001F6C9B" w:rsidRPr="00E33D85">
        <w:t xml:space="preserve">,the parameter values are replaced at runtime by the JOB code </w:t>
      </w:r>
    </w:p>
    <w:p w14:paraId="1841FCC2" w14:textId="77777777" w:rsidR="001928A0" w:rsidRPr="00D602FC" w:rsidRDefault="001928A0" w:rsidP="007D5AFD">
      <w:pPr>
        <w:pStyle w:val="ListParagraph"/>
        <w:numPr>
          <w:ilvl w:val="1"/>
          <w:numId w:val="37"/>
        </w:numPr>
        <w:autoSpaceDE w:val="0"/>
        <w:autoSpaceDN w:val="0"/>
        <w:adjustRightInd w:val="0"/>
      </w:pPr>
      <w:r w:rsidRPr="00D602FC">
        <w:lastRenderedPageBreak/>
        <w:t xml:space="preserve">Test environment URL is </w:t>
      </w:r>
      <w:r>
        <w:t>“</w:t>
      </w:r>
      <w:r w:rsidRPr="00962A50">
        <w:t xml:space="preserve">https://ebctest.cybersource.com/ebctest/ConversionDetailReportRequest.do?merchantID={merchantID}&amp;username={username}&amp;password={password}&amp;startDate={startDate}&amp;startTime={startTime}&amp;endDate={endDate}&amp;endTime={endTime} </w:t>
      </w:r>
      <w:r w:rsidRPr="00D602FC">
        <w:t>"</w:t>
      </w:r>
    </w:p>
    <w:p w14:paraId="368A4A76" w14:textId="77777777" w:rsidR="001928A0" w:rsidRPr="00D602FC" w:rsidRDefault="001928A0" w:rsidP="007D5AFD">
      <w:pPr>
        <w:pStyle w:val="ListParagraph"/>
        <w:numPr>
          <w:ilvl w:val="1"/>
          <w:numId w:val="37"/>
        </w:numPr>
        <w:autoSpaceDE w:val="0"/>
        <w:autoSpaceDN w:val="0"/>
        <w:adjustRightInd w:val="0"/>
      </w:pPr>
      <w:r w:rsidRPr="00D602FC">
        <w:t>Production environment URL is "</w:t>
      </w:r>
      <w:r w:rsidRPr="00962A50">
        <w:t xml:space="preserve">https://ebc.cybersource.com/ebctest/ConversionDetailReportRequest.do?merchantID={merchantID}&amp;username={username}&amp;password={password}&amp;startDate={startDate}&amp;startTime={startTime}&amp;endDate={endDate}&amp;endTime={endTime} </w:t>
      </w:r>
      <w:r w:rsidRPr="00D602FC">
        <w:t>"</w:t>
      </w:r>
    </w:p>
    <w:p w14:paraId="72575C3E" w14:textId="77777777" w:rsidR="00AF519B" w:rsidRPr="00E33D85" w:rsidRDefault="00AF519B" w:rsidP="007D5AFD">
      <w:pPr>
        <w:pStyle w:val="ListParagraph"/>
        <w:numPr>
          <w:ilvl w:val="0"/>
          <w:numId w:val="37"/>
        </w:numPr>
        <w:autoSpaceDE w:val="0"/>
        <w:autoSpaceDN w:val="0"/>
        <w:adjustRightInd w:val="0"/>
      </w:pPr>
      <w:r w:rsidRPr="00E33D85">
        <w:t>User: Merchant specific username</w:t>
      </w:r>
      <w:r w:rsidR="001F6C9B" w:rsidRPr="00E33D85">
        <w:t xml:space="preserve">  [Represents user having report downloader role in cybersource console]</w:t>
      </w:r>
    </w:p>
    <w:p w14:paraId="1C7AAC63" w14:textId="77777777" w:rsidR="00B47B5A" w:rsidRPr="00E33D85" w:rsidRDefault="00AF519B" w:rsidP="007D5AFD">
      <w:pPr>
        <w:pStyle w:val="ListParagraph"/>
        <w:numPr>
          <w:ilvl w:val="0"/>
          <w:numId w:val="37"/>
        </w:numPr>
        <w:autoSpaceDE w:val="0"/>
        <w:autoSpaceDN w:val="0"/>
        <w:adjustRightInd w:val="0"/>
      </w:pPr>
      <w:r w:rsidRPr="00E33D85">
        <w:t>Password: Merchant specific password</w:t>
      </w:r>
    </w:p>
    <w:p w14:paraId="2934212A" w14:textId="77777777" w:rsidR="003E4394" w:rsidRPr="00E33D85" w:rsidRDefault="003E4394" w:rsidP="007D5AFD">
      <w:pPr>
        <w:pStyle w:val="ListParagraph"/>
        <w:numPr>
          <w:ilvl w:val="0"/>
          <w:numId w:val="35"/>
        </w:numPr>
      </w:pPr>
      <w:r w:rsidRPr="00E33D85">
        <w:t>Modify the merchant name, timeout details in profile. Also merchant can configure different profiles for different cybersource services depending on need of the project.</w:t>
      </w:r>
    </w:p>
    <w:p w14:paraId="4FE921DF" w14:textId="77777777" w:rsidR="00FB007F" w:rsidRPr="00E33D85" w:rsidRDefault="00CB0FCF" w:rsidP="00FB007F">
      <w:pPr>
        <w:pStyle w:val="ListParagraph"/>
      </w:pPr>
      <w:r w:rsidRPr="00E33D85">
        <w:t>Refer below:</w:t>
      </w:r>
    </w:p>
    <w:p w14:paraId="3DC54B24" w14:textId="77777777" w:rsidR="00CB0FCF" w:rsidRPr="00E33D85" w:rsidRDefault="00CB0FCF" w:rsidP="00FB007F">
      <w:pPr>
        <w:pStyle w:val="ListParagraph"/>
      </w:pPr>
      <w:r w:rsidRPr="00E33D85">
        <w:rPr>
          <w:noProof/>
        </w:rPr>
        <w:drawing>
          <wp:inline distT="0" distB="0" distL="0" distR="0" wp14:anchorId="6052859D" wp14:editId="58DCD2B1">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62">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14:paraId="54E089D4" w14:textId="77777777" w:rsidR="008E59C2" w:rsidRPr="00E33D85" w:rsidRDefault="008E59C2" w:rsidP="003D49FF"/>
    <w:p w14:paraId="45147D7B" w14:textId="77777777" w:rsidR="008E59C2" w:rsidRPr="00E33D85" w:rsidRDefault="008E59C2" w:rsidP="003D49FF"/>
    <w:p w14:paraId="3E1EAE00" w14:textId="77777777" w:rsidR="008E59C2" w:rsidRPr="00E33D85" w:rsidRDefault="003E4394" w:rsidP="003D49FF">
      <w:r w:rsidRPr="00E33D85">
        <w:rPr>
          <w:noProof/>
        </w:rPr>
        <w:lastRenderedPageBreak/>
        <w:drawing>
          <wp:inline distT="0" distB="0" distL="0" distR="0" wp14:anchorId="2A8BB767" wp14:editId="4D07C1DC">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14:paraId="3A06196E" w14:textId="77777777" w:rsidR="008E59C2" w:rsidRPr="00E33D85" w:rsidRDefault="008E59C2" w:rsidP="003D49FF"/>
    <w:p w14:paraId="170A6C3A" w14:textId="77777777" w:rsidR="00D836E5" w:rsidRPr="00E33D85" w:rsidRDefault="00D836E5" w:rsidP="003D49FF">
      <w:r w:rsidRPr="00E33D85">
        <w:rPr>
          <w:noProof/>
        </w:rPr>
        <w:drawing>
          <wp:inline distT="0" distB="0" distL="0" distR="0" wp14:anchorId="3DA4EDCA" wp14:editId="7B432231">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14:paraId="05E6A9B1" w14:textId="77777777" w:rsidR="003D49FF" w:rsidRPr="00E33D85" w:rsidRDefault="003D49FF" w:rsidP="003D49FF">
      <w:pPr>
        <w:pStyle w:val="Heading3"/>
        <w:rPr>
          <w:rFonts w:asciiTheme="minorHAnsi" w:hAnsiTheme="minorHAnsi"/>
        </w:rPr>
      </w:pPr>
      <w:bookmarkStart w:id="1837" w:name="_Toc368651158"/>
      <w:bookmarkStart w:id="1838" w:name="_Toc492046244"/>
      <w:r w:rsidRPr="00E33D85">
        <w:rPr>
          <w:rFonts w:asciiTheme="minorHAnsi" w:hAnsiTheme="minorHAnsi"/>
        </w:rPr>
        <w:lastRenderedPageBreak/>
        <w:t>Configure Site Preferences</w:t>
      </w:r>
      <w:bookmarkEnd w:id="1837"/>
      <w:bookmarkEnd w:id="1838"/>
    </w:p>
    <w:p w14:paraId="7D089CC0" w14:textId="77777777" w:rsidR="002614C6" w:rsidRPr="00E33D85" w:rsidRDefault="002614C6" w:rsidP="00E56600">
      <w:pPr>
        <w:pStyle w:val="Heading4"/>
        <w:rPr>
          <w:rFonts w:asciiTheme="minorHAnsi" w:hAnsiTheme="minorHAnsi"/>
        </w:rPr>
      </w:pPr>
      <w:r w:rsidRPr="00E33D85">
        <w:rPr>
          <w:rFonts w:asciiTheme="minorHAnsi" w:hAnsiTheme="minorHAnsi"/>
        </w:rPr>
        <w:t>CyberSource</w:t>
      </w:r>
      <w:r w:rsidR="001B113A">
        <w:rPr>
          <w:rFonts w:asciiTheme="minorHAnsi" w:hAnsiTheme="minorHAnsi"/>
        </w:rPr>
        <w:t>S</w:t>
      </w:r>
      <w:r w:rsidR="00106DC4" w:rsidRPr="00E33D85">
        <w:rPr>
          <w:rFonts w:asciiTheme="minorHAnsi" w:hAnsiTheme="minorHAnsi"/>
        </w:rPr>
        <w:t xml:space="preserve">ite </w:t>
      </w:r>
      <w:r w:rsidR="001B113A">
        <w:rPr>
          <w:rFonts w:asciiTheme="minorHAnsi" w:hAnsiTheme="minorHAnsi"/>
        </w:rPr>
        <w:t>P</w:t>
      </w:r>
      <w:r w:rsidR="00106DC4" w:rsidRPr="00E33D85">
        <w:rPr>
          <w:rFonts w:asciiTheme="minorHAnsi" w:hAnsiTheme="minorHAnsi"/>
        </w:rPr>
        <w:t>reference</w:t>
      </w:r>
    </w:p>
    <w:p w14:paraId="4E726D75" w14:textId="77777777" w:rsidR="002614C6" w:rsidRPr="00E33D85" w:rsidRDefault="002614C6" w:rsidP="00E5660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RPr="00E33D85" w14:paraId="4BEFB317" w14:textId="77777777" w:rsidTr="00E36C79">
        <w:trPr>
          <w:trHeight w:val="197"/>
        </w:trPr>
        <w:tc>
          <w:tcPr>
            <w:tcW w:w="3420" w:type="dxa"/>
            <w:shd w:val="clear" w:color="auto" w:fill="BFBFBF" w:themeFill="background1" w:themeFillShade="BF"/>
          </w:tcPr>
          <w:p w14:paraId="16DDF726" w14:textId="77777777"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Site Preferences</w:t>
            </w:r>
          </w:p>
        </w:tc>
        <w:tc>
          <w:tcPr>
            <w:tcW w:w="6660" w:type="dxa"/>
            <w:shd w:val="clear" w:color="auto" w:fill="BFBFBF" w:themeFill="background1" w:themeFillShade="BF"/>
          </w:tcPr>
          <w:p w14:paraId="5C5F37E2" w14:textId="77777777"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Description</w:t>
            </w:r>
          </w:p>
        </w:tc>
      </w:tr>
      <w:tr w:rsidR="006827B3" w:rsidRPr="00E33D85" w14:paraId="0BE60B58" w14:textId="77777777" w:rsidTr="00171229">
        <w:tc>
          <w:tcPr>
            <w:tcW w:w="3420" w:type="dxa"/>
          </w:tcPr>
          <w:p w14:paraId="45B658F7" w14:textId="77777777"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Id(CsMerchantId)</w:t>
            </w:r>
          </w:p>
        </w:tc>
        <w:tc>
          <w:tcPr>
            <w:tcW w:w="6660" w:type="dxa"/>
          </w:tcPr>
          <w:p w14:paraId="7F7FCCE0" w14:textId="77777777"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p>
          <w:p w14:paraId="64E3A2B6" w14:textId="77777777" w:rsidR="006827B3" w:rsidRPr="00331E40" w:rsidRDefault="006827B3" w:rsidP="005C1822">
            <w:pPr>
              <w:pStyle w:val="BodyText"/>
            </w:pPr>
            <w:r w:rsidRPr="00331E40">
              <w:rPr>
                <w:b/>
              </w:rPr>
              <w:t>Note:</w:t>
            </w:r>
            <w:r>
              <w:rPr>
                <w:b/>
              </w:rPr>
              <w:t xml:space="preserve"> </w:t>
            </w:r>
            <w:r w:rsidRPr="00331E40">
              <w:t>Merchant Key is defined at site preference level due to its length which could not be stored at DW service level configurations.</w:t>
            </w:r>
          </w:p>
        </w:tc>
      </w:tr>
      <w:tr w:rsidR="006827B3" w:rsidRPr="00E33D85" w14:paraId="118A2054" w14:textId="77777777" w:rsidTr="00171229">
        <w:tc>
          <w:tcPr>
            <w:tcW w:w="3420" w:type="dxa"/>
          </w:tcPr>
          <w:p w14:paraId="134DDFAD" w14:textId="77777777"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Key(CsSecurityKey)</w:t>
            </w:r>
          </w:p>
        </w:tc>
        <w:tc>
          <w:tcPr>
            <w:tcW w:w="6660" w:type="dxa"/>
          </w:tcPr>
          <w:p w14:paraId="2D8AA5DF" w14:textId="77777777"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Security Key</w:t>
            </w:r>
            <w:r>
              <w:rPr>
                <w:rFonts w:asciiTheme="minorHAnsi" w:hAnsiTheme="minorHAnsi" w:cs="Courier New"/>
                <w:b w:val="0"/>
                <w:iCs/>
                <w:sz w:val="22"/>
                <w:szCs w:val="22"/>
              </w:rPr>
              <w:t xml:space="preserve"> </w:t>
            </w:r>
          </w:p>
          <w:p w14:paraId="3B0A346D" w14:textId="77777777" w:rsidR="006827B3" w:rsidRPr="00E33D85" w:rsidRDefault="006827B3" w:rsidP="00C675AE">
            <w:pPr>
              <w:pStyle w:val="Heading4"/>
              <w:spacing w:before="0" w:after="0"/>
              <w:rPr>
                <w:rFonts w:asciiTheme="minorHAnsi" w:hAnsiTheme="minorHAnsi" w:cs="Courier New"/>
                <w:b w:val="0"/>
                <w:iCs/>
                <w:sz w:val="22"/>
                <w:szCs w:val="22"/>
              </w:rPr>
            </w:pPr>
            <w:r w:rsidRPr="00331E40">
              <w:rPr>
                <w:rFonts w:asciiTheme="minorHAnsi" w:hAnsiTheme="minorHAnsi" w:cs="Courier New"/>
                <w:iCs/>
                <w:sz w:val="22"/>
                <w:szCs w:val="22"/>
              </w:rPr>
              <w:t>Note:</w:t>
            </w:r>
            <w:r>
              <w:rPr>
                <w:rFonts w:asciiTheme="minorHAnsi" w:hAnsiTheme="minorHAnsi" w:cs="Courier New"/>
                <w:b w:val="0"/>
                <w:iCs/>
                <w:sz w:val="22"/>
                <w:szCs w:val="22"/>
              </w:rPr>
              <w:t xml:space="preserve"> Merchant Key is defined at site preference level due to its length which could not be stored at DW service level configurations.</w:t>
            </w:r>
          </w:p>
        </w:tc>
      </w:tr>
      <w:tr w:rsidR="002614C6" w:rsidRPr="00E33D85" w14:paraId="09A4FFBE" w14:textId="77777777" w:rsidTr="00171229">
        <w:tc>
          <w:tcPr>
            <w:tcW w:w="3420" w:type="dxa"/>
          </w:tcPr>
          <w:p w14:paraId="7B06EB1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CyberSourceEndpoint(CsEndpoint)</w:t>
            </w:r>
          </w:p>
        </w:tc>
        <w:tc>
          <w:tcPr>
            <w:tcW w:w="6660" w:type="dxa"/>
          </w:tcPr>
          <w:p w14:paraId="5376A501" w14:textId="77777777" w:rsidR="002614C6" w:rsidRPr="00E33D85" w:rsidRDefault="002614C6" w:rsidP="005C1822">
            <w:pPr>
              <w:pStyle w:val="BodyText"/>
              <w:rPr>
                <w:rFonts w:eastAsia="Times New Roman" w:cs="Courier New"/>
                <w:iCs/>
              </w:rPr>
            </w:pPr>
            <w:r w:rsidRPr="00E33D85">
              <w:t>CyberSource Web service End points: Test https://ics2wstesta.ic3.com/commerce/1.x/transactionProcessorProdhttps://ics2wsa.ic3.com/commerce/1.x/transactionProcessor</w:t>
            </w:r>
          </w:p>
        </w:tc>
      </w:tr>
      <w:tr w:rsidR="002614C6" w:rsidRPr="00E33D85" w14:paraId="208758F4" w14:textId="77777777" w:rsidTr="00171229">
        <w:tc>
          <w:tcPr>
            <w:tcW w:w="3420" w:type="dxa"/>
          </w:tcPr>
          <w:p w14:paraId="19F3D07A"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CyberSourceShipFromCity(CsShipFromCity)</w:t>
            </w:r>
          </w:p>
        </w:tc>
        <w:tc>
          <w:tcPr>
            <w:tcW w:w="6660" w:type="dxa"/>
          </w:tcPr>
          <w:p w14:paraId="3991917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26A6744A" w14:textId="77777777" w:rsidTr="00171229">
        <w:tc>
          <w:tcPr>
            <w:tcW w:w="3420" w:type="dxa"/>
          </w:tcPr>
          <w:p w14:paraId="036C5BB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CyberSourceShipFromStateCode(CsShipFromStateCode</w:t>
            </w:r>
            <w:r w:rsidR="00CF2A77">
              <w:rPr>
                <w:rFonts w:asciiTheme="minorHAnsi" w:hAnsiTheme="minorHAnsi" w:cs="Courier New"/>
                <w:b w:val="0"/>
                <w:iCs/>
                <w:sz w:val="22"/>
                <w:szCs w:val="22"/>
              </w:rPr>
              <w:t>)</w:t>
            </w:r>
          </w:p>
        </w:tc>
        <w:tc>
          <w:tcPr>
            <w:tcW w:w="6660" w:type="dxa"/>
          </w:tcPr>
          <w:p w14:paraId="6F0825F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45F25930" w14:textId="77777777" w:rsidTr="00171229">
        <w:tc>
          <w:tcPr>
            <w:tcW w:w="3420" w:type="dxa"/>
          </w:tcPr>
          <w:p w14:paraId="5AC80DD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CyberSourceShipFromZipCode(CsShipFromZipCode)</w:t>
            </w:r>
          </w:p>
        </w:tc>
        <w:tc>
          <w:tcPr>
            <w:tcW w:w="6660" w:type="dxa"/>
          </w:tcPr>
          <w:p w14:paraId="47C75AC7"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61CCF4F4" w14:textId="77777777" w:rsidTr="00171229">
        <w:tc>
          <w:tcPr>
            <w:tcW w:w="3420" w:type="dxa"/>
          </w:tcPr>
          <w:p w14:paraId="7D54588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 Country Code(CsShipFromCountryCode)</w:t>
            </w:r>
          </w:p>
        </w:tc>
        <w:tc>
          <w:tcPr>
            <w:tcW w:w="6660" w:type="dxa"/>
          </w:tcPr>
          <w:p w14:paraId="27D642CA"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14:paraId="34969F93" w14:textId="77777777" w:rsidTr="00171229">
        <w:tc>
          <w:tcPr>
            <w:tcW w:w="3420" w:type="dxa"/>
          </w:tcPr>
          <w:p w14:paraId="0EDE2FFA"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Ignore AVS Result(CsAvsIgnoreResult)</w:t>
            </w:r>
          </w:p>
        </w:tc>
        <w:tc>
          <w:tcPr>
            <w:tcW w:w="6660" w:type="dxa"/>
          </w:tcPr>
          <w:p w14:paraId="7CE33C8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AVS ignore results</w:t>
            </w:r>
          </w:p>
        </w:tc>
      </w:tr>
      <w:tr w:rsidR="002614C6" w:rsidRPr="00E33D85" w14:paraId="30BA840E" w14:textId="77777777" w:rsidTr="00171229">
        <w:tc>
          <w:tcPr>
            <w:tcW w:w="3420" w:type="dxa"/>
          </w:tcPr>
          <w:p w14:paraId="1174A6A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AVS Decline Flags(CsAvsDeclineFlags)</w:t>
            </w:r>
          </w:p>
        </w:tc>
        <w:tc>
          <w:tcPr>
            <w:tcW w:w="6660" w:type="dxa"/>
          </w:tcPr>
          <w:p w14:paraId="4329AC0F" w14:textId="77777777"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14:paraId="1BE1E77D" w14:textId="77777777" w:rsidTr="00171229">
        <w:tc>
          <w:tcPr>
            <w:tcW w:w="3420" w:type="dxa"/>
          </w:tcPr>
          <w:p w14:paraId="7E68E74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ource – On Delivery Address Verification Failure(CsDavOnAddressVerificationFailure)</w:t>
            </w:r>
          </w:p>
        </w:tc>
        <w:tc>
          <w:tcPr>
            <w:tcW w:w="6660" w:type="dxa"/>
          </w:tcPr>
          <w:p w14:paraId="197E4320" w14:textId="77777777"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14:paraId="7D716925" w14:textId="77777777" w:rsidTr="00171229">
        <w:tc>
          <w:tcPr>
            <w:tcW w:w="3420" w:type="dxa"/>
          </w:tcPr>
          <w:p w14:paraId="447A571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ource – Enable Delivery Address Verification(CsDavEnable)</w:t>
            </w:r>
          </w:p>
        </w:tc>
        <w:tc>
          <w:tcPr>
            <w:tcW w:w="6660" w:type="dxa"/>
          </w:tcPr>
          <w:p w14:paraId="246CCFE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RPr="00E33D85" w14:paraId="6129147D" w14:textId="77777777" w:rsidTr="00171229">
        <w:tc>
          <w:tcPr>
            <w:tcW w:w="3420" w:type="dxa"/>
          </w:tcPr>
          <w:p w14:paraId="02DBBD8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(CsPaMerchantId)</w:t>
            </w:r>
          </w:p>
        </w:tc>
        <w:tc>
          <w:tcPr>
            <w:tcW w:w="6660" w:type="dxa"/>
          </w:tcPr>
          <w:p w14:paraId="4302E57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ID</w:t>
            </w:r>
          </w:p>
        </w:tc>
      </w:tr>
      <w:tr w:rsidR="002614C6" w:rsidRPr="00E33D85" w14:paraId="37647179" w14:textId="77777777" w:rsidTr="00171229">
        <w:tc>
          <w:tcPr>
            <w:tcW w:w="3420" w:type="dxa"/>
          </w:tcPr>
          <w:p w14:paraId="0003FA9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Password</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(CsPaMerchantPassword)</w:t>
            </w:r>
          </w:p>
        </w:tc>
        <w:tc>
          <w:tcPr>
            <w:tcW w:w="6660" w:type="dxa"/>
          </w:tcPr>
          <w:p w14:paraId="33B1645F"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Key</w:t>
            </w:r>
          </w:p>
        </w:tc>
      </w:tr>
      <w:tr w:rsidR="002614C6" w:rsidRPr="00E33D85" w14:paraId="71774383" w14:textId="77777777" w:rsidTr="00171229">
        <w:tc>
          <w:tcPr>
            <w:tcW w:w="3420" w:type="dxa"/>
          </w:tcPr>
          <w:p w14:paraId="2361F1E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Name</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(CsPaMerchantName)</w:t>
            </w:r>
          </w:p>
        </w:tc>
        <w:tc>
          <w:tcPr>
            <w:tcW w:w="6660" w:type="dxa"/>
          </w:tcPr>
          <w:p w14:paraId="7F8A234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Name</w:t>
            </w:r>
          </w:p>
        </w:tc>
      </w:tr>
      <w:tr w:rsidR="002614C6" w:rsidRPr="00E33D85" w14:paraId="692BF005" w14:textId="77777777" w:rsidTr="00171229">
        <w:tc>
          <w:tcPr>
            <w:tcW w:w="3420" w:type="dxa"/>
          </w:tcPr>
          <w:p w14:paraId="0765DCC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City</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(CsPoaCity)</w:t>
            </w:r>
          </w:p>
        </w:tc>
        <w:tc>
          <w:tcPr>
            <w:tcW w:w="6660" w:type="dxa"/>
          </w:tcPr>
          <w:p w14:paraId="69D345D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7FAD754B" w14:textId="77777777" w:rsidTr="00171229">
        <w:tc>
          <w:tcPr>
            <w:tcW w:w="3420" w:type="dxa"/>
          </w:tcPr>
          <w:p w14:paraId="55A3ED9F"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Purchase Order Acceptance State </w:t>
            </w:r>
            <w:r w:rsidRPr="00E33D85">
              <w:rPr>
                <w:rFonts w:asciiTheme="minorHAnsi" w:hAnsiTheme="minorHAnsi" w:cs="Courier New"/>
                <w:b w:val="0"/>
                <w:iCs/>
                <w:sz w:val="22"/>
                <w:szCs w:val="22"/>
              </w:rPr>
              <w:lastRenderedPageBreak/>
              <w:t>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(CsPoaStateCode)</w:t>
            </w:r>
          </w:p>
        </w:tc>
        <w:tc>
          <w:tcPr>
            <w:tcW w:w="6660" w:type="dxa"/>
          </w:tcPr>
          <w:p w14:paraId="0CDFC5A1"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purchase order acceptance data – used by Tax</w:t>
            </w:r>
          </w:p>
        </w:tc>
      </w:tr>
      <w:tr w:rsidR="002614C6" w:rsidRPr="00E33D85" w14:paraId="660278A0" w14:textId="77777777" w:rsidTr="00171229">
        <w:tc>
          <w:tcPr>
            <w:tcW w:w="3420" w:type="dxa"/>
          </w:tcPr>
          <w:p w14:paraId="3C79CD3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Zip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(CsPoaZipCode)</w:t>
            </w:r>
          </w:p>
        </w:tc>
        <w:tc>
          <w:tcPr>
            <w:tcW w:w="6660" w:type="dxa"/>
          </w:tcPr>
          <w:p w14:paraId="27C259F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1DC9360A" w14:textId="77777777" w:rsidTr="00171229">
        <w:tc>
          <w:tcPr>
            <w:tcW w:w="3420" w:type="dxa"/>
          </w:tcPr>
          <w:p w14:paraId="07DA83C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Country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(CsPoaCountryCode)</w:t>
            </w:r>
          </w:p>
        </w:tc>
        <w:tc>
          <w:tcPr>
            <w:tcW w:w="6660" w:type="dxa"/>
          </w:tcPr>
          <w:p w14:paraId="64FECB4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14:paraId="11C468ED" w14:textId="77777777" w:rsidTr="00171229">
        <w:tc>
          <w:tcPr>
            <w:tcW w:w="3420" w:type="dxa"/>
          </w:tcPr>
          <w:p w14:paraId="4B2AEFE7"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City(</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CsPooCity)</w:t>
            </w:r>
          </w:p>
        </w:tc>
        <w:tc>
          <w:tcPr>
            <w:tcW w:w="6660" w:type="dxa"/>
          </w:tcPr>
          <w:p w14:paraId="49425BB1"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5EC58679" w14:textId="77777777" w:rsidTr="00171229">
        <w:tc>
          <w:tcPr>
            <w:tcW w:w="3420" w:type="dxa"/>
          </w:tcPr>
          <w:p w14:paraId="36F9F47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StateCode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(CsPooStateCode)</w:t>
            </w:r>
          </w:p>
        </w:tc>
        <w:tc>
          <w:tcPr>
            <w:tcW w:w="6660" w:type="dxa"/>
          </w:tcPr>
          <w:p w14:paraId="2E250F37"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0848D5F2" w14:textId="77777777" w:rsidTr="00171229">
        <w:tc>
          <w:tcPr>
            <w:tcW w:w="3420" w:type="dxa"/>
          </w:tcPr>
          <w:p w14:paraId="5AC4B37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ZipCode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(CsPooZipCode)</w:t>
            </w:r>
          </w:p>
        </w:tc>
        <w:tc>
          <w:tcPr>
            <w:tcW w:w="6660" w:type="dxa"/>
          </w:tcPr>
          <w:p w14:paraId="4725981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024EADCD" w14:textId="77777777" w:rsidTr="00171229">
        <w:tc>
          <w:tcPr>
            <w:tcW w:w="3420" w:type="dxa"/>
          </w:tcPr>
          <w:p w14:paraId="6D4456B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Country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(CsPooCountryCode)</w:t>
            </w:r>
          </w:p>
        </w:tc>
        <w:tc>
          <w:tcPr>
            <w:tcW w:w="6660" w:type="dxa"/>
          </w:tcPr>
          <w:p w14:paraId="71C088D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14:paraId="63FFFA88" w14:textId="77777777" w:rsidTr="00171229">
        <w:tc>
          <w:tcPr>
            <w:tcW w:w="3420" w:type="dxa"/>
          </w:tcPr>
          <w:p w14:paraId="1F6E312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States List(CsNexus)</w:t>
            </w:r>
          </w:p>
        </w:tc>
        <w:tc>
          <w:tcPr>
            <w:tcW w:w="6660" w:type="dxa"/>
          </w:tcPr>
          <w:p w14:paraId="6161121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 list</w:t>
            </w:r>
          </w:p>
        </w:tc>
      </w:tr>
      <w:tr w:rsidR="002614C6" w:rsidRPr="00E33D85" w14:paraId="4C4D6D11" w14:textId="77777777" w:rsidTr="00171229">
        <w:tc>
          <w:tcPr>
            <w:tcW w:w="3420" w:type="dxa"/>
          </w:tcPr>
          <w:p w14:paraId="6E3B2F1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States List(CsNoNexus)</w:t>
            </w:r>
          </w:p>
        </w:tc>
        <w:tc>
          <w:tcPr>
            <w:tcW w:w="6660" w:type="dxa"/>
          </w:tcPr>
          <w:p w14:paraId="6F8B411A" w14:textId="77777777" w:rsidR="002614C6" w:rsidRPr="00E33D85" w:rsidRDefault="002614C6" w:rsidP="00171229">
            <w:pPr>
              <w:pStyle w:val="Heading4"/>
              <w:tabs>
                <w:tab w:val="left" w:pos="3480"/>
              </w:tabs>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 list</w:t>
            </w:r>
            <w:r w:rsidRPr="00E33D85">
              <w:rPr>
                <w:rFonts w:asciiTheme="minorHAnsi" w:hAnsiTheme="minorHAnsi" w:cs="Courier New"/>
                <w:b w:val="0"/>
                <w:iCs/>
                <w:sz w:val="22"/>
                <w:szCs w:val="22"/>
              </w:rPr>
              <w:tab/>
            </w:r>
          </w:p>
        </w:tc>
      </w:tr>
      <w:tr w:rsidR="002614C6" w:rsidRPr="00E33D85" w14:paraId="1100A857" w14:textId="77777777" w:rsidTr="00171229">
        <w:tc>
          <w:tcPr>
            <w:tcW w:w="3420" w:type="dxa"/>
          </w:tcPr>
          <w:p w14:paraId="515E114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Disable logging of 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traces(CsDebugCybersource)</w:t>
            </w:r>
          </w:p>
        </w:tc>
        <w:tc>
          <w:tcPr>
            <w:tcW w:w="6660" w:type="dxa"/>
          </w:tcPr>
          <w:p w14:paraId="20CA6E9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debugging</w:t>
            </w:r>
          </w:p>
        </w:tc>
      </w:tr>
      <w:tr w:rsidR="002614C6" w:rsidRPr="00E33D85" w14:paraId="12D7C0E2" w14:textId="77777777" w:rsidTr="00171229">
        <w:tc>
          <w:tcPr>
            <w:tcW w:w="3420" w:type="dxa"/>
          </w:tcPr>
          <w:p w14:paraId="6146C827"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Device Fingeprintenabled(CsDeviceFingerprintEnabled)</w:t>
            </w:r>
          </w:p>
        </w:tc>
        <w:tc>
          <w:tcPr>
            <w:tcW w:w="6660" w:type="dxa"/>
          </w:tcPr>
          <w:p w14:paraId="737962FF"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 / disable the device fingerprint for advanced fraud detection</w:t>
            </w:r>
          </w:p>
        </w:tc>
      </w:tr>
      <w:tr w:rsidR="002614C6" w:rsidRPr="00E33D85" w14:paraId="22CF608B" w14:textId="77777777" w:rsidTr="00171229">
        <w:tc>
          <w:tcPr>
            <w:tcW w:w="3420" w:type="dxa"/>
          </w:tcPr>
          <w:p w14:paraId="7A0F557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JetmetrixLocation(CsJetmetrixLocation)</w:t>
            </w:r>
          </w:p>
        </w:tc>
        <w:tc>
          <w:tcPr>
            <w:tcW w:w="6660" w:type="dxa"/>
          </w:tcPr>
          <w:p w14:paraId="394EE5B7"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Location of device fingerprint service</w:t>
            </w:r>
          </w:p>
        </w:tc>
      </w:tr>
      <w:tr w:rsidR="002614C6" w:rsidRPr="00E33D85" w14:paraId="5F69628F" w14:textId="77777777" w:rsidTr="00171229">
        <w:tc>
          <w:tcPr>
            <w:tcW w:w="3420" w:type="dxa"/>
          </w:tcPr>
          <w:p w14:paraId="08B77DC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CsDeviceFingerprintOrgId(CsDeviceFingerprintOrgId)</w:t>
            </w:r>
          </w:p>
        </w:tc>
        <w:tc>
          <w:tcPr>
            <w:tcW w:w="6660" w:type="dxa"/>
          </w:tcPr>
          <w:p w14:paraId="02610780"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Id of DeviceFingerprintOrgId</w:t>
            </w:r>
          </w:p>
        </w:tc>
      </w:tr>
      <w:tr w:rsidR="002614C6" w:rsidRPr="00E33D85" w14:paraId="53709898" w14:textId="77777777" w:rsidTr="00171229">
        <w:tc>
          <w:tcPr>
            <w:tcW w:w="3420" w:type="dxa"/>
          </w:tcPr>
          <w:p w14:paraId="68F6F678"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Device Fingerprint Redirection(CsDeviceFingerprintRedirectionType)</w:t>
            </w:r>
          </w:p>
        </w:tc>
        <w:tc>
          <w:tcPr>
            <w:tcW w:w="6660" w:type="dxa"/>
          </w:tcPr>
          <w:p w14:paraId="655A475D"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None,static or dynamic for type of redirection.</w:t>
            </w:r>
          </w:p>
        </w:tc>
      </w:tr>
      <w:tr w:rsidR="002614C6" w:rsidRPr="00E33D85" w14:paraId="1A29BD79" w14:textId="77777777" w:rsidTr="00171229">
        <w:tc>
          <w:tcPr>
            <w:tcW w:w="3420" w:type="dxa"/>
          </w:tcPr>
          <w:p w14:paraId="219AE8F2"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 Enable Tokenization(CsTokenizationEnable)</w:t>
            </w:r>
          </w:p>
        </w:tc>
        <w:tc>
          <w:tcPr>
            <w:tcW w:w="6660" w:type="dxa"/>
          </w:tcPr>
          <w:p w14:paraId="4EE74AB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tokenization call in CC Authorization</w:t>
            </w:r>
          </w:p>
        </w:tc>
      </w:tr>
      <w:tr w:rsidR="002614C6" w:rsidRPr="00E33D85" w14:paraId="7CFF540E" w14:textId="77777777" w:rsidTr="00171229">
        <w:tc>
          <w:tcPr>
            <w:tcW w:w="3420" w:type="dxa"/>
          </w:tcPr>
          <w:p w14:paraId="4E569BE1"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Save Proof.xml</w:t>
            </w:r>
            <w:r w:rsidR="0056679D">
              <w:rPr>
                <w:rFonts w:asciiTheme="minorHAnsi" w:hAnsiTheme="minorHAnsi" w:cs="Courier New"/>
                <w:b w:val="0"/>
                <w:iCs/>
                <w:sz w:val="22"/>
                <w:szCs w:val="22"/>
              </w:rPr>
              <w:t>(PA)</w:t>
            </w:r>
            <w:r w:rsidRPr="00E33D85">
              <w:rPr>
                <w:rFonts w:asciiTheme="minorHAnsi" w:hAnsiTheme="minorHAnsi" w:cs="Courier New"/>
                <w:b w:val="0"/>
                <w:iCs/>
                <w:sz w:val="22"/>
                <w:szCs w:val="22"/>
              </w:rPr>
              <w:t>(CsPaEnableProofXML)</w:t>
            </w:r>
          </w:p>
        </w:tc>
        <w:tc>
          <w:tcPr>
            <w:tcW w:w="6660" w:type="dxa"/>
          </w:tcPr>
          <w:p w14:paraId="6BA6E72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saving of proof.xml in order object</w:t>
            </w:r>
          </w:p>
        </w:tc>
      </w:tr>
      <w:tr w:rsidR="002614C6" w:rsidRPr="00E33D85" w14:paraId="0846EFA7" w14:textId="77777777" w:rsidTr="00171229">
        <w:tc>
          <w:tcPr>
            <w:tcW w:w="3420" w:type="dxa"/>
          </w:tcPr>
          <w:p w14:paraId="6A488B9A"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Type(apPaymentType)</w:t>
            </w:r>
          </w:p>
        </w:tc>
        <w:tc>
          <w:tcPr>
            <w:tcW w:w="6660" w:type="dxa"/>
          </w:tcPr>
          <w:p w14:paraId="7C20902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 for Domestic as well as International Payment</w:t>
            </w:r>
          </w:p>
        </w:tc>
      </w:tr>
      <w:tr w:rsidR="002614C6" w:rsidRPr="00E33D85" w14:paraId="6D4BE7BE" w14:textId="77777777" w:rsidTr="00171229">
        <w:tc>
          <w:tcPr>
            <w:tcW w:w="3420" w:type="dxa"/>
          </w:tcPr>
          <w:p w14:paraId="2464983C"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Alipay(apTestReconciliationID)</w:t>
            </w:r>
          </w:p>
        </w:tc>
        <w:tc>
          <w:tcPr>
            <w:tcW w:w="6660" w:type="dxa"/>
          </w:tcPr>
          <w:p w14:paraId="423102F9"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 to test initiate and check status services.</w:t>
            </w:r>
          </w:p>
        </w:tc>
      </w:tr>
      <w:tr w:rsidR="002614C6" w:rsidRPr="00E33D85" w14:paraId="155E7A6A" w14:textId="77777777" w:rsidTr="00171229">
        <w:tc>
          <w:tcPr>
            <w:tcW w:w="3420" w:type="dxa"/>
          </w:tcPr>
          <w:p w14:paraId="14064356"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Decision Manager Enable for Card (csCardDecisionManagerEnable)</w:t>
            </w:r>
          </w:p>
        </w:tc>
        <w:tc>
          <w:tcPr>
            <w:tcW w:w="6660" w:type="dxa"/>
          </w:tcPr>
          <w:p w14:paraId="4F51EF8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Setting to enable/disable decision manager for </w:t>
            </w:r>
            <w:r w:rsidR="00C22DB9" w:rsidRPr="00E33D85">
              <w:rPr>
                <w:rFonts w:asciiTheme="minorHAnsi" w:hAnsiTheme="minorHAnsi" w:cs="Courier New"/>
                <w:b w:val="0"/>
                <w:iCs/>
                <w:sz w:val="22"/>
                <w:szCs w:val="22"/>
              </w:rPr>
              <w:t>Credit Card</w:t>
            </w:r>
            <w:r w:rsidRPr="00E33D85">
              <w:rPr>
                <w:rFonts w:asciiTheme="minorHAnsi" w:hAnsiTheme="minorHAnsi" w:cs="Courier New"/>
                <w:b w:val="0"/>
                <w:iCs/>
                <w:sz w:val="22"/>
                <w:szCs w:val="22"/>
              </w:rPr>
              <w:t xml:space="preserve"> authorization</w:t>
            </w:r>
          </w:p>
        </w:tc>
      </w:tr>
      <w:tr w:rsidR="002614C6" w:rsidRPr="00E33D85" w14:paraId="4AF09AC6" w14:textId="77777777" w:rsidTr="00171229">
        <w:tc>
          <w:tcPr>
            <w:tcW w:w="3420" w:type="dxa"/>
          </w:tcPr>
          <w:p w14:paraId="648AF7B7"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correct shipping state (CsCorrectShipState)</w:t>
            </w:r>
          </w:p>
        </w:tc>
        <w:tc>
          <w:tcPr>
            <w:tcW w:w="6660" w:type="dxa"/>
          </w:tcPr>
          <w:p w14:paraId="424E250F"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 whether expect cybersource to correct the shipping state</w:t>
            </w:r>
          </w:p>
        </w:tc>
      </w:tr>
      <w:tr w:rsidR="002614C6" w:rsidRPr="00E33D85" w14:paraId="017CABA9" w14:textId="77777777" w:rsidTr="00171229">
        <w:tc>
          <w:tcPr>
            <w:tcW w:w="3420" w:type="dxa"/>
          </w:tcPr>
          <w:p w14:paraId="0B6E6E1B" w14:textId="77777777" w:rsidR="002614C6" w:rsidRPr="00E33D85" w:rsidRDefault="002614C6" w:rsidP="00171229">
            <w:pPr>
              <w:pStyle w:val="Heading4"/>
              <w:spacing w:before="0" w:after="0"/>
              <w:rPr>
                <w:rFonts w:asciiTheme="minorHAnsi" w:hAnsiTheme="minorHAnsi" w:cs="Courier New"/>
                <w:b w:val="0"/>
                <w:iCs/>
                <w:sz w:val="22"/>
                <w:szCs w:val="22"/>
              </w:rPr>
            </w:pPr>
          </w:p>
        </w:tc>
        <w:tc>
          <w:tcPr>
            <w:tcW w:w="6660" w:type="dxa"/>
          </w:tcPr>
          <w:p w14:paraId="2682C2EC" w14:textId="77777777" w:rsidR="002614C6" w:rsidRPr="00E33D85" w:rsidRDefault="002614C6" w:rsidP="005C1822">
            <w:pPr>
              <w:pStyle w:val="BodyText"/>
            </w:pPr>
          </w:p>
        </w:tc>
      </w:tr>
      <w:tr w:rsidR="002614C6" w:rsidRPr="00E33D85" w14:paraId="3C8A32BF" w14:textId="77777777" w:rsidTr="00171229">
        <w:tc>
          <w:tcPr>
            <w:tcW w:w="3420" w:type="dxa"/>
          </w:tcPr>
          <w:p w14:paraId="26D2104B"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Save ParesStatus (PA) (CsPaSaveParesStatus)</w:t>
            </w:r>
          </w:p>
        </w:tc>
        <w:tc>
          <w:tcPr>
            <w:tcW w:w="6660" w:type="dxa"/>
          </w:tcPr>
          <w:p w14:paraId="63C7D2EE"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w:t>
            </w:r>
          </w:p>
          <w:p w14:paraId="03F3D6F5" w14:textId="77777777" w:rsidR="002614C6" w:rsidRPr="00E33D85" w:rsidRDefault="002614C6" w:rsidP="005C1822">
            <w:pPr>
              <w:pStyle w:val="BodyText"/>
            </w:pPr>
            <w:r w:rsidRPr="00E33D85">
              <w:t>Save ParesStatus received as response from Pa Authenticate request and send it as param in ccAuth request call. This field should be enabled after verifying cybersource merchant account settings.</w:t>
            </w:r>
          </w:p>
        </w:tc>
      </w:tr>
      <w:tr w:rsidR="002614C6" w:rsidRPr="00E33D85" w14:paraId="045C19BF" w14:textId="77777777" w:rsidTr="00171229">
        <w:tc>
          <w:tcPr>
            <w:tcW w:w="3420" w:type="dxa"/>
          </w:tcPr>
          <w:p w14:paraId="1CC996A4"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Master Card Auth Indicator (csMasterCardAuthIndicator)</w:t>
            </w:r>
          </w:p>
        </w:tc>
        <w:tc>
          <w:tcPr>
            <w:tcW w:w="6660" w:type="dxa"/>
          </w:tcPr>
          <w:p w14:paraId="7CA4CF77" w14:textId="77777777"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None</w:t>
            </w:r>
          </w:p>
          <w:p w14:paraId="59B809C8" w14:textId="77777777" w:rsidR="002614C6" w:rsidRPr="00E33D85" w:rsidRDefault="002614C6" w:rsidP="00171229">
            <w:pPr>
              <w:pStyle w:val="Heading4"/>
              <w:spacing w:before="0" w:after="0"/>
              <w:ind w:left="720"/>
              <w:rPr>
                <w:rFonts w:asciiTheme="minorHAnsi" w:hAnsiTheme="minorHAnsi" w:cs="Courier New"/>
                <w:b w:val="0"/>
                <w:iCs/>
                <w:sz w:val="22"/>
                <w:szCs w:val="22"/>
              </w:rPr>
            </w:pPr>
            <w:r w:rsidRPr="00E33D85">
              <w:rPr>
                <w:rFonts w:asciiTheme="minorHAnsi" w:hAnsiTheme="minorHAnsi" w:cs="Courier New"/>
                <w:b w:val="0"/>
                <w:iCs/>
                <w:sz w:val="22"/>
                <w:szCs w:val="22"/>
              </w:rPr>
              <w:t>Preauthorization: 0 passed in request Final authorization: 1 passed in request Undefined authorization:omit authIndicator field from the request message</w:t>
            </w:r>
          </w:p>
        </w:tc>
      </w:tr>
      <w:tr w:rsidR="00416C5D" w:rsidRPr="00E33D85" w14:paraId="12F34F2B" w14:textId="77777777" w:rsidTr="00171229">
        <w:tc>
          <w:tcPr>
            <w:tcW w:w="3420" w:type="dxa"/>
          </w:tcPr>
          <w:p w14:paraId="5C5470ED" w14:textId="77777777" w:rsidR="00416C5D" w:rsidRPr="00E33D85" w:rsidRDefault="00416C5D"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CsDeveloperID</w:t>
            </w:r>
          </w:p>
        </w:tc>
        <w:tc>
          <w:tcPr>
            <w:tcW w:w="6660" w:type="dxa"/>
          </w:tcPr>
          <w:p w14:paraId="2E7D2B4F" w14:textId="77777777" w:rsidR="00416C5D" w:rsidRPr="00E33D85" w:rsidRDefault="00416C5D" w:rsidP="00416C5D">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Merchant developer </w:t>
            </w:r>
            <w:r w:rsidR="00C22DB9" w:rsidRPr="00E33D85">
              <w:rPr>
                <w:rFonts w:asciiTheme="minorHAnsi" w:hAnsiTheme="minorHAnsi" w:cs="Courier New"/>
                <w:b w:val="0"/>
                <w:iCs/>
                <w:sz w:val="22"/>
                <w:szCs w:val="22"/>
              </w:rPr>
              <w:t>Id, mandatory</w:t>
            </w:r>
            <w:r w:rsidRPr="00E33D85">
              <w:rPr>
                <w:rFonts w:asciiTheme="minorHAnsi" w:hAnsiTheme="minorHAnsi" w:cs="Courier New"/>
                <w:b w:val="0"/>
                <w:iCs/>
                <w:sz w:val="22"/>
                <w:szCs w:val="22"/>
              </w:rPr>
              <w:t xml:space="preserve"> for Cybersource configuration </w:t>
            </w:r>
            <w:r w:rsidR="00857788" w:rsidRPr="00E33D85">
              <w:rPr>
                <w:rFonts w:asciiTheme="minorHAnsi" w:hAnsiTheme="minorHAnsi" w:cs="Courier New"/>
                <w:b w:val="0"/>
                <w:iCs/>
                <w:sz w:val="22"/>
                <w:szCs w:val="22"/>
              </w:rPr>
              <w:t>(max limit- String 8 char)</w:t>
            </w:r>
          </w:p>
        </w:tc>
      </w:tr>
      <w:tr w:rsidR="00C22DB9" w:rsidRPr="00E33D85" w14:paraId="41520848" w14:textId="77777777" w:rsidTr="00171229">
        <w:tc>
          <w:tcPr>
            <w:tcW w:w="3420" w:type="dxa"/>
          </w:tcPr>
          <w:p w14:paraId="1B30D374" w14:textId="77777777" w:rsidR="00C22DB9" w:rsidRPr="00E33D85" w:rsidRDefault="00C22DB9"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Enable taxation (</w:t>
            </w:r>
            <w:r w:rsidRPr="00C22DB9">
              <w:rPr>
                <w:rFonts w:asciiTheme="minorHAnsi" w:hAnsiTheme="minorHAnsi" w:cs="Courier New"/>
                <w:b w:val="0"/>
                <w:iCs/>
                <w:sz w:val="22"/>
                <w:szCs w:val="22"/>
              </w:rPr>
              <w:t>CsEnableTaxation</w:t>
            </w:r>
            <w:r>
              <w:rPr>
                <w:rFonts w:asciiTheme="minorHAnsi" w:hAnsiTheme="minorHAnsi" w:cs="Courier New"/>
                <w:b w:val="0"/>
                <w:iCs/>
                <w:sz w:val="22"/>
                <w:szCs w:val="22"/>
              </w:rPr>
              <w:t>)</w:t>
            </w:r>
          </w:p>
        </w:tc>
        <w:tc>
          <w:tcPr>
            <w:tcW w:w="6660" w:type="dxa"/>
          </w:tcPr>
          <w:p w14:paraId="3B2CD0C6" w14:textId="77777777" w:rsidR="00C22DB9" w:rsidRPr="00E33D85" w:rsidRDefault="00C22DB9" w:rsidP="00416C5D">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CyberSource Taxation service</w:t>
            </w:r>
          </w:p>
        </w:tc>
      </w:tr>
    </w:tbl>
    <w:p w14:paraId="03148F85" w14:textId="77777777" w:rsidR="00B20E9F" w:rsidRDefault="00660077" w:rsidP="005C1822">
      <w:pPr>
        <w:pStyle w:val="BodyText"/>
      </w:pPr>
      <w:r w:rsidRPr="00D525C0">
        <w:t>Note:</w:t>
      </w:r>
    </w:p>
    <w:p w14:paraId="46D2A13B" w14:textId="77777777" w:rsidR="00660077" w:rsidRPr="00B20E9F" w:rsidRDefault="00660077" w:rsidP="005C1822">
      <w:pPr>
        <w:pStyle w:val="BodyText"/>
        <w:numPr>
          <w:ilvl w:val="0"/>
          <w:numId w:val="58"/>
        </w:numPr>
      </w:pPr>
      <w:r w:rsidRPr="00B20E9F">
        <w:t xml:space="preserve">CyberSource Merchant Key (CsSecurityKey) - Security key is maintained at site preference level due to the bigger length of the Key which </w:t>
      </w:r>
      <w:r w:rsidR="003C6BF5" w:rsidRPr="00B20E9F">
        <w:t>cannot</w:t>
      </w:r>
      <w:r w:rsidR="00B20E9F" w:rsidRPr="00B20E9F">
        <w:t xml:space="preserve"> be stored at service level</w:t>
      </w:r>
    </w:p>
    <w:p w14:paraId="19802BF4" w14:textId="77777777" w:rsidR="002614C6" w:rsidRPr="00B20E9F" w:rsidRDefault="00660077" w:rsidP="005C1822">
      <w:pPr>
        <w:pStyle w:val="BodyText"/>
        <w:numPr>
          <w:ilvl w:val="0"/>
          <w:numId w:val="58"/>
        </w:numPr>
      </w:pPr>
      <w:r w:rsidRPr="00B20E9F">
        <w:t>Please contact Cybersourc</w:t>
      </w:r>
      <w:r w:rsidR="00B20E9F" w:rsidRPr="00B20E9F">
        <w:t>e support for acquiring the Key</w:t>
      </w:r>
    </w:p>
    <w:p w14:paraId="6523001D" w14:textId="77777777" w:rsidR="002614C6" w:rsidRPr="00E33D85" w:rsidRDefault="002614C6" w:rsidP="005C1822">
      <w:pPr>
        <w:pStyle w:val="BodyText"/>
      </w:pPr>
    </w:p>
    <w:p w14:paraId="0AC83586" w14:textId="77777777" w:rsidR="002614C6" w:rsidRPr="00E33D85" w:rsidRDefault="002614C6" w:rsidP="00E56600">
      <w:pPr>
        <w:pStyle w:val="Heading5"/>
        <w:rPr>
          <w:rFonts w:asciiTheme="minorHAnsi" w:hAnsiTheme="minorHAnsi"/>
        </w:rPr>
      </w:pPr>
      <w:r w:rsidRPr="00E33D85">
        <w:rPr>
          <w:rFonts w:asciiTheme="minorHAnsi" w:hAnsiTheme="minorHAnsi"/>
        </w:rPr>
        <w:t>Site preference data</w:t>
      </w:r>
    </w:p>
    <w:p w14:paraId="3DBA191E" w14:textId="77777777" w:rsidR="000664B0" w:rsidRPr="00E33D85" w:rsidRDefault="003D49FF" w:rsidP="005C1822">
      <w:pPr>
        <w:pStyle w:val="BodyText"/>
      </w:pPr>
      <w:r w:rsidRPr="00E33D85">
        <w:t>Update CyberSource site preference through Business Manager &gt;StoreFront Site&gt; Site Preferences</w:t>
      </w:r>
      <w:r w:rsidR="001B0C16" w:rsidRPr="00E33D85">
        <w:t>&gt; Custom Preferences</w:t>
      </w:r>
      <w:r w:rsidRPr="00E33D85">
        <w:t xml:space="preserve">.  </w:t>
      </w:r>
    </w:p>
    <w:p w14:paraId="276259A9" w14:textId="77777777" w:rsidR="003D49FF" w:rsidRPr="00E33D85" w:rsidRDefault="003D49FF" w:rsidP="005C1822">
      <w:pPr>
        <w:pStyle w:val="BodyText"/>
      </w:pPr>
      <w:r w:rsidRPr="00E33D85">
        <w:t xml:space="preserve">The screen shot below depicts the </w:t>
      </w:r>
      <w:r w:rsidR="00826E88" w:rsidRPr="00E33D85">
        <w:t>site preferences configuration:</w:t>
      </w:r>
    </w:p>
    <w:p w14:paraId="03165FFF" w14:textId="77777777" w:rsidR="00E25A40" w:rsidRPr="00E33D85" w:rsidRDefault="00E25A40" w:rsidP="005C1822">
      <w:pPr>
        <w:pStyle w:val="BodyText"/>
      </w:pPr>
      <w:r w:rsidRPr="00E33D85">
        <w:rPr>
          <w:noProof/>
        </w:rPr>
        <w:drawing>
          <wp:inline distT="0" distB="0" distL="0" distR="0" wp14:anchorId="59839A66" wp14:editId="28C72AC6">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14:paraId="0C6D6493" w14:textId="77777777" w:rsidR="00D836E5" w:rsidRPr="00E33D85" w:rsidRDefault="00D836E5" w:rsidP="005C1822">
      <w:pPr>
        <w:pStyle w:val="BodyText"/>
      </w:pPr>
    </w:p>
    <w:p w14:paraId="5BB811F3" w14:textId="77777777" w:rsidR="00E37C81" w:rsidRPr="00E33D85" w:rsidRDefault="00E37C81" w:rsidP="005C1822">
      <w:pPr>
        <w:pStyle w:val="BodyText"/>
      </w:pPr>
    </w:p>
    <w:p w14:paraId="3F95911A" w14:textId="77777777" w:rsidR="00D836E5" w:rsidRPr="00E33D85" w:rsidRDefault="00D836E5" w:rsidP="005C1822">
      <w:pPr>
        <w:pStyle w:val="BodyText"/>
      </w:pPr>
      <w:r w:rsidRPr="00E33D85">
        <w:rPr>
          <w:noProof/>
        </w:rPr>
        <w:lastRenderedPageBreak/>
        <w:drawing>
          <wp:inline distT="0" distB="0" distL="0" distR="0" wp14:anchorId="7BC0C119" wp14:editId="2CBCCDC0">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14:paraId="67EC6A56" w14:textId="77777777" w:rsidR="00E37C81" w:rsidRPr="00E33D85" w:rsidRDefault="00E37C81" w:rsidP="005C1822">
      <w:pPr>
        <w:pStyle w:val="BodyText"/>
      </w:pPr>
      <w:r w:rsidRPr="00E33D85">
        <w:rPr>
          <w:noProof/>
        </w:rPr>
        <w:lastRenderedPageBreak/>
        <w:drawing>
          <wp:inline distT="0" distB="0" distL="0" distR="0" wp14:anchorId="622E075B" wp14:editId="1ADD0846">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14:paraId="73B8418D" w14:textId="77777777" w:rsidR="002614C6" w:rsidRDefault="00E56600" w:rsidP="00E56600">
      <w:pPr>
        <w:pStyle w:val="Heading4"/>
        <w:rPr>
          <w:rFonts w:asciiTheme="minorHAnsi" w:hAnsiTheme="minorHAnsi"/>
        </w:rPr>
      </w:pPr>
      <w:r w:rsidRPr="00E33D85">
        <w:rPr>
          <w:rFonts w:asciiTheme="minorHAnsi" w:hAnsiTheme="minorHAnsi"/>
        </w:rPr>
        <w:t>Alipay Site Prefer</w:t>
      </w:r>
      <w:r w:rsidR="00C31A62" w:rsidRPr="00E33D85">
        <w:rPr>
          <w:rFonts w:asciiTheme="minorHAnsi" w:hAnsiTheme="minorHAnsi"/>
        </w:rPr>
        <w:t>e</w:t>
      </w:r>
      <w:r w:rsidRPr="00E33D85">
        <w:rPr>
          <w:rFonts w:asciiTheme="minorHAnsi" w:hAnsiTheme="minorHAnsi"/>
        </w:rPr>
        <w:t>nce</w:t>
      </w:r>
    </w:p>
    <w:p w14:paraId="7EB7B608" w14:textId="77777777" w:rsidR="002F7D47" w:rsidRPr="00E33D85" w:rsidRDefault="002F7D47" w:rsidP="005C1822">
      <w:pPr>
        <w:pStyle w:val="BodyText"/>
      </w:pPr>
      <w:r w:rsidRPr="00E33D85">
        <w:t>Verify Alipay Site Preferences in already existing custom preferences group “Cyber</w:t>
      </w:r>
      <w:r>
        <w:t>S</w:t>
      </w:r>
      <w:r w:rsidRPr="00E33D85">
        <w:t>ource”.</w:t>
      </w:r>
    </w:p>
    <w:p w14:paraId="68CF3BD4" w14:textId="77777777" w:rsidR="002F7D47" w:rsidRPr="002F7D47" w:rsidRDefault="002F7D47" w:rsidP="005C1822">
      <w:pPr>
        <w:pStyle w:val="BodyText"/>
      </w:pPr>
    </w:p>
    <w:p w14:paraId="713715A5" w14:textId="77777777" w:rsidR="001B113A" w:rsidRPr="00E33D85" w:rsidRDefault="001B113A" w:rsidP="001B113A">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6300"/>
      </w:tblGrid>
      <w:tr w:rsidR="001B113A" w:rsidRPr="00E33D85" w14:paraId="159AEDB6" w14:textId="77777777" w:rsidTr="001958A7">
        <w:trPr>
          <w:trHeight w:val="197"/>
        </w:trPr>
        <w:tc>
          <w:tcPr>
            <w:tcW w:w="3780" w:type="dxa"/>
            <w:shd w:val="clear" w:color="auto" w:fill="BFBFBF" w:themeFill="background1" w:themeFillShade="BF"/>
          </w:tcPr>
          <w:p w14:paraId="69464EC7" w14:textId="77777777"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300" w:type="dxa"/>
            <w:shd w:val="clear" w:color="auto" w:fill="BFBFBF" w:themeFill="background1" w:themeFillShade="BF"/>
          </w:tcPr>
          <w:p w14:paraId="4949219A" w14:textId="77777777"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1B113A" w:rsidRPr="00E33D85" w14:paraId="39EC116F" w14:textId="77777777" w:rsidTr="001958A7">
        <w:tc>
          <w:tcPr>
            <w:tcW w:w="3780" w:type="dxa"/>
          </w:tcPr>
          <w:p w14:paraId="739E0DA5" w14:textId="77777777"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Endpoint (CsEndpoint)</w:t>
            </w:r>
          </w:p>
        </w:tc>
        <w:tc>
          <w:tcPr>
            <w:tcW w:w="6300" w:type="dxa"/>
          </w:tcPr>
          <w:p w14:paraId="117E6B6E" w14:textId="77777777" w:rsidR="001B113A" w:rsidRPr="00E33D85" w:rsidRDefault="001B113A"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Alipay endpoint on different environments</w:t>
            </w:r>
          </w:p>
        </w:tc>
      </w:tr>
      <w:tr w:rsidR="001B113A" w:rsidRPr="00E33D85" w14:paraId="0D4D8BE7" w14:textId="77777777" w:rsidTr="001958A7">
        <w:tc>
          <w:tcPr>
            <w:tcW w:w="3780" w:type="dxa"/>
          </w:tcPr>
          <w:p w14:paraId="3065AB30" w14:textId="77777777"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Type(apPaymentType)</w:t>
            </w:r>
          </w:p>
        </w:tc>
        <w:tc>
          <w:tcPr>
            <w:tcW w:w="6300" w:type="dxa"/>
          </w:tcPr>
          <w:p w14:paraId="47651E70" w14:textId="77777777"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 for Domestic as well as International Payment</w:t>
            </w:r>
          </w:p>
        </w:tc>
      </w:tr>
      <w:tr w:rsidR="001B113A" w:rsidRPr="00E33D85" w14:paraId="1B097784" w14:textId="77777777" w:rsidTr="001958A7">
        <w:tc>
          <w:tcPr>
            <w:tcW w:w="3780" w:type="dxa"/>
          </w:tcPr>
          <w:p w14:paraId="72FCCEE4" w14:textId="77777777"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Alipay(apTestReconciliationID)</w:t>
            </w:r>
          </w:p>
        </w:tc>
        <w:tc>
          <w:tcPr>
            <w:tcW w:w="6300" w:type="dxa"/>
          </w:tcPr>
          <w:p w14:paraId="679A06F3" w14:textId="77777777"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w:t>
            </w:r>
          </w:p>
        </w:tc>
      </w:tr>
    </w:tbl>
    <w:p w14:paraId="553AB142" w14:textId="77777777" w:rsidR="001B113A" w:rsidRPr="00E33D85" w:rsidRDefault="001B113A" w:rsidP="001B113A">
      <w:pPr>
        <w:pStyle w:val="Heading5"/>
        <w:rPr>
          <w:rFonts w:asciiTheme="minorHAnsi" w:hAnsiTheme="minorHAnsi"/>
        </w:rPr>
      </w:pPr>
      <w:r w:rsidRPr="00E33D85">
        <w:rPr>
          <w:rFonts w:asciiTheme="minorHAnsi" w:hAnsiTheme="minorHAnsi"/>
        </w:rPr>
        <w:t>Site preference data</w:t>
      </w:r>
    </w:p>
    <w:p w14:paraId="47AF148E" w14:textId="77777777" w:rsidR="001B113A" w:rsidRPr="00E33D85" w:rsidRDefault="001B113A" w:rsidP="005C1822">
      <w:pPr>
        <w:pStyle w:val="BodyText"/>
      </w:pPr>
      <w:r w:rsidRPr="00E33D85">
        <w:t xml:space="preserve">Update </w:t>
      </w:r>
      <w:r w:rsidRPr="00925F24">
        <w:t xml:space="preserve">CyberSource </w:t>
      </w:r>
      <w:r>
        <w:t xml:space="preserve">Alipay </w:t>
      </w:r>
      <w:r w:rsidRPr="00E33D85">
        <w:t>site preference through Business Manager &gt;StoreFront Site&gt; Site Preferences &gt; Custom Preferences</w:t>
      </w:r>
      <w:r>
        <w:t>.-</w:t>
      </w:r>
      <w:r w:rsidRPr="00925F24">
        <w:t xml:space="preserve">CyberSource </w:t>
      </w:r>
      <w:r>
        <w:t>Alipay</w:t>
      </w:r>
    </w:p>
    <w:p w14:paraId="22B474CA" w14:textId="77777777" w:rsidR="001B113A" w:rsidRDefault="001B113A" w:rsidP="005C1822">
      <w:pPr>
        <w:pStyle w:val="BodyText"/>
      </w:pPr>
      <w:r w:rsidRPr="00E33D85">
        <w:t>The screen shot below depicts the site preferences configuration</w:t>
      </w:r>
      <w:r>
        <w:t>:</w:t>
      </w:r>
    </w:p>
    <w:p w14:paraId="7FF11DC1" w14:textId="77777777" w:rsidR="002F7D47" w:rsidRDefault="002F7D47" w:rsidP="005C1822">
      <w:pPr>
        <w:pStyle w:val="BodyText"/>
      </w:pPr>
    </w:p>
    <w:p w14:paraId="600F740A" w14:textId="77777777" w:rsidR="001B113A" w:rsidRPr="001B113A" w:rsidRDefault="002F7D47" w:rsidP="005C1822">
      <w:pPr>
        <w:pStyle w:val="BodyText"/>
      </w:pPr>
      <w:r>
        <w:rPr>
          <w:noProof/>
        </w:rPr>
        <w:lastRenderedPageBreak/>
        <w:drawing>
          <wp:inline distT="0" distB="0" distL="0" distR="0" wp14:anchorId="2C933395" wp14:editId="262E9FEA">
            <wp:extent cx="6391275" cy="1543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91275" cy="1543050"/>
                    </a:xfrm>
                    <a:prstGeom prst="rect">
                      <a:avLst/>
                    </a:prstGeom>
                    <a:noFill/>
                    <a:ln>
                      <a:noFill/>
                    </a:ln>
                  </pic:spPr>
                </pic:pic>
              </a:graphicData>
            </a:graphic>
          </wp:inline>
        </w:drawing>
      </w:r>
    </w:p>
    <w:p w14:paraId="4BE39872" w14:textId="77777777" w:rsidR="002614C6" w:rsidRPr="00E33D85" w:rsidRDefault="002614C6" w:rsidP="005C1822">
      <w:pPr>
        <w:pStyle w:val="BodyText"/>
      </w:pPr>
    </w:p>
    <w:p w14:paraId="755C2E12" w14:textId="77777777" w:rsidR="002614C6" w:rsidRPr="00E33D85" w:rsidRDefault="002614C6" w:rsidP="005C1822">
      <w:pPr>
        <w:pStyle w:val="BodyText"/>
      </w:pPr>
    </w:p>
    <w:p w14:paraId="6C604E84" w14:textId="77777777" w:rsidR="00B8527E" w:rsidRPr="00E33D85" w:rsidRDefault="00B8527E" w:rsidP="00B8527E">
      <w:pPr>
        <w:pStyle w:val="Heading4"/>
        <w:rPr>
          <w:rFonts w:asciiTheme="minorHAnsi" w:hAnsiTheme="minorHAnsi"/>
        </w:rPr>
      </w:pPr>
      <w:r w:rsidRPr="00E33D85">
        <w:rPr>
          <w:rFonts w:asciiTheme="minorHAnsi" w:hAnsiTheme="minorHAnsi"/>
        </w:rPr>
        <w:t>CyberSource</w:t>
      </w:r>
      <w:r>
        <w:rPr>
          <w:rFonts w:asciiTheme="minorHAnsi" w:hAnsiTheme="minorHAnsi"/>
        </w:rPr>
        <w:t xml:space="preserve"> Apply Pay</w:t>
      </w:r>
      <w:r w:rsidR="003C6BF5">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14:paraId="45B10009" w14:textId="77777777" w:rsidR="00B8527E" w:rsidRPr="00E33D85" w:rsidRDefault="00B8527E" w:rsidP="00B8527E">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B8527E" w:rsidRPr="00E33D85" w14:paraId="0D9A8AC3" w14:textId="77777777" w:rsidTr="00297266">
        <w:trPr>
          <w:trHeight w:val="197"/>
        </w:trPr>
        <w:tc>
          <w:tcPr>
            <w:tcW w:w="3420" w:type="dxa"/>
            <w:shd w:val="clear" w:color="auto" w:fill="BFBFBF" w:themeFill="background1" w:themeFillShade="BF"/>
          </w:tcPr>
          <w:p w14:paraId="325B2A45" w14:textId="77777777"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Site Preferences</w:t>
            </w:r>
          </w:p>
        </w:tc>
        <w:tc>
          <w:tcPr>
            <w:tcW w:w="6660" w:type="dxa"/>
            <w:shd w:val="clear" w:color="auto" w:fill="BFBFBF" w:themeFill="background1" w:themeFillShade="BF"/>
          </w:tcPr>
          <w:p w14:paraId="6E715A1A" w14:textId="77777777"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Description</w:t>
            </w:r>
          </w:p>
        </w:tc>
      </w:tr>
      <w:tr w:rsidR="00DE3484" w:rsidRPr="00E33D85" w14:paraId="5D7E6901" w14:textId="77777777" w:rsidTr="00297266">
        <w:tc>
          <w:tcPr>
            <w:tcW w:w="3420" w:type="dxa"/>
          </w:tcPr>
          <w:p w14:paraId="7CCA234B" w14:textId="77777777"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User(CsApplePayUser)</w:t>
            </w:r>
          </w:p>
        </w:tc>
        <w:tc>
          <w:tcPr>
            <w:tcW w:w="6660" w:type="dxa"/>
          </w:tcPr>
          <w:p w14:paraId="71B8E6E2" w14:textId="77777777"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DE3484" w:rsidRPr="00E33D85" w14:paraId="37B4EA18" w14:textId="77777777" w:rsidTr="00297266">
        <w:tc>
          <w:tcPr>
            <w:tcW w:w="3420" w:type="dxa"/>
          </w:tcPr>
          <w:p w14:paraId="558F43C6" w14:textId="77777777"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Password (CsApplePayPassword)</w:t>
            </w:r>
          </w:p>
        </w:tc>
        <w:tc>
          <w:tcPr>
            <w:tcW w:w="6660" w:type="dxa"/>
          </w:tcPr>
          <w:p w14:paraId="7427D8CB" w14:textId="77777777"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bl>
    <w:p w14:paraId="3285686C" w14:textId="77777777" w:rsidR="00B8527E" w:rsidRPr="00331965" w:rsidRDefault="00B8527E" w:rsidP="00B8527E">
      <w:pPr>
        <w:pStyle w:val="Heading5"/>
        <w:rPr>
          <w:rFonts w:asciiTheme="minorHAnsi" w:hAnsiTheme="minorHAnsi"/>
          <w:sz w:val="24"/>
          <w:szCs w:val="24"/>
        </w:rPr>
      </w:pPr>
      <w:r w:rsidRPr="00331965">
        <w:rPr>
          <w:rFonts w:asciiTheme="minorHAnsi" w:hAnsiTheme="minorHAnsi"/>
          <w:sz w:val="24"/>
          <w:szCs w:val="24"/>
        </w:rPr>
        <w:t xml:space="preserve">Site </w:t>
      </w:r>
      <w:r w:rsidR="0051140D" w:rsidRPr="00331965">
        <w:rPr>
          <w:rFonts w:asciiTheme="minorHAnsi" w:hAnsiTheme="minorHAnsi"/>
          <w:sz w:val="24"/>
          <w:szCs w:val="24"/>
        </w:rPr>
        <w:t>P</w:t>
      </w:r>
      <w:r w:rsidRPr="00331965">
        <w:rPr>
          <w:rFonts w:asciiTheme="minorHAnsi" w:hAnsiTheme="minorHAnsi"/>
          <w:sz w:val="24"/>
          <w:szCs w:val="24"/>
        </w:rPr>
        <w:t>reference data</w:t>
      </w:r>
    </w:p>
    <w:p w14:paraId="4303B892" w14:textId="77777777" w:rsidR="00B8527E" w:rsidRPr="00E33D85" w:rsidRDefault="00B8527E" w:rsidP="005C1822">
      <w:pPr>
        <w:pStyle w:val="BodyText"/>
      </w:pPr>
      <w:r w:rsidRPr="00E33D85">
        <w:t xml:space="preserve">Update </w:t>
      </w:r>
      <w:r w:rsidRPr="001958A7">
        <w:t>CyberSource Apple Pay</w:t>
      </w:r>
      <w:r w:rsidR="003C6BF5">
        <w:t xml:space="preserve"> </w:t>
      </w:r>
      <w:r w:rsidRPr="00E33D85">
        <w:t>site preference through Business Manager &gt;StoreFront Site&gt; Site Preferences &gt; Custom Preferences</w:t>
      </w:r>
      <w:r>
        <w:t>.-</w:t>
      </w:r>
      <w:r w:rsidRPr="001958A7">
        <w:t>CyberSource Apple Pay</w:t>
      </w:r>
    </w:p>
    <w:p w14:paraId="00CCA1DE" w14:textId="77777777" w:rsidR="00F3611A" w:rsidRDefault="00B8527E" w:rsidP="005C1822">
      <w:pPr>
        <w:pStyle w:val="BodyText"/>
      </w:pPr>
      <w:r w:rsidRPr="00E33D85">
        <w:t>The screen shot below depicts the site preferences configuration</w:t>
      </w:r>
      <w:r>
        <w:t>:</w:t>
      </w:r>
    </w:p>
    <w:p w14:paraId="456A798C" w14:textId="77777777" w:rsidR="004632E3" w:rsidRDefault="004632E3" w:rsidP="005C1822">
      <w:pPr>
        <w:pStyle w:val="BodyText"/>
      </w:pPr>
    </w:p>
    <w:p w14:paraId="20C5B6AC" w14:textId="77777777" w:rsidR="00B8527E" w:rsidRDefault="00B8527E" w:rsidP="005C1822">
      <w:pPr>
        <w:pStyle w:val="BodyText"/>
      </w:pPr>
      <w:r>
        <w:rPr>
          <w:noProof/>
        </w:rPr>
        <w:drawing>
          <wp:inline distT="0" distB="0" distL="0" distR="0" wp14:anchorId="65B9A41B" wp14:editId="1DD98052">
            <wp:extent cx="6391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91275" cy="2628900"/>
                    </a:xfrm>
                    <a:prstGeom prst="rect">
                      <a:avLst/>
                    </a:prstGeom>
                    <a:noFill/>
                    <a:ln>
                      <a:noFill/>
                    </a:ln>
                  </pic:spPr>
                </pic:pic>
              </a:graphicData>
            </a:graphic>
          </wp:inline>
        </w:drawing>
      </w:r>
    </w:p>
    <w:p w14:paraId="5BFD9603" w14:textId="77777777" w:rsidR="000166BD" w:rsidRPr="00E33D85" w:rsidRDefault="000166BD" w:rsidP="000166BD">
      <w:pPr>
        <w:pStyle w:val="Heading4"/>
        <w:rPr>
          <w:rFonts w:asciiTheme="minorHAnsi" w:hAnsiTheme="minorHAnsi"/>
        </w:rPr>
      </w:pPr>
      <w:r w:rsidRPr="001958A7">
        <w:rPr>
          <w:rFonts w:asciiTheme="minorHAnsi" w:hAnsiTheme="minorHAnsi"/>
        </w:rPr>
        <w:lastRenderedPageBreak/>
        <w:t>CyberSource_paypal</w:t>
      </w:r>
      <w:r w:rsidR="004939B2">
        <w:rPr>
          <w:rFonts w:asciiTheme="minorHAnsi" w:hAnsiTheme="minorHAnsi"/>
        </w:rPr>
        <w:t xml:space="preserve"> 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14:paraId="2A70CD67" w14:textId="77777777" w:rsidR="000166BD" w:rsidRPr="00E33D85" w:rsidRDefault="000166BD" w:rsidP="000166BD">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50"/>
        <w:gridCol w:w="6030"/>
      </w:tblGrid>
      <w:tr w:rsidR="000166BD" w:rsidRPr="00E33D85" w14:paraId="1FEB78F1" w14:textId="77777777" w:rsidTr="001958A7">
        <w:trPr>
          <w:trHeight w:val="197"/>
        </w:trPr>
        <w:tc>
          <w:tcPr>
            <w:tcW w:w="4050" w:type="dxa"/>
            <w:shd w:val="clear" w:color="auto" w:fill="BFBFBF" w:themeFill="background1" w:themeFillShade="BF"/>
          </w:tcPr>
          <w:p w14:paraId="4484B9DD" w14:textId="77777777"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030" w:type="dxa"/>
            <w:shd w:val="clear" w:color="auto" w:fill="BFBFBF" w:themeFill="background1" w:themeFillShade="BF"/>
          </w:tcPr>
          <w:p w14:paraId="32DB3E22" w14:textId="77777777"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0166BD" w:rsidRPr="00E33D85" w14:paraId="690AFE95" w14:textId="77777777" w:rsidTr="001958A7">
        <w:tc>
          <w:tcPr>
            <w:tcW w:w="4050" w:type="dxa"/>
          </w:tcPr>
          <w:p w14:paraId="278B802E" w14:textId="77777777"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r w:rsidRPr="001958A7">
              <w:rPr>
                <w:rFonts w:asciiTheme="minorHAnsi" w:hAnsiTheme="minorHAnsi" w:cs="Courier New"/>
                <w:b w:val="0"/>
                <w:iCs/>
                <w:sz w:val="22"/>
                <w:szCs w:val="22"/>
              </w:rPr>
              <w:t>(isDecisionManagerEnable)</w:t>
            </w:r>
          </w:p>
        </w:tc>
        <w:tc>
          <w:tcPr>
            <w:tcW w:w="6030" w:type="dxa"/>
          </w:tcPr>
          <w:p w14:paraId="2DC13B41" w14:textId="77777777" w:rsidR="000166BD" w:rsidRPr="00E33D85"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p>
        </w:tc>
      </w:tr>
      <w:tr w:rsidR="000166BD" w:rsidRPr="00E33D85" w14:paraId="67BE1693" w14:textId="77777777" w:rsidTr="001958A7">
        <w:tc>
          <w:tcPr>
            <w:tcW w:w="4050" w:type="dxa"/>
          </w:tcPr>
          <w:p w14:paraId="65D58F64" w14:textId="77777777"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Billing Agreement(payPalBillingAgreements)</w:t>
            </w:r>
          </w:p>
        </w:tc>
        <w:tc>
          <w:tcPr>
            <w:tcW w:w="6030" w:type="dxa"/>
          </w:tcPr>
          <w:p w14:paraId="4CEAD36F" w14:textId="77777777"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PayPal Billing Agreements</w:t>
            </w:r>
          </w:p>
        </w:tc>
      </w:tr>
      <w:tr w:rsidR="000166BD" w:rsidRPr="00E33D85" w14:paraId="31E6195C" w14:textId="77777777" w:rsidTr="000166BD">
        <w:tc>
          <w:tcPr>
            <w:tcW w:w="4050" w:type="dxa"/>
          </w:tcPr>
          <w:p w14:paraId="0274E9A9" w14:textId="77777777" w:rsidR="000166BD" w:rsidRPr="000166BD" w:rsidRDefault="003C6BF5"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PayPal</w:t>
            </w:r>
            <w:r w:rsidR="000166BD" w:rsidRPr="001958A7">
              <w:rPr>
                <w:rFonts w:asciiTheme="minorHAnsi" w:hAnsiTheme="minorHAnsi" w:cs="Courier New"/>
                <w:b w:val="0"/>
                <w:iCs/>
                <w:sz w:val="22"/>
                <w:szCs w:val="22"/>
              </w:rPr>
              <w:t xml:space="preserve"> Order Type(CsPaypalOrderType)</w:t>
            </w:r>
          </w:p>
        </w:tc>
        <w:tc>
          <w:tcPr>
            <w:tcW w:w="6030" w:type="dxa"/>
          </w:tcPr>
          <w:p w14:paraId="5A34AD38" w14:textId="77777777" w:rsidR="000166BD" w:rsidRPr="000166BD" w:rsidRDefault="003C6BF5" w:rsidP="00297266">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PayPal</w:t>
            </w:r>
            <w:r w:rsidR="000166BD">
              <w:rPr>
                <w:rFonts w:asciiTheme="minorHAnsi" w:hAnsiTheme="minorHAnsi" w:cs="Courier New"/>
                <w:b w:val="0"/>
                <w:iCs/>
                <w:sz w:val="22"/>
                <w:szCs w:val="22"/>
              </w:rPr>
              <w:t xml:space="preserve"> Order type</w:t>
            </w:r>
          </w:p>
        </w:tc>
      </w:tr>
      <w:tr w:rsidR="000166BD" w:rsidRPr="00E33D85" w14:paraId="7F9B79D4" w14:textId="77777777" w:rsidTr="000166BD">
        <w:tc>
          <w:tcPr>
            <w:tcW w:w="4050" w:type="dxa"/>
          </w:tcPr>
          <w:p w14:paraId="6367AAFF" w14:textId="77777777" w:rsidR="000166BD" w:rsidRPr="001958A7"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(CsFundingSource)</w:t>
            </w:r>
          </w:p>
        </w:tc>
        <w:tc>
          <w:tcPr>
            <w:tcW w:w="6030" w:type="dxa"/>
          </w:tcPr>
          <w:p w14:paraId="1B17EAE8" w14:textId="77777777" w:rsidR="000166BD"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w:t>
            </w:r>
          </w:p>
        </w:tc>
      </w:tr>
      <w:tr w:rsidR="00071A96" w:rsidRPr="00E33D85" w14:paraId="418B5C76" w14:textId="77777777" w:rsidTr="000166BD">
        <w:tc>
          <w:tcPr>
            <w:tcW w:w="4050" w:type="dxa"/>
          </w:tcPr>
          <w:p w14:paraId="0A9DB906" w14:textId="77777777" w:rsidR="00071A96" w:rsidRPr="001958A7" w:rsidRDefault="00071A96" w:rsidP="00297266">
            <w:pPr>
              <w:pStyle w:val="Heading4"/>
              <w:spacing w:before="0" w:after="0"/>
              <w:rPr>
                <w:rFonts w:asciiTheme="minorHAnsi" w:hAnsiTheme="minorHAnsi" w:cs="Courier New"/>
                <w:b w:val="0"/>
                <w:iCs/>
                <w:sz w:val="22"/>
                <w:szCs w:val="22"/>
              </w:rPr>
            </w:pPr>
            <w:r>
              <w:rPr>
                <w:rFonts w:ascii="Helvetica" w:hAnsi="Helvetica"/>
                <w:b w:val="0"/>
                <w:bCs/>
                <w:color w:val="000000"/>
                <w:sz w:val="20"/>
                <w:shd w:val="clear" w:color="auto" w:fill="FFFFFF"/>
              </w:rPr>
              <w:t>CsEnableExpressPaypal</w:t>
            </w:r>
          </w:p>
        </w:tc>
        <w:tc>
          <w:tcPr>
            <w:tcW w:w="6030" w:type="dxa"/>
          </w:tcPr>
          <w:p w14:paraId="5FCFCA28" w14:textId="77777777" w:rsidR="00071A96" w:rsidRPr="001958A7" w:rsidRDefault="00071A96" w:rsidP="000166BD">
            <w:pPr>
              <w:pStyle w:val="Heading4"/>
              <w:spacing w:before="0" w:after="0"/>
              <w:rPr>
                <w:rFonts w:asciiTheme="minorHAnsi" w:hAnsiTheme="minorHAnsi" w:cs="Courier New"/>
                <w:b w:val="0"/>
                <w:iCs/>
                <w:sz w:val="22"/>
                <w:szCs w:val="22"/>
              </w:rPr>
            </w:pPr>
            <w:r w:rsidRPr="00071A96">
              <w:rPr>
                <w:rFonts w:asciiTheme="minorHAnsi" w:hAnsiTheme="minorHAnsi" w:cs="Courier New"/>
                <w:b w:val="0"/>
                <w:iCs/>
                <w:sz w:val="22"/>
                <w:szCs w:val="22"/>
              </w:rPr>
              <w:t xml:space="preserve">Cyber Source Flag for Enable </w:t>
            </w:r>
            <w:r w:rsidR="003C6BF5" w:rsidRPr="00071A96">
              <w:rPr>
                <w:rFonts w:asciiTheme="minorHAnsi" w:hAnsiTheme="minorHAnsi" w:cs="Courier New"/>
                <w:b w:val="0"/>
                <w:iCs/>
                <w:sz w:val="22"/>
                <w:szCs w:val="22"/>
              </w:rPr>
              <w:t>PayPal</w:t>
            </w:r>
            <w:r w:rsidRPr="00071A96">
              <w:rPr>
                <w:rFonts w:asciiTheme="minorHAnsi" w:hAnsiTheme="minorHAnsi" w:cs="Courier New"/>
                <w:b w:val="0"/>
                <w:iCs/>
                <w:sz w:val="22"/>
                <w:szCs w:val="22"/>
              </w:rPr>
              <w:t xml:space="preserve"> expess in cart and Minicart page</w:t>
            </w:r>
          </w:p>
        </w:tc>
      </w:tr>
    </w:tbl>
    <w:p w14:paraId="1A670558" w14:textId="77777777" w:rsidR="000166BD" w:rsidRPr="00E33D85" w:rsidRDefault="000166BD" w:rsidP="000166BD">
      <w:pPr>
        <w:pStyle w:val="Heading5"/>
        <w:rPr>
          <w:rFonts w:asciiTheme="minorHAnsi" w:hAnsiTheme="minorHAnsi"/>
        </w:rPr>
      </w:pPr>
      <w:r w:rsidRPr="00E33D85">
        <w:rPr>
          <w:rFonts w:asciiTheme="minorHAnsi" w:hAnsiTheme="minorHAnsi"/>
        </w:rPr>
        <w:t>Site preference data</w:t>
      </w:r>
    </w:p>
    <w:p w14:paraId="7D44B8B6" w14:textId="77777777" w:rsidR="000166BD" w:rsidRPr="00E33D85" w:rsidRDefault="000166BD" w:rsidP="005C1822">
      <w:pPr>
        <w:pStyle w:val="BodyText"/>
      </w:pPr>
      <w:r w:rsidRPr="00E33D85">
        <w:t xml:space="preserve">Update </w:t>
      </w:r>
      <w:r w:rsidRPr="001958A7">
        <w:t>CyberSource_paypal</w:t>
      </w:r>
      <w:r w:rsidR="003C6BF5">
        <w:t xml:space="preserve"> </w:t>
      </w:r>
      <w:r w:rsidRPr="00E33D85">
        <w:t>site preference through Business Manager &gt;StoreFront Site&gt; Site Preferences &gt; Custom Preferences</w:t>
      </w:r>
      <w:r>
        <w:t>.-</w:t>
      </w:r>
      <w:r w:rsidRPr="001958A7">
        <w:t>CyberSource_paypal</w:t>
      </w:r>
    </w:p>
    <w:p w14:paraId="506F23B7" w14:textId="77777777" w:rsidR="00B8527E" w:rsidRDefault="000166BD" w:rsidP="005C1822">
      <w:pPr>
        <w:pStyle w:val="BodyText"/>
      </w:pPr>
      <w:r w:rsidRPr="00E33D85">
        <w:t>The screen shot below depicts the site preferences configuration</w:t>
      </w:r>
      <w:r>
        <w:t>:</w:t>
      </w:r>
    </w:p>
    <w:p w14:paraId="52B9F839" w14:textId="77777777" w:rsidR="00EC1329" w:rsidRDefault="00071A96" w:rsidP="005C1822">
      <w:pPr>
        <w:pStyle w:val="BodyText"/>
      </w:pPr>
      <w:r>
        <w:rPr>
          <w:noProof/>
        </w:rPr>
        <w:drawing>
          <wp:inline distT="0" distB="0" distL="0" distR="0" wp14:anchorId="3C1C7B78" wp14:editId="2BB96E7B">
            <wp:extent cx="6400800" cy="2398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2398395"/>
                    </a:xfrm>
                    <a:prstGeom prst="rect">
                      <a:avLst/>
                    </a:prstGeom>
                    <a:noFill/>
                    <a:ln>
                      <a:noFill/>
                    </a:ln>
                  </pic:spPr>
                </pic:pic>
              </a:graphicData>
            </a:graphic>
          </wp:inline>
        </w:drawing>
      </w:r>
    </w:p>
    <w:p w14:paraId="43748D41" w14:textId="77777777" w:rsidR="00297266" w:rsidRPr="00E33D85" w:rsidRDefault="00D55EC3" w:rsidP="00297266">
      <w:pPr>
        <w:pStyle w:val="Heading4"/>
        <w:rPr>
          <w:rFonts w:asciiTheme="minorHAnsi" w:hAnsiTheme="minorHAnsi"/>
        </w:rPr>
      </w:pPr>
      <w:r w:rsidRPr="001958A7">
        <w:rPr>
          <w:rFonts w:asciiTheme="minorHAnsi" w:hAnsiTheme="minorHAnsi"/>
        </w:rPr>
        <w:lastRenderedPageBreak/>
        <w:t xml:space="preserve">CyberSource </w:t>
      </w:r>
      <w:r w:rsidR="003C6BF5" w:rsidRPr="001958A7">
        <w:rPr>
          <w:rFonts w:asciiTheme="minorHAnsi" w:hAnsiTheme="minorHAnsi"/>
        </w:rPr>
        <w:t>Android Pay</w:t>
      </w:r>
      <w:r w:rsidR="003C6BF5">
        <w:rPr>
          <w:rFonts w:asciiTheme="minorHAnsi" w:hAnsiTheme="minorHAnsi"/>
        </w:rPr>
        <w:t xml:space="preserve"> </w:t>
      </w:r>
      <w:r w:rsidR="004939B2">
        <w:rPr>
          <w:rFonts w:asciiTheme="minorHAnsi" w:hAnsiTheme="minorHAnsi"/>
        </w:rPr>
        <w:t>S</w:t>
      </w:r>
      <w:r w:rsidR="00297266" w:rsidRPr="00E33D85">
        <w:rPr>
          <w:rFonts w:asciiTheme="minorHAnsi" w:hAnsiTheme="minorHAnsi"/>
        </w:rPr>
        <w:t xml:space="preserve">ite </w:t>
      </w:r>
      <w:r w:rsidR="004939B2">
        <w:rPr>
          <w:rFonts w:asciiTheme="minorHAnsi" w:hAnsiTheme="minorHAnsi"/>
        </w:rPr>
        <w:t>P</w:t>
      </w:r>
      <w:r w:rsidR="00297266" w:rsidRPr="00E33D85">
        <w:rPr>
          <w:rFonts w:asciiTheme="minorHAnsi" w:hAnsiTheme="minorHAnsi"/>
        </w:rPr>
        <w:t>reference</w:t>
      </w:r>
    </w:p>
    <w:p w14:paraId="695BDBB0" w14:textId="77777777" w:rsidR="00297266" w:rsidRPr="00E33D85" w:rsidRDefault="00297266" w:rsidP="00297266">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90"/>
        <w:gridCol w:w="5490"/>
      </w:tblGrid>
      <w:tr w:rsidR="00297266" w:rsidRPr="00E33D85" w14:paraId="4E25EC48" w14:textId="77777777" w:rsidTr="0001304A">
        <w:trPr>
          <w:trHeight w:val="197"/>
        </w:trPr>
        <w:tc>
          <w:tcPr>
            <w:tcW w:w="4590" w:type="dxa"/>
            <w:shd w:val="clear" w:color="auto" w:fill="BFBFBF" w:themeFill="background1" w:themeFillShade="BF"/>
          </w:tcPr>
          <w:p w14:paraId="0407F06B" w14:textId="77777777"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490" w:type="dxa"/>
            <w:shd w:val="clear" w:color="auto" w:fill="BFBFBF" w:themeFill="background1" w:themeFillShade="BF"/>
          </w:tcPr>
          <w:p w14:paraId="3F9EE78D" w14:textId="77777777"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4632E3" w:rsidRPr="00E33D85" w14:paraId="69953ABD" w14:textId="77777777" w:rsidTr="0001304A">
        <w:tc>
          <w:tcPr>
            <w:tcW w:w="4590" w:type="dxa"/>
          </w:tcPr>
          <w:p w14:paraId="1FE65AC1" w14:textId="77777777"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AndroidPay API Interface UserId(cybAndroidPayInterfaceUser)</w:t>
            </w:r>
          </w:p>
        </w:tc>
        <w:tc>
          <w:tcPr>
            <w:tcW w:w="5490" w:type="dxa"/>
          </w:tcPr>
          <w:p w14:paraId="6334545C" w14:textId="77777777"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4632E3" w:rsidRPr="00E33D85" w14:paraId="467DCCA1" w14:textId="77777777" w:rsidTr="0001304A">
        <w:tc>
          <w:tcPr>
            <w:tcW w:w="4590" w:type="dxa"/>
          </w:tcPr>
          <w:p w14:paraId="1CFB6564" w14:textId="77777777"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AndroidPay Password(cybAndroidPayInterfacePassword)</w:t>
            </w:r>
          </w:p>
        </w:tc>
        <w:tc>
          <w:tcPr>
            <w:tcW w:w="5490" w:type="dxa"/>
          </w:tcPr>
          <w:p w14:paraId="736D630D" w14:textId="77777777"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r w:rsidR="004632E3" w:rsidRPr="00E33D85" w14:paraId="762C75F2" w14:textId="77777777" w:rsidTr="0001304A">
        <w:tc>
          <w:tcPr>
            <w:tcW w:w="4590" w:type="dxa"/>
          </w:tcPr>
          <w:p w14:paraId="63200D56" w14:textId="77777777" w:rsidR="004632E3" w:rsidRPr="000166BD"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Android Pay Card Subscription Enabled(CsAndoridPayTokenizationEnabled)</w:t>
            </w:r>
          </w:p>
        </w:tc>
        <w:tc>
          <w:tcPr>
            <w:tcW w:w="5490" w:type="dxa"/>
          </w:tcPr>
          <w:p w14:paraId="5FAC75B4" w14:textId="77777777" w:rsidR="004632E3" w:rsidRPr="000166BD" w:rsidRDefault="004632E3" w:rsidP="00C675AE">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subscription during autherisation, subscription is stored at order level attributes only</w:t>
            </w:r>
          </w:p>
        </w:tc>
      </w:tr>
    </w:tbl>
    <w:p w14:paraId="22B5B2E9" w14:textId="77777777" w:rsidR="00297266" w:rsidRPr="00E33D85" w:rsidRDefault="00297266" w:rsidP="00297266">
      <w:pPr>
        <w:pStyle w:val="Heading5"/>
        <w:rPr>
          <w:rFonts w:asciiTheme="minorHAnsi" w:hAnsiTheme="minorHAnsi"/>
        </w:rPr>
      </w:pPr>
      <w:r w:rsidRPr="00E33D85">
        <w:rPr>
          <w:rFonts w:asciiTheme="minorHAnsi" w:hAnsiTheme="minorHAnsi"/>
        </w:rPr>
        <w:t>Site preference data</w:t>
      </w:r>
    </w:p>
    <w:p w14:paraId="2F9D60FF" w14:textId="77777777" w:rsidR="00297266" w:rsidRPr="00E33D85" w:rsidRDefault="00D55EC3" w:rsidP="005C1822">
      <w:pPr>
        <w:pStyle w:val="BodyText"/>
      </w:pPr>
      <w:r w:rsidRPr="001958A7">
        <w:t xml:space="preserve">CyberSource AndroidPay </w:t>
      </w:r>
      <w:r w:rsidR="00297266" w:rsidRPr="00E33D85">
        <w:t>site preference through Business Manager &gt;StoreFront Site&gt; Site Preferences &gt; Custom Preferences</w:t>
      </w:r>
      <w:r w:rsidR="00297266">
        <w:t>.-</w:t>
      </w:r>
      <w:r w:rsidRPr="001958A7">
        <w:t>CyberSource AndroidPay</w:t>
      </w:r>
    </w:p>
    <w:p w14:paraId="439EF3FF" w14:textId="77777777" w:rsidR="00297266" w:rsidRDefault="00297266" w:rsidP="005C1822">
      <w:pPr>
        <w:pStyle w:val="BodyText"/>
      </w:pPr>
      <w:r w:rsidRPr="00E33D85">
        <w:t>The screen shot below depicts the site preferences configuration</w:t>
      </w:r>
      <w:r>
        <w:t>:</w:t>
      </w:r>
    </w:p>
    <w:p w14:paraId="440363EA" w14:textId="77777777" w:rsidR="00A95CA4" w:rsidRDefault="00A95CA4" w:rsidP="005C1822">
      <w:pPr>
        <w:pStyle w:val="BodyText"/>
      </w:pPr>
    </w:p>
    <w:p w14:paraId="511CDF86" w14:textId="77777777" w:rsidR="00297266" w:rsidRDefault="00FD64A0" w:rsidP="005C1822">
      <w:pPr>
        <w:pStyle w:val="BodyText"/>
      </w:pPr>
      <w:r>
        <w:rPr>
          <w:noProof/>
        </w:rPr>
        <w:drawing>
          <wp:inline distT="0" distB="0" distL="0" distR="0" wp14:anchorId="03D02DE4" wp14:editId="647D490F">
            <wp:extent cx="6400800" cy="295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00800" cy="2952750"/>
                    </a:xfrm>
                    <a:prstGeom prst="rect">
                      <a:avLst/>
                    </a:prstGeom>
                    <a:noFill/>
                    <a:ln>
                      <a:noFill/>
                    </a:ln>
                  </pic:spPr>
                </pic:pic>
              </a:graphicData>
            </a:graphic>
          </wp:inline>
        </w:drawing>
      </w:r>
    </w:p>
    <w:p w14:paraId="5BB7F783" w14:textId="77777777" w:rsidR="00FD64A0" w:rsidRPr="00E33D85" w:rsidRDefault="00FD64A0" w:rsidP="00FD64A0">
      <w:pPr>
        <w:pStyle w:val="Heading4"/>
        <w:rPr>
          <w:rFonts w:asciiTheme="minorHAnsi" w:hAnsiTheme="minorHAnsi"/>
        </w:rPr>
      </w:pPr>
      <w:r w:rsidRPr="00925F24">
        <w:rPr>
          <w:rFonts w:asciiTheme="minorHAnsi" w:hAnsiTheme="minorHAnsi"/>
        </w:rPr>
        <w:lastRenderedPageBreak/>
        <w:t xml:space="preserve">CyberSource </w:t>
      </w:r>
      <w:r>
        <w:rPr>
          <w:rFonts w:asciiTheme="minorHAnsi" w:hAnsiTheme="minorHAnsi"/>
        </w:rPr>
        <w:t>Klarna</w:t>
      </w:r>
      <w:r w:rsidR="00A95CA4">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14:paraId="3B9F42A5" w14:textId="77777777" w:rsidR="00FD64A0" w:rsidRPr="00E33D85" w:rsidRDefault="00FD64A0" w:rsidP="00FD64A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40"/>
        <w:gridCol w:w="5040"/>
      </w:tblGrid>
      <w:tr w:rsidR="00FD64A0" w:rsidRPr="00E33D85" w14:paraId="01104CCE" w14:textId="77777777" w:rsidTr="0041045A">
        <w:trPr>
          <w:trHeight w:val="197"/>
        </w:trPr>
        <w:tc>
          <w:tcPr>
            <w:tcW w:w="5040" w:type="dxa"/>
            <w:shd w:val="clear" w:color="auto" w:fill="BFBFBF" w:themeFill="background1" w:themeFillShade="BF"/>
          </w:tcPr>
          <w:p w14:paraId="67CC768D" w14:textId="77777777"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040" w:type="dxa"/>
            <w:shd w:val="clear" w:color="auto" w:fill="BFBFBF" w:themeFill="background1" w:themeFillShade="BF"/>
          </w:tcPr>
          <w:p w14:paraId="29ECEB6C" w14:textId="77777777"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D64A0" w:rsidRPr="00E33D85" w14:paraId="27F51DA1" w14:textId="77777777" w:rsidTr="0041045A">
        <w:tc>
          <w:tcPr>
            <w:tcW w:w="5040" w:type="dxa"/>
          </w:tcPr>
          <w:p w14:paraId="695F21A6"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Merchant URL Redirection Required(isKlarnaRedirectionRequired)</w:t>
            </w:r>
          </w:p>
        </w:tc>
        <w:tc>
          <w:tcPr>
            <w:tcW w:w="5040" w:type="dxa"/>
          </w:tcPr>
          <w:p w14:paraId="019ABA99"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Merchant URL Redirection if Required</w:t>
            </w:r>
          </w:p>
        </w:tc>
      </w:tr>
      <w:tr w:rsidR="00FD64A0" w:rsidRPr="00E33D85" w14:paraId="49AF950D" w14:textId="77777777" w:rsidTr="0041045A">
        <w:tc>
          <w:tcPr>
            <w:tcW w:w="5040" w:type="dxa"/>
          </w:tcPr>
          <w:p w14:paraId="017E7D1D"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Decision Manager Required(isKlarnaDecisionManagerRequired)</w:t>
            </w:r>
          </w:p>
        </w:tc>
        <w:tc>
          <w:tcPr>
            <w:tcW w:w="5040" w:type="dxa"/>
          </w:tcPr>
          <w:p w14:paraId="6C92756C" w14:textId="77777777"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Decision Manager if Required</w:t>
            </w:r>
          </w:p>
        </w:tc>
      </w:tr>
      <w:tr w:rsidR="00FD64A0" w:rsidRPr="00E33D85" w14:paraId="4CCD93C9" w14:textId="77777777" w:rsidTr="0041045A">
        <w:tc>
          <w:tcPr>
            <w:tcW w:w="5040" w:type="dxa"/>
          </w:tcPr>
          <w:p w14:paraId="6FF5F534" w14:textId="77777777" w:rsidR="00FD64A0" w:rsidRPr="000166BD"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JS API Path (klarnaJSAPIPath)</w:t>
            </w:r>
          </w:p>
        </w:tc>
        <w:tc>
          <w:tcPr>
            <w:tcW w:w="5040" w:type="dxa"/>
          </w:tcPr>
          <w:p w14:paraId="49CCB1CB" w14:textId="77777777" w:rsidR="00FD64A0" w:rsidRPr="000166BD" w:rsidRDefault="00FD64A0"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Klarna JS API Path</w:t>
            </w:r>
          </w:p>
        </w:tc>
      </w:tr>
    </w:tbl>
    <w:p w14:paraId="05AB5419" w14:textId="77777777" w:rsidR="00FD64A0" w:rsidRPr="00E33D85" w:rsidRDefault="00FD64A0" w:rsidP="00FD64A0">
      <w:pPr>
        <w:pStyle w:val="Heading5"/>
        <w:rPr>
          <w:rFonts w:asciiTheme="minorHAnsi" w:hAnsiTheme="minorHAnsi"/>
        </w:rPr>
      </w:pPr>
      <w:r w:rsidRPr="00E33D85">
        <w:rPr>
          <w:rFonts w:asciiTheme="minorHAnsi" w:hAnsiTheme="minorHAnsi"/>
        </w:rPr>
        <w:t>Site preference data</w:t>
      </w:r>
    </w:p>
    <w:p w14:paraId="18C600E7" w14:textId="77777777" w:rsidR="00FD64A0" w:rsidRPr="00E33D85" w:rsidRDefault="00FD64A0" w:rsidP="005C1822">
      <w:pPr>
        <w:pStyle w:val="BodyText"/>
      </w:pPr>
      <w:r w:rsidRPr="00925F24">
        <w:t xml:space="preserve">CyberSource </w:t>
      </w:r>
      <w:r w:rsidR="009D1BF7">
        <w:t xml:space="preserve">Klarna </w:t>
      </w:r>
      <w:r w:rsidRPr="00E33D85">
        <w:t>site preference through Business Manager &gt;StoreFront Site&gt; Site Preferences &gt; Custom Preferences</w:t>
      </w:r>
      <w:r>
        <w:t>.-</w:t>
      </w:r>
      <w:r w:rsidRPr="00925F24">
        <w:t xml:space="preserve">CyberSource </w:t>
      </w:r>
      <w:r w:rsidR="009D1BF7">
        <w:t>Klarna</w:t>
      </w:r>
    </w:p>
    <w:p w14:paraId="7F1D4BC5" w14:textId="77777777" w:rsidR="00FD64A0" w:rsidRDefault="00FD64A0" w:rsidP="005C1822">
      <w:pPr>
        <w:pStyle w:val="BodyText"/>
      </w:pPr>
      <w:r w:rsidRPr="00E33D85">
        <w:t>The screen shot below depicts the site preferences configuration</w:t>
      </w:r>
    </w:p>
    <w:p w14:paraId="21F0CB11" w14:textId="77777777" w:rsidR="009D1BF7" w:rsidRDefault="009D1BF7" w:rsidP="005C1822">
      <w:pPr>
        <w:pStyle w:val="BodyText"/>
      </w:pPr>
      <w:r>
        <w:rPr>
          <w:noProof/>
        </w:rPr>
        <w:drawing>
          <wp:inline distT="0" distB="0" distL="0" distR="0" wp14:anchorId="3568BE5C" wp14:editId="0E5B9735">
            <wp:extent cx="64008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00800" cy="3124200"/>
                    </a:xfrm>
                    <a:prstGeom prst="rect">
                      <a:avLst/>
                    </a:prstGeom>
                    <a:noFill/>
                    <a:ln>
                      <a:noFill/>
                    </a:ln>
                  </pic:spPr>
                </pic:pic>
              </a:graphicData>
            </a:graphic>
          </wp:inline>
        </w:drawing>
      </w:r>
    </w:p>
    <w:p w14:paraId="2DAB0074" w14:textId="77777777" w:rsidR="00F00EB2" w:rsidRPr="00E33D85" w:rsidRDefault="00F00EB2" w:rsidP="00F00EB2">
      <w:pPr>
        <w:pStyle w:val="Heading4"/>
        <w:rPr>
          <w:rFonts w:asciiTheme="minorHAnsi" w:hAnsiTheme="minorHAnsi"/>
        </w:rPr>
      </w:pPr>
      <w:r w:rsidRPr="00925F24">
        <w:rPr>
          <w:rFonts w:asciiTheme="minorHAnsi" w:hAnsiTheme="minorHAnsi"/>
        </w:rPr>
        <w:lastRenderedPageBreak/>
        <w:t xml:space="preserve">CyberSource </w:t>
      </w:r>
      <w:r>
        <w:rPr>
          <w:rFonts w:asciiTheme="minorHAnsi" w:hAnsiTheme="minorHAnsi"/>
        </w:rPr>
        <w:t>Bank Transfer</w:t>
      </w:r>
      <w:r w:rsidR="005538D3">
        <w:rPr>
          <w:rFonts w:asciiTheme="minorHAnsi" w:hAnsiTheme="minorHAnsi"/>
        </w:rPr>
        <w:t xml:space="preserve"> APM’s</w:t>
      </w:r>
      <w:r>
        <w:rPr>
          <w:rFonts w:asciiTheme="minorHAnsi" w:hAnsiTheme="minorHAnsi"/>
        </w:rPr>
        <w:t xml:space="preserve"> </w:t>
      </w:r>
      <w:r w:rsidR="004939B2">
        <w:rPr>
          <w:rFonts w:asciiTheme="minorHAnsi" w:hAnsiTheme="minorHAnsi"/>
        </w:rPr>
        <w:t>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14:paraId="143D1B3D" w14:textId="77777777" w:rsidR="00F00EB2" w:rsidRPr="00E33D85" w:rsidRDefault="00F00EB2" w:rsidP="00F00EB2">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0"/>
        <w:gridCol w:w="3960"/>
      </w:tblGrid>
      <w:tr w:rsidR="00F00EB2" w:rsidRPr="00E33D85" w14:paraId="24D796E5" w14:textId="77777777" w:rsidTr="001958A7">
        <w:trPr>
          <w:trHeight w:val="197"/>
        </w:trPr>
        <w:tc>
          <w:tcPr>
            <w:tcW w:w="6120" w:type="dxa"/>
            <w:shd w:val="clear" w:color="auto" w:fill="BFBFBF" w:themeFill="background1" w:themeFillShade="BF"/>
          </w:tcPr>
          <w:p w14:paraId="074AB660" w14:textId="77777777"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3960" w:type="dxa"/>
            <w:shd w:val="clear" w:color="auto" w:fill="BFBFBF" w:themeFill="background1" w:themeFillShade="BF"/>
          </w:tcPr>
          <w:p w14:paraId="584331BA" w14:textId="77777777"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00EB2" w:rsidRPr="00E33D85" w14:paraId="7984D055" w14:textId="77777777" w:rsidTr="001958A7">
        <w:tc>
          <w:tcPr>
            <w:tcW w:w="6120" w:type="dxa"/>
          </w:tcPr>
          <w:p w14:paraId="7DC49F5C" w14:textId="77777777" w:rsidR="00F00EB2" w:rsidRPr="00E33D85"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Code(merchantDescriptorPostalCode)</w:t>
            </w:r>
          </w:p>
        </w:tc>
        <w:tc>
          <w:tcPr>
            <w:tcW w:w="3960" w:type="dxa"/>
          </w:tcPr>
          <w:p w14:paraId="7B229A42" w14:textId="77777777"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w:t>
            </w:r>
          </w:p>
        </w:tc>
      </w:tr>
      <w:tr w:rsidR="00F00EB2" w:rsidRPr="00E33D85" w14:paraId="1A0C3486" w14:textId="77777777" w:rsidTr="001958A7">
        <w:tc>
          <w:tcPr>
            <w:tcW w:w="6120" w:type="dxa"/>
          </w:tcPr>
          <w:p w14:paraId="77393E8B" w14:textId="77777777"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Descriptor(merchantDescriptor)</w:t>
            </w:r>
          </w:p>
        </w:tc>
        <w:tc>
          <w:tcPr>
            <w:tcW w:w="3960" w:type="dxa"/>
          </w:tcPr>
          <w:p w14:paraId="6A214976" w14:textId="77777777"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w:t>
            </w:r>
          </w:p>
        </w:tc>
      </w:tr>
      <w:tr w:rsidR="00F00EB2" w:rsidRPr="00E33D85" w14:paraId="37B8312B" w14:textId="77777777" w:rsidTr="001958A7">
        <w:tc>
          <w:tcPr>
            <w:tcW w:w="6120" w:type="dxa"/>
          </w:tcPr>
          <w:p w14:paraId="6147A76F" w14:textId="77777777"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Contact(merchantDescriptorContact)</w:t>
            </w:r>
          </w:p>
        </w:tc>
        <w:tc>
          <w:tcPr>
            <w:tcW w:w="3960" w:type="dxa"/>
          </w:tcPr>
          <w:p w14:paraId="14EF345B" w14:textId="77777777"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w:t>
            </w:r>
          </w:p>
        </w:tc>
      </w:tr>
      <w:tr w:rsidR="00310884" w:rsidRPr="00E33D85" w14:paraId="69293EEE" w14:textId="77777777" w:rsidTr="001958A7">
        <w:tc>
          <w:tcPr>
            <w:tcW w:w="6120" w:type="dxa"/>
          </w:tcPr>
          <w:p w14:paraId="30431B9C"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State(merchantDescriptorState)</w:t>
            </w:r>
          </w:p>
        </w:tc>
        <w:tc>
          <w:tcPr>
            <w:tcW w:w="3960" w:type="dxa"/>
          </w:tcPr>
          <w:p w14:paraId="1986F31C"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w:t>
            </w:r>
          </w:p>
        </w:tc>
      </w:tr>
      <w:tr w:rsidR="00310884" w:rsidRPr="00E33D85" w14:paraId="486B3C64" w14:textId="77777777" w:rsidTr="001958A7">
        <w:tc>
          <w:tcPr>
            <w:tcW w:w="6120" w:type="dxa"/>
          </w:tcPr>
          <w:p w14:paraId="6E600E6B"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Street(merchantDescriptorStreet)</w:t>
            </w:r>
          </w:p>
        </w:tc>
        <w:tc>
          <w:tcPr>
            <w:tcW w:w="3960" w:type="dxa"/>
          </w:tcPr>
          <w:p w14:paraId="76161687"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w:t>
            </w:r>
          </w:p>
        </w:tc>
      </w:tr>
      <w:tr w:rsidR="00310884" w:rsidRPr="00E33D85" w14:paraId="20B7243D" w14:textId="77777777" w:rsidTr="001958A7">
        <w:tc>
          <w:tcPr>
            <w:tcW w:w="6120" w:type="dxa"/>
          </w:tcPr>
          <w:p w14:paraId="54F8B233"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City(merchantDescriptorCity)</w:t>
            </w:r>
          </w:p>
        </w:tc>
        <w:tc>
          <w:tcPr>
            <w:tcW w:w="3960" w:type="dxa"/>
          </w:tcPr>
          <w:p w14:paraId="63D9419E" w14:textId="77777777"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w:t>
            </w:r>
          </w:p>
        </w:tc>
      </w:tr>
      <w:tr w:rsidR="00310884" w:rsidRPr="00E33D85" w14:paraId="485798CB" w14:textId="77777777" w:rsidTr="001958A7">
        <w:tc>
          <w:tcPr>
            <w:tcW w:w="6120" w:type="dxa"/>
          </w:tcPr>
          <w:p w14:paraId="2CF609D5" w14:textId="77777777"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Country(merchantDescriptorCountry)</w:t>
            </w:r>
          </w:p>
        </w:tc>
        <w:tc>
          <w:tcPr>
            <w:tcW w:w="3960" w:type="dxa"/>
          </w:tcPr>
          <w:p w14:paraId="75E409C4" w14:textId="77777777"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w:t>
            </w:r>
          </w:p>
        </w:tc>
      </w:tr>
    </w:tbl>
    <w:p w14:paraId="638D6F7F" w14:textId="77777777" w:rsidR="00F00EB2" w:rsidRPr="00E33D85" w:rsidRDefault="00F00EB2" w:rsidP="00F00EB2">
      <w:pPr>
        <w:pStyle w:val="Heading5"/>
        <w:rPr>
          <w:rFonts w:asciiTheme="minorHAnsi" w:hAnsiTheme="minorHAnsi"/>
        </w:rPr>
      </w:pPr>
      <w:r w:rsidRPr="00E33D85">
        <w:rPr>
          <w:rFonts w:asciiTheme="minorHAnsi" w:hAnsiTheme="minorHAnsi"/>
        </w:rPr>
        <w:t>Site preference data</w:t>
      </w:r>
    </w:p>
    <w:p w14:paraId="43FB4D7A" w14:textId="77777777" w:rsidR="00F00EB2" w:rsidRPr="00E33D85" w:rsidRDefault="00F00EB2" w:rsidP="005C1822">
      <w:pPr>
        <w:pStyle w:val="BodyText"/>
      </w:pPr>
      <w:r w:rsidRPr="00925F24">
        <w:t xml:space="preserve">CyberSource </w:t>
      </w:r>
      <w:r>
        <w:t xml:space="preserve">Bank Transfer </w:t>
      </w:r>
      <w:r w:rsidRPr="00E33D85">
        <w:t>site preference through Business Manager &gt;StoreFront Site&gt; Site Preferences &gt; Custom Preferences</w:t>
      </w:r>
      <w:r>
        <w:t>.-</w:t>
      </w:r>
      <w:r w:rsidRPr="00925F24">
        <w:t xml:space="preserve">CyberSource </w:t>
      </w:r>
      <w:r>
        <w:t>Bank Transfer</w:t>
      </w:r>
    </w:p>
    <w:p w14:paraId="1AD82235" w14:textId="77777777" w:rsidR="00F00EB2" w:rsidRDefault="00F00EB2" w:rsidP="005C1822">
      <w:pPr>
        <w:pStyle w:val="BodyText"/>
      </w:pPr>
      <w:r w:rsidRPr="00E33D85">
        <w:t>The screen shot below depicts the site preferences configuration</w:t>
      </w:r>
    </w:p>
    <w:p w14:paraId="70A4F968" w14:textId="77777777" w:rsidR="00F00EB2" w:rsidRDefault="005C4649" w:rsidP="005C1822">
      <w:pPr>
        <w:pStyle w:val="BodyText"/>
      </w:pPr>
      <w:r>
        <w:rPr>
          <w:noProof/>
        </w:rPr>
        <w:drawing>
          <wp:inline distT="0" distB="0" distL="0" distR="0" wp14:anchorId="6AC4802D" wp14:editId="0F7639D5">
            <wp:extent cx="6391275" cy="4238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91275" cy="4238625"/>
                    </a:xfrm>
                    <a:prstGeom prst="rect">
                      <a:avLst/>
                    </a:prstGeom>
                    <a:noFill/>
                    <a:ln>
                      <a:noFill/>
                    </a:ln>
                  </pic:spPr>
                </pic:pic>
              </a:graphicData>
            </a:graphic>
          </wp:inline>
        </w:drawing>
      </w:r>
    </w:p>
    <w:p w14:paraId="040106CB" w14:textId="77777777" w:rsidR="008A7E7E" w:rsidRPr="00E33D85" w:rsidRDefault="008A7E7E" w:rsidP="008A7E7E">
      <w:pPr>
        <w:pStyle w:val="Heading4"/>
        <w:rPr>
          <w:rFonts w:asciiTheme="minorHAnsi" w:hAnsiTheme="minorHAnsi"/>
        </w:rPr>
      </w:pPr>
      <w:r w:rsidRPr="00925F24">
        <w:rPr>
          <w:rFonts w:asciiTheme="minorHAnsi" w:hAnsiTheme="minorHAnsi"/>
        </w:rPr>
        <w:lastRenderedPageBreak/>
        <w:t xml:space="preserve">CyberSource </w:t>
      </w:r>
      <w:r>
        <w:rPr>
          <w:rFonts w:asciiTheme="minorHAnsi" w:hAnsiTheme="minorHAnsi"/>
        </w:rPr>
        <w:t>Visa Checkout S</w:t>
      </w:r>
      <w:r w:rsidRPr="00E33D85">
        <w:rPr>
          <w:rFonts w:asciiTheme="minorHAnsi" w:hAnsiTheme="minorHAnsi"/>
        </w:rPr>
        <w:t xml:space="preserve">ite </w:t>
      </w:r>
      <w:r>
        <w:rPr>
          <w:rFonts w:asciiTheme="minorHAnsi" w:hAnsiTheme="minorHAnsi"/>
        </w:rPr>
        <w:t>P</w:t>
      </w:r>
      <w:r w:rsidRPr="00E33D85">
        <w:rPr>
          <w:rFonts w:asciiTheme="minorHAnsi" w:hAnsiTheme="minorHAnsi"/>
        </w:rPr>
        <w:t>reference</w:t>
      </w:r>
    </w:p>
    <w:p w14:paraId="366E3E89" w14:textId="77777777" w:rsidR="008A7E7E" w:rsidRDefault="008A7E7E" w:rsidP="008A7E7E">
      <w:pPr>
        <w:pStyle w:val="Heading5"/>
        <w:rPr>
          <w:rFonts w:asciiTheme="minorHAnsi" w:hAnsiTheme="minorHAnsi"/>
        </w:rPr>
      </w:pPr>
      <w:r w:rsidRPr="00E33D85">
        <w:rPr>
          <w:rFonts w:asciiTheme="minorHAnsi" w:hAnsiTheme="minorHAnsi"/>
        </w:rPr>
        <w:t>Site Preferences Attribute</w:t>
      </w:r>
    </w:p>
    <w:p w14:paraId="3E61EEBA" w14:textId="77777777" w:rsidR="008A7E7E" w:rsidRPr="00E33D85" w:rsidRDefault="008A7E7E" w:rsidP="005C1822">
      <w:pPr>
        <w:pStyle w:val="BodyText"/>
      </w:pPr>
      <w:r w:rsidRPr="00E33D85">
        <w:t>Below is the list of attributes added in CyberSource site preference?</w:t>
      </w:r>
    </w:p>
    <w:p w14:paraId="4E10310F" w14:textId="77777777" w:rsidR="008A7E7E" w:rsidRPr="00E33D85" w:rsidRDefault="008A7E7E" w:rsidP="008A7E7E"/>
    <w:p w14:paraId="5E36DDF8" w14:textId="77777777" w:rsidR="008A7E7E" w:rsidRPr="00E33D85" w:rsidRDefault="008A7E7E" w:rsidP="007D5AFD">
      <w:pPr>
        <w:pStyle w:val="ListParagraph"/>
        <w:numPr>
          <w:ilvl w:val="0"/>
          <w:numId w:val="47"/>
        </w:numPr>
        <w:ind w:left="90"/>
        <w:jc w:val="both"/>
      </w:pPr>
      <w:r w:rsidRPr="00E33D85">
        <w:t xml:space="preserve">Use the sdk.js JavaScript library to control the operation of Visa Checkout [Field name: </w:t>
      </w:r>
      <w:r w:rsidRPr="00E33D85">
        <w:rPr>
          <w:b/>
        </w:rPr>
        <w:t>cybVisaSdkJsLibrary</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14:paraId="6A10C4B0" w14:textId="77777777" w:rsidTr="001958A7">
        <w:tc>
          <w:tcPr>
            <w:tcW w:w="2322" w:type="dxa"/>
            <w:shd w:val="clear" w:color="auto" w:fill="BFBFBF" w:themeFill="background1" w:themeFillShade="BF"/>
          </w:tcPr>
          <w:p w14:paraId="79EE64E8" w14:textId="77777777" w:rsidR="008A7E7E" w:rsidRPr="00E33D85" w:rsidRDefault="008A7E7E" w:rsidP="0041045A">
            <w:pPr>
              <w:rPr>
                <w:b/>
              </w:rPr>
            </w:pPr>
            <w:r w:rsidRPr="00E33D85">
              <w:rPr>
                <w:b/>
              </w:rPr>
              <w:t xml:space="preserve">Environment </w:t>
            </w:r>
          </w:p>
        </w:tc>
        <w:tc>
          <w:tcPr>
            <w:tcW w:w="6948" w:type="dxa"/>
            <w:shd w:val="clear" w:color="auto" w:fill="BFBFBF" w:themeFill="background1" w:themeFillShade="BF"/>
          </w:tcPr>
          <w:p w14:paraId="49A2151D" w14:textId="77777777" w:rsidR="008A7E7E" w:rsidRPr="00E33D85" w:rsidRDefault="008A7E7E" w:rsidP="0041045A">
            <w:pPr>
              <w:rPr>
                <w:b/>
              </w:rPr>
            </w:pPr>
            <w:r w:rsidRPr="00E33D85">
              <w:rPr>
                <w:b/>
              </w:rPr>
              <w:t>Possible values</w:t>
            </w:r>
          </w:p>
        </w:tc>
      </w:tr>
      <w:tr w:rsidR="008A7E7E" w:rsidRPr="00E33D85" w14:paraId="3F56F4BC" w14:textId="77777777" w:rsidTr="001958A7">
        <w:tc>
          <w:tcPr>
            <w:tcW w:w="2322" w:type="dxa"/>
          </w:tcPr>
          <w:p w14:paraId="205674E6" w14:textId="77777777" w:rsidR="008A7E7E" w:rsidRPr="00E33D85" w:rsidRDefault="008A7E7E" w:rsidP="0041045A">
            <w:pPr>
              <w:rPr>
                <w:b/>
              </w:rPr>
            </w:pPr>
            <w:r w:rsidRPr="00E33D85">
              <w:t>Sandbox</w:t>
            </w:r>
          </w:p>
        </w:tc>
        <w:tc>
          <w:tcPr>
            <w:tcW w:w="6948" w:type="dxa"/>
          </w:tcPr>
          <w:p w14:paraId="2FCF50AE" w14:textId="77777777" w:rsidR="008A7E7E" w:rsidRPr="00E33D85" w:rsidRDefault="002E3830" w:rsidP="0041045A">
            <w:pPr>
              <w:rPr>
                <w:color w:val="000000"/>
              </w:rPr>
            </w:pPr>
            <w:hyperlink r:id="rId75" w:history="1">
              <w:r w:rsidR="008A7E7E" w:rsidRPr="00E33D85">
                <w:rPr>
                  <w:rStyle w:val="Hyperlink"/>
                </w:rPr>
                <w:t>https://sandbox-assets.secure.checkout.visa.com/checkout-widget/resources/js/integration/v1/sdk.js</w:t>
              </w:r>
            </w:hyperlink>
          </w:p>
        </w:tc>
      </w:tr>
      <w:tr w:rsidR="008A7E7E" w:rsidRPr="00E33D85" w14:paraId="48328E59" w14:textId="77777777" w:rsidTr="001958A7">
        <w:tc>
          <w:tcPr>
            <w:tcW w:w="2322" w:type="dxa"/>
          </w:tcPr>
          <w:p w14:paraId="05F79BC1" w14:textId="77777777" w:rsidR="008A7E7E" w:rsidRPr="00E33D85" w:rsidRDefault="008A7E7E" w:rsidP="0041045A">
            <w:pPr>
              <w:rPr>
                <w:b/>
              </w:rPr>
            </w:pPr>
            <w:r w:rsidRPr="00E33D85">
              <w:t>LIVE</w:t>
            </w:r>
          </w:p>
        </w:tc>
        <w:tc>
          <w:tcPr>
            <w:tcW w:w="6948" w:type="dxa"/>
          </w:tcPr>
          <w:p w14:paraId="071EEB39" w14:textId="77777777" w:rsidR="008A7E7E" w:rsidRPr="00E33D85" w:rsidRDefault="002E3830" w:rsidP="0041045A">
            <w:pPr>
              <w:rPr>
                <w:color w:val="000000"/>
              </w:rPr>
            </w:pPr>
            <w:hyperlink r:id="rId76" w:history="1">
              <w:r w:rsidR="008A7E7E" w:rsidRPr="00E33D85">
                <w:rPr>
                  <w:rStyle w:val="Hyperlink"/>
                </w:rPr>
                <w:t>https://assets.secure.checkout.visa.com/checkout-widget/resources/js/integration/v1/sdk.js</w:t>
              </w:r>
            </w:hyperlink>
          </w:p>
        </w:tc>
      </w:tr>
    </w:tbl>
    <w:p w14:paraId="568BBF5A" w14:textId="77777777" w:rsidR="008A7E7E" w:rsidRPr="00E33D85" w:rsidRDefault="008A7E7E" w:rsidP="007D5AFD">
      <w:pPr>
        <w:pStyle w:val="ListParagraph"/>
        <w:numPr>
          <w:ilvl w:val="0"/>
          <w:numId w:val="47"/>
        </w:numPr>
        <w:jc w:val="both"/>
      </w:pPr>
      <w:r w:rsidRPr="00E33D85">
        <w:t xml:space="preserve">Use the v-button img class to render a Visa Checkout button that a consumer clicks to initiate a payment [Field name: </w:t>
      </w:r>
      <w:r w:rsidRPr="00E33D85">
        <w:rPr>
          <w:b/>
        </w:rPr>
        <w:t>cybVisaButtonImgUrl</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14:paraId="73DDF801" w14:textId="77777777" w:rsidTr="001958A7">
        <w:tc>
          <w:tcPr>
            <w:tcW w:w="2322" w:type="dxa"/>
            <w:shd w:val="clear" w:color="auto" w:fill="BFBFBF" w:themeFill="background1" w:themeFillShade="BF"/>
          </w:tcPr>
          <w:p w14:paraId="4A38C36D" w14:textId="77777777" w:rsidR="008A7E7E" w:rsidRPr="00E33D85" w:rsidRDefault="008A7E7E" w:rsidP="0041045A">
            <w:pPr>
              <w:rPr>
                <w:b/>
              </w:rPr>
            </w:pPr>
            <w:r w:rsidRPr="00E33D85">
              <w:rPr>
                <w:b/>
              </w:rPr>
              <w:t xml:space="preserve">Environment </w:t>
            </w:r>
          </w:p>
        </w:tc>
        <w:tc>
          <w:tcPr>
            <w:tcW w:w="6948" w:type="dxa"/>
            <w:shd w:val="clear" w:color="auto" w:fill="BFBFBF" w:themeFill="background1" w:themeFillShade="BF"/>
          </w:tcPr>
          <w:p w14:paraId="7EADFD5E" w14:textId="77777777" w:rsidR="008A7E7E" w:rsidRPr="00E33D85" w:rsidRDefault="008A7E7E" w:rsidP="0041045A">
            <w:pPr>
              <w:rPr>
                <w:b/>
              </w:rPr>
            </w:pPr>
            <w:r w:rsidRPr="00E33D85">
              <w:rPr>
                <w:b/>
              </w:rPr>
              <w:t>Possible values</w:t>
            </w:r>
          </w:p>
        </w:tc>
      </w:tr>
      <w:tr w:rsidR="008A7E7E" w:rsidRPr="00E33D85" w14:paraId="63421E3F" w14:textId="77777777" w:rsidTr="001958A7">
        <w:tc>
          <w:tcPr>
            <w:tcW w:w="2322" w:type="dxa"/>
          </w:tcPr>
          <w:p w14:paraId="25803E1E" w14:textId="77777777" w:rsidR="008A7E7E" w:rsidRPr="00E33D85" w:rsidRDefault="008A7E7E" w:rsidP="0041045A">
            <w:pPr>
              <w:rPr>
                <w:b/>
              </w:rPr>
            </w:pPr>
            <w:r w:rsidRPr="00E33D85">
              <w:t>Sandbox</w:t>
            </w:r>
          </w:p>
        </w:tc>
        <w:tc>
          <w:tcPr>
            <w:tcW w:w="6948" w:type="dxa"/>
          </w:tcPr>
          <w:p w14:paraId="43DBD333" w14:textId="77777777" w:rsidR="008A7E7E" w:rsidRPr="00E33D85" w:rsidRDefault="002E3830" w:rsidP="0041045A">
            <w:pPr>
              <w:rPr>
                <w:color w:val="000000"/>
              </w:rPr>
            </w:pPr>
            <w:hyperlink r:id="rId77" w:history="1">
              <w:r w:rsidR="008A7E7E" w:rsidRPr="00E33D85">
                <w:rPr>
                  <w:rStyle w:val="Hyperlink"/>
                </w:rPr>
                <w:t>https://sandbox.secure.checkout.visa.com/wallet-services-web/xo/button.png</w:t>
              </w:r>
            </w:hyperlink>
          </w:p>
        </w:tc>
      </w:tr>
      <w:tr w:rsidR="008A7E7E" w:rsidRPr="00E33D85" w14:paraId="6ED1A352" w14:textId="77777777" w:rsidTr="001958A7">
        <w:tc>
          <w:tcPr>
            <w:tcW w:w="2322" w:type="dxa"/>
          </w:tcPr>
          <w:p w14:paraId="7A8F451A" w14:textId="77777777" w:rsidR="008A7E7E" w:rsidRPr="00E33D85" w:rsidRDefault="008A7E7E" w:rsidP="0041045A">
            <w:pPr>
              <w:rPr>
                <w:b/>
              </w:rPr>
            </w:pPr>
            <w:r w:rsidRPr="00E33D85">
              <w:t>LIVE</w:t>
            </w:r>
          </w:p>
        </w:tc>
        <w:tc>
          <w:tcPr>
            <w:tcW w:w="6948" w:type="dxa"/>
          </w:tcPr>
          <w:p w14:paraId="655AFE10" w14:textId="77777777" w:rsidR="008A7E7E" w:rsidRPr="00E33D85" w:rsidRDefault="002E3830" w:rsidP="0041045A">
            <w:pPr>
              <w:rPr>
                <w:rFonts w:eastAsia="Arial Unicode MS" w:cs="Arial Unicode MS"/>
                <w:color w:val="000000"/>
                <w:sz w:val="20"/>
                <w:szCs w:val="20"/>
              </w:rPr>
            </w:pPr>
            <w:hyperlink r:id="rId78" w:history="1">
              <w:r w:rsidR="008A7E7E" w:rsidRPr="00E33D85">
                <w:rPr>
                  <w:rStyle w:val="Hyperlink"/>
                  <w:rFonts w:eastAsia="Arial Unicode MS" w:cs="Arial Unicode MS"/>
                  <w:sz w:val="20"/>
                  <w:szCs w:val="20"/>
                </w:rPr>
                <w:t>https://secure.checkout.visa.com/wallet-services-web/xo/button.png</w:t>
              </w:r>
            </w:hyperlink>
          </w:p>
        </w:tc>
      </w:tr>
    </w:tbl>
    <w:p w14:paraId="7B737620" w14:textId="77777777" w:rsidR="008A7E7E" w:rsidRPr="00E33D85" w:rsidRDefault="008A7E7E" w:rsidP="007D5AFD">
      <w:pPr>
        <w:pStyle w:val="ListParagraph"/>
        <w:numPr>
          <w:ilvl w:val="0"/>
          <w:numId w:val="47"/>
        </w:numPr>
        <w:jc w:val="both"/>
      </w:pPr>
      <w:r w:rsidRPr="00E33D85">
        <w:t>Use below configuration fields for VISA checkout setup and must be different for sandbox and production based on merchant accounts</w:t>
      </w:r>
    </w:p>
    <w:tbl>
      <w:tblPr>
        <w:tblStyle w:val="TableGrid"/>
        <w:tblW w:w="0" w:type="auto"/>
        <w:tblInd w:w="198" w:type="dxa"/>
        <w:tblLayout w:type="fixed"/>
        <w:tblLook w:val="04A0" w:firstRow="1" w:lastRow="0" w:firstColumn="1" w:lastColumn="0" w:noHBand="0" w:noVBand="1"/>
      </w:tblPr>
      <w:tblGrid>
        <w:gridCol w:w="2412"/>
        <w:gridCol w:w="6858"/>
      </w:tblGrid>
      <w:tr w:rsidR="008A7E7E" w:rsidRPr="00E33D85" w14:paraId="33E576D0" w14:textId="77777777" w:rsidTr="001958A7">
        <w:tc>
          <w:tcPr>
            <w:tcW w:w="2412" w:type="dxa"/>
            <w:shd w:val="clear" w:color="auto" w:fill="BFBFBF" w:themeFill="background1" w:themeFillShade="BF"/>
          </w:tcPr>
          <w:p w14:paraId="178794DA" w14:textId="77777777" w:rsidR="008A7E7E" w:rsidRPr="00E33D85" w:rsidRDefault="008A7E7E" w:rsidP="0041045A">
            <w:pPr>
              <w:rPr>
                <w:b/>
              </w:rPr>
            </w:pPr>
            <w:r w:rsidRPr="00E33D85">
              <w:rPr>
                <w:b/>
              </w:rPr>
              <w:t>Field</w:t>
            </w:r>
          </w:p>
        </w:tc>
        <w:tc>
          <w:tcPr>
            <w:tcW w:w="6858" w:type="dxa"/>
            <w:shd w:val="clear" w:color="auto" w:fill="BFBFBF" w:themeFill="background1" w:themeFillShade="BF"/>
          </w:tcPr>
          <w:p w14:paraId="47661FF9" w14:textId="77777777" w:rsidR="008A7E7E" w:rsidRPr="00E33D85" w:rsidRDefault="008A7E7E" w:rsidP="0041045A">
            <w:pPr>
              <w:rPr>
                <w:b/>
              </w:rPr>
            </w:pPr>
            <w:r w:rsidRPr="00E33D85">
              <w:rPr>
                <w:b/>
              </w:rPr>
              <w:t>Description</w:t>
            </w:r>
          </w:p>
        </w:tc>
      </w:tr>
      <w:tr w:rsidR="008A7E7E" w:rsidRPr="00E33D85" w14:paraId="5F8B87D6" w14:textId="77777777" w:rsidTr="001958A7">
        <w:tc>
          <w:tcPr>
            <w:tcW w:w="2412" w:type="dxa"/>
          </w:tcPr>
          <w:p w14:paraId="050BDDDC" w14:textId="77777777" w:rsidR="008A7E7E" w:rsidRPr="00E33D85" w:rsidRDefault="008A7E7E" w:rsidP="0041045A">
            <w:pPr>
              <w:rPr>
                <w:b/>
              </w:rPr>
            </w:pPr>
            <w:r w:rsidRPr="00E33D85">
              <w:t>cybVisaExternalProfileId</w:t>
            </w:r>
          </w:p>
        </w:tc>
        <w:tc>
          <w:tcPr>
            <w:tcW w:w="6858" w:type="dxa"/>
          </w:tcPr>
          <w:p w14:paraId="334B01A9" w14:textId="77777777" w:rsidR="008A7E7E" w:rsidRPr="00E33D85" w:rsidRDefault="008A7E7E" w:rsidP="0041045A">
            <w:pPr>
              <w:rPr>
                <w:color w:val="000000"/>
              </w:rPr>
            </w:pPr>
            <w:r w:rsidRPr="00E33D85">
              <w:rPr>
                <w:color w:val="000000"/>
              </w:rPr>
              <w:t>Use profile's name, created externally by a merchant whom Visa Checkout uses to populate settings, such as accepted card brands and shipping regions. The properties set in this profile override properties in the merchant's current profile. (Alphanumeric; maximum 50 characters)</w:t>
            </w:r>
          </w:p>
        </w:tc>
      </w:tr>
      <w:tr w:rsidR="008A7E7E" w:rsidRPr="00E33D85" w14:paraId="0DCFC849" w14:textId="77777777" w:rsidTr="001958A7">
        <w:tc>
          <w:tcPr>
            <w:tcW w:w="2412" w:type="dxa"/>
          </w:tcPr>
          <w:p w14:paraId="06E6F59C" w14:textId="77777777" w:rsidR="008A7E7E" w:rsidRPr="00E33D85" w:rsidRDefault="008A7E7E" w:rsidP="0041045A">
            <w:pPr>
              <w:rPr>
                <w:b/>
              </w:rPr>
            </w:pPr>
            <w:r w:rsidRPr="00E33D85">
              <w:t>cybVisaAPIKey</w:t>
            </w:r>
          </w:p>
        </w:tc>
        <w:tc>
          <w:tcPr>
            <w:tcW w:w="6858" w:type="dxa"/>
          </w:tcPr>
          <w:p w14:paraId="6569257B"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Visa Checkout account API key specified in cybersource business center (Alphanumeric; maximum 100 characters)</w:t>
            </w:r>
          </w:p>
        </w:tc>
      </w:tr>
      <w:tr w:rsidR="008A7E7E" w:rsidRPr="00E33D85" w14:paraId="1F584351" w14:textId="77777777" w:rsidTr="001958A7">
        <w:tc>
          <w:tcPr>
            <w:tcW w:w="2412" w:type="dxa"/>
          </w:tcPr>
          <w:p w14:paraId="774361DF" w14:textId="77777777" w:rsidR="008A7E7E" w:rsidRPr="00E33D85" w:rsidRDefault="008A7E7E" w:rsidP="0041045A">
            <w:pPr>
              <w:rPr>
                <w:b/>
              </w:rPr>
            </w:pPr>
            <w:r w:rsidRPr="00E33D85">
              <w:t>cybVisaSecretKey</w:t>
            </w:r>
          </w:p>
        </w:tc>
        <w:tc>
          <w:tcPr>
            <w:tcW w:w="6858" w:type="dxa"/>
          </w:tcPr>
          <w:p w14:paraId="6F0EA18B"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secret key specified VISA Checkout account profile</w:t>
            </w:r>
          </w:p>
        </w:tc>
      </w:tr>
    </w:tbl>
    <w:p w14:paraId="181B2A9C" w14:textId="77777777" w:rsidR="008A7E7E" w:rsidRPr="00E33D85" w:rsidRDefault="008A7E7E" w:rsidP="007D5AFD">
      <w:pPr>
        <w:pStyle w:val="ListParagraph"/>
        <w:numPr>
          <w:ilvl w:val="0"/>
          <w:numId w:val="47"/>
        </w:numPr>
        <w:jc w:val="both"/>
      </w:pPr>
      <w:r w:rsidRPr="00E33D85">
        <w:t>Use below configuration fields for VISA checkout features and can be kept same for sandbox and production</w:t>
      </w:r>
    </w:p>
    <w:tbl>
      <w:tblPr>
        <w:tblStyle w:val="TableGrid"/>
        <w:tblW w:w="0" w:type="auto"/>
        <w:tblInd w:w="198" w:type="dxa"/>
        <w:tblLayout w:type="fixed"/>
        <w:tblLook w:val="04A0" w:firstRow="1" w:lastRow="0" w:firstColumn="1" w:lastColumn="0" w:noHBand="0" w:noVBand="1"/>
      </w:tblPr>
      <w:tblGrid>
        <w:gridCol w:w="2322"/>
        <w:gridCol w:w="3060"/>
        <w:gridCol w:w="3888"/>
      </w:tblGrid>
      <w:tr w:rsidR="008A7E7E" w:rsidRPr="00E33D85" w14:paraId="72B7B50D" w14:textId="77777777" w:rsidTr="001958A7">
        <w:tc>
          <w:tcPr>
            <w:tcW w:w="2322" w:type="dxa"/>
            <w:shd w:val="clear" w:color="auto" w:fill="BFBFBF" w:themeFill="background1" w:themeFillShade="BF"/>
          </w:tcPr>
          <w:p w14:paraId="653E4E47" w14:textId="77777777" w:rsidR="008A7E7E" w:rsidRPr="00E33D85" w:rsidRDefault="008A7E7E" w:rsidP="0041045A">
            <w:pPr>
              <w:rPr>
                <w:b/>
              </w:rPr>
            </w:pPr>
            <w:r w:rsidRPr="00E33D85">
              <w:rPr>
                <w:b/>
              </w:rPr>
              <w:t>Field</w:t>
            </w:r>
          </w:p>
        </w:tc>
        <w:tc>
          <w:tcPr>
            <w:tcW w:w="3060" w:type="dxa"/>
            <w:shd w:val="clear" w:color="auto" w:fill="BFBFBF" w:themeFill="background1" w:themeFillShade="BF"/>
          </w:tcPr>
          <w:p w14:paraId="224DEF0F" w14:textId="77777777" w:rsidR="008A7E7E" w:rsidRPr="00E33D85" w:rsidRDefault="008A7E7E" w:rsidP="0041045A">
            <w:pPr>
              <w:rPr>
                <w:b/>
              </w:rPr>
            </w:pPr>
            <w:r w:rsidRPr="00E33D85">
              <w:rPr>
                <w:b/>
              </w:rPr>
              <w:t>Description</w:t>
            </w:r>
          </w:p>
        </w:tc>
        <w:tc>
          <w:tcPr>
            <w:tcW w:w="3888" w:type="dxa"/>
            <w:shd w:val="clear" w:color="auto" w:fill="BFBFBF" w:themeFill="background1" w:themeFillShade="BF"/>
          </w:tcPr>
          <w:p w14:paraId="22D8D031" w14:textId="77777777" w:rsidR="008A7E7E" w:rsidRPr="00E33D85" w:rsidRDefault="008A7E7E" w:rsidP="0041045A">
            <w:pPr>
              <w:rPr>
                <w:b/>
              </w:rPr>
            </w:pPr>
            <w:r w:rsidRPr="00E33D85">
              <w:rPr>
                <w:b/>
              </w:rPr>
              <w:t>Possible Values</w:t>
            </w:r>
          </w:p>
        </w:tc>
      </w:tr>
      <w:tr w:rsidR="008A7E7E" w:rsidRPr="00E33D85" w14:paraId="3EF1C60D" w14:textId="77777777" w:rsidTr="001958A7">
        <w:tc>
          <w:tcPr>
            <w:tcW w:w="2322" w:type="dxa"/>
          </w:tcPr>
          <w:p w14:paraId="0CA997FB" w14:textId="77777777" w:rsidR="008A7E7E" w:rsidRPr="00E33D85" w:rsidRDefault="008A7E7E" w:rsidP="0041045A">
            <w:pPr>
              <w:jc w:val="both"/>
              <w:rPr>
                <w:b/>
              </w:rPr>
            </w:pPr>
            <w:r w:rsidRPr="00E33D85">
              <w:t>cybVisaButtonSize</w:t>
            </w:r>
          </w:p>
        </w:tc>
        <w:tc>
          <w:tcPr>
            <w:tcW w:w="3060" w:type="dxa"/>
          </w:tcPr>
          <w:p w14:paraId="61382D28" w14:textId="77777777" w:rsidR="008A7E7E" w:rsidRPr="00E33D85" w:rsidRDefault="008A7E7E" w:rsidP="0041045A">
            <w:pPr>
              <w:jc w:val="both"/>
              <w:rPr>
                <w:color w:val="000000"/>
              </w:rPr>
            </w:pPr>
            <w:r w:rsidRPr="00E33D85">
              <w:t xml:space="preserve">You can either specify </w:t>
            </w:r>
            <w:r w:rsidRPr="00E33D85">
              <w:rPr>
                <w:rStyle w:val="HTMLCode"/>
                <w:rFonts w:asciiTheme="minorHAnsi" w:eastAsiaTheme="minorHAnsi" w:hAnsiTheme="minorHAnsi"/>
              </w:rPr>
              <w:t>size</w:t>
            </w:r>
            <w:r w:rsidRPr="00E33D85">
              <w:t xml:space="preserve"> to display a standard size button, </w:t>
            </w:r>
            <w:r w:rsidRPr="00E33D85">
              <w:lastRenderedPageBreak/>
              <w:t xml:space="preserve">or you can specify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to specify a custom size. If you do not specify </w:t>
            </w:r>
            <w:r w:rsidRPr="00E33D85">
              <w:rPr>
                <w:rStyle w:val="HTMLCode"/>
                <w:rFonts w:asciiTheme="minorHAnsi" w:eastAsiaTheme="minorHAnsi" w:hAnsiTheme="minorHAnsi"/>
              </w:rPr>
              <w:t>size</w:t>
            </w:r>
            <w:r w:rsidRPr="00E33D85">
              <w:t xml:space="preserve"> or both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the button size is 213 pixels. If you specify </w:t>
            </w:r>
            <w:r w:rsidRPr="00E33D85">
              <w:rPr>
                <w:rStyle w:val="HTMLCode"/>
                <w:rFonts w:asciiTheme="minorHAnsi" w:eastAsiaTheme="minorHAnsi" w:hAnsiTheme="minorHAnsi"/>
              </w:rPr>
              <w:t>height</w:t>
            </w:r>
            <w:r w:rsidRPr="00E33D85">
              <w:t xml:space="preserve"> or </w:t>
            </w:r>
            <w:r w:rsidRPr="00E33D85">
              <w:rPr>
                <w:rStyle w:val="HTMLCode"/>
                <w:rFonts w:asciiTheme="minorHAnsi" w:eastAsiaTheme="minorHAnsi" w:hAnsiTheme="minorHAnsi"/>
              </w:rPr>
              <w:t>width</w:t>
            </w:r>
            <w:r w:rsidRPr="00E33D85">
              <w:t xml:space="preserve">, the value of </w:t>
            </w:r>
            <w:r w:rsidRPr="00E33D85">
              <w:rPr>
                <w:rStyle w:val="HTMLCode"/>
                <w:rFonts w:asciiTheme="minorHAnsi" w:eastAsiaTheme="minorHAnsi" w:hAnsiTheme="minorHAnsi"/>
              </w:rPr>
              <w:t>size</w:t>
            </w:r>
            <w:r w:rsidRPr="00E33D85">
              <w:t xml:space="preserve"> is ignored</w:t>
            </w:r>
          </w:p>
        </w:tc>
        <w:tc>
          <w:tcPr>
            <w:tcW w:w="3888" w:type="dxa"/>
          </w:tcPr>
          <w:p w14:paraId="4329417B" w14:textId="77777777" w:rsidR="008A7E7E" w:rsidRPr="00E33D85" w:rsidRDefault="008A7E7E" w:rsidP="0041045A">
            <w:pPr>
              <w:jc w:val="both"/>
              <w:rPr>
                <w:color w:val="000000"/>
              </w:rPr>
            </w:pPr>
            <w:r w:rsidRPr="00E33D85">
              <w:rPr>
                <w:color w:val="000000"/>
              </w:rPr>
              <w:lastRenderedPageBreak/>
              <w:t>154 - small</w:t>
            </w:r>
          </w:p>
          <w:p w14:paraId="20C1DF61" w14:textId="77777777" w:rsidR="008A7E7E" w:rsidRPr="00E33D85" w:rsidRDefault="008A7E7E" w:rsidP="0041045A">
            <w:pPr>
              <w:jc w:val="both"/>
              <w:rPr>
                <w:color w:val="000000"/>
              </w:rPr>
            </w:pPr>
            <w:r w:rsidRPr="00E33D85">
              <w:rPr>
                <w:color w:val="000000"/>
              </w:rPr>
              <w:lastRenderedPageBreak/>
              <w:t>213 - medium (default)</w:t>
            </w:r>
          </w:p>
          <w:p w14:paraId="48A361F5" w14:textId="77777777" w:rsidR="008A7E7E" w:rsidRPr="00E33D85" w:rsidRDefault="008A7E7E" w:rsidP="0041045A">
            <w:pPr>
              <w:jc w:val="both"/>
              <w:rPr>
                <w:color w:val="000000"/>
              </w:rPr>
            </w:pPr>
            <w:r w:rsidRPr="00E33D85">
              <w:rPr>
                <w:color w:val="000000"/>
              </w:rPr>
              <w:t>425 - High resolution or large</w:t>
            </w:r>
          </w:p>
        </w:tc>
      </w:tr>
      <w:tr w:rsidR="008A7E7E" w:rsidRPr="00E33D85" w14:paraId="597C7226" w14:textId="77777777" w:rsidTr="001958A7">
        <w:tc>
          <w:tcPr>
            <w:tcW w:w="2322" w:type="dxa"/>
          </w:tcPr>
          <w:p w14:paraId="5C47B697" w14:textId="77777777" w:rsidR="008A7E7E" w:rsidRPr="00E33D85" w:rsidRDefault="008A7E7E" w:rsidP="0041045A">
            <w:pPr>
              <w:rPr>
                <w:b/>
              </w:rPr>
            </w:pPr>
            <w:r w:rsidRPr="00E33D85">
              <w:lastRenderedPageBreak/>
              <w:t>cybVisaButtonHeight</w:t>
            </w:r>
          </w:p>
        </w:tc>
        <w:tc>
          <w:tcPr>
            <w:tcW w:w="3060" w:type="dxa"/>
          </w:tcPr>
          <w:p w14:paraId="46349ED7"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Height of the button, in pixels, You must specify the height if you specify a value for width</w:t>
            </w:r>
          </w:p>
        </w:tc>
        <w:tc>
          <w:tcPr>
            <w:tcW w:w="3888" w:type="dxa"/>
          </w:tcPr>
          <w:p w14:paraId="6BBE6BBB"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34</w:t>
            </w:r>
          </w:p>
          <w:p w14:paraId="0337C5AC"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47</w:t>
            </w:r>
          </w:p>
          <w:p w14:paraId="0DA6F7C8"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94</w:t>
            </w:r>
          </w:p>
        </w:tc>
      </w:tr>
      <w:tr w:rsidR="008A7E7E" w:rsidRPr="00E33D85" w14:paraId="28FB648E" w14:textId="77777777" w:rsidTr="001958A7">
        <w:tc>
          <w:tcPr>
            <w:tcW w:w="2322" w:type="dxa"/>
          </w:tcPr>
          <w:p w14:paraId="1633F905" w14:textId="77777777" w:rsidR="008A7E7E" w:rsidRPr="00E33D85" w:rsidRDefault="008A7E7E" w:rsidP="0041045A">
            <w:pPr>
              <w:jc w:val="both"/>
              <w:rPr>
                <w:b/>
              </w:rPr>
            </w:pPr>
            <w:r w:rsidRPr="00E33D85">
              <w:t>cybVisaButtonWidth</w:t>
            </w:r>
          </w:p>
        </w:tc>
        <w:tc>
          <w:tcPr>
            <w:tcW w:w="3060" w:type="dxa"/>
          </w:tcPr>
          <w:p w14:paraId="62E4E6CB" w14:textId="77777777"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Width of the button, in pixels, You must specify the width if you specify a value for height</w:t>
            </w:r>
          </w:p>
        </w:tc>
        <w:tc>
          <w:tcPr>
            <w:tcW w:w="3888" w:type="dxa"/>
          </w:tcPr>
          <w:p w14:paraId="0276D982" w14:textId="77777777" w:rsidR="008A7E7E" w:rsidRPr="00E33D85" w:rsidRDefault="008A7E7E" w:rsidP="0041045A">
            <w:pPr>
              <w:jc w:val="both"/>
              <w:rPr>
                <w:color w:val="000000"/>
              </w:rPr>
            </w:pPr>
            <w:r w:rsidRPr="00E33D85">
              <w:rPr>
                <w:color w:val="000000"/>
              </w:rPr>
              <w:t>-less than 477 if height is 34; default value is 154</w:t>
            </w:r>
          </w:p>
          <w:p w14:paraId="248308F3" w14:textId="77777777" w:rsidR="008A7E7E" w:rsidRPr="00E33D85" w:rsidRDefault="008A7E7E" w:rsidP="0041045A">
            <w:pPr>
              <w:jc w:val="both"/>
              <w:rPr>
                <w:color w:val="000000"/>
              </w:rPr>
            </w:pPr>
            <w:r w:rsidRPr="00E33D85">
              <w:rPr>
                <w:color w:val="000000"/>
              </w:rPr>
              <w:t>-greater than 212 and less than 659 if height is 47; default value is 213</w:t>
            </w:r>
          </w:p>
          <w:p w14:paraId="51FB1903" w14:textId="77777777" w:rsidR="008A7E7E" w:rsidRPr="00E33D85" w:rsidRDefault="008A7E7E" w:rsidP="0041045A">
            <w:pPr>
              <w:jc w:val="both"/>
              <w:rPr>
                <w:color w:val="000000"/>
              </w:rPr>
            </w:pPr>
            <w:r w:rsidRPr="00E33D85">
              <w:rPr>
                <w:color w:val="000000"/>
              </w:rPr>
              <w:t>-greater than 424 and less than 1317 if height is 94; default value is 425</w:t>
            </w:r>
          </w:p>
        </w:tc>
      </w:tr>
      <w:tr w:rsidR="008A7E7E" w:rsidRPr="00E33D85" w14:paraId="4DBF8C11" w14:textId="77777777" w:rsidTr="001958A7">
        <w:tc>
          <w:tcPr>
            <w:tcW w:w="2322" w:type="dxa"/>
          </w:tcPr>
          <w:p w14:paraId="4F4D549B" w14:textId="77777777" w:rsidR="008A7E7E" w:rsidRPr="00E33D85" w:rsidRDefault="008A7E7E" w:rsidP="0041045A">
            <w:pPr>
              <w:rPr>
                <w:b/>
              </w:rPr>
            </w:pPr>
            <w:r w:rsidRPr="00E33D85">
              <w:t>cybVisaButtonColor</w:t>
            </w:r>
          </w:p>
        </w:tc>
        <w:tc>
          <w:tcPr>
            <w:tcW w:w="3060" w:type="dxa"/>
          </w:tcPr>
          <w:p w14:paraId="64B3A0EA" w14:textId="77777777" w:rsidR="008A7E7E" w:rsidRPr="00E33D85" w:rsidRDefault="008A7E7E" w:rsidP="0041045A">
            <w:pPr>
              <w:rPr>
                <w:rFonts w:eastAsia="Arial Unicode MS" w:cs="Arial Unicode MS"/>
                <w:color w:val="000000"/>
                <w:sz w:val="20"/>
                <w:szCs w:val="20"/>
              </w:rPr>
            </w:pPr>
            <w:r w:rsidRPr="00E33D85">
              <w:t>The color of the Visa Checkout button</w:t>
            </w:r>
          </w:p>
        </w:tc>
        <w:tc>
          <w:tcPr>
            <w:tcW w:w="3888" w:type="dxa"/>
          </w:tcPr>
          <w:p w14:paraId="5A310C58" w14:textId="77777777" w:rsidR="008A7E7E" w:rsidRPr="00E33D85" w:rsidRDefault="008A7E7E" w:rsidP="0041045A">
            <w:r w:rsidRPr="00E33D85">
              <w:rPr>
                <w:rStyle w:val="HTMLCode"/>
                <w:rFonts w:asciiTheme="minorHAnsi" w:eastAsiaTheme="minorHAnsi" w:hAnsiTheme="minorHAnsi"/>
              </w:rPr>
              <w:t>standard</w:t>
            </w:r>
            <w:r w:rsidRPr="00E33D85">
              <w:t xml:space="preserve"> (default)</w:t>
            </w:r>
          </w:p>
          <w:p w14:paraId="26B375EB" w14:textId="77777777" w:rsidR="008A7E7E" w:rsidRPr="00E33D85" w:rsidRDefault="008A7E7E" w:rsidP="0041045A">
            <w:pPr>
              <w:rPr>
                <w:rFonts w:eastAsia="Arial Unicode MS" w:cs="Arial Unicode MS"/>
                <w:color w:val="000000"/>
                <w:sz w:val="20"/>
                <w:szCs w:val="20"/>
              </w:rPr>
            </w:pPr>
            <w:r w:rsidRPr="00E33D85">
              <w:rPr>
                <w:rStyle w:val="HTMLCode"/>
                <w:rFonts w:asciiTheme="minorHAnsi" w:eastAsiaTheme="minorHAnsi" w:hAnsiTheme="minorHAnsi"/>
              </w:rPr>
              <w:t>neutral</w:t>
            </w:r>
          </w:p>
        </w:tc>
      </w:tr>
      <w:tr w:rsidR="008A7E7E" w:rsidRPr="00E33D85" w14:paraId="5E464012" w14:textId="77777777" w:rsidTr="001958A7">
        <w:tc>
          <w:tcPr>
            <w:tcW w:w="2322" w:type="dxa"/>
          </w:tcPr>
          <w:p w14:paraId="486D3DE5" w14:textId="77777777" w:rsidR="008A7E7E" w:rsidRPr="00E33D85" w:rsidRDefault="008A7E7E" w:rsidP="0041045A">
            <w:pPr>
              <w:rPr>
                <w:b/>
              </w:rPr>
            </w:pPr>
            <w:r w:rsidRPr="00E33D85">
              <w:t>cybVisaCardBrands</w:t>
            </w:r>
          </w:p>
        </w:tc>
        <w:tc>
          <w:tcPr>
            <w:tcW w:w="3060" w:type="dxa"/>
          </w:tcPr>
          <w:p w14:paraId="21EC4C3D" w14:textId="77777777" w:rsidR="008A7E7E" w:rsidRPr="00E33D85" w:rsidRDefault="008A7E7E" w:rsidP="0041045A">
            <w:r w:rsidRPr="00E33D85">
              <w:t>Override value for brands associated with card art to be displayed. If a brand matching the consumer's preferred card is specified, the card art is displayed on the button; otherwise, a generic button is displayed</w:t>
            </w:r>
          </w:p>
        </w:tc>
        <w:tc>
          <w:tcPr>
            <w:tcW w:w="3888" w:type="dxa"/>
          </w:tcPr>
          <w:p w14:paraId="01359608"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Comma Separated list is accepted</w:t>
            </w:r>
          </w:p>
          <w:p w14:paraId="7FC96A86"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VISA</w:t>
            </w:r>
          </w:p>
          <w:p w14:paraId="6D088AAB"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MASTERCARD</w:t>
            </w:r>
          </w:p>
          <w:p w14:paraId="7BBCAE64"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AMEX</w:t>
            </w:r>
          </w:p>
          <w:p w14:paraId="107B1E4E"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DISCOVER</w:t>
            </w:r>
          </w:p>
        </w:tc>
      </w:tr>
      <w:tr w:rsidR="008A7E7E" w:rsidRPr="00E33D85" w14:paraId="7A1510BA" w14:textId="77777777" w:rsidTr="001958A7">
        <w:tc>
          <w:tcPr>
            <w:tcW w:w="2322" w:type="dxa"/>
          </w:tcPr>
          <w:p w14:paraId="4814D30C" w14:textId="77777777" w:rsidR="008A7E7E" w:rsidRPr="00E33D85" w:rsidRDefault="008A7E7E" w:rsidP="0041045A">
            <w:pPr>
              <w:rPr>
                <w:b/>
              </w:rPr>
            </w:pPr>
            <w:r w:rsidRPr="00E33D85">
              <w:t>cybVisaThreeDSActive</w:t>
            </w:r>
          </w:p>
        </w:tc>
        <w:tc>
          <w:tcPr>
            <w:tcW w:w="3060" w:type="dxa"/>
          </w:tcPr>
          <w:p w14:paraId="61F14B66" w14:textId="77777777" w:rsidR="008A7E7E" w:rsidRPr="00E33D85" w:rsidRDefault="008A7E7E" w:rsidP="0041045A">
            <w:r w:rsidRPr="00E33D85">
              <w:t xml:space="preserve">Whether Verified by Visa (VbV) is active for this transaction. If Verified by Visa is configured, you can use </w:t>
            </w:r>
            <w:r w:rsidRPr="00E33D85">
              <w:rPr>
                <w:rStyle w:val="HTMLCode"/>
                <w:rFonts w:asciiTheme="minorHAnsi" w:eastAsiaTheme="minorHAnsi" w:hAnsiTheme="minorHAnsi"/>
              </w:rPr>
              <w:t>threeDSActive</w:t>
            </w:r>
            <w:r w:rsidRPr="00E33D85">
              <w:t xml:space="preserve"> to deactivate it for the transaction; otherwise, VbV will be active if it has been configured</w:t>
            </w:r>
          </w:p>
        </w:tc>
        <w:tc>
          <w:tcPr>
            <w:tcW w:w="3888" w:type="dxa"/>
          </w:tcPr>
          <w:p w14:paraId="00E6724F"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false (default)</w:t>
            </w:r>
          </w:p>
          <w:p w14:paraId="23BBE38B"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true</w:t>
            </w:r>
          </w:p>
        </w:tc>
      </w:tr>
      <w:tr w:rsidR="008A7E7E" w:rsidRPr="00E33D85" w14:paraId="195869CC" w14:textId="77777777" w:rsidTr="001958A7">
        <w:tc>
          <w:tcPr>
            <w:tcW w:w="2322" w:type="dxa"/>
          </w:tcPr>
          <w:p w14:paraId="152FB4FC" w14:textId="77777777" w:rsidR="008A7E7E" w:rsidRPr="00E33D85" w:rsidRDefault="008A7E7E" w:rsidP="0041045A">
            <w:pPr>
              <w:rPr>
                <w:b/>
              </w:rPr>
            </w:pPr>
            <w:r w:rsidRPr="00E33D85">
              <w:t>cybVisaThreeDSSuppre</w:t>
            </w:r>
            <w:r w:rsidRPr="00E33D85">
              <w:lastRenderedPageBreak/>
              <w:t>ssChallenge</w:t>
            </w:r>
          </w:p>
        </w:tc>
        <w:tc>
          <w:tcPr>
            <w:tcW w:w="3060" w:type="dxa"/>
          </w:tcPr>
          <w:p w14:paraId="623ED7B9" w14:textId="77777777" w:rsidR="008A7E7E" w:rsidRPr="00E33D85" w:rsidRDefault="008A7E7E" w:rsidP="0041045A">
            <w:r w:rsidRPr="00E33D85">
              <w:lastRenderedPageBreak/>
              <w:t xml:space="preserve">Whether a Verified by Visa (VbV) consumer authentication </w:t>
            </w:r>
            <w:r w:rsidRPr="00E33D85">
              <w:lastRenderedPageBreak/>
              <w:t xml:space="preserve">prompt is suppressed for this transaction. If </w:t>
            </w:r>
            <w:r w:rsidRPr="00E33D85">
              <w:rPr>
                <w:rStyle w:val="HTMLCode"/>
                <w:rFonts w:asciiTheme="minorHAnsi" w:eastAsiaTheme="minorHAnsi" w:hAnsiTheme="minorHAnsi"/>
              </w:rPr>
              <w:t>true</w:t>
            </w:r>
            <w:r w:rsidRPr="00E33D85">
              <w:t>, VbV authentication is performed only when it is possible to do so without the consumer prompt.</w:t>
            </w:r>
          </w:p>
        </w:tc>
        <w:tc>
          <w:tcPr>
            <w:tcW w:w="3888" w:type="dxa"/>
          </w:tcPr>
          <w:p w14:paraId="1FE6CC8B"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lastRenderedPageBreak/>
              <w:t>true - Do not display a consumer prompt.</w:t>
            </w:r>
          </w:p>
          <w:p w14:paraId="7441BF65" w14:textId="77777777"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lastRenderedPageBreak/>
              <w:t>false - Allow a consumer prompt</w:t>
            </w:r>
          </w:p>
        </w:tc>
      </w:tr>
      <w:tr w:rsidR="008A7E7E" w:rsidRPr="00E33D85" w14:paraId="4C0DC7BF" w14:textId="77777777" w:rsidTr="001958A7">
        <w:tc>
          <w:tcPr>
            <w:tcW w:w="2322" w:type="dxa"/>
          </w:tcPr>
          <w:p w14:paraId="6FDF845C" w14:textId="77777777" w:rsidR="008A7E7E" w:rsidRPr="00E33D85" w:rsidRDefault="008A7E7E" w:rsidP="0041045A">
            <w:pPr>
              <w:rPr>
                <w:b/>
              </w:rPr>
            </w:pPr>
            <w:r w:rsidRPr="00E33D85">
              <w:lastRenderedPageBreak/>
              <w:t>cybVisaTellMeMoreLinkActive</w:t>
            </w:r>
          </w:p>
        </w:tc>
        <w:tc>
          <w:tcPr>
            <w:tcW w:w="3060" w:type="dxa"/>
          </w:tcPr>
          <w:p w14:paraId="6CE5A1AC" w14:textId="77777777" w:rsidR="008A7E7E" w:rsidRPr="00E33D85" w:rsidRDefault="008A7E7E" w:rsidP="0041045A">
            <w:pPr>
              <w:rPr>
                <w:bCs/>
              </w:rPr>
            </w:pPr>
            <w:r w:rsidRPr="00E33D85">
              <w:rPr>
                <w:bCs/>
              </w:rPr>
              <w:t>Indicate whether Tell Me More Link to be displayed with VISA button</w:t>
            </w:r>
          </w:p>
        </w:tc>
        <w:tc>
          <w:tcPr>
            <w:tcW w:w="3888" w:type="dxa"/>
          </w:tcPr>
          <w:p w14:paraId="40784530" w14:textId="77777777" w:rsidR="008A7E7E" w:rsidRPr="00E33D85" w:rsidRDefault="008A7E7E" w:rsidP="0041045A">
            <w:pPr>
              <w:rPr>
                <w:bCs/>
              </w:rPr>
            </w:pPr>
            <w:r w:rsidRPr="00E33D85">
              <w:rPr>
                <w:bCs/>
              </w:rPr>
              <w:t>true (default)</w:t>
            </w:r>
          </w:p>
          <w:p w14:paraId="61030619" w14:textId="77777777" w:rsidR="008A7E7E" w:rsidRPr="00E33D85" w:rsidRDefault="008A7E7E" w:rsidP="0041045A">
            <w:pPr>
              <w:rPr>
                <w:bCs/>
              </w:rPr>
            </w:pPr>
            <w:r w:rsidRPr="00E33D85">
              <w:rPr>
                <w:bCs/>
              </w:rPr>
              <w:t>false</w:t>
            </w:r>
          </w:p>
        </w:tc>
      </w:tr>
      <w:tr w:rsidR="008A7E7E" w:rsidRPr="00E33D85" w14:paraId="21022D55" w14:textId="77777777" w:rsidTr="001958A7">
        <w:tc>
          <w:tcPr>
            <w:tcW w:w="2322" w:type="dxa"/>
          </w:tcPr>
          <w:p w14:paraId="47B4BBFC" w14:textId="77777777" w:rsidR="008A7E7E" w:rsidRPr="00E33D85" w:rsidRDefault="008A7E7E" w:rsidP="0041045A">
            <w:pPr>
              <w:rPr>
                <w:b/>
              </w:rPr>
            </w:pPr>
            <w:r w:rsidRPr="00E33D85">
              <w:t>cybVisaButtonOnCart</w:t>
            </w:r>
          </w:p>
        </w:tc>
        <w:tc>
          <w:tcPr>
            <w:tcW w:w="3060" w:type="dxa"/>
          </w:tcPr>
          <w:p w14:paraId="7B9C84F7" w14:textId="77777777" w:rsidR="008A7E7E" w:rsidRPr="00E33D85" w:rsidRDefault="008A7E7E" w:rsidP="0041045A">
            <w:pPr>
              <w:rPr>
                <w:bCs/>
              </w:rPr>
            </w:pPr>
            <w:r w:rsidRPr="00E33D85">
              <w:rPr>
                <w:bCs/>
              </w:rPr>
              <w:t>Indicate whether Visa checkout button to be displayed on minicart and cart page</w:t>
            </w:r>
          </w:p>
        </w:tc>
        <w:tc>
          <w:tcPr>
            <w:tcW w:w="3888" w:type="dxa"/>
          </w:tcPr>
          <w:p w14:paraId="3EA5F071" w14:textId="77777777" w:rsidR="008A7E7E" w:rsidRPr="00E33D85" w:rsidRDefault="008A7E7E" w:rsidP="0041045A">
            <w:pPr>
              <w:rPr>
                <w:bCs/>
              </w:rPr>
            </w:pPr>
            <w:r w:rsidRPr="00E33D85">
              <w:rPr>
                <w:bCs/>
              </w:rPr>
              <w:t>true (default)</w:t>
            </w:r>
          </w:p>
          <w:p w14:paraId="7F05EA80" w14:textId="77777777" w:rsidR="008A7E7E" w:rsidRPr="00E33D85" w:rsidRDefault="008A7E7E" w:rsidP="0041045A">
            <w:pPr>
              <w:rPr>
                <w:bCs/>
              </w:rPr>
            </w:pPr>
            <w:r w:rsidRPr="00E33D85">
              <w:rPr>
                <w:bCs/>
              </w:rPr>
              <w:t>false</w:t>
            </w:r>
          </w:p>
        </w:tc>
      </w:tr>
    </w:tbl>
    <w:p w14:paraId="6B91E108" w14:textId="77777777" w:rsidR="008A7E7E" w:rsidRPr="008A7E7E" w:rsidRDefault="008A7E7E" w:rsidP="001958A7"/>
    <w:p w14:paraId="5672D0DD" w14:textId="77777777" w:rsidR="008A7E7E" w:rsidRPr="00E33D85" w:rsidRDefault="008A7E7E" w:rsidP="008A7E7E">
      <w:pPr>
        <w:pStyle w:val="Heading5"/>
        <w:rPr>
          <w:rFonts w:asciiTheme="minorHAnsi" w:hAnsiTheme="minorHAnsi"/>
        </w:rPr>
      </w:pPr>
      <w:r w:rsidRPr="00E33D85">
        <w:rPr>
          <w:rFonts w:asciiTheme="minorHAnsi" w:hAnsiTheme="minorHAnsi"/>
        </w:rPr>
        <w:t>Site preference data</w:t>
      </w:r>
    </w:p>
    <w:p w14:paraId="0DC389ED" w14:textId="77777777" w:rsidR="008A7E7E" w:rsidRPr="00E33D85" w:rsidRDefault="008A7E7E" w:rsidP="005C1822">
      <w:pPr>
        <w:pStyle w:val="BodyText"/>
      </w:pPr>
      <w:r w:rsidRPr="00E33D85">
        <w:t xml:space="preserve">Update CyberSource site preference through Business Manager &gt;StoreFront Site&gt; Site Preferences &gt; Custom Preferences.  </w:t>
      </w:r>
    </w:p>
    <w:p w14:paraId="218F0232" w14:textId="77777777" w:rsidR="008A7E7E" w:rsidRPr="00E33D85" w:rsidRDefault="008A7E7E" w:rsidP="005C1822">
      <w:pPr>
        <w:pStyle w:val="BodyText"/>
      </w:pPr>
      <w:r w:rsidRPr="00E33D85">
        <w:t>The screen shot below depicts the site preferences configuration:</w:t>
      </w:r>
    </w:p>
    <w:p w14:paraId="0653FB61" w14:textId="77777777" w:rsidR="008A7E7E" w:rsidRPr="00E33D85" w:rsidRDefault="008A7E7E" w:rsidP="008A7E7E">
      <w:r w:rsidRPr="00E33D85">
        <w:rPr>
          <w:noProof/>
        </w:rPr>
        <w:drawing>
          <wp:inline distT="0" distB="0" distL="0" distR="0" wp14:anchorId="4595610B" wp14:editId="0EB8B379">
            <wp:extent cx="6400800" cy="3448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14:paraId="5EDF6917" w14:textId="77777777" w:rsidR="008A7E7E" w:rsidRPr="00E33D85" w:rsidRDefault="008A7E7E" w:rsidP="008A7E7E">
      <w:pPr>
        <w:pStyle w:val="Heading4"/>
        <w:rPr>
          <w:rFonts w:asciiTheme="minorHAnsi" w:hAnsiTheme="minorHAnsi"/>
        </w:rPr>
      </w:pPr>
      <w:r>
        <w:rPr>
          <w:rFonts w:asciiTheme="minorHAnsi" w:hAnsiTheme="minorHAnsi"/>
        </w:rPr>
        <w:t xml:space="preserve">CyberSource </w:t>
      </w:r>
      <w:r w:rsidRPr="00E33D85">
        <w:rPr>
          <w:rFonts w:asciiTheme="minorHAnsi" w:hAnsiTheme="minorHAnsi"/>
        </w:rPr>
        <w:t xml:space="preserve">Secure Acceptance </w:t>
      </w:r>
      <w:r>
        <w:rPr>
          <w:rFonts w:asciiTheme="minorHAnsi" w:hAnsiTheme="minorHAnsi"/>
        </w:rPr>
        <w:t>Site P</w:t>
      </w:r>
      <w:r w:rsidRPr="00E33D85">
        <w:rPr>
          <w:rFonts w:asciiTheme="minorHAnsi" w:hAnsiTheme="minorHAnsi"/>
        </w:rPr>
        <w:t>reference</w:t>
      </w:r>
    </w:p>
    <w:p w14:paraId="3BCF81AE" w14:textId="77777777" w:rsidR="008A7E7E" w:rsidRPr="00E33D85" w:rsidRDefault="008A7E7E" w:rsidP="008A7E7E">
      <w:pPr>
        <w:pStyle w:val="Heading5"/>
        <w:rPr>
          <w:rFonts w:asciiTheme="minorHAnsi" w:hAnsiTheme="minorHAnsi"/>
        </w:rPr>
      </w:pPr>
      <w:r w:rsidRPr="00E33D85">
        <w:rPr>
          <w:rFonts w:asciiTheme="minorHAnsi" w:hAnsiTheme="minorHAnsi"/>
        </w:rPr>
        <w:t>Site Preferences Attribute</w:t>
      </w:r>
    </w:p>
    <w:p w14:paraId="22AEC063" w14:textId="77777777" w:rsidR="008A7E7E" w:rsidRPr="00E33D85" w:rsidRDefault="008A7E7E" w:rsidP="005C1822">
      <w:pPr>
        <w:pStyle w:val="BodyText"/>
      </w:pPr>
    </w:p>
    <w:tbl>
      <w:tblPr>
        <w:tblStyle w:val="TableGrid"/>
        <w:tblW w:w="0" w:type="auto"/>
        <w:tblLayout w:type="fixed"/>
        <w:tblLook w:val="04A0" w:firstRow="1" w:lastRow="0" w:firstColumn="1" w:lastColumn="0" w:noHBand="0" w:noVBand="1"/>
      </w:tblPr>
      <w:tblGrid>
        <w:gridCol w:w="3438"/>
        <w:gridCol w:w="1080"/>
        <w:gridCol w:w="5400"/>
      </w:tblGrid>
      <w:tr w:rsidR="008A7E7E" w:rsidRPr="00E33D85" w14:paraId="6D65F7B5" w14:textId="77777777" w:rsidTr="00442DA6">
        <w:tc>
          <w:tcPr>
            <w:tcW w:w="3438" w:type="dxa"/>
            <w:shd w:val="clear" w:color="auto" w:fill="BFBFBF" w:themeFill="background1" w:themeFillShade="BF"/>
          </w:tcPr>
          <w:p w14:paraId="25175714" w14:textId="77777777" w:rsidR="008A7E7E" w:rsidRPr="00E33D85" w:rsidRDefault="008A7E7E" w:rsidP="0041045A">
            <w:pPr>
              <w:pStyle w:val="Listenabsatz"/>
              <w:ind w:left="0"/>
              <w:rPr>
                <w:b/>
              </w:rPr>
            </w:pPr>
            <w:r w:rsidRPr="00E33D85">
              <w:rPr>
                <w:b/>
              </w:rPr>
              <w:lastRenderedPageBreak/>
              <w:t>Attribute ID</w:t>
            </w:r>
          </w:p>
        </w:tc>
        <w:tc>
          <w:tcPr>
            <w:tcW w:w="1080" w:type="dxa"/>
            <w:shd w:val="clear" w:color="auto" w:fill="BFBFBF" w:themeFill="background1" w:themeFillShade="BF"/>
          </w:tcPr>
          <w:p w14:paraId="0B746E30" w14:textId="77777777" w:rsidR="008A7E7E" w:rsidRPr="00E33D85" w:rsidRDefault="008A7E7E" w:rsidP="0041045A">
            <w:pPr>
              <w:pStyle w:val="Listenabsatz"/>
              <w:ind w:left="0"/>
              <w:rPr>
                <w:b/>
              </w:rPr>
            </w:pPr>
            <w:r w:rsidRPr="00E33D85">
              <w:rPr>
                <w:b/>
              </w:rPr>
              <w:t>Data Type</w:t>
            </w:r>
          </w:p>
        </w:tc>
        <w:tc>
          <w:tcPr>
            <w:tcW w:w="5400" w:type="dxa"/>
            <w:shd w:val="clear" w:color="auto" w:fill="BFBFBF" w:themeFill="background1" w:themeFillShade="BF"/>
          </w:tcPr>
          <w:p w14:paraId="0CB3EBB3" w14:textId="77777777" w:rsidR="008A7E7E" w:rsidRPr="00E33D85" w:rsidRDefault="008A7E7E" w:rsidP="0041045A">
            <w:pPr>
              <w:pStyle w:val="Listenabsatz"/>
              <w:ind w:left="0"/>
              <w:rPr>
                <w:b/>
              </w:rPr>
            </w:pPr>
            <w:r w:rsidRPr="00E33D85">
              <w:rPr>
                <w:b/>
              </w:rPr>
              <w:t>Description</w:t>
            </w:r>
          </w:p>
        </w:tc>
      </w:tr>
      <w:tr w:rsidR="008A7E7E" w:rsidRPr="00E33D85" w14:paraId="31714C71" w14:textId="77777777" w:rsidTr="00442DA6">
        <w:tc>
          <w:tcPr>
            <w:tcW w:w="3438" w:type="dxa"/>
          </w:tcPr>
          <w:p w14:paraId="7BDCD81B" w14:textId="77777777" w:rsidR="008A7E7E" w:rsidRPr="00E33D85" w:rsidRDefault="008A7E7E" w:rsidP="0041045A">
            <w:pPr>
              <w:pStyle w:val="Listenabsatz"/>
              <w:ind w:left="0"/>
            </w:pPr>
            <w:r w:rsidRPr="00E33D85">
              <w:t>CsSAOverrideBillingAddress</w:t>
            </w:r>
          </w:p>
        </w:tc>
        <w:tc>
          <w:tcPr>
            <w:tcW w:w="1080" w:type="dxa"/>
          </w:tcPr>
          <w:p w14:paraId="625B7FAA" w14:textId="77777777" w:rsidR="008A7E7E" w:rsidRPr="00E33D85" w:rsidRDefault="008A7E7E" w:rsidP="0041045A">
            <w:pPr>
              <w:pStyle w:val="Listenabsatz"/>
              <w:ind w:left="0"/>
            </w:pPr>
            <w:r w:rsidRPr="00E33D85">
              <w:t>Boolean</w:t>
            </w:r>
          </w:p>
        </w:tc>
        <w:tc>
          <w:tcPr>
            <w:tcW w:w="5400" w:type="dxa"/>
          </w:tcPr>
          <w:p w14:paraId="6B3D8056" w14:textId="77777777" w:rsidR="008A7E7E" w:rsidRPr="00E33D85" w:rsidRDefault="008A7E7E" w:rsidP="0041045A">
            <w:pPr>
              <w:pStyle w:val="Listenabsatz"/>
              <w:ind w:left="0"/>
            </w:pPr>
            <w:r w:rsidRPr="00E33D85">
              <w:t>Cybersource Secure Acceptance Override Billing Address</w:t>
            </w:r>
          </w:p>
        </w:tc>
      </w:tr>
      <w:tr w:rsidR="008A7E7E" w:rsidRPr="00E33D85" w14:paraId="0147167E" w14:textId="77777777" w:rsidTr="00442DA6">
        <w:tc>
          <w:tcPr>
            <w:tcW w:w="3438" w:type="dxa"/>
          </w:tcPr>
          <w:p w14:paraId="628E65CA" w14:textId="77777777" w:rsidR="008A7E7E" w:rsidRPr="00E33D85" w:rsidRDefault="008A7E7E" w:rsidP="0041045A">
            <w:pPr>
              <w:pStyle w:val="Listenabsatz"/>
              <w:ind w:left="0"/>
            </w:pPr>
            <w:r w:rsidRPr="00E33D85">
              <w:t>CsSAOverrideShippingAddress</w:t>
            </w:r>
          </w:p>
        </w:tc>
        <w:tc>
          <w:tcPr>
            <w:tcW w:w="1080" w:type="dxa"/>
          </w:tcPr>
          <w:p w14:paraId="0BE3CEF4" w14:textId="77777777" w:rsidR="008A7E7E" w:rsidRPr="00E33D85" w:rsidRDefault="008A7E7E" w:rsidP="0041045A">
            <w:pPr>
              <w:pStyle w:val="Listenabsatz"/>
              <w:ind w:left="0"/>
            </w:pPr>
            <w:r w:rsidRPr="00E33D85">
              <w:t>Boolean</w:t>
            </w:r>
          </w:p>
        </w:tc>
        <w:tc>
          <w:tcPr>
            <w:tcW w:w="5400" w:type="dxa"/>
          </w:tcPr>
          <w:p w14:paraId="3D870E94" w14:textId="77777777" w:rsidR="008A7E7E" w:rsidRPr="00E33D85" w:rsidRDefault="008A7E7E" w:rsidP="0041045A">
            <w:pPr>
              <w:pStyle w:val="Listenabsatz"/>
              <w:ind w:left="0"/>
            </w:pPr>
            <w:r w:rsidRPr="00E33D85">
              <w:t>Cybersource Secure Acceptance Override Shipping Address</w:t>
            </w:r>
          </w:p>
        </w:tc>
      </w:tr>
      <w:tr w:rsidR="008A7E7E" w:rsidRPr="00E33D85" w14:paraId="018FDB93" w14:textId="77777777" w:rsidTr="00442DA6">
        <w:tc>
          <w:tcPr>
            <w:tcW w:w="3438" w:type="dxa"/>
          </w:tcPr>
          <w:p w14:paraId="1F368145" w14:textId="77777777" w:rsidR="008A7E7E" w:rsidRPr="00E33D85" w:rsidRDefault="008A7E7E" w:rsidP="0041045A">
            <w:pPr>
              <w:pStyle w:val="Listenabsatz"/>
              <w:ind w:left="0"/>
            </w:pPr>
            <w:r w:rsidRPr="00E33D85">
              <w:t>CsCvnDeclineFlags</w:t>
            </w:r>
          </w:p>
        </w:tc>
        <w:tc>
          <w:tcPr>
            <w:tcW w:w="1080" w:type="dxa"/>
          </w:tcPr>
          <w:p w14:paraId="0909EEF7" w14:textId="77777777" w:rsidR="008A7E7E" w:rsidRPr="00E33D85" w:rsidRDefault="008A7E7E" w:rsidP="0041045A">
            <w:pPr>
              <w:pStyle w:val="Listenabsatz"/>
              <w:ind w:left="0"/>
            </w:pPr>
            <w:r w:rsidRPr="00E33D85">
              <w:t>Boolean</w:t>
            </w:r>
          </w:p>
        </w:tc>
        <w:tc>
          <w:tcPr>
            <w:tcW w:w="5400" w:type="dxa"/>
          </w:tcPr>
          <w:p w14:paraId="5D212FDD" w14:textId="77777777" w:rsidR="008A7E7E" w:rsidRPr="00E33D85" w:rsidRDefault="008A7E7E" w:rsidP="0041045A">
            <w:pPr>
              <w:pStyle w:val="Listenabsatz"/>
              <w:ind w:left="0"/>
            </w:pPr>
            <w:r w:rsidRPr="00E33D85">
              <w:t xml:space="preserve">CyberSource Ignore CVN Result (CVN) </w:t>
            </w:r>
          </w:p>
          <w:p w14:paraId="5D362755" w14:textId="77777777" w:rsidR="008A7E7E" w:rsidRPr="00E33D85" w:rsidRDefault="008A7E7E" w:rsidP="0041045A">
            <w:pPr>
              <w:pStyle w:val="Listenabsatz"/>
              <w:ind w:left="0"/>
            </w:pPr>
            <w:r w:rsidRPr="00E33D85">
              <w:t>[should be in sync with CYB profile cvn flag]</w:t>
            </w:r>
          </w:p>
        </w:tc>
      </w:tr>
      <w:tr w:rsidR="00054BD8" w:rsidRPr="00E33D85" w14:paraId="75D26517" w14:textId="77777777" w:rsidTr="00442DA6">
        <w:tc>
          <w:tcPr>
            <w:tcW w:w="3438" w:type="dxa"/>
          </w:tcPr>
          <w:p w14:paraId="06E734E7" w14:textId="77777777" w:rsidR="00054BD8" w:rsidRPr="00E33D85" w:rsidRDefault="00054BD8" w:rsidP="0041045A">
            <w:pPr>
              <w:pStyle w:val="Listenabsatz"/>
              <w:ind w:left="0"/>
            </w:pPr>
            <w:r w:rsidRPr="00E33D85">
              <w:t>SA_Redirect_AccessKey</w:t>
            </w:r>
          </w:p>
        </w:tc>
        <w:tc>
          <w:tcPr>
            <w:tcW w:w="1080" w:type="dxa"/>
          </w:tcPr>
          <w:p w14:paraId="6EE5329F" w14:textId="77777777" w:rsidR="00054BD8" w:rsidRPr="00E33D85" w:rsidRDefault="00054BD8" w:rsidP="0041045A">
            <w:pPr>
              <w:pStyle w:val="Listenabsatz"/>
              <w:ind w:left="0"/>
            </w:pPr>
            <w:r w:rsidRPr="00E33D85">
              <w:t>String</w:t>
            </w:r>
          </w:p>
        </w:tc>
        <w:tc>
          <w:tcPr>
            <w:tcW w:w="5400" w:type="dxa"/>
          </w:tcPr>
          <w:p w14:paraId="69D3E5A6" w14:textId="77777777" w:rsidR="00054BD8" w:rsidRDefault="00054BD8" w:rsidP="00C675AE">
            <w:pPr>
              <w:pStyle w:val="Listenabsatz"/>
              <w:ind w:left="0"/>
            </w:pPr>
            <w:r w:rsidRPr="00E33D85">
              <w:t>Secure Acceptance Redirect Access Key</w:t>
            </w:r>
            <w:r>
              <w:t>.</w:t>
            </w:r>
          </w:p>
          <w:p w14:paraId="011DF87C"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50A839C8" w14:textId="77777777" w:rsidTr="00442DA6">
        <w:tc>
          <w:tcPr>
            <w:tcW w:w="3438" w:type="dxa"/>
          </w:tcPr>
          <w:p w14:paraId="237D1E77" w14:textId="77777777" w:rsidR="00054BD8" w:rsidRPr="00E33D85" w:rsidRDefault="00054BD8" w:rsidP="0041045A">
            <w:pPr>
              <w:pStyle w:val="Listenabsatz"/>
              <w:ind w:left="0"/>
            </w:pPr>
            <w:r w:rsidRPr="00E33D85">
              <w:t>SA_Redirect_ProfileID</w:t>
            </w:r>
          </w:p>
        </w:tc>
        <w:tc>
          <w:tcPr>
            <w:tcW w:w="1080" w:type="dxa"/>
          </w:tcPr>
          <w:p w14:paraId="12068B08" w14:textId="77777777" w:rsidR="00054BD8" w:rsidRPr="00E33D85" w:rsidRDefault="00054BD8" w:rsidP="0041045A">
            <w:pPr>
              <w:pStyle w:val="Listenabsatz"/>
              <w:ind w:left="0"/>
            </w:pPr>
            <w:r w:rsidRPr="00E33D85">
              <w:t>String</w:t>
            </w:r>
          </w:p>
        </w:tc>
        <w:tc>
          <w:tcPr>
            <w:tcW w:w="5400" w:type="dxa"/>
          </w:tcPr>
          <w:p w14:paraId="2010768B" w14:textId="77777777" w:rsidR="00054BD8" w:rsidRDefault="00054BD8" w:rsidP="00C675AE">
            <w:pPr>
              <w:pStyle w:val="Listenabsatz"/>
              <w:ind w:left="0"/>
            </w:pPr>
            <w:r w:rsidRPr="00E33D85">
              <w:t>Secure Aceeptance Redirect Profile ID</w:t>
            </w:r>
          </w:p>
          <w:p w14:paraId="32A074A9"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12976BD7" w14:textId="77777777" w:rsidTr="00442DA6">
        <w:tc>
          <w:tcPr>
            <w:tcW w:w="3438" w:type="dxa"/>
          </w:tcPr>
          <w:p w14:paraId="60BD84F2" w14:textId="77777777" w:rsidR="00054BD8" w:rsidRPr="00E33D85" w:rsidRDefault="00054BD8" w:rsidP="0041045A">
            <w:pPr>
              <w:pStyle w:val="Listenabsatz"/>
              <w:ind w:left="0"/>
            </w:pPr>
            <w:r w:rsidRPr="00E33D85">
              <w:t>SA_Redirect_SecretKey</w:t>
            </w:r>
          </w:p>
        </w:tc>
        <w:tc>
          <w:tcPr>
            <w:tcW w:w="1080" w:type="dxa"/>
          </w:tcPr>
          <w:p w14:paraId="61A22934" w14:textId="77777777" w:rsidR="00054BD8" w:rsidRPr="00E33D85" w:rsidRDefault="00054BD8" w:rsidP="0041045A">
            <w:pPr>
              <w:pStyle w:val="Listenabsatz"/>
              <w:ind w:left="0"/>
            </w:pPr>
            <w:r w:rsidRPr="00E33D85">
              <w:t>String</w:t>
            </w:r>
          </w:p>
        </w:tc>
        <w:tc>
          <w:tcPr>
            <w:tcW w:w="5400" w:type="dxa"/>
          </w:tcPr>
          <w:p w14:paraId="2513A24F" w14:textId="77777777" w:rsidR="00054BD8" w:rsidRDefault="00054BD8" w:rsidP="00C675AE">
            <w:pPr>
              <w:pStyle w:val="Listenabsatz"/>
              <w:ind w:left="0"/>
            </w:pPr>
            <w:r w:rsidRPr="00E33D85">
              <w:t>Secure Acceptance Redirect Secret Key</w:t>
            </w:r>
          </w:p>
          <w:p w14:paraId="7D46722F"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6F4194E4" w14:textId="77777777" w:rsidTr="00442DA6">
        <w:tc>
          <w:tcPr>
            <w:tcW w:w="3438" w:type="dxa"/>
          </w:tcPr>
          <w:p w14:paraId="5610C6D5" w14:textId="77777777" w:rsidR="00054BD8" w:rsidRPr="00E33D85" w:rsidRDefault="00054BD8" w:rsidP="0041045A">
            <w:pPr>
              <w:pStyle w:val="Listenabsatz"/>
              <w:ind w:left="0"/>
            </w:pPr>
            <w:r w:rsidRPr="00E33D85">
              <w:t>SA_Iframe_AccessKey</w:t>
            </w:r>
          </w:p>
        </w:tc>
        <w:tc>
          <w:tcPr>
            <w:tcW w:w="1080" w:type="dxa"/>
          </w:tcPr>
          <w:p w14:paraId="5CA8CE44" w14:textId="77777777" w:rsidR="00054BD8" w:rsidRPr="00E33D85" w:rsidRDefault="00054BD8" w:rsidP="0041045A">
            <w:pPr>
              <w:pStyle w:val="Listenabsatz"/>
              <w:ind w:left="0"/>
            </w:pPr>
            <w:r w:rsidRPr="00E33D85">
              <w:t>String</w:t>
            </w:r>
          </w:p>
        </w:tc>
        <w:tc>
          <w:tcPr>
            <w:tcW w:w="5400" w:type="dxa"/>
          </w:tcPr>
          <w:p w14:paraId="52FDEE54" w14:textId="77777777" w:rsidR="00054BD8" w:rsidRDefault="00054BD8" w:rsidP="00C675AE">
            <w:pPr>
              <w:pStyle w:val="Listenabsatz"/>
              <w:ind w:left="0"/>
            </w:pPr>
            <w:r w:rsidRPr="00E33D85">
              <w:t>Secure Acceptance Iframe Access Key</w:t>
            </w:r>
          </w:p>
          <w:p w14:paraId="72ACEE5F"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06BFEF3C" w14:textId="77777777" w:rsidTr="00442DA6">
        <w:tc>
          <w:tcPr>
            <w:tcW w:w="3438" w:type="dxa"/>
          </w:tcPr>
          <w:p w14:paraId="41F9DBB3" w14:textId="77777777" w:rsidR="00054BD8" w:rsidRPr="00E33D85" w:rsidRDefault="00054BD8" w:rsidP="0041045A">
            <w:pPr>
              <w:pStyle w:val="Listenabsatz"/>
              <w:ind w:left="0"/>
            </w:pPr>
            <w:r w:rsidRPr="00E33D85">
              <w:t>SA_Iframe_ProfileID</w:t>
            </w:r>
          </w:p>
        </w:tc>
        <w:tc>
          <w:tcPr>
            <w:tcW w:w="1080" w:type="dxa"/>
          </w:tcPr>
          <w:p w14:paraId="296E3905" w14:textId="77777777" w:rsidR="00054BD8" w:rsidRPr="00E33D85" w:rsidRDefault="00054BD8" w:rsidP="0041045A">
            <w:pPr>
              <w:pStyle w:val="Listenabsatz"/>
              <w:ind w:left="0"/>
            </w:pPr>
            <w:r w:rsidRPr="00E33D85">
              <w:t>String</w:t>
            </w:r>
          </w:p>
        </w:tc>
        <w:tc>
          <w:tcPr>
            <w:tcW w:w="5400" w:type="dxa"/>
          </w:tcPr>
          <w:p w14:paraId="048E4A3D" w14:textId="77777777" w:rsidR="00054BD8" w:rsidRDefault="00054BD8" w:rsidP="00C675AE">
            <w:pPr>
              <w:pStyle w:val="Listenabsatz"/>
              <w:ind w:left="0"/>
            </w:pPr>
            <w:r w:rsidRPr="00E33D85">
              <w:t>Secure Acceptance Iframe Profile ID</w:t>
            </w:r>
          </w:p>
          <w:p w14:paraId="61C2BC55"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13487E99" w14:textId="77777777" w:rsidTr="00442DA6">
        <w:tc>
          <w:tcPr>
            <w:tcW w:w="3438" w:type="dxa"/>
          </w:tcPr>
          <w:p w14:paraId="0C4988EC" w14:textId="77777777" w:rsidR="00054BD8" w:rsidRPr="00E33D85" w:rsidRDefault="00054BD8" w:rsidP="0041045A">
            <w:pPr>
              <w:pStyle w:val="Listenabsatz"/>
              <w:ind w:left="0"/>
            </w:pPr>
            <w:r w:rsidRPr="00E33D85">
              <w:t>SA_Iframe_SecretKey</w:t>
            </w:r>
          </w:p>
        </w:tc>
        <w:tc>
          <w:tcPr>
            <w:tcW w:w="1080" w:type="dxa"/>
          </w:tcPr>
          <w:p w14:paraId="7C167B14" w14:textId="77777777" w:rsidR="00054BD8" w:rsidRPr="00E33D85" w:rsidRDefault="00054BD8" w:rsidP="0041045A">
            <w:pPr>
              <w:pStyle w:val="Listenabsatz"/>
              <w:ind w:left="0"/>
            </w:pPr>
            <w:r w:rsidRPr="00E33D85">
              <w:t>String</w:t>
            </w:r>
          </w:p>
        </w:tc>
        <w:tc>
          <w:tcPr>
            <w:tcW w:w="5400" w:type="dxa"/>
          </w:tcPr>
          <w:p w14:paraId="057CBB0F" w14:textId="77777777" w:rsidR="00054BD8" w:rsidRDefault="00054BD8" w:rsidP="00C675AE">
            <w:pPr>
              <w:pStyle w:val="Listenabsatz"/>
              <w:ind w:left="0"/>
            </w:pPr>
            <w:r w:rsidRPr="00E33D85">
              <w:t>Secure Acceptance Iframe secret key</w:t>
            </w:r>
          </w:p>
          <w:p w14:paraId="1D20ED9E"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7862A05A" w14:textId="77777777" w:rsidTr="00442DA6">
        <w:tc>
          <w:tcPr>
            <w:tcW w:w="3438" w:type="dxa"/>
          </w:tcPr>
          <w:p w14:paraId="5F2D6FE6" w14:textId="77777777" w:rsidR="00054BD8" w:rsidRPr="00E33D85" w:rsidRDefault="00054BD8" w:rsidP="0041045A">
            <w:pPr>
              <w:pStyle w:val="Listenabsatz"/>
              <w:ind w:left="0"/>
            </w:pPr>
            <w:r w:rsidRPr="00E33D85">
              <w:t>SA_Silent_AccessKey</w:t>
            </w:r>
          </w:p>
        </w:tc>
        <w:tc>
          <w:tcPr>
            <w:tcW w:w="1080" w:type="dxa"/>
          </w:tcPr>
          <w:p w14:paraId="6D2AACDC" w14:textId="77777777" w:rsidR="00054BD8" w:rsidRPr="00E33D85" w:rsidRDefault="00054BD8" w:rsidP="0041045A">
            <w:pPr>
              <w:pStyle w:val="Listenabsatz"/>
              <w:ind w:left="0"/>
            </w:pPr>
            <w:r w:rsidRPr="00E33D85">
              <w:t>String</w:t>
            </w:r>
          </w:p>
        </w:tc>
        <w:tc>
          <w:tcPr>
            <w:tcW w:w="5400" w:type="dxa"/>
          </w:tcPr>
          <w:p w14:paraId="193659C1" w14:textId="77777777" w:rsidR="00054BD8" w:rsidRDefault="00054BD8" w:rsidP="00C675AE">
            <w:pPr>
              <w:pStyle w:val="Listenabsatz"/>
              <w:ind w:left="0"/>
            </w:pPr>
            <w:r w:rsidRPr="00E33D85">
              <w:t>Secure Acceptance Silent Post Access Key</w:t>
            </w:r>
          </w:p>
          <w:p w14:paraId="551DEEE5"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20574959" w14:textId="77777777" w:rsidTr="00442DA6">
        <w:tc>
          <w:tcPr>
            <w:tcW w:w="3438" w:type="dxa"/>
          </w:tcPr>
          <w:p w14:paraId="7AAEA2BD" w14:textId="77777777" w:rsidR="00054BD8" w:rsidRPr="00E33D85" w:rsidRDefault="00054BD8" w:rsidP="0041045A">
            <w:pPr>
              <w:pStyle w:val="Listenabsatz"/>
              <w:ind w:left="0"/>
            </w:pPr>
            <w:r w:rsidRPr="00E33D85">
              <w:t>SA_Silent_ProfileID</w:t>
            </w:r>
          </w:p>
        </w:tc>
        <w:tc>
          <w:tcPr>
            <w:tcW w:w="1080" w:type="dxa"/>
          </w:tcPr>
          <w:p w14:paraId="18A62B37" w14:textId="77777777" w:rsidR="00054BD8" w:rsidRPr="00E33D85" w:rsidRDefault="00054BD8" w:rsidP="0041045A">
            <w:pPr>
              <w:pStyle w:val="Listenabsatz"/>
              <w:ind w:left="0"/>
            </w:pPr>
            <w:r w:rsidRPr="00E33D85">
              <w:t>String</w:t>
            </w:r>
          </w:p>
        </w:tc>
        <w:tc>
          <w:tcPr>
            <w:tcW w:w="5400" w:type="dxa"/>
          </w:tcPr>
          <w:p w14:paraId="39D4AEE1" w14:textId="77777777" w:rsidR="00054BD8" w:rsidRDefault="00054BD8" w:rsidP="00C675AE">
            <w:pPr>
              <w:pStyle w:val="Listenabsatz"/>
              <w:ind w:left="0"/>
            </w:pPr>
            <w:r w:rsidRPr="00E33D85">
              <w:t>Secure Aceeptance Silent Post Profile ID</w:t>
            </w:r>
          </w:p>
          <w:p w14:paraId="2F45B5AC"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335060C9" w14:textId="77777777" w:rsidTr="00442DA6">
        <w:tc>
          <w:tcPr>
            <w:tcW w:w="3438" w:type="dxa"/>
          </w:tcPr>
          <w:p w14:paraId="4FA5A835" w14:textId="77777777" w:rsidR="00054BD8" w:rsidRPr="00E33D85" w:rsidRDefault="00054BD8" w:rsidP="0041045A">
            <w:pPr>
              <w:pStyle w:val="Listenabsatz"/>
              <w:ind w:left="0"/>
            </w:pPr>
            <w:r w:rsidRPr="00E33D85">
              <w:t>SA_Silent_SecretKey</w:t>
            </w:r>
          </w:p>
        </w:tc>
        <w:tc>
          <w:tcPr>
            <w:tcW w:w="1080" w:type="dxa"/>
          </w:tcPr>
          <w:p w14:paraId="2132E108" w14:textId="77777777" w:rsidR="00054BD8" w:rsidRPr="00E33D85" w:rsidRDefault="00054BD8" w:rsidP="0041045A">
            <w:pPr>
              <w:pStyle w:val="Listenabsatz"/>
              <w:ind w:left="0"/>
            </w:pPr>
            <w:r w:rsidRPr="00E33D85">
              <w:t>String</w:t>
            </w:r>
          </w:p>
        </w:tc>
        <w:tc>
          <w:tcPr>
            <w:tcW w:w="5400" w:type="dxa"/>
          </w:tcPr>
          <w:p w14:paraId="37EFB956" w14:textId="77777777" w:rsidR="00054BD8" w:rsidRDefault="00054BD8" w:rsidP="00C675AE">
            <w:pPr>
              <w:pStyle w:val="Listenabsatz"/>
              <w:ind w:left="0"/>
            </w:pPr>
            <w:r w:rsidRPr="00E33D85">
              <w:t>Secure Acceptance Silent Post Secret Key</w:t>
            </w:r>
          </w:p>
          <w:p w14:paraId="02A5F263"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2478EB3E" w14:textId="77777777" w:rsidTr="00442DA6">
        <w:tc>
          <w:tcPr>
            <w:tcW w:w="3438" w:type="dxa"/>
          </w:tcPr>
          <w:p w14:paraId="2D9DC7EE" w14:textId="77777777" w:rsidR="00054BD8" w:rsidRPr="00E33D85" w:rsidRDefault="00054BD8" w:rsidP="0041045A">
            <w:pPr>
              <w:pStyle w:val="Listenabsatz"/>
              <w:ind w:left="0"/>
            </w:pPr>
            <w:r w:rsidRPr="00E33D85">
              <w:lastRenderedPageBreak/>
              <w:t>CsSARedirectFormAction</w:t>
            </w:r>
          </w:p>
        </w:tc>
        <w:tc>
          <w:tcPr>
            <w:tcW w:w="1080" w:type="dxa"/>
          </w:tcPr>
          <w:p w14:paraId="190BB5D4" w14:textId="77777777" w:rsidR="00054BD8" w:rsidRPr="00E33D85" w:rsidRDefault="00054BD8" w:rsidP="0041045A">
            <w:pPr>
              <w:pStyle w:val="Listenabsatz"/>
              <w:ind w:left="0"/>
            </w:pPr>
            <w:r w:rsidRPr="00E33D85">
              <w:t>String</w:t>
            </w:r>
          </w:p>
        </w:tc>
        <w:tc>
          <w:tcPr>
            <w:tcW w:w="5400" w:type="dxa"/>
          </w:tcPr>
          <w:p w14:paraId="714B3A9D" w14:textId="77777777" w:rsidR="00054BD8" w:rsidRDefault="00054BD8" w:rsidP="00C675AE">
            <w:pPr>
              <w:pStyle w:val="Listenabsatz"/>
              <w:ind w:left="0"/>
            </w:pPr>
            <w:r w:rsidRPr="00E33D85">
              <w:t>Cybersource secure acceptance redirect form action</w:t>
            </w:r>
          </w:p>
          <w:p w14:paraId="6E148681"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7DCEE2BB" w14:textId="77777777" w:rsidTr="00442DA6">
        <w:tc>
          <w:tcPr>
            <w:tcW w:w="3438" w:type="dxa"/>
          </w:tcPr>
          <w:p w14:paraId="4DE55E0C" w14:textId="77777777" w:rsidR="00054BD8" w:rsidRPr="00E33D85" w:rsidRDefault="00054BD8" w:rsidP="0041045A">
            <w:pPr>
              <w:pStyle w:val="Listenabsatz"/>
              <w:ind w:left="0"/>
            </w:pPr>
            <w:r w:rsidRPr="00E33D85">
              <w:t>CsSAIframetFormAction</w:t>
            </w:r>
          </w:p>
        </w:tc>
        <w:tc>
          <w:tcPr>
            <w:tcW w:w="1080" w:type="dxa"/>
          </w:tcPr>
          <w:p w14:paraId="7355D8DC" w14:textId="77777777" w:rsidR="00054BD8" w:rsidRPr="00E33D85" w:rsidRDefault="00054BD8" w:rsidP="0041045A">
            <w:pPr>
              <w:pStyle w:val="Listenabsatz"/>
              <w:ind w:left="0"/>
            </w:pPr>
            <w:r w:rsidRPr="00E33D85">
              <w:t>String</w:t>
            </w:r>
          </w:p>
        </w:tc>
        <w:tc>
          <w:tcPr>
            <w:tcW w:w="5400" w:type="dxa"/>
          </w:tcPr>
          <w:p w14:paraId="3F6D5C58" w14:textId="77777777" w:rsidR="00054BD8" w:rsidRDefault="00054BD8" w:rsidP="00C675AE">
            <w:pPr>
              <w:pStyle w:val="Listenabsatz"/>
              <w:ind w:left="0"/>
            </w:pPr>
            <w:r w:rsidRPr="00E33D85">
              <w:t>Cybersource secure acceptance Iframe form action</w:t>
            </w:r>
          </w:p>
          <w:p w14:paraId="617C6F83"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19BAFCB1" w14:textId="77777777" w:rsidTr="00442DA6">
        <w:tc>
          <w:tcPr>
            <w:tcW w:w="3438" w:type="dxa"/>
          </w:tcPr>
          <w:p w14:paraId="04DD2097" w14:textId="77777777" w:rsidR="00054BD8" w:rsidRPr="00E33D85" w:rsidRDefault="00054BD8" w:rsidP="0041045A">
            <w:pPr>
              <w:pStyle w:val="Listenabsatz"/>
              <w:ind w:left="0"/>
            </w:pPr>
            <w:r w:rsidRPr="00E33D85">
              <w:t>Secure_Acceptance_Token_Create_Endpoint</w:t>
            </w:r>
          </w:p>
        </w:tc>
        <w:tc>
          <w:tcPr>
            <w:tcW w:w="1080" w:type="dxa"/>
          </w:tcPr>
          <w:p w14:paraId="3237EFB0" w14:textId="77777777" w:rsidR="00054BD8" w:rsidRPr="00E33D85" w:rsidRDefault="00054BD8" w:rsidP="0041045A">
            <w:pPr>
              <w:pStyle w:val="Listenabsatz"/>
              <w:ind w:left="0"/>
            </w:pPr>
            <w:r w:rsidRPr="00E33D85">
              <w:t>String</w:t>
            </w:r>
          </w:p>
        </w:tc>
        <w:tc>
          <w:tcPr>
            <w:tcW w:w="5400" w:type="dxa"/>
          </w:tcPr>
          <w:p w14:paraId="26F2FA92" w14:textId="77777777" w:rsidR="00054BD8" w:rsidRDefault="00054BD8" w:rsidP="00C675AE">
            <w:pPr>
              <w:pStyle w:val="Listenabsatz"/>
              <w:ind w:left="0"/>
            </w:pPr>
            <w:r w:rsidRPr="00E33D85">
              <w:t>Secure Acceptance Token Create Endpoint</w:t>
            </w:r>
          </w:p>
          <w:p w14:paraId="52837F64" w14:textId="77777777"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14:paraId="0F707E6B" w14:textId="77777777" w:rsidTr="00442DA6">
        <w:tc>
          <w:tcPr>
            <w:tcW w:w="3438" w:type="dxa"/>
          </w:tcPr>
          <w:p w14:paraId="357CD237" w14:textId="77777777" w:rsidR="00054BD8" w:rsidRPr="00E33D85" w:rsidRDefault="00054BD8" w:rsidP="0041045A">
            <w:pPr>
              <w:pStyle w:val="Listenabsatz"/>
              <w:ind w:left="0"/>
            </w:pPr>
            <w:r w:rsidRPr="00E33D85">
              <w:t>Secure_Acceptance_Token_Update_Endpoint</w:t>
            </w:r>
          </w:p>
        </w:tc>
        <w:tc>
          <w:tcPr>
            <w:tcW w:w="1080" w:type="dxa"/>
          </w:tcPr>
          <w:p w14:paraId="10995F80" w14:textId="77777777" w:rsidR="00054BD8" w:rsidRPr="00E33D85" w:rsidRDefault="00054BD8" w:rsidP="0041045A">
            <w:pPr>
              <w:pStyle w:val="Listenabsatz"/>
              <w:ind w:left="0"/>
            </w:pPr>
            <w:r w:rsidRPr="00E33D85">
              <w:t>String</w:t>
            </w:r>
          </w:p>
        </w:tc>
        <w:tc>
          <w:tcPr>
            <w:tcW w:w="5400" w:type="dxa"/>
          </w:tcPr>
          <w:p w14:paraId="66F16AF8" w14:textId="77777777" w:rsidR="00054BD8" w:rsidRDefault="00054BD8" w:rsidP="00C675AE">
            <w:pPr>
              <w:pStyle w:val="Listenabsatz"/>
              <w:ind w:left="0"/>
              <w:rPr>
                <w:b/>
              </w:rPr>
            </w:pPr>
            <w:r w:rsidRPr="00E33D85">
              <w:t>Secure Acceptance Token Update Endpoint</w:t>
            </w:r>
            <w:r w:rsidRPr="006F4013">
              <w:rPr>
                <w:b/>
              </w:rPr>
              <w:t xml:space="preserve"> </w:t>
            </w:r>
          </w:p>
          <w:p w14:paraId="56A19225" w14:textId="77777777" w:rsidR="00054BD8" w:rsidRPr="00E33D85" w:rsidRDefault="00054BD8" w:rsidP="00C675AE">
            <w:pPr>
              <w:pStyle w:val="Listenabsatz"/>
              <w:ind w:left="0"/>
            </w:pPr>
            <w:r w:rsidRPr="006F4013">
              <w:rPr>
                <w:b/>
              </w:rPr>
              <w:t>Note:</w:t>
            </w:r>
            <w:r>
              <w:t xml:space="preserve"> Contact CyberSource support team for more details.</w:t>
            </w:r>
          </w:p>
        </w:tc>
      </w:tr>
    </w:tbl>
    <w:p w14:paraId="69AE94B4" w14:textId="77777777" w:rsidR="008A7E7E" w:rsidRPr="00E33D85" w:rsidRDefault="008A7E7E" w:rsidP="005C1822">
      <w:pPr>
        <w:pStyle w:val="BodyText"/>
      </w:pPr>
    </w:p>
    <w:p w14:paraId="698BA251" w14:textId="77777777" w:rsidR="008A7E7E" w:rsidRPr="00E33D85" w:rsidRDefault="008A7E7E" w:rsidP="008A7E7E">
      <w:pPr>
        <w:pStyle w:val="Heading5"/>
        <w:rPr>
          <w:rFonts w:asciiTheme="minorHAnsi" w:hAnsiTheme="minorHAnsi"/>
        </w:rPr>
      </w:pPr>
      <w:r w:rsidRPr="00E33D85">
        <w:rPr>
          <w:rFonts w:asciiTheme="minorHAnsi" w:hAnsiTheme="minorHAnsi"/>
        </w:rPr>
        <w:t>Site Preferences Data</w:t>
      </w:r>
    </w:p>
    <w:p w14:paraId="2CDEF0F7" w14:textId="77777777" w:rsidR="008A7E7E" w:rsidRPr="00E33D85" w:rsidRDefault="008A7E7E" w:rsidP="005C1822">
      <w:pPr>
        <w:pStyle w:val="BodyText"/>
      </w:pPr>
      <w:r>
        <w:rPr>
          <w:noProof/>
        </w:rPr>
        <w:drawing>
          <wp:inline distT="0" distB="0" distL="0" distR="0" wp14:anchorId="5EC9DF94" wp14:editId="01931A92">
            <wp:extent cx="6400800" cy="3435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acceptance_preferences.JPG"/>
                    <pic:cNvPicPr/>
                  </pic:nvPicPr>
                  <pic:blipFill>
                    <a:blip r:embed="rId80">
                      <a:extLst>
                        <a:ext uri="{28A0092B-C50C-407E-A947-70E740481C1C}">
                          <a14:useLocalDpi xmlns:a14="http://schemas.microsoft.com/office/drawing/2010/main" val="0"/>
                        </a:ext>
                      </a:extLst>
                    </a:blip>
                    <a:stretch>
                      <a:fillRect/>
                    </a:stretch>
                  </pic:blipFill>
                  <pic:spPr>
                    <a:xfrm>
                      <a:off x="0" y="0"/>
                      <a:ext cx="6400800" cy="3435350"/>
                    </a:xfrm>
                    <a:prstGeom prst="rect">
                      <a:avLst/>
                    </a:prstGeom>
                  </pic:spPr>
                </pic:pic>
              </a:graphicData>
            </a:graphic>
          </wp:inline>
        </w:drawing>
      </w:r>
    </w:p>
    <w:p w14:paraId="7FCF1103" w14:textId="1D63148E" w:rsidR="009E5FC4" w:rsidRPr="00E33D85" w:rsidRDefault="009E5FC4" w:rsidP="009E5FC4">
      <w:pPr>
        <w:pStyle w:val="Heading3"/>
        <w:rPr>
          <w:rFonts w:asciiTheme="minorHAnsi" w:hAnsiTheme="minorHAnsi"/>
        </w:rPr>
      </w:pPr>
      <w:bookmarkStart w:id="1839" w:name="_Toc492046245"/>
      <w:r w:rsidRPr="00E33D85">
        <w:rPr>
          <w:rFonts w:asciiTheme="minorHAnsi" w:hAnsiTheme="minorHAnsi"/>
        </w:rPr>
        <w:t xml:space="preserve">Configure </w:t>
      </w:r>
      <w:r>
        <w:rPr>
          <w:rFonts w:asciiTheme="minorHAnsi" w:hAnsiTheme="minorHAnsi"/>
        </w:rPr>
        <w:t>Payment Method</w:t>
      </w:r>
      <w:bookmarkEnd w:id="1839"/>
    </w:p>
    <w:p w14:paraId="45CCA5C3" w14:textId="77777777" w:rsidR="009E5FC4" w:rsidRDefault="009E5FC4" w:rsidP="009E5FC4">
      <w:pPr>
        <w:pStyle w:val="Heading4"/>
        <w:rPr>
          <w:rFonts w:asciiTheme="minorHAnsi" w:hAnsiTheme="minorHAnsi"/>
        </w:rPr>
      </w:pPr>
      <w:r>
        <w:rPr>
          <w:rFonts w:asciiTheme="minorHAnsi" w:hAnsiTheme="minorHAnsi"/>
        </w:rPr>
        <w:t>Generic Changes</w:t>
      </w:r>
    </w:p>
    <w:tbl>
      <w:tblPr>
        <w:tblStyle w:val="TableGrid"/>
        <w:tblW w:w="0" w:type="auto"/>
        <w:tblLook w:val="04A0" w:firstRow="1" w:lastRow="0" w:firstColumn="1" w:lastColumn="0" w:noHBand="0" w:noVBand="1"/>
      </w:tblPr>
      <w:tblGrid>
        <w:gridCol w:w="2448"/>
        <w:gridCol w:w="1170"/>
        <w:gridCol w:w="1260"/>
        <w:gridCol w:w="5418"/>
      </w:tblGrid>
      <w:tr w:rsidR="009E5FC4" w:rsidRPr="00E33D85" w14:paraId="64A6829B" w14:textId="77777777" w:rsidTr="00442DA6">
        <w:tc>
          <w:tcPr>
            <w:tcW w:w="2448" w:type="dxa"/>
            <w:shd w:val="clear" w:color="auto" w:fill="BFBFBF" w:themeFill="background1" w:themeFillShade="BF"/>
          </w:tcPr>
          <w:p w14:paraId="5700057A" w14:textId="77777777" w:rsidR="009E5FC4" w:rsidRPr="00E33D85" w:rsidRDefault="009E5FC4" w:rsidP="00B7432F">
            <w:pPr>
              <w:pStyle w:val="Listenabsatz"/>
              <w:ind w:left="0"/>
              <w:rPr>
                <w:b/>
              </w:rPr>
            </w:pPr>
            <w:r w:rsidRPr="00E33D85">
              <w:rPr>
                <w:b/>
              </w:rPr>
              <w:t>Attribute ID</w:t>
            </w:r>
          </w:p>
        </w:tc>
        <w:tc>
          <w:tcPr>
            <w:tcW w:w="1170" w:type="dxa"/>
            <w:shd w:val="clear" w:color="auto" w:fill="BFBFBF" w:themeFill="background1" w:themeFillShade="BF"/>
          </w:tcPr>
          <w:p w14:paraId="36DEF8C8" w14:textId="77777777"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14:paraId="22FAD3DE" w14:textId="77777777" w:rsidR="009E5FC4" w:rsidRPr="00E33D85" w:rsidRDefault="009E5FC4" w:rsidP="00B7432F">
            <w:pPr>
              <w:pStyle w:val="Listenabsatz"/>
              <w:ind w:left="0"/>
              <w:rPr>
                <w:b/>
              </w:rPr>
            </w:pPr>
            <w:r>
              <w:rPr>
                <w:b/>
              </w:rPr>
              <w:t>Localizable</w:t>
            </w:r>
          </w:p>
        </w:tc>
        <w:tc>
          <w:tcPr>
            <w:tcW w:w="5418" w:type="dxa"/>
            <w:shd w:val="clear" w:color="auto" w:fill="BFBFBF" w:themeFill="background1" w:themeFillShade="BF"/>
          </w:tcPr>
          <w:p w14:paraId="0B9EC2DE" w14:textId="77777777" w:rsidR="009E5FC4" w:rsidRPr="00E33D85" w:rsidRDefault="009E5FC4" w:rsidP="00B7432F">
            <w:pPr>
              <w:pStyle w:val="Listenabsatz"/>
              <w:ind w:left="0"/>
              <w:rPr>
                <w:b/>
              </w:rPr>
            </w:pPr>
            <w:r w:rsidRPr="00E33D85">
              <w:rPr>
                <w:b/>
              </w:rPr>
              <w:t>Description</w:t>
            </w:r>
          </w:p>
        </w:tc>
      </w:tr>
      <w:tr w:rsidR="000D4162" w:rsidRPr="00E33D85" w14:paraId="30E49C0C" w14:textId="77777777" w:rsidTr="00442DA6">
        <w:tc>
          <w:tcPr>
            <w:tcW w:w="2448" w:type="dxa"/>
          </w:tcPr>
          <w:p w14:paraId="62ED6AD8" w14:textId="77777777" w:rsidR="000D4162" w:rsidRPr="00E33D85" w:rsidRDefault="000D4162" w:rsidP="00B7432F">
            <w:pPr>
              <w:pStyle w:val="Listenabsatz"/>
              <w:ind w:left="0"/>
            </w:pPr>
            <w:r>
              <w:lastRenderedPageBreak/>
              <w:t>merchantID</w:t>
            </w:r>
          </w:p>
        </w:tc>
        <w:tc>
          <w:tcPr>
            <w:tcW w:w="1170" w:type="dxa"/>
          </w:tcPr>
          <w:p w14:paraId="4928C7F2" w14:textId="77777777" w:rsidR="000D4162" w:rsidRPr="00E33D85" w:rsidRDefault="000D4162" w:rsidP="00B7432F">
            <w:pPr>
              <w:pStyle w:val="Listenabsatz"/>
              <w:ind w:left="0"/>
            </w:pPr>
            <w:r>
              <w:t>String</w:t>
            </w:r>
          </w:p>
        </w:tc>
        <w:tc>
          <w:tcPr>
            <w:tcW w:w="1260" w:type="dxa"/>
          </w:tcPr>
          <w:p w14:paraId="3C8B62D6" w14:textId="77777777" w:rsidR="000D4162" w:rsidRPr="00E33D85" w:rsidRDefault="000D4162" w:rsidP="00B7432F">
            <w:pPr>
              <w:pStyle w:val="Listenabsatz"/>
              <w:ind w:left="0"/>
            </w:pPr>
            <w:r>
              <w:t>Yes</w:t>
            </w:r>
          </w:p>
        </w:tc>
        <w:tc>
          <w:tcPr>
            <w:tcW w:w="5418" w:type="dxa"/>
          </w:tcPr>
          <w:p w14:paraId="4A5B7000" w14:textId="77777777" w:rsidR="000D4162" w:rsidRPr="00E33D85" w:rsidRDefault="000D4162" w:rsidP="00C675AE">
            <w:pPr>
              <w:pStyle w:val="Listenabsatz"/>
              <w:ind w:left="0"/>
            </w:pPr>
            <w:r>
              <w:t>Attribute to store merchant id specific to payment method. If configured will be used for service calls else global site preference of Merchant ID will be used</w:t>
            </w:r>
          </w:p>
        </w:tc>
      </w:tr>
      <w:tr w:rsidR="000D4162" w:rsidRPr="00E33D85" w14:paraId="678893C6" w14:textId="77777777" w:rsidTr="00442DA6">
        <w:tc>
          <w:tcPr>
            <w:tcW w:w="2448" w:type="dxa"/>
          </w:tcPr>
          <w:p w14:paraId="4D434F5A" w14:textId="77777777" w:rsidR="000D4162" w:rsidRPr="00E33D85" w:rsidRDefault="000D4162" w:rsidP="00B7432F">
            <w:pPr>
              <w:pStyle w:val="Listenabsatz"/>
              <w:ind w:left="0"/>
            </w:pPr>
            <w:r>
              <w:t>merchantKey</w:t>
            </w:r>
          </w:p>
        </w:tc>
        <w:tc>
          <w:tcPr>
            <w:tcW w:w="1170" w:type="dxa"/>
          </w:tcPr>
          <w:p w14:paraId="2A48051D" w14:textId="77777777" w:rsidR="000D4162" w:rsidRPr="00E33D85" w:rsidRDefault="000D4162" w:rsidP="00B7432F">
            <w:pPr>
              <w:pStyle w:val="Listenabsatz"/>
              <w:ind w:left="0"/>
            </w:pPr>
            <w:r>
              <w:t>String</w:t>
            </w:r>
          </w:p>
        </w:tc>
        <w:tc>
          <w:tcPr>
            <w:tcW w:w="1260" w:type="dxa"/>
          </w:tcPr>
          <w:p w14:paraId="27F90613" w14:textId="77777777" w:rsidR="000D4162" w:rsidRPr="00E33D85" w:rsidRDefault="000D4162" w:rsidP="00B7432F">
            <w:pPr>
              <w:pStyle w:val="Listenabsatz"/>
              <w:ind w:left="0"/>
            </w:pPr>
            <w:r>
              <w:t>Yes</w:t>
            </w:r>
          </w:p>
        </w:tc>
        <w:tc>
          <w:tcPr>
            <w:tcW w:w="5418" w:type="dxa"/>
          </w:tcPr>
          <w:p w14:paraId="176AC6E5" w14:textId="77777777" w:rsidR="000D4162" w:rsidRDefault="000D4162" w:rsidP="00C675AE">
            <w:pPr>
              <w:pStyle w:val="Listenabsatz"/>
              <w:ind w:left="0"/>
            </w:pPr>
            <w:r>
              <w:t xml:space="preserve">Attribute to store merchant key specific to payment method. </w:t>
            </w:r>
          </w:p>
          <w:p w14:paraId="765CF74F" w14:textId="77777777" w:rsidR="000D4162" w:rsidRPr="00E33D85" w:rsidRDefault="000D4162" w:rsidP="00C675AE">
            <w:pPr>
              <w:pStyle w:val="Listenabsatz"/>
              <w:ind w:left="0"/>
            </w:pPr>
            <w:r>
              <w:t>If configured will be used for service calls else global site preference of Merchant Key will be used</w:t>
            </w:r>
          </w:p>
        </w:tc>
      </w:tr>
    </w:tbl>
    <w:p w14:paraId="7D99F95A" w14:textId="77777777" w:rsidR="009E5FC4" w:rsidRDefault="009E5FC4" w:rsidP="009E5FC4">
      <w:pPr>
        <w:pStyle w:val="Heading4"/>
        <w:rPr>
          <w:rFonts w:asciiTheme="minorHAnsi" w:hAnsiTheme="minorHAnsi"/>
        </w:rPr>
      </w:pPr>
      <w:r>
        <w:rPr>
          <w:rFonts w:asciiTheme="minorHAnsi" w:hAnsiTheme="minorHAnsi"/>
        </w:rPr>
        <w:t>Bank Transfer</w:t>
      </w:r>
      <w:r w:rsidR="00720FBC">
        <w:rPr>
          <w:rFonts w:asciiTheme="minorHAnsi" w:hAnsiTheme="minorHAnsi"/>
        </w:rPr>
        <w:t xml:space="preserve"> APM’s</w:t>
      </w:r>
    </w:p>
    <w:tbl>
      <w:tblPr>
        <w:tblStyle w:val="TableGrid"/>
        <w:tblW w:w="0" w:type="auto"/>
        <w:tblLook w:val="04A0" w:firstRow="1" w:lastRow="0" w:firstColumn="1" w:lastColumn="0" w:noHBand="0" w:noVBand="1"/>
      </w:tblPr>
      <w:tblGrid>
        <w:gridCol w:w="2898"/>
        <w:gridCol w:w="1080"/>
        <w:gridCol w:w="1260"/>
        <w:gridCol w:w="5058"/>
      </w:tblGrid>
      <w:tr w:rsidR="009E5FC4" w:rsidRPr="00E33D85" w14:paraId="2B5D1BD0" w14:textId="77777777" w:rsidTr="00C57D81">
        <w:tc>
          <w:tcPr>
            <w:tcW w:w="2898" w:type="dxa"/>
            <w:shd w:val="clear" w:color="auto" w:fill="BFBFBF" w:themeFill="background1" w:themeFillShade="BF"/>
          </w:tcPr>
          <w:p w14:paraId="16FFFD84" w14:textId="77777777" w:rsidR="009E5FC4" w:rsidRPr="00E33D85" w:rsidRDefault="009E5FC4" w:rsidP="00B7432F">
            <w:pPr>
              <w:pStyle w:val="Listenabsatz"/>
              <w:ind w:left="0"/>
              <w:rPr>
                <w:b/>
              </w:rPr>
            </w:pPr>
            <w:r w:rsidRPr="00E33D85">
              <w:rPr>
                <w:b/>
              </w:rPr>
              <w:t>Attribute ID</w:t>
            </w:r>
          </w:p>
        </w:tc>
        <w:tc>
          <w:tcPr>
            <w:tcW w:w="1080" w:type="dxa"/>
            <w:shd w:val="clear" w:color="auto" w:fill="BFBFBF" w:themeFill="background1" w:themeFillShade="BF"/>
          </w:tcPr>
          <w:p w14:paraId="75AD6254" w14:textId="77777777"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14:paraId="17A22542" w14:textId="77777777" w:rsidR="009E5FC4" w:rsidRPr="00E33D85" w:rsidRDefault="009E5FC4" w:rsidP="00B7432F">
            <w:pPr>
              <w:pStyle w:val="Listenabsatz"/>
              <w:ind w:left="0"/>
              <w:rPr>
                <w:b/>
              </w:rPr>
            </w:pPr>
            <w:r>
              <w:rPr>
                <w:b/>
              </w:rPr>
              <w:t>Localizable</w:t>
            </w:r>
          </w:p>
        </w:tc>
        <w:tc>
          <w:tcPr>
            <w:tcW w:w="5058" w:type="dxa"/>
            <w:shd w:val="clear" w:color="auto" w:fill="BFBFBF" w:themeFill="background1" w:themeFillShade="BF"/>
          </w:tcPr>
          <w:p w14:paraId="427C0874" w14:textId="77777777" w:rsidR="009E5FC4" w:rsidRPr="00E33D85" w:rsidRDefault="009E5FC4" w:rsidP="00B7432F">
            <w:pPr>
              <w:pStyle w:val="Listenabsatz"/>
              <w:ind w:left="0"/>
              <w:rPr>
                <w:b/>
              </w:rPr>
            </w:pPr>
            <w:r w:rsidRPr="00E33D85">
              <w:rPr>
                <w:b/>
              </w:rPr>
              <w:t>Description</w:t>
            </w:r>
          </w:p>
        </w:tc>
      </w:tr>
      <w:tr w:rsidR="009E5FC4" w:rsidRPr="00E33D85" w14:paraId="4514FB85" w14:textId="77777777" w:rsidTr="00C57D81">
        <w:tc>
          <w:tcPr>
            <w:tcW w:w="2898" w:type="dxa"/>
          </w:tcPr>
          <w:p w14:paraId="2E00D3F4" w14:textId="77777777" w:rsidR="009E5FC4" w:rsidRPr="00E33D85" w:rsidRDefault="009E5FC4" w:rsidP="00B7432F">
            <w:pPr>
              <w:pStyle w:val="Listenabsatz"/>
              <w:ind w:left="0"/>
            </w:pPr>
            <w:r w:rsidRPr="00970FC9">
              <w:t>isBicEnabled</w:t>
            </w:r>
          </w:p>
        </w:tc>
        <w:tc>
          <w:tcPr>
            <w:tcW w:w="1080" w:type="dxa"/>
          </w:tcPr>
          <w:p w14:paraId="70D005DD" w14:textId="77777777" w:rsidR="009E5FC4" w:rsidRPr="00E33D85" w:rsidRDefault="009E5FC4" w:rsidP="00B7432F">
            <w:pPr>
              <w:pStyle w:val="Listenabsatz"/>
              <w:ind w:left="0"/>
            </w:pPr>
            <w:r>
              <w:t>Boolean</w:t>
            </w:r>
          </w:p>
        </w:tc>
        <w:tc>
          <w:tcPr>
            <w:tcW w:w="1260" w:type="dxa"/>
          </w:tcPr>
          <w:p w14:paraId="777DE166" w14:textId="77777777" w:rsidR="009E5FC4" w:rsidRPr="00E33D85" w:rsidRDefault="009E5FC4" w:rsidP="00B7432F">
            <w:pPr>
              <w:pStyle w:val="Listenabsatz"/>
              <w:ind w:left="0"/>
            </w:pPr>
            <w:r>
              <w:t>No</w:t>
            </w:r>
          </w:p>
        </w:tc>
        <w:tc>
          <w:tcPr>
            <w:tcW w:w="5058" w:type="dxa"/>
          </w:tcPr>
          <w:p w14:paraId="333CF879" w14:textId="77777777" w:rsidR="009E5FC4" w:rsidRPr="00E33D85" w:rsidRDefault="009E5FC4" w:rsidP="00B7432F">
            <w:pPr>
              <w:pStyle w:val="Listenabsatz"/>
              <w:ind w:left="0"/>
            </w:pPr>
            <w:r>
              <w:t>Attribute to check if BIC field is required for EPS and GIROPAY</w:t>
            </w:r>
            <w:r w:rsidR="000D4162">
              <w:t xml:space="preserve"> to display on billing page</w:t>
            </w:r>
          </w:p>
        </w:tc>
      </w:tr>
      <w:tr w:rsidR="009E5FC4" w:rsidRPr="00E33D85" w14:paraId="6BA46B2D" w14:textId="77777777" w:rsidTr="00C57D81">
        <w:tc>
          <w:tcPr>
            <w:tcW w:w="2898" w:type="dxa"/>
          </w:tcPr>
          <w:p w14:paraId="5101F4AF" w14:textId="77777777" w:rsidR="009E5FC4" w:rsidRPr="00E33D85" w:rsidRDefault="009E5FC4" w:rsidP="00B7432F">
            <w:pPr>
              <w:pStyle w:val="Listenabsatz"/>
              <w:ind w:left="0"/>
            </w:pPr>
            <w:r w:rsidRPr="00970FC9">
              <w:t>isSupportedBankListRequired</w:t>
            </w:r>
          </w:p>
        </w:tc>
        <w:tc>
          <w:tcPr>
            <w:tcW w:w="1080" w:type="dxa"/>
          </w:tcPr>
          <w:p w14:paraId="5314AF78" w14:textId="77777777" w:rsidR="009E5FC4" w:rsidRPr="00E33D85" w:rsidRDefault="009E5FC4" w:rsidP="00B7432F">
            <w:pPr>
              <w:pStyle w:val="Listenabsatz"/>
              <w:ind w:left="0"/>
            </w:pPr>
            <w:r>
              <w:t>Boolean</w:t>
            </w:r>
          </w:p>
        </w:tc>
        <w:tc>
          <w:tcPr>
            <w:tcW w:w="1260" w:type="dxa"/>
          </w:tcPr>
          <w:p w14:paraId="5B9C7CE3" w14:textId="77777777" w:rsidR="009E5FC4" w:rsidRPr="00E33D85" w:rsidRDefault="009E5FC4" w:rsidP="00B7432F">
            <w:pPr>
              <w:pStyle w:val="Listenabsatz"/>
              <w:ind w:left="0"/>
            </w:pPr>
            <w:r>
              <w:t>No</w:t>
            </w:r>
          </w:p>
        </w:tc>
        <w:tc>
          <w:tcPr>
            <w:tcW w:w="5058" w:type="dxa"/>
          </w:tcPr>
          <w:p w14:paraId="1D6FF8B1" w14:textId="77777777" w:rsidR="009E5FC4" w:rsidRPr="00E33D85" w:rsidRDefault="009E5FC4" w:rsidP="00B7432F">
            <w:pPr>
              <w:pStyle w:val="Listenabsatz"/>
              <w:ind w:left="0"/>
            </w:pPr>
            <w:r>
              <w:t>Attribute to check if bank list is required for IDEAL</w:t>
            </w:r>
            <w:r w:rsidR="000D4162">
              <w:t xml:space="preserve"> to display on billing page</w:t>
            </w:r>
          </w:p>
        </w:tc>
      </w:tr>
      <w:tr w:rsidR="000D4162" w:rsidRPr="00E33D85" w14:paraId="2F82B7B9" w14:textId="77777777" w:rsidTr="00C57D81">
        <w:tc>
          <w:tcPr>
            <w:tcW w:w="2898" w:type="dxa"/>
          </w:tcPr>
          <w:p w14:paraId="1DB08520" w14:textId="77777777" w:rsidR="000D4162" w:rsidRDefault="000D4162" w:rsidP="00B7432F">
            <w:pPr>
              <w:pStyle w:val="Listenabsatz"/>
              <w:ind w:left="0"/>
            </w:pPr>
            <w:r>
              <w:t>paymentType</w:t>
            </w:r>
          </w:p>
        </w:tc>
        <w:tc>
          <w:tcPr>
            <w:tcW w:w="1080" w:type="dxa"/>
          </w:tcPr>
          <w:p w14:paraId="17EFE622" w14:textId="77777777" w:rsidR="000D4162" w:rsidRDefault="000D4162" w:rsidP="00B7432F">
            <w:pPr>
              <w:pStyle w:val="Listenabsatz"/>
              <w:ind w:left="0"/>
            </w:pPr>
            <w:r>
              <w:rPr>
                <w:rFonts w:ascii="Helvetica" w:hAnsi="Helvetica"/>
                <w:color w:val="000000"/>
                <w:sz w:val="20"/>
                <w:szCs w:val="20"/>
                <w:shd w:val="clear" w:color="auto" w:fill="FFFFFF"/>
              </w:rPr>
              <w:t>Enum of Strings</w:t>
            </w:r>
          </w:p>
        </w:tc>
        <w:tc>
          <w:tcPr>
            <w:tcW w:w="1260" w:type="dxa"/>
          </w:tcPr>
          <w:p w14:paraId="695C6118" w14:textId="77777777" w:rsidR="000D4162" w:rsidRDefault="000D4162" w:rsidP="00B7432F">
            <w:pPr>
              <w:pStyle w:val="Listenabsatz"/>
              <w:ind w:left="0"/>
            </w:pPr>
            <w:r>
              <w:t>No</w:t>
            </w:r>
          </w:p>
        </w:tc>
        <w:tc>
          <w:tcPr>
            <w:tcW w:w="5058" w:type="dxa"/>
          </w:tcPr>
          <w:p w14:paraId="1805BF25" w14:textId="77777777" w:rsidR="000D4162" w:rsidRDefault="000D4162" w:rsidP="00C675AE">
            <w:pPr>
              <w:pStyle w:val="Listenabsatz"/>
              <w:ind w:left="0"/>
            </w:pPr>
            <w:r>
              <w:t>Payment type for bank transfer APMs, required to add new value for future bank transfer APM</w:t>
            </w:r>
          </w:p>
        </w:tc>
      </w:tr>
    </w:tbl>
    <w:p w14:paraId="44CF0069" w14:textId="77777777" w:rsidR="009E5FC4" w:rsidRDefault="009E5FC4" w:rsidP="005C1822">
      <w:pPr>
        <w:pStyle w:val="BodyText"/>
      </w:pPr>
    </w:p>
    <w:p w14:paraId="544F8B91" w14:textId="77777777" w:rsidR="009E5FC4" w:rsidRDefault="009E5FC4" w:rsidP="005C1822">
      <w:pPr>
        <w:pStyle w:val="BodyText"/>
      </w:pPr>
      <w:r w:rsidRPr="007E0A5C">
        <w:rPr>
          <w:noProof/>
        </w:rPr>
        <w:drawing>
          <wp:inline distT="0" distB="0" distL="0" distR="0" wp14:anchorId="036EF270" wp14:editId="52576A49">
            <wp:extent cx="6400800" cy="1837267"/>
            <wp:effectExtent l="0" t="0" r="0" b="0"/>
            <wp:docPr id="8" name="Picture 8" descr="C:\Users\pchug3\Downloads\Screen Caps\Payment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hug3\Downloads\Screen Caps\PaymentMethods.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00800" cy="1837267"/>
                    </a:xfrm>
                    <a:prstGeom prst="rect">
                      <a:avLst/>
                    </a:prstGeom>
                    <a:noFill/>
                    <a:ln>
                      <a:noFill/>
                    </a:ln>
                  </pic:spPr>
                </pic:pic>
              </a:graphicData>
            </a:graphic>
          </wp:inline>
        </w:drawing>
      </w:r>
    </w:p>
    <w:p w14:paraId="0AAA2833" w14:textId="21C2D6BE" w:rsidR="008A7E7E" w:rsidRPr="00E33D85" w:rsidRDefault="008A7E7E" w:rsidP="008A7E7E">
      <w:pPr>
        <w:pStyle w:val="Heading3"/>
        <w:rPr>
          <w:rFonts w:asciiTheme="minorHAnsi" w:hAnsiTheme="minorHAnsi"/>
        </w:rPr>
      </w:pPr>
      <w:bookmarkStart w:id="1840" w:name="_Toc492046246"/>
      <w:r w:rsidRPr="00E33D85">
        <w:rPr>
          <w:rFonts w:asciiTheme="minorHAnsi" w:hAnsiTheme="minorHAnsi"/>
        </w:rPr>
        <w:t>Configure Custom Objects</w:t>
      </w:r>
      <w:bookmarkEnd w:id="1840"/>
    </w:p>
    <w:p w14:paraId="3CD4DCEE" w14:textId="77777777" w:rsidR="009741A3" w:rsidRPr="00211A98" w:rsidRDefault="008A7E7E" w:rsidP="00211A98">
      <w:pPr>
        <w:pStyle w:val="Heading4"/>
        <w:rPr>
          <w:rFonts w:asciiTheme="minorHAnsi" w:hAnsiTheme="minorHAnsi"/>
        </w:rPr>
      </w:pPr>
      <w:r>
        <w:rPr>
          <w:rFonts w:asciiTheme="minorHAnsi" w:hAnsiTheme="minorHAnsi"/>
        </w:rPr>
        <w:t>Retail POS</w:t>
      </w:r>
    </w:p>
    <w:p w14:paraId="4D2C7D56" w14:textId="77777777" w:rsidR="002614C6" w:rsidRPr="00E33D85" w:rsidRDefault="009741A3" w:rsidP="001958A7">
      <w:r>
        <w:t>T</w:t>
      </w:r>
      <w:r w:rsidR="002614C6" w:rsidRPr="00E33D85">
        <w:t>wo custom objects have been added for POS transactions. Ensure to populate these custom objects with merchant specific data. Below are screenshots of sample custom object entry for both custom objects:</w:t>
      </w:r>
    </w:p>
    <w:p w14:paraId="3ED13524" w14:textId="77777777" w:rsidR="002614C6" w:rsidRPr="00E33D85" w:rsidRDefault="002614C6" w:rsidP="007D5AFD">
      <w:pPr>
        <w:pStyle w:val="ListParagraph"/>
        <w:numPr>
          <w:ilvl w:val="1"/>
          <w:numId w:val="25"/>
        </w:numPr>
      </w:pPr>
      <w:r w:rsidRPr="00E33D85">
        <w:t>POS_MerchantIDs</w:t>
      </w:r>
    </w:p>
    <w:p w14:paraId="7AF08B4E" w14:textId="77777777" w:rsidR="002614C6" w:rsidRPr="00E33D85" w:rsidRDefault="002614C6" w:rsidP="002614C6">
      <w:pPr>
        <w:ind w:left="720"/>
      </w:pPr>
      <w:r w:rsidRPr="00E33D85">
        <w:rPr>
          <w:noProof/>
        </w:rPr>
        <w:lastRenderedPageBreak/>
        <w:drawing>
          <wp:inline distT="0" distB="0" distL="0" distR="0" wp14:anchorId="7E954F4F" wp14:editId="41109404">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82" cstate="print"/>
                    <a:stretch>
                      <a:fillRect/>
                    </a:stretch>
                  </pic:blipFill>
                  <pic:spPr>
                    <a:xfrm>
                      <a:off x="0" y="0"/>
                      <a:ext cx="5842610" cy="2273307"/>
                    </a:xfrm>
                    <a:prstGeom prst="rect">
                      <a:avLst/>
                    </a:prstGeom>
                    <a:ln>
                      <a:solidFill>
                        <a:schemeClr val="accent1"/>
                      </a:solidFill>
                    </a:ln>
                  </pic:spPr>
                </pic:pic>
              </a:graphicData>
            </a:graphic>
          </wp:inline>
        </w:drawing>
      </w:r>
    </w:p>
    <w:p w14:paraId="791D1862" w14:textId="77777777" w:rsidR="002614C6" w:rsidRPr="00E33D85" w:rsidRDefault="002614C6" w:rsidP="002614C6">
      <w:pPr>
        <w:ind w:left="720"/>
      </w:pPr>
      <w:r w:rsidRPr="00E33D85">
        <w:rPr>
          <w:noProof/>
        </w:rPr>
        <w:drawing>
          <wp:inline distT="0" distB="0" distL="0" distR="0" wp14:anchorId="340B4348" wp14:editId="2F20F53A">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83" cstate="print"/>
                    <a:stretch>
                      <a:fillRect/>
                    </a:stretch>
                  </pic:blipFill>
                  <pic:spPr>
                    <a:xfrm>
                      <a:off x="0" y="0"/>
                      <a:ext cx="5875728" cy="1962150"/>
                    </a:xfrm>
                    <a:prstGeom prst="rect">
                      <a:avLst/>
                    </a:prstGeom>
                    <a:ln>
                      <a:solidFill>
                        <a:schemeClr val="accent1"/>
                      </a:solidFill>
                    </a:ln>
                  </pic:spPr>
                </pic:pic>
              </a:graphicData>
            </a:graphic>
          </wp:inline>
        </w:drawing>
      </w:r>
    </w:p>
    <w:p w14:paraId="6C3D5AEA" w14:textId="77777777" w:rsidR="002614C6" w:rsidRPr="00E33D85" w:rsidRDefault="002614C6" w:rsidP="007D5AFD">
      <w:pPr>
        <w:pStyle w:val="ListParagraph"/>
        <w:numPr>
          <w:ilvl w:val="1"/>
          <w:numId w:val="25"/>
        </w:numPr>
      </w:pPr>
      <w:r w:rsidRPr="00E33D85">
        <w:t>POS_TerminalMapping</w:t>
      </w:r>
    </w:p>
    <w:p w14:paraId="08D5B1D5" w14:textId="77777777" w:rsidR="002614C6" w:rsidRPr="00E33D85" w:rsidRDefault="002614C6" w:rsidP="002614C6">
      <w:pPr>
        <w:ind w:left="720"/>
      </w:pPr>
      <w:r w:rsidRPr="00E33D85">
        <w:rPr>
          <w:noProof/>
        </w:rPr>
        <w:drawing>
          <wp:inline distT="0" distB="0" distL="0" distR="0" wp14:anchorId="1E6C8445" wp14:editId="441B0882">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84" cstate="print"/>
                    <a:stretch>
                      <a:fillRect/>
                    </a:stretch>
                  </pic:blipFill>
                  <pic:spPr>
                    <a:xfrm>
                      <a:off x="0" y="0"/>
                      <a:ext cx="5826642" cy="2317750"/>
                    </a:xfrm>
                    <a:prstGeom prst="rect">
                      <a:avLst/>
                    </a:prstGeom>
                    <a:ln>
                      <a:solidFill>
                        <a:schemeClr val="accent1"/>
                      </a:solidFill>
                    </a:ln>
                  </pic:spPr>
                </pic:pic>
              </a:graphicData>
            </a:graphic>
          </wp:inline>
        </w:drawing>
      </w:r>
    </w:p>
    <w:p w14:paraId="0913DE5F" w14:textId="77777777" w:rsidR="002614C6" w:rsidRPr="00E33D85" w:rsidRDefault="002614C6" w:rsidP="002614C6">
      <w:pPr>
        <w:ind w:left="720" w:hanging="720"/>
      </w:pPr>
      <w:r w:rsidRPr="00E33D85">
        <w:lastRenderedPageBreak/>
        <w:tab/>
      </w:r>
      <w:r w:rsidRPr="00E33D85">
        <w:rPr>
          <w:noProof/>
        </w:rPr>
        <w:drawing>
          <wp:inline distT="0" distB="0" distL="0" distR="0" wp14:anchorId="5C223AF7" wp14:editId="283D0A78">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85" cstate="print"/>
                    <a:stretch>
                      <a:fillRect/>
                    </a:stretch>
                  </pic:blipFill>
                  <pic:spPr>
                    <a:xfrm>
                      <a:off x="0" y="0"/>
                      <a:ext cx="5883888" cy="1830070"/>
                    </a:xfrm>
                    <a:prstGeom prst="rect">
                      <a:avLst/>
                    </a:prstGeom>
                    <a:ln>
                      <a:solidFill>
                        <a:schemeClr val="accent1"/>
                      </a:solidFill>
                    </a:ln>
                  </pic:spPr>
                </pic:pic>
              </a:graphicData>
            </a:graphic>
          </wp:inline>
        </w:drawing>
      </w:r>
    </w:p>
    <w:p w14:paraId="5A469982" w14:textId="77777777" w:rsidR="001002E7" w:rsidRDefault="001002E7" w:rsidP="001002E7">
      <w:pPr>
        <w:pStyle w:val="Heading4"/>
        <w:rPr>
          <w:rFonts w:asciiTheme="minorHAnsi" w:hAnsiTheme="minorHAnsi"/>
        </w:rPr>
      </w:pPr>
      <w:r>
        <w:rPr>
          <w:rFonts w:asciiTheme="minorHAnsi" w:hAnsiTheme="minorHAnsi"/>
        </w:rPr>
        <w:t>SA Merchant Post</w:t>
      </w:r>
      <w:r w:rsidR="008002EB">
        <w:rPr>
          <w:rFonts w:asciiTheme="minorHAnsi" w:hAnsiTheme="minorHAnsi"/>
        </w:rPr>
        <w:t xml:space="preserve"> Notifications</w:t>
      </w:r>
    </w:p>
    <w:p w14:paraId="617BF681" w14:textId="77777777" w:rsidR="001002E7" w:rsidRDefault="00EF69FB" w:rsidP="001002E7">
      <w:r>
        <w:t>A new custom object</w:t>
      </w:r>
      <w:r w:rsidRPr="00E33D85">
        <w:t xml:space="preserve"> has</w:t>
      </w:r>
      <w:r w:rsidR="001002E7" w:rsidRPr="00E33D85">
        <w:t xml:space="preserve"> been added for </w:t>
      </w:r>
      <w:r w:rsidR="001002E7">
        <w:t xml:space="preserve">Secure Acceptance Web/Mobile </w:t>
      </w:r>
      <w:r>
        <w:t xml:space="preserve">and Iframe </w:t>
      </w:r>
      <w:r w:rsidR="001002E7" w:rsidRPr="00E33D85">
        <w:t>transactions. Ensure to populate these c</w:t>
      </w:r>
      <w:r w:rsidR="001002E7">
        <w:t xml:space="preserve">ustom objects for every order placed through </w:t>
      </w:r>
      <w:r>
        <w:t xml:space="preserve">SA </w:t>
      </w:r>
      <w:r w:rsidR="001002E7">
        <w:t>Web Mobile and Iframe</w:t>
      </w:r>
      <w:r w:rsidR="001002E7" w:rsidRPr="00E33D85">
        <w:t>. Below are screenshots of sample custom object entry:</w:t>
      </w:r>
    </w:p>
    <w:p w14:paraId="6BAC8A61" w14:textId="77777777" w:rsidR="00EF69FB" w:rsidRDefault="00EF69FB" w:rsidP="001002E7">
      <w:r>
        <w:rPr>
          <w:noProof/>
        </w:rPr>
        <w:drawing>
          <wp:inline distT="0" distB="0" distL="0" distR="0" wp14:anchorId="48C77748" wp14:editId="2737EF42">
            <wp:extent cx="6400800" cy="2838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00800" cy="2838450"/>
                    </a:xfrm>
                    <a:prstGeom prst="rect">
                      <a:avLst/>
                    </a:prstGeom>
                    <a:noFill/>
                    <a:ln>
                      <a:noFill/>
                    </a:ln>
                  </pic:spPr>
                </pic:pic>
              </a:graphicData>
            </a:graphic>
          </wp:inline>
        </w:drawing>
      </w:r>
    </w:p>
    <w:p w14:paraId="55458B12" w14:textId="77777777" w:rsidR="00EF69FB" w:rsidRPr="00E33D85" w:rsidRDefault="00EF69FB" w:rsidP="001002E7">
      <w:r>
        <w:rPr>
          <w:noProof/>
        </w:rPr>
        <w:drawing>
          <wp:inline distT="0" distB="0" distL="0" distR="0" wp14:anchorId="27E2723F" wp14:editId="3545A85D">
            <wp:extent cx="6400800" cy="1800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00800" cy="1800225"/>
                    </a:xfrm>
                    <a:prstGeom prst="rect">
                      <a:avLst/>
                    </a:prstGeom>
                    <a:noFill/>
                    <a:ln>
                      <a:noFill/>
                    </a:ln>
                  </pic:spPr>
                </pic:pic>
              </a:graphicData>
            </a:graphic>
          </wp:inline>
        </w:drawing>
      </w:r>
    </w:p>
    <w:p w14:paraId="67F517AA" w14:textId="77777777" w:rsidR="00EF69FB" w:rsidRDefault="00EF69FB" w:rsidP="00EF69FB">
      <w:pPr>
        <w:pStyle w:val="Heading4"/>
        <w:rPr>
          <w:rFonts w:asciiTheme="minorHAnsi" w:hAnsiTheme="minorHAnsi"/>
        </w:rPr>
      </w:pPr>
      <w:r>
        <w:rPr>
          <w:rFonts w:asciiTheme="minorHAnsi" w:hAnsiTheme="minorHAnsi"/>
        </w:rPr>
        <w:lastRenderedPageBreak/>
        <w:t>Bank Transfer</w:t>
      </w:r>
      <w:r w:rsidR="00E8070C">
        <w:rPr>
          <w:rFonts w:asciiTheme="minorHAnsi" w:hAnsiTheme="minorHAnsi"/>
        </w:rPr>
        <w:t xml:space="preserve"> APM’s Bank Options List</w:t>
      </w:r>
    </w:p>
    <w:p w14:paraId="4099C4B3" w14:textId="77777777" w:rsidR="00EF69FB" w:rsidRDefault="00EF69FB" w:rsidP="00EF69FB">
      <w:r>
        <w:t>A new custom object</w:t>
      </w:r>
      <w:r w:rsidRPr="00E33D85">
        <w:t xml:space="preserve"> has been added for </w:t>
      </w:r>
      <w:r>
        <w:t>Bank transfer bank list</w:t>
      </w:r>
      <w:r w:rsidRPr="00E33D85">
        <w:t>. Ensure to populate these custom objects with merchant specific data. Below are screenshots of sample custom object entry:</w:t>
      </w:r>
    </w:p>
    <w:p w14:paraId="661BEF1A" w14:textId="77777777" w:rsidR="00EF69FB" w:rsidRPr="00E33D85" w:rsidRDefault="00EF69FB" w:rsidP="00B4217C">
      <w:r>
        <w:rPr>
          <w:noProof/>
        </w:rPr>
        <w:drawing>
          <wp:inline distT="0" distB="0" distL="0" distR="0" wp14:anchorId="4C58CA95" wp14:editId="056084F5">
            <wp:extent cx="6391275" cy="1162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91275" cy="1162050"/>
                    </a:xfrm>
                    <a:prstGeom prst="rect">
                      <a:avLst/>
                    </a:prstGeom>
                    <a:noFill/>
                    <a:ln>
                      <a:noFill/>
                    </a:ln>
                  </pic:spPr>
                </pic:pic>
              </a:graphicData>
            </a:graphic>
          </wp:inline>
        </w:drawing>
      </w:r>
      <w:r>
        <w:rPr>
          <w:noProof/>
        </w:rPr>
        <w:drawing>
          <wp:inline distT="0" distB="0" distL="0" distR="0" wp14:anchorId="62D961C6" wp14:editId="4888E0AA">
            <wp:extent cx="6391275" cy="2847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91275" cy="2847975"/>
                    </a:xfrm>
                    <a:prstGeom prst="rect">
                      <a:avLst/>
                    </a:prstGeom>
                    <a:noFill/>
                    <a:ln>
                      <a:noFill/>
                    </a:ln>
                  </pic:spPr>
                </pic:pic>
              </a:graphicData>
            </a:graphic>
          </wp:inline>
        </w:drawing>
      </w:r>
    </w:p>
    <w:p w14:paraId="58B09DBF" w14:textId="77777777" w:rsidR="00140BC5" w:rsidRDefault="00140BC5">
      <w:pPr>
        <w:pStyle w:val="Heading3"/>
      </w:pPr>
      <w:bookmarkStart w:id="1841" w:name="_Toc492046247"/>
      <w:r>
        <w:t>Custom Attribute in Customer Profile</w:t>
      </w:r>
      <w:bookmarkEnd w:id="1841"/>
    </w:p>
    <w:p w14:paraId="0AA09868" w14:textId="77777777" w:rsidR="00140BC5" w:rsidRDefault="00140BC5" w:rsidP="005C1822">
      <w:pPr>
        <w:pStyle w:val="BodyText"/>
      </w:pPr>
      <w:r>
        <w:t>Custom Attribute “</w:t>
      </w:r>
      <w:r w:rsidRPr="00140BC5">
        <w:t>billingAgreementID</w:t>
      </w:r>
      <w:r>
        <w:t>” has been created in Customer’s profile system object to store the PayPal Billing Agreement ID.  Value of this Custom Attribute will be used to place the order with PayPal payment method.</w:t>
      </w:r>
    </w:p>
    <w:p w14:paraId="4E039676" w14:textId="77777777" w:rsidR="006F14FD" w:rsidRDefault="006F14FD" w:rsidP="005C1822">
      <w:pPr>
        <w:pStyle w:val="BodyText"/>
      </w:pPr>
    </w:p>
    <w:tbl>
      <w:tblPr>
        <w:tblStyle w:val="TableGrid"/>
        <w:tblW w:w="0" w:type="auto"/>
        <w:tblInd w:w="108" w:type="dxa"/>
        <w:tblLook w:val="04A0" w:firstRow="1" w:lastRow="0" w:firstColumn="1" w:lastColumn="0" w:noHBand="0" w:noVBand="1"/>
      </w:tblPr>
      <w:tblGrid>
        <w:gridCol w:w="2700"/>
        <w:gridCol w:w="3420"/>
        <w:gridCol w:w="2700"/>
      </w:tblGrid>
      <w:tr w:rsidR="00140BC5" w14:paraId="07407903" w14:textId="77777777" w:rsidTr="006F14FD">
        <w:tc>
          <w:tcPr>
            <w:tcW w:w="2700" w:type="dxa"/>
            <w:shd w:val="clear" w:color="auto" w:fill="BFBFBF" w:themeFill="background1" w:themeFillShade="BF"/>
          </w:tcPr>
          <w:p w14:paraId="7AB00E0C" w14:textId="77777777" w:rsidR="00140BC5" w:rsidRPr="006F14FD" w:rsidRDefault="00140BC5" w:rsidP="005C1822">
            <w:pPr>
              <w:pStyle w:val="BodyText"/>
            </w:pPr>
            <w:r w:rsidRPr="006F14FD">
              <w:t>Attribute ID</w:t>
            </w:r>
          </w:p>
        </w:tc>
        <w:tc>
          <w:tcPr>
            <w:tcW w:w="3420" w:type="dxa"/>
            <w:shd w:val="clear" w:color="auto" w:fill="BFBFBF" w:themeFill="background1" w:themeFillShade="BF"/>
          </w:tcPr>
          <w:p w14:paraId="4F17D2C0" w14:textId="77777777" w:rsidR="00140BC5" w:rsidRPr="006F14FD" w:rsidRDefault="00140BC5" w:rsidP="005C1822">
            <w:pPr>
              <w:pStyle w:val="BodyText"/>
            </w:pPr>
            <w:r w:rsidRPr="006F14FD">
              <w:t>Attribute Name</w:t>
            </w:r>
          </w:p>
        </w:tc>
        <w:tc>
          <w:tcPr>
            <w:tcW w:w="2700" w:type="dxa"/>
            <w:shd w:val="clear" w:color="auto" w:fill="BFBFBF" w:themeFill="background1" w:themeFillShade="BF"/>
          </w:tcPr>
          <w:p w14:paraId="5FFCFB45" w14:textId="77777777" w:rsidR="00140BC5" w:rsidRPr="006F14FD" w:rsidRDefault="006F14FD" w:rsidP="005C1822">
            <w:pPr>
              <w:pStyle w:val="BodyText"/>
            </w:pPr>
            <w:r w:rsidRPr="006F14FD">
              <w:t>Type</w:t>
            </w:r>
          </w:p>
        </w:tc>
      </w:tr>
      <w:tr w:rsidR="00140BC5" w14:paraId="4FF2C7CB" w14:textId="77777777" w:rsidTr="006F14FD">
        <w:tc>
          <w:tcPr>
            <w:tcW w:w="2700" w:type="dxa"/>
          </w:tcPr>
          <w:p w14:paraId="4F6F0DA1" w14:textId="77777777" w:rsidR="00140BC5" w:rsidRDefault="006F14FD" w:rsidP="005C1822">
            <w:pPr>
              <w:pStyle w:val="BodyText"/>
            </w:pPr>
            <w:r w:rsidRPr="00140BC5">
              <w:t>billingAgreementID</w:t>
            </w:r>
          </w:p>
        </w:tc>
        <w:tc>
          <w:tcPr>
            <w:tcW w:w="3420" w:type="dxa"/>
          </w:tcPr>
          <w:p w14:paraId="726AB366" w14:textId="77777777" w:rsidR="00140BC5" w:rsidRDefault="006F14FD" w:rsidP="005C1822">
            <w:pPr>
              <w:pStyle w:val="BodyText"/>
            </w:pPr>
            <w:r w:rsidRPr="006F14FD">
              <w:t>PayPal Billing Agreement ID</w:t>
            </w:r>
          </w:p>
        </w:tc>
        <w:tc>
          <w:tcPr>
            <w:tcW w:w="2700" w:type="dxa"/>
          </w:tcPr>
          <w:p w14:paraId="02714F10" w14:textId="77777777" w:rsidR="00140BC5" w:rsidRDefault="006F14FD" w:rsidP="005C1822">
            <w:pPr>
              <w:pStyle w:val="BodyText"/>
            </w:pPr>
            <w:r>
              <w:t>String</w:t>
            </w:r>
          </w:p>
        </w:tc>
      </w:tr>
    </w:tbl>
    <w:p w14:paraId="2FE78C51" w14:textId="77777777" w:rsidR="00140BC5" w:rsidRDefault="00140BC5" w:rsidP="005C1822">
      <w:pPr>
        <w:pStyle w:val="BodyText"/>
      </w:pPr>
    </w:p>
    <w:p w14:paraId="60FEDA89" w14:textId="77777777" w:rsidR="006F14FD" w:rsidRPr="00140BC5" w:rsidRDefault="006F14FD" w:rsidP="005C1822">
      <w:pPr>
        <w:pStyle w:val="BodyText"/>
      </w:pPr>
      <w:r>
        <w:rPr>
          <w:noProof/>
        </w:rPr>
        <w:drawing>
          <wp:inline distT="0" distB="0" distL="0" distR="0" wp14:anchorId="6A889313" wp14:editId="147F4248">
            <wp:extent cx="5581650" cy="542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581650" cy="542290"/>
                    </a:xfrm>
                    <a:prstGeom prst="rect">
                      <a:avLst/>
                    </a:prstGeom>
                  </pic:spPr>
                </pic:pic>
              </a:graphicData>
            </a:graphic>
          </wp:inline>
        </w:drawing>
      </w:r>
    </w:p>
    <w:p w14:paraId="2C12B52E" w14:textId="01361194" w:rsidR="00615E10" w:rsidRPr="00E33D85" w:rsidRDefault="001B0C16" w:rsidP="00211A98">
      <w:pPr>
        <w:pStyle w:val="Heading3"/>
        <w:rPr>
          <w:rFonts w:asciiTheme="minorHAnsi" w:hAnsiTheme="minorHAnsi"/>
        </w:rPr>
      </w:pPr>
      <w:bookmarkStart w:id="1842" w:name="_Toc492046248"/>
      <w:r w:rsidRPr="00E33D85">
        <w:rPr>
          <w:rFonts w:asciiTheme="minorHAnsi" w:hAnsiTheme="minorHAnsi"/>
        </w:rPr>
        <w:lastRenderedPageBreak/>
        <w:t>Enable Payer Authentication for cards</w:t>
      </w:r>
      <w:bookmarkEnd w:id="1842"/>
    </w:p>
    <w:p w14:paraId="64BD5F67" w14:textId="77777777" w:rsidR="000664B0" w:rsidRPr="00E33D85" w:rsidRDefault="000664B0" w:rsidP="005C1822">
      <w:pPr>
        <w:pStyle w:val="BodyText"/>
      </w:pPr>
      <w:r w:rsidRPr="00E33D85">
        <w:t>Update credit card preference through Business Manager &gt;StoreFront Site&gt; Ordering&gt; Payment Methods&gt; Credit Card/Debit Cards &gt;</w:t>
      </w:r>
      <w:r w:rsidR="001B0C16" w:rsidRPr="00E33D85">
        <w:t xml:space="preserve">Choose cardand then modify </w:t>
      </w:r>
      <w:r w:rsidRPr="00E33D85">
        <w:t xml:space="preserve">Enable Payer Authentication </w:t>
      </w:r>
      <w:r w:rsidR="001B0C16" w:rsidRPr="00E33D85">
        <w:t>checkbox</w:t>
      </w:r>
    </w:p>
    <w:p w14:paraId="5001ED60" w14:textId="77777777" w:rsidR="00F3611A" w:rsidRPr="00E33D85" w:rsidRDefault="00F3611A" w:rsidP="005C1822">
      <w:pPr>
        <w:pStyle w:val="BodyText"/>
      </w:pPr>
      <w:r w:rsidRPr="00E33D85">
        <w:t>The screen shot below depicts the site preferences configuration:</w:t>
      </w:r>
    </w:p>
    <w:p w14:paraId="74FC587C" w14:textId="77777777" w:rsidR="00F3611A" w:rsidRPr="00E33D85" w:rsidRDefault="00F3611A" w:rsidP="005C1822">
      <w:pPr>
        <w:pStyle w:val="BodyText"/>
      </w:pPr>
      <w:r w:rsidRPr="00E33D85">
        <w:rPr>
          <w:noProof/>
        </w:rPr>
        <w:drawing>
          <wp:inline distT="0" distB="0" distL="0" distR="0" wp14:anchorId="0152F25B" wp14:editId="662840C2">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14:paraId="0FDB7A5F" w14:textId="77777777" w:rsidR="000664B0" w:rsidRPr="00E33D85" w:rsidRDefault="000664B0" w:rsidP="005C1822">
      <w:pPr>
        <w:pStyle w:val="BodyText"/>
      </w:pPr>
    </w:p>
    <w:p w14:paraId="71F24296" w14:textId="6942C1B3" w:rsidR="001B0C16" w:rsidRPr="00E33D85" w:rsidRDefault="001B0C16" w:rsidP="00211A98">
      <w:pPr>
        <w:pStyle w:val="Heading3"/>
        <w:rPr>
          <w:rFonts w:asciiTheme="minorHAnsi" w:hAnsiTheme="minorHAnsi"/>
        </w:rPr>
      </w:pPr>
      <w:bookmarkStart w:id="1843" w:name="_Toc492046249"/>
      <w:r w:rsidRPr="00E33D85">
        <w:rPr>
          <w:rFonts w:asciiTheme="minorHAnsi" w:hAnsiTheme="minorHAnsi"/>
        </w:rPr>
        <w:t>Update shipping method preference</w:t>
      </w:r>
      <w:bookmarkEnd w:id="1843"/>
    </w:p>
    <w:p w14:paraId="75F1578B" w14:textId="77777777" w:rsidR="00BA04F3" w:rsidRPr="00E33D85" w:rsidRDefault="00BA04F3" w:rsidP="005C1822">
      <w:pPr>
        <w:pStyle w:val="BodyText"/>
      </w:pPr>
      <w:r w:rsidRPr="00E33D85">
        <w:t>Update shipping method preference through Business Manager &gt;StoreFront Site&gt; Ordering&gt; Shipping Methods &gt; Name &gt;</w:t>
      </w:r>
      <w:r w:rsidR="00826E88" w:rsidRPr="00E33D85">
        <w:t>CyberSource</w:t>
      </w:r>
      <w:r w:rsidRPr="00E33D85">
        <w:t xml:space="preserve"> Shipping ID </w:t>
      </w:r>
    </w:p>
    <w:p w14:paraId="46B874CB" w14:textId="77777777" w:rsidR="00BA04F3" w:rsidRPr="00E33D85" w:rsidRDefault="00BA04F3" w:rsidP="005C1822">
      <w:pPr>
        <w:pStyle w:val="BodyText"/>
      </w:pPr>
      <w:r w:rsidRPr="00E33D85">
        <w:t>The screen shot below depicts the site preferences configuration:</w:t>
      </w:r>
    </w:p>
    <w:p w14:paraId="2D656EFB" w14:textId="77777777" w:rsidR="00F3611A" w:rsidRPr="00E33D85" w:rsidRDefault="00BA04F3" w:rsidP="005C1822">
      <w:pPr>
        <w:pStyle w:val="BodyText"/>
      </w:pPr>
      <w:r w:rsidRPr="00E33D85">
        <w:rPr>
          <w:noProof/>
        </w:rPr>
        <w:lastRenderedPageBreak/>
        <w:drawing>
          <wp:inline distT="0" distB="0" distL="0" distR="0" wp14:anchorId="3149390E" wp14:editId="611EA693">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14:paraId="275F67DB" w14:textId="747521E9" w:rsidR="004414AA" w:rsidRPr="00E33D85" w:rsidRDefault="004414AA" w:rsidP="00211A98">
      <w:pPr>
        <w:pStyle w:val="Heading3"/>
        <w:rPr>
          <w:rFonts w:asciiTheme="minorHAnsi" w:hAnsiTheme="minorHAnsi"/>
        </w:rPr>
      </w:pPr>
      <w:bookmarkStart w:id="1844" w:name="_Toc492046250"/>
      <w:r w:rsidRPr="00E33D85">
        <w:rPr>
          <w:rFonts w:asciiTheme="minorHAnsi" w:hAnsiTheme="minorHAnsi"/>
        </w:rPr>
        <w:t>Applying CyberSource Cartridge to the Site</w:t>
      </w:r>
      <w:bookmarkEnd w:id="1844"/>
    </w:p>
    <w:p w14:paraId="121FF9C7" w14:textId="77777777" w:rsidR="004414AA" w:rsidRPr="00E33D85" w:rsidRDefault="004414AA" w:rsidP="004414AA">
      <w:r w:rsidRPr="00E33D85">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14:paraId="6FBE0A20" w14:textId="77777777" w:rsidR="004414AA" w:rsidRPr="00E33D85" w:rsidRDefault="004414AA" w:rsidP="004414AA">
      <w:r w:rsidRPr="00E33D85">
        <w:t xml:space="preserve">Add int_cybersource cartridges to the </w:t>
      </w:r>
      <w:r w:rsidR="000C13B7">
        <w:t xml:space="preserve">BM </w:t>
      </w:r>
      <w:r w:rsidR="000E60D0">
        <w:t>cartridge path</w:t>
      </w:r>
      <w:r w:rsidR="001A38E3">
        <w:t>.</w:t>
      </w:r>
    </w:p>
    <w:p w14:paraId="68976EB9" w14:textId="77777777" w:rsidR="004414AA" w:rsidRPr="00E33D85" w:rsidRDefault="004414AA" w:rsidP="004414AA">
      <w:r w:rsidRPr="00E33D85">
        <w:t>Add int_cybersource_controllers and int_cybersource cartridges to the cartridge path as depicted in the following screen:</w:t>
      </w:r>
    </w:p>
    <w:p w14:paraId="147FAE37" w14:textId="77777777" w:rsidR="004414AA" w:rsidRPr="00E33D85" w:rsidRDefault="004414AA" w:rsidP="004414AA">
      <w:r w:rsidRPr="00E33D85">
        <w:rPr>
          <w:noProof/>
        </w:rPr>
        <w:lastRenderedPageBreak/>
        <w:drawing>
          <wp:inline distT="0" distB="0" distL="0" distR="0" wp14:anchorId="6FE94318" wp14:editId="62BFECEC">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3714750"/>
                    </a:xfrm>
                    <a:prstGeom prst="rect">
                      <a:avLst/>
                    </a:prstGeom>
                  </pic:spPr>
                </pic:pic>
              </a:graphicData>
            </a:graphic>
          </wp:inline>
        </w:drawing>
      </w:r>
    </w:p>
    <w:p w14:paraId="014B22E4" w14:textId="77777777" w:rsidR="00802004" w:rsidRPr="00D602FC" w:rsidRDefault="00802004" w:rsidP="00802004">
      <w:pPr>
        <w:pStyle w:val="Heading3"/>
        <w:rPr>
          <w:rFonts w:asciiTheme="minorHAnsi" w:hAnsiTheme="minorHAnsi"/>
        </w:rPr>
      </w:pPr>
      <w:bookmarkStart w:id="1845" w:name="_Toc471208459"/>
      <w:bookmarkStart w:id="1846" w:name="_Toc368651160"/>
      <w:bookmarkStart w:id="1847" w:name="_Toc492046251"/>
      <w:r w:rsidRPr="00D602FC">
        <w:rPr>
          <w:rFonts w:asciiTheme="minorHAnsi" w:hAnsiTheme="minorHAnsi"/>
        </w:rPr>
        <w:t>Batch Jobs</w:t>
      </w:r>
      <w:bookmarkEnd w:id="1845"/>
      <w:bookmarkEnd w:id="1847"/>
    </w:p>
    <w:p w14:paraId="3A862D11" w14:textId="77777777" w:rsidR="00802004" w:rsidRDefault="00802004" w:rsidP="005C1822">
      <w:pPr>
        <w:pStyle w:val="BodyText"/>
      </w:pPr>
      <w:r>
        <w:t xml:space="preserve">Cybersource cartridge has </w:t>
      </w:r>
      <w:r w:rsidR="004C5F35">
        <w:t>4</w:t>
      </w:r>
      <w:r>
        <w:t xml:space="preserve"> batch jobs created for different functional items and are placed under int_cybersource cartridge</w:t>
      </w:r>
      <w:r w:rsidRPr="00D602FC">
        <w:t>:</w:t>
      </w:r>
    </w:p>
    <w:p w14:paraId="487BAD68" w14:textId="77777777" w:rsidR="009A4EF4" w:rsidRPr="00D602FC" w:rsidRDefault="009A4EF4" w:rsidP="009A4EF4">
      <w:r w:rsidRPr="00D602FC">
        <w:t>To import the following Job Schedule configuration Go Adminsistration &gt; Operations &gt; Import &amp; Export-&gt; upload the below mentioned file and import the configuration.</w:t>
      </w:r>
    </w:p>
    <w:p w14:paraId="4BB857FB" w14:textId="77777777" w:rsidR="0072007A" w:rsidRDefault="009A4EF4" w:rsidP="005C1822">
      <w:pPr>
        <w:pStyle w:val="BodyText"/>
      </w:pPr>
      <w:r w:rsidRPr="00D602FC">
        <w:t>/int_cybersource/configuration/</w:t>
      </w:r>
      <w:r w:rsidR="00931F60" w:rsidRPr="00931F60">
        <w:t>Cybersource-BatchJobs</w:t>
      </w:r>
      <w:r>
        <w:t>.xml</w:t>
      </w:r>
      <w:r w:rsidRPr="00D602FC">
        <w:t xml:space="preserve">– </w:t>
      </w:r>
      <w:r>
        <w:t>this will add below jobs</w:t>
      </w:r>
    </w:p>
    <w:p w14:paraId="7A1412EB" w14:textId="77777777" w:rsidR="007230A6" w:rsidRDefault="007230A6" w:rsidP="005C1822">
      <w:pPr>
        <w:pStyle w:val="BodyText"/>
        <w:numPr>
          <w:ilvl w:val="0"/>
          <w:numId w:val="62"/>
        </w:numPr>
      </w:pPr>
      <w:r>
        <w:t>APCHECKSTATUS_JOB.xml</w:t>
      </w:r>
    </w:p>
    <w:p w14:paraId="6F26C04C" w14:textId="77777777" w:rsidR="00802004" w:rsidRDefault="00802004" w:rsidP="005C1822">
      <w:pPr>
        <w:pStyle w:val="BodyText"/>
        <w:numPr>
          <w:ilvl w:val="0"/>
          <w:numId w:val="62"/>
        </w:numPr>
      </w:pPr>
      <w:r w:rsidRPr="0017421F">
        <w:t>CONVERSION_DETAIL_REPORT_JOB.xml</w:t>
      </w:r>
    </w:p>
    <w:p w14:paraId="3CAC186C" w14:textId="77777777" w:rsidR="00802004" w:rsidRDefault="00802004" w:rsidP="005C1822">
      <w:pPr>
        <w:pStyle w:val="BodyText"/>
        <w:numPr>
          <w:ilvl w:val="0"/>
          <w:numId w:val="62"/>
        </w:numPr>
      </w:pPr>
      <w:r w:rsidRPr="0017421F">
        <w:t>SECURE_ACCEPTANCE_JOB.xml</w:t>
      </w:r>
    </w:p>
    <w:p w14:paraId="3131C7F8" w14:textId="77777777" w:rsidR="007230A6" w:rsidRDefault="00211A98" w:rsidP="005C1822">
      <w:pPr>
        <w:pStyle w:val="BodyText"/>
        <w:numPr>
          <w:ilvl w:val="0"/>
          <w:numId w:val="62"/>
        </w:numPr>
      </w:pPr>
      <w:r>
        <w:t>IDEAL_BANKOPTION_JOB.xml</w:t>
      </w:r>
    </w:p>
    <w:p w14:paraId="5DD13BAD" w14:textId="77777777" w:rsidR="00802004" w:rsidRDefault="00802004" w:rsidP="005C1822">
      <w:pPr>
        <w:pStyle w:val="BodyText"/>
      </w:pPr>
    </w:p>
    <w:p w14:paraId="3EEB39BC" w14:textId="77777777" w:rsidR="00802004" w:rsidRDefault="00D37102" w:rsidP="005C1822">
      <w:pPr>
        <w:pStyle w:val="BodyText"/>
      </w:pPr>
      <w:r>
        <w:rPr>
          <w:noProof/>
        </w:rPr>
        <w:lastRenderedPageBreak/>
        <w:drawing>
          <wp:inline distT="0" distB="0" distL="0" distR="0" wp14:anchorId="77F107A7" wp14:editId="74BF7D69">
            <wp:extent cx="6391275" cy="2676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91275" cy="2676525"/>
                    </a:xfrm>
                    <a:prstGeom prst="rect">
                      <a:avLst/>
                    </a:prstGeom>
                    <a:noFill/>
                    <a:ln>
                      <a:noFill/>
                    </a:ln>
                  </pic:spPr>
                </pic:pic>
              </a:graphicData>
            </a:graphic>
          </wp:inline>
        </w:drawing>
      </w:r>
    </w:p>
    <w:p w14:paraId="6112ABA0" w14:textId="77777777" w:rsidR="00802004" w:rsidRDefault="00802004" w:rsidP="005C1822">
      <w:pPr>
        <w:pStyle w:val="BodyText"/>
      </w:pPr>
    </w:p>
    <w:p w14:paraId="244EFA29" w14:textId="77777777" w:rsidR="00802004" w:rsidRPr="00D602FC" w:rsidRDefault="00802004" w:rsidP="005C1822">
      <w:pPr>
        <w:pStyle w:val="BodyText"/>
      </w:pPr>
      <w:r>
        <w:t>Below steps are used to configured each job in Business manager</w:t>
      </w:r>
    </w:p>
    <w:p w14:paraId="04DFB2FE" w14:textId="77777777" w:rsidR="00802004" w:rsidRPr="00D602FC" w:rsidRDefault="00802004" w:rsidP="00802004">
      <w:pPr>
        <w:pStyle w:val="Heading4"/>
        <w:rPr>
          <w:rFonts w:asciiTheme="minorHAnsi" w:hAnsiTheme="minorHAnsi"/>
        </w:rPr>
      </w:pPr>
      <w:r w:rsidRPr="00D602FC">
        <w:rPr>
          <w:rFonts w:asciiTheme="minorHAnsi" w:hAnsiTheme="minorHAnsi"/>
        </w:rPr>
        <w:t xml:space="preserve">Batch Job for </w:t>
      </w:r>
      <w:r w:rsidR="001223BD">
        <w:rPr>
          <w:rFonts w:asciiTheme="minorHAnsi" w:hAnsiTheme="minorHAnsi"/>
        </w:rPr>
        <w:t>AP Check Status</w:t>
      </w:r>
    </w:p>
    <w:p w14:paraId="14E26150" w14:textId="77777777" w:rsidR="00F12BB0" w:rsidRDefault="0071172D" w:rsidP="007D5AFD">
      <w:pPr>
        <w:pStyle w:val="Listenabsatz"/>
        <w:numPr>
          <w:ilvl w:val="0"/>
          <w:numId w:val="21"/>
        </w:numPr>
      </w:pPr>
      <w:r>
        <w:t>A</w:t>
      </w:r>
      <w:r w:rsidR="00802004" w:rsidRPr="00D602FC" w:rsidDel="009C27F7">
        <w:t xml:space="preserve">dd new batch job for </w:t>
      </w:r>
      <w:r w:rsidR="001223BD">
        <w:t>AP</w:t>
      </w:r>
      <w:r w:rsidR="00802004" w:rsidRPr="00D602FC" w:rsidDel="009C27F7">
        <w:t xml:space="preserve"> check status service</w:t>
      </w:r>
    </w:p>
    <w:p w14:paraId="4BBC05E4" w14:textId="77777777" w:rsidR="00802004" w:rsidRPr="00D602FC" w:rsidRDefault="00802004" w:rsidP="007D5AFD">
      <w:pPr>
        <w:pStyle w:val="Listenabsatz"/>
        <w:numPr>
          <w:ilvl w:val="0"/>
          <w:numId w:val="21"/>
        </w:numPr>
      </w:pPr>
      <w:r w:rsidRPr="00D602FC">
        <w:t xml:space="preserve">Verify the newly added batch jobs for </w:t>
      </w:r>
      <w:r w:rsidR="001223BD">
        <w:t>AP</w:t>
      </w:r>
      <w:r w:rsidRPr="00D602FC">
        <w:t xml:space="preserve"> Check Status Service </w:t>
      </w:r>
    </w:p>
    <w:p w14:paraId="073ACEC7" w14:textId="77777777" w:rsidR="00802004" w:rsidRPr="00D602FC" w:rsidRDefault="00802004" w:rsidP="005C1822">
      <w:pPr>
        <w:pStyle w:val="BodyText"/>
        <w:numPr>
          <w:ilvl w:val="0"/>
          <w:numId w:val="21"/>
        </w:numPr>
      </w:pPr>
      <w:r w:rsidRPr="00D602FC">
        <w:t>Go to Administration - &gt; Operations -&gt; Job Schedules</w:t>
      </w:r>
    </w:p>
    <w:p w14:paraId="761B5EB0" w14:textId="77777777" w:rsidR="00802004" w:rsidRDefault="00802004" w:rsidP="005C1822">
      <w:pPr>
        <w:pStyle w:val="BodyText"/>
      </w:pPr>
    </w:p>
    <w:p w14:paraId="130C8133" w14:textId="77777777" w:rsidR="00802004" w:rsidRPr="00D602FC" w:rsidRDefault="005C4421" w:rsidP="005C1822">
      <w:pPr>
        <w:pStyle w:val="BodyText"/>
      </w:pPr>
      <w:r>
        <w:rPr>
          <w:noProof/>
        </w:rPr>
        <w:lastRenderedPageBreak/>
        <w:drawing>
          <wp:inline distT="0" distB="0" distL="0" distR="0" wp14:anchorId="713B2D23" wp14:editId="063F8BA2">
            <wp:extent cx="6391275" cy="3857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91275" cy="3857625"/>
                    </a:xfrm>
                    <a:prstGeom prst="rect">
                      <a:avLst/>
                    </a:prstGeom>
                    <a:noFill/>
                    <a:ln>
                      <a:noFill/>
                    </a:ln>
                  </pic:spPr>
                </pic:pic>
              </a:graphicData>
            </a:graphic>
          </wp:inline>
        </w:drawing>
      </w:r>
    </w:p>
    <w:p w14:paraId="61C52D5C" w14:textId="77777777" w:rsidR="00802004" w:rsidRPr="00D602FC" w:rsidRDefault="00802004" w:rsidP="00802004">
      <w:pPr>
        <w:pStyle w:val="Heading4"/>
        <w:rPr>
          <w:rFonts w:asciiTheme="minorHAnsi" w:hAnsiTheme="minorHAnsi"/>
        </w:rPr>
      </w:pPr>
      <w:r w:rsidRPr="00D602FC">
        <w:rPr>
          <w:rFonts w:asciiTheme="minorHAnsi" w:hAnsiTheme="minorHAnsi"/>
        </w:rPr>
        <w:t>Batch Job for Conversion Detail Report</w:t>
      </w:r>
    </w:p>
    <w:p w14:paraId="646A0639" w14:textId="77777777" w:rsidR="003507BD" w:rsidRPr="00D602FC" w:rsidRDefault="00F12BB0" w:rsidP="00231B25">
      <w:pPr>
        <w:pStyle w:val="Listenabsatz"/>
        <w:numPr>
          <w:ilvl w:val="0"/>
          <w:numId w:val="64"/>
        </w:numPr>
      </w:pPr>
      <w:r>
        <w:t>A</w:t>
      </w:r>
      <w:r w:rsidR="003507BD" w:rsidRPr="00D602FC">
        <w:t xml:space="preserve">dd new batch job to update order status in </w:t>
      </w:r>
      <w:r w:rsidR="005C4421" w:rsidRPr="00D602FC">
        <w:t>BM for</w:t>
      </w:r>
      <w:r w:rsidR="003507BD" w:rsidRPr="00D602FC">
        <w:t xml:space="preserve"> CyberSource “Accepted” &amp; “Rejected” orders.</w:t>
      </w:r>
    </w:p>
    <w:p w14:paraId="527DB6CF" w14:textId="77777777" w:rsidR="00802004" w:rsidRPr="00D602FC" w:rsidRDefault="00802004" w:rsidP="005C1822">
      <w:pPr>
        <w:pStyle w:val="BodyText"/>
      </w:pPr>
      <w:r w:rsidRPr="00D602FC">
        <w:t>Verify the newly added batch jobs for Conversion detail report service.</w:t>
      </w:r>
    </w:p>
    <w:p w14:paraId="3BDB17F0" w14:textId="77777777" w:rsidR="00802004" w:rsidRPr="00D602FC" w:rsidRDefault="00802004" w:rsidP="005C1822">
      <w:pPr>
        <w:pStyle w:val="BodyText"/>
      </w:pPr>
      <w:r w:rsidRPr="00D602FC">
        <w:t>Go to Administration - &gt; Operations -&gt; Job Schedules</w:t>
      </w:r>
    </w:p>
    <w:p w14:paraId="5F322BE0" w14:textId="77777777" w:rsidR="00802004" w:rsidRPr="00D602FC" w:rsidRDefault="005C4421" w:rsidP="005C1822">
      <w:pPr>
        <w:pStyle w:val="BodyText"/>
      </w:pPr>
      <w:r>
        <w:rPr>
          <w:noProof/>
        </w:rPr>
        <w:lastRenderedPageBreak/>
        <w:drawing>
          <wp:inline distT="0" distB="0" distL="0" distR="0" wp14:anchorId="4EDC7954" wp14:editId="7B275D2F">
            <wp:extent cx="6400800" cy="3857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14:paraId="22CA1A7A" w14:textId="77777777" w:rsidR="00802004" w:rsidRPr="00D602FC" w:rsidRDefault="00802004" w:rsidP="00802004">
      <w:pPr>
        <w:autoSpaceDE w:val="0"/>
        <w:autoSpaceDN w:val="0"/>
        <w:adjustRightInd w:val="0"/>
      </w:pPr>
      <w:r w:rsidRPr="00D602FC">
        <w:t>The batch job created for cybersource conversion detail report specified below, it updates the status of order in demandware which are in CREATED state and mark them as “CANCELLED” for rejected order or “NEW” for accepted order. The accepted orders are marked for “READY FOR EXPORT” as well.</w:t>
      </w:r>
    </w:p>
    <w:p w14:paraId="3E667597" w14:textId="77777777" w:rsidR="00802004" w:rsidRPr="00D602FC" w:rsidRDefault="00802004" w:rsidP="005C1822">
      <w:pPr>
        <w:pStyle w:val="BodyText"/>
      </w:pPr>
    </w:p>
    <w:p w14:paraId="7BB9EF54" w14:textId="77777777" w:rsidR="00802004" w:rsidRPr="00D602FC" w:rsidRDefault="00802004" w:rsidP="00802004">
      <w:pPr>
        <w:pStyle w:val="Heading4"/>
        <w:rPr>
          <w:rFonts w:asciiTheme="minorHAnsi" w:hAnsiTheme="minorHAnsi"/>
        </w:rPr>
      </w:pPr>
      <w:r w:rsidRPr="00D602FC">
        <w:rPr>
          <w:rFonts w:asciiTheme="minorHAnsi" w:hAnsiTheme="minorHAnsi"/>
        </w:rPr>
        <w:t>Secure Acceptance Merchant Post Batch Job</w:t>
      </w:r>
    </w:p>
    <w:p w14:paraId="271F62AD" w14:textId="77777777" w:rsidR="00C82E1F" w:rsidRPr="00D602FC" w:rsidRDefault="00F12BB0" w:rsidP="007D5AFD">
      <w:pPr>
        <w:pStyle w:val="Listenabsatz"/>
        <w:numPr>
          <w:ilvl w:val="0"/>
          <w:numId w:val="21"/>
        </w:numPr>
      </w:pPr>
      <w:r>
        <w:t>A</w:t>
      </w:r>
      <w:r w:rsidR="00C82E1F" w:rsidRPr="00D602FC">
        <w:t xml:space="preserve">dd new Service for  secure Acceptance Order update via merchant post notifications </w:t>
      </w:r>
    </w:p>
    <w:p w14:paraId="7A1955BE" w14:textId="77777777" w:rsidR="00C82E1F" w:rsidRPr="00D602FC" w:rsidRDefault="00C82E1F" w:rsidP="0071172D">
      <w:pPr>
        <w:pStyle w:val="Listenabsatz"/>
        <w:ind w:left="360"/>
      </w:pPr>
    </w:p>
    <w:p w14:paraId="38FB647E" w14:textId="77777777" w:rsidR="00802004" w:rsidRPr="00D602FC" w:rsidRDefault="00802004" w:rsidP="00802004">
      <w:r w:rsidRPr="00D602FC">
        <w:t>After import above file ensure to update credentials as per cybersource merchant account appropriately in BM.</w:t>
      </w:r>
    </w:p>
    <w:p w14:paraId="1F4B0307" w14:textId="77777777" w:rsidR="00802004" w:rsidRPr="00D602FC" w:rsidRDefault="0089321B" w:rsidP="00802004">
      <w:r>
        <w:rPr>
          <w:noProof/>
        </w:rPr>
        <w:lastRenderedPageBreak/>
        <w:drawing>
          <wp:inline distT="0" distB="0" distL="0" distR="0" wp14:anchorId="302ED3D4" wp14:editId="0F813A52">
            <wp:extent cx="6391275" cy="3867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91275" cy="3867150"/>
                    </a:xfrm>
                    <a:prstGeom prst="rect">
                      <a:avLst/>
                    </a:prstGeom>
                    <a:noFill/>
                    <a:ln>
                      <a:noFill/>
                    </a:ln>
                  </pic:spPr>
                </pic:pic>
              </a:graphicData>
            </a:graphic>
          </wp:inline>
        </w:drawing>
      </w:r>
    </w:p>
    <w:p w14:paraId="1BBFE170" w14:textId="77777777" w:rsidR="004414AA" w:rsidRPr="00E33D85" w:rsidRDefault="00E479C0" w:rsidP="0064110A">
      <w:pPr>
        <w:pStyle w:val="Heading5"/>
      </w:pPr>
      <w:r w:rsidRPr="00E33D85">
        <w:t>Secure Acceptance</w:t>
      </w:r>
      <w:r w:rsidR="004414AA" w:rsidRPr="00E33D85">
        <w:t xml:space="preserve"> Profile Configuration</w:t>
      </w:r>
      <w:r w:rsidR="00F708B4" w:rsidRPr="00E33D85">
        <w:t xml:space="preserve"> into CyberSource Business Manager</w:t>
      </w:r>
    </w:p>
    <w:p w14:paraId="2B383A83" w14:textId="77777777" w:rsidR="004414AA" w:rsidRPr="00E33D85" w:rsidRDefault="00E479C0" w:rsidP="005C1822">
      <w:pPr>
        <w:pStyle w:val="BodyText"/>
      </w:pPr>
      <w:r w:rsidRPr="00E33D85">
        <w:t>Secure Acceptance profile setting</w:t>
      </w:r>
      <w:r w:rsidR="00735DB7" w:rsidRPr="00E33D85">
        <w:t xml:space="preserve">s are configured on </w:t>
      </w:r>
      <w:r w:rsidR="00DA643B" w:rsidRPr="00E33D85">
        <w:t xml:space="preserve">CyberSource business center </w:t>
      </w:r>
      <w:r w:rsidR="00BA510D" w:rsidRPr="00E33D85">
        <w:t>console;</w:t>
      </w:r>
      <w:r w:rsidR="00735DB7" w:rsidRPr="00E33D85">
        <w:t xml:space="preserve"> a</w:t>
      </w:r>
      <w:r w:rsidRPr="00E33D85">
        <w:t>long with other settings b</w:t>
      </w:r>
      <w:r w:rsidR="004414AA" w:rsidRPr="00E33D85">
        <w:t xml:space="preserve">elow are key </w:t>
      </w:r>
      <w:r w:rsidR="00BA510D" w:rsidRPr="00E33D85">
        <w:t>settings</w:t>
      </w:r>
      <w:r w:rsidR="004414AA" w:rsidRPr="00E33D85">
        <w:t xml:space="preserve"> which </w:t>
      </w:r>
      <w:r w:rsidRPr="00E33D85">
        <w:t>must be</w:t>
      </w:r>
      <w:r w:rsidR="004414AA" w:rsidRPr="00E33D85">
        <w:t xml:space="preserve"> configured in cybersource profiles</w:t>
      </w:r>
      <w:r w:rsidRPr="00E33D85">
        <w:t xml:space="preserve"> in order to complete the checkout process successfully.</w:t>
      </w:r>
    </w:p>
    <w:p w14:paraId="27298F9B" w14:textId="77777777" w:rsidR="004414AA" w:rsidRPr="00E33D85" w:rsidRDefault="004414AA" w:rsidP="005C1822">
      <w:pPr>
        <w:pStyle w:val="BodyText"/>
      </w:pPr>
    </w:p>
    <w:tbl>
      <w:tblPr>
        <w:tblStyle w:val="TableGrid"/>
        <w:tblW w:w="0" w:type="auto"/>
        <w:tblInd w:w="360" w:type="dxa"/>
        <w:tblLook w:val="04A0" w:firstRow="1" w:lastRow="0" w:firstColumn="1" w:lastColumn="0" w:noHBand="0" w:noVBand="1"/>
      </w:tblPr>
      <w:tblGrid>
        <w:gridCol w:w="1585"/>
        <w:gridCol w:w="7523"/>
      </w:tblGrid>
      <w:tr w:rsidR="00C608A8" w:rsidRPr="00E33D85" w14:paraId="29CA04A2" w14:textId="77777777" w:rsidTr="005B5B37">
        <w:trPr>
          <w:trHeight w:val="270"/>
        </w:trPr>
        <w:tc>
          <w:tcPr>
            <w:tcW w:w="1585" w:type="dxa"/>
            <w:vMerge w:val="restart"/>
            <w:shd w:val="clear" w:color="auto" w:fill="BFBFBF" w:themeFill="background1" w:themeFillShade="BF"/>
          </w:tcPr>
          <w:p w14:paraId="0076E2E3" w14:textId="77777777" w:rsidR="00C608A8" w:rsidRPr="00E33D85" w:rsidRDefault="00C608A8" w:rsidP="005C1822">
            <w:pPr>
              <w:pStyle w:val="BodyText"/>
            </w:pPr>
            <w:r w:rsidRPr="00E33D85">
              <w:t>Profile name</w:t>
            </w:r>
          </w:p>
        </w:tc>
        <w:tc>
          <w:tcPr>
            <w:tcW w:w="7523" w:type="dxa"/>
            <w:vMerge w:val="restart"/>
            <w:shd w:val="clear" w:color="auto" w:fill="BFBFBF" w:themeFill="background1" w:themeFillShade="BF"/>
          </w:tcPr>
          <w:p w14:paraId="6BEACD11" w14:textId="77777777" w:rsidR="00C608A8" w:rsidRPr="00E33D85" w:rsidRDefault="00C608A8" w:rsidP="005C1822">
            <w:pPr>
              <w:pStyle w:val="BodyText"/>
            </w:pPr>
            <w:r w:rsidRPr="00E33D85">
              <w:t>Notification Section [Merchant post URL]</w:t>
            </w:r>
          </w:p>
        </w:tc>
      </w:tr>
      <w:tr w:rsidR="00C608A8" w:rsidRPr="00E33D85" w14:paraId="19ED1986" w14:textId="77777777" w:rsidTr="005B5B37">
        <w:trPr>
          <w:trHeight w:val="269"/>
        </w:trPr>
        <w:tc>
          <w:tcPr>
            <w:tcW w:w="1585" w:type="dxa"/>
            <w:vMerge/>
            <w:shd w:val="clear" w:color="auto" w:fill="BFBFBF" w:themeFill="background1" w:themeFillShade="BF"/>
          </w:tcPr>
          <w:p w14:paraId="462078D1" w14:textId="77777777" w:rsidR="00C608A8" w:rsidRPr="00E33D85" w:rsidRDefault="00C608A8" w:rsidP="005C1822">
            <w:pPr>
              <w:pStyle w:val="BodyText"/>
            </w:pPr>
          </w:p>
        </w:tc>
        <w:tc>
          <w:tcPr>
            <w:tcW w:w="7523" w:type="dxa"/>
            <w:vMerge/>
            <w:shd w:val="clear" w:color="auto" w:fill="BFBFBF" w:themeFill="background1" w:themeFillShade="BF"/>
          </w:tcPr>
          <w:p w14:paraId="66C7CC14" w14:textId="77777777" w:rsidR="00C608A8" w:rsidRPr="00E33D85" w:rsidRDefault="00C608A8" w:rsidP="005C1822">
            <w:pPr>
              <w:pStyle w:val="BodyText"/>
            </w:pPr>
          </w:p>
        </w:tc>
      </w:tr>
      <w:tr w:rsidR="00C608A8" w:rsidRPr="00E33D85" w14:paraId="036C5FAD" w14:textId="77777777" w:rsidTr="00C608A8">
        <w:tc>
          <w:tcPr>
            <w:tcW w:w="1585" w:type="dxa"/>
          </w:tcPr>
          <w:p w14:paraId="37F8DFA1" w14:textId="77777777" w:rsidR="00C608A8" w:rsidRPr="00E33D85" w:rsidRDefault="00C608A8" w:rsidP="005C1822">
            <w:pPr>
              <w:pStyle w:val="BodyText"/>
            </w:pPr>
            <w:r w:rsidRPr="00E33D85">
              <w:t>SA Redirect</w:t>
            </w:r>
          </w:p>
        </w:tc>
        <w:tc>
          <w:tcPr>
            <w:tcW w:w="7523" w:type="dxa"/>
          </w:tcPr>
          <w:p w14:paraId="61A7F4EF" w14:textId="77777777" w:rsidR="00C608A8" w:rsidRPr="00E33D85" w:rsidRDefault="00C608A8" w:rsidP="005C1822">
            <w:pPr>
              <w:pStyle w:val="BodyText"/>
            </w:pPr>
            <w:r w:rsidRPr="00E33D85">
              <w:t>[Merchant specific URL]/SECURE_ACCEPTANCE-MerchantPost</w:t>
            </w:r>
          </w:p>
        </w:tc>
      </w:tr>
      <w:tr w:rsidR="00C608A8" w:rsidRPr="00E33D85" w14:paraId="3F88B2F3" w14:textId="77777777" w:rsidTr="00C608A8">
        <w:tc>
          <w:tcPr>
            <w:tcW w:w="1585" w:type="dxa"/>
          </w:tcPr>
          <w:p w14:paraId="6F9F2412" w14:textId="77777777" w:rsidR="00C608A8" w:rsidRPr="00E33D85" w:rsidRDefault="00C608A8" w:rsidP="005C1822">
            <w:pPr>
              <w:pStyle w:val="BodyText"/>
            </w:pPr>
            <w:r w:rsidRPr="00E33D85">
              <w:t>SA Iframe</w:t>
            </w:r>
          </w:p>
        </w:tc>
        <w:tc>
          <w:tcPr>
            <w:tcW w:w="7523" w:type="dxa"/>
          </w:tcPr>
          <w:p w14:paraId="4737B788" w14:textId="77777777" w:rsidR="00C608A8" w:rsidRPr="00E33D85" w:rsidRDefault="00C608A8" w:rsidP="005C1822">
            <w:pPr>
              <w:pStyle w:val="BodyText"/>
            </w:pPr>
            <w:r w:rsidRPr="00E33D85">
              <w:t>[Merchant specific URL]/SECURE_ACCEPTANCE-MerchantPost</w:t>
            </w:r>
          </w:p>
        </w:tc>
      </w:tr>
      <w:tr w:rsidR="00C608A8" w:rsidRPr="00E33D85" w14:paraId="7B0939FB" w14:textId="77777777" w:rsidTr="00C608A8">
        <w:tc>
          <w:tcPr>
            <w:tcW w:w="1585" w:type="dxa"/>
          </w:tcPr>
          <w:p w14:paraId="7A45E63F" w14:textId="77777777" w:rsidR="00C608A8" w:rsidRPr="00E33D85" w:rsidRDefault="00C608A8" w:rsidP="005C1822">
            <w:pPr>
              <w:pStyle w:val="BodyText"/>
            </w:pPr>
            <w:r w:rsidRPr="00E33D85">
              <w:t>SA SilentPost</w:t>
            </w:r>
          </w:p>
        </w:tc>
        <w:tc>
          <w:tcPr>
            <w:tcW w:w="7523" w:type="dxa"/>
          </w:tcPr>
          <w:p w14:paraId="669EF426" w14:textId="77777777" w:rsidR="00C608A8" w:rsidRPr="00E33D85" w:rsidRDefault="00C608A8" w:rsidP="005C1822">
            <w:pPr>
              <w:pStyle w:val="BodyText"/>
            </w:pPr>
            <w:r w:rsidRPr="00E33D85">
              <w:t>N/A</w:t>
            </w:r>
          </w:p>
        </w:tc>
      </w:tr>
    </w:tbl>
    <w:p w14:paraId="2C024CC5" w14:textId="77777777" w:rsidR="004414AA" w:rsidRPr="00E33D85" w:rsidRDefault="004414AA" w:rsidP="005C1822">
      <w:pPr>
        <w:pStyle w:val="BodyText"/>
      </w:pPr>
    </w:p>
    <w:p w14:paraId="6F47DB55" w14:textId="77777777" w:rsidR="004414AA" w:rsidRPr="00E33D85" w:rsidRDefault="004414AA" w:rsidP="005C1822">
      <w:pPr>
        <w:pStyle w:val="BodyText"/>
      </w:pPr>
      <w:r w:rsidRPr="00E33D85">
        <w:t>Only five types of Card are supported in Demanware</w:t>
      </w:r>
      <w:r w:rsidR="00E479C0" w:rsidRPr="00E33D85">
        <w:t>, so</w:t>
      </w:r>
      <w:r w:rsidRPr="00E33D85">
        <w:t xml:space="preserve"> the cards configured in cybersource payment </w:t>
      </w:r>
      <w:r w:rsidR="00E479C0" w:rsidRPr="00E33D85">
        <w:t>settings should</w:t>
      </w:r>
      <w:r w:rsidRPr="00E33D85">
        <w:t xml:space="preserve"> be in sync with Demandware supported cards</w:t>
      </w:r>
    </w:p>
    <w:p w14:paraId="32B64DCE" w14:textId="77777777" w:rsidR="00E479C0" w:rsidRPr="00E33D85" w:rsidRDefault="00E479C0" w:rsidP="005C1822">
      <w:pPr>
        <w:pStyle w:val="BodyText"/>
      </w:pPr>
    </w:p>
    <w:p w14:paraId="16D3B07B" w14:textId="77777777" w:rsidR="00E479C0" w:rsidRPr="00E33D85" w:rsidRDefault="00E479C0" w:rsidP="005C1822">
      <w:pPr>
        <w:pStyle w:val="BodyText"/>
      </w:pPr>
      <w:r w:rsidRPr="00E33D85">
        <w:rPr>
          <w:noProof/>
        </w:rPr>
        <w:lastRenderedPageBreak/>
        <w:drawing>
          <wp:inline distT="0" distB="0" distL="0" distR="0" wp14:anchorId="6BA70825" wp14:editId="01F061AA">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1846"/>
    <w:p w14:paraId="52260D97" w14:textId="77777777" w:rsidR="006D056B" w:rsidRPr="00E33D85" w:rsidRDefault="004871C0" w:rsidP="003D49FF">
      <w:r w:rsidRPr="00E33D85">
        <w:t>Merchant Notifications POST URL card number digits supported option 2 as shown.</w:t>
      </w:r>
    </w:p>
    <w:p w14:paraId="18E42875" w14:textId="77777777" w:rsidR="004871C0" w:rsidRPr="00E33D85" w:rsidRDefault="004871C0" w:rsidP="003D49FF">
      <w:r w:rsidRPr="00E33D85">
        <w:rPr>
          <w:noProof/>
        </w:rPr>
        <w:drawing>
          <wp:inline distT="0" distB="0" distL="0" distR="0" wp14:anchorId="7DDF71B9" wp14:editId="001AC48B">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14:paraId="03F0D8BD" w14:textId="77777777" w:rsidR="009A7E6E" w:rsidRPr="00D602FC" w:rsidRDefault="009A7E6E" w:rsidP="009A7E6E">
      <w:pPr>
        <w:pStyle w:val="Heading4"/>
        <w:rPr>
          <w:rFonts w:asciiTheme="minorHAnsi" w:hAnsiTheme="minorHAnsi"/>
        </w:rPr>
      </w:pPr>
      <w:r w:rsidRPr="00D602FC">
        <w:rPr>
          <w:rFonts w:asciiTheme="minorHAnsi" w:hAnsiTheme="minorHAnsi"/>
        </w:rPr>
        <w:t xml:space="preserve">Batch Job for </w:t>
      </w:r>
      <w:r>
        <w:rPr>
          <w:rFonts w:asciiTheme="minorHAnsi" w:hAnsiTheme="minorHAnsi"/>
        </w:rPr>
        <w:t xml:space="preserve">Bank Option  </w:t>
      </w:r>
      <w:r w:rsidR="000B0473">
        <w:rPr>
          <w:rFonts w:asciiTheme="minorHAnsi" w:hAnsiTheme="minorHAnsi"/>
        </w:rPr>
        <w:t>List</w:t>
      </w:r>
    </w:p>
    <w:p w14:paraId="49B78208" w14:textId="77777777" w:rsidR="009A7E6E" w:rsidRPr="00D602FC" w:rsidRDefault="009A7E6E" w:rsidP="00231B25">
      <w:pPr>
        <w:pStyle w:val="Listenabsatz"/>
        <w:numPr>
          <w:ilvl w:val="0"/>
          <w:numId w:val="64"/>
        </w:numPr>
      </w:pPr>
      <w:r>
        <w:t>A</w:t>
      </w:r>
      <w:r w:rsidRPr="00D602FC">
        <w:t xml:space="preserve">dd new batch job to </w:t>
      </w:r>
      <w:r>
        <w:t>to add merchant defined custom objects for bank options.</w:t>
      </w:r>
    </w:p>
    <w:p w14:paraId="20044FAA" w14:textId="77777777" w:rsidR="009A7E6E" w:rsidRPr="00D602FC" w:rsidRDefault="009A7E6E" w:rsidP="005C1822">
      <w:pPr>
        <w:pStyle w:val="BodyText"/>
      </w:pPr>
      <w:r w:rsidRPr="00D602FC">
        <w:t xml:space="preserve">Verify the newly added batch jobs for </w:t>
      </w:r>
      <w:r>
        <w:t xml:space="preserve">Ideal Bank Option </w:t>
      </w:r>
      <w:r w:rsidRPr="00D602FC">
        <w:t>service.</w:t>
      </w:r>
    </w:p>
    <w:p w14:paraId="6070EFAB" w14:textId="77777777" w:rsidR="009A7E6E" w:rsidRPr="00D602FC" w:rsidRDefault="009A7E6E" w:rsidP="005C1822">
      <w:pPr>
        <w:pStyle w:val="BodyText"/>
      </w:pPr>
      <w:r w:rsidRPr="00D602FC">
        <w:t>Go to Administration - &gt; Operations -&gt; Job Schedules</w:t>
      </w:r>
    </w:p>
    <w:p w14:paraId="67A754D3" w14:textId="77777777" w:rsidR="002E162F" w:rsidRPr="00E33D85" w:rsidRDefault="009A7E6E" w:rsidP="003D49FF">
      <w:r>
        <w:rPr>
          <w:noProof/>
        </w:rPr>
        <w:lastRenderedPageBreak/>
        <w:drawing>
          <wp:inline distT="0" distB="0" distL="0" distR="0" wp14:anchorId="1DF2B621" wp14:editId="0341DB39">
            <wp:extent cx="6400800" cy="3857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14:paraId="196E1D76" w14:textId="77777777" w:rsidR="003D49FF" w:rsidRPr="00E33D85" w:rsidRDefault="00802004" w:rsidP="003D49FF">
      <w:pPr>
        <w:pStyle w:val="Heading2"/>
        <w:rPr>
          <w:rFonts w:asciiTheme="minorHAnsi" w:hAnsiTheme="minorHAnsi"/>
        </w:rPr>
      </w:pPr>
      <w:bookmarkStart w:id="1848" w:name="_Toc368651162"/>
      <w:bookmarkStart w:id="1849" w:name="_Toc492046252"/>
      <w:r>
        <w:rPr>
          <w:rFonts w:asciiTheme="minorHAnsi" w:hAnsiTheme="minorHAnsi"/>
        </w:rPr>
        <w:t xml:space="preserve">Unit </w:t>
      </w:r>
      <w:r w:rsidR="003D49FF" w:rsidRPr="00E33D85">
        <w:rPr>
          <w:rFonts w:asciiTheme="minorHAnsi" w:hAnsiTheme="minorHAnsi"/>
        </w:rPr>
        <w:t>Test</w:t>
      </w:r>
      <w:bookmarkEnd w:id="1848"/>
      <w:r>
        <w:rPr>
          <w:rFonts w:asciiTheme="minorHAnsi" w:hAnsiTheme="minorHAnsi"/>
        </w:rPr>
        <w:t xml:space="preserve"> Services</w:t>
      </w:r>
      <w:bookmarkEnd w:id="1849"/>
    </w:p>
    <w:p w14:paraId="306D068B" w14:textId="77777777" w:rsidR="00641ED3" w:rsidRDefault="00641ED3" w:rsidP="00641ED3">
      <w:r w:rsidRPr="00E33D85">
        <w:t xml:space="preserve">Use </w:t>
      </w:r>
      <w:r w:rsidR="0062791F" w:rsidRPr="0062791F">
        <w:rPr>
          <w:b/>
        </w:rPr>
        <w:t>CYBServicesTesting</w:t>
      </w:r>
      <w:r w:rsidR="003C6BF5">
        <w:rPr>
          <w:b/>
        </w:rPr>
        <w:t xml:space="preserve"> </w:t>
      </w:r>
      <w:r w:rsidRPr="00E33D85">
        <w:t>controller to test all the services as follows:</w:t>
      </w:r>
    </w:p>
    <w:p w14:paraId="61A0D1B2" w14:textId="77777777" w:rsidR="00CD4BF2" w:rsidRDefault="00104350" w:rsidP="009F609D">
      <w:r w:rsidRPr="00B84086">
        <w:t xml:space="preserve">CyberSource Services Test Suite is created to </w:t>
      </w:r>
      <w:r w:rsidR="00CD4BF2" w:rsidRPr="004C0756">
        <w:t>gives the</w:t>
      </w:r>
      <w:r w:rsidRPr="00B84086">
        <w:t xml:space="preserve"> facility to the </w:t>
      </w:r>
      <w:r w:rsidR="0093585C">
        <w:t>u</w:t>
      </w:r>
      <w:r w:rsidRPr="00B84086">
        <w:t xml:space="preserve">ser to execute any of the selected </w:t>
      </w:r>
      <w:r w:rsidR="00231311">
        <w:t xml:space="preserve">Test </w:t>
      </w:r>
      <w:r w:rsidRPr="00B84086">
        <w:t xml:space="preserve">Service </w:t>
      </w:r>
      <w:r w:rsidR="00CD4BF2" w:rsidRPr="004C0756">
        <w:t>by providing</w:t>
      </w:r>
      <w:r w:rsidRPr="00B84086">
        <w:t xml:space="preserve"> requested Input and </w:t>
      </w:r>
      <w:r w:rsidR="00231311">
        <w:t>getting the response ba</w:t>
      </w:r>
      <w:r w:rsidR="004C0756" w:rsidRPr="00B84086">
        <w:t>ck on the same interface</w:t>
      </w:r>
      <w:r w:rsidR="00CD4BF2">
        <w:t>.</w:t>
      </w:r>
    </w:p>
    <w:p w14:paraId="71997347" w14:textId="77777777" w:rsidR="00CD4BF2" w:rsidRDefault="00CD4BF2" w:rsidP="009F609D">
      <w:r>
        <w:t>Below is the URL for CyberSource Test Suite:</w:t>
      </w:r>
    </w:p>
    <w:p w14:paraId="26E84DED" w14:textId="77777777" w:rsidR="00CD4BF2" w:rsidRDefault="002E3830" w:rsidP="009F609D">
      <w:hyperlink w:history="1">
        <w:r w:rsidR="00CD4BF2" w:rsidRPr="00D602FC">
          <w:t>https:// &lt;Sandbox</w:t>
        </w:r>
      </w:hyperlink>
      <w:r w:rsidR="00CD4BF2" w:rsidRPr="00D602FC">
        <w:t xml:space="preserve"> Name&gt;/on/demandware.store/Sites-SiteGenesis-Site/default/</w:t>
      </w:r>
      <w:r w:rsidR="00CD4BF2">
        <w:t>CYBServicesTesting</w:t>
      </w:r>
      <w:r w:rsidR="00CD4BF2" w:rsidRPr="007C5052">
        <w:t>-</w:t>
      </w:r>
      <w:r w:rsidR="00CD4BF2" w:rsidRPr="000E4649">
        <w:t>StartServices</w:t>
      </w:r>
    </w:p>
    <w:p w14:paraId="39023C90" w14:textId="77777777" w:rsidR="00A078D6" w:rsidRDefault="00A078D6" w:rsidP="009F609D"/>
    <w:p w14:paraId="25DA3462" w14:textId="77777777" w:rsidR="00A078D6" w:rsidRDefault="00A078D6" w:rsidP="009F609D"/>
    <w:p w14:paraId="3F1865CC" w14:textId="77777777" w:rsidR="00A078D6" w:rsidRDefault="00104350" w:rsidP="009F609D">
      <w:r>
        <w:rPr>
          <w:noProof/>
        </w:rPr>
        <w:lastRenderedPageBreak/>
        <w:drawing>
          <wp:inline distT="0" distB="0" distL="0" distR="0" wp14:anchorId="1083C34C" wp14:editId="29E7E6D2">
            <wp:extent cx="6400800" cy="373380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srcRect/>
                    <a:stretch>
                      <a:fillRect/>
                    </a:stretch>
                  </pic:blipFill>
                  <pic:spPr bwMode="auto">
                    <a:xfrm>
                      <a:off x="0" y="0"/>
                      <a:ext cx="6400800" cy="3733800"/>
                    </a:xfrm>
                    <a:prstGeom prst="rect">
                      <a:avLst/>
                    </a:prstGeom>
                    <a:noFill/>
                    <a:ln w="9525">
                      <a:noFill/>
                      <a:miter lim="800000"/>
                      <a:headEnd/>
                      <a:tailEnd/>
                    </a:ln>
                  </pic:spPr>
                </pic:pic>
              </a:graphicData>
            </a:graphic>
          </wp:inline>
        </w:drawing>
      </w:r>
    </w:p>
    <w:p w14:paraId="260626EA" w14:textId="77777777" w:rsidR="00A078D6" w:rsidRPr="00D525C0" w:rsidRDefault="00A078D6" w:rsidP="00A078D6">
      <w:pPr>
        <w:rPr>
          <w:color w:val="000000" w:themeColor="text1"/>
        </w:rPr>
      </w:pPr>
      <w:r w:rsidRPr="00D525C0">
        <w:rPr>
          <w:color w:val="000000" w:themeColor="text1"/>
        </w:rPr>
        <w:t xml:space="preserve">[Note: Modify exports of </w:t>
      </w:r>
      <w:r w:rsidRPr="00D525C0">
        <w:rPr>
          <w:b/>
          <w:color w:val="000000" w:themeColor="text1"/>
        </w:rPr>
        <w:t xml:space="preserve">Test </w:t>
      </w:r>
      <w:r w:rsidRPr="00D43867">
        <w:rPr>
          <w:b/>
          <w:color w:val="000000" w:themeColor="text1"/>
        </w:rPr>
        <w:t xml:space="preserve">Services </w:t>
      </w:r>
      <w:r w:rsidR="0093585C" w:rsidRPr="009F04FE">
        <w:rPr>
          <w:b/>
          <w:color w:val="000000" w:themeColor="text1"/>
        </w:rPr>
        <w:t xml:space="preserve"> </w:t>
      </w:r>
      <w:r w:rsidR="0093585C" w:rsidRPr="00C035C5">
        <w:rPr>
          <w:color w:val="000000" w:themeColor="text1"/>
        </w:rPr>
        <w:t xml:space="preserve">in  CYBServicesTesting.js </w:t>
      </w:r>
      <w:r w:rsidRPr="00C035C5">
        <w:rPr>
          <w:color w:val="000000" w:themeColor="text1"/>
        </w:rPr>
        <w:t>with</w:t>
      </w:r>
      <w:r w:rsidRPr="00D525C0">
        <w:rPr>
          <w:color w:val="000000" w:themeColor="text1"/>
        </w:rPr>
        <w:t xml:space="preserve"> https guard before executing the test cases</w:t>
      </w:r>
      <w:r w:rsidR="00C642A1">
        <w:rPr>
          <w:color w:val="000000" w:themeColor="text1"/>
        </w:rPr>
        <w:t>. This activity is common for all test interfaces.</w:t>
      </w:r>
      <w:r w:rsidRPr="00D525C0">
        <w:rPr>
          <w:color w:val="000000" w:themeColor="text1"/>
        </w:rPr>
        <w:t>]</w:t>
      </w:r>
      <w:r w:rsidR="00C642A1">
        <w:rPr>
          <w:color w:val="000000" w:themeColor="text1"/>
        </w:rPr>
        <w:t xml:space="preserve"> </w:t>
      </w:r>
    </w:p>
    <w:p w14:paraId="550FB6BF" w14:textId="77777777" w:rsidR="00A078D6" w:rsidRPr="00DF0F61" w:rsidRDefault="00A078D6" w:rsidP="00A078D6">
      <w:pPr>
        <w:rPr>
          <w:b/>
          <w:color w:val="000000" w:themeColor="text1"/>
        </w:rPr>
      </w:pPr>
      <w:r w:rsidRPr="00DF0F61">
        <w:rPr>
          <w:b/>
          <w:color w:val="000000" w:themeColor="text1"/>
          <w:u w:val="single"/>
        </w:rPr>
        <w:t>Example:</w:t>
      </w:r>
      <w:r w:rsidRPr="00DF0F61">
        <w:rPr>
          <w:b/>
          <w:color w:val="000000" w:themeColor="text1"/>
        </w:rPr>
        <w:t xml:space="preserve"> exports.StartServices=guard.ensure(['https'], StartServices);</w:t>
      </w:r>
    </w:p>
    <w:p w14:paraId="56E2B220" w14:textId="77777777" w:rsidR="00A078D6" w:rsidRDefault="00A078D6" w:rsidP="00A57238">
      <w:pPr>
        <w:tabs>
          <w:tab w:val="left" w:pos="990"/>
        </w:tabs>
      </w:pPr>
      <w:r>
        <w:lastRenderedPageBreak/>
        <w:t>Refer the screen shot below</w:t>
      </w:r>
      <w:r w:rsidR="00303C93">
        <w:t>:</w:t>
      </w:r>
      <w:bookmarkStart w:id="1850" w:name="_Toc368651163"/>
      <w:r>
        <w:rPr>
          <w:noProof/>
        </w:rPr>
        <w:drawing>
          <wp:inline distT="0" distB="0" distL="0" distR="0" wp14:anchorId="408ED736" wp14:editId="42E3130D">
            <wp:extent cx="5734050" cy="41529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srcRect/>
                    <a:stretch>
                      <a:fillRect/>
                    </a:stretch>
                  </pic:blipFill>
                  <pic:spPr bwMode="auto">
                    <a:xfrm>
                      <a:off x="0" y="0"/>
                      <a:ext cx="5734050" cy="4152900"/>
                    </a:xfrm>
                    <a:prstGeom prst="rect">
                      <a:avLst/>
                    </a:prstGeom>
                    <a:noFill/>
                    <a:ln w="9525">
                      <a:noFill/>
                      <a:miter lim="800000"/>
                      <a:headEnd/>
                      <a:tailEnd/>
                    </a:ln>
                  </pic:spPr>
                </pic:pic>
              </a:graphicData>
            </a:graphic>
          </wp:inline>
        </w:drawing>
      </w:r>
    </w:p>
    <w:p w14:paraId="51D84F50" w14:textId="77777777" w:rsidR="00641ED3" w:rsidRPr="00E33D85" w:rsidRDefault="00641ED3" w:rsidP="00641ED3">
      <w:pPr>
        <w:pStyle w:val="Heading3"/>
        <w:rPr>
          <w:rFonts w:asciiTheme="minorHAnsi" w:hAnsiTheme="minorHAnsi"/>
        </w:rPr>
      </w:pPr>
      <w:bookmarkStart w:id="1851" w:name="_Toc492046253"/>
      <w:r w:rsidRPr="00E33D85">
        <w:rPr>
          <w:rFonts w:asciiTheme="minorHAnsi" w:hAnsiTheme="minorHAnsi"/>
        </w:rPr>
        <w:t>Authorize Credit Card</w:t>
      </w:r>
      <w:bookmarkEnd w:id="1850"/>
      <w:bookmarkEnd w:id="1851"/>
    </w:p>
    <w:p w14:paraId="72679A29" w14:textId="77777777" w:rsidR="00641ED3" w:rsidRPr="00E33D85" w:rsidRDefault="00641ED3" w:rsidP="00641ED3">
      <w:r w:rsidRPr="00E33D85">
        <w:t xml:space="preserve">Use and modify the </w:t>
      </w:r>
      <w:r w:rsidR="0062791F" w:rsidRPr="0062791F">
        <w:rPr>
          <w:b/>
        </w:rPr>
        <w:t>CYBServicesTesting</w:t>
      </w:r>
      <w:r w:rsidRPr="00E33D85">
        <w:t>-TestCCAuth controller and associated scripts.  The unit test controller displays all relevant request/response information in an easy to digest manner. User can change static credit card and address data to observe various responses.</w:t>
      </w:r>
    </w:p>
    <w:p w14:paraId="0B91F888" w14:textId="77777777" w:rsidR="00C642A1" w:rsidRPr="00C642A1" w:rsidRDefault="002E3830"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TestCCAuth</w:t>
      </w:r>
    </w:p>
    <w:p w14:paraId="79F82097" w14:textId="77777777" w:rsidR="00641ED3" w:rsidRPr="00E33D85" w:rsidRDefault="00641ED3" w:rsidP="00641ED3">
      <w:pPr>
        <w:pStyle w:val="Heading3"/>
        <w:rPr>
          <w:rFonts w:asciiTheme="minorHAnsi" w:hAnsiTheme="minorHAnsi"/>
        </w:rPr>
      </w:pPr>
      <w:bookmarkStart w:id="1852" w:name="_Toc368651164"/>
      <w:bookmarkStart w:id="1853" w:name="_Toc492046254"/>
      <w:r w:rsidRPr="00E33D85">
        <w:rPr>
          <w:rFonts w:asciiTheme="minorHAnsi" w:hAnsiTheme="minorHAnsi"/>
        </w:rPr>
        <w:t>Tax Service</w:t>
      </w:r>
      <w:bookmarkEnd w:id="1852"/>
      <w:bookmarkEnd w:id="1853"/>
    </w:p>
    <w:p w14:paraId="3F0740FC" w14:textId="77777777" w:rsidR="00641ED3" w:rsidRPr="00E33D85" w:rsidRDefault="00641ED3" w:rsidP="00641ED3">
      <w:r w:rsidRPr="00E33D85">
        <w:t xml:space="preserve">Use and modify the </w:t>
      </w:r>
      <w:r w:rsidR="0062791F" w:rsidRPr="0062791F">
        <w:rPr>
          <w:b/>
        </w:rPr>
        <w:t>CYBServicesTesting</w:t>
      </w:r>
      <w:r w:rsidRPr="00E33D85">
        <w:t>-TestTax controller and associated scripts.  The script for creating CreateCybersourceShipTo and CreateCybersourceBillTo objects have bindings to produce valid results, but otherwise can be manually modified to test against any domestic or international address.</w:t>
      </w:r>
    </w:p>
    <w:p w14:paraId="1454CE67" w14:textId="77777777" w:rsidR="00641ED3" w:rsidRPr="00E33D85" w:rsidRDefault="00641ED3" w:rsidP="00641ED3">
      <w:r w:rsidRPr="00E33D85">
        <w:t>Controller displays all relevant request/response information in an easy to digest manner, to aid the debugging the various response codes and corrected address response.</w:t>
      </w:r>
    </w:p>
    <w:bookmarkStart w:id="1854" w:name="_Toc368651165"/>
    <w:p w14:paraId="147F0A81" w14:textId="77777777" w:rsidR="00C642A1" w:rsidRPr="00C642A1" w:rsidRDefault="00C642A1" w:rsidP="00641ED3">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TestTax</w:t>
      </w:r>
    </w:p>
    <w:p w14:paraId="68C2BC78" w14:textId="77777777" w:rsidR="00641ED3" w:rsidRPr="00E33D85" w:rsidRDefault="00641ED3" w:rsidP="00641ED3">
      <w:pPr>
        <w:pStyle w:val="Heading3"/>
        <w:rPr>
          <w:rFonts w:asciiTheme="minorHAnsi" w:hAnsiTheme="minorHAnsi"/>
        </w:rPr>
      </w:pPr>
      <w:bookmarkStart w:id="1855" w:name="_Toc492046255"/>
      <w:r w:rsidRPr="00E33D85">
        <w:rPr>
          <w:rFonts w:asciiTheme="minorHAnsi" w:hAnsiTheme="minorHAnsi"/>
        </w:rPr>
        <w:lastRenderedPageBreak/>
        <w:t>Address Verification Service (AVS)</w:t>
      </w:r>
      <w:bookmarkEnd w:id="1854"/>
      <w:bookmarkEnd w:id="1855"/>
    </w:p>
    <w:p w14:paraId="11C53DFC" w14:textId="77777777" w:rsidR="00641ED3" w:rsidRPr="00E33D85" w:rsidRDefault="00641ED3" w:rsidP="00641ED3">
      <w:r w:rsidRPr="00E33D85">
        <w:t xml:space="preserve">Use and modify the </w:t>
      </w:r>
      <w:r w:rsidR="0062791F" w:rsidRPr="0062791F">
        <w:rPr>
          <w:b/>
        </w:rPr>
        <w:t>CYBServicesTesting</w:t>
      </w:r>
      <w:r w:rsidRPr="00E33D85">
        <w:t>-TestCCAuth controller and associated scripts.  By running simplified payment authorizations with different site preferences set, you can see how the AVS process works and how that result affects the overall payment authorization process.</w:t>
      </w:r>
    </w:p>
    <w:bookmarkStart w:id="1856" w:name="_Toc368651166"/>
    <w:p w14:paraId="56E79FB9" w14:textId="77777777"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TestCCAuth</w:t>
      </w:r>
    </w:p>
    <w:p w14:paraId="0EE7585F" w14:textId="77777777" w:rsidR="00641ED3" w:rsidRPr="00E33D85" w:rsidRDefault="00641ED3" w:rsidP="00641ED3">
      <w:pPr>
        <w:pStyle w:val="Heading3"/>
        <w:rPr>
          <w:rFonts w:asciiTheme="minorHAnsi" w:hAnsiTheme="minorHAnsi"/>
        </w:rPr>
      </w:pPr>
      <w:bookmarkStart w:id="1857" w:name="_Toc492046256"/>
      <w:r w:rsidRPr="00E33D85">
        <w:rPr>
          <w:rFonts w:asciiTheme="minorHAnsi" w:hAnsiTheme="minorHAnsi"/>
        </w:rPr>
        <w:t>Delivery Address Verification Service (DAV)</w:t>
      </w:r>
      <w:bookmarkEnd w:id="1856"/>
      <w:bookmarkEnd w:id="1857"/>
    </w:p>
    <w:p w14:paraId="5C35F805" w14:textId="77777777" w:rsidR="00641ED3" w:rsidRPr="00E33D85" w:rsidRDefault="00641ED3" w:rsidP="00641ED3">
      <w:r>
        <w:t>To test stand</w:t>
      </w:r>
      <w:r w:rsidRPr="00E33D85">
        <w:t xml:space="preserve">alone DAV service, use and/or modify </w:t>
      </w:r>
      <w:r w:rsidR="0062791F" w:rsidRPr="0062791F">
        <w:rPr>
          <w:b/>
        </w:rPr>
        <w:t>CYBServicesTesting</w:t>
      </w:r>
      <w:r w:rsidRPr="00E33D85">
        <w:t>-TestDAVCheck and associated scripts.  Test data can be customized to simulate various situations that need to be handled.</w:t>
      </w:r>
    </w:p>
    <w:bookmarkStart w:id="1858" w:name="_Toc368651167"/>
    <w:p w14:paraId="1D78CAE9" w14:textId="77777777"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TestDAVCheck</w:t>
      </w:r>
    </w:p>
    <w:p w14:paraId="3E0D001F" w14:textId="77777777" w:rsidR="00641ED3" w:rsidRPr="00E33D85" w:rsidRDefault="00641ED3" w:rsidP="00641ED3">
      <w:pPr>
        <w:pStyle w:val="Heading3"/>
        <w:rPr>
          <w:rFonts w:asciiTheme="minorHAnsi" w:hAnsiTheme="minorHAnsi"/>
        </w:rPr>
      </w:pPr>
      <w:bookmarkStart w:id="1859" w:name="_Toc492046257"/>
      <w:r w:rsidRPr="00E33D85">
        <w:rPr>
          <w:rFonts w:asciiTheme="minorHAnsi" w:hAnsiTheme="minorHAnsi"/>
        </w:rPr>
        <w:t>Payment Tokenization</w:t>
      </w:r>
      <w:bookmarkEnd w:id="1858"/>
      <w:bookmarkEnd w:id="1859"/>
    </w:p>
    <w:p w14:paraId="13CA76F0" w14:textId="77777777" w:rsidR="00641ED3" w:rsidRPr="00E33D85" w:rsidRDefault="00641ED3" w:rsidP="00641ED3">
      <w:r w:rsidRPr="00E33D85">
        <w:t xml:space="preserve">Use the </w:t>
      </w:r>
      <w:r w:rsidR="0062791F" w:rsidRPr="0062791F">
        <w:rPr>
          <w:b/>
        </w:rPr>
        <w:t>CYBServicesTesting</w:t>
      </w:r>
      <w:r w:rsidRPr="00E33D85">
        <w:t>-</w:t>
      </w:r>
      <w:r w:rsidRPr="001B134C">
        <w:t>StartSubscription</w:t>
      </w:r>
      <w:r w:rsidRPr="00E33D85">
        <w:t xml:space="preserve"> controller to start Subscription creation test suite. By entering test data you can use the various Payment Tokenization related services like Create Subscription, View Subscription, Update Subscription, Delete Subscription, Use Subscription for One Time Payment.</w:t>
      </w:r>
    </w:p>
    <w:bookmarkStart w:id="1860" w:name="_Toc368651168"/>
    <w:p w14:paraId="59418836" w14:textId="77777777" w:rsidR="00C642A1" w:rsidRPr="001176DF" w:rsidRDefault="00C642A1" w:rsidP="00641ED3">
      <w:pPr>
        <w:rPr>
          <w:color w:val="FF0000"/>
          <w:u w:val="single"/>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StartSubscription</w:t>
      </w:r>
    </w:p>
    <w:p w14:paraId="42137435" w14:textId="77777777" w:rsidR="00641ED3" w:rsidRPr="00E33D85" w:rsidRDefault="00641ED3" w:rsidP="00641ED3">
      <w:pPr>
        <w:pStyle w:val="Heading3"/>
        <w:rPr>
          <w:rFonts w:asciiTheme="minorHAnsi" w:hAnsiTheme="minorHAnsi"/>
        </w:rPr>
      </w:pPr>
      <w:bookmarkStart w:id="1861" w:name="_Toc368651169"/>
      <w:bookmarkStart w:id="1862" w:name="_Toc492046258"/>
      <w:bookmarkEnd w:id="1860"/>
      <w:r w:rsidRPr="00E33D85">
        <w:rPr>
          <w:rFonts w:asciiTheme="minorHAnsi" w:hAnsiTheme="minorHAnsi"/>
        </w:rPr>
        <w:t>Device Fingerprint</w:t>
      </w:r>
      <w:bookmarkEnd w:id="1861"/>
      <w:bookmarkEnd w:id="1862"/>
    </w:p>
    <w:p w14:paraId="7F5DE101" w14:textId="77777777" w:rsidR="00641ED3" w:rsidRPr="00E33D85" w:rsidRDefault="00641ED3" w:rsidP="00641ED3">
      <w:r w:rsidRPr="00E33D85">
        <w:t xml:space="preserve">Call the controller </w:t>
      </w:r>
      <w:r w:rsidR="0062791F" w:rsidRPr="0062791F">
        <w:rPr>
          <w:b/>
        </w:rPr>
        <w:t>CYBServicesTesting</w:t>
      </w:r>
      <w:r w:rsidRPr="00E33D85">
        <w:t>-TestFingerprint to test the device Fingerprint Service. A CreditCard Authorization is done and a device fingerprint will be additionally submitted.</w:t>
      </w:r>
    </w:p>
    <w:p w14:paraId="4F8DD5B4" w14:textId="77777777" w:rsidR="00C642A1" w:rsidRPr="00C372A6" w:rsidRDefault="002E3830" w:rsidP="00641ED3">
      <w:pPr>
        <w:rPr>
          <w:color w:val="FF0000"/>
        </w:rPr>
      </w:pPr>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TestFingerprint</w:t>
      </w:r>
    </w:p>
    <w:p w14:paraId="0F4C3B6D" w14:textId="77777777" w:rsidR="00641ED3" w:rsidRPr="00E33D85" w:rsidRDefault="00641ED3" w:rsidP="00641ED3">
      <w:pPr>
        <w:pStyle w:val="Heading3"/>
        <w:rPr>
          <w:rFonts w:asciiTheme="minorHAnsi" w:hAnsiTheme="minorHAnsi"/>
        </w:rPr>
      </w:pPr>
      <w:bookmarkStart w:id="1863" w:name="_Toc368651170"/>
      <w:bookmarkStart w:id="1864" w:name="_Toc492046259"/>
      <w:r w:rsidRPr="00E33D85">
        <w:rPr>
          <w:rFonts w:asciiTheme="minorHAnsi" w:hAnsiTheme="minorHAnsi"/>
        </w:rPr>
        <w:t>Payer Authentication</w:t>
      </w:r>
      <w:bookmarkEnd w:id="1863"/>
      <w:bookmarkEnd w:id="1864"/>
    </w:p>
    <w:p w14:paraId="7A9080B0" w14:textId="77777777" w:rsidR="00641ED3" w:rsidRPr="00E33D85" w:rsidRDefault="00641ED3" w:rsidP="00641ED3">
      <w:r w:rsidRPr="00E33D85">
        <w:t xml:space="preserve">Call the controller </w:t>
      </w:r>
      <w:r w:rsidR="0062791F" w:rsidRPr="0062791F">
        <w:rPr>
          <w:b/>
        </w:rPr>
        <w:t>CYBServicesTesting</w:t>
      </w:r>
      <w:r w:rsidRPr="00E33D85">
        <w:t>-TestPA to test the Payer Authentication Service.</w:t>
      </w:r>
    </w:p>
    <w:p w14:paraId="14A5D3B4" w14:textId="77777777" w:rsidR="00C642A1" w:rsidRPr="00E33D85" w:rsidRDefault="002E3830"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TestPA</w:t>
      </w:r>
    </w:p>
    <w:p w14:paraId="38B76C4B" w14:textId="77777777" w:rsidR="00641ED3" w:rsidRPr="00E33D85" w:rsidRDefault="00641ED3" w:rsidP="00641ED3">
      <w:pPr>
        <w:pStyle w:val="Heading3"/>
        <w:rPr>
          <w:rFonts w:asciiTheme="minorHAnsi" w:hAnsiTheme="minorHAnsi"/>
        </w:rPr>
      </w:pPr>
      <w:bookmarkStart w:id="1865" w:name="_Toc492046260"/>
      <w:r w:rsidRPr="00E33D85">
        <w:rPr>
          <w:rFonts w:asciiTheme="minorHAnsi" w:hAnsiTheme="minorHAnsi"/>
        </w:rPr>
        <w:t>Retail POS Authorization Request</w:t>
      </w:r>
      <w:bookmarkEnd w:id="1865"/>
    </w:p>
    <w:p w14:paraId="6FC25328" w14:textId="77777777" w:rsidR="00641ED3" w:rsidRPr="00E33D85" w:rsidRDefault="00641ED3" w:rsidP="00641ED3">
      <w:r w:rsidRPr="00E33D85">
        <w:t xml:space="preserve">Call the controller </w:t>
      </w:r>
      <w:r w:rsidR="0062791F" w:rsidRPr="0062791F">
        <w:rPr>
          <w:b/>
        </w:rPr>
        <w:t>CYBServicesTesting</w:t>
      </w:r>
      <w:r w:rsidRPr="00E33D85">
        <w:t>-StartPOS to test the retail POS Service. This renders a template with a form containing various request fields to enter/select values. The service response is shown after the submit button is clicked.  The field’s label turns to red colored font if the field was mandatory.</w:t>
      </w:r>
    </w:p>
    <w:p w14:paraId="0CFD248A" w14:textId="77777777" w:rsidR="00C642A1" w:rsidRPr="00E33D85" w:rsidRDefault="002E3830"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StartPOS</w:t>
      </w:r>
    </w:p>
    <w:p w14:paraId="666F711C" w14:textId="77777777" w:rsidR="00641ED3" w:rsidRPr="00E33D85" w:rsidRDefault="00641ED3" w:rsidP="00641ED3">
      <w:pPr>
        <w:pStyle w:val="Heading3"/>
        <w:rPr>
          <w:rFonts w:asciiTheme="minorHAnsi" w:hAnsiTheme="minorHAnsi"/>
        </w:rPr>
      </w:pPr>
      <w:bookmarkStart w:id="1866" w:name="_Toc492046261"/>
      <w:r w:rsidRPr="00E33D85">
        <w:rPr>
          <w:rFonts w:asciiTheme="minorHAnsi" w:hAnsiTheme="minorHAnsi"/>
        </w:rPr>
        <w:t>Alipay Initiate Request</w:t>
      </w:r>
      <w:bookmarkEnd w:id="1866"/>
    </w:p>
    <w:p w14:paraId="5C533B1A" w14:textId="77777777" w:rsidR="00641ED3" w:rsidRPr="00E33D85" w:rsidRDefault="00641ED3" w:rsidP="00641ED3">
      <w:r w:rsidRPr="00E33D85">
        <w:t xml:space="preserve">Call the controller </w:t>
      </w:r>
      <w:r w:rsidR="0062791F" w:rsidRPr="0062791F">
        <w:rPr>
          <w:b/>
        </w:rPr>
        <w:t>CYBServicesTesting</w:t>
      </w:r>
      <w:r w:rsidRPr="00E33D85">
        <w:t>-TestAlipayInitiateService to test Alipay Initiate request. Use and modify the mentioned scripts to test initiate request. The end view  of the unit test controller is a template which displays all relevant request/response information in an easy to digest manner. User can change static purchase object data and payment type to observe various responses.</w:t>
      </w:r>
    </w:p>
    <w:p w14:paraId="000F3EEC" w14:textId="77777777" w:rsidR="00641ED3" w:rsidRPr="00E33D85" w:rsidRDefault="002E3830" w:rsidP="00641ED3">
      <w:pPr>
        <w:rPr>
          <w:color w:val="FF0000"/>
        </w:rPr>
      </w:pPr>
      <w:hyperlink w:history="1">
        <w:r w:rsidR="00641ED3" w:rsidRPr="00E33D85">
          <w:t>https:// &lt;Sandbox</w:t>
        </w:r>
      </w:hyperlink>
      <w:r w:rsidR="00641ED3" w:rsidRPr="00E33D85">
        <w:t xml:space="preserve"> Name&gt;/on/demandware.store/Sites-SiteGenesis-Site/default/</w:t>
      </w:r>
      <w:r w:rsidR="00641ED3">
        <w:t>CYBServicesTesting</w:t>
      </w:r>
      <w:r w:rsidR="00641ED3" w:rsidRPr="00E33D85">
        <w:t>-TestAlipayInitiatesService</w:t>
      </w:r>
    </w:p>
    <w:p w14:paraId="63ED9B7B" w14:textId="77777777" w:rsidR="00641ED3" w:rsidRPr="00D602FC" w:rsidRDefault="00641ED3" w:rsidP="00641ED3">
      <w:pPr>
        <w:pStyle w:val="Heading3"/>
        <w:rPr>
          <w:rFonts w:asciiTheme="minorHAnsi" w:hAnsiTheme="minorHAnsi"/>
        </w:rPr>
      </w:pPr>
      <w:bookmarkStart w:id="1867" w:name="_Toc492046262"/>
      <w:r>
        <w:rPr>
          <w:rFonts w:asciiTheme="minorHAnsi" w:hAnsiTheme="minorHAnsi"/>
        </w:rPr>
        <w:t>Create Subscription</w:t>
      </w:r>
      <w:r w:rsidRPr="00D602FC">
        <w:rPr>
          <w:rFonts w:asciiTheme="minorHAnsi" w:hAnsiTheme="minorHAnsi"/>
        </w:rPr>
        <w:t xml:space="preserve"> Request</w:t>
      </w:r>
      <w:bookmarkEnd w:id="1867"/>
    </w:p>
    <w:p w14:paraId="2D729CEC" w14:textId="77777777" w:rsidR="00641ED3" w:rsidRPr="00D602FC" w:rsidRDefault="00641ED3" w:rsidP="00641ED3">
      <w:r w:rsidRPr="00D602FC">
        <w:t xml:space="preserve">Call the </w:t>
      </w:r>
      <w:r w:rsidR="00965932">
        <w:t>controller</w:t>
      </w:r>
      <w:r w:rsidR="0062791F" w:rsidRPr="0062791F">
        <w:rPr>
          <w:b/>
        </w:rP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14:paraId="20FAC5AE" w14:textId="77777777" w:rsidR="00641ED3" w:rsidRDefault="002E3830"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CreateSubscription</w:t>
      </w:r>
    </w:p>
    <w:p w14:paraId="4F7E63AD" w14:textId="77777777" w:rsidR="00641ED3" w:rsidRPr="00D602FC" w:rsidRDefault="00641ED3" w:rsidP="00641ED3">
      <w:pPr>
        <w:pStyle w:val="Heading3"/>
        <w:rPr>
          <w:rFonts w:asciiTheme="minorHAnsi" w:hAnsiTheme="minorHAnsi"/>
        </w:rPr>
      </w:pPr>
      <w:bookmarkStart w:id="1868" w:name="_Toc492046263"/>
      <w:r>
        <w:rPr>
          <w:rFonts w:asciiTheme="minorHAnsi" w:hAnsiTheme="minorHAnsi"/>
        </w:rPr>
        <w:t>View Subscription</w:t>
      </w:r>
      <w:r w:rsidRPr="00D602FC">
        <w:rPr>
          <w:rFonts w:asciiTheme="minorHAnsi" w:hAnsiTheme="minorHAnsi"/>
        </w:rPr>
        <w:t xml:space="preserve"> Request</w:t>
      </w:r>
      <w:bookmarkEnd w:id="1868"/>
    </w:p>
    <w:p w14:paraId="3EC2B7EB" w14:textId="77777777" w:rsidR="00641ED3" w:rsidRPr="00D602FC" w:rsidRDefault="00641ED3" w:rsidP="00641ED3">
      <w:r w:rsidRPr="00D602FC">
        <w:t xml:space="preserve">Call the </w:t>
      </w:r>
      <w:r w:rsidR="00965932">
        <w:t>controller</w:t>
      </w:r>
      <w:r>
        <w:t>CYBServicesTesting</w:t>
      </w:r>
      <w:r w:rsidRPr="00D602FC">
        <w:t>-</w:t>
      </w:r>
      <w:r>
        <w:t>ViewSubscription</w:t>
      </w:r>
      <w:r w:rsidRPr="00D602FC">
        <w:t xml:space="preserve"> to test </w:t>
      </w:r>
      <w:r>
        <w:t>View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14:paraId="4F168491" w14:textId="77777777" w:rsidR="00641ED3" w:rsidRDefault="002E3830"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ViewSubscription</w:t>
      </w:r>
    </w:p>
    <w:p w14:paraId="2DE8927B" w14:textId="77777777" w:rsidR="00641ED3" w:rsidRPr="00D602FC" w:rsidRDefault="00641ED3" w:rsidP="00641ED3">
      <w:pPr>
        <w:pStyle w:val="Heading3"/>
        <w:rPr>
          <w:rFonts w:asciiTheme="minorHAnsi" w:hAnsiTheme="minorHAnsi"/>
        </w:rPr>
      </w:pPr>
      <w:bookmarkStart w:id="1869" w:name="_Toc492046264"/>
      <w:r>
        <w:rPr>
          <w:rFonts w:asciiTheme="minorHAnsi" w:hAnsiTheme="minorHAnsi"/>
        </w:rPr>
        <w:t>Update Subscription</w:t>
      </w:r>
      <w:r w:rsidRPr="00D602FC">
        <w:rPr>
          <w:rFonts w:asciiTheme="minorHAnsi" w:hAnsiTheme="minorHAnsi"/>
        </w:rPr>
        <w:t xml:space="preserve"> Request</w:t>
      </w:r>
      <w:bookmarkEnd w:id="1869"/>
    </w:p>
    <w:p w14:paraId="4E48506D" w14:textId="77777777" w:rsidR="00641ED3" w:rsidRPr="00D602FC" w:rsidRDefault="00641ED3" w:rsidP="00641ED3">
      <w:r w:rsidRPr="00D602FC">
        <w:t xml:space="preserve">Call the </w:t>
      </w:r>
      <w:r w:rsidR="00965932">
        <w:t>controller</w:t>
      </w:r>
      <w:r>
        <w:t>CYBServicesTesting</w:t>
      </w:r>
      <w:r w:rsidRPr="00D602FC">
        <w:t>-</w:t>
      </w:r>
      <w:r>
        <w:t>UpdateSubscription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14:paraId="474233F9" w14:textId="77777777" w:rsidR="00641ED3" w:rsidRDefault="002E3830"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UpdateSubscription</w:t>
      </w:r>
    </w:p>
    <w:p w14:paraId="51D0B125" w14:textId="77777777" w:rsidR="00641ED3" w:rsidRPr="00D602FC" w:rsidRDefault="00641ED3" w:rsidP="00641ED3">
      <w:pPr>
        <w:pStyle w:val="Heading3"/>
        <w:rPr>
          <w:rFonts w:asciiTheme="minorHAnsi" w:hAnsiTheme="minorHAnsi"/>
        </w:rPr>
      </w:pPr>
      <w:bookmarkStart w:id="1870" w:name="_Toc492046265"/>
      <w:r>
        <w:rPr>
          <w:rFonts w:asciiTheme="minorHAnsi" w:hAnsiTheme="minorHAnsi"/>
        </w:rPr>
        <w:lastRenderedPageBreak/>
        <w:t>Delete Subscription</w:t>
      </w:r>
      <w:r w:rsidRPr="00D602FC">
        <w:rPr>
          <w:rFonts w:asciiTheme="minorHAnsi" w:hAnsiTheme="minorHAnsi"/>
        </w:rPr>
        <w:t xml:space="preserve"> Request</w:t>
      </w:r>
      <w:bookmarkEnd w:id="1870"/>
    </w:p>
    <w:p w14:paraId="4E28C28A" w14:textId="77777777" w:rsidR="00641ED3" w:rsidRPr="00D602FC" w:rsidRDefault="00641ED3" w:rsidP="00641ED3">
      <w:r w:rsidRPr="00D602FC">
        <w:t xml:space="preserve">Call the </w:t>
      </w:r>
      <w:r w:rsidR="00965932">
        <w:t>controller</w:t>
      </w:r>
      <w: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14:paraId="0CBC09C5" w14:textId="77777777" w:rsidR="00641ED3" w:rsidRDefault="002E3830"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DeleteSubscription</w:t>
      </w:r>
    </w:p>
    <w:p w14:paraId="24CF71AE" w14:textId="77777777" w:rsidR="00641ED3" w:rsidRPr="00D602FC" w:rsidRDefault="00641ED3" w:rsidP="00641ED3">
      <w:pPr>
        <w:pStyle w:val="Heading3"/>
        <w:rPr>
          <w:rFonts w:asciiTheme="minorHAnsi" w:hAnsiTheme="minorHAnsi"/>
        </w:rPr>
      </w:pPr>
      <w:bookmarkStart w:id="1871" w:name="_Toc492046266"/>
      <w:r>
        <w:rPr>
          <w:rFonts w:asciiTheme="minorHAnsi" w:hAnsiTheme="minorHAnsi"/>
        </w:rPr>
        <w:t>On Demand Payment</w:t>
      </w:r>
      <w:r w:rsidRPr="00D602FC">
        <w:rPr>
          <w:rFonts w:asciiTheme="minorHAnsi" w:hAnsiTheme="minorHAnsi"/>
        </w:rPr>
        <w:t xml:space="preserve"> Request</w:t>
      </w:r>
      <w:bookmarkEnd w:id="1871"/>
    </w:p>
    <w:p w14:paraId="4548F302" w14:textId="77777777" w:rsidR="00641ED3" w:rsidRPr="00D602FC" w:rsidRDefault="00641ED3" w:rsidP="00641ED3">
      <w:r w:rsidRPr="00D602FC">
        <w:t xml:space="preserve">Call the </w:t>
      </w:r>
      <w:r w:rsidR="00965932">
        <w:t>controller</w:t>
      </w:r>
      <w:r>
        <w:t>CYBServicesTesting</w:t>
      </w:r>
      <w:r w:rsidRPr="00D602FC">
        <w:t>-</w:t>
      </w:r>
      <w:r>
        <w:t>OnDemandPayment</w:t>
      </w:r>
      <w:r w:rsidRPr="00D602FC">
        <w:t xml:space="preserve"> to test </w:t>
      </w:r>
      <w:r>
        <w:t>On Demand Payment</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 witht the amount</w:t>
      </w:r>
      <w:r w:rsidRPr="00D602FC">
        <w:t>.</w:t>
      </w:r>
      <w:r>
        <w:t>Once the correct information is submitted, the result will be displayed.</w:t>
      </w:r>
    </w:p>
    <w:p w14:paraId="1A9F628E" w14:textId="77777777" w:rsidR="00641ED3" w:rsidRDefault="002E3830"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OnDemandPayment</w:t>
      </w:r>
    </w:p>
    <w:p w14:paraId="6F94985B" w14:textId="77777777" w:rsidR="00641ED3" w:rsidRPr="00D602FC" w:rsidRDefault="00641ED3" w:rsidP="00641ED3">
      <w:pPr>
        <w:pStyle w:val="Heading3"/>
        <w:rPr>
          <w:rFonts w:asciiTheme="minorHAnsi" w:hAnsiTheme="minorHAnsi"/>
        </w:rPr>
      </w:pPr>
      <w:bookmarkStart w:id="1872" w:name="_Toc471208471"/>
      <w:bookmarkStart w:id="1873" w:name="_Toc492046267"/>
      <w:r w:rsidRPr="00D602FC">
        <w:rPr>
          <w:rFonts w:asciiTheme="minorHAnsi" w:hAnsiTheme="minorHAnsi"/>
        </w:rPr>
        <w:t>Check Status Request</w:t>
      </w:r>
      <w:bookmarkEnd w:id="1872"/>
      <w:bookmarkEnd w:id="1873"/>
    </w:p>
    <w:p w14:paraId="32A5D2CC" w14:textId="77777777" w:rsidR="00641ED3" w:rsidRPr="00D602FC" w:rsidRDefault="00641ED3" w:rsidP="00641ED3">
      <w:r w:rsidRPr="00D602FC">
        <w:t xml:space="preserve">Call the </w:t>
      </w:r>
      <w:r w:rsidR="00965932">
        <w:t>controller</w:t>
      </w:r>
      <w:r>
        <w:t>CYBServicesTesting</w:t>
      </w:r>
      <w:r w:rsidRPr="00D602FC">
        <w:t>-TestCheckStatusService to test Check Status request</w:t>
      </w:r>
      <w:r>
        <w:t xml:space="preserve"> for Klarna,BanContact,EPS,Giropay,Ideal and,Sofort</w:t>
      </w:r>
      <w:r w:rsidRPr="00D602FC">
        <w:t xml:space="preserve">. The end node of the unit test </w:t>
      </w:r>
      <w:r w:rsidR="00965932">
        <w:t>controller</w:t>
      </w:r>
      <w:r w:rsidRPr="00D602FC">
        <w:t xml:space="preserve">is a template which displays all relevant request/response information. </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1E9499C7" w14:textId="77777777" w:rsidR="00641ED3" w:rsidRPr="00D602FC" w:rsidRDefault="002E3830" w:rsidP="00641ED3">
      <w:pPr>
        <w:rPr>
          <w:color w:val="FF0000"/>
        </w:rPr>
      </w:pPr>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C</w:t>
      </w:r>
      <w:r w:rsidR="00641ED3" w:rsidRPr="00D602FC">
        <w:t>heckStatusService</w:t>
      </w:r>
    </w:p>
    <w:p w14:paraId="45DC2D93" w14:textId="77777777" w:rsidR="00641ED3" w:rsidRPr="00D602FC" w:rsidRDefault="00641ED3" w:rsidP="00641ED3">
      <w:pPr>
        <w:pStyle w:val="Heading3"/>
        <w:rPr>
          <w:rFonts w:asciiTheme="minorHAnsi" w:hAnsiTheme="minorHAnsi"/>
        </w:rPr>
      </w:pPr>
      <w:bookmarkStart w:id="1874" w:name="_Toc471208472"/>
      <w:bookmarkStart w:id="1875" w:name="_Toc492046268"/>
      <w:r w:rsidRPr="00D602FC">
        <w:rPr>
          <w:rFonts w:asciiTheme="minorHAnsi" w:hAnsiTheme="minorHAnsi"/>
        </w:rPr>
        <w:t>Capture Request</w:t>
      </w:r>
      <w:bookmarkEnd w:id="1874"/>
      <w:bookmarkEnd w:id="1875"/>
    </w:p>
    <w:p w14:paraId="2ACD48C7" w14:textId="77777777" w:rsidR="00641ED3" w:rsidRPr="00D602FC" w:rsidRDefault="00641ED3" w:rsidP="00641ED3">
      <w:r w:rsidRPr="00D602FC">
        <w:t xml:space="preserve">Call the </w:t>
      </w:r>
      <w:r w:rsidR="00965932">
        <w:t>controller</w:t>
      </w:r>
      <w:r>
        <w:t>CYBServicesTesting</w:t>
      </w:r>
      <w:r w:rsidRPr="00D602FC">
        <w:t>-TestCapture</w:t>
      </w:r>
      <w:r>
        <w:t>Service</w:t>
      </w:r>
      <w:r w:rsidRPr="00D602FC">
        <w:t xml:space="preserve"> to test Capture request</w:t>
      </w:r>
      <w:r>
        <w:t xml:space="preserve"> for PayPal,Klarna,Credit Card and Visa Checkout</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206DD51C" w14:textId="77777777" w:rsidR="00641ED3" w:rsidRDefault="002E3830"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-TestCapture</w:t>
      </w:r>
      <w:r w:rsidR="00641ED3">
        <w:t>Service</w:t>
      </w:r>
    </w:p>
    <w:p w14:paraId="30954C58" w14:textId="77777777" w:rsidR="00641ED3" w:rsidRPr="00D602FC" w:rsidRDefault="00641ED3" w:rsidP="00641ED3">
      <w:pPr>
        <w:pStyle w:val="Heading3"/>
        <w:rPr>
          <w:rFonts w:asciiTheme="minorHAnsi" w:hAnsiTheme="minorHAnsi"/>
        </w:rPr>
      </w:pPr>
      <w:bookmarkStart w:id="1876" w:name="_Toc492046269"/>
      <w:r>
        <w:rPr>
          <w:rFonts w:asciiTheme="minorHAnsi" w:hAnsiTheme="minorHAnsi"/>
        </w:rPr>
        <w:lastRenderedPageBreak/>
        <w:t>Auth Reversal</w:t>
      </w:r>
      <w:r w:rsidRPr="00D602FC">
        <w:rPr>
          <w:rFonts w:asciiTheme="minorHAnsi" w:hAnsiTheme="minorHAnsi"/>
        </w:rPr>
        <w:t xml:space="preserve"> Request</w:t>
      </w:r>
      <w:bookmarkEnd w:id="1876"/>
    </w:p>
    <w:p w14:paraId="6A9E9625" w14:textId="77777777" w:rsidR="00641ED3" w:rsidRPr="00D602FC" w:rsidRDefault="00641ED3" w:rsidP="00641ED3">
      <w:r w:rsidRPr="00D602FC">
        <w:t xml:space="preserve">Call the </w:t>
      </w:r>
      <w:r w:rsidR="00965932">
        <w:t>controller</w:t>
      </w:r>
      <w:r>
        <w:t>CYBServicesTesting</w:t>
      </w:r>
      <w:r w:rsidRPr="00D602FC">
        <w:t>-Test</w:t>
      </w:r>
      <w:r>
        <w:t>AuthReversalService</w:t>
      </w:r>
      <w:r w:rsidRPr="00D602FC">
        <w:t xml:space="preserve"> to test </w:t>
      </w:r>
      <w:r>
        <w:t>Auth reversal</w:t>
      </w:r>
      <w:r w:rsidRPr="00D602FC">
        <w:t xml:space="preserve"> request</w:t>
      </w:r>
      <w:r>
        <w:t xml:space="preserve"> for PayPal,Klarna,Credit Card</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60F302E6" w14:textId="77777777" w:rsidR="00641ED3" w:rsidRDefault="002E3830"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AuthReversalService</w:t>
      </w:r>
    </w:p>
    <w:p w14:paraId="65C31C40" w14:textId="77777777" w:rsidR="00641ED3" w:rsidRPr="00D602FC" w:rsidRDefault="00641ED3" w:rsidP="00641ED3">
      <w:pPr>
        <w:pStyle w:val="Heading3"/>
        <w:rPr>
          <w:rFonts w:asciiTheme="minorHAnsi" w:hAnsiTheme="minorHAnsi"/>
        </w:rPr>
      </w:pPr>
      <w:bookmarkStart w:id="1877" w:name="_Toc492046270"/>
      <w:r>
        <w:rPr>
          <w:rFonts w:asciiTheme="minorHAnsi" w:hAnsiTheme="minorHAnsi"/>
        </w:rPr>
        <w:t>Sale</w:t>
      </w:r>
      <w:r w:rsidRPr="00D602FC">
        <w:rPr>
          <w:rFonts w:asciiTheme="minorHAnsi" w:hAnsiTheme="minorHAnsi"/>
        </w:rPr>
        <w:t xml:space="preserve"> Request</w:t>
      </w:r>
      <w:bookmarkEnd w:id="1877"/>
    </w:p>
    <w:p w14:paraId="091FB645" w14:textId="77777777" w:rsidR="00641ED3" w:rsidRPr="00D602FC" w:rsidRDefault="00641ED3" w:rsidP="00641ED3">
      <w:r w:rsidRPr="00D602FC">
        <w:t xml:space="preserve">Call the </w:t>
      </w:r>
      <w:r w:rsidR="00965932">
        <w:t>controller</w:t>
      </w:r>
      <w:r>
        <w:t>CYBServicesTesting</w:t>
      </w:r>
      <w:r w:rsidRPr="00D602FC">
        <w:t>-Test</w:t>
      </w:r>
      <w:r>
        <w:t>SaleService</w:t>
      </w:r>
      <w:r w:rsidRPr="00D602FC">
        <w:t xml:space="preserve"> to test </w:t>
      </w:r>
      <w:r>
        <w:t>Sale</w:t>
      </w:r>
      <w:r w:rsidRPr="00D602FC">
        <w:t xml:space="preserve"> request</w:t>
      </w:r>
      <w:r>
        <w:t xml:space="preserve"> for PayPal</w:t>
      </w:r>
      <w:r w:rsidRPr="00D602FC">
        <w:t xml:space="preserve">. The end node of the unit test </w:t>
      </w:r>
      <w:r w:rsidR="00AF5471">
        <w:t>controller</w:t>
      </w:r>
      <w:r w:rsidRPr="00D602FC">
        <w:t>is a template which displays all relevant request/response information.</w:t>
      </w:r>
      <w:r>
        <w:t>User will be presented with a form and needs to enter Merchant Reference number,requestID,amount,currency and enter the APM name</w:t>
      </w:r>
      <w:r w:rsidRPr="00D602FC">
        <w:t>.</w:t>
      </w:r>
      <w:r>
        <w:t>Once the correct information is submitted, the result will be displayed.</w:t>
      </w:r>
    </w:p>
    <w:p w14:paraId="20A02193" w14:textId="77777777" w:rsidR="00641ED3" w:rsidRDefault="002E3830"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Sal</w:t>
      </w:r>
      <w:r w:rsidR="00641ED3" w:rsidRPr="00D602FC">
        <w:t>e</w:t>
      </w:r>
      <w:r w:rsidR="00A57238">
        <w:t>Service</w:t>
      </w:r>
    </w:p>
    <w:p w14:paraId="3A34DA32" w14:textId="77777777" w:rsidR="00641ED3" w:rsidRPr="00D602FC" w:rsidRDefault="00641ED3" w:rsidP="00641ED3">
      <w:pPr>
        <w:pStyle w:val="Heading3"/>
        <w:rPr>
          <w:rFonts w:asciiTheme="minorHAnsi" w:hAnsiTheme="minorHAnsi"/>
        </w:rPr>
      </w:pPr>
      <w:bookmarkStart w:id="1878" w:name="_Toc492046271"/>
      <w:r>
        <w:rPr>
          <w:rFonts w:asciiTheme="minorHAnsi" w:hAnsiTheme="minorHAnsi"/>
        </w:rPr>
        <w:t>Authorize</w:t>
      </w:r>
      <w:r w:rsidRPr="00D602FC">
        <w:rPr>
          <w:rFonts w:asciiTheme="minorHAnsi" w:hAnsiTheme="minorHAnsi"/>
        </w:rPr>
        <w:t xml:space="preserve"> Request</w:t>
      </w:r>
      <w:bookmarkEnd w:id="1878"/>
    </w:p>
    <w:p w14:paraId="18A3892E" w14:textId="77777777" w:rsidR="00641ED3" w:rsidRPr="00D602FC" w:rsidRDefault="00641ED3" w:rsidP="00641ED3">
      <w:r w:rsidRPr="00D602FC">
        <w:t xml:space="preserve">Call the </w:t>
      </w:r>
      <w:r w:rsidR="00AF5471">
        <w:t>controller</w:t>
      </w:r>
      <w:r>
        <w:t>CYBServicesTesting</w:t>
      </w:r>
      <w:r w:rsidRPr="00D602FC">
        <w:t>-Test</w:t>
      </w:r>
      <w:r>
        <w:t>AuthorizeService</w:t>
      </w:r>
      <w:r w:rsidRPr="00D602FC">
        <w:t xml:space="preserve"> to test </w:t>
      </w:r>
      <w:r>
        <w:t>Authorize</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enter the APM name.Once the correct information is submitted, the result will be displayed.</w:t>
      </w:r>
    </w:p>
    <w:p w14:paraId="54D27B75" w14:textId="77777777" w:rsidR="00641ED3" w:rsidRDefault="002E3830"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AuthorizeService</w:t>
      </w:r>
    </w:p>
    <w:p w14:paraId="29D717DD" w14:textId="77777777" w:rsidR="00641ED3" w:rsidRPr="00D602FC" w:rsidRDefault="00641ED3" w:rsidP="00641ED3">
      <w:pPr>
        <w:pStyle w:val="Heading3"/>
        <w:rPr>
          <w:rFonts w:asciiTheme="minorHAnsi" w:hAnsiTheme="minorHAnsi"/>
        </w:rPr>
      </w:pPr>
      <w:bookmarkStart w:id="1879" w:name="_Toc492046272"/>
      <w:r>
        <w:rPr>
          <w:rFonts w:asciiTheme="minorHAnsi" w:hAnsiTheme="minorHAnsi"/>
        </w:rPr>
        <w:t>Refund</w:t>
      </w:r>
      <w:r w:rsidRPr="00D602FC">
        <w:rPr>
          <w:rFonts w:asciiTheme="minorHAnsi" w:hAnsiTheme="minorHAnsi"/>
        </w:rPr>
        <w:t xml:space="preserve"> Request</w:t>
      </w:r>
      <w:bookmarkEnd w:id="1879"/>
    </w:p>
    <w:p w14:paraId="3BBB4364" w14:textId="77777777" w:rsidR="00641ED3" w:rsidRPr="00D602FC" w:rsidRDefault="00641ED3" w:rsidP="00641ED3">
      <w:r w:rsidRPr="00D602FC">
        <w:t xml:space="preserve">Call the </w:t>
      </w:r>
      <w:r w:rsidR="00965932">
        <w:t>controller</w:t>
      </w:r>
      <w:r>
        <w:t>CYBServicesTesting</w:t>
      </w:r>
      <w:r w:rsidRPr="00D602FC">
        <w:t>-Test</w:t>
      </w:r>
      <w:r>
        <w:t>RefundService</w:t>
      </w:r>
      <w:r w:rsidRPr="00D602FC">
        <w:t xml:space="preserve"> to test </w:t>
      </w:r>
      <w:r>
        <w:t>Refund</w:t>
      </w:r>
      <w:r w:rsidRPr="00D602FC">
        <w:t xml:space="preserve"> request</w:t>
      </w:r>
      <w:r>
        <w:t xml:space="preserve"> for PayPal,Klarna,Bancontact,Sofort and, IDeal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14:paraId="1A151F75" w14:textId="77777777" w:rsidR="00641ED3" w:rsidRDefault="002E3830"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RefundService</w:t>
      </w:r>
    </w:p>
    <w:p w14:paraId="376493F6" w14:textId="77777777" w:rsidR="00641ED3" w:rsidRPr="00D602FC" w:rsidRDefault="00641ED3" w:rsidP="00641ED3">
      <w:pPr>
        <w:pStyle w:val="Heading3"/>
        <w:rPr>
          <w:rFonts w:asciiTheme="minorHAnsi" w:hAnsiTheme="minorHAnsi"/>
        </w:rPr>
      </w:pPr>
      <w:bookmarkStart w:id="1880" w:name="_Toc492046273"/>
      <w:r>
        <w:rPr>
          <w:rFonts w:asciiTheme="minorHAnsi" w:hAnsiTheme="minorHAnsi"/>
        </w:rPr>
        <w:lastRenderedPageBreak/>
        <w:t>Cancel</w:t>
      </w:r>
      <w:r w:rsidRPr="00D602FC">
        <w:rPr>
          <w:rFonts w:asciiTheme="minorHAnsi" w:hAnsiTheme="minorHAnsi"/>
        </w:rPr>
        <w:t xml:space="preserve"> Request</w:t>
      </w:r>
      <w:bookmarkEnd w:id="1880"/>
    </w:p>
    <w:p w14:paraId="288D10A5" w14:textId="77777777" w:rsidR="00641ED3" w:rsidRPr="00D602FC" w:rsidRDefault="00641ED3" w:rsidP="00641ED3">
      <w:r w:rsidRPr="00D602FC">
        <w:t xml:space="preserve">Call the </w:t>
      </w:r>
      <w:r w:rsidR="00965932">
        <w:t>controller</w:t>
      </w:r>
      <w:r>
        <w:t>CYBServicesTesting</w:t>
      </w:r>
      <w:r w:rsidRPr="00D602FC">
        <w:t>-TestC</w:t>
      </w:r>
      <w:r>
        <w:t>ancelService</w:t>
      </w:r>
      <w:r w:rsidRPr="00D602FC">
        <w:t xml:space="preserve"> to test C</w:t>
      </w:r>
      <w:r>
        <w:t>ancel</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 and enter the APM name</w:t>
      </w:r>
      <w:r w:rsidRPr="00D602FC">
        <w:t>.</w:t>
      </w:r>
      <w:r>
        <w:t>Once the correct information is submitted, the result will be displayed.</w:t>
      </w:r>
    </w:p>
    <w:p w14:paraId="46C46055" w14:textId="77777777" w:rsidR="00641ED3" w:rsidRDefault="002E3830"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w:t>
      </w:r>
      <w:r w:rsidR="00641ED3">
        <w:t>ncelService</w:t>
      </w:r>
    </w:p>
    <w:p w14:paraId="76B08746" w14:textId="77777777" w:rsidR="00641ED3" w:rsidRPr="00D602FC" w:rsidRDefault="00641ED3" w:rsidP="00641ED3">
      <w:pPr>
        <w:pStyle w:val="Heading3"/>
        <w:rPr>
          <w:rFonts w:asciiTheme="minorHAnsi" w:hAnsiTheme="minorHAnsi"/>
        </w:rPr>
      </w:pPr>
      <w:bookmarkStart w:id="1881" w:name="_Toc471208474"/>
      <w:bookmarkStart w:id="1882" w:name="_Toc492046274"/>
      <w:r w:rsidRPr="00D602FC">
        <w:rPr>
          <w:rFonts w:asciiTheme="minorHAnsi" w:hAnsiTheme="minorHAnsi"/>
        </w:rPr>
        <w:t>Secure Acceptance Web / Mobile Create Token Request</w:t>
      </w:r>
      <w:bookmarkEnd w:id="1881"/>
      <w:bookmarkEnd w:id="1882"/>
    </w:p>
    <w:p w14:paraId="6D4285EF" w14:textId="77777777" w:rsidR="00641ED3" w:rsidRPr="00D602FC" w:rsidRDefault="00641ED3" w:rsidP="00641ED3">
      <w:r w:rsidRPr="00D602FC">
        <w:t xml:space="preserve">Before TESTING please complete the profile setup for service to work refer section </w:t>
      </w:r>
      <w:r w:rsidRPr="00D602FC">
        <w:rPr>
          <w:b/>
          <w:bCs/>
        </w:rPr>
        <w:t>Secure Acceptance profile setup</w:t>
      </w:r>
      <w:r w:rsidRPr="00D602FC">
        <w:t xml:space="preserve"> for more details</w:t>
      </w:r>
    </w:p>
    <w:p w14:paraId="2C190541" w14:textId="77777777" w:rsidR="00641ED3" w:rsidRDefault="00E042B4" w:rsidP="00641ED3">
      <w:r w:rsidRPr="00D602FC">
        <w:t xml:space="preserve">Call the </w:t>
      </w:r>
      <w:r>
        <w:t xml:space="preserve">controller </w:t>
      </w:r>
      <w:r w:rsidRPr="00E042B4">
        <w:t>CYBServicesTesting</w:t>
      </w:r>
      <w:r w:rsidRPr="00D602FC">
        <w:t>-TestSATokenCreate to test the secure acceptance redirect creates</w:t>
      </w:r>
      <w:r w:rsidR="00641ED3" w:rsidRPr="00D602FC">
        <w:t xml:space="preserv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w:t>
      </w:r>
      <w:r w:rsidR="00AF5471">
        <w:t>controller</w:t>
      </w:r>
      <w:r w:rsidR="00641ED3">
        <w:t>CYBServicesTesting</w:t>
      </w:r>
      <w:r w:rsidR="00641ED3" w:rsidRPr="00D602FC">
        <w:t>-TestSATokenCreateResponse which displays the service result fields.</w:t>
      </w:r>
    </w:p>
    <w:p w14:paraId="56EB69F3" w14:textId="77777777" w:rsidR="00DF0F61" w:rsidRPr="00D602FC" w:rsidRDefault="002E3830" w:rsidP="00641ED3">
      <w:hyperlink w:history="1">
        <w:r w:rsidR="00DF0F61" w:rsidRPr="00D602FC">
          <w:t>https:// &lt;Sandbox</w:t>
        </w:r>
      </w:hyperlink>
      <w:r w:rsidR="00DF0F61" w:rsidRPr="00D602FC">
        <w:t xml:space="preserve"> Name&gt;/on/demandware.store/Sites-SiteGenesis-Site/default/</w:t>
      </w:r>
      <w:r w:rsidR="00DF0F61">
        <w:t>CYBServicesTesting</w:t>
      </w:r>
      <w:r w:rsidR="00DF0F61" w:rsidRPr="00D602FC">
        <w:t>-</w:t>
      </w:r>
      <w:r w:rsidR="00DF0F61" w:rsidRPr="00DF0F61">
        <w:t>TestSATokenCreate</w:t>
      </w:r>
    </w:p>
    <w:p w14:paraId="204C793A" w14:textId="77777777" w:rsidR="00DC2E86" w:rsidRPr="00E33D85" w:rsidRDefault="0076608A" w:rsidP="00E764DC">
      <w:pPr>
        <w:pStyle w:val="Heading3"/>
        <w:rPr>
          <w:rFonts w:asciiTheme="minorHAnsi" w:hAnsiTheme="minorHAnsi"/>
        </w:rPr>
      </w:pPr>
      <w:bookmarkStart w:id="1883" w:name="_Toc492046275"/>
      <w:r w:rsidRPr="00E33D85">
        <w:rPr>
          <w:rFonts w:asciiTheme="minorHAnsi" w:hAnsiTheme="minorHAnsi"/>
        </w:rPr>
        <w:t>Apple Pay</w:t>
      </w:r>
      <w:bookmarkEnd w:id="1883"/>
    </w:p>
    <w:p w14:paraId="30D379C4" w14:textId="77777777" w:rsidR="001B024A" w:rsidRPr="00E33D85" w:rsidRDefault="001B024A" w:rsidP="00320BAF">
      <w:pPr>
        <w:pStyle w:val="Heading4"/>
        <w:rPr>
          <w:rFonts w:asciiTheme="minorHAnsi" w:hAnsiTheme="minorHAnsi"/>
        </w:rPr>
      </w:pPr>
      <w:r w:rsidRPr="00E33D85">
        <w:rPr>
          <w:rFonts w:asciiTheme="minorHAnsi" w:hAnsiTheme="minorHAnsi"/>
        </w:rPr>
        <w:t xml:space="preserve">How to test on Demandware </w:t>
      </w:r>
      <w:r w:rsidR="00E546D7">
        <w:rPr>
          <w:rFonts w:asciiTheme="minorHAnsi" w:hAnsiTheme="minorHAnsi"/>
        </w:rPr>
        <w:t>Storefront</w:t>
      </w:r>
    </w:p>
    <w:p w14:paraId="3BF329EC" w14:textId="77777777" w:rsidR="001B024A" w:rsidRPr="00E33D85" w:rsidRDefault="001B024A" w:rsidP="005C1822">
      <w:pPr>
        <w:pStyle w:val="BodyText"/>
      </w:pPr>
      <w:r w:rsidRPr="00E33D85">
        <w:t xml:space="preserve">To test ApplePay on Demandware site, </w:t>
      </w:r>
      <w:r w:rsidR="005B2538" w:rsidRPr="00E33D85">
        <w:t>following files</w:t>
      </w:r>
      <w:r w:rsidRPr="00E33D85">
        <w:t xml:space="preserve"> need to be </w:t>
      </w:r>
      <w:r w:rsidR="005B2538" w:rsidRPr="00E33D85">
        <w:t>updated</w:t>
      </w:r>
      <w:r w:rsidRPr="00E33D85">
        <w:t>:</w:t>
      </w:r>
    </w:p>
    <w:p w14:paraId="7A9C14C7" w14:textId="77777777" w:rsidR="00AF35AF" w:rsidRDefault="00AF35AF" w:rsidP="005C1822">
      <w:pPr>
        <w:pStyle w:val="BodyText"/>
      </w:pPr>
    </w:p>
    <w:p w14:paraId="50D61286" w14:textId="77777777" w:rsidR="001B024A" w:rsidRPr="00E33D85" w:rsidRDefault="00D637C6" w:rsidP="00A57238">
      <w:pPr>
        <w:pStyle w:val="Heading5"/>
      </w:pPr>
      <w:r w:rsidRPr="00E33D85">
        <w:t>Script – applepay.js</w:t>
      </w:r>
    </w:p>
    <w:p w14:paraId="3F917ED0" w14:textId="77777777" w:rsidR="00D637C6" w:rsidRPr="00E33D85" w:rsidRDefault="00D637C6" w:rsidP="005C1822">
      <w:pPr>
        <w:pStyle w:val="BodyText"/>
      </w:pPr>
    </w:p>
    <w:p w14:paraId="4BBACD20" w14:textId="77777777" w:rsidR="00D637C6" w:rsidRPr="00E33D85" w:rsidRDefault="00D637C6" w:rsidP="005C1822">
      <w:pPr>
        <w:pStyle w:val="BodyText"/>
      </w:pPr>
      <w:r w:rsidRPr="00E33D85">
        <w:t>Update the file with below changes:</w:t>
      </w:r>
    </w:p>
    <w:tbl>
      <w:tblPr>
        <w:tblStyle w:val="TableGrid"/>
        <w:tblW w:w="0" w:type="auto"/>
        <w:tblLook w:val="04A0" w:firstRow="1" w:lastRow="0" w:firstColumn="1" w:lastColumn="0" w:noHBand="0" w:noVBand="1"/>
      </w:tblPr>
      <w:tblGrid>
        <w:gridCol w:w="10296"/>
      </w:tblGrid>
      <w:tr w:rsidR="00D637C6" w:rsidRPr="00E33D85" w14:paraId="057BE148" w14:textId="77777777" w:rsidTr="00D637C6">
        <w:tc>
          <w:tcPr>
            <w:tcW w:w="10296" w:type="dxa"/>
          </w:tcPr>
          <w:p w14:paraId="585C1D1D" w14:textId="77777777" w:rsidR="00D637C6" w:rsidRPr="00E33D85" w:rsidRDefault="00D637C6" w:rsidP="00D637C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Status = require(</w:t>
            </w:r>
            <w:r w:rsidRPr="00E33D85">
              <w:rPr>
                <w:rFonts w:eastAsia="Times New Roman" w:cs="Consolas"/>
                <w:color w:val="2A00FF"/>
                <w:sz w:val="20"/>
                <w:szCs w:val="20"/>
              </w:rPr>
              <w:t>'dw/system/Status'</w:t>
            </w:r>
            <w:r w:rsidRPr="00E33D85">
              <w:rPr>
                <w:rFonts w:eastAsia="Times New Roman" w:cs="Consolas"/>
                <w:color w:val="000000"/>
                <w:sz w:val="20"/>
                <w:szCs w:val="20"/>
              </w:rPr>
              <w:t>);</w:t>
            </w:r>
          </w:p>
          <w:p w14:paraId="60D5CF3A" w14:textId="77777777" w:rsidR="00D637C6" w:rsidRPr="00E33D85" w:rsidRDefault="00D637C6" w:rsidP="005C1822">
            <w:pPr>
              <w:pStyle w:val="BodyText"/>
            </w:pPr>
            <w:r w:rsidRPr="00E33D85">
              <w:rPr>
                <w:b/>
                <w:color w:val="7F0055"/>
                <w:highlight w:val="yellow"/>
              </w:rPr>
              <w:t>var</w:t>
            </w:r>
            <w:r w:rsidRPr="00E33D85">
              <w:rPr>
                <w:color w:val="000000"/>
                <w:highlight w:val="yellow"/>
              </w:rPr>
              <w:t xml:space="preserve"> ApplePayHookResult = require(</w:t>
            </w:r>
            <w:r w:rsidRPr="00E33D85">
              <w:rPr>
                <w:highlight w:val="yellow"/>
              </w:rPr>
              <w:t>'dw/extensions/applepay/ApplePayHookResult'</w:t>
            </w:r>
            <w:r w:rsidRPr="00E33D85">
              <w:rPr>
                <w:color w:val="000000"/>
                <w:highlight w:val="yellow"/>
              </w:rPr>
              <w:t>);</w:t>
            </w:r>
          </w:p>
        </w:tc>
      </w:tr>
    </w:tbl>
    <w:p w14:paraId="7C7E2845" w14:textId="77777777" w:rsidR="00D637C6" w:rsidRPr="00E33D85" w:rsidRDefault="00D637C6" w:rsidP="005C1822">
      <w:pPr>
        <w:pStyle w:val="BodyText"/>
      </w:pPr>
    </w:p>
    <w:p w14:paraId="0EDBEA36" w14:textId="77777777" w:rsidR="00D637C6" w:rsidRPr="00E33D85" w:rsidRDefault="00D637C6" w:rsidP="005C1822">
      <w:pPr>
        <w:pStyle w:val="BodyText"/>
      </w:pPr>
      <w:r w:rsidRPr="00E33D85">
        <w:t>Add new method getRequest at the end of file</w:t>
      </w:r>
    </w:p>
    <w:tbl>
      <w:tblPr>
        <w:tblStyle w:val="TableGrid"/>
        <w:tblW w:w="0" w:type="auto"/>
        <w:tblLook w:val="04A0" w:firstRow="1" w:lastRow="0" w:firstColumn="1" w:lastColumn="0" w:noHBand="0" w:noVBand="1"/>
      </w:tblPr>
      <w:tblGrid>
        <w:gridCol w:w="10296"/>
      </w:tblGrid>
      <w:tr w:rsidR="00D637C6" w:rsidRPr="00E33D85" w14:paraId="1DA97266" w14:textId="77777777" w:rsidTr="00D637C6">
        <w:tc>
          <w:tcPr>
            <w:tcW w:w="10296" w:type="dxa"/>
          </w:tcPr>
          <w:p w14:paraId="25B4D8EF" w14:textId="77777777"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exports.getRequest =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(basket, request) {</w:t>
            </w:r>
          </w:p>
          <w:p w14:paraId="25F30EF6" w14:textId="77777777"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(request.shippingContact) {</w:t>
            </w:r>
          </w:p>
          <w:p w14:paraId="7891A770" w14:textId="77777777"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3F7F5F"/>
                <w:sz w:val="20"/>
                <w:szCs w:val="20"/>
                <w:highlight w:val="yellow"/>
              </w:rPr>
              <w:t>// convert country code from lower case to upper case</w:t>
            </w:r>
          </w:p>
          <w:p w14:paraId="06D17D1C" w14:textId="77777777"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 =</w:t>
            </w:r>
          </w:p>
          <w:p w14:paraId="2DB953BF" w14:textId="77777777"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request.shippingContact.countryCode.toUpperCase();</w:t>
            </w:r>
          </w:p>
          <w:p w14:paraId="39CE7F2F" w14:textId="77777777"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14:paraId="41F1FBC6" w14:textId="2B09E310" w:rsidR="00D637C6" w:rsidRPr="00E33D85" w:rsidRDefault="005E44D3" w:rsidP="00D637C6">
            <w:pPr>
              <w:autoSpaceDE w:val="0"/>
              <w:autoSpaceDN w:val="0"/>
              <w:adjustRightInd w:val="0"/>
              <w:spacing w:after="0" w:line="240" w:lineRule="auto"/>
              <w:rPr>
                <w:rFonts w:eastAsia="Times New Roman" w:cs="Consolas"/>
                <w:sz w:val="20"/>
                <w:szCs w:val="20"/>
                <w:highlight w:val="yellow"/>
              </w:rPr>
            </w:pPr>
            <w:r>
              <w:rPr>
                <w:rFonts w:eastAsia="Times New Roman" w:cs="Consolas"/>
                <w:b/>
                <w:bCs/>
                <w:color w:val="7F0055"/>
                <w:sz w:val="20"/>
                <w:szCs w:val="20"/>
                <w:highlight w:val="yellow"/>
              </w:rPr>
              <w:t>r</w:t>
            </w:r>
            <w:r w:rsidR="00D637C6" w:rsidRPr="00E33D85">
              <w:rPr>
                <w:rFonts w:eastAsia="Times New Roman" w:cs="Consolas"/>
                <w:b/>
                <w:bCs/>
                <w:color w:val="7F0055"/>
                <w:sz w:val="20"/>
                <w:szCs w:val="20"/>
                <w:highlight w:val="yellow"/>
              </w:rPr>
              <w:t>eturn</w:t>
            </w:r>
            <w:r>
              <w:rPr>
                <w:rFonts w:eastAsia="Times New Roman" w:cs="Consolas"/>
                <w:b/>
                <w:bCs/>
                <w:color w:val="7F0055"/>
                <w:sz w:val="20"/>
                <w:szCs w:val="20"/>
                <w:highlight w:val="yellow"/>
              </w:rPr>
              <w:t xml:space="preserve"> </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ApplePayHookResult(</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Status(Status.OK), </w:t>
            </w:r>
            <w:r w:rsidR="00D637C6" w:rsidRPr="00E33D85">
              <w:rPr>
                <w:rFonts w:eastAsia="Times New Roman" w:cs="Consolas"/>
                <w:b/>
                <w:bCs/>
                <w:color w:val="7F0055"/>
                <w:sz w:val="20"/>
                <w:szCs w:val="20"/>
                <w:highlight w:val="yellow"/>
              </w:rPr>
              <w:t>null</w:t>
            </w:r>
            <w:r w:rsidR="00D637C6" w:rsidRPr="00E33D85">
              <w:rPr>
                <w:rFonts w:eastAsia="Times New Roman" w:cs="Consolas"/>
                <w:color w:val="000000"/>
                <w:sz w:val="20"/>
                <w:szCs w:val="20"/>
                <w:highlight w:val="yellow"/>
              </w:rPr>
              <w:t>);</w:t>
            </w:r>
          </w:p>
          <w:p w14:paraId="7B54C2A1" w14:textId="77777777" w:rsidR="00D637C6" w:rsidRPr="00E33D85" w:rsidRDefault="00D637C6" w:rsidP="00D637C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w:t>
            </w:r>
          </w:p>
          <w:p w14:paraId="7DBB834F" w14:textId="77777777" w:rsidR="00D637C6" w:rsidRPr="00E33D85" w:rsidRDefault="00D637C6" w:rsidP="005C1822">
            <w:pPr>
              <w:pStyle w:val="BodyText"/>
            </w:pPr>
          </w:p>
        </w:tc>
      </w:tr>
    </w:tbl>
    <w:p w14:paraId="089680E9" w14:textId="77777777" w:rsidR="00D637C6" w:rsidRDefault="00D637C6" w:rsidP="005C1822">
      <w:pPr>
        <w:pStyle w:val="BodyText"/>
      </w:pPr>
    </w:p>
    <w:p w14:paraId="10DC138F" w14:textId="13E28525" w:rsidR="0000763A" w:rsidRPr="00E33D85" w:rsidRDefault="005E44D3" w:rsidP="00A57238">
      <w:pPr>
        <w:pStyle w:val="Heading5"/>
      </w:pPr>
      <w:r>
        <w:t>h</w:t>
      </w:r>
      <w:r w:rsidR="0000763A" w:rsidRPr="00E33D85">
        <w:t>ooks.json</w:t>
      </w:r>
    </w:p>
    <w:p w14:paraId="65E70F2B" w14:textId="77777777" w:rsidR="0000763A" w:rsidRPr="00E33D85" w:rsidRDefault="0000763A" w:rsidP="005C1822">
      <w:pPr>
        <w:pStyle w:val="BodyText"/>
      </w:pPr>
    </w:p>
    <w:p w14:paraId="6C3DC3A1" w14:textId="6A09B381" w:rsidR="0000763A" w:rsidRPr="00E33D85" w:rsidRDefault="0000763A" w:rsidP="005C1822">
      <w:pPr>
        <w:pStyle w:val="BodyText"/>
      </w:pPr>
      <w:r w:rsidRPr="00E33D85">
        <w:t>Add hook for applepay at the end of file</w:t>
      </w:r>
      <w:r w:rsidR="005E44D3">
        <w:t xml:space="preserve"> present at &lt;core SG cartridge&gt;/cartridge/script</w:t>
      </w:r>
    </w:p>
    <w:tbl>
      <w:tblPr>
        <w:tblStyle w:val="TableGrid"/>
        <w:tblW w:w="0" w:type="auto"/>
        <w:tblLook w:val="04A0" w:firstRow="1" w:lastRow="0" w:firstColumn="1" w:lastColumn="0" w:noHBand="0" w:noVBand="1"/>
      </w:tblPr>
      <w:tblGrid>
        <w:gridCol w:w="10296"/>
      </w:tblGrid>
      <w:tr w:rsidR="0000763A" w:rsidRPr="005E44D3" w14:paraId="172123CC" w14:textId="77777777" w:rsidTr="002548ED">
        <w:tc>
          <w:tcPr>
            <w:tcW w:w="10296" w:type="dxa"/>
          </w:tcPr>
          <w:p w14:paraId="26915151" w14:textId="77777777" w:rsidR="005E44D3"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w:t>
            </w:r>
          </w:p>
          <w:p w14:paraId="2FE9549D" w14:textId="77777777" w:rsidR="005E44D3"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"name": "dw.extensions.applepay.paymentAuthorized.authorizeOrderPayment",</w:t>
            </w:r>
          </w:p>
          <w:p w14:paraId="255FC9C1" w14:textId="77777777" w:rsidR="005E44D3"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"script": "./checkout/applepay.js"</w:t>
            </w:r>
          </w:p>
          <w:p w14:paraId="1886DD9E" w14:textId="66CBA5DC" w:rsidR="0000763A"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t>}</w:t>
            </w:r>
            <w:r w:rsidR="0000763A" w:rsidRPr="005E44D3">
              <w:rPr>
                <w:rFonts w:eastAsia="Times New Roman" w:cstheme="minorHAnsi"/>
                <w:sz w:val="20"/>
                <w:szCs w:val="20"/>
                <w:highlight w:val="white"/>
              </w:rPr>
              <w:t>,</w:t>
            </w:r>
          </w:p>
          <w:p w14:paraId="08F0C00E" w14:textId="77777777" w:rsidR="0000763A" w:rsidRPr="005E44D3" w:rsidRDefault="0000763A" w:rsidP="002548ED">
            <w:pPr>
              <w:autoSpaceDE w:val="0"/>
              <w:autoSpaceDN w:val="0"/>
              <w:adjustRightInd w:val="0"/>
              <w:spacing w:after="0" w:line="240" w:lineRule="auto"/>
              <w:rPr>
                <w:rFonts w:eastAsia="Times New Roman" w:cstheme="minorHAnsi"/>
                <w:sz w:val="20"/>
                <w:szCs w:val="20"/>
                <w:highlight w:val="yellow"/>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yellow"/>
              </w:rPr>
              <w:t>{</w:t>
            </w:r>
          </w:p>
          <w:p w14:paraId="1704A1C5" w14:textId="77777777" w:rsidR="0000763A" w:rsidRPr="005E44D3" w:rsidRDefault="0000763A" w:rsidP="002548ED">
            <w:pPr>
              <w:autoSpaceDE w:val="0"/>
              <w:autoSpaceDN w:val="0"/>
              <w:adjustRightInd w:val="0"/>
              <w:spacing w:after="0" w:line="240" w:lineRule="auto"/>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"name": "dw.extensions.applepay.getRequest",</w:t>
            </w:r>
          </w:p>
          <w:p w14:paraId="27BEBD63" w14:textId="77777777" w:rsidR="0000763A" w:rsidRPr="005E44D3" w:rsidRDefault="0000763A" w:rsidP="002548ED">
            <w:pPr>
              <w:autoSpaceDE w:val="0"/>
              <w:autoSpaceDN w:val="0"/>
              <w:adjustRightInd w:val="0"/>
              <w:spacing w:after="0" w:line="240" w:lineRule="auto"/>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"script": "./checkout/applepay.js"</w:t>
            </w:r>
          </w:p>
          <w:p w14:paraId="5B7448FE" w14:textId="77777777" w:rsidR="0000763A" w:rsidRPr="005E44D3" w:rsidRDefault="0000763A" w:rsidP="005C1822">
            <w:pPr>
              <w:pStyle w:val="BodyText"/>
              <w:rPr>
                <w:highlight w:val="white"/>
              </w:rPr>
            </w:pPr>
            <w:r w:rsidRPr="005E44D3">
              <w:rPr>
                <w:highlight w:val="yellow"/>
              </w:rPr>
              <w:tab/>
            </w:r>
            <w:r w:rsidRPr="005E44D3">
              <w:rPr>
                <w:highlight w:val="yellow"/>
              </w:rPr>
              <w:tab/>
              <w:t>}</w:t>
            </w:r>
          </w:p>
        </w:tc>
      </w:tr>
    </w:tbl>
    <w:p w14:paraId="6D6715AF" w14:textId="77777777" w:rsidR="0000763A" w:rsidRPr="00E33D85" w:rsidRDefault="0000763A" w:rsidP="005C1822">
      <w:pPr>
        <w:pStyle w:val="BodyText"/>
      </w:pPr>
    </w:p>
    <w:p w14:paraId="26B7CCD7" w14:textId="77777777" w:rsidR="00D637C6" w:rsidRPr="00E33D85" w:rsidRDefault="00D637C6" w:rsidP="005C1822">
      <w:pPr>
        <w:pStyle w:val="BodyText"/>
      </w:pPr>
    </w:p>
    <w:p w14:paraId="743A2E17" w14:textId="77777777" w:rsidR="001B024A" w:rsidRPr="00E33D85" w:rsidRDefault="001B024A" w:rsidP="00A57238">
      <w:pPr>
        <w:pStyle w:val="Heading5"/>
      </w:pPr>
      <w:r w:rsidRPr="00E33D85">
        <w:t>Controller – BASIC_CREDIT.js</w:t>
      </w:r>
    </w:p>
    <w:p w14:paraId="77072E53" w14:textId="77777777" w:rsidR="001B024A" w:rsidRPr="00E33D85" w:rsidRDefault="001B024A" w:rsidP="005C1822">
      <w:pPr>
        <w:pStyle w:val="BodyText"/>
      </w:pPr>
      <w:r w:rsidRPr="00E33D85">
        <w:t>Update Handle() function with the code below</w:t>
      </w:r>
    </w:p>
    <w:tbl>
      <w:tblPr>
        <w:tblStyle w:val="TableGrid"/>
        <w:tblW w:w="0" w:type="auto"/>
        <w:tblLook w:val="04A0" w:firstRow="1" w:lastRow="0" w:firstColumn="1" w:lastColumn="0" w:noHBand="0" w:noVBand="1"/>
      </w:tblPr>
      <w:tblGrid>
        <w:gridCol w:w="10296"/>
      </w:tblGrid>
      <w:tr w:rsidR="001B024A" w:rsidRPr="00E33D85" w14:paraId="113DD948" w14:textId="77777777" w:rsidTr="001B024A">
        <w:tc>
          <w:tcPr>
            <w:tcW w:w="10296" w:type="dxa"/>
          </w:tcPr>
          <w:p w14:paraId="2EB9899D" w14:textId="2F4E30CD" w:rsidR="005E44D3" w:rsidRPr="004A2349" w:rsidRDefault="005E44D3" w:rsidP="001B024A">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b/>
                <w:bCs/>
                <w:color w:val="7F0055"/>
                <w:sz w:val="20"/>
                <w:szCs w:val="20"/>
                <w:highlight w:val="yellow"/>
              </w:rPr>
              <w:t>var</w:t>
            </w:r>
            <w:r w:rsidRPr="004A2349">
              <w:rPr>
                <w:rFonts w:eastAsia="Times New Roman" w:cs="Consolas"/>
                <w:color w:val="000000"/>
                <w:sz w:val="20"/>
                <w:szCs w:val="20"/>
                <w:highlight w:val="yellow"/>
              </w:rPr>
              <w:t xml:space="preserve"> CybersourceConstants = require(</w:t>
            </w:r>
            <w:r w:rsidRPr="004A2349">
              <w:rPr>
                <w:rFonts w:eastAsia="Times New Roman" w:cs="Consolas"/>
                <w:color w:val="2A00FF"/>
                <w:sz w:val="20"/>
                <w:szCs w:val="20"/>
                <w:highlight w:val="yellow"/>
              </w:rPr>
              <w:t>'int_cybersource/cartridge/scripts/utils/CybersourceConstants'</w:t>
            </w:r>
            <w:r w:rsidRPr="004A2349">
              <w:rPr>
                <w:rFonts w:eastAsia="Times New Roman" w:cs="Consolas"/>
                <w:color w:val="000000"/>
                <w:sz w:val="20"/>
                <w:szCs w:val="20"/>
                <w:highlight w:val="yellow"/>
              </w:rPr>
              <w:t>);</w:t>
            </w:r>
          </w:p>
          <w:p w14:paraId="69891DA9" w14:textId="77777777"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14:paraId="4C43D1CF" w14:textId="77777777"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14:paraId="60D4BDE0" w14:textId="77777777"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14:paraId="5C8525BF" w14:textId="77777777"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14:paraId="7B05F563" w14:textId="77777777"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14:paraId="2EA3D179" w14:textId="77777777"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14:paraId="5DA7E832" w14:textId="77777777"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14:paraId="0D83ACD2" w14:textId="77777777"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14:paraId="0F89A1EC" w14:textId="77777777" w:rsidR="001B024A" w:rsidRPr="00E33D85" w:rsidRDefault="001B024A" w:rsidP="001B024A">
            <w:pPr>
              <w:autoSpaceDE w:val="0"/>
              <w:autoSpaceDN w:val="0"/>
              <w:adjustRightInd w:val="0"/>
              <w:spacing w:after="0" w:line="240" w:lineRule="auto"/>
              <w:rPr>
                <w:rFonts w:eastAsia="Times New Roman" w:cs="Consolas"/>
                <w:sz w:val="20"/>
                <w:szCs w:val="20"/>
              </w:rPr>
            </w:pPr>
          </w:p>
          <w:p w14:paraId="2E15A5F7" w14:textId="77777777"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14:paraId="1AB96FBF"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if (session.forms.billing.paymentMethods.selectedPaymentMethodID.value.equals(CybersourceConstants.METHOD_ApplePay)) {</w:t>
            </w:r>
          </w:p>
          <w:p w14:paraId="5700BDFD"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14:paraId="52857750"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14:paraId="653F212F"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cart.createPaymentInstrument('DW_APPLE_PAY', cart.getNonGiftCertificateAmount());</w:t>
            </w:r>
          </w:p>
          <w:p w14:paraId="41E90235"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14:paraId="230687F1"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14:paraId="4C99F67A"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}else if (session.forms.billing.paymentMethods.selectedPaymentMethodID.value.equals(CybersourceConstants.METHOD_AndroidPay)) {</w:t>
            </w:r>
          </w:p>
          <w:p w14:paraId="49917C90"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Transaction.wrap(function () {</w:t>
            </w:r>
          </w:p>
          <w:p w14:paraId="6D647CC6"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14:paraId="43139750"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cart.createPaymentInstrument('DW_ANDROID_PAY', cart.getNonGiftCertificateAmount());</w:t>
            </w:r>
          </w:p>
          <w:p w14:paraId="61A0BABE"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p>
          <w:p w14:paraId="6E28ED54"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14:paraId="59B0FCEE" w14:textId="77777777" w:rsid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p>
          <w:p w14:paraId="3F65524D" w14:textId="75E42AD2" w:rsidR="001B024A" w:rsidRPr="00E33D85" w:rsidRDefault="001B024A" w:rsidP="004A234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14:paraId="2D131ED4" w14:textId="77777777"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14:paraId="51927019" w14:textId="77777777"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14:paraId="79E35B0D" w14:textId="77777777"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lastRenderedPageBreak/>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14:paraId="2228F81D" w14:textId="77777777"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14:paraId="18C323B7" w14:textId="77777777" w:rsidR="001B024A" w:rsidRPr="00E33D85" w:rsidRDefault="001B024A" w:rsidP="005C1822">
            <w:pPr>
              <w:pStyle w:val="BodyText"/>
            </w:pPr>
            <w:r w:rsidRPr="00E33D85">
              <w:rPr>
                <w:b/>
                <w:color w:val="7F0055"/>
              </w:rPr>
              <w:t>var</w:t>
            </w:r>
            <w:r w:rsidRPr="00E33D85">
              <w:t xml:space="preserve"> paymentCard = PaymentMgr.getPaymentCard(cardType);</w:t>
            </w:r>
          </w:p>
        </w:tc>
      </w:tr>
    </w:tbl>
    <w:p w14:paraId="0CC562AC" w14:textId="77777777" w:rsidR="00E23996" w:rsidRPr="00E33D85" w:rsidRDefault="00E23996" w:rsidP="005C1822">
      <w:pPr>
        <w:pStyle w:val="BodyText"/>
      </w:pPr>
    </w:p>
    <w:p w14:paraId="0B6706DA" w14:textId="77777777" w:rsidR="00E23996" w:rsidRPr="00E33D85" w:rsidRDefault="00E23996" w:rsidP="005C1822">
      <w:pPr>
        <w:pStyle w:val="BodyText"/>
      </w:pPr>
      <w:r w:rsidRPr="00E33D85">
        <w:t>Update Authorize() function with the code below</w:t>
      </w:r>
    </w:p>
    <w:tbl>
      <w:tblPr>
        <w:tblStyle w:val="TableGrid"/>
        <w:tblW w:w="0" w:type="auto"/>
        <w:tblLook w:val="04A0" w:firstRow="1" w:lastRow="0" w:firstColumn="1" w:lastColumn="0" w:noHBand="0" w:noVBand="1"/>
      </w:tblPr>
      <w:tblGrid>
        <w:gridCol w:w="10296"/>
      </w:tblGrid>
      <w:tr w:rsidR="00E23996" w:rsidRPr="00E33D85" w14:paraId="2FAF67ED" w14:textId="77777777" w:rsidTr="00064FDC">
        <w:tc>
          <w:tcPr>
            <w:tcW w:w="10296" w:type="dxa"/>
          </w:tcPr>
          <w:p w14:paraId="0A7E8CAD" w14:textId="77777777"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14:paraId="33E77428" w14:textId="77777777"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*Authorizesapaymentusingacreditcard.ThepaymentisauthorizedbyusingtheBASIC_CREDITprocessor</w:t>
            </w:r>
          </w:p>
          <w:p w14:paraId="515FFBEC" w14:textId="77777777"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*onlyandsettingtheordernoasthetransactionID.Customizationsmayuseotherprocessorsandcustom</w:t>
            </w:r>
          </w:p>
          <w:p w14:paraId="6A505AF5" w14:textId="77777777"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*logictoauthorizecreditcardpayment.</w:t>
            </w:r>
          </w:p>
          <w:p w14:paraId="27BE5B1F" w14:textId="77777777"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14:paraId="4CBA803D" w14:textId="77777777"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Authorize(args) {</w:t>
            </w:r>
          </w:p>
          <w:p w14:paraId="29D6850B" w14:textId="77777777"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orderNo = args.OrderNo;</w:t>
            </w:r>
          </w:p>
          <w:p w14:paraId="25BACB84" w14:textId="77777777"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 = args.PaymentInstrument;</w:t>
            </w:r>
          </w:p>
          <w:p w14:paraId="0A1E5C9A" w14:textId="77777777"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paymentProcessor = PaymentMgr.getPaymentMethod(paymentInstrument.getPaymentMethod()).getPaymentProcessor();</w:t>
            </w:r>
          </w:p>
          <w:p w14:paraId="49D324A9" w14:textId="77777777" w:rsidR="00E23996" w:rsidRPr="00E33D85" w:rsidRDefault="00E23996" w:rsidP="00E23996">
            <w:pPr>
              <w:autoSpaceDE w:val="0"/>
              <w:autoSpaceDN w:val="0"/>
              <w:adjustRightInd w:val="0"/>
              <w:spacing w:after="0" w:line="240" w:lineRule="auto"/>
              <w:rPr>
                <w:rFonts w:eastAsia="Times New Roman" w:cs="Consolas"/>
                <w:sz w:val="20"/>
                <w:szCs w:val="20"/>
              </w:rPr>
            </w:pPr>
          </w:p>
          <w:p w14:paraId="44324162" w14:textId="77777777"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14:paraId="57032C35" w14:textId="77777777"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paymentInstrument.paymentTransaction.transactionID = orderNo;</w:t>
            </w:r>
          </w:p>
          <w:p w14:paraId="2FC3E4C4" w14:textId="77777777"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paymentInstrument.paymentTransaction.paymentProcessor = paymentProcessor;</w:t>
            </w:r>
          </w:p>
          <w:p w14:paraId="092C022E" w14:textId="77777777"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14:paraId="785C636B" w14:textId="77777777" w:rsidR="00E23996" w:rsidRPr="00E33D85" w:rsidRDefault="00E23996" w:rsidP="00E2399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(session.forms.billing.paymentMethods.selectedPaymentMethodID.value.equals(</w:t>
            </w:r>
            <w:r w:rsidRPr="00E33D85">
              <w:rPr>
                <w:rFonts w:eastAsia="Times New Roman" w:cs="Consolas"/>
                <w:color w:val="2A00FF"/>
                <w:sz w:val="20"/>
                <w:szCs w:val="20"/>
                <w:highlight w:val="yellow"/>
              </w:rPr>
              <w:t>'DW_APPLE_PAY'</w:t>
            </w:r>
            <w:r w:rsidRPr="00E33D85">
              <w:rPr>
                <w:rFonts w:eastAsia="Times New Roman" w:cs="Consolas"/>
                <w:color w:val="000000"/>
                <w:sz w:val="20"/>
                <w:szCs w:val="20"/>
                <w:highlight w:val="yellow"/>
              </w:rPr>
              <w:t>)) {</w:t>
            </w:r>
          </w:p>
          <w:p w14:paraId="0B5EEF5E" w14:textId="77777777" w:rsidR="00E23996" w:rsidRPr="00E33D85" w:rsidRDefault="00E23996" w:rsidP="00E2399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{review:</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14:paraId="5411A76A" w14:textId="77777777"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p w14:paraId="4450652D" w14:textId="77777777"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{authorized: </w:t>
            </w:r>
            <w:r w:rsidRPr="00E33D85">
              <w:rPr>
                <w:rFonts w:eastAsia="Times New Roman" w:cs="Consolas"/>
                <w:b/>
                <w:bCs/>
                <w:color w:val="7F0055"/>
                <w:sz w:val="20"/>
                <w:szCs w:val="20"/>
              </w:rPr>
              <w:t>true</w:t>
            </w:r>
            <w:r w:rsidRPr="00E33D85">
              <w:rPr>
                <w:rFonts w:eastAsia="Times New Roman" w:cs="Consolas"/>
                <w:color w:val="000000"/>
                <w:sz w:val="20"/>
                <w:szCs w:val="20"/>
              </w:rPr>
              <w:t>};</w:t>
            </w:r>
          </w:p>
          <w:p w14:paraId="5B4636C1" w14:textId="77777777" w:rsidR="00E23996" w:rsidRPr="00E33D85" w:rsidRDefault="00E23996" w:rsidP="005C1822">
            <w:pPr>
              <w:pStyle w:val="BodyText"/>
            </w:pPr>
            <w:r w:rsidRPr="00E33D85">
              <w:t>}</w:t>
            </w:r>
          </w:p>
        </w:tc>
      </w:tr>
    </w:tbl>
    <w:p w14:paraId="7732B275" w14:textId="77777777" w:rsidR="00E23996" w:rsidRPr="00E33D85" w:rsidRDefault="00E23996" w:rsidP="005C1822">
      <w:pPr>
        <w:pStyle w:val="BodyText"/>
      </w:pPr>
    </w:p>
    <w:p w14:paraId="6EF517A8" w14:textId="77777777" w:rsidR="009207A7" w:rsidRPr="00E33D85" w:rsidRDefault="009207A7" w:rsidP="005C1822">
      <w:pPr>
        <w:pStyle w:val="BodyText"/>
      </w:pPr>
    </w:p>
    <w:p w14:paraId="4B996A43" w14:textId="77777777" w:rsidR="001B024A" w:rsidRPr="00E33D85" w:rsidRDefault="00E149FD" w:rsidP="005C1822">
      <w:pPr>
        <w:pStyle w:val="BodyText"/>
      </w:pPr>
      <w:r w:rsidRPr="00E33D85">
        <w:t>[</w:t>
      </w:r>
      <w:r w:rsidR="005B2538" w:rsidRPr="00E33D85">
        <w:t>Note</w:t>
      </w:r>
      <w:r w:rsidRPr="00E33D85">
        <w:t>: this change is for testing purpose only]</w:t>
      </w:r>
      <w:r w:rsidR="001B024A" w:rsidRPr="00E33D85">
        <w:tab/>
      </w:r>
    </w:p>
    <w:p w14:paraId="578E6B46" w14:textId="77777777" w:rsidR="003D49FF" w:rsidRPr="00E33D85" w:rsidRDefault="0076608A" w:rsidP="00320BAF">
      <w:pPr>
        <w:pStyle w:val="Heading4"/>
        <w:rPr>
          <w:rFonts w:asciiTheme="minorHAnsi" w:hAnsiTheme="minorHAnsi"/>
        </w:rPr>
      </w:pPr>
      <w:r w:rsidRPr="00E33D85">
        <w:rPr>
          <w:rFonts w:asciiTheme="minorHAnsi" w:hAnsiTheme="minorHAnsi"/>
        </w:rPr>
        <w:t xml:space="preserve">Rest Interface Testing </w:t>
      </w:r>
    </w:p>
    <w:p w14:paraId="0DB63B98" w14:textId="77777777" w:rsidR="0076608A" w:rsidRPr="00E33D85" w:rsidRDefault="0076608A" w:rsidP="005C1822">
      <w:pPr>
        <w:pStyle w:val="BodyText"/>
      </w:pPr>
    </w:p>
    <w:p w14:paraId="2318DD8F" w14:textId="77777777" w:rsidR="0076608A" w:rsidRPr="00E33D85" w:rsidRDefault="0076608A" w:rsidP="0076608A">
      <w:r w:rsidRPr="00E33D85">
        <w:t>The Interface can be tested via any REST client like SOAPUI etc. Below are the steps to test the REST service</w:t>
      </w:r>
    </w:p>
    <w:p w14:paraId="0BF8784A" w14:textId="77777777" w:rsidR="0076608A" w:rsidRPr="00E33D85" w:rsidRDefault="0076608A" w:rsidP="007D5AFD">
      <w:pPr>
        <w:pStyle w:val="ListParagraph"/>
        <w:numPr>
          <w:ilvl w:val="0"/>
          <w:numId w:val="48"/>
        </w:numPr>
      </w:pPr>
      <w:r w:rsidRPr="00E33D85">
        <w:t>Install the REST client on machine or browser</w:t>
      </w:r>
    </w:p>
    <w:p w14:paraId="562B7158" w14:textId="77777777" w:rsidR="0076608A" w:rsidRPr="00E33D85" w:rsidRDefault="0076608A"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14:paraId="5BA81B3A" w14:textId="77777777" w:rsidR="0076608A" w:rsidRPr="00E33D85" w:rsidRDefault="0076608A"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14:paraId="357AE19B" w14:textId="77777777" w:rsidTr="005B5B37">
        <w:tc>
          <w:tcPr>
            <w:tcW w:w="2142" w:type="dxa"/>
            <w:shd w:val="clear" w:color="auto" w:fill="BFBFBF" w:themeFill="background1" w:themeFillShade="BF"/>
          </w:tcPr>
          <w:p w14:paraId="5B296D3D" w14:textId="77777777" w:rsidR="0076608A" w:rsidRPr="00E33D85" w:rsidRDefault="0076608A" w:rsidP="00FB5FB0">
            <w:pPr>
              <w:rPr>
                <w:b/>
              </w:rPr>
            </w:pPr>
            <w:r w:rsidRPr="00E33D85">
              <w:rPr>
                <w:b/>
              </w:rPr>
              <w:t>HEADER KEY</w:t>
            </w:r>
          </w:p>
        </w:tc>
        <w:tc>
          <w:tcPr>
            <w:tcW w:w="6678" w:type="dxa"/>
            <w:shd w:val="clear" w:color="auto" w:fill="BFBFBF" w:themeFill="background1" w:themeFillShade="BF"/>
          </w:tcPr>
          <w:p w14:paraId="5F50AFF3" w14:textId="77777777" w:rsidR="0076608A" w:rsidRPr="00E33D85" w:rsidRDefault="0076608A" w:rsidP="00FB5FB0">
            <w:pPr>
              <w:rPr>
                <w:b/>
              </w:rPr>
            </w:pPr>
            <w:r w:rsidRPr="00E33D85">
              <w:rPr>
                <w:b/>
              </w:rPr>
              <w:t>HEADER VALUE</w:t>
            </w:r>
          </w:p>
        </w:tc>
      </w:tr>
      <w:tr w:rsidR="0076608A" w:rsidRPr="00E33D85" w14:paraId="5D18BB92" w14:textId="77777777" w:rsidTr="005B5B37">
        <w:tc>
          <w:tcPr>
            <w:tcW w:w="2142" w:type="dxa"/>
          </w:tcPr>
          <w:p w14:paraId="462DD977" w14:textId="77777777" w:rsidR="0076608A" w:rsidRPr="00E33D85" w:rsidRDefault="0076608A" w:rsidP="00FB5FB0">
            <w:pPr>
              <w:rPr>
                <w:b/>
                <w:bCs/>
              </w:rPr>
            </w:pPr>
            <w:r w:rsidRPr="00E33D85">
              <w:t>dw_applepay_user</w:t>
            </w:r>
          </w:p>
        </w:tc>
        <w:tc>
          <w:tcPr>
            <w:tcW w:w="6678" w:type="dxa"/>
          </w:tcPr>
          <w:p w14:paraId="67FC821F" w14:textId="77777777" w:rsidR="0076608A" w:rsidRPr="00E33D85" w:rsidRDefault="0076608A" w:rsidP="00FB5FB0">
            <w:r w:rsidRPr="00E33D85">
              <w:t>User is configured by merchant in demandware platform under site preferences</w:t>
            </w:r>
          </w:p>
        </w:tc>
      </w:tr>
      <w:tr w:rsidR="0076608A" w:rsidRPr="00E33D85" w14:paraId="2D897FCD" w14:textId="77777777" w:rsidTr="005B5B37">
        <w:tc>
          <w:tcPr>
            <w:tcW w:w="2142" w:type="dxa"/>
          </w:tcPr>
          <w:p w14:paraId="18E0C7DA" w14:textId="77777777" w:rsidR="0076608A" w:rsidRPr="00E33D85" w:rsidRDefault="0076608A" w:rsidP="00FB5FB0">
            <w:pPr>
              <w:rPr>
                <w:b/>
                <w:bCs/>
              </w:rPr>
            </w:pPr>
            <w:r w:rsidRPr="00E33D85">
              <w:t>dw_applepay_password</w:t>
            </w:r>
          </w:p>
        </w:tc>
        <w:tc>
          <w:tcPr>
            <w:tcW w:w="6678" w:type="dxa"/>
          </w:tcPr>
          <w:p w14:paraId="025FBAAF" w14:textId="77777777" w:rsidR="0076608A" w:rsidRPr="00E33D85" w:rsidRDefault="0076608A" w:rsidP="00FB5FB0">
            <w:pPr>
              <w:rPr>
                <w:rFonts w:eastAsiaTheme="majorEastAsia" w:cstheme="majorBidi"/>
                <w:bCs/>
              </w:rPr>
            </w:pPr>
            <w:r w:rsidRPr="00E33D85">
              <w:rPr>
                <w:rFonts w:eastAsiaTheme="majorEastAsia" w:cstheme="majorBidi"/>
                <w:bCs/>
              </w:rPr>
              <w:t xml:space="preserve">Password is configured by merchant in demandware platform under site preferences. Further the password to be base64 encode before </w:t>
            </w:r>
            <w:r w:rsidRPr="00E33D85">
              <w:rPr>
                <w:rFonts w:eastAsiaTheme="majorEastAsia" w:cstheme="majorBidi"/>
                <w:bCs/>
              </w:rPr>
              <w:lastRenderedPageBreak/>
              <w:t>passing to REST interface</w:t>
            </w:r>
          </w:p>
        </w:tc>
      </w:tr>
      <w:tr w:rsidR="0076608A" w:rsidRPr="00E33D85" w14:paraId="1D43792E" w14:textId="77777777" w:rsidTr="005B5B37">
        <w:tc>
          <w:tcPr>
            <w:tcW w:w="2142" w:type="dxa"/>
          </w:tcPr>
          <w:p w14:paraId="0EF8A61B" w14:textId="77777777" w:rsidR="0076608A" w:rsidRPr="00E33D85" w:rsidRDefault="0076608A" w:rsidP="00FB5FB0">
            <w:pPr>
              <w:rPr>
                <w:b/>
                <w:bCs/>
              </w:rPr>
            </w:pPr>
            <w:r w:rsidRPr="00E33D85">
              <w:lastRenderedPageBreak/>
              <w:t>Content-Type</w:t>
            </w:r>
          </w:p>
        </w:tc>
        <w:tc>
          <w:tcPr>
            <w:tcW w:w="6678" w:type="dxa"/>
          </w:tcPr>
          <w:p w14:paraId="740920FD" w14:textId="77777777" w:rsidR="0076608A" w:rsidRPr="00E33D85" w:rsidRDefault="0076608A" w:rsidP="00FB5FB0">
            <w:pPr>
              <w:rPr>
                <w:rFonts w:eastAsiaTheme="majorEastAsia" w:cstheme="majorBidi"/>
                <w:bCs/>
              </w:rPr>
            </w:pPr>
            <w:r w:rsidRPr="00E33D85">
              <w:rPr>
                <w:rFonts w:eastAsiaTheme="majorEastAsia" w:cstheme="majorBidi"/>
                <w:bCs/>
              </w:rPr>
              <w:t>application/json</w:t>
            </w:r>
          </w:p>
        </w:tc>
      </w:tr>
    </w:tbl>
    <w:p w14:paraId="408CA983" w14:textId="77777777" w:rsidR="0076608A" w:rsidRPr="00E33D85" w:rsidRDefault="0076608A"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14:paraId="6477EA42" w14:textId="77777777" w:rsidTr="005B5B37">
        <w:tc>
          <w:tcPr>
            <w:tcW w:w="2142" w:type="dxa"/>
            <w:shd w:val="clear" w:color="auto" w:fill="BFBFBF" w:themeFill="background1" w:themeFillShade="BF"/>
          </w:tcPr>
          <w:p w14:paraId="6F4FCB39" w14:textId="77777777" w:rsidR="0076608A" w:rsidRPr="00E33D85" w:rsidRDefault="0076608A" w:rsidP="00FB5FB0">
            <w:pPr>
              <w:rPr>
                <w:b/>
              </w:rPr>
            </w:pPr>
            <w:r w:rsidRPr="00E33D85">
              <w:rPr>
                <w:b/>
              </w:rPr>
              <w:t>JSON KEY</w:t>
            </w:r>
          </w:p>
        </w:tc>
        <w:tc>
          <w:tcPr>
            <w:tcW w:w="6678" w:type="dxa"/>
            <w:shd w:val="clear" w:color="auto" w:fill="BFBFBF" w:themeFill="background1" w:themeFillShade="BF"/>
          </w:tcPr>
          <w:p w14:paraId="6334323B" w14:textId="77777777" w:rsidR="0076608A" w:rsidRPr="00E33D85" w:rsidRDefault="0076608A" w:rsidP="00FB5FB0">
            <w:pPr>
              <w:rPr>
                <w:b/>
              </w:rPr>
            </w:pPr>
            <w:r w:rsidRPr="00E33D85">
              <w:rPr>
                <w:b/>
              </w:rPr>
              <w:t>JSON VALUE</w:t>
            </w:r>
          </w:p>
        </w:tc>
      </w:tr>
      <w:tr w:rsidR="0076608A" w:rsidRPr="00E33D85" w14:paraId="0623DC86" w14:textId="77777777" w:rsidTr="005B5B37">
        <w:tc>
          <w:tcPr>
            <w:tcW w:w="2142" w:type="dxa"/>
          </w:tcPr>
          <w:p w14:paraId="6762C43C" w14:textId="77777777" w:rsidR="0076608A" w:rsidRPr="00E33D85" w:rsidRDefault="0076608A" w:rsidP="00FB5FB0">
            <w:pPr>
              <w:rPr>
                <w:bCs/>
              </w:rPr>
            </w:pPr>
            <w:r w:rsidRPr="00E33D85">
              <w:t>orderID</w:t>
            </w:r>
          </w:p>
        </w:tc>
        <w:tc>
          <w:tcPr>
            <w:tcW w:w="6678" w:type="dxa"/>
          </w:tcPr>
          <w:p w14:paraId="530F1EF7" w14:textId="77777777" w:rsidR="0076608A" w:rsidRPr="00E33D85" w:rsidRDefault="0076608A" w:rsidP="00FB5FB0">
            <w:r w:rsidRPr="00E33D85">
              <w:t>The order ID of ApplePay order object created during checkout journey of ApplePay</w:t>
            </w:r>
          </w:p>
        </w:tc>
      </w:tr>
      <w:tr w:rsidR="0076608A" w:rsidRPr="00E33D85" w14:paraId="394470F9" w14:textId="77777777" w:rsidTr="005B5B37">
        <w:tc>
          <w:tcPr>
            <w:tcW w:w="2142" w:type="dxa"/>
          </w:tcPr>
          <w:p w14:paraId="28CFBEA6" w14:textId="77777777" w:rsidR="0076608A" w:rsidRPr="00E33D85" w:rsidRDefault="0076608A" w:rsidP="00FB5FB0">
            <w:pPr>
              <w:rPr>
                <w:bCs/>
              </w:rPr>
            </w:pPr>
            <w:r w:rsidRPr="00E33D85">
              <w:t>encryptedPaymentBlob</w:t>
            </w:r>
          </w:p>
        </w:tc>
        <w:tc>
          <w:tcPr>
            <w:tcW w:w="6678" w:type="dxa"/>
          </w:tcPr>
          <w:p w14:paraId="44D1A219" w14:textId="77777777" w:rsidR="0076608A" w:rsidRPr="00E33D85" w:rsidRDefault="0076608A" w:rsidP="00FB5FB0">
            <w:r w:rsidRPr="00E33D85">
              <w:t>Encrypted ApplePay blob data returned by ApplePay for PSP to place the order. This contains billing/shipping/card details in encrypted form.</w:t>
            </w:r>
          </w:p>
        </w:tc>
      </w:tr>
    </w:tbl>
    <w:p w14:paraId="11AEDCC6" w14:textId="77777777" w:rsidR="0076608A" w:rsidRPr="00E33D85" w:rsidRDefault="0076608A"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14:paraId="329D35ED" w14:textId="77777777" w:rsidTr="005B5B37">
        <w:tc>
          <w:tcPr>
            <w:tcW w:w="2700" w:type="dxa"/>
            <w:shd w:val="clear" w:color="auto" w:fill="BFBFBF" w:themeFill="background1" w:themeFillShade="BF"/>
          </w:tcPr>
          <w:p w14:paraId="7C584303" w14:textId="77777777" w:rsidR="0076608A" w:rsidRPr="00E33D85" w:rsidRDefault="0076608A" w:rsidP="00FB5FB0">
            <w:pPr>
              <w:rPr>
                <w:b/>
              </w:rPr>
            </w:pPr>
            <w:r w:rsidRPr="00E33D85">
              <w:rPr>
                <w:b/>
              </w:rPr>
              <w:t>JSON KEY</w:t>
            </w:r>
          </w:p>
        </w:tc>
        <w:tc>
          <w:tcPr>
            <w:tcW w:w="6120" w:type="dxa"/>
            <w:shd w:val="clear" w:color="auto" w:fill="BFBFBF" w:themeFill="background1" w:themeFillShade="BF"/>
          </w:tcPr>
          <w:p w14:paraId="610FB4F0" w14:textId="77777777" w:rsidR="0076608A" w:rsidRPr="00E33D85" w:rsidRDefault="0076608A" w:rsidP="00FB5FB0">
            <w:pPr>
              <w:rPr>
                <w:b/>
              </w:rPr>
            </w:pPr>
            <w:r w:rsidRPr="00E33D85">
              <w:rPr>
                <w:b/>
              </w:rPr>
              <w:t>JSON VALUE</w:t>
            </w:r>
          </w:p>
        </w:tc>
      </w:tr>
      <w:tr w:rsidR="0076608A" w:rsidRPr="00E33D85" w14:paraId="55057F2B" w14:textId="77777777" w:rsidTr="005B5B37">
        <w:tc>
          <w:tcPr>
            <w:tcW w:w="2700" w:type="dxa"/>
          </w:tcPr>
          <w:p w14:paraId="542A9DA9" w14:textId="77777777" w:rsidR="0076608A" w:rsidRPr="00E33D85" w:rsidRDefault="0076608A" w:rsidP="00FB5FB0">
            <w:pPr>
              <w:rPr>
                <w:b/>
              </w:rPr>
            </w:pPr>
            <w:r w:rsidRPr="00E33D85">
              <w:t>orderID</w:t>
            </w:r>
          </w:p>
        </w:tc>
        <w:tc>
          <w:tcPr>
            <w:tcW w:w="6120" w:type="dxa"/>
          </w:tcPr>
          <w:p w14:paraId="01EF5110" w14:textId="77777777" w:rsidR="0076608A" w:rsidRPr="00E33D85" w:rsidRDefault="0076608A" w:rsidP="00FB5FB0">
            <w:r w:rsidRPr="00E33D85">
              <w:t>The order ID of ApplePay order object created during checkout journey of ApplePay</w:t>
            </w:r>
          </w:p>
        </w:tc>
      </w:tr>
      <w:tr w:rsidR="0076608A" w:rsidRPr="00E33D85" w14:paraId="41516014" w14:textId="77777777" w:rsidTr="005B5B37">
        <w:tc>
          <w:tcPr>
            <w:tcW w:w="2700" w:type="dxa"/>
          </w:tcPr>
          <w:p w14:paraId="4EEC82D8" w14:textId="77777777" w:rsidR="0076608A" w:rsidRPr="00E33D85" w:rsidRDefault="0076608A" w:rsidP="00FB5FB0">
            <w:pPr>
              <w:rPr>
                <w:b/>
              </w:rPr>
            </w:pPr>
            <w:r w:rsidRPr="00E33D85">
              <w:t>networkToken</w:t>
            </w:r>
          </w:p>
        </w:tc>
        <w:tc>
          <w:tcPr>
            <w:tcW w:w="6120" w:type="dxa"/>
          </w:tcPr>
          <w:p w14:paraId="62646A5D" w14:textId="77777777" w:rsidR="0076608A" w:rsidRPr="00E33D85" w:rsidRDefault="0076608A" w:rsidP="00FB5FB0">
            <w:r w:rsidRPr="00E33D85">
              <w:t>Network Token returned by ApplePay for PSP authorization (Max length 20 character)</w:t>
            </w:r>
          </w:p>
        </w:tc>
      </w:tr>
      <w:tr w:rsidR="0076608A" w:rsidRPr="00E33D85" w14:paraId="791A3D14" w14:textId="77777777" w:rsidTr="005B5B37">
        <w:tc>
          <w:tcPr>
            <w:tcW w:w="2700" w:type="dxa"/>
          </w:tcPr>
          <w:p w14:paraId="69DFC77D" w14:textId="77777777" w:rsidR="0076608A" w:rsidRPr="00E33D85" w:rsidRDefault="0076608A" w:rsidP="00FB5FB0">
            <w:pPr>
              <w:rPr>
                <w:b/>
              </w:rPr>
            </w:pPr>
            <w:r w:rsidRPr="00E33D85">
              <w:t>cardType</w:t>
            </w:r>
          </w:p>
        </w:tc>
        <w:tc>
          <w:tcPr>
            <w:tcW w:w="6120" w:type="dxa"/>
          </w:tcPr>
          <w:p w14:paraId="48F4F9A6" w14:textId="77777777" w:rsidR="0076608A" w:rsidRPr="00E33D85" w:rsidRDefault="0076608A" w:rsidP="00FB5FB0">
            <w:r w:rsidRPr="00E33D85">
              <w:t>Card Type returned by ApplePay for PSP authorization. Supported types visa/mastercard/amex</w:t>
            </w:r>
          </w:p>
        </w:tc>
      </w:tr>
      <w:tr w:rsidR="0076608A" w:rsidRPr="00E33D85" w14:paraId="2576551D" w14:textId="77777777" w:rsidTr="005B5B37">
        <w:tc>
          <w:tcPr>
            <w:tcW w:w="2700" w:type="dxa"/>
          </w:tcPr>
          <w:p w14:paraId="7EA6180E" w14:textId="77777777" w:rsidR="0076608A" w:rsidRPr="00E33D85" w:rsidRDefault="0076608A" w:rsidP="00FB5FB0">
            <w:pPr>
              <w:rPr>
                <w:b/>
              </w:rPr>
            </w:pPr>
            <w:r w:rsidRPr="00E33D85">
              <w:t>tokenExpirationDate</w:t>
            </w:r>
          </w:p>
        </w:tc>
        <w:tc>
          <w:tcPr>
            <w:tcW w:w="6120" w:type="dxa"/>
          </w:tcPr>
          <w:p w14:paraId="44F5D197" w14:textId="77777777" w:rsidR="0076608A" w:rsidRPr="00E33D85" w:rsidRDefault="0076608A" w:rsidP="00FB5FB0">
            <w:r w:rsidRPr="00E33D85">
              <w:t>Network Token Expiration Date returned by ApplePay for PSP authorization. Format YYMMDD</w:t>
            </w:r>
          </w:p>
        </w:tc>
      </w:tr>
      <w:tr w:rsidR="0076608A" w:rsidRPr="00E33D85" w14:paraId="30489FCB" w14:textId="77777777" w:rsidTr="005B5B37">
        <w:tc>
          <w:tcPr>
            <w:tcW w:w="2700" w:type="dxa"/>
          </w:tcPr>
          <w:p w14:paraId="47AC0969" w14:textId="77777777" w:rsidR="0076608A" w:rsidRPr="00E33D85" w:rsidRDefault="0076608A" w:rsidP="00FB5FB0">
            <w:pPr>
              <w:rPr>
                <w:b/>
              </w:rPr>
            </w:pPr>
            <w:r w:rsidRPr="00E33D85">
              <w:t>cryptogram</w:t>
            </w:r>
          </w:p>
        </w:tc>
        <w:tc>
          <w:tcPr>
            <w:tcW w:w="6120" w:type="dxa"/>
          </w:tcPr>
          <w:p w14:paraId="2DF1CCC0" w14:textId="77777777" w:rsidR="0076608A" w:rsidRPr="00E33D85" w:rsidRDefault="0076608A" w:rsidP="00FB5FB0">
            <w:r w:rsidRPr="00E33D85">
              <w:t>Cryptogram encoded form (max length 40 character)</w:t>
            </w:r>
          </w:p>
        </w:tc>
      </w:tr>
    </w:tbl>
    <w:p w14:paraId="6D26F181" w14:textId="77777777" w:rsidR="0076608A" w:rsidRPr="00E33D85" w:rsidRDefault="0076608A"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14:paraId="1A7CD7D2" w14:textId="77777777" w:rsidTr="005B5B37">
        <w:tc>
          <w:tcPr>
            <w:tcW w:w="2700" w:type="dxa"/>
            <w:shd w:val="clear" w:color="auto" w:fill="BFBFBF" w:themeFill="background1" w:themeFillShade="BF"/>
          </w:tcPr>
          <w:p w14:paraId="0A0BDC00" w14:textId="77777777" w:rsidR="0076608A" w:rsidRPr="00E33D85" w:rsidRDefault="0076608A" w:rsidP="00FB5FB0">
            <w:pPr>
              <w:rPr>
                <w:b/>
              </w:rPr>
            </w:pPr>
            <w:r w:rsidRPr="00E33D85">
              <w:rPr>
                <w:b/>
              </w:rPr>
              <w:t>JSON KEY</w:t>
            </w:r>
          </w:p>
        </w:tc>
        <w:tc>
          <w:tcPr>
            <w:tcW w:w="6120" w:type="dxa"/>
            <w:shd w:val="clear" w:color="auto" w:fill="BFBFBF" w:themeFill="background1" w:themeFillShade="BF"/>
          </w:tcPr>
          <w:p w14:paraId="0403A27A" w14:textId="77777777" w:rsidR="0076608A" w:rsidRPr="00E33D85" w:rsidRDefault="0076608A" w:rsidP="00FB5FB0">
            <w:pPr>
              <w:rPr>
                <w:b/>
              </w:rPr>
            </w:pPr>
            <w:r w:rsidRPr="00E33D85">
              <w:rPr>
                <w:b/>
              </w:rPr>
              <w:t>JSON VALUE</w:t>
            </w:r>
          </w:p>
        </w:tc>
      </w:tr>
      <w:tr w:rsidR="0076608A" w:rsidRPr="00E33D85" w14:paraId="01D53E10" w14:textId="77777777" w:rsidTr="005B5B37">
        <w:tc>
          <w:tcPr>
            <w:tcW w:w="2700" w:type="dxa"/>
          </w:tcPr>
          <w:p w14:paraId="4270614A" w14:textId="77777777" w:rsidR="0076608A" w:rsidRPr="00E33D85" w:rsidRDefault="0076608A" w:rsidP="00FB5FB0">
            <w:pPr>
              <w:rPr>
                <w:b/>
              </w:rPr>
            </w:pPr>
            <w:r w:rsidRPr="00E33D85">
              <w:t>TRANSACTION_RESULT</w:t>
            </w:r>
          </w:p>
        </w:tc>
        <w:tc>
          <w:tcPr>
            <w:tcW w:w="6120" w:type="dxa"/>
          </w:tcPr>
          <w:p w14:paraId="6C513117" w14:textId="77777777" w:rsidR="0076608A" w:rsidRPr="00E33D85" w:rsidRDefault="0076608A" w:rsidP="00FB5FB0">
            <w:r w:rsidRPr="00E33D85">
              <w:t>Below json key-value pairs</w:t>
            </w:r>
          </w:p>
        </w:tc>
      </w:tr>
      <w:tr w:rsidR="0076608A" w:rsidRPr="00E33D85" w14:paraId="3C2C6E4F" w14:textId="77777777" w:rsidTr="005B5B37">
        <w:tc>
          <w:tcPr>
            <w:tcW w:w="2700" w:type="dxa"/>
          </w:tcPr>
          <w:p w14:paraId="6CBAA548" w14:textId="77777777" w:rsidR="0076608A" w:rsidRPr="00E33D85" w:rsidRDefault="0076608A" w:rsidP="00FB5FB0">
            <w:pPr>
              <w:rPr>
                <w:b/>
              </w:rPr>
            </w:pPr>
            <w:r w:rsidRPr="00E33D85">
              <w:t>DECISION</w:t>
            </w:r>
          </w:p>
        </w:tc>
        <w:tc>
          <w:tcPr>
            <w:tcW w:w="6120" w:type="dxa"/>
          </w:tcPr>
          <w:p w14:paraId="4F63A136" w14:textId="77777777" w:rsidR="0076608A" w:rsidRPr="00E33D85" w:rsidRDefault="0076608A" w:rsidP="00FB5FB0">
            <w:r w:rsidRPr="00E33D85">
              <w:t>Possible values ACCEPT | REVIEW | REJECT | ERROR | CANCEL</w:t>
            </w:r>
          </w:p>
        </w:tc>
      </w:tr>
      <w:tr w:rsidR="0076608A" w:rsidRPr="00E33D85" w14:paraId="392D2B7B" w14:textId="77777777" w:rsidTr="005B5B37">
        <w:tc>
          <w:tcPr>
            <w:tcW w:w="2700" w:type="dxa"/>
          </w:tcPr>
          <w:p w14:paraId="0F909070" w14:textId="77777777" w:rsidR="0076608A" w:rsidRPr="00E33D85" w:rsidRDefault="0076608A" w:rsidP="00FB5FB0">
            <w:pPr>
              <w:rPr>
                <w:b/>
              </w:rPr>
            </w:pPr>
            <w:r w:rsidRPr="00E33D85">
              <w:t>REASON_CODE</w:t>
            </w:r>
          </w:p>
        </w:tc>
        <w:tc>
          <w:tcPr>
            <w:tcW w:w="6120" w:type="dxa"/>
          </w:tcPr>
          <w:p w14:paraId="3801D3F5" w14:textId="77777777" w:rsidR="0076608A" w:rsidRPr="00E33D85" w:rsidRDefault="0076608A" w:rsidP="00FB5FB0">
            <w:r w:rsidRPr="00E33D85">
              <w:t>ReasonCode</w:t>
            </w:r>
          </w:p>
        </w:tc>
      </w:tr>
      <w:tr w:rsidR="0076608A" w:rsidRPr="00E33D85" w14:paraId="4E88615D" w14:textId="77777777" w:rsidTr="005B5B37">
        <w:tc>
          <w:tcPr>
            <w:tcW w:w="2700" w:type="dxa"/>
          </w:tcPr>
          <w:p w14:paraId="14E9E07B" w14:textId="77777777" w:rsidR="0076608A" w:rsidRPr="00E33D85" w:rsidRDefault="0076608A" w:rsidP="00FB5FB0">
            <w:pPr>
              <w:rPr>
                <w:b/>
              </w:rPr>
            </w:pPr>
            <w:r w:rsidRPr="00E33D85">
              <w:t>REQUEST_ID</w:t>
            </w:r>
          </w:p>
        </w:tc>
        <w:tc>
          <w:tcPr>
            <w:tcW w:w="6120" w:type="dxa"/>
          </w:tcPr>
          <w:p w14:paraId="6B559D81" w14:textId="77777777" w:rsidR="0076608A" w:rsidRPr="00E33D85" w:rsidRDefault="0076608A" w:rsidP="00FB5FB0">
            <w:r w:rsidRPr="00E33D85">
              <w:t>RequestID</w:t>
            </w:r>
          </w:p>
        </w:tc>
      </w:tr>
      <w:tr w:rsidR="0076608A" w:rsidRPr="00E33D85" w14:paraId="3BBB8CBF" w14:textId="77777777" w:rsidTr="005B5B37">
        <w:tc>
          <w:tcPr>
            <w:tcW w:w="2700" w:type="dxa"/>
          </w:tcPr>
          <w:p w14:paraId="610BFE3B" w14:textId="77777777" w:rsidR="0076608A" w:rsidRPr="00E33D85" w:rsidRDefault="0076608A" w:rsidP="00FB5FB0">
            <w:pPr>
              <w:rPr>
                <w:b/>
              </w:rPr>
            </w:pPr>
            <w:r w:rsidRPr="00E33D85">
              <w:t>REQUEST_TOKEN</w:t>
            </w:r>
          </w:p>
        </w:tc>
        <w:tc>
          <w:tcPr>
            <w:tcW w:w="6120" w:type="dxa"/>
          </w:tcPr>
          <w:p w14:paraId="24250849" w14:textId="77777777" w:rsidR="0076608A" w:rsidRPr="00E33D85" w:rsidRDefault="0076608A" w:rsidP="00FB5FB0">
            <w:r w:rsidRPr="00E33D85">
              <w:t>RequestToken</w:t>
            </w:r>
          </w:p>
        </w:tc>
      </w:tr>
      <w:tr w:rsidR="0076608A" w:rsidRPr="00E33D85" w14:paraId="7E5E519B" w14:textId="77777777" w:rsidTr="005B5B37">
        <w:tc>
          <w:tcPr>
            <w:tcW w:w="2700" w:type="dxa"/>
          </w:tcPr>
          <w:p w14:paraId="25134604" w14:textId="77777777" w:rsidR="0076608A" w:rsidRPr="00E33D85" w:rsidRDefault="0076608A" w:rsidP="00FB5FB0">
            <w:pPr>
              <w:rPr>
                <w:b/>
              </w:rPr>
            </w:pPr>
            <w:r w:rsidRPr="00E33D85">
              <w:t>AUTHORIZATION_AMOUNT</w:t>
            </w:r>
          </w:p>
        </w:tc>
        <w:tc>
          <w:tcPr>
            <w:tcW w:w="6120" w:type="dxa"/>
          </w:tcPr>
          <w:p w14:paraId="6F71DDFE" w14:textId="77777777" w:rsidR="0076608A" w:rsidRPr="00E33D85" w:rsidRDefault="0076608A" w:rsidP="00FB5FB0">
            <w:r w:rsidRPr="00E33D85">
              <w:t>AuthorizationAmount</w:t>
            </w:r>
          </w:p>
        </w:tc>
      </w:tr>
      <w:tr w:rsidR="0076608A" w:rsidRPr="00E33D85" w14:paraId="7DBD1957" w14:textId="77777777" w:rsidTr="005B5B37">
        <w:tc>
          <w:tcPr>
            <w:tcW w:w="2700" w:type="dxa"/>
          </w:tcPr>
          <w:p w14:paraId="036D9CBA" w14:textId="77777777" w:rsidR="0076608A" w:rsidRPr="00E33D85" w:rsidRDefault="0076608A" w:rsidP="00FB5FB0">
            <w:pPr>
              <w:rPr>
                <w:b/>
              </w:rPr>
            </w:pPr>
            <w:r w:rsidRPr="00E33D85">
              <w:t>AUTHORIZATION_CODE</w:t>
            </w:r>
          </w:p>
        </w:tc>
        <w:tc>
          <w:tcPr>
            <w:tcW w:w="6120" w:type="dxa"/>
          </w:tcPr>
          <w:p w14:paraId="1F2230F6" w14:textId="77777777" w:rsidR="0076608A" w:rsidRPr="00E33D85" w:rsidRDefault="0076608A" w:rsidP="00FB5FB0">
            <w:r w:rsidRPr="00E33D85">
              <w:t>AuthorizationCode</w:t>
            </w:r>
          </w:p>
        </w:tc>
      </w:tr>
      <w:tr w:rsidR="0076608A" w:rsidRPr="00E33D85" w14:paraId="7C0C51FE" w14:textId="77777777" w:rsidTr="005B5B37">
        <w:tc>
          <w:tcPr>
            <w:tcW w:w="2700" w:type="dxa"/>
          </w:tcPr>
          <w:p w14:paraId="5A8225DA" w14:textId="77777777" w:rsidR="0076608A" w:rsidRPr="00E33D85" w:rsidRDefault="0076608A" w:rsidP="00FB5FB0">
            <w:pPr>
              <w:rPr>
                <w:b/>
              </w:rPr>
            </w:pPr>
            <w:r w:rsidRPr="00E33D85">
              <w:lastRenderedPageBreak/>
              <w:t>AUTHORIZATION_REASON_CODE</w:t>
            </w:r>
          </w:p>
        </w:tc>
        <w:tc>
          <w:tcPr>
            <w:tcW w:w="6120" w:type="dxa"/>
          </w:tcPr>
          <w:p w14:paraId="4DF2F0CA" w14:textId="77777777" w:rsidR="0076608A" w:rsidRPr="00E33D85" w:rsidRDefault="0076608A" w:rsidP="00FB5FB0">
            <w:r w:rsidRPr="00E33D85">
              <w:t>AuthorizationReasonCode</w:t>
            </w:r>
          </w:p>
        </w:tc>
      </w:tr>
      <w:tr w:rsidR="0076608A" w:rsidRPr="00E33D85" w14:paraId="5254C729" w14:textId="77777777" w:rsidTr="005B5B37">
        <w:tc>
          <w:tcPr>
            <w:tcW w:w="2700" w:type="dxa"/>
          </w:tcPr>
          <w:p w14:paraId="7FB26A97" w14:textId="77777777" w:rsidR="0076608A" w:rsidRPr="00E33D85" w:rsidRDefault="0076608A" w:rsidP="00FB5FB0">
            <w:pPr>
              <w:rPr>
                <w:b/>
              </w:rPr>
            </w:pPr>
            <w:r w:rsidRPr="00E33D85">
              <w:t>DAV_REASON_CODE</w:t>
            </w:r>
          </w:p>
        </w:tc>
        <w:tc>
          <w:tcPr>
            <w:tcW w:w="6120" w:type="dxa"/>
          </w:tcPr>
          <w:p w14:paraId="7AB023A7" w14:textId="77777777" w:rsidR="0076608A" w:rsidRPr="00E33D85" w:rsidRDefault="0076608A" w:rsidP="00FB5FB0">
            <w:r w:rsidRPr="00E33D85">
              <w:t>DAVReasonCode</w:t>
            </w:r>
          </w:p>
        </w:tc>
      </w:tr>
      <w:tr w:rsidR="0076608A" w:rsidRPr="00E33D85" w14:paraId="20356BFE" w14:textId="77777777" w:rsidTr="005B5B37">
        <w:tc>
          <w:tcPr>
            <w:tcW w:w="2700" w:type="dxa"/>
          </w:tcPr>
          <w:p w14:paraId="196955BA" w14:textId="77777777" w:rsidR="0076608A" w:rsidRPr="00E33D85" w:rsidRDefault="0076608A" w:rsidP="00FB5FB0">
            <w:pPr>
              <w:rPr>
                <w:b/>
              </w:rPr>
            </w:pPr>
            <w:r w:rsidRPr="00E33D85">
              <w:t>RAW_SERVICE_RESPONSE</w:t>
            </w:r>
          </w:p>
        </w:tc>
        <w:tc>
          <w:tcPr>
            <w:tcW w:w="6120" w:type="dxa"/>
          </w:tcPr>
          <w:p w14:paraId="790A6E46" w14:textId="77777777" w:rsidR="0076608A" w:rsidRPr="00E33D85" w:rsidRDefault="0076608A" w:rsidP="00FB5FB0">
            <w:r w:rsidRPr="00E33D85">
              <w:t>Entire service response in form of JSON</w:t>
            </w:r>
          </w:p>
        </w:tc>
      </w:tr>
    </w:tbl>
    <w:p w14:paraId="3C7CACCA" w14:textId="77777777" w:rsidR="0076608A" w:rsidRPr="00E33D85" w:rsidRDefault="0076608A" w:rsidP="0076608A">
      <w:pPr>
        <w:pStyle w:val="ListParagraph"/>
        <w:ind w:left="432"/>
      </w:pPr>
    </w:p>
    <w:p w14:paraId="15FDA018" w14:textId="77777777" w:rsidR="0076608A" w:rsidRPr="00E33D85" w:rsidRDefault="0076608A"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14:paraId="57C128E4" w14:textId="77777777" w:rsidTr="005B5B37">
        <w:tc>
          <w:tcPr>
            <w:tcW w:w="2700" w:type="dxa"/>
            <w:shd w:val="clear" w:color="auto" w:fill="BFBFBF" w:themeFill="background1" w:themeFillShade="BF"/>
          </w:tcPr>
          <w:p w14:paraId="3DF382F9" w14:textId="77777777" w:rsidR="0076608A" w:rsidRPr="00E33D85" w:rsidRDefault="0076608A" w:rsidP="00FB5FB0">
            <w:pPr>
              <w:rPr>
                <w:b/>
              </w:rPr>
            </w:pPr>
            <w:r w:rsidRPr="00E33D85">
              <w:rPr>
                <w:b/>
              </w:rPr>
              <w:t>JSON KEY</w:t>
            </w:r>
          </w:p>
        </w:tc>
        <w:tc>
          <w:tcPr>
            <w:tcW w:w="6120" w:type="dxa"/>
            <w:shd w:val="clear" w:color="auto" w:fill="BFBFBF" w:themeFill="background1" w:themeFillShade="BF"/>
          </w:tcPr>
          <w:p w14:paraId="41F46485" w14:textId="77777777" w:rsidR="0076608A" w:rsidRPr="00E33D85" w:rsidRDefault="0076608A" w:rsidP="00FB5FB0">
            <w:pPr>
              <w:rPr>
                <w:b/>
              </w:rPr>
            </w:pPr>
            <w:r w:rsidRPr="00E33D85">
              <w:rPr>
                <w:b/>
              </w:rPr>
              <w:t>JSON VALUE</w:t>
            </w:r>
          </w:p>
        </w:tc>
      </w:tr>
      <w:tr w:rsidR="0076608A" w:rsidRPr="00E33D85" w14:paraId="30974ADA" w14:textId="77777777" w:rsidTr="005B5B37">
        <w:tc>
          <w:tcPr>
            <w:tcW w:w="2700" w:type="dxa"/>
          </w:tcPr>
          <w:p w14:paraId="284AA638" w14:textId="77777777" w:rsidR="0076608A" w:rsidRPr="00E33D85" w:rsidRDefault="0076608A" w:rsidP="00FB5FB0">
            <w:pPr>
              <w:rPr>
                <w:b/>
              </w:rPr>
            </w:pPr>
            <w:r w:rsidRPr="00E33D85">
              <w:t>ERROR_CODE</w:t>
            </w:r>
          </w:p>
        </w:tc>
        <w:tc>
          <w:tcPr>
            <w:tcW w:w="6120" w:type="dxa"/>
          </w:tcPr>
          <w:p w14:paraId="52D781B1" w14:textId="77777777" w:rsidR="0076608A" w:rsidRPr="00E33D85" w:rsidRDefault="0076608A" w:rsidP="00FB5FB0">
            <w:r w:rsidRPr="00E33D85">
              <w:t>Validation failure error code of interface</w:t>
            </w:r>
          </w:p>
        </w:tc>
      </w:tr>
      <w:tr w:rsidR="0076608A" w:rsidRPr="00E33D85" w14:paraId="611EE268" w14:textId="77777777" w:rsidTr="005B5B37">
        <w:tc>
          <w:tcPr>
            <w:tcW w:w="2700" w:type="dxa"/>
          </w:tcPr>
          <w:p w14:paraId="371F6816" w14:textId="77777777" w:rsidR="0076608A" w:rsidRPr="00E33D85" w:rsidRDefault="0076608A" w:rsidP="00FB5FB0">
            <w:pPr>
              <w:rPr>
                <w:b/>
              </w:rPr>
            </w:pPr>
            <w:r w:rsidRPr="00E33D85">
              <w:t>ERROR_MSG</w:t>
            </w:r>
          </w:p>
        </w:tc>
        <w:tc>
          <w:tcPr>
            <w:tcW w:w="6120" w:type="dxa"/>
          </w:tcPr>
          <w:p w14:paraId="4AE8D421" w14:textId="77777777" w:rsidR="0076608A" w:rsidRPr="00E33D85" w:rsidRDefault="0076608A" w:rsidP="00FB5FB0">
            <w:r w:rsidRPr="00E33D85">
              <w:t>Validation failure message of interface</w:t>
            </w:r>
          </w:p>
        </w:tc>
      </w:tr>
    </w:tbl>
    <w:p w14:paraId="78E0A99D" w14:textId="77777777" w:rsidR="00AF35AF" w:rsidRDefault="00AF35AF" w:rsidP="00B940EF">
      <w:pPr>
        <w:pStyle w:val="Heading5"/>
        <w:rPr>
          <w:rFonts w:asciiTheme="minorHAnsi" w:hAnsiTheme="minorHAnsi"/>
        </w:rPr>
      </w:pPr>
      <w:bookmarkStart w:id="1884" w:name="_Toc368651179"/>
      <w:r w:rsidRPr="006A6145">
        <w:rPr>
          <w:rFonts w:asciiTheme="minorHAnsi" w:hAnsiTheme="minorHAnsi"/>
        </w:rPr>
        <w:t>Sample ApplePay InterfaceJSON Request /Response</w:t>
      </w:r>
      <w:r w:rsidR="004E31FF">
        <w:rPr>
          <w:rFonts w:asciiTheme="minorHAnsi" w:hAnsiTheme="minorHAnsi"/>
        </w:rPr>
        <w:t xml:space="preserve"> format</w:t>
      </w:r>
    </w:p>
    <w:p w14:paraId="5DD7D336" w14:textId="77777777" w:rsidR="00E0547C" w:rsidRDefault="00E0547C" w:rsidP="005C1822">
      <w:pPr>
        <w:pStyle w:val="BodyText"/>
      </w:pPr>
      <w:r>
        <w:t>Interface 1: Request with network Token and Cryptogram data:</w:t>
      </w:r>
    </w:p>
    <w:p w14:paraId="3BCE9D1A" w14:textId="77777777" w:rsidR="00E0547C" w:rsidRDefault="00E0547C" w:rsidP="005C1822">
      <w:pPr>
        <w:pStyle w:val="BodyText"/>
      </w:pPr>
    </w:p>
    <w:p w14:paraId="006DCA29" w14:textId="77777777" w:rsidR="00E0547C" w:rsidRDefault="00E0547C" w:rsidP="005C1822">
      <w:pPr>
        <w:pStyle w:val="BodyText"/>
      </w:pPr>
    </w:p>
    <w:p w14:paraId="0EF146F6" w14:textId="77777777" w:rsidR="005F15B2" w:rsidRDefault="00D12576" w:rsidP="005C1822">
      <w:pPr>
        <w:pStyle w:val="BodyText"/>
      </w:pPr>
      <w:r>
        <w:rPr>
          <w:noProof/>
        </w:rPr>
        <w:drawing>
          <wp:inline distT="0" distB="0" distL="0" distR="0" wp14:anchorId="1C5EAACC" wp14:editId="76CB1C1D">
            <wp:extent cx="6400800" cy="3762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00800" cy="3762375"/>
                    </a:xfrm>
                    <a:prstGeom prst="rect">
                      <a:avLst/>
                    </a:prstGeom>
                    <a:noFill/>
                    <a:ln>
                      <a:noFill/>
                    </a:ln>
                  </pic:spPr>
                </pic:pic>
              </a:graphicData>
            </a:graphic>
          </wp:inline>
        </w:drawing>
      </w:r>
    </w:p>
    <w:p w14:paraId="593C0A75" w14:textId="77777777" w:rsidR="004801AB" w:rsidRPr="00E33D85" w:rsidRDefault="004801AB" w:rsidP="004801AB">
      <w:pPr>
        <w:pStyle w:val="Heading3"/>
        <w:rPr>
          <w:rFonts w:asciiTheme="minorHAnsi" w:hAnsiTheme="minorHAnsi"/>
        </w:rPr>
      </w:pPr>
      <w:bookmarkStart w:id="1885" w:name="_Toc492046276"/>
      <w:r>
        <w:rPr>
          <w:rFonts w:asciiTheme="minorHAnsi" w:hAnsiTheme="minorHAnsi"/>
        </w:rPr>
        <w:lastRenderedPageBreak/>
        <w:t>Android</w:t>
      </w:r>
      <w:r w:rsidRPr="00E33D85">
        <w:rPr>
          <w:rFonts w:asciiTheme="minorHAnsi" w:hAnsiTheme="minorHAnsi"/>
        </w:rPr>
        <w:t xml:space="preserve"> Pay</w:t>
      </w:r>
      <w:bookmarkEnd w:id="1885"/>
      <w:r w:rsidRPr="00E33D85">
        <w:rPr>
          <w:rFonts w:asciiTheme="minorHAnsi" w:hAnsiTheme="minorHAnsi"/>
        </w:rPr>
        <w:t xml:space="preserve"> </w:t>
      </w:r>
    </w:p>
    <w:p w14:paraId="6F6A0D98" w14:textId="77777777" w:rsidR="004801AB" w:rsidRPr="00E33D85" w:rsidRDefault="004801AB" w:rsidP="004801AB">
      <w:pPr>
        <w:pStyle w:val="Heading4"/>
        <w:rPr>
          <w:rFonts w:asciiTheme="minorHAnsi" w:hAnsiTheme="minorHAnsi"/>
        </w:rPr>
      </w:pPr>
      <w:r w:rsidRPr="00E33D85">
        <w:rPr>
          <w:rFonts w:asciiTheme="minorHAnsi" w:hAnsiTheme="minorHAnsi"/>
        </w:rPr>
        <w:t xml:space="preserve">How to test on Demandware </w:t>
      </w:r>
      <w:r w:rsidR="005B60A4">
        <w:rPr>
          <w:rFonts w:asciiTheme="minorHAnsi" w:hAnsiTheme="minorHAnsi"/>
        </w:rPr>
        <w:t>Storefront</w:t>
      </w:r>
    </w:p>
    <w:p w14:paraId="529875B5" w14:textId="77777777" w:rsidR="004801AB" w:rsidRPr="00E33D85" w:rsidRDefault="004801AB" w:rsidP="005C1822">
      <w:pPr>
        <w:pStyle w:val="BodyText"/>
      </w:pPr>
      <w:r w:rsidRPr="00E33D85">
        <w:t xml:space="preserve">To test </w:t>
      </w:r>
      <w:r>
        <w:t>AndoridPay</w:t>
      </w:r>
      <w:r w:rsidRPr="00E33D85">
        <w:t xml:space="preserve"> on Demandware site, foll</w:t>
      </w:r>
      <w:r>
        <w:t>owing files need to be updated:</w:t>
      </w:r>
    </w:p>
    <w:p w14:paraId="3DE87366" w14:textId="77777777" w:rsidR="004801AB" w:rsidRDefault="004801AB" w:rsidP="00A57238">
      <w:pPr>
        <w:pStyle w:val="Heading5"/>
      </w:pPr>
      <w:r w:rsidRPr="00E33D85">
        <w:t>Controller – BASIC_CREDIT.js</w:t>
      </w:r>
    </w:p>
    <w:p w14:paraId="199FF74F" w14:textId="77777777" w:rsidR="00296DBD" w:rsidRPr="00E33D85" w:rsidRDefault="00296DBD" w:rsidP="005C1822">
      <w:pPr>
        <w:pStyle w:val="BodyText"/>
      </w:pPr>
      <w:r>
        <w:t xml:space="preserve">Include </w:t>
      </w:r>
      <w:r w:rsidRPr="00296DBD">
        <w:t>CybersourceConstants</w:t>
      </w:r>
      <w:r>
        <w:t xml:space="preserve"> in API include section </w:t>
      </w:r>
    </w:p>
    <w:tbl>
      <w:tblPr>
        <w:tblStyle w:val="TableGrid"/>
        <w:tblW w:w="0" w:type="auto"/>
        <w:tblLook w:val="04A0" w:firstRow="1" w:lastRow="0" w:firstColumn="1" w:lastColumn="0" w:noHBand="0" w:noVBand="1"/>
      </w:tblPr>
      <w:tblGrid>
        <w:gridCol w:w="10296"/>
      </w:tblGrid>
      <w:tr w:rsidR="00296DBD" w:rsidRPr="00E33D85" w14:paraId="2C93FCB5" w14:textId="77777777" w:rsidTr="00634BE4">
        <w:tc>
          <w:tcPr>
            <w:tcW w:w="10296" w:type="dxa"/>
          </w:tcPr>
          <w:p w14:paraId="28DF50B7" w14:textId="77777777" w:rsidR="00296DBD" w:rsidRPr="00296DBD" w:rsidRDefault="00296DBD" w:rsidP="00296DBD">
            <w:pPr>
              <w:autoSpaceDE w:val="0"/>
              <w:autoSpaceDN w:val="0"/>
              <w:adjustRightInd w:val="0"/>
              <w:spacing w:after="0" w:line="240" w:lineRule="auto"/>
              <w:rPr>
                <w:rFonts w:eastAsia="Times New Roman" w:cs="Consolas"/>
                <w:sz w:val="20"/>
                <w:szCs w:val="20"/>
              </w:rPr>
            </w:pPr>
            <w:r w:rsidRPr="00296DBD">
              <w:rPr>
                <w:rFonts w:eastAsia="Times New Roman" w:cs="Consolas"/>
                <w:color w:val="3F7F5F"/>
                <w:sz w:val="20"/>
                <w:szCs w:val="20"/>
              </w:rPr>
              <w:t>/* Script Modules */</w:t>
            </w:r>
          </w:p>
          <w:p w14:paraId="1A284D1B" w14:textId="77777777" w:rsidR="00296DBD" w:rsidRPr="00296DBD" w:rsidRDefault="00296DBD" w:rsidP="00296DBD">
            <w:pPr>
              <w:autoSpaceDE w:val="0"/>
              <w:autoSpaceDN w:val="0"/>
              <w:adjustRightInd w:val="0"/>
              <w:spacing w:after="0" w:line="240" w:lineRule="auto"/>
              <w:rPr>
                <w:rFonts w:eastAsia="Times New Roman" w:cs="Consolas"/>
                <w:sz w:val="20"/>
                <w:szCs w:val="20"/>
              </w:rPr>
            </w:pPr>
            <w:r w:rsidRPr="00296DBD">
              <w:rPr>
                <w:rFonts w:eastAsia="Times New Roman" w:cs="Consolas"/>
                <w:b/>
                <w:bCs/>
                <w:color w:val="7F0055"/>
                <w:sz w:val="20"/>
                <w:szCs w:val="20"/>
              </w:rPr>
              <w:t>var</w:t>
            </w:r>
            <w:r w:rsidRPr="00296DBD">
              <w:rPr>
                <w:rFonts w:eastAsia="Times New Roman" w:cs="Consolas"/>
                <w:color w:val="000000"/>
                <w:sz w:val="20"/>
                <w:szCs w:val="20"/>
              </w:rPr>
              <w:t xml:space="preserve"> app = require(</w:t>
            </w:r>
            <w:r w:rsidRPr="00296DBD">
              <w:rPr>
                <w:rFonts w:eastAsia="Times New Roman" w:cs="Consolas"/>
                <w:color w:val="2A00FF"/>
                <w:sz w:val="20"/>
                <w:szCs w:val="20"/>
              </w:rPr>
              <w:t>'~/cartridge/scripts/app'</w:t>
            </w:r>
            <w:r w:rsidRPr="00296DBD">
              <w:rPr>
                <w:rFonts w:eastAsia="Times New Roman" w:cs="Consolas"/>
                <w:color w:val="000000"/>
                <w:sz w:val="20"/>
                <w:szCs w:val="20"/>
              </w:rPr>
              <w:t>);</w:t>
            </w:r>
          </w:p>
          <w:p w14:paraId="1722C95F" w14:textId="77777777" w:rsidR="00296DBD" w:rsidRPr="00E33D85" w:rsidRDefault="00296DBD" w:rsidP="005C1822">
            <w:pPr>
              <w:pStyle w:val="BodyText"/>
            </w:pPr>
            <w:r w:rsidRPr="00296DBD">
              <w:rPr>
                <w:b/>
                <w:color w:val="7F0055"/>
                <w:highlight w:val="yellow"/>
              </w:rPr>
              <w:t>var</w:t>
            </w:r>
            <w:r w:rsidRPr="00296DBD">
              <w:rPr>
                <w:color w:val="000000"/>
                <w:highlight w:val="yellow"/>
              </w:rPr>
              <w:t xml:space="preserve"> CybersourceConstants = require(</w:t>
            </w:r>
            <w:r w:rsidRPr="00296DBD">
              <w:rPr>
                <w:highlight w:val="yellow"/>
              </w:rPr>
              <w:t>'int_cybersource/cartridge/scripts/utils/CybersourceConstants'</w:t>
            </w:r>
            <w:r w:rsidRPr="00296DBD">
              <w:rPr>
                <w:color w:val="000000"/>
                <w:highlight w:val="yellow"/>
              </w:rPr>
              <w:t>);</w:t>
            </w:r>
          </w:p>
        </w:tc>
      </w:tr>
    </w:tbl>
    <w:p w14:paraId="44527243" w14:textId="77777777" w:rsidR="00296DBD" w:rsidRPr="00E33D85" w:rsidRDefault="00296DBD" w:rsidP="005C1822">
      <w:pPr>
        <w:pStyle w:val="BodyText"/>
      </w:pPr>
    </w:p>
    <w:p w14:paraId="29F64B42" w14:textId="77777777" w:rsidR="004801AB" w:rsidRPr="00E33D85" w:rsidRDefault="004801AB" w:rsidP="005C1822">
      <w:pPr>
        <w:pStyle w:val="BodyText"/>
      </w:pPr>
      <w:r w:rsidRPr="00E33D85">
        <w:t>Update Handle() function with the code below</w:t>
      </w:r>
    </w:p>
    <w:tbl>
      <w:tblPr>
        <w:tblStyle w:val="TableGrid"/>
        <w:tblW w:w="0" w:type="auto"/>
        <w:tblLook w:val="04A0" w:firstRow="1" w:lastRow="0" w:firstColumn="1" w:lastColumn="0" w:noHBand="0" w:noVBand="1"/>
      </w:tblPr>
      <w:tblGrid>
        <w:gridCol w:w="10296"/>
      </w:tblGrid>
      <w:tr w:rsidR="004801AB" w:rsidRPr="00E33D85" w14:paraId="656E2A8F" w14:textId="77777777" w:rsidTr="00634BE4">
        <w:tc>
          <w:tcPr>
            <w:tcW w:w="10296" w:type="dxa"/>
          </w:tcPr>
          <w:p w14:paraId="68B1F16D" w14:textId="77777777"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14:paraId="0D87C342" w14:textId="77777777"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14:paraId="2C5A7A98" w14:textId="77777777"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14:paraId="261DD4DD" w14:textId="77777777"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14:paraId="617BEC3D" w14:textId="77777777"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14:paraId="6A22C4B6" w14:textId="77777777"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14:paraId="52E1712D" w14:textId="77777777"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14:paraId="2DBFBD3D" w14:textId="77777777"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14:paraId="2FCBAA99" w14:textId="77777777" w:rsidR="004801AB" w:rsidRPr="00E33D85" w:rsidRDefault="004801AB" w:rsidP="00634BE4">
            <w:pPr>
              <w:autoSpaceDE w:val="0"/>
              <w:autoSpaceDN w:val="0"/>
              <w:adjustRightInd w:val="0"/>
              <w:spacing w:after="0" w:line="240" w:lineRule="auto"/>
              <w:rPr>
                <w:rFonts w:eastAsia="Times New Roman" w:cs="Consolas"/>
                <w:sz w:val="20"/>
                <w:szCs w:val="20"/>
              </w:rPr>
            </w:pPr>
          </w:p>
          <w:p w14:paraId="335C7677" w14:textId="77777777" w:rsidR="004801AB" w:rsidRPr="00E33D85" w:rsidRDefault="004801AB" w:rsidP="00634BE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14:paraId="78E4E4A9"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if (session.forms.billing.paymentMethods.selectedPaymentMethodID.value.equals(CybersourceConstants.METHOD_ApplePay)) {</w:t>
            </w:r>
          </w:p>
          <w:p w14:paraId="00251B50"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Transaction.wrap(function () {</w:t>
            </w:r>
          </w:p>
          <w:p w14:paraId="2A957F8A"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14:paraId="444AA2CE"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cart.createPaymentInstrument('DW_APPLE_PAY', cart.getNonGiftCertificateAmount());</w:t>
            </w:r>
          </w:p>
          <w:p w14:paraId="7E54A09C"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p>
          <w:p w14:paraId="0FA27078"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14:paraId="65C15F5E"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rPr>
              <w:t xml:space="preserve">    </w:t>
            </w:r>
            <w:r w:rsidRPr="004A2349">
              <w:rPr>
                <w:rFonts w:eastAsia="Times New Roman" w:cs="Consolas"/>
                <w:color w:val="000000"/>
                <w:sz w:val="20"/>
                <w:szCs w:val="20"/>
                <w:highlight w:val="yellow"/>
              </w:rPr>
              <w:t>}else if (session.forms.billing.paymentMethods.selectedPaymentMethodID.value.equals(CybersourceConstants.METHOD_AndroidPay)) {</w:t>
            </w:r>
          </w:p>
          <w:p w14:paraId="467486B2"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14:paraId="7F602391"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14:paraId="264167C4"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cart.createPaymentInstrument('DW_ANDROID_PAY', cart.getNonGiftCertificateAmount());</w:t>
            </w:r>
          </w:p>
          <w:p w14:paraId="363687DF"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14:paraId="65073C4B" w14:textId="77777777"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14:paraId="1D95A63B" w14:textId="61A0F19F"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highlight w:val="yellow"/>
              </w:rPr>
              <w:t xml:space="preserve">    }</w:t>
            </w:r>
          </w:p>
          <w:p w14:paraId="15ED3680" w14:textId="77777777"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14:paraId="48507A48" w14:textId="77777777"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14:paraId="526FF552" w14:textId="77777777"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14:paraId="2C232A79" w14:textId="77777777"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14:paraId="5C213C12" w14:textId="77777777"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14:paraId="020A6FC3" w14:textId="77777777" w:rsidR="004801AB" w:rsidRPr="00E33D85" w:rsidRDefault="004801AB" w:rsidP="005C1822">
            <w:pPr>
              <w:pStyle w:val="BodyText"/>
            </w:pPr>
            <w:r w:rsidRPr="00E33D85">
              <w:rPr>
                <w:b/>
                <w:color w:val="7F0055"/>
              </w:rPr>
              <w:t>var</w:t>
            </w:r>
            <w:r w:rsidRPr="00E33D85">
              <w:t xml:space="preserve"> paymentCard = PaymentMgr.getPaymentCard(cardType);</w:t>
            </w:r>
          </w:p>
        </w:tc>
      </w:tr>
    </w:tbl>
    <w:p w14:paraId="4E639BEC" w14:textId="77777777" w:rsidR="004801AB" w:rsidRPr="00E33D85" w:rsidRDefault="004801AB" w:rsidP="005C1822">
      <w:pPr>
        <w:pStyle w:val="BodyText"/>
      </w:pPr>
    </w:p>
    <w:p w14:paraId="5E6193C2" w14:textId="77777777" w:rsidR="004801AB" w:rsidRPr="00E33D85" w:rsidRDefault="004801AB" w:rsidP="005C1822">
      <w:pPr>
        <w:pStyle w:val="BodyText"/>
      </w:pPr>
      <w:r w:rsidRPr="00E33D85">
        <w:lastRenderedPageBreak/>
        <w:t>Update Authorize() function with the code below</w:t>
      </w:r>
    </w:p>
    <w:tbl>
      <w:tblPr>
        <w:tblStyle w:val="TableGrid"/>
        <w:tblW w:w="0" w:type="auto"/>
        <w:tblLook w:val="04A0" w:firstRow="1" w:lastRow="0" w:firstColumn="1" w:lastColumn="0" w:noHBand="0" w:noVBand="1"/>
      </w:tblPr>
      <w:tblGrid>
        <w:gridCol w:w="10296"/>
      </w:tblGrid>
      <w:tr w:rsidR="004801AB" w:rsidRPr="004A2349" w14:paraId="4979F9C0" w14:textId="77777777" w:rsidTr="00634BE4">
        <w:tc>
          <w:tcPr>
            <w:tcW w:w="10296" w:type="dxa"/>
          </w:tcPr>
          <w:p w14:paraId="606E7050" w14:textId="77777777"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w:t>
            </w:r>
          </w:p>
          <w:p w14:paraId="07D78A0D" w14:textId="77777777"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*Authorizesapaymentusingacreditcard.ThepaymentisauthorizedbyusingtheBASIC_CREDITprocessor</w:t>
            </w:r>
          </w:p>
          <w:p w14:paraId="72D7D828" w14:textId="77777777"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*onlyandsettingtheordernoasthetransactionID.Customizationsmayuseotherprocessorsandcustom</w:t>
            </w:r>
          </w:p>
          <w:p w14:paraId="5D8C62A7" w14:textId="77777777"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*logictoauthorizecreditcardpayment.</w:t>
            </w:r>
          </w:p>
          <w:p w14:paraId="6DB17EB3" w14:textId="77777777"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w:t>
            </w:r>
          </w:p>
          <w:p w14:paraId="4D5697A8" w14:textId="77777777"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Authorize(args) {</w:t>
            </w:r>
          </w:p>
          <w:p w14:paraId="0E04E0F9" w14:textId="77777777"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orderNo = args.OrderNo;</w:t>
            </w:r>
          </w:p>
          <w:p w14:paraId="6C377B3C" w14:textId="77777777"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paymentInstrument = args.PaymentInstrument;</w:t>
            </w:r>
          </w:p>
          <w:p w14:paraId="277F9147" w14:textId="77777777"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paymentProcessor = PaymentMgr.getPaymentMethod(paymentInstrument.getPaymentMethod()).getPaymentProcessor();</w:t>
            </w:r>
          </w:p>
          <w:p w14:paraId="63F51A98" w14:textId="77777777" w:rsidR="004801AB" w:rsidRPr="004A2349" w:rsidRDefault="004801AB" w:rsidP="00634BE4">
            <w:pPr>
              <w:autoSpaceDE w:val="0"/>
              <w:autoSpaceDN w:val="0"/>
              <w:adjustRightInd w:val="0"/>
              <w:spacing w:after="0" w:line="240" w:lineRule="auto"/>
              <w:rPr>
                <w:rFonts w:eastAsia="Times New Roman" w:cstheme="minorHAnsi"/>
                <w:sz w:val="20"/>
                <w:szCs w:val="20"/>
              </w:rPr>
            </w:pPr>
          </w:p>
          <w:p w14:paraId="4D0A3633" w14:textId="77777777"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Transaction.wrap(</w:t>
            </w: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 {</w:t>
            </w:r>
          </w:p>
          <w:p w14:paraId="1BCE1B78" w14:textId="77777777"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paymentInstrument.paymentTransaction.transactionID = orderNo;</w:t>
            </w:r>
          </w:p>
          <w:p w14:paraId="4D00955F" w14:textId="77777777"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paymentInstrument.paymentTransaction.paymentProcessor = paymentProcessor;</w:t>
            </w:r>
          </w:p>
          <w:p w14:paraId="2A6F41FE" w14:textId="77777777"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w:t>
            </w:r>
          </w:p>
          <w:p w14:paraId="5ED9804D" w14:textId="77777777" w:rsidR="004A2349" w:rsidRPr="004A2349" w:rsidRDefault="004801AB" w:rsidP="004A2349">
            <w:pPr>
              <w:autoSpaceDE w:val="0"/>
              <w:autoSpaceDN w:val="0"/>
              <w:adjustRightInd w:val="0"/>
              <w:spacing w:after="0" w:line="240" w:lineRule="auto"/>
              <w:rPr>
                <w:rFonts w:eastAsia="Times New Roman" w:cstheme="minorHAnsi"/>
                <w:sz w:val="20"/>
                <w:szCs w:val="20"/>
                <w:highlight w:val="yellow"/>
              </w:rPr>
            </w:pPr>
            <w:r w:rsidRPr="004A2349">
              <w:rPr>
                <w:rFonts w:eastAsia="Times New Roman" w:cstheme="minorHAnsi"/>
                <w:color w:val="000000"/>
                <w:sz w:val="20"/>
                <w:szCs w:val="20"/>
              </w:rPr>
              <w:tab/>
            </w:r>
            <w:r w:rsidR="004A2349" w:rsidRPr="004A2349">
              <w:rPr>
                <w:rFonts w:eastAsia="Times New Roman" w:cstheme="minorHAnsi"/>
                <w:b/>
                <w:bCs/>
                <w:color w:val="7F0055"/>
                <w:sz w:val="20"/>
                <w:szCs w:val="20"/>
                <w:highlight w:val="yellow"/>
              </w:rPr>
              <w:t>if</w:t>
            </w:r>
            <w:r w:rsidR="004A2349" w:rsidRPr="004A2349">
              <w:rPr>
                <w:rFonts w:eastAsia="Times New Roman" w:cstheme="minorHAnsi"/>
                <w:color w:val="000000"/>
                <w:sz w:val="20"/>
                <w:szCs w:val="20"/>
                <w:highlight w:val="yellow"/>
              </w:rPr>
              <w:t xml:space="preserve"> (session.forms.billing.paymentMethods.selectedPaymentMethodID.value.equals(</w:t>
            </w:r>
            <w:r w:rsidR="004A2349" w:rsidRPr="004A2349">
              <w:rPr>
                <w:rFonts w:eastAsia="Times New Roman" w:cstheme="minorHAnsi"/>
                <w:color w:val="2A00FF"/>
                <w:sz w:val="20"/>
                <w:szCs w:val="20"/>
                <w:highlight w:val="yellow"/>
              </w:rPr>
              <w:t>'DW_METHOD_AndroidPay'</w:t>
            </w:r>
            <w:r w:rsidR="004A2349" w:rsidRPr="004A2349">
              <w:rPr>
                <w:rFonts w:eastAsia="Times New Roman" w:cstheme="minorHAnsi"/>
                <w:color w:val="000000"/>
                <w:sz w:val="20"/>
                <w:szCs w:val="20"/>
                <w:highlight w:val="yellow"/>
              </w:rPr>
              <w:t>)) {</w:t>
            </w:r>
          </w:p>
          <w:p w14:paraId="591BF5F1" w14:textId="77777777" w:rsidR="004A2349" w:rsidRPr="004A2349" w:rsidRDefault="004A2349" w:rsidP="004A2349">
            <w:pPr>
              <w:autoSpaceDE w:val="0"/>
              <w:autoSpaceDN w:val="0"/>
              <w:adjustRightInd w:val="0"/>
              <w:spacing w:after="0" w:line="240" w:lineRule="auto"/>
              <w:rPr>
                <w:rFonts w:eastAsia="Times New Roman" w:cstheme="minorHAnsi"/>
                <w:sz w:val="20"/>
                <w:szCs w:val="20"/>
                <w:highlight w:val="yellow"/>
              </w:rPr>
            </w:pPr>
            <w:r w:rsidRPr="004A2349">
              <w:rPr>
                <w:rFonts w:eastAsia="Times New Roman" w:cstheme="minorHAnsi"/>
                <w:color w:val="000000"/>
                <w:sz w:val="20"/>
                <w:szCs w:val="20"/>
                <w:highlight w:val="yellow"/>
              </w:rPr>
              <w:t xml:space="preserve">    </w:t>
            </w:r>
            <w:r w:rsidRPr="004A2349">
              <w:rPr>
                <w:rFonts w:eastAsia="Times New Roman" w:cstheme="minorHAnsi"/>
                <w:color w:val="000000"/>
                <w:sz w:val="20"/>
                <w:szCs w:val="20"/>
                <w:highlight w:val="yellow"/>
              </w:rPr>
              <w:tab/>
            </w:r>
            <w:r w:rsidRPr="004A2349">
              <w:rPr>
                <w:rFonts w:eastAsia="Times New Roman" w:cstheme="minorHAnsi"/>
                <w:b/>
                <w:bCs/>
                <w:color w:val="7F0055"/>
                <w:sz w:val="20"/>
                <w:szCs w:val="20"/>
                <w:highlight w:val="yellow"/>
              </w:rPr>
              <w:t>return</w:t>
            </w:r>
            <w:r w:rsidRPr="004A2349">
              <w:rPr>
                <w:rFonts w:eastAsia="Times New Roman" w:cstheme="minorHAnsi"/>
                <w:color w:val="000000"/>
                <w:sz w:val="20"/>
                <w:szCs w:val="20"/>
                <w:highlight w:val="yellow"/>
              </w:rPr>
              <w:t xml:space="preserve"> {review:</w:t>
            </w:r>
            <w:r w:rsidRPr="004A2349">
              <w:rPr>
                <w:rFonts w:eastAsia="Times New Roman" w:cstheme="minorHAnsi"/>
                <w:b/>
                <w:bCs/>
                <w:color w:val="7F0055"/>
                <w:sz w:val="20"/>
                <w:szCs w:val="20"/>
                <w:highlight w:val="yellow"/>
              </w:rPr>
              <w:t>true</w:t>
            </w:r>
            <w:r w:rsidRPr="004A2349">
              <w:rPr>
                <w:rFonts w:eastAsia="Times New Roman" w:cstheme="minorHAnsi"/>
                <w:color w:val="000000"/>
                <w:sz w:val="20"/>
                <w:szCs w:val="20"/>
                <w:highlight w:val="yellow"/>
              </w:rPr>
              <w:t>};</w:t>
            </w:r>
          </w:p>
          <w:p w14:paraId="79BDD905" w14:textId="77777777" w:rsidR="004A2349" w:rsidRPr="004A2349" w:rsidRDefault="004A2349" w:rsidP="004A2349">
            <w:pPr>
              <w:autoSpaceDE w:val="0"/>
              <w:autoSpaceDN w:val="0"/>
              <w:adjustRightInd w:val="0"/>
              <w:spacing w:after="0" w:line="240" w:lineRule="auto"/>
              <w:rPr>
                <w:rFonts w:eastAsia="Times New Roman" w:cstheme="minorHAnsi"/>
                <w:color w:val="000000"/>
                <w:sz w:val="20"/>
                <w:szCs w:val="20"/>
              </w:rPr>
            </w:pPr>
            <w:r w:rsidRPr="004A2349">
              <w:rPr>
                <w:rFonts w:eastAsia="Times New Roman" w:cstheme="minorHAnsi"/>
                <w:color w:val="000000"/>
                <w:sz w:val="20"/>
                <w:szCs w:val="20"/>
                <w:highlight w:val="yellow"/>
              </w:rPr>
              <w:t xml:space="preserve">    }</w:t>
            </w:r>
          </w:p>
          <w:p w14:paraId="39DD2BB9" w14:textId="033B892F" w:rsidR="004801AB" w:rsidRPr="004A2349" w:rsidRDefault="004801AB" w:rsidP="004A2349">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return</w:t>
            </w:r>
            <w:r w:rsidRPr="004A2349">
              <w:rPr>
                <w:rFonts w:eastAsia="Times New Roman" w:cstheme="minorHAnsi"/>
                <w:color w:val="000000"/>
                <w:sz w:val="20"/>
                <w:szCs w:val="20"/>
              </w:rPr>
              <w:t xml:space="preserve"> {authorized: </w:t>
            </w:r>
            <w:r w:rsidRPr="004A2349">
              <w:rPr>
                <w:rFonts w:eastAsia="Times New Roman" w:cstheme="minorHAnsi"/>
                <w:b/>
                <w:bCs/>
                <w:color w:val="7F0055"/>
                <w:sz w:val="20"/>
                <w:szCs w:val="20"/>
              </w:rPr>
              <w:t>true</w:t>
            </w:r>
            <w:r w:rsidRPr="004A2349">
              <w:rPr>
                <w:rFonts w:eastAsia="Times New Roman" w:cstheme="minorHAnsi"/>
                <w:color w:val="000000"/>
                <w:sz w:val="20"/>
                <w:szCs w:val="20"/>
              </w:rPr>
              <w:t>};</w:t>
            </w:r>
          </w:p>
          <w:p w14:paraId="74E327C7" w14:textId="77777777" w:rsidR="004801AB" w:rsidRPr="004A2349" w:rsidRDefault="004801AB" w:rsidP="005C1822">
            <w:pPr>
              <w:pStyle w:val="BodyText"/>
            </w:pPr>
            <w:r w:rsidRPr="004A2349">
              <w:t>}</w:t>
            </w:r>
          </w:p>
        </w:tc>
      </w:tr>
    </w:tbl>
    <w:p w14:paraId="676F0959" w14:textId="77777777" w:rsidR="004801AB" w:rsidRPr="00E33D85" w:rsidRDefault="004801AB" w:rsidP="005C1822">
      <w:pPr>
        <w:pStyle w:val="BodyText"/>
      </w:pPr>
    </w:p>
    <w:p w14:paraId="29C689EE" w14:textId="77777777" w:rsidR="004801AB" w:rsidRPr="00E33D85" w:rsidRDefault="004801AB" w:rsidP="005C1822">
      <w:pPr>
        <w:pStyle w:val="BodyText"/>
      </w:pPr>
    </w:p>
    <w:p w14:paraId="40A626D5" w14:textId="77777777" w:rsidR="004801AB" w:rsidRPr="00E33D85" w:rsidRDefault="004801AB" w:rsidP="005C1822">
      <w:pPr>
        <w:pStyle w:val="BodyText"/>
      </w:pPr>
      <w:r w:rsidRPr="00E33D85">
        <w:t>[Note: this change is for testing purpose only]</w:t>
      </w:r>
      <w:r w:rsidRPr="00E33D85">
        <w:tab/>
      </w:r>
    </w:p>
    <w:p w14:paraId="412C9C22" w14:textId="77777777" w:rsidR="004801AB" w:rsidRPr="00E33D85" w:rsidRDefault="004801AB" w:rsidP="004801AB">
      <w:pPr>
        <w:pStyle w:val="Heading4"/>
        <w:rPr>
          <w:rFonts w:asciiTheme="minorHAnsi" w:hAnsiTheme="minorHAnsi"/>
        </w:rPr>
      </w:pPr>
      <w:r w:rsidRPr="00E33D85">
        <w:rPr>
          <w:rFonts w:asciiTheme="minorHAnsi" w:hAnsiTheme="minorHAnsi"/>
        </w:rPr>
        <w:t xml:space="preserve">Rest Interface Testing </w:t>
      </w:r>
    </w:p>
    <w:p w14:paraId="676EADA0" w14:textId="77777777" w:rsidR="004801AB" w:rsidRPr="00E33D85" w:rsidRDefault="004801AB" w:rsidP="005C1822">
      <w:pPr>
        <w:pStyle w:val="BodyText"/>
      </w:pPr>
    </w:p>
    <w:p w14:paraId="1C07B4D6" w14:textId="77777777" w:rsidR="004801AB" w:rsidRPr="00E33D85" w:rsidRDefault="004801AB" w:rsidP="004801AB">
      <w:r w:rsidRPr="00E33D85">
        <w:t>The Interface can be tested via any REST client like SOAPUI etc. Below are the steps to test the REST service</w:t>
      </w:r>
    </w:p>
    <w:p w14:paraId="6EB123D2" w14:textId="77777777" w:rsidR="004801AB" w:rsidRPr="00E33D85" w:rsidRDefault="004801AB" w:rsidP="007D5AFD">
      <w:pPr>
        <w:pStyle w:val="ListParagraph"/>
        <w:numPr>
          <w:ilvl w:val="0"/>
          <w:numId w:val="48"/>
        </w:numPr>
      </w:pPr>
      <w:r w:rsidRPr="00E33D85">
        <w:t>Install the REST client on machine or browser</w:t>
      </w:r>
    </w:p>
    <w:p w14:paraId="1CB82454" w14:textId="77777777" w:rsidR="004801AB" w:rsidRPr="00E33D85" w:rsidRDefault="004801AB"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14:paraId="5F5679DD" w14:textId="77777777" w:rsidR="004801AB" w:rsidRPr="00E33D85" w:rsidRDefault="004801AB"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14:paraId="578A0CFD" w14:textId="77777777" w:rsidTr="00634BE4">
        <w:tc>
          <w:tcPr>
            <w:tcW w:w="2142" w:type="dxa"/>
            <w:shd w:val="clear" w:color="auto" w:fill="BFBFBF" w:themeFill="background1" w:themeFillShade="BF"/>
          </w:tcPr>
          <w:p w14:paraId="138DFAD7" w14:textId="77777777" w:rsidR="004801AB" w:rsidRPr="00E33D85" w:rsidRDefault="004801AB" w:rsidP="00634BE4">
            <w:pPr>
              <w:rPr>
                <w:b/>
              </w:rPr>
            </w:pPr>
            <w:r w:rsidRPr="00E33D85">
              <w:rPr>
                <w:b/>
              </w:rPr>
              <w:t>HEADER KEY</w:t>
            </w:r>
          </w:p>
        </w:tc>
        <w:tc>
          <w:tcPr>
            <w:tcW w:w="6678" w:type="dxa"/>
            <w:shd w:val="clear" w:color="auto" w:fill="BFBFBF" w:themeFill="background1" w:themeFillShade="BF"/>
          </w:tcPr>
          <w:p w14:paraId="48DCBEA1" w14:textId="77777777" w:rsidR="004801AB" w:rsidRPr="00E33D85" w:rsidRDefault="004801AB" w:rsidP="00634BE4">
            <w:pPr>
              <w:rPr>
                <w:b/>
              </w:rPr>
            </w:pPr>
            <w:r w:rsidRPr="00E33D85">
              <w:rPr>
                <w:b/>
              </w:rPr>
              <w:t>HEADER VALUE</w:t>
            </w:r>
          </w:p>
        </w:tc>
      </w:tr>
      <w:tr w:rsidR="004801AB" w:rsidRPr="00E33D85" w14:paraId="3EBDCF82" w14:textId="77777777" w:rsidTr="00634BE4">
        <w:tc>
          <w:tcPr>
            <w:tcW w:w="2142" w:type="dxa"/>
          </w:tcPr>
          <w:p w14:paraId="66213254" w14:textId="77777777" w:rsidR="004801AB" w:rsidRPr="00DF78E5" w:rsidRDefault="004801AB" w:rsidP="00634BE4">
            <w:r w:rsidRPr="00DF78E5">
              <w:t>dw_androidpay_user</w:t>
            </w:r>
          </w:p>
        </w:tc>
        <w:tc>
          <w:tcPr>
            <w:tcW w:w="6678" w:type="dxa"/>
          </w:tcPr>
          <w:p w14:paraId="2294BA5A" w14:textId="77777777" w:rsidR="004801AB" w:rsidRPr="00E33D85" w:rsidRDefault="004801AB" w:rsidP="00634BE4">
            <w:r w:rsidRPr="00E33D85">
              <w:t>User is configured by merchant in demandware platform under site preferences</w:t>
            </w:r>
          </w:p>
        </w:tc>
      </w:tr>
      <w:tr w:rsidR="004801AB" w:rsidRPr="00E33D85" w14:paraId="34E82A8E" w14:textId="77777777" w:rsidTr="00634BE4">
        <w:tc>
          <w:tcPr>
            <w:tcW w:w="2142" w:type="dxa"/>
          </w:tcPr>
          <w:p w14:paraId="12CE8CA4" w14:textId="77777777" w:rsidR="004801AB" w:rsidRPr="00DF78E5" w:rsidRDefault="004801AB" w:rsidP="00634BE4">
            <w:r w:rsidRPr="00DF78E5">
              <w:t>dw_androidpay_password</w:t>
            </w:r>
          </w:p>
        </w:tc>
        <w:tc>
          <w:tcPr>
            <w:tcW w:w="6678" w:type="dxa"/>
          </w:tcPr>
          <w:p w14:paraId="18F61DF6" w14:textId="77777777" w:rsidR="004801AB" w:rsidRPr="00E33D85" w:rsidRDefault="004801AB" w:rsidP="00634BE4">
            <w:pPr>
              <w:rPr>
                <w:rFonts w:eastAsiaTheme="majorEastAsia" w:cstheme="majorBidi"/>
                <w:bCs/>
              </w:rPr>
            </w:pPr>
            <w:r w:rsidRPr="00E33D85">
              <w:rPr>
                <w:rFonts w:eastAsiaTheme="majorEastAsia" w:cstheme="majorBidi"/>
                <w:bCs/>
              </w:rPr>
              <w:t xml:space="preserve">Password is configured by merchant in demandware platform under site preferences. </w:t>
            </w:r>
          </w:p>
        </w:tc>
      </w:tr>
      <w:tr w:rsidR="004801AB" w:rsidRPr="00E33D85" w14:paraId="7F685A08" w14:textId="77777777" w:rsidTr="00634BE4">
        <w:tc>
          <w:tcPr>
            <w:tcW w:w="2142" w:type="dxa"/>
          </w:tcPr>
          <w:p w14:paraId="49B5484D" w14:textId="77777777" w:rsidR="004801AB" w:rsidRPr="00E33D85" w:rsidRDefault="004801AB" w:rsidP="00634BE4">
            <w:pPr>
              <w:rPr>
                <w:b/>
                <w:bCs/>
              </w:rPr>
            </w:pPr>
            <w:r w:rsidRPr="00E33D85">
              <w:t>Content-Type</w:t>
            </w:r>
          </w:p>
        </w:tc>
        <w:tc>
          <w:tcPr>
            <w:tcW w:w="6678" w:type="dxa"/>
          </w:tcPr>
          <w:p w14:paraId="4AA38D16" w14:textId="77777777" w:rsidR="004801AB" w:rsidRPr="00E33D85" w:rsidRDefault="004801AB" w:rsidP="00634BE4">
            <w:pPr>
              <w:rPr>
                <w:rFonts w:eastAsiaTheme="majorEastAsia" w:cstheme="majorBidi"/>
                <w:bCs/>
              </w:rPr>
            </w:pPr>
            <w:r w:rsidRPr="00E33D85">
              <w:rPr>
                <w:rFonts w:eastAsiaTheme="majorEastAsia" w:cstheme="majorBidi"/>
                <w:bCs/>
              </w:rPr>
              <w:t>application/json</w:t>
            </w:r>
          </w:p>
        </w:tc>
      </w:tr>
    </w:tbl>
    <w:p w14:paraId="6152EB53" w14:textId="77777777" w:rsidR="004801AB" w:rsidRPr="00E33D85" w:rsidRDefault="004801AB"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14:paraId="142869C3" w14:textId="77777777" w:rsidTr="00634BE4">
        <w:tc>
          <w:tcPr>
            <w:tcW w:w="2142" w:type="dxa"/>
            <w:shd w:val="clear" w:color="auto" w:fill="BFBFBF" w:themeFill="background1" w:themeFillShade="BF"/>
          </w:tcPr>
          <w:p w14:paraId="451ACA42" w14:textId="77777777" w:rsidR="004801AB" w:rsidRPr="00E33D85" w:rsidRDefault="004801AB" w:rsidP="00634BE4">
            <w:pPr>
              <w:rPr>
                <w:b/>
              </w:rPr>
            </w:pPr>
            <w:r w:rsidRPr="00E33D85">
              <w:rPr>
                <w:b/>
              </w:rPr>
              <w:lastRenderedPageBreak/>
              <w:t>JSON KEY</w:t>
            </w:r>
          </w:p>
        </w:tc>
        <w:tc>
          <w:tcPr>
            <w:tcW w:w="6678" w:type="dxa"/>
            <w:shd w:val="clear" w:color="auto" w:fill="BFBFBF" w:themeFill="background1" w:themeFillShade="BF"/>
          </w:tcPr>
          <w:p w14:paraId="2FCE3087" w14:textId="77777777" w:rsidR="004801AB" w:rsidRPr="00E33D85" w:rsidRDefault="004801AB" w:rsidP="00634BE4">
            <w:pPr>
              <w:rPr>
                <w:b/>
              </w:rPr>
            </w:pPr>
            <w:r w:rsidRPr="00E33D85">
              <w:rPr>
                <w:b/>
              </w:rPr>
              <w:t>JSON VALUE</w:t>
            </w:r>
          </w:p>
        </w:tc>
      </w:tr>
      <w:tr w:rsidR="004801AB" w:rsidRPr="00E33D85" w14:paraId="5724FAB0" w14:textId="77777777" w:rsidTr="00634BE4">
        <w:tc>
          <w:tcPr>
            <w:tcW w:w="2142" w:type="dxa"/>
          </w:tcPr>
          <w:p w14:paraId="6D6E1296" w14:textId="77777777" w:rsidR="004801AB" w:rsidRPr="00E33D85" w:rsidRDefault="004801AB" w:rsidP="00634BE4">
            <w:pPr>
              <w:rPr>
                <w:bCs/>
              </w:rPr>
            </w:pPr>
            <w:r w:rsidRPr="00E33D85">
              <w:t>orderID</w:t>
            </w:r>
          </w:p>
        </w:tc>
        <w:tc>
          <w:tcPr>
            <w:tcW w:w="6678" w:type="dxa"/>
          </w:tcPr>
          <w:p w14:paraId="32CBFFE6" w14:textId="77777777"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14:paraId="291E3A9B" w14:textId="77777777" w:rsidTr="00634BE4">
        <w:tc>
          <w:tcPr>
            <w:tcW w:w="2142" w:type="dxa"/>
          </w:tcPr>
          <w:p w14:paraId="40B20D80" w14:textId="77777777" w:rsidR="004801AB" w:rsidRPr="00E33D85" w:rsidRDefault="004801AB" w:rsidP="00634BE4">
            <w:pPr>
              <w:rPr>
                <w:bCs/>
              </w:rPr>
            </w:pPr>
            <w:r w:rsidRPr="00E33D85">
              <w:t>encryptedPaymentBlob</w:t>
            </w:r>
          </w:p>
        </w:tc>
        <w:tc>
          <w:tcPr>
            <w:tcW w:w="6678" w:type="dxa"/>
          </w:tcPr>
          <w:p w14:paraId="09BCBFFE" w14:textId="77777777" w:rsidR="004801AB" w:rsidRPr="00E33D85" w:rsidRDefault="004801AB" w:rsidP="00634BE4">
            <w:r>
              <w:t>Encrypted Android</w:t>
            </w:r>
            <w:r w:rsidRPr="00E33D85">
              <w:t>Pay blob data returned by ApplePay for PSP to place the order. This contains billing/shipping/card details in encrypted form.</w:t>
            </w:r>
          </w:p>
        </w:tc>
      </w:tr>
    </w:tbl>
    <w:p w14:paraId="07BB2327" w14:textId="77777777" w:rsidR="004801AB" w:rsidRPr="00E33D85" w:rsidRDefault="004801AB"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14:paraId="6808223B" w14:textId="77777777" w:rsidTr="00634BE4">
        <w:tc>
          <w:tcPr>
            <w:tcW w:w="2700" w:type="dxa"/>
            <w:shd w:val="clear" w:color="auto" w:fill="BFBFBF" w:themeFill="background1" w:themeFillShade="BF"/>
          </w:tcPr>
          <w:p w14:paraId="314056A7" w14:textId="77777777" w:rsidR="004801AB" w:rsidRPr="00E33D85" w:rsidRDefault="004801AB" w:rsidP="00634BE4">
            <w:pPr>
              <w:rPr>
                <w:b/>
              </w:rPr>
            </w:pPr>
            <w:r w:rsidRPr="00E33D85">
              <w:rPr>
                <w:b/>
              </w:rPr>
              <w:t>JSON KEY</w:t>
            </w:r>
          </w:p>
        </w:tc>
        <w:tc>
          <w:tcPr>
            <w:tcW w:w="6120" w:type="dxa"/>
            <w:shd w:val="clear" w:color="auto" w:fill="BFBFBF" w:themeFill="background1" w:themeFillShade="BF"/>
          </w:tcPr>
          <w:p w14:paraId="0C490316" w14:textId="77777777" w:rsidR="004801AB" w:rsidRPr="00E33D85" w:rsidRDefault="004801AB" w:rsidP="00634BE4">
            <w:pPr>
              <w:rPr>
                <w:b/>
              </w:rPr>
            </w:pPr>
            <w:r w:rsidRPr="00E33D85">
              <w:rPr>
                <w:b/>
              </w:rPr>
              <w:t>JSON VALUE</w:t>
            </w:r>
          </w:p>
        </w:tc>
      </w:tr>
      <w:tr w:rsidR="004801AB" w:rsidRPr="00E33D85" w14:paraId="5A989BC7" w14:textId="77777777" w:rsidTr="00634BE4">
        <w:tc>
          <w:tcPr>
            <w:tcW w:w="2700" w:type="dxa"/>
          </w:tcPr>
          <w:p w14:paraId="1B1616F7" w14:textId="77777777" w:rsidR="004801AB" w:rsidRPr="00E33D85" w:rsidRDefault="004801AB" w:rsidP="00634BE4">
            <w:pPr>
              <w:rPr>
                <w:b/>
              </w:rPr>
            </w:pPr>
            <w:r w:rsidRPr="00E33D85">
              <w:t>orderID</w:t>
            </w:r>
          </w:p>
        </w:tc>
        <w:tc>
          <w:tcPr>
            <w:tcW w:w="6120" w:type="dxa"/>
          </w:tcPr>
          <w:p w14:paraId="397BB9ED" w14:textId="77777777"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14:paraId="2EF09237" w14:textId="77777777" w:rsidTr="00634BE4">
        <w:tc>
          <w:tcPr>
            <w:tcW w:w="2700" w:type="dxa"/>
          </w:tcPr>
          <w:p w14:paraId="2B9D039A" w14:textId="77777777" w:rsidR="004801AB" w:rsidRPr="00E33D85" w:rsidRDefault="004801AB" w:rsidP="00634BE4">
            <w:pPr>
              <w:rPr>
                <w:b/>
              </w:rPr>
            </w:pPr>
            <w:r w:rsidRPr="00E33D85">
              <w:t>networkToken</w:t>
            </w:r>
          </w:p>
        </w:tc>
        <w:tc>
          <w:tcPr>
            <w:tcW w:w="6120" w:type="dxa"/>
          </w:tcPr>
          <w:p w14:paraId="419FEA69" w14:textId="77777777" w:rsidR="004801AB" w:rsidRPr="00E33D85" w:rsidRDefault="004801AB" w:rsidP="00634BE4">
            <w:r w:rsidRPr="00E33D85">
              <w:t xml:space="preserve">Network Token returned by </w:t>
            </w:r>
            <w:r>
              <w:t>Android</w:t>
            </w:r>
            <w:r w:rsidRPr="00E33D85">
              <w:t>Pay for PSP authorization (Max length 20 character)</w:t>
            </w:r>
          </w:p>
        </w:tc>
      </w:tr>
      <w:tr w:rsidR="004801AB" w:rsidRPr="00E33D85" w14:paraId="4E5CF3E9" w14:textId="77777777" w:rsidTr="00634BE4">
        <w:tc>
          <w:tcPr>
            <w:tcW w:w="2700" w:type="dxa"/>
          </w:tcPr>
          <w:p w14:paraId="5E261A2D" w14:textId="77777777" w:rsidR="004801AB" w:rsidRPr="00E33D85" w:rsidRDefault="004801AB" w:rsidP="00634BE4">
            <w:pPr>
              <w:rPr>
                <w:b/>
              </w:rPr>
            </w:pPr>
            <w:r w:rsidRPr="00E33D85">
              <w:t>cardType</w:t>
            </w:r>
          </w:p>
        </w:tc>
        <w:tc>
          <w:tcPr>
            <w:tcW w:w="6120" w:type="dxa"/>
          </w:tcPr>
          <w:p w14:paraId="76C71426" w14:textId="77777777" w:rsidR="004801AB" w:rsidRPr="00E33D85" w:rsidRDefault="004801AB" w:rsidP="00634BE4">
            <w:r w:rsidRPr="00E33D85">
              <w:t xml:space="preserve">Card Type returned by </w:t>
            </w:r>
            <w:r>
              <w:t>Android</w:t>
            </w:r>
            <w:r w:rsidRPr="00E33D85">
              <w:t>Pay for PSP authorization. Supported types visa/mastercard/amex</w:t>
            </w:r>
          </w:p>
        </w:tc>
      </w:tr>
      <w:tr w:rsidR="004801AB" w:rsidRPr="00E33D85" w14:paraId="6BC33DDA" w14:textId="77777777" w:rsidTr="00634BE4">
        <w:tc>
          <w:tcPr>
            <w:tcW w:w="2700" w:type="dxa"/>
          </w:tcPr>
          <w:p w14:paraId="5F060018" w14:textId="77777777" w:rsidR="004801AB" w:rsidRPr="00E33D85" w:rsidRDefault="004801AB" w:rsidP="00634BE4">
            <w:pPr>
              <w:rPr>
                <w:b/>
              </w:rPr>
            </w:pPr>
            <w:r w:rsidRPr="00E33D85">
              <w:t>tokenExpirationDate</w:t>
            </w:r>
          </w:p>
        </w:tc>
        <w:tc>
          <w:tcPr>
            <w:tcW w:w="6120" w:type="dxa"/>
          </w:tcPr>
          <w:p w14:paraId="043E7961" w14:textId="77777777" w:rsidR="004801AB" w:rsidRPr="00E33D85" w:rsidRDefault="004801AB" w:rsidP="00634BE4">
            <w:r w:rsidRPr="00E33D85">
              <w:t xml:space="preserve">Network Token Expiration Date returned by </w:t>
            </w:r>
            <w:r>
              <w:t>Android</w:t>
            </w:r>
            <w:r w:rsidRPr="00E33D85">
              <w:t>Pay for PSP authorization. Format YYMMDD</w:t>
            </w:r>
          </w:p>
        </w:tc>
      </w:tr>
      <w:tr w:rsidR="004801AB" w:rsidRPr="00E33D85" w14:paraId="13F3ED07" w14:textId="77777777" w:rsidTr="00634BE4">
        <w:tc>
          <w:tcPr>
            <w:tcW w:w="2700" w:type="dxa"/>
          </w:tcPr>
          <w:p w14:paraId="3C28B634" w14:textId="77777777" w:rsidR="004801AB" w:rsidRPr="00E33D85" w:rsidRDefault="004801AB" w:rsidP="00634BE4">
            <w:pPr>
              <w:rPr>
                <w:b/>
              </w:rPr>
            </w:pPr>
            <w:r w:rsidRPr="00E33D85">
              <w:t>cryptogram</w:t>
            </w:r>
          </w:p>
        </w:tc>
        <w:tc>
          <w:tcPr>
            <w:tcW w:w="6120" w:type="dxa"/>
          </w:tcPr>
          <w:p w14:paraId="00E2B2D9" w14:textId="77777777" w:rsidR="004801AB" w:rsidRPr="00E33D85" w:rsidRDefault="004801AB" w:rsidP="00634BE4">
            <w:r w:rsidRPr="00E33D85">
              <w:t>Cryptogram encoded form (max length 40 character)</w:t>
            </w:r>
          </w:p>
        </w:tc>
      </w:tr>
    </w:tbl>
    <w:p w14:paraId="0FD8CFE2" w14:textId="77777777" w:rsidR="004801AB" w:rsidRPr="00E33D85" w:rsidRDefault="004801AB"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14:paraId="36EEA62E" w14:textId="77777777" w:rsidTr="00634BE4">
        <w:tc>
          <w:tcPr>
            <w:tcW w:w="2700" w:type="dxa"/>
            <w:shd w:val="clear" w:color="auto" w:fill="BFBFBF" w:themeFill="background1" w:themeFillShade="BF"/>
          </w:tcPr>
          <w:p w14:paraId="0BABC1C5" w14:textId="77777777" w:rsidR="004801AB" w:rsidRPr="00E33D85" w:rsidRDefault="004801AB" w:rsidP="00634BE4">
            <w:pPr>
              <w:rPr>
                <w:b/>
              </w:rPr>
            </w:pPr>
            <w:r w:rsidRPr="00E33D85">
              <w:rPr>
                <w:b/>
              </w:rPr>
              <w:t>JSON KEY</w:t>
            </w:r>
          </w:p>
        </w:tc>
        <w:tc>
          <w:tcPr>
            <w:tcW w:w="6120" w:type="dxa"/>
            <w:shd w:val="clear" w:color="auto" w:fill="BFBFBF" w:themeFill="background1" w:themeFillShade="BF"/>
          </w:tcPr>
          <w:p w14:paraId="57356849" w14:textId="77777777" w:rsidR="004801AB" w:rsidRPr="00E33D85" w:rsidRDefault="004801AB" w:rsidP="00634BE4">
            <w:pPr>
              <w:rPr>
                <w:b/>
              </w:rPr>
            </w:pPr>
            <w:r w:rsidRPr="00E33D85">
              <w:rPr>
                <w:b/>
              </w:rPr>
              <w:t>JSON VALUE</w:t>
            </w:r>
          </w:p>
        </w:tc>
      </w:tr>
      <w:tr w:rsidR="004801AB" w:rsidRPr="00E33D85" w14:paraId="2E37A029" w14:textId="77777777" w:rsidTr="00634BE4">
        <w:tc>
          <w:tcPr>
            <w:tcW w:w="2700" w:type="dxa"/>
          </w:tcPr>
          <w:p w14:paraId="7C69F2D9" w14:textId="77777777" w:rsidR="004801AB" w:rsidRPr="00E33D85" w:rsidRDefault="004801AB" w:rsidP="00634BE4">
            <w:pPr>
              <w:rPr>
                <w:b/>
              </w:rPr>
            </w:pPr>
            <w:r w:rsidRPr="00E33D85">
              <w:t>TRANSACTION_RESULT</w:t>
            </w:r>
          </w:p>
        </w:tc>
        <w:tc>
          <w:tcPr>
            <w:tcW w:w="6120" w:type="dxa"/>
          </w:tcPr>
          <w:p w14:paraId="07965B42" w14:textId="77777777" w:rsidR="004801AB" w:rsidRPr="00E33D85" w:rsidRDefault="004801AB" w:rsidP="00634BE4">
            <w:r w:rsidRPr="00E33D85">
              <w:t>Below json key-value pairs</w:t>
            </w:r>
          </w:p>
        </w:tc>
      </w:tr>
      <w:tr w:rsidR="004801AB" w:rsidRPr="00E33D85" w14:paraId="43DFCAD5" w14:textId="77777777" w:rsidTr="00634BE4">
        <w:tc>
          <w:tcPr>
            <w:tcW w:w="2700" w:type="dxa"/>
          </w:tcPr>
          <w:p w14:paraId="27080CAD" w14:textId="77777777" w:rsidR="004801AB" w:rsidRPr="00E33D85" w:rsidRDefault="004801AB" w:rsidP="00634BE4">
            <w:pPr>
              <w:rPr>
                <w:b/>
              </w:rPr>
            </w:pPr>
            <w:r w:rsidRPr="00E33D85">
              <w:t>DECISION</w:t>
            </w:r>
          </w:p>
        </w:tc>
        <w:tc>
          <w:tcPr>
            <w:tcW w:w="6120" w:type="dxa"/>
          </w:tcPr>
          <w:p w14:paraId="7ADB2322" w14:textId="77777777" w:rsidR="004801AB" w:rsidRPr="00E33D85" w:rsidRDefault="004801AB" w:rsidP="00634BE4">
            <w:r w:rsidRPr="00E33D85">
              <w:t>Possible values ACCEPT | REVIEW | REJECT | ERROR | CANCEL</w:t>
            </w:r>
          </w:p>
        </w:tc>
      </w:tr>
      <w:tr w:rsidR="004801AB" w:rsidRPr="00E33D85" w14:paraId="6DF57CBF" w14:textId="77777777" w:rsidTr="00634BE4">
        <w:tc>
          <w:tcPr>
            <w:tcW w:w="2700" w:type="dxa"/>
          </w:tcPr>
          <w:p w14:paraId="7B753467" w14:textId="77777777" w:rsidR="004801AB" w:rsidRPr="00E33D85" w:rsidRDefault="004801AB" w:rsidP="00634BE4">
            <w:pPr>
              <w:rPr>
                <w:b/>
              </w:rPr>
            </w:pPr>
            <w:r w:rsidRPr="00E33D85">
              <w:t>REASON_CODE</w:t>
            </w:r>
          </w:p>
        </w:tc>
        <w:tc>
          <w:tcPr>
            <w:tcW w:w="6120" w:type="dxa"/>
          </w:tcPr>
          <w:p w14:paraId="5A684A41" w14:textId="77777777" w:rsidR="004801AB" w:rsidRPr="00E33D85" w:rsidRDefault="004801AB" w:rsidP="00634BE4">
            <w:r w:rsidRPr="00E33D85">
              <w:t>ReasonCode</w:t>
            </w:r>
          </w:p>
        </w:tc>
      </w:tr>
      <w:tr w:rsidR="004801AB" w:rsidRPr="00E33D85" w14:paraId="5E9AC39A" w14:textId="77777777" w:rsidTr="00634BE4">
        <w:tc>
          <w:tcPr>
            <w:tcW w:w="2700" w:type="dxa"/>
          </w:tcPr>
          <w:p w14:paraId="7DBFA31E" w14:textId="77777777" w:rsidR="004801AB" w:rsidRPr="00E33D85" w:rsidRDefault="004801AB" w:rsidP="00634BE4">
            <w:pPr>
              <w:rPr>
                <w:b/>
              </w:rPr>
            </w:pPr>
            <w:r w:rsidRPr="00E33D85">
              <w:t>REQUEST_ID</w:t>
            </w:r>
          </w:p>
        </w:tc>
        <w:tc>
          <w:tcPr>
            <w:tcW w:w="6120" w:type="dxa"/>
          </w:tcPr>
          <w:p w14:paraId="3BE1C04B" w14:textId="77777777" w:rsidR="004801AB" w:rsidRPr="00E33D85" w:rsidRDefault="004801AB" w:rsidP="00634BE4">
            <w:r w:rsidRPr="00E33D85">
              <w:t>RequestID</w:t>
            </w:r>
          </w:p>
        </w:tc>
      </w:tr>
      <w:tr w:rsidR="004801AB" w:rsidRPr="00E33D85" w14:paraId="1CDD2A63" w14:textId="77777777" w:rsidTr="00634BE4">
        <w:tc>
          <w:tcPr>
            <w:tcW w:w="2700" w:type="dxa"/>
          </w:tcPr>
          <w:p w14:paraId="724EDA49" w14:textId="77777777" w:rsidR="004801AB" w:rsidRPr="00E33D85" w:rsidRDefault="004801AB" w:rsidP="00634BE4">
            <w:pPr>
              <w:rPr>
                <w:b/>
              </w:rPr>
            </w:pPr>
            <w:r w:rsidRPr="00E33D85">
              <w:t>REQUEST_TOKEN</w:t>
            </w:r>
          </w:p>
        </w:tc>
        <w:tc>
          <w:tcPr>
            <w:tcW w:w="6120" w:type="dxa"/>
          </w:tcPr>
          <w:p w14:paraId="56191F93" w14:textId="77777777" w:rsidR="004801AB" w:rsidRPr="00E33D85" w:rsidRDefault="004801AB" w:rsidP="00634BE4">
            <w:r w:rsidRPr="00E33D85">
              <w:t>RequestToken</w:t>
            </w:r>
          </w:p>
        </w:tc>
      </w:tr>
      <w:tr w:rsidR="004801AB" w:rsidRPr="00E33D85" w14:paraId="005B1184" w14:textId="77777777" w:rsidTr="00634BE4">
        <w:tc>
          <w:tcPr>
            <w:tcW w:w="2700" w:type="dxa"/>
          </w:tcPr>
          <w:p w14:paraId="6BAFE597" w14:textId="77777777" w:rsidR="004801AB" w:rsidRPr="00E33D85" w:rsidRDefault="004801AB" w:rsidP="00634BE4">
            <w:pPr>
              <w:rPr>
                <w:b/>
              </w:rPr>
            </w:pPr>
            <w:r w:rsidRPr="00E33D85">
              <w:t>AUTHORIZATION_AMOUNT</w:t>
            </w:r>
          </w:p>
        </w:tc>
        <w:tc>
          <w:tcPr>
            <w:tcW w:w="6120" w:type="dxa"/>
          </w:tcPr>
          <w:p w14:paraId="5607B296" w14:textId="77777777" w:rsidR="004801AB" w:rsidRPr="00E33D85" w:rsidRDefault="004801AB" w:rsidP="00634BE4">
            <w:r w:rsidRPr="00E33D85">
              <w:t>AuthorizationAmount</w:t>
            </w:r>
          </w:p>
        </w:tc>
      </w:tr>
      <w:tr w:rsidR="004801AB" w:rsidRPr="00E33D85" w14:paraId="5705DD8E" w14:textId="77777777" w:rsidTr="00634BE4">
        <w:tc>
          <w:tcPr>
            <w:tcW w:w="2700" w:type="dxa"/>
          </w:tcPr>
          <w:p w14:paraId="40BBB372" w14:textId="77777777" w:rsidR="004801AB" w:rsidRPr="00E33D85" w:rsidRDefault="004801AB" w:rsidP="00634BE4">
            <w:pPr>
              <w:rPr>
                <w:b/>
              </w:rPr>
            </w:pPr>
            <w:r w:rsidRPr="00E33D85">
              <w:t>AUTHORIZATION_CODE</w:t>
            </w:r>
          </w:p>
        </w:tc>
        <w:tc>
          <w:tcPr>
            <w:tcW w:w="6120" w:type="dxa"/>
          </w:tcPr>
          <w:p w14:paraId="7BDFE29F" w14:textId="77777777" w:rsidR="004801AB" w:rsidRPr="00E33D85" w:rsidRDefault="004801AB" w:rsidP="00634BE4">
            <w:r w:rsidRPr="00E33D85">
              <w:t>AuthorizationCode</w:t>
            </w:r>
          </w:p>
        </w:tc>
      </w:tr>
      <w:tr w:rsidR="004801AB" w:rsidRPr="00E33D85" w14:paraId="0F803D06" w14:textId="77777777" w:rsidTr="00634BE4">
        <w:tc>
          <w:tcPr>
            <w:tcW w:w="2700" w:type="dxa"/>
          </w:tcPr>
          <w:p w14:paraId="17116ABA" w14:textId="77777777" w:rsidR="004801AB" w:rsidRPr="00E33D85" w:rsidRDefault="004801AB" w:rsidP="00634BE4">
            <w:pPr>
              <w:rPr>
                <w:b/>
              </w:rPr>
            </w:pPr>
            <w:r w:rsidRPr="00E33D85">
              <w:t>AUTHORIZATION_REASON_CODE</w:t>
            </w:r>
          </w:p>
        </w:tc>
        <w:tc>
          <w:tcPr>
            <w:tcW w:w="6120" w:type="dxa"/>
          </w:tcPr>
          <w:p w14:paraId="123828C1" w14:textId="77777777" w:rsidR="004801AB" w:rsidRPr="00E33D85" w:rsidRDefault="004801AB" w:rsidP="00634BE4">
            <w:r w:rsidRPr="00E33D85">
              <w:t>AuthorizationReasonCode</w:t>
            </w:r>
          </w:p>
        </w:tc>
      </w:tr>
      <w:tr w:rsidR="004801AB" w:rsidRPr="00E33D85" w14:paraId="2752938B" w14:textId="77777777" w:rsidTr="00634BE4">
        <w:tc>
          <w:tcPr>
            <w:tcW w:w="2700" w:type="dxa"/>
          </w:tcPr>
          <w:p w14:paraId="45B1B88A" w14:textId="77777777" w:rsidR="004801AB" w:rsidRPr="00E33D85" w:rsidRDefault="004801AB" w:rsidP="00634BE4">
            <w:r w:rsidRPr="009B487B">
              <w:t>SUBSCRIPTION_ID</w:t>
            </w:r>
          </w:p>
        </w:tc>
        <w:tc>
          <w:tcPr>
            <w:tcW w:w="6120" w:type="dxa"/>
          </w:tcPr>
          <w:p w14:paraId="4E016A29" w14:textId="77777777" w:rsidR="004801AB" w:rsidRPr="00E33D85" w:rsidRDefault="004801AB" w:rsidP="00634BE4">
            <w:r>
              <w:t>Subsciption id in case of tokenization is enabled in BM</w:t>
            </w:r>
          </w:p>
        </w:tc>
      </w:tr>
      <w:tr w:rsidR="004801AB" w:rsidRPr="00E33D85" w14:paraId="3623422B" w14:textId="77777777" w:rsidTr="00634BE4">
        <w:tc>
          <w:tcPr>
            <w:tcW w:w="2700" w:type="dxa"/>
          </w:tcPr>
          <w:p w14:paraId="25F2FD83" w14:textId="77777777" w:rsidR="004801AB" w:rsidRPr="00E33D85" w:rsidRDefault="004801AB" w:rsidP="00634BE4">
            <w:pPr>
              <w:rPr>
                <w:b/>
              </w:rPr>
            </w:pPr>
            <w:r w:rsidRPr="00E33D85">
              <w:t>DAV_REASON_CODE</w:t>
            </w:r>
          </w:p>
        </w:tc>
        <w:tc>
          <w:tcPr>
            <w:tcW w:w="6120" w:type="dxa"/>
          </w:tcPr>
          <w:p w14:paraId="75F43F09" w14:textId="77777777" w:rsidR="004801AB" w:rsidRPr="00E33D85" w:rsidRDefault="004801AB" w:rsidP="00634BE4">
            <w:r w:rsidRPr="00E33D85">
              <w:t>DAVReasonCode</w:t>
            </w:r>
          </w:p>
        </w:tc>
      </w:tr>
      <w:tr w:rsidR="004801AB" w:rsidRPr="00E33D85" w14:paraId="58C52B44" w14:textId="77777777" w:rsidTr="00634BE4">
        <w:tc>
          <w:tcPr>
            <w:tcW w:w="2700" w:type="dxa"/>
          </w:tcPr>
          <w:p w14:paraId="01AE35E1" w14:textId="77777777" w:rsidR="004801AB" w:rsidRPr="00E33D85" w:rsidRDefault="004801AB" w:rsidP="00634BE4">
            <w:pPr>
              <w:rPr>
                <w:b/>
              </w:rPr>
            </w:pPr>
            <w:r w:rsidRPr="00E33D85">
              <w:lastRenderedPageBreak/>
              <w:t>RAW_SERVICE_RESPONSE</w:t>
            </w:r>
          </w:p>
        </w:tc>
        <w:tc>
          <w:tcPr>
            <w:tcW w:w="6120" w:type="dxa"/>
          </w:tcPr>
          <w:p w14:paraId="1355AC71" w14:textId="77777777" w:rsidR="004801AB" w:rsidRPr="00E33D85" w:rsidRDefault="004801AB" w:rsidP="00634BE4">
            <w:r w:rsidRPr="00E33D85">
              <w:t>Entire service response in form of JSON</w:t>
            </w:r>
          </w:p>
        </w:tc>
      </w:tr>
    </w:tbl>
    <w:p w14:paraId="1F19B3BC" w14:textId="77777777" w:rsidR="004801AB" w:rsidRPr="00E33D85" w:rsidRDefault="004801AB" w:rsidP="004801AB">
      <w:pPr>
        <w:pStyle w:val="ListParagraph"/>
        <w:ind w:left="432"/>
      </w:pPr>
    </w:p>
    <w:p w14:paraId="3810F995" w14:textId="77777777" w:rsidR="004801AB" w:rsidRPr="00E33D85" w:rsidRDefault="004801AB"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14:paraId="5BD1105C" w14:textId="77777777" w:rsidTr="00634BE4">
        <w:tc>
          <w:tcPr>
            <w:tcW w:w="2700" w:type="dxa"/>
            <w:shd w:val="clear" w:color="auto" w:fill="BFBFBF" w:themeFill="background1" w:themeFillShade="BF"/>
          </w:tcPr>
          <w:p w14:paraId="7E438B23" w14:textId="77777777" w:rsidR="004801AB" w:rsidRPr="00E33D85" w:rsidRDefault="004801AB" w:rsidP="00634BE4">
            <w:pPr>
              <w:rPr>
                <w:b/>
              </w:rPr>
            </w:pPr>
            <w:r w:rsidRPr="00E33D85">
              <w:rPr>
                <w:b/>
              </w:rPr>
              <w:t>JSON KEY</w:t>
            </w:r>
          </w:p>
        </w:tc>
        <w:tc>
          <w:tcPr>
            <w:tcW w:w="6120" w:type="dxa"/>
            <w:shd w:val="clear" w:color="auto" w:fill="BFBFBF" w:themeFill="background1" w:themeFillShade="BF"/>
          </w:tcPr>
          <w:p w14:paraId="003DBEE5" w14:textId="77777777" w:rsidR="004801AB" w:rsidRPr="00E33D85" w:rsidRDefault="004801AB" w:rsidP="00634BE4">
            <w:pPr>
              <w:rPr>
                <w:b/>
              </w:rPr>
            </w:pPr>
            <w:r w:rsidRPr="00E33D85">
              <w:rPr>
                <w:b/>
              </w:rPr>
              <w:t>JSON VALUE</w:t>
            </w:r>
          </w:p>
        </w:tc>
      </w:tr>
      <w:tr w:rsidR="004801AB" w:rsidRPr="00E33D85" w14:paraId="3D58BF98" w14:textId="77777777" w:rsidTr="00634BE4">
        <w:tc>
          <w:tcPr>
            <w:tcW w:w="2700" w:type="dxa"/>
          </w:tcPr>
          <w:p w14:paraId="7E6D89F6" w14:textId="77777777" w:rsidR="004801AB" w:rsidRPr="00E33D85" w:rsidRDefault="004801AB" w:rsidP="00634BE4">
            <w:pPr>
              <w:rPr>
                <w:b/>
              </w:rPr>
            </w:pPr>
            <w:r w:rsidRPr="00E33D85">
              <w:t>ERROR_CODE</w:t>
            </w:r>
          </w:p>
        </w:tc>
        <w:tc>
          <w:tcPr>
            <w:tcW w:w="6120" w:type="dxa"/>
          </w:tcPr>
          <w:p w14:paraId="4B52AA36" w14:textId="77777777" w:rsidR="004801AB" w:rsidRPr="00E33D85" w:rsidRDefault="004801AB" w:rsidP="00634BE4">
            <w:r w:rsidRPr="00E33D85">
              <w:t>Validation failure error code of interface</w:t>
            </w:r>
          </w:p>
        </w:tc>
      </w:tr>
      <w:tr w:rsidR="004801AB" w:rsidRPr="00E33D85" w14:paraId="50D5E5BC" w14:textId="77777777" w:rsidTr="00634BE4">
        <w:tc>
          <w:tcPr>
            <w:tcW w:w="2700" w:type="dxa"/>
          </w:tcPr>
          <w:p w14:paraId="10BB0C3A" w14:textId="77777777" w:rsidR="004801AB" w:rsidRPr="00E33D85" w:rsidRDefault="004801AB" w:rsidP="00634BE4">
            <w:pPr>
              <w:rPr>
                <w:b/>
              </w:rPr>
            </w:pPr>
            <w:r w:rsidRPr="00E33D85">
              <w:t>ERROR_MSG</w:t>
            </w:r>
          </w:p>
        </w:tc>
        <w:tc>
          <w:tcPr>
            <w:tcW w:w="6120" w:type="dxa"/>
          </w:tcPr>
          <w:p w14:paraId="72D0D706" w14:textId="77777777" w:rsidR="004801AB" w:rsidRPr="00E33D85" w:rsidRDefault="004801AB" w:rsidP="00634BE4">
            <w:r w:rsidRPr="00E33D85">
              <w:t>Validation failure message of interface</w:t>
            </w:r>
          </w:p>
        </w:tc>
      </w:tr>
    </w:tbl>
    <w:p w14:paraId="38DB2E25" w14:textId="77777777" w:rsidR="004801AB" w:rsidRDefault="004801AB" w:rsidP="004801AB">
      <w:pPr>
        <w:pStyle w:val="Heading5"/>
        <w:rPr>
          <w:rFonts w:asciiTheme="minorHAnsi" w:hAnsiTheme="minorHAnsi"/>
        </w:rPr>
      </w:pPr>
      <w:r w:rsidRPr="006A6145">
        <w:rPr>
          <w:rFonts w:asciiTheme="minorHAnsi" w:hAnsiTheme="minorHAnsi"/>
        </w:rPr>
        <w:t xml:space="preserve">Sample </w:t>
      </w:r>
      <w:r>
        <w:t>Android</w:t>
      </w:r>
      <w:r w:rsidRPr="00E33D85">
        <w:t xml:space="preserve">Pay </w:t>
      </w:r>
      <w:r w:rsidRPr="006A6145">
        <w:rPr>
          <w:rFonts w:asciiTheme="minorHAnsi" w:hAnsiTheme="minorHAnsi"/>
        </w:rPr>
        <w:t>InterfaceJSON Request /Response</w:t>
      </w:r>
      <w:r>
        <w:rPr>
          <w:rFonts w:asciiTheme="minorHAnsi" w:hAnsiTheme="minorHAnsi"/>
        </w:rPr>
        <w:t xml:space="preserve"> format</w:t>
      </w:r>
    </w:p>
    <w:p w14:paraId="4B861AE8" w14:textId="77777777" w:rsidR="004801AB" w:rsidRDefault="004801AB" w:rsidP="005C1822">
      <w:pPr>
        <w:pStyle w:val="BodyText"/>
      </w:pPr>
      <w:r>
        <w:t>Interface 1: Request with network Token and Cryptogram data:</w:t>
      </w:r>
    </w:p>
    <w:p w14:paraId="72C30B79" w14:textId="77777777" w:rsidR="004801AB" w:rsidRDefault="004801AB" w:rsidP="005C1822">
      <w:pPr>
        <w:pStyle w:val="BodyText"/>
      </w:pPr>
    </w:p>
    <w:p w14:paraId="3F9C0EF4" w14:textId="77777777" w:rsidR="004801AB" w:rsidRDefault="004801AB" w:rsidP="005C1822">
      <w:pPr>
        <w:pStyle w:val="BodyText"/>
      </w:pPr>
      <w:r>
        <w:rPr>
          <w:noProof/>
        </w:rPr>
        <w:drawing>
          <wp:inline distT="0" distB="0" distL="0" distR="0" wp14:anchorId="690273BA" wp14:editId="1E1E95B1">
            <wp:extent cx="6400800" cy="3545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400800" cy="3545840"/>
                    </a:xfrm>
                    <a:prstGeom prst="rect">
                      <a:avLst/>
                    </a:prstGeom>
                  </pic:spPr>
                </pic:pic>
              </a:graphicData>
            </a:graphic>
          </wp:inline>
        </w:drawing>
      </w:r>
    </w:p>
    <w:p w14:paraId="60F672FE" w14:textId="77777777" w:rsidR="004801AB" w:rsidRDefault="004801AB" w:rsidP="005C1822">
      <w:pPr>
        <w:pStyle w:val="BodyText"/>
      </w:pPr>
    </w:p>
    <w:p w14:paraId="69A657A2" w14:textId="77777777" w:rsidR="004801AB" w:rsidRDefault="004801AB" w:rsidP="005C1822">
      <w:pPr>
        <w:pStyle w:val="BodyText"/>
      </w:pPr>
      <w:r w:rsidRPr="005F15B2">
        <w:rPr>
          <w:b/>
        </w:rPr>
        <w:t>Interface2:</w:t>
      </w:r>
      <w:r>
        <w:t xml:space="preserve"> Request with encrypted payment BLOB data.</w:t>
      </w:r>
    </w:p>
    <w:p w14:paraId="2D7CC821" w14:textId="77777777" w:rsidR="004801AB" w:rsidRDefault="004801AB" w:rsidP="005C1822">
      <w:pPr>
        <w:pStyle w:val="BodyText"/>
      </w:pPr>
    </w:p>
    <w:p w14:paraId="27167182" w14:textId="77777777" w:rsidR="004801AB" w:rsidRDefault="004801AB" w:rsidP="005C1822">
      <w:pPr>
        <w:pStyle w:val="BodyText"/>
      </w:pPr>
      <w:r>
        <w:rPr>
          <w:noProof/>
        </w:rPr>
        <w:lastRenderedPageBreak/>
        <w:drawing>
          <wp:inline distT="0" distB="0" distL="0" distR="0" wp14:anchorId="16616917" wp14:editId="32095D44">
            <wp:extent cx="6400800"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400800" cy="2324100"/>
                    </a:xfrm>
                    <a:prstGeom prst="rect">
                      <a:avLst/>
                    </a:prstGeom>
                  </pic:spPr>
                </pic:pic>
              </a:graphicData>
            </a:graphic>
          </wp:inline>
        </w:drawing>
      </w:r>
    </w:p>
    <w:p w14:paraId="230D41B3" w14:textId="77777777" w:rsidR="004801AB" w:rsidRDefault="004801AB" w:rsidP="005C1822">
      <w:pPr>
        <w:pStyle w:val="BodyText"/>
      </w:pPr>
    </w:p>
    <w:p w14:paraId="4E9E2FB7" w14:textId="77777777" w:rsidR="004801AB" w:rsidRDefault="004801AB" w:rsidP="005C1822">
      <w:pPr>
        <w:pStyle w:val="BodyText"/>
      </w:pPr>
    </w:p>
    <w:p w14:paraId="25996875" w14:textId="77777777" w:rsidR="004801AB" w:rsidRDefault="004801AB" w:rsidP="005C1822">
      <w:pPr>
        <w:pStyle w:val="BodyText"/>
      </w:pPr>
    </w:p>
    <w:p w14:paraId="09491657" w14:textId="77777777" w:rsidR="007276B2" w:rsidRPr="00E33D85" w:rsidRDefault="007276B2" w:rsidP="007276B2">
      <w:pPr>
        <w:pStyle w:val="Heading2"/>
        <w:pBdr>
          <w:top w:val="none" w:sz="0" w:space="0" w:color="auto"/>
        </w:pBdr>
        <w:rPr>
          <w:rFonts w:asciiTheme="minorHAnsi" w:hAnsiTheme="minorHAnsi"/>
        </w:rPr>
      </w:pPr>
      <w:bookmarkStart w:id="1886" w:name="_Toc492046277"/>
      <w:r w:rsidRPr="00E33D85">
        <w:rPr>
          <w:rFonts w:asciiTheme="minorHAnsi" w:hAnsiTheme="minorHAnsi"/>
        </w:rPr>
        <w:lastRenderedPageBreak/>
        <w:t>Cartridges Structure and Reference</w:t>
      </w:r>
      <w:bookmarkEnd w:id="1886"/>
    </w:p>
    <w:p w14:paraId="53EAC62B" w14:textId="77777777" w:rsidR="003F179C" w:rsidRPr="00E33D85" w:rsidRDefault="007907B0" w:rsidP="005C1822">
      <w:pPr>
        <w:pStyle w:val="BodyText"/>
      </w:pPr>
      <w:r>
        <w:rPr>
          <w:noProof/>
        </w:rPr>
        <w:drawing>
          <wp:inline distT="0" distB="0" distL="0" distR="0" wp14:anchorId="2C4BBF3D" wp14:editId="70F45036">
            <wp:extent cx="3057525" cy="4848225"/>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srcRect/>
                    <a:stretch>
                      <a:fillRect/>
                    </a:stretch>
                  </pic:blipFill>
                  <pic:spPr bwMode="auto">
                    <a:xfrm>
                      <a:off x="0" y="0"/>
                      <a:ext cx="3057525" cy="4848225"/>
                    </a:xfrm>
                    <a:prstGeom prst="rect">
                      <a:avLst/>
                    </a:prstGeom>
                    <a:noFill/>
                    <a:ln w="9525">
                      <a:noFill/>
                      <a:miter lim="800000"/>
                      <a:headEnd/>
                      <a:tailEnd/>
                    </a:ln>
                  </pic:spPr>
                </pic:pic>
              </a:graphicData>
            </a:graphic>
          </wp:inline>
        </w:drawing>
      </w:r>
    </w:p>
    <w:p w14:paraId="70C15328" w14:textId="44C73EFE" w:rsidR="00652BB3" w:rsidRPr="00E33D85" w:rsidRDefault="00652BB3" w:rsidP="00652BB3">
      <w:pPr>
        <w:pStyle w:val="Heading1"/>
        <w:framePr w:wrap="auto" w:vAnchor="margin" w:yAlign="inline"/>
        <w:rPr>
          <w:rFonts w:asciiTheme="minorHAnsi" w:hAnsiTheme="minorHAnsi"/>
        </w:rPr>
      </w:pPr>
      <w:bookmarkStart w:id="1887" w:name="_Toc368651184"/>
      <w:bookmarkStart w:id="1888" w:name="_Toc492046278"/>
      <w:bookmarkEnd w:id="1884"/>
      <w:r w:rsidRPr="00E33D85">
        <w:rPr>
          <w:rFonts w:asciiTheme="minorHAnsi" w:hAnsiTheme="minorHAnsi"/>
        </w:rPr>
        <w:t>Typical Project Plan</w:t>
      </w:r>
      <w:bookmarkEnd w:id="1887"/>
      <w:bookmarkEnd w:id="1888"/>
    </w:p>
    <w:p w14:paraId="43A0292E" w14:textId="77777777" w:rsidR="003D49FF" w:rsidRPr="00E33D85" w:rsidRDefault="003D49FF" w:rsidP="003D49FF">
      <w:pPr>
        <w:pStyle w:val="Heading2"/>
        <w:rPr>
          <w:rFonts w:asciiTheme="minorHAnsi" w:hAnsiTheme="minorHAnsi"/>
        </w:rPr>
      </w:pPr>
      <w:bookmarkStart w:id="1889" w:name="_Toc368651185"/>
      <w:bookmarkStart w:id="1890" w:name="_Toc492046279"/>
      <w:r w:rsidRPr="00E33D85">
        <w:rPr>
          <w:rFonts w:asciiTheme="minorHAnsi" w:hAnsiTheme="minorHAnsi"/>
        </w:rPr>
        <w:t>Roles, Responsibilities</w:t>
      </w:r>
      <w:bookmarkEnd w:id="1889"/>
      <w:bookmarkEnd w:id="1890"/>
    </w:p>
    <w:p w14:paraId="7258A918" w14:textId="77777777" w:rsidR="003D49FF" w:rsidRPr="00EF1C6B" w:rsidRDefault="003D49FF" w:rsidP="005C1822">
      <w:pPr>
        <w:pStyle w:val="BodyText"/>
      </w:pPr>
      <w:r w:rsidRPr="00EF1C6B">
        <w:t xml:space="preserve">Typically most of the integration works is done by the backend developer. We expect that the person doing this integration is familiar with the web service, xml processing and has hands on experience with the Demandware platform. </w:t>
      </w:r>
    </w:p>
    <w:p w14:paraId="4E5BE053" w14:textId="665F6079" w:rsidR="003D49FF" w:rsidRPr="00E33D85" w:rsidRDefault="003D49FF" w:rsidP="003D49FF">
      <w:pPr>
        <w:pStyle w:val="Heading2"/>
        <w:rPr>
          <w:rFonts w:asciiTheme="minorHAnsi" w:hAnsiTheme="minorHAnsi"/>
        </w:rPr>
      </w:pPr>
      <w:bookmarkStart w:id="1891" w:name="_Toc368651186"/>
      <w:bookmarkStart w:id="1892" w:name="_Toc492046280"/>
      <w:r w:rsidRPr="00E33D85">
        <w:rPr>
          <w:rFonts w:asciiTheme="minorHAnsi" w:hAnsiTheme="minorHAnsi"/>
        </w:rPr>
        <w:lastRenderedPageBreak/>
        <w:t xml:space="preserve">Typical Efforts and </w:t>
      </w:r>
      <w:commentRangeStart w:id="1893"/>
      <w:r w:rsidRPr="00E33D85">
        <w:rPr>
          <w:rFonts w:asciiTheme="minorHAnsi" w:hAnsiTheme="minorHAnsi"/>
        </w:rPr>
        <w:t>Timelines</w:t>
      </w:r>
      <w:bookmarkEnd w:id="1891"/>
      <w:commentRangeEnd w:id="1893"/>
      <w:r w:rsidR="00612666">
        <w:rPr>
          <w:rStyle w:val="CommentReference"/>
          <w:rFonts w:asciiTheme="minorHAnsi" w:eastAsiaTheme="minorHAnsi" w:hAnsiTheme="minorHAnsi" w:cstheme="minorBidi"/>
          <w:b w:val="0"/>
        </w:rPr>
        <w:commentReference w:id="1893"/>
      </w:r>
      <w:bookmarkEnd w:id="1892"/>
    </w:p>
    <w:p w14:paraId="35B9AB7E" w14:textId="77777777" w:rsidR="003D49FF" w:rsidRPr="00E33D85" w:rsidRDefault="003D49FF" w:rsidP="005C1822">
      <w:pPr>
        <w:pStyle w:val="BodyText"/>
      </w:pPr>
      <w:r w:rsidRPr="00E33D85">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0"/>
        <w:gridCol w:w="4021"/>
        <w:gridCol w:w="3057"/>
      </w:tblGrid>
      <w:tr w:rsidR="003D49FF" w:rsidRPr="00E33D85" w14:paraId="439E1C72" w14:textId="77777777" w:rsidTr="005B5B37">
        <w:trPr>
          <w:trHeight w:val="323"/>
        </w:trPr>
        <w:tc>
          <w:tcPr>
            <w:tcW w:w="2451" w:type="dxa"/>
            <w:shd w:val="clear" w:color="auto" w:fill="BFBFBF" w:themeFill="background1" w:themeFillShade="BF"/>
          </w:tcPr>
          <w:p w14:paraId="2EF4C45C" w14:textId="77777777" w:rsidR="003D49FF" w:rsidRPr="00E33D85" w:rsidRDefault="003D49FF" w:rsidP="00E507BD">
            <w:pPr>
              <w:spacing w:after="0" w:line="240" w:lineRule="auto"/>
              <w:rPr>
                <w:b/>
              </w:rPr>
            </w:pPr>
            <w:r w:rsidRPr="00E33D85">
              <w:rPr>
                <w:b/>
              </w:rPr>
              <w:t xml:space="preserve">CyberSource Service </w:t>
            </w:r>
          </w:p>
        </w:tc>
        <w:tc>
          <w:tcPr>
            <w:tcW w:w="4402" w:type="dxa"/>
            <w:shd w:val="clear" w:color="auto" w:fill="BFBFBF" w:themeFill="background1" w:themeFillShade="BF"/>
          </w:tcPr>
          <w:p w14:paraId="7F1DD11D" w14:textId="77777777" w:rsidR="003D49FF" w:rsidRPr="00E33D85" w:rsidRDefault="003D49FF" w:rsidP="00E507BD">
            <w:pPr>
              <w:spacing w:after="0" w:line="240" w:lineRule="auto"/>
              <w:rPr>
                <w:b/>
              </w:rPr>
            </w:pPr>
            <w:r w:rsidRPr="00E33D85">
              <w:rPr>
                <w:b/>
              </w:rPr>
              <w:t>Level of Effort (LOE)</w:t>
            </w:r>
          </w:p>
        </w:tc>
        <w:tc>
          <w:tcPr>
            <w:tcW w:w="3335" w:type="dxa"/>
            <w:shd w:val="clear" w:color="auto" w:fill="BFBFBF" w:themeFill="background1" w:themeFillShade="BF"/>
          </w:tcPr>
          <w:p w14:paraId="35EC419E" w14:textId="77777777" w:rsidR="003D49FF" w:rsidRPr="00E33D85" w:rsidRDefault="003D49FF" w:rsidP="00E507BD">
            <w:pPr>
              <w:spacing w:after="0" w:line="240" w:lineRule="auto"/>
              <w:rPr>
                <w:b/>
              </w:rPr>
            </w:pPr>
            <w:r w:rsidRPr="00E33D85">
              <w:rPr>
                <w:b/>
              </w:rPr>
              <w:t>Dependencies</w:t>
            </w:r>
          </w:p>
        </w:tc>
      </w:tr>
      <w:tr w:rsidR="003D49FF" w:rsidRPr="00E33D85" w14:paraId="1839B969" w14:textId="77777777" w:rsidTr="001D27CF">
        <w:tc>
          <w:tcPr>
            <w:tcW w:w="2451" w:type="dxa"/>
          </w:tcPr>
          <w:p w14:paraId="23B61749" w14:textId="77777777" w:rsidR="003D49FF" w:rsidRPr="00E33D85" w:rsidRDefault="003D49FF" w:rsidP="00E507BD">
            <w:pPr>
              <w:spacing w:after="0" w:line="240" w:lineRule="auto"/>
            </w:pPr>
            <w:r w:rsidRPr="00E33D85">
              <w:t>Initial Cartridge Setup</w:t>
            </w:r>
          </w:p>
        </w:tc>
        <w:tc>
          <w:tcPr>
            <w:tcW w:w="4402" w:type="dxa"/>
          </w:tcPr>
          <w:p w14:paraId="1BA80524" w14:textId="77777777" w:rsidR="003D49FF" w:rsidRPr="00E33D85" w:rsidRDefault="003D49FF" w:rsidP="00E507BD">
            <w:pPr>
              <w:spacing w:after="0" w:line="240" w:lineRule="auto"/>
            </w:pPr>
            <w:r w:rsidRPr="00E33D85">
              <w:rPr>
                <w:b/>
              </w:rPr>
              <w:t>0.5</w:t>
            </w:r>
            <w:r w:rsidR="00C5387E" w:rsidRPr="00E33D85">
              <w:t>–</w:t>
            </w:r>
            <w:r w:rsidRPr="00E33D85">
              <w:t xml:space="preserve"> Person Day</w:t>
            </w:r>
          </w:p>
          <w:p w14:paraId="17DA03B5" w14:textId="77777777" w:rsidR="003D49FF" w:rsidRPr="00E33D85" w:rsidRDefault="003D49FF" w:rsidP="00E507BD">
            <w:pPr>
              <w:spacing w:after="0" w:line="240" w:lineRule="auto"/>
            </w:pPr>
            <w:r w:rsidRPr="00E33D85">
              <w:t>List of tasks involved:</w:t>
            </w:r>
          </w:p>
          <w:p w14:paraId="21CCF120" w14:textId="77777777" w:rsidR="003D49FF" w:rsidRPr="00E33D85" w:rsidRDefault="003D49FF" w:rsidP="007D5AFD">
            <w:pPr>
              <w:pStyle w:val="Listenabsatz"/>
              <w:numPr>
                <w:ilvl w:val="0"/>
                <w:numId w:val="20"/>
              </w:numPr>
              <w:spacing w:after="0" w:line="240" w:lineRule="auto"/>
            </w:pPr>
            <w:r w:rsidRPr="00E33D85">
              <w:t>Add  CyberSource Cartridge</w:t>
            </w:r>
            <w:r w:rsidR="008733E6" w:rsidRPr="00E33D85">
              <w:t>s</w:t>
            </w:r>
            <w:r w:rsidRPr="00E33D85">
              <w:t xml:space="preserve"> to the project</w:t>
            </w:r>
          </w:p>
          <w:p w14:paraId="4E4B1F35" w14:textId="77777777" w:rsidR="003D49FF" w:rsidRPr="00E33D85" w:rsidRDefault="003D49FF" w:rsidP="007D5AFD">
            <w:pPr>
              <w:pStyle w:val="Listenabsatz"/>
              <w:numPr>
                <w:ilvl w:val="0"/>
                <w:numId w:val="18"/>
              </w:numPr>
              <w:spacing w:before="240" w:after="0" w:line="240" w:lineRule="auto"/>
            </w:pPr>
            <w:r w:rsidRPr="00E33D85">
              <w:t xml:space="preserve">Import </w:t>
            </w:r>
            <w:r w:rsidR="008733E6" w:rsidRPr="00E33D85">
              <w:t>Configuration files as specified in configuration section</w:t>
            </w:r>
          </w:p>
        </w:tc>
        <w:tc>
          <w:tcPr>
            <w:tcW w:w="3335" w:type="dxa"/>
          </w:tcPr>
          <w:p w14:paraId="32F91224" w14:textId="77777777" w:rsidR="003D49FF" w:rsidRPr="00E33D85" w:rsidRDefault="003D49FF" w:rsidP="007D5AFD">
            <w:pPr>
              <w:pStyle w:val="Listenabsatz"/>
              <w:numPr>
                <w:ilvl w:val="0"/>
                <w:numId w:val="17"/>
              </w:numPr>
              <w:spacing w:after="0" w:line="240" w:lineRule="auto"/>
            </w:pPr>
            <w:r w:rsidRPr="00E33D85">
              <w:t xml:space="preserve">Cartridge is available </w:t>
            </w:r>
          </w:p>
        </w:tc>
      </w:tr>
      <w:tr w:rsidR="003D49FF" w:rsidRPr="00E33D85" w14:paraId="1FC30957" w14:textId="77777777" w:rsidTr="001D27CF">
        <w:tc>
          <w:tcPr>
            <w:tcW w:w="2451" w:type="dxa"/>
          </w:tcPr>
          <w:p w14:paraId="798AABCF" w14:textId="77777777" w:rsidR="003D49FF" w:rsidRPr="00E33D85" w:rsidRDefault="003D49FF" w:rsidP="00E507BD">
            <w:pPr>
              <w:spacing w:after="0" w:line="240" w:lineRule="auto"/>
            </w:pPr>
            <w:r w:rsidRPr="00E33D85">
              <w:t>Authorize Credit Card</w:t>
            </w:r>
          </w:p>
        </w:tc>
        <w:tc>
          <w:tcPr>
            <w:tcW w:w="4402" w:type="dxa"/>
          </w:tcPr>
          <w:p w14:paraId="57EE2D04" w14:textId="77777777" w:rsidR="003D49FF" w:rsidRPr="00E33D85" w:rsidRDefault="003D49FF" w:rsidP="00E507BD">
            <w:pPr>
              <w:spacing w:after="0" w:line="240" w:lineRule="auto"/>
            </w:pPr>
            <w:r w:rsidRPr="00E33D85">
              <w:rPr>
                <w:b/>
              </w:rPr>
              <w:t>0.5</w:t>
            </w:r>
            <w:r w:rsidR="00C5387E" w:rsidRPr="00E33D85">
              <w:t>–</w:t>
            </w:r>
            <w:r w:rsidRPr="00E33D85">
              <w:t xml:space="preserve"> Person Day</w:t>
            </w:r>
          </w:p>
          <w:p w14:paraId="6741E65D" w14:textId="77777777" w:rsidR="003D49FF" w:rsidRPr="00E33D85" w:rsidRDefault="003D49FF" w:rsidP="00E507BD">
            <w:pPr>
              <w:spacing w:after="0" w:line="240" w:lineRule="auto"/>
            </w:pPr>
            <w:r w:rsidRPr="00E33D85">
              <w:t>List of tasks involved:</w:t>
            </w:r>
          </w:p>
          <w:p w14:paraId="662F7DE9" w14:textId="77777777" w:rsidR="003D49FF" w:rsidRPr="00E33D85" w:rsidRDefault="003D49FF" w:rsidP="007D5AFD">
            <w:pPr>
              <w:pStyle w:val="Listenabsatz"/>
              <w:numPr>
                <w:ilvl w:val="0"/>
                <w:numId w:val="20"/>
              </w:numPr>
              <w:spacing w:after="0" w:line="240" w:lineRule="auto"/>
            </w:pPr>
            <w:r w:rsidRPr="00E33D85">
              <w:t xml:space="preserve">Integrate CyberSource-AuthorizeCreditCard </w:t>
            </w:r>
            <w:r w:rsidR="003F4C2A" w:rsidRPr="00E33D85">
              <w:t>controller</w:t>
            </w:r>
            <w:r w:rsidRPr="00E33D85">
              <w:t xml:space="preserve"> with COPlaceOrder.</w:t>
            </w:r>
          </w:p>
        </w:tc>
        <w:tc>
          <w:tcPr>
            <w:tcW w:w="3335" w:type="dxa"/>
          </w:tcPr>
          <w:p w14:paraId="46FE44B6" w14:textId="77777777" w:rsidR="003D49FF" w:rsidRPr="00E33D85" w:rsidRDefault="003D49FF" w:rsidP="007D5AFD">
            <w:pPr>
              <w:pStyle w:val="Listenabsatz"/>
              <w:numPr>
                <w:ilvl w:val="0"/>
                <w:numId w:val="17"/>
              </w:numPr>
              <w:spacing w:after="0" w:line="240" w:lineRule="auto"/>
            </w:pPr>
            <w:r w:rsidRPr="00E33D85">
              <w:t>Merchant ID and Key is established for the client.</w:t>
            </w:r>
          </w:p>
          <w:p w14:paraId="239ED7A1" w14:textId="77777777" w:rsidR="003D49FF" w:rsidRPr="00E33D85" w:rsidRDefault="003D49FF" w:rsidP="007D5AFD">
            <w:pPr>
              <w:pStyle w:val="Listenabsatz"/>
              <w:numPr>
                <w:ilvl w:val="0"/>
                <w:numId w:val="17"/>
              </w:numPr>
              <w:spacing w:after="0" w:line="240" w:lineRule="auto"/>
            </w:pPr>
            <w:r w:rsidRPr="00E33D85">
              <w:t xml:space="preserve">Site Preferences for authorization configured with above ID and Key. </w:t>
            </w:r>
          </w:p>
        </w:tc>
      </w:tr>
      <w:tr w:rsidR="003D49FF" w:rsidRPr="00E33D85" w14:paraId="1BCE92BE" w14:textId="77777777" w:rsidTr="001D27CF">
        <w:tc>
          <w:tcPr>
            <w:tcW w:w="2451" w:type="dxa"/>
          </w:tcPr>
          <w:p w14:paraId="184A1DE2" w14:textId="77777777" w:rsidR="003D49FF" w:rsidRPr="00E33D85" w:rsidRDefault="003D49FF" w:rsidP="00E507BD">
            <w:pPr>
              <w:spacing w:after="0" w:line="240" w:lineRule="auto"/>
            </w:pPr>
            <w:r w:rsidRPr="00E33D85">
              <w:t>Device Fingerprint (as addition to Authorize Credit Card)</w:t>
            </w:r>
          </w:p>
        </w:tc>
        <w:tc>
          <w:tcPr>
            <w:tcW w:w="4402" w:type="dxa"/>
          </w:tcPr>
          <w:p w14:paraId="6E692151" w14:textId="77777777" w:rsidR="003D49FF" w:rsidRPr="00E33D85" w:rsidRDefault="003D49FF" w:rsidP="00E507BD">
            <w:pPr>
              <w:spacing w:after="0" w:line="240" w:lineRule="auto"/>
              <w:rPr>
                <w:b/>
              </w:rPr>
            </w:pPr>
            <w:r w:rsidRPr="00E33D85">
              <w:rPr>
                <w:b/>
              </w:rPr>
              <w:t xml:space="preserve">0.5 </w:t>
            </w:r>
            <w:r w:rsidRPr="00E33D85">
              <w:rPr>
                <w:bCs/>
              </w:rPr>
              <w:t>Person Day</w:t>
            </w:r>
          </w:p>
        </w:tc>
        <w:tc>
          <w:tcPr>
            <w:tcW w:w="3335" w:type="dxa"/>
          </w:tcPr>
          <w:p w14:paraId="523025CC" w14:textId="77777777" w:rsidR="003D49FF" w:rsidRPr="00E33D85" w:rsidRDefault="003D49FF" w:rsidP="007D5AFD">
            <w:pPr>
              <w:pStyle w:val="Listenabsatz"/>
              <w:numPr>
                <w:ilvl w:val="0"/>
                <w:numId w:val="17"/>
              </w:numPr>
              <w:spacing w:after="0" w:line="240" w:lineRule="auto"/>
            </w:pPr>
            <w:r w:rsidRPr="00E33D85">
              <w:t>Enable Device Fingerprint, set Organization ID</w:t>
            </w:r>
          </w:p>
          <w:p w14:paraId="1C26E93D" w14:textId="77777777" w:rsidR="003D49FF" w:rsidRPr="00E33D85" w:rsidRDefault="003D49FF" w:rsidP="007D5AFD">
            <w:pPr>
              <w:pStyle w:val="Listenabsatz"/>
              <w:numPr>
                <w:ilvl w:val="0"/>
                <w:numId w:val="17"/>
              </w:numPr>
              <w:spacing w:after="0" w:line="240" w:lineRule="auto"/>
            </w:pPr>
            <w:r w:rsidRPr="00E33D85">
              <w:t>Add include at billing page.</w:t>
            </w:r>
          </w:p>
        </w:tc>
      </w:tr>
      <w:tr w:rsidR="003D49FF" w:rsidRPr="00E33D85" w14:paraId="46AE254F" w14:textId="77777777" w:rsidTr="001D27CF">
        <w:tc>
          <w:tcPr>
            <w:tcW w:w="2451" w:type="dxa"/>
          </w:tcPr>
          <w:p w14:paraId="5EE044BC" w14:textId="77777777" w:rsidR="003D49FF" w:rsidRPr="00E33D85" w:rsidRDefault="003D49FF" w:rsidP="00E507BD">
            <w:pPr>
              <w:spacing w:after="0" w:line="240" w:lineRule="auto"/>
            </w:pPr>
            <w:r w:rsidRPr="00E33D85">
              <w:t>Address Verification Service (AVS)*</w:t>
            </w:r>
          </w:p>
        </w:tc>
        <w:tc>
          <w:tcPr>
            <w:tcW w:w="4402" w:type="dxa"/>
          </w:tcPr>
          <w:p w14:paraId="5CB9C599" w14:textId="77777777" w:rsidR="003D49FF" w:rsidRPr="00E33D85" w:rsidRDefault="003D49FF" w:rsidP="00E507BD">
            <w:pPr>
              <w:spacing w:after="0" w:line="240" w:lineRule="auto"/>
            </w:pPr>
            <w:r w:rsidRPr="00E33D85">
              <w:rPr>
                <w:b/>
              </w:rPr>
              <w:t>0.5</w:t>
            </w:r>
            <w:r w:rsidR="00C5387E" w:rsidRPr="00E33D85">
              <w:t>–</w:t>
            </w:r>
            <w:r w:rsidRPr="00E33D85">
              <w:t xml:space="preserve"> Person Day</w:t>
            </w:r>
          </w:p>
          <w:p w14:paraId="5DDE6E99" w14:textId="77777777" w:rsidR="003D49FF" w:rsidRPr="00E33D85" w:rsidRDefault="003D49FF" w:rsidP="00E507BD">
            <w:pPr>
              <w:spacing w:after="0" w:line="240" w:lineRule="auto"/>
            </w:pPr>
          </w:p>
        </w:tc>
        <w:tc>
          <w:tcPr>
            <w:tcW w:w="3335" w:type="dxa"/>
          </w:tcPr>
          <w:p w14:paraId="3945D2A0" w14:textId="77777777" w:rsidR="003D49FF" w:rsidRPr="00E33D85" w:rsidRDefault="003D49FF" w:rsidP="007D5AFD">
            <w:pPr>
              <w:pStyle w:val="Listenabsatz"/>
              <w:numPr>
                <w:ilvl w:val="0"/>
                <w:numId w:val="17"/>
              </w:numPr>
              <w:spacing w:after="0" w:line="240" w:lineRule="auto"/>
            </w:pPr>
            <w:r w:rsidRPr="00E33D85">
              <w:t>Initial Cartridge Setup</w:t>
            </w:r>
          </w:p>
        </w:tc>
      </w:tr>
      <w:tr w:rsidR="003D49FF" w:rsidRPr="00E33D85" w14:paraId="0E713482" w14:textId="77777777" w:rsidTr="001D27CF">
        <w:tc>
          <w:tcPr>
            <w:tcW w:w="2451" w:type="dxa"/>
          </w:tcPr>
          <w:p w14:paraId="21DA11BB" w14:textId="77777777" w:rsidR="003D49FF" w:rsidRPr="00E33D85" w:rsidRDefault="003D49FF" w:rsidP="00E507BD">
            <w:pPr>
              <w:spacing w:after="0" w:line="240" w:lineRule="auto"/>
            </w:pPr>
            <w:r w:rsidRPr="00E33D85">
              <w:t>Delivery Address Verification (DAV)*</w:t>
            </w:r>
          </w:p>
        </w:tc>
        <w:tc>
          <w:tcPr>
            <w:tcW w:w="4402" w:type="dxa"/>
          </w:tcPr>
          <w:p w14:paraId="45E6F818" w14:textId="77777777" w:rsidR="003D49FF" w:rsidRPr="00E33D85" w:rsidRDefault="003D49FF" w:rsidP="00E507BD">
            <w:pPr>
              <w:spacing w:after="0" w:line="240" w:lineRule="auto"/>
            </w:pPr>
            <w:r w:rsidRPr="00E33D85">
              <w:rPr>
                <w:b/>
              </w:rPr>
              <w:t>0.5</w:t>
            </w:r>
            <w:r w:rsidR="00C5387E" w:rsidRPr="00E33D85">
              <w:t>–</w:t>
            </w:r>
            <w:r w:rsidRPr="00E33D85">
              <w:t xml:space="preserve"> Person Day</w:t>
            </w:r>
          </w:p>
        </w:tc>
        <w:tc>
          <w:tcPr>
            <w:tcW w:w="3335" w:type="dxa"/>
          </w:tcPr>
          <w:p w14:paraId="48C87D4C" w14:textId="77777777" w:rsidR="003D49FF" w:rsidRPr="00E33D85" w:rsidRDefault="003D49FF" w:rsidP="007D5AFD">
            <w:pPr>
              <w:pStyle w:val="Listenabsatz"/>
              <w:numPr>
                <w:ilvl w:val="0"/>
                <w:numId w:val="17"/>
              </w:numPr>
              <w:spacing w:after="0" w:line="240" w:lineRule="auto"/>
            </w:pPr>
            <w:r w:rsidRPr="00E33D85">
              <w:t>Initial Cartridge Setup</w:t>
            </w:r>
          </w:p>
          <w:p w14:paraId="4E7B9883" w14:textId="77777777" w:rsidR="003D49FF" w:rsidRPr="00E33D85" w:rsidRDefault="003D49FF" w:rsidP="00E507BD">
            <w:pPr>
              <w:pStyle w:val="Listenabsatz"/>
              <w:spacing w:after="0" w:line="240" w:lineRule="auto"/>
              <w:ind w:left="360"/>
            </w:pPr>
          </w:p>
          <w:p w14:paraId="7696B380" w14:textId="77777777" w:rsidR="003D49FF" w:rsidRPr="00E33D85" w:rsidRDefault="003D49FF" w:rsidP="00E507BD">
            <w:pPr>
              <w:pStyle w:val="Listenabsatz"/>
              <w:spacing w:after="0" w:line="240" w:lineRule="auto"/>
              <w:ind w:left="360"/>
            </w:pPr>
          </w:p>
        </w:tc>
      </w:tr>
      <w:tr w:rsidR="003D49FF" w:rsidRPr="00E33D85" w14:paraId="6278D826" w14:textId="77777777" w:rsidTr="001D27CF">
        <w:tc>
          <w:tcPr>
            <w:tcW w:w="2451" w:type="dxa"/>
          </w:tcPr>
          <w:p w14:paraId="27F80E35" w14:textId="77777777" w:rsidR="003D49FF" w:rsidRPr="00E33D85" w:rsidRDefault="003D49FF" w:rsidP="00E507BD">
            <w:pPr>
              <w:spacing w:after="0" w:line="240" w:lineRule="auto"/>
            </w:pPr>
            <w:r w:rsidRPr="00E33D85">
              <w:t>Decision Manager</w:t>
            </w:r>
          </w:p>
        </w:tc>
        <w:tc>
          <w:tcPr>
            <w:tcW w:w="4402" w:type="dxa"/>
          </w:tcPr>
          <w:p w14:paraId="7245DCD2" w14:textId="77777777" w:rsidR="003D49FF" w:rsidRPr="00E33D85" w:rsidRDefault="003D49FF" w:rsidP="00E507BD">
            <w:pPr>
              <w:spacing w:after="0" w:line="240" w:lineRule="auto"/>
            </w:pPr>
            <w:r w:rsidRPr="00E33D85">
              <w:rPr>
                <w:b/>
              </w:rPr>
              <w:t>0.5</w:t>
            </w:r>
            <w:r w:rsidR="00C5387E" w:rsidRPr="00E33D85">
              <w:t>–</w:t>
            </w:r>
            <w:r w:rsidRPr="00E33D85">
              <w:t xml:space="preserve"> Person Day</w:t>
            </w:r>
          </w:p>
          <w:p w14:paraId="7D354EC2" w14:textId="77777777" w:rsidR="003D49FF" w:rsidRPr="00E33D85" w:rsidRDefault="003D49FF" w:rsidP="00E507BD">
            <w:pPr>
              <w:spacing w:after="0" w:line="240" w:lineRule="auto"/>
            </w:pPr>
          </w:p>
        </w:tc>
        <w:tc>
          <w:tcPr>
            <w:tcW w:w="3335" w:type="dxa"/>
          </w:tcPr>
          <w:p w14:paraId="011B6D07" w14:textId="77777777" w:rsidR="003D49FF" w:rsidRPr="00E33D85" w:rsidRDefault="003D49FF" w:rsidP="007D5AFD">
            <w:pPr>
              <w:pStyle w:val="Listenabsatz"/>
              <w:numPr>
                <w:ilvl w:val="0"/>
                <w:numId w:val="16"/>
              </w:numPr>
              <w:spacing w:after="0" w:line="240" w:lineRule="auto"/>
            </w:pPr>
            <w:r w:rsidRPr="00E33D85">
              <w:t>Access to Decision Manager.</w:t>
            </w:r>
          </w:p>
          <w:p w14:paraId="14326576" w14:textId="77777777" w:rsidR="003D49FF" w:rsidRPr="00E33D85" w:rsidRDefault="003D49FF" w:rsidP="007D5AFD">
            <w:pPr>
              <w:pStyle w:val="Listenabsatz"/>
              <w:numPr>
                <w:ilvl w:val="0"/>
                <w:numId w:val="16"/>
              </w:numPr>
              <w:spacing w:after="0" w:line="240" w:lineRule="auto"/>
            </w:pPr>
            <w:r w:rsidRPr="00E33D85">
              <w:t>Business rules are defined.</w:t>
            </w:r>
          </w:p>
          <w:p w14:paraId="6C6B1105" w14:textId="77777777" w:rsidR="003D49FF" w:rsidRPr="00E33D85" w:rsidRDefault="003D49FF" w:rsidP="007D5AFD">
            <w:pPr>
              <w:pStyle w:val="Listenabsatz"/>
              <w:numPr>
                <w:ilvl w:val="0"/>
                <w:numId w:val="16"/>
              </w:numPr>
              <w:spacing w:after="0" w:line="240" w:lineRule="auto"/>
            </w:pPr>
            <w:r w:rsidRPr="00E33D85">
              <w:t>Order status notification URL pointing to Cybersource-</w:t>
            </w:r>
            <w:r w:rsidR="003C6BF5" w:rsidRPr="00E33D85">
              <w:t>New Decision</w:t>
            </w:r>
            <w:r w:rsidRPr="00E33D85">
              <w:t xml:space="preserve"> is defined. </w:t>
            </w:r>
          </w:p>
        </w:tc>
      </w:tr>
      <w:tr w:rsidR="00C13640" w:rsidRPr="00E33D85" w14:paraId="30559714" w14:textId="77777777" w:rsidTr="001D27CF">
        <w:tc>
          <w:tcPr>
            <w:tcW w:w="2451" w:type="dxa"/>
          </w:tcPr>
          <w:p w14:paraId="51091E9E" w14:textId="77777777" w:rsidR="00C13640" w:rsidRPr="00E33D85" w:rsidRDefault="00C13640" w:rsidP="00E507BD">
            <w:pPr>
              <w:spacing w:after="0" w:line="240" w:lineRule="auto"/>
            </w:pPr>
            <w:r w:rsidRPr="00E33D85">
              <w:t>Payment Tokenization</w:t>
            </w:r>
            <w:r w:rsidR="00FD2BE9" w:rsidRPr="00E33D85">
              <w:t>*</w:t>
            </w:r>
          </w:p>
        </w:tc>
        <w:tc>
          <w:tcPr>
            <w:tcW w:w="4402" w:type="dxa"/>
          </w:tcPr>
          <w:p w14:paraId="65E8740E" w14:textId="77777777" w:rsidR="00C13640" w:rsidRPr="00E33D85" w:rsidRDefault="00C13640" w:rsidP="00E507BD">
            <w:pPr>
              <w:spacing w:after="0" w:line="240" w:lineRule="auto"/>
            </w:pPr>
            <w:r w:rsidRPr="00E33D85">
              <w:rPr>
                <w:b/>
              </w:rPr>
              <w:t>0.5</w:t>
            </w:r>
            <w:r w:rsidR="00C5387E" w:rsidRPr="00E33D85">
              <w:t>–</w:t>
            </w:r>
            <w:r w:rsidRPr="00E33D85">
              <w:t xml:space="preserve"> Person Day</w:t>
            </w:r>
          </w:p>
          <w:p w14:paraId="21B92311" w14:textId="77777777" w:rsidR="00C13640" w:rsidRPr="00E33D85" w:rsidRDefault="00C13640" w:rsidP="00E507BD">
            <w:pPr>
              <w:spacing w:after="0" w:line="240" w:lineRule="auto"/>
            </w:pPr>
            <w:r w:rsidRPr="00E33D85">
              <w:t>+</w:t>
            </w:r>
          </w:p>
          <w:p w14:paraId="5682FED1" w14:textId="77777777" w:rsidR="00C13640" w:rsidRPr="00E33D85" w:rsidRDefault="00C13640" w:rsidP="00E507BD">
            <w:pPr>
              <w:spacing w:after="0" w:line="240" w:lineRule="auto"/>
              <w:rPr>
                <w:b/>
              </w:rPr>
            </w:pPr>
            <w:r w:rsidRPr="00E33D85">
              <w:t>Depends on customization needs</w:t>
            </w:r>
          </w:p>
        </w:tc>
        <w:tc>
          <w:tcPr>
            <w:tcW w:w="3335" w:type="dxa"/>
          </w:tcPr>
          <w:p w14:paraId="7A76883D" w14:textId="77777777" w:rsidR="00C13640" w:rsidRPr="00E33D85" w:rsidRDefault="00C13640" w:rsidP="007D5AFD">
            <w:pPr>
              <w:pStyle w:val="Listenabsatz"/>
              <w:numPr>
                <w:ilvl w:val="0"/>
                <w:numId w:val="16"/>
              </w:numPr>
              <w:spacing w:after="0" w:line="240" w:lineRule="auto"/>
            </w:pPr>
            <w:r w:rsidRPr="00E33D85">
              <w:t>Initial Cartridge Setup</w:t>
            </w:r>
          </w:p>
        </w:tc>
      </w:tr>
      <w:tr w:rsidR="00030D59" w:rsidRPr="00E33D85" w14:paraId="3FEE293A" w14:textId="77777777" w:rsidTr="001D27CF">
        <w:tc>
          <w:tcPr>
            <w:tcW w:w="2451" w:type="dxa"/>
          </w:tcPr>
          <w:p w14:paraId="5E91AB1D" w14:textId="77777777" w:rsidR="00030D59" w:rsidRPr="00E33D85" w:rsidRDefault="00030D59" w:rsidP="00E507BD">
            <w:pPr>
              <w:spacing w:after="0" w:line="240" w:lineRule="auto"/>
            </w:pPr>
            <w:r w:rsidRPr="00E33D85">
              <w:t>Payer Authentication</w:t>
            </w:r>
          </w:p>
        </w:tc>
        <w:tc>
          <w:tcPr>
            <w:tcW w:w="4402" w:type="dxa"/>
          </w:tcPr>
          <w:p w14:paraId="155E5101" w14:textId="77777777" w:rsidR="00030D59" w:rsidRPr="00E33D85" w:rsidRDefault="00030D59" w:rsidP="00E507BD">
            <w:pPr>
              <w:spacing w:after="0" w:line="240" w:lineRule="auto"/>
            </w:pPr>
            <w:r w:rsidRPr="00E33D85">
              <w:rPr>
                <w:b/>
              </w:rPr>
              <w:t>1</w:t>
            </w:r>
            <w:r w:rsidR="006A3C97" w:rsidRPr="00E33D85">
              <w:rPr>
                <w:b/>
              </w:rPr>
              <w:t>.5</w:t>
            </w:r>
            <w:r w:rsidR="00C5387E" w:rsidRPr="00E33D85">
              <w:t>–</w:t>
            </w:r>
            <w:r w:rsidRPr="00E33D85">
              <w:t xml:space="preserve"> Person Day</w:t>
            </w:r>
          </w:p>
        </w:tc>
        <w:tc>
          <w:tcPr>
            <w:tcW w:w="3335" w:type="dxa"/>
          </w:tcPr>
          <w:p w14:paraId="5E564231" w14:textId="77777777" w:rsidR="00030D59" w:rsidRPr="00E33D85" w:rsidRDefault="00030D59" w:rsidP="007D5AFD">
            <w:pPr>
              <w:pStyle w:val="Listenabsatz"/>
              <w:numPr>
                <w:ilvl w:val="0"/>
                <w:numId w:val="16"/>
              </w:numPr>
              <w:spacing w:after="0" w:line="240" w:lineRule="auto"/>
            </w:pPr>
            <w:r w:rsidRPr="00E33D85">
              <w:t>Initial Cartridge setup</w:t>
            </w:r>
          </w:p>
          <w:p w14:paraId="2E363FCC" w14:textId="77777777" w:rsidR="00030D59" w:rsidRPr="00E33D85" w:rsidRDefault="00030D59" w:rsidP="007D5AFD">
            <w:pPr>
              <w:pStyle w:val="Listenabsatz"/>
              <w:numPr>
                <w:ilvl w:val="0"/>
                <w:numId w:val="16"/>
              </w:numPr>
              <w:spacing w:after="0" w:line="240" w:lineRule="auto"/>
            </w:pPr>
            <w:r w:rsidRPr="00E33D85">
              <w:t xml:space="preserve">Update CoPlaceOrder-HandlePayments </w:t>
            </w:r>
          </w:p>
          <w:p w14:paraId="723A4175" w14:textId="77777777" w:rsidR="009B4297" w:rsidRPr="00E33D85" w:rsidRDefault="009B4297" w:rsidP="007D5AFD">
            <w:pPr>
              <w:pStyle w:val="Listenabsatz"/>
              <w:numPr>
                <w:ilvl w:val="0"/>
                <w:numId w:val="16"/>
              </w:numPr>
              <w:spacing w:after="0" w:line="240" w:lineRule="auto"/>
            </w:pPr>
            <w:r w:rsidRPr="00E33D85">
              <w:t>Handle error scenarios in merchant specific ways</w:t>
            </w:r>
          </w:p>
        </w:tc>
      </w:tr>
      <w:tr w:rsidR="00EB39C3" w:rsidRPr="00E33D85" w14:paraId="655C93FE" w14:textId="77777777" w:rsidTr="001D27CF">
        <w:tc>
          <w:tcPr>
            <w:tcW w:w="2451" w:type="dxa"/>
          </w:tcPr>
          <w:p w14:paraId="2EB07C80" w14:textId="77777777" w:rsidR="00EB39C3" w:rsidRPr="00E33D85" w:rsidRDefault="00EB39C3" w:rsidP="00E507BD">
            <w:pPr>
              <w:spacing w:after="0" w:line="240" w:lineRule="auto"/>
            </w:pPr>
            <w:r w:rsidRPr="00E33D85">
              <w:t>Alipay Integration on Payment Page</w:t>
            </w:r>
          </w:p>
        </w:tc>
        <w:tc>
          <w:tcPr>
            <w:tcW w:w="4402" w:type="dxa"/>
          </w:tcPr>
          <w:p w14:paraId="43A4F997" w14:textId="77777777" w:rsidR="00EB39C3" w:rsidRPr="00E33D85" w:rsidRDefault="00EB39C3" w:rsidP="00E507BD">
            <w:pPr>
              <w:spacing w:after="0" w:line="240" w:lineRule="auto"/>
              <w:rPr>
                <w:b/>
              </w:rPr>
            </w:pPr>
            <w:r w:rsidRPr="00E33D85">
              <w:rPr>
                <w:b/>
              </w:rPr>
              <w:t>1.0</w:t>
            </w:r>
            <w:r w:rsidRPr="00E33D85">
              <w:t>– Person Day</w:t>
            </w:r>
          </w:p>
        </w:tc>
        <w:tc>
          <w:tcPr>
            <w:tcW w:w="3335" w:type="dxa"/>
          </w:tcPr>
          <w:p w14:paraId="2B07ED73" w14:textId="77777777" w:rsidR="00EB39C3" w:rsidRPr="00E33D85" w:rsidRDefault="00EB39C3" w:rsidP="007D5AFD">
            <w:pPr>
              <w:pStyle w:val="Listenabsatz"/>
              <w:numPr>
                <w:ilvl w:val="0"/>
                <w:numId w:val="16"/>
              </w:numPr>
              <w:spacing w:after="0" w:line="240" w:lineRule="auto"/>
            </w:pPr>
            <w:r w:rsidRPr="00E33D85">
              <w:t>Initial Cartridge setup</w:t>
            </w:r>
          </w:p>
          <w:p w14:paraId="6A2D1537" w14:textId="77777777" w:rsidR="00EB39C3" w:rsidRPr="00E33D85" w:rsidRDefault="00EB39C3" w:rsidP="007D5AFD">
            <w:pPr>
              <w:pStyle w:val="Listenabsatz"/>
              <w:numPr>
                <w:ilvl w:val="0"/>
                <w:numId w:val="16"/>
              </w:numPr>
              <w:spacing w:after="0" w:line="240" w:lineRule="auto"/>
            </w:pPr>
            <w:r w:rsidRPr="00E33D85">
              <w:t xml:space="preserve">Update CoPlaceOrder-HandlePayments </w:t>
            </w:r>
          </w:p>
          <w:p w14:paraId="5E93C0E9" w14:textId="77777777" w:rsidR="00EB39C3" w:rsidRPr="00E33D85" w:rsidRDefault="00EB39C3" w:rsidP="007D5AFD">
            <w:pPr>
              <w:pStyle w:val="Listenabsatz"/>
              <w:numPr>
                <w:ilvl w:val="0"/>
                <w:numId w:val="16"/>
              </w:numPr>
              <w:spacing w:after="0" w:line="240" w:lineRule="auto"/>
            </w:pPr>
            <w:r w:rsidRPr="00E33D85">
              <w:lastRenderedPageBreak/>
              <w:t>Handle error scenarios in merchant specific ways</w:t>
            </w:r>
          </w:p>
        </w:tc>
      </w:tr>
      <w:tr w:rsidR="00667E97" w:rsidRPr="00E33D85" w14:paraId="033C8690" w14:textId="77777777" w:rsidTr="001D27CF">
        <w:tc>
          <w:tcPr>
            <w:tcW w:w="2451" w:type="dxa"/>
          </w:tcPr>
          <w:p w14:paraId="2BA65FF3" w14:textId="77777777" w:rsidR="00667E97" w:rsidRPr="00E33D85" w:rsidRDefault="00667E97" w:rsidP="00667E97">
            <w:pPr>
              <w:spacing w:after="0" w:line="240" w:lineRule="auto"/>
            </w:pPr>
            <w:r w:rsidRPr="00E33D85">
              <w:lastRenderedPageBreak/>
              <w:t>Visa Checkout</w:t>
            </w:r>
          </w:p>
        </w:tc>
        <w:tc>
          <w:tcPr>
            <w:tcW w:w="4402" w:type="dxa"/>
          </w:tcPr>
          <w:p w14:paraId="28BBBD9A" w14:textId="77777777" w:rsidR="00667E97" w:rsidRPr="00E33D85" w:rsidRDefault="00667E97" w:rsidP="00667E97">
            <w:pPr>
              <w:spacing w:after="0" w:line="240" w:lineRule="auto"/>
            </w:pPr>
            <w:r w:rsidRPr="00E33D85">
              <w:rPr>
                <w:b/>
              </w:rPr>
              <w:t>0.5</w:t>
            </w:r>
            <w:r w:rsidRPr="00E33D85">
              <w:t>– Person Day</w:t>
            </w:r>
          </w:p>
          <w:p w14:paraId="45658BFF" w14:textId="77777777" w:rsidR="00667E97" w:rsidRPr="00E33D85" w:rsidRDefault="00667E97" w:rsidP="00667E97">
            <w:pPr>
              <w:spacing w:after="0" w:line="240" w:lineRule="auto"/>
            </w:pPr>
            <w:r w:rsidRPr="00E33D85">
              <w:t>List of tasks involved:</w:t>
            </w:r>
          </w:p>
          <w:p w14:paraId="63B88150" w14:textId="77777777" w:rsidR="00667E97" w:rsidRPr="00E33D85" w:rsidRDefault="00667E97" w:rsidP="00AD68B4">
            <w:pPr>
              <w:spacing w:after="0" w:line="240" w:lineRule="auto"/>
              <w:rPr>
                <w:b/>
              </w:rPr>
            </w:pPr>
            <w:r w:rsidRPr="00E33D85">
              <w:t xml:space="preserve">Integrate VISACHECKOUT </w:t>
            </w:r>
            <w:r w:rsidR="00AD68B4" w:rsidRPr="00E33D85">
              <w:t xml:space="preserve">controller </w:t>
            </w:r>
            <w:r w:rsidRPr="00E33D85">
              <w:t>and merchant site specific button injection on minicart, cart and billing page.</w:t>
            </w:r>
          </w:p>
        </w:tc>
        <w:tc>
          <w:tcPr>
            <w:tcW w:w="3335" w:type="dxa"/>
          </w:tcPr>
          <w:p w14:paraId="3845C56F" w14:textId="77777777" w:rsidR="00667E97" w:rsidRPr="00E33D85" w:rsidRDefault="00667E97" w:rsidP="007D5AFD">
            <w:pPr>
              <w:pStyle w:val="Listenabsatz"/>
              <w:numPr>
                <w:ilvl w:val="0"/>
                <w:numId w:val="17"/>
              </w:numPr>
              <w:spacing w:after="0" w:line="240" w:lineRule="auto"/>
            </w:pPr>
            <w:r w:rsidRPr="00E33D85">
              <w:t>Merchant ID and Key is established for the client.</w:t>
            </w:r>
          </w:p>
          <w:p w14:paraId="67B41853" w14:textId="77777777" w:rsidR="007355F2" w:rsidRPr="00E33D85" w:rsidRDefault="007355F2" w:rsidP="007D5AFD">
            <w:pPr>
              <w:pStyle w:val="Listenabsatz"/>
              <w:numPr>
                <w:ilvl w:val="0"/>
                <w:numId w:val="17"/>
              </w:numPr>
              <w:spacing w:after="0" w:line="240" w:lineRule="auto"/>
            </w:pPr>
            <w:r w:rsidRPr="00E33D85">
              <w:t xml:space="preserve">Visa checkout account setup </w:t>
            </w:r>
            <w:r w:rsidR="003C6BF5" w:rsidRPr="00E33D85">
              <w:t>required</w:t>
            </w:r>
          </w:p>
          <w:p w14:paraId="031622AA" w14:textId="77777777" w:rsidR="00667E97" w:rsidRPr="00E33D85" w:rsidRDefault="00667E97" w:rsidP="007D5AFD">
            <w:pPr>
              <w:pStyle w:val="Listenabsatz"/>
              <w:numPr>
                <w:ilvl w:val="0"/>
                <w:numId w:val="16"/>
              </w:numPr>
              <w:spacing w:after="0" w:line="240" w:lineRule="auto"/>
            </w:pPr>
            <w:r w:rsidRPr="00E33D85">
              <w:t xml:space="preserve">Site Preferences for authorization configured with above ID and Key. </w:t>
            </w:r>
          </w:p>
        </w:tc>
      </w:tr>
      <w:tr w:rsidR="00FD16A8" w:rsidRPr="00E33D85" w14:paraId="72E8257F" w14:textId="77777777" w:rsidTr="001D27CF">
        <w:tc>
          <w:tcPr>
            <w:tcW w:w="2451" w:type="dxa"/>
          </w:tcPr>
          <w:p w14:paraId="4402FBA3" w14:textId="77777777" w:rsidR="00FD16A8" w:rsidRPr="00E33D85" w:rsidRDefault="00FD16A8" w:rsidP="00FD16A8">
            <w:pPr>
              <w:spacing w:after="0" w:line="240" w:lineRule="auto"/>
            </w:pPr>
            <w:r w:rsidRPr="00E33D85">
              <w:t>Apple Pay</w:t>
            </w:r>
          </w:p>
        </w:tc>
        <w:tc>
          <w:tcPr>
            <w:tcW w:w="4402" w:type="dxa"/>
          </w:tcPr>
          <w:p w14:paraId="417C64F7" w14:textId="77777777" w:rsidR="00FD16A8" w:rsidRPr="00E33D85" w:rsidRDefault="00FD16A8" w:rsidP="00FD16A8">
            <w:pPr>
              <w:spacing w:after="0" w:line="240" w:lineRule="auto"/>
            </w:pPr>
            <w:r w:rsidRPr="00E33D85">
              <w:rPr>
                <w:b/>
              </w:rPr>
              <w:t>2</w:t>
            </w:r>
            <w:r w:rsidRPr="00E33D85">
              <w:t>– Person Day</w:t>
            </w:r>
          </w:p>
          <w:p w14:paraId="5C3A383D" w14:textId="77777777" w:rsidR="00FD16A8" w:rsidRPr="00E33D85" w:rsidRDefault="00FD16A8" w:rsidP="00FD16A8">
            <w:pPr>
              <w:spacing w:after="0" w:line="240" w:lineRule="auto"/>
            </w:pPr>
            <w:r w:rsidRPr="00E33D85">
              <w:t>List of tasks involved:</w:t>
            </w:r>
          </w:p>
          <w:p w14:paraId="408C5434" w14:textId="77777777" w:rsidR="00FD16A8" w:rsidRPr="00E33D85" w:rsidRDefault="00FD16A8" w:rsidP="00FD16A8">
            <w:pPr>
              <w:spacing w:after="0" w:line="240" w:lineRule="auto"/>
              <w:rPr>
                <w:b/>
              </w:rPr>
            </w:pPr>
            <w:r w:rsidRPr="00E33D85">
              <w:t xml:space="preserve">Choose and decide the integration mechanism with </w:t>
            </w:r>
            <w:r w:rsidR="003C6BF5" w:rsidRPr="00E33D85">
              <w:t>apple pay</w:t>
            </w:r>
            <w:r w:rsidRPr="00E33D85">
              <w:t xml:space="preserve"> interface.</w:t>
            </w:r>
          </w:p>
        </w:tc>
        <w:tc>
          <w:tcPr>
            <w:tcW w:w="3335" w:type="dxa"/>
          </w:tcPr>
          <w:p w14:paraId="628712C6" w14:textId="77777777" w:rsidR="00FD16A8" w:rsidRPr="00E33D85" w:rsidRDefault="00FD16A8" w:rsidP="007D5AFD">
            <w:pPr>
              <w:pStyle w:val="Listenabsatz"/>
              <w:numPr>
                <w:ilvl w:val="0"/>
                <w:numId w:val="17"/>
              </w:numPr>
              <w:spacing w:after="0" w:line="240" w:lineRule="auto"/>
            </w:pPr>
            <w:r w:rsidRPr="00E33D85">
              <w:t xml:space="preserve">Site Preferences for </w:t>
            </w:r>
            <w:r w:rsidR="003C6BF5" w:rsidRPr="00E33D85">
              <w:t>heeder</w:t>
            </w:r>
            <w:r w:rsidRPr="00E33D85">
              <w:t xml:space="preserve"> authentication exposed. </w:t>
            </w:r>
          </w:p>
        </w:tc>
      </w:tr>
      <w:tr w:rsidR="00FD16A8" w:rsidRPr="00E33D85" w14:paraId="0FFFA1BD" w14:textId="77777777" w:rsidTr="001D27CF">
        <w:tc>
          <w:tcPr>
            <w:tcW w:w="2451" w:type="dxa"/>
          </w:tcPr>
          <w:p w14:paraId="4EF364BC" w14:textId="77777777" w:rsidR="00FD16A8" w:rsidRPr="00E33D85" w:rsidRDefault="00FD16A8" w:rsidP="00EF1C6B">
            <w:pPr>
              <w:spacing w:after="0" w:line="240" w:lineRule="auto"/>
            </w:pPr>
            <w:r w:rsidRPr="00E33D85">
              <w:t>Secure Acceptance (Redirect/Iframe/</w:t>
            </w:r>
            <w:r w:rsidR="00EF1C6B">
              <w:t>S</w:t>
            </w:r>
            <w:r w:rsidRPr="00E33D85">
              <w:t>ilent post)</w:t>
            </w:r>
          </w:p>
        </w:tc>
        <w:tc>
          <w:tcPr>
            <w:tcW w:w="4402" w:type="dxa"/>
          </w:tcPr>
          <w:p w14:paraId="6A6C53D7" w14:textId="77777777" w:rsidR="00FD16A8" w:rsidRPr="00E33D85" w:rsidRDefault="00FD16A8" w:rsidP="00FD16A8">
            <w:pPr>
              <w:spacing w:after="0" w:line="240" w:lineRule="auto"/>
            </w:pPr>
            <w:r w:rsidRPr="00E33D85">
              <w:rPr>
                <w:b/>
              </w:rPr>
              <w:t>0.5</w:t>
            </w:r>
            <w:r w:rsidRPr="00E33D85">
              <w:t>– Person Day (1 out of 3 methods)</w:t>
            </w:r>
          </w:p>
          <w:p w14:paraId="58D94D40" w14:textId="77777777" w:rsidR="00FD16A8" w:rsidRPr="00E33D85" w:rsidRDefault="00FD16A8" w:rsidP="00FD16A8">
            <w:pPr>
              <w:spacing w:after="0" w:line="240" w:lineRule="auto"/>
            </w:pPr>
            <w:r w:rsidRPr="00E33D85">
              <w:t>List of tasks involved:</w:t>
            </w:r>
          </w:p>
          <w:p w14:paraId="23756A8A" w14:textId="77777777" w:rsidR="00FD16A8" w:rsidRPr="00E33D85" w:rsidRDefault="00FD16A8" w:rsidP="00E6642F">
            <w:pPr>
              <w:spacing w:after="0" w:line="240" w:lineRule="auto"/>
              <w:rPr>
                <w:b/>
              </w:rPr>
            </w:pPr>
            <w:r w:rsidRPr="00E33D85">
              <w:t xml:space="preserve">Integrate SECURE_ACCEPTANCE </w:t>
            </w:r>
            <w:r w:rsidR="00E6642F" w:rsidRPr="00E33D85">
              <w:t>Controller</w:t>
            </w:r>
          </w:p>
        </w:tc>
        <w:tc>
          <w:tcPr>
            <w:tcW w:w="3335" w:type="dxa"/>
          </w:tcPr>
          <w:p w14:paraId="6A850540" w14:textId="77777777" w:rsidR="00114951" w:rsidRPr="00E33D85" w:rsidRDefault="00114951" w:rsidP="007D5AFD">
            <w:pPr>
              <w:pStyle w:val="Listenabsatz"/>
              <w:numPr>
                <w:ilvl w:val="0"/>
                <w:numId w:val="17"/>
              </w:numPr>
              <w:spacing w:after="0" w:line="240" w:lineRule="auto"/>
            </w:pPr>
            <w:r w:rsidRPr="00E33D85">
              <w:t>Cartridge setup</w:t>
            </w:r>
          </w:p>
          <w:p w14:paraId="0C274F48" w14:textId="77777777" w:rsidR="00114951" w:rsidRPr="00E33D85" w:rsidRDefault="00114951" w:rsidP="007D5AFD">
            <w:pPr>
              <w:pStyle w:val="Listenabsatz"/>
              <w:numPr>
                <w:ilvl w:val="0"/>
                <w:numId w:val="17"/>
              </w:numPr>
              <w:spacing w:after="0" w:line="240" w:lineRule="auto"/>
            </w:pPr>
            <w:r w:rsidRPr="00E33D85">
              <w:t>Configure profile and URL in Cybersource</w:t>
            </w:r>
          </w:p>
          <w:p w14:paraId="5B192744" w14:textId="77777777" w:rsidR="00114951" w:rsidRPr="00E33D85" w:rsidRDefault="00114951" w:rsidP="007D5AFD">
            <w:pPr>
              <w:pStyle w:val="Listenabsatz"/>
              <w:numPr>
                <w:ilvl w:val="0"/>
                <w:numId w:val="17"/>
              </w:numPr>
              <w:spacing w:after="0" w:line="240" w:lineRule="auto"/>
            </w:pPr>
            <w:r w:rsidRPr="00E33D85">
              <w:t>Site preference configuration in Demandware Business manager</w:t>
            </w:r>
          </w:p>
          <w:p w14:paraId="6F0438B0" w14:textId="77777777" w:rsidR="00FD16A8" w:rsidRPr="00E33D85" w:rsidRDefault="00114951" w:rsidP="007D5AFD">
            <w:pPr>
              <w:pStyle w:val="Listenabsatz"/>
              <w:numPr>
                <w:ilvl w:val="0"/>
                <w:numId w:val="17"/>
              </w:numPr>
              <w:spacing w:after="0" w:line="240" w:lineRule="auto"/>
            </w:pPr>
            <w:r w:rsidRPr="00E33D85">
              <w:t>config</w:t>
            </w:r>
          </w:p>
        </w:tc>
      </w:tr>
      <w:tr w:rsidR="00ED52B0" w:rsidRPr="00E33D85" w14:paraId="5774A43F" w14:textId="77777777" w:rsidTr="001D27CF">
        <w:tc>
          <w:tcPr>
            <w:tcW w:w="2451" w:type="dxa"/>
          </w:tcPr>
          <w:p w14:paraId="757917D3" w14:textId="30CDF967" w:rsidR="00ED52B0" w:rsidRPr="00E33D85" w:rsidRDefault="00ED52B0" w:rsidP="00EF1C6B">
            <w:pPr>
              <w:spacing w:after="0" w:line="240" w:lineRule="auto"/>
            </w:pPr>
            <w:r>
              <w:t>Klarna</w:t>
            </w:r>
          </w:p>
        </w:tc>
        <w:tc>
          <w:tcPr>
            <w:tcW w:w="4402" w:type="dxa"/>
          </w:tcPr>
          <w:p w14:paraId="4F67BAEA" w14:textId="02B6D49C" w:rsidR="00ED52B0" w:rsidRDefault="00D419E0" w:rsidP="00FD16A8">
            <w:pPr>
              <w:spacing w:after="0" w:line="240" w:lineRule="auto"/>
            </w:pPr>
            <w:r>
              <w:t xml:space="preserve">0.5 </w:t>
            </w:r>
            <w:r w:rsidR="00AE247F" w:rsidRPr="00AE247F">
              <w:t>- Person Day</w:t>
            </w:r>
          </w:p>
          <w:p w14:paraId="4193FEEA" w14:textId="6929D647" w:rsidR="00AE247F" w:rsidRPr="00E33D85" w:rsidRDefault="00AE247F" w:rsidP="00FD16A8">
            <w:pPr>
              <w:spacing w:after="0" w:line="240" w:lineRule="auto"/>
              <w:rPr>
                <w:b/>
              </w:rPr>
            </w:pPr>
            <w:r>
              <w:t>Integrate KLARNA_CREDIT controller, changes on billing and summary pages for Klarna</w:t>
            </w:r>
          </w:p>
        </w:tc>
        <w:tc>
          <w:tcPr>
            <w:tcW w:w="3335" w:type="dxa"/>
          </w:tcPr>
          <w:p w14:paraId="050E4976" w14:textId="77777777" w:rsidR="00ED52B0" w:rsidRDefault="00AE247F" w:rsidP="007D5AFD">
            <w:pPr>
              <w:pStyle w:val="Listenabsatz"/>
              <w:numPr>
                <w:ilvl w:val="0"/>
                <w:numId w:val="17"/>
              </w:numPr>
              <w:spacing w:after="0" w:line="240" w:lineRule="auto"/>
            </w:pPr>
            <w:r>
              <w:t>Cartridge setup</w:t>
            </w:r>
          </w:p>
          <w:p w14:paraId="180F33D0" w14:textId="77777777" w:rsidR="00AE247F" w:rsidRDefault="00AE247F" w:rsidP="00AE247F">
            <w:pPr>
              <w:pStyle w:val="Listenabsatz"/>
              <w:numPr>
                <w:ilvl w:val="0"/>
                <w:numId w:val="17"/>
              </w:numPr>
              <w:spacing w:after="0" w:line="240" w:lineRule="auto"/>
            </w:pPr>
            <w:r w:rsidRPr="00E33D85">
              <w:t>Si</w:t>
            </w:r>
            <w:r>
              <w:t>te preference configuration in b</w:t>
            </w:r>
            <w:r w:rsidRPr="00E33D85">
              <w:t>usiness manager</w:t>
            </w:r>
          </w:p>
          <w:p w14:paraId="65A71F9D" w14:textId="19E1718A" w:rsidR="00AE247F" w:rsidRPr="00E33D85" w:rsidRDefault="00AE247F" w:rsidP="00AE247F">
            <w:pPr>
              <w:pStyle w:val="Listenabsatz"/>
              <w:numPr>
                <w:ilvl w:val="0"/>
                <w:numId w:val="17"/>
              </w:numPr>
              <w:spacing w:after="0" w:line="240" w:lineRule="auto"/>
            </w:pPr>
            <w:r>
              <w:t>Merchant Id and Key for specific country and currency</w:t>
            </w:r>
          </w:p>
        </w:tc>
      </w:tr>
      <w:tr w:rsidR="00AE247F" w:rsidRPr="00E33D85" w14:paraId="6BF1C715" w14:textId="77777777" w:rsidTr="001D27CF">
        <w:tc>
          <w:tcPr>
            <w:tcW w:w="2451" w:type="dxa"/>
          </w:tcPr>
          <w:p w14:paraId="64FAC6F8" w14:textId="0A632584" w:rsidR="00AE247F" w:rsidRDefault="00AE247F" w:rsidP="00EF1C6B">
            <w:pPr>
              <w:spacing w:after="0" w:line="240" w:lineRule="auto"/>
            </w:pPr>
            <w:r>
              <w:t>Bank Transfer(SOFORT,BANCONTACT, EPS, GIROPAY, IDEAL)</w:t>
            </w:r>
          </w:p>
        </w:tc>
        <w:tc>
          <w:tcPr>
            <w:tcW w:w="4402" w:type="dxa"/>
          </w:tcPr>
          <w:p w14:paraId="4D32A2EA" w14:textId="51652B40" w:rsidR="00AE247F" w:rsidRDefault="00D419E0" w:rsidP="00AE247F">
            <w:pPr>
              <w:spacing w:after="0" w:line="240" w:lineRule="auto"/>
            </w:pPr>
            <w:r>
              <w:t>0.5</w:t>
            </w:r>
            <w:r w:rsidR="00AE247F" w:rsidRPr="00AE247F">
              <w:t>- Person Day</w:t>
            </w:r>
          </w:p>
          <w:p w14:paraId="03B004BE" w14:textId="4BC8678F" w:rsidR="00AE247F" w:rsidRPr="00AE247F" w:rsidRDefault="00AE247F" w:rsidP="00FD16A8">
            <w:pPr>
              <w:spacing w:after="0" w:line="240" w:lineRule="auto"/>
            </w:pPr>
            <w:r>
              <w:t>Integrate BANK_TRANSFER controller, changes for billing page for Bank Transfer to display BIC field or bank list</w:t>
            </w:r>
          </w:p>
        </w:tc>
        <w:tc>
          <w:tcPr>
            <w:tcW w:w="3335" w:type="dxa"/>
          </w:tcPr>
          <w:p w14:paraId="1F9960E4" w14:textId="77777777" w:rsidR="00AE247F" w:rsidRDefault="00AE247F" w:rsidP="00AE247F">
            <w:pPr>
              <w:pStyle w:val="Listenabsatz"/>
              <w:numPr>
                <w:ilvl w:val="0"/>
                <w:numId w:val="17"/>
              </w:numPr>
              <w:spacing w:after="0" w:line="240" w:lineRule="auto"/>
            </w:pPr>
            <w:r>
              <w:t>Cartridge setup</w:t>
            </w:r>
          </w:p>
          <w:p w14:paraId="3B73383B" w14:textId="77777777" w:rsidR="00AE247F" w:rsidRDefault="00AE247F" w:rsidP="00AE247F">
            <w:pPr>
              <w:pStyle w:val="Listenabsatz"/>
              <w:numPr>
                <w:ilvl w:val="0"/>
                <w:numId w:val="17"/>
              </w:numPr>
              <w:spacing w:after="0" w:line="240" w:lineRule="auto"/>
            </w:pPr>
            <w:r w:rsidRPr="00E33D85">
              <w:t>Si</w:t>
            </w:r>
            <w:r>
              <w:t>te preference configuration in b</w:t>
            </w:r>
            <w:r w:rsidRPr="00E33D85">
              <w:t>usiness manager</w:t>
            </w:r>
          </w:p>
          <w:p w14:paraId="12B2AF0A" w14:textId="48F23C1A" w:rsidR="00AE247F" w:rsidRDefault="00AE247F" w:rsidP="00AE247F">
            <w:pPr>
              <w:pStyle w:val="Listenabsatz"/>
              <w:numPr>
                <w:ilvl w:val="0"/>
                <w:numId w:val="17"/>
              </w:numPr>
              <w:spacing w:after="0" w:line="240" w:lineRule="auto"/>
            </w:pPr>
            <w:r>
              <w:t>Merchant Id and Key for IDEAL method</w:t>
            </w:r>
          </w:p>
        </w:tc>
      </w:tr>
      <w:tr w:rsidR="00AE247F" w:rsidRPr="00E33D85" w14:paraId="4D08957E" w14:textId="77777777" w:rsidTr="001D27CF">
        <w:tc>
          <w:tcPr>
            <w:tcW w:w="2451" w:type="dxa"/>
          </w:tcPr>
          <w:p w14:paraId="2345661C" w14:textId="6C0F2633" w:rsidR="00AE247F" w:rsidRDefault="00AE247F" w:rsidP="00EF1C6B">
            <w:pPr>
              <w:spacing w:after="0" w:line="240" w:lineRule="auto"/>
            </w:pPr>
            <w:r>
              <w:t>PayPal(Express, credit, billing agreement)</w:t>
            </w:r>
          </w:p>
        </w:tc>
        <w:tc>
          <w:tcPr>
            <w:tcW w:w="4402" w:type="dxa"/>
          </w:tcPr>
          <w:p w14:paraId="72CFB8F2" w14:textId="77777777" w:rsidR="00AE247F" w:rsidRDefault="00AE247F" w:rsidP="00AE247F">
            <w:pPr>
              <w:spacing w:after="0" w:line="240" w:lineRule="auto"/>
            </w:pPr>
            <w:r w:rsidRPr="00AE247F">
              <w:t>1- Person Day</w:t>
            </w:r>
          </w:p>
          <w:p w14:paraId="386B124B" w14:textId="2DEA12F4" w:rsidR="00AE247F" w:rsidRPr="00AE247F" w:rsidRDefault="00AE247F" w:rsidP="00AE247F">
            <w:pPr>
              <w:spacing w:after="0" w:line="240" w:lineRule="auto"/>
            </w:pPr>
            <w:r>
              <w:t xml:space="preserve">Integrate PAYPAL_EXPRESS and PAYPAL_CREDIT controller, changes on </w:t>
            </w:r>
            <w:r w:rsidR="00D419E0">
              <w:t>mini cart, cart and billing pages</w:t>
            </w:r>
          </w:p>
        </w:tc>
        <w:tc>
          <w:tcPr>
            <w:tcW w:w="3335" w:type="dxa"/>
          </w:tcPr>
          <w:p w14:paraId="7AAE98A7" w14:textId="77777777" w:rsidR="00D419E0" w:rsidRDefault="00D419E0" w:rsidP="00D419E0">
            <w:pPr>
              <w:pStyle w:val="Listenabsatz"/>
              <w:numPr>
                <w:ilvl w:val="0"/>
                <w:numId w:val="17"/>
              </w:numPr>
              <w:spacing w:after="0" w:line="240" w:lineRule="auto"/>
            </w:pPr>
            <w:r>
              <w:t>Cartridge setup</w:t>
            </w:r>
          </w:p>
          <w:p w14:paraId="7EA9A414" w14:textId="172345B1" w:rsidR="00AE247F" w:rsidRDefault="00D419E0" w:rsidP="00D419E0">
            <w:pPr>
              <w:pStyle w:val="Listenabsatz"/>
              <w:numPr>
                <w:ilvl w:val="0"/>
                <w:numId w:val="17"/>
              </w:numPr>
              <w:spacing w:after="0" w:line="240" w:lineRule="auto"/>
            </w:pPr>
            <w:r w:rsidRPr="00E33D85">
              <w:t>Si</w:t>
            </w:r>
            <w:r>
              <w:t>te preference configuration in b</w:t>
            </w:r>
            <w:r w:rsidRPr="00E33D85">
              <w:t>usiness manager</w:t>
            </w:r>
          </w:p>
        </w:tc>
      </w:tr>
      <w:tr w:rsidR="00D419E0" w:rsidRPr="00E33D85" w14:paraId="6EC36F36" w14:textId="77777777" w:rsidTr="001D27CF">
        <w:tc>
          <w:tcPr>
            <w:tcW w:w="2451" w:type="dxa"/>
          </w:tcPr>
          <w:p w14:paraId="478B8AD1" w14:textId="5A8E577D" w:rsidR="00D419E0" w:rsidRDefault="00D419E0" w:rsidP="00EF1C6B">
            <w:pPr>
              <w:spacing w:after="0" w:line="240" w:lineRule="auto"/>
            </w:pPr>
            <w:r>
              <w:t>Andriod Pay</w:t>
            </w:r>
          </w:p>
        </w:tc>
        <w:tc>
          <w:tcPr>
            <w:tcW w:w="4402" w:type="dxa"/>
          </w:tcPr>
          <w:p w14:paraId="5A2F3794" w14:textId="77777777" w:rsidR="00D419E0" w:rsidRDefault="00D419E0" w:rsidP="00AE247F">
            <w:pPr>
              <w:spacing w:after="0" w:line="240" w:lineRule="auto"/>
            </w:pPr>
            <w:r>
              <w:t>0.5 – Person Day</w:t>
            </w:r>
          </w:p>
          <w:p w14:paraId="4F59448C" w14:textId="4B3621D7" w:rsidR="00D419E0" w:rsidRPr="00AE247F" w:rsidRDefault="00D419E0" w:rsidP="00AE247F">
            <w:pPr>
              <w:spacing w:after="0" w:line="240" w:lineRule="auto"/>
            </w:pPr>
            <w:r>
              <w:t>Integrate BASIC_CREDIT controller, changes on billing page</w:t>
            </w:r>
          </w:p>
        </w:tc>
        <w:tc>
          <w:tcPr>
            <w:tcW w:w="3335" w:type="dxa"/>
          </w:tcPr>
          <w:p w14:paraId="4B5DB4C0" w14:textId="77777777" w:rsidR="00D419E0" w:rsidRDefault="00D419E0" w:rsidP="00D419E0">
            <w:pPr>
              <w:pStyle w:val="Listenabsatz"/>
              <w:numPr>
                <w:ilvl w:val="0"/>
                <w:numId w:val="17"/>
              </w:numPr>
              <w:spacing w:after="0" w:line="240" w:lineRule="auto"/>
            </w:pPr>
            <w:r>
              <w:t>Cartridge setup</w:t>
            </w:r>
          </w:p>
          <w:p w14:paraId="2EA799C9" w14:textId="64EBF580" w:rsidR="00D419E0" w:rsidRDefault="00D419E0" w:rsidP="00D419E0">
            <w:pPr>
              <w:pStyle w:val="Listenabsatz"/>
              <w:numPr>
                <w:ilvl w:val="0"/>
                <w:numId w:val="17"/>
              </w:numPr>
              <w:spacing w:after="0" w:line="240" w:lineRule="auto"/>
            </w:pPr>
            <w:r w:rsidRPr="00E33D85">
              <w:t>Si</w:t>
            </w:r>
            <w:r>
              <w:t>te preference configuration in b</w:t>
            </w:r>
            <w:r w:rsidRPr="00E33D85">
              <w:t>usiness manager</w:t>
            </w:r>
          </w:p>
        </w:tc>
      </w:tr>
    </w:tbl>
    <w:p w14:paraId="5CEC956B" w14:textId="6074005B" w:rsidR="003D49FF" w:rsidRPr="00E33D85" w:rsidRDefault="003D49FF" w:rsidP="003D49FF"/>
    <w:p w14:paraId="7B2D07D4" w14:textId="77777777" w:rsidR="003D49FF" w:rsidRPr="00E33D85" w:rsidRDefault="003D49FF" w:rsidP="003D49FF">
      <w:r w:rsidRPr="00E33D85">
        <w:lastRenderedPageBreak/>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E33D85">
        <w:t>A</w:t>
      </w:r>
      <w:r w:rsidRPr="00E33D85">
        <w:t>utomatically make correction to a customer address, as per validation response.</w:t>
      </w:r>
    </w:p>
    <w:p w14:paraId="099247AE" w14:textId="77777777" w:rsidR="006274EE" w:rsidRPr="00E33D85" w:rsidRDefault="006274EE" w:rsidP="003D49FF"/>
    <w:p w14:paraId="4BD494D5" w14:textId="77777777" w:rsidR="001E2C08" w:rsidRPr="00E33D85" w:rsidRDefault="006274EE" w:rsidP="001E2C08">
      <w:pPr>
        <w:pStyle w:val="Heading2"/>
        <w:rPr>
          <w:rFonts w:asciiTheme="minorHAnsi" w:hAnsiTheme="minorHAnsi"/>
        </w:rPr>
      </w:pPr>
      <w:bookmarkStart w:id="1894" w:name="_Toc368651187"/>
      <w:bookmarkStart w:id="1895" w:name="_Toc492046281"/>
      <w:r w:rsidRPr="00E33D85">
        <w:rPr>
          <w:rFonts w:asciiTheme="minorHAnsi" w:hAnsiTheme="minorHAnsi"/>
        </w:rPr>
        <w:t>Pre-Production</w:t>
      </w:r>
      <w:r w:rsidR="0087333B" w:rsidRPr="00E33D85">
        <w:rPr>
          <w:rFonts w:asciiTheme="minorHAnsi" w:hAnsiTheme="minorHAnsi"/>
        </w:rPr>
        <w:t xml:space="preserve"> Steps</w:t>
      </w:r>
      <w:bookmarkEnd w:id="1894"/>
      <w:bookmarkEnd w:id="1895"/>
    </w:p>
    <w:p w14:paraId="355E992E" w14:textId="77777777" w:rsidR="001E2C08" w:rsidRPr="00E33D85" w:rsidRDefault="000762E7" w:rsidP="005C1822">
      <w:pPr>
        <w:pStyle w:val="BodyText"/>
      </w:pPr>
      <w:r w:rsidRPr="00E33D85">
        <w:t xml:space="preserve">In order to avoid misuse of unit testing </w:t>
      </w:r>
      <w:r w:rsidR="00ED1540" w:rsidRPr="00E33D85">
        <w:t xml:space="preserve">controller methods </w:t>
      </w:r>
      <w:r w:rsidRPr="00E33D85">
        <w:t>on production instances</w:t>
      </w:r>
      <w:r w:rsidR="00A3603B">
        <w:t xml:space="preserve"> methods are made private. I</w:t>
      </w:r>
      <w:r w:rsidRPr="00E33D85">
        <w:t xml:space="preserve">t is advised to make following </w:t>
      </w:r>
      <w:r w:rsidR="008733E6" w:rsidRPr="00E33D85">
        <w:rPr>
          <w:b/>
        </w:rPr>
        <w:t>controller function export guard to be removed</w:t>
      </w:r>
      <w:r w:rsidR="006A5DFA">
        <w:rPr>
          <w:b/>
        </w:rPr>
        <w:t xml:space="preserve"> </w:t>
      </w:r>
      <w:r w:rsidRPr="00E33D85">
        <w:t>before pushing code to production instances.</w:t>
      </w:r>
    </w:p>
    <w:p w14:paraId="09273F79" w14:textId="77777777" w:rsidR="00735DB7" w:rsidRPr="00E33D85" w:rsidRDefault="00735DB7" w:rsidP="005C1822">
      <w:pPr>
        <w:pStyle w:val="BodyText"/>
      </w:pPr>
    </w:p>
    <w:p w14:paraId="41BABC8E" w14:textId="77777777" w:rsidR="00223C9E" w:rsidRPr="00D602FC" w:rsidRDefault="00223C9E" w:rsidP="005C1822">
      <w:pPr>
        <w:pStyle w:val="BodyText"/>
      </w:pPr>
      <w:bookmarkStart w:id="1896" w:name="_Toc368651195"/>
      <w:r>
        <w:t>CYBServicesTesting</w:t>
      </w:r>
      <w:r w:rsidRPr="00D602FC">
        <w:t>-TestCCAuth</w:t>
      </w:r>
    </w:p>
    <w:p w14:paraId="33E064E2" w14:textId="77777777" w:rsidR="00223C9E" w:rsidRPr="00D602FC" w:rsidRDefault="00223C9E" w:rsidP="005C1822">
      <w:pPr>
        <w:pStyle w:val="BodyText"/>
      </w:pPr>
      <w:r>
        <w:t>CYBServicesTesting</w:t>
      </w:r>
      <w:r w:rsidRPr="00D602FC">
        <w:t>- TestAlipayInitiateService</w:t>
      </w:r>
    </w:p>
    <w:p w14:paraId="428B0F03" w14:textId="77777777" w:rsidR="00223C9E" w:rsidRPr="00D602FC" w:rsidRDefault="00223C9E" w:rsidP="005C1822">
      <w:pPr>
        <w:pStyle w:val="BodyText"/>
      </w:pPr>
      <w:r>
        <w:t>CYBServicesTesting</w:t>
      </w:r>
      <w:r w:rsidRPr="00D602FC">
        <w:t>- TestAlipayCheckStatusService</w:t>
      </w:r>
    </w:p>
    <w:p w14:paraId="6BCBC8EB" w14:textId="77777777" w:rsidR="00223C9E" w:rsidRPr="00D602FC" w:rsidRDefault="00223C9E" w:rsidP="005C1822">
      <w:pPr>
        <w:pStyle w:val="BodyText"/>
      </w:pPr>
      <w:r>
        <w:t>CYBServicesTesting</w:t>
      </w:r>
      <w:r w:rsidRPr="00D602FC">
        <w:t>- TestPaypalCaptureService</w:t>
      </w:r>
    </w:p>
    <w:p w14:paraId="03E7CF9E" w14:textId="77777777" w:rsidR="00223C9E" w:rsidRPr="00D602FC" w:rsidRDefault="00223C9E" w:rsidP="005C1822">
      <w:pPr>
        <w:pStyle w:val="BodyText"/>
      </w:pPr>
      <w:r>
        <w:t>CYBServicesTesting</w:t>
      </w:r>
      <w:r w:rsidRPr="00D602FC">
        <w:t>-TestTax</w:t>
      </w:r>
    </w:p>
    <w:p w14:paraId="6F1497C5" w14:textId="77777777" w:rsidR="00223C9E" w:rsidRPr="00D602FC" w:rsidRDefault="00223C9E" w:rsidP="005C1822">
      <w:pPr>
        <w:pStyle w:val="BodyText"/>
      </w:pPr>
      <w:r>
        <w:t>CYBServicesTesting</w:t>
      </w:r>
      <w:r w:rsidRPr="00D602FC">
        <w:t>-TestDAVCheck</w:t>
      </w:r>
    </w:p>
    <w:p w14:paraId="040F4353" w14:textId="77777777" w:rsidR="00223C9E" w:rsidRPr="00D602FC" w:rsidRDefault="00223C9E" w:rsidP="005C1822">
      <w:pPr>
        <w:pStyle w:val="BodyText"/>
      </w:pPr>
      <w:r>
        <w:t>CYBServicesTesting</w:t>
      </w:r>
      <w:r w:rsidRPr="00D602FC">
        <w:t>-TestPA</w:t>
      </w:r>
    </w:p>
    <w:p w14:paraId="58968A36" w14:textId="77777777" w:rsidR="00223C9E" w:rsidRPr="00D602FC" w:rsidRDefault="00223C9E" w:rsidP="005C1822">
      <w:pPr>
        <w:pStyle w:val="BodyText"/>
      </w:pPr>
      <w:r>
        <w:t>CYBServicesTesting</w:t>
      </w:r>
      <w:r w:rsidRPr="00D602FC">
        <w:t>-TestFingerprint</w:t>
      </w:r>
    </w:p>
    <w:p w14:paraId="22412943" w14:textId="77777777" w:rsidR="00223C9E" w:rsidRPr="00D602FC" w:rsidRDefault="00223C9E" w:rsidP="005C1822">
      <w:pPr>
        <w:pStyle w:val="BodyText"/>
      </w:pPr>
      <w:r>
        <w:t>CYBServicesTesting</w:t>
      </w:r>
      <w:r w:rsidRPr="00D602FC">
        <w:t xml:space="preserve"> -StartSubscription</w:t>
      </w:r>
    </w:p>
    <w:p w14:paraId="38D8BB8B" w14:textId="77777777" w:rsidR="00223C9E" w:rsidRPr="00D602FC" w:rsidRDefault="00223C9E" w:rsidP="005C1822">
      <w:pPr>
        <w:pStyle w:val="BodyText"/>
      </w:pPr>
      <w:r>
        <w:t>CYBServicesTesting</w:t>
      </w:r>
      <w:r w:rsidRPr="00D602FC">
        <w:t xml:space="preserve"> -CreateSubscription</w:t>
      </w:r>
    </w:p>
    <w:p w14:paraId="6D9F92EB" w14:textId="77777777" w:rsidR="00223C9E" w:rsidRPr="00D602FC" w:rsidRDefault="00223C9E" w:rsidP="005C1822">
      <w:pPr>
        <w:pStyle w:val="BodyText"/>
      </w:pPr>
      <w:r>
        <w:t>CYBServicesTesting</w:t>
      </w:r>
      <w:r w:rsidRPr="00D602FC">
        <w:t xml:space="preserve"> -ViewSubscription</w:t>
      </w:r>
    </w:p>
    <w:p w14:paraId="1DD42FE5" w14:textId="77777777" w:rsidR="00223C9E" w:rsidRPr="00D602FC" w:rsidRDefault="00223C9E" w:rsidP="005C1822">
      <w:pPr>
        <w:pStyle w:val="BodyText"/>
      </w:pPr>
      <w:r>
        <w:t>CYBServicesTesting</w:t>
      </w:r>
      <w:r w:rsidRPr="00D602FC">
        <w:t xml:space="preserve"> -UpdateSubscription</w:t>
      </w:r>
    </w:p>
    <w:p w14:paraId="703E14AB" w14:textId="77777777" w:rsidR="00223C9E" w:rsidRPr="00D602FC" w:rsidRDefault="00223C9E" w:rsidP="005C1822">
      <w:pPr>
        <w:pStyle w:val="BodyText"/>
      </w:pPr>
      <w:r>
        <w:t>CYBServicesTesting</w:t>
      </w:r>
      <w:r w:rsidRPr="00D602FC">
        <w:t xml:space="preserve"> -DeleteSubscription</w:t>
      </w:r>
    </w:p>
    <w:p w14:paraId="18ABD1F8" w14:textId="77777777" w:rsidR="00223C9E" w:rsidRPr="00D602FC" w:rsidRDefault="00223C9E" w:rsidP="005C1822">
      <w:pPr>
        <w:pStyle w:val="BodyText"/>
      </w:pPr>
      <w:r>
        <w:t>CYBServicesTesting</w:t>
      </w:r>
      <w:r w:rsidRPr="00D602FC">
        <w:t xml:space="preserve"> -OnDemandPayment</w:t>
      </w:r>
    </w:p>
    <w:p w14:paraId="12A2D5A9" w14:textId="77777777" w:rsidR="00223C9E" w:rsidRPr="00D602FC" w:rsidRDefault="00223C9E" w:rsidP="005C1822">
      <w:pPr>
        <w:pStyle w:val="BodyText"/>
      </w:pPr>
      <w:r>
        <w:t>CYBServicesTesting</w:t>
      </w:r>
      <w:r w:rsidRPr="00D602FC">
        <w:t>-StartPOS</w:t>
      </w:r>
    </w:p>
    <w:p w14:paraId="0BEB8193" w14:textId="77777777" w:rsidR="00223C9E" w:rsidRDefault="00223C9E" w:rsidP="005C1822">
      <w:pPr>
        <w:pStyle w:val="BodyText"/>
      </w:pPr>
      <w:r>
        <w:t>CYBServicesTesting</w:t>
      </w:r>
      <w:r w:rsidRPr="00D602FC">
        <w:t>- TestSATokenCreate</w:t>
      </w:r>
    </w:p>
    <w:p w14:paraId="64D69B53" w14:textId="77777777" w:rsidR="00223C9E" w:rsidRPr="00D602FC" w:rsidRDefault="00223C9E" w:rsidP="005C1822">
      <w:pPr>
        <w:pStyle w:val="BodyText"/>
      </w:pPr>
      <w:r>
        <w:t>CYBServicesTesting</w:t>
      </w:r>
      <w:r w:rsidRPr="00D602FC">
        <w:t>- TestS</w:t>
      </w:r>
      <w:r>
        <w:t>aleService</w:t>
      </w:r>
    </w:p>
    <w:p w14:paraId="18119E77" w14:textId="77777777" w:rsidR="00223C9E" w:rsidRPr="00D602FC" w:rsidRDefault="00223C9E" w:rsidP="005C1822">
      <w:pPr>
        <w:pStyle w:val="BodyText"/>
      </w:pPr>
      <w:r>
        <w:t>CYBServicesTesting</w:t>
      </w:r>
      <w:r w:rsidRPr="00D602FC">
        <w:t>- Test</w:t>
      </w:r>
      <w:r>
        <w:t>PayPalAuthorizeService</w:t>
      </w:r>
    </w:p>
    <w:p w14:paraId="76F8F080" w14:textId="77777777" w:rsidR="00223C9E" w:rsidRPr="00D602FC" w:rsidRDefault="00223C9E" w:rsidP="005C1822">
      <w:pPr>
        <w:pStyle w:val="BodyText"/>
      </w:pPr>
      <w:r>
        <w:t>CYBServicesTesting</w:t>
      </w:r>
      <w:r w:rsidRPr="00D602FC">
        <w:t>- Test</w:t>
      </w:r>
      <w:r>
        <w:t>RefundService</w:t>
      </w:r>
    </w:p>
    <w:p w14:paraId="472F6452" w14:textId="77777777" w:rsidR="00223C9E" w:rsidRPr="00D602FC" w:rsidRDefault="00223C9E" w:rsidP="005C1822">
      <w:pPr>
        <w:pStyle w:val="BodyText"/>
      </w:pPr>
      <w:r>
        <w:t>CYBServicesTesting</w:t>
      </w:r>
      <w:r w:rsidRPr="00D602FC">
        <w:t>- Test</w:t>
      </w:r>
      <w:r>
        <w:t>CancelService</w:t>
      </w:r>
    </w:p>
    <w:p w14:paraId="00288784" w14:textId="77777777" w:rsidR="00223C9E" w:rsidRPr="00D602FC" w:rsidRDefault="00223C9E" w:rsidP="005C1822">
      <w:pPr>
        <w:pStyle w:val="BodyText"/>
      </w:pPr>
      <w:r>
        <w:t>CYBServicesTesting</w:t>
      </w:r>
      <w:r w:rsidRPr="00D602FC">
        <w:t>- Test</w:t>
      </w:r>
      <w:r>
        <w:t>AuthReversalService</w:t>
      </w:r>
    </w:p>
    <w:p w14:paraId="2DE391BF" w14:textId="77777777" w:rsidR="00223C9E" w:rsidRPr="00E33D85" w:rsidRDefault="00223C9E" w:rsidP="005C1822">
      <w:pPr>
        <w:pStyle w:val="BodyText"/>
      </w:pPr>
      <w:r>
        <w:t>CYBServicesTesting</w:t>
      </w:r>
      <w:r w:rsidRPr="00D602FC">
        <w:t>- Test</w:t>
      </w:r>
      <w:r>
        <w:t>CheckStatusService</w:t>
      </w:r>
    </w:p>
    <w:p w14:paraId="0E5B081C" w14:textId="5CFAB50E" w:rsidR="009A7363" w:rsidRPr="00E33D85" w:rsidRDefault="009A7363" w:rsidP="009A7363">
      <w:pPr>
        <w:pStyle w:val="Heading1"/>
        <w:framePr w:wrap="auto" w:vAnchor="margin" w:yAlign="inline"/>
        <w:rPr>
          <w:rFonts w:asciiTheme="minorHAnsi" w:hAnsiTheme="minorHAnsi"/>
        </w:rPr>
      </w:pPr>
      <w:bookmarkStart w:id="1897" w:name="_Toc492046282"/>
      <w:r w:rsidRPr="00E33D85">
        <w:rPr>
          <w:rFonts w:asciiTheme="minorHAnsi" w:hAnsiTheme="minorHAnsi"/>
        </w:rPr>
        <w:lastRenderedPageBreak/>
        <w:t>Known Issues</w:t>
      </w:r>
      <w:bookmarkEnd w:id="1896"/>
      <w:bookmarkEnd w:id="1897"/>
    </w:p>
    <w:p w14:paraId="5552D31E" w14:textId="77777777" w:rsidR="00CF0AD1" w:rsidRPr="00E33D85" w:rsidRDefault="00CF0AD1" w:rsidP="00CF0AD1">
      <w:pPr>
        <w:pStyle w:val="ListParagraph"/>
        <w:numPr>
          <w:ilvl w:val="0"/>
          <w:numId w:val="24"/>
        </w:numPr>
      </w:pPr>
      <w:bookmarkStart w:id="1898" w:name="_Toc368651196"/>
      <w:r w:rsidRPr="00E33D85">
        <w:t>In</w:t>
      </w:r>
      <w:r w:rsidRPr="00E33D85">
        <w:rPr>
          <w:b/>
        </w:rPr>
        <w:t xml:space="preserve"> </w:t>
      </w:r>
      <w:r w:rsidRPr="00E33D85">
        <w:t>case of setting Ignore AVS Result custom preference to true, there can be a known issue as described below:</w:t>
      </w:r>
    </w:p>
    <w:p w14:paraId="657A0189" w14:textId="77777777" w:rsidR="00CF0AD1" w:rsidRPr="00E33D85" w:rsidRDefault="00CF0AD1" w:rsidP="00CF0AD1">
      <w:pPr>
        <w:ind w:left="360"/>
      </w:pPr>
      <w:r w:rsidRPr="00E33D85">
        <w:t>If the AVS response code received as N, the cartridge ignores the ccAuthReply reason code and processes the transaction under “review” status. This can lead to an ambiguous situation when the Credit Card was rejected, but due to the AVS code as “N”, the cartridge continued with order processing and successful order placement.</w:t>
      </w:r>
    </w:p>
    <w:p w14:paraId="1499C43B" w14:textId="77777777" w:rsidR="00CF0AD1" w:rsidRDefault="00CF0AD1" w:rsidP="00CF0AD1">
      <w:pPr>
        <w:pStyle w:val="ListParagraph"/>
        <w:numPr>
          <w:ilvl w:val="0"/>
          <w:numId w:val="24"/>
        </w:numPr>
      </w:pPr>
      <w:r w:rsidRPr="00F90111">
        <w:t>Testing</w:t>
      </w:r>
      <w:r w:rsidRPr="00E33D85">
        <w:t xml:space="preserve"> of Alipay is possible only with Test data provided by CyberSource such as Reconciliation ID that is getting passed to Alipay Initiate Service to get the response back. We don’t have Alipay simulator and access to Alipay live environment.</w:t>
      </w:r>
    </w:p>
    <w:p w14:paraId="6A09CEA4" w14:textId="77777777" w:rsidR="00CF0AD1" w:rsidRDefault="00CF0AD1" w:rsidP="00CF0AD1">
      <w:pPr>
        <w:pStyle w:val="ListParagraph"/>
        <w:ind w:left="0"/>
      </w:pPr>
    </w:p>
    <w:p w14:paraId="15496729" w14:textId="77777777" w:rsidR="00CF0AD1" w:rsidRPr="00E33D85" w:rsidRDefault="00CF0AD1" w:rsidP="00CF0AD1">
      <w:pPr>
        <w:pStyle w:val="ListParagraph"/>
        <w:numPr>
          <w:ilvl w:val="0"/>
          <w:numId w:val="24"/>
        </w:numPr>
      </w:pPr>
      <w:r>
        <w:t>There is an issue with Klarna session and authorization service in accepting value of tax rate field upto 4 or more decimal places. Klarna service accepts only tax rate value upto 2 decimal points and service is returning REJECT decision if tax rate exceed 2 decimal places.</w:t>
      </w:r>
    </w:p>
    <w:p w14:paraId="3C0753DB" w14:textId="77777777" w:rsidR="00CF0AD1" w:rsidRDefault="00CF0AD1" w:rsidP="003D49FF">
      <w:pPr>
        <w:pStyle w:val="Heading1"/>
        <w:framePr w:wrap="notBeside"/>
        <w:rPr>
          <w:rFonts w:asciiTheme="minorHAnsi" w:hAnsiTheme="minorHAnsi"/>
        </w:rPr>
      </w:pPr>
    </w:p>
    <w:p w14:paraId="0028C8BC" w14:textId="77777777" w:rsidR="003D49FF" w:rsidRPr="00E33D85" w:rsidRDefault="003D49FF" w:rsidP="003D49FF">
      <w:pPr>
        <w:pStyle w:val="Heading1"/>
        <w:framePr w:wrap="notBeside"/>
        <w:rPr>
          <w:rFonts w:asciiTheme="minorHAnsi" w:hAnsiTheme="minorHAnsi"/>
        </w:rPr>
      </w:pPr>
      <w:bookmarkStart w:id="1899" w:name="_Toc492046283"/>
      <w:r w:rsidRPr="00E33D85">
        <w:rPr>
          <w:rFonts w:asciiTheme="minorHAnsi" w:hAnsiTheme="minorHAnsi"/>
        </w:rPr>
        <w:t xml:space="preserve">CyberSource document </w:t>
      </w:r>
      <w:commentRangeStart w:id="1900"/>
      <w:r w:rsidRPr="00E33D85">
        <w:rPr>
          <w:rFonts w:asciiTheme="minorHAnsi" w:hAnsiTheme="minorHAnsi"/>
        </w:rPr>
        <w:t>links</w:t>
      </w:r>
      <w:bookmarkEnd w:id="1898"/>
      <w:commentRangeEnd w:id="1900"/>
      <w:r w:rsidR="006A5DFA">
        <w:rPr>
          <w:rStyle w:val="CommentReference"/>
          <w:rFonts w:asciiTheme="minorHAnsi" w:eastAsiaTheme="minorHAnsi" w:hAnsiTheme="minorHAnsi" w:cstheme="minorBidi"/>
          <w:b w:val="0"/>
          <w:lang w:val="en-IN"/>
        </w:rPr>
        <w:commentReference w:id="1900"/>
      </w:r>
      <w:bookmarkEnd w:id="1899"/>
    </w:p>
    <w:p w14:paraId="37A99569" w14:textId="77777777" w:rsidR="003D49FF" w:rsidRPr="00E33D85" w:rsidRDefault="002E3830" w:rsidP="007D5AFD">
      <w:pPr>
        <w:pStyle w:val="Listenabsatz"/>
        <w:numPr>
          <w:ilvl w:val="0"/>
          <w:numId w:val="14"/>
        </w:numPr>
        <w:rPr>
          <w:color w:val="0070C0"/>
          <w:sz w:val="16"/>
          <w:szCs w:val="16"/>
        </w:rPr>
      </w:pPr>
      <w:hyperlink r:id="rId107" w:history="1">
        <w:r w:rsidR="003D49FF" w:rsidRPr="00E33D85">
          <w:rPr>
            <w:rStyle w:val="Hyperlink"/>
            <w:color w:val="0070C0"/>
            <w:sz w:val="16"/>
            <w:szCs w:val="16"/>
          </w:rPr>
          <w:t>http://www.cybersource.com/support_center/implementation/testing_info/simple_order_api/General_testing_info/soapi_general_test.html</w:t>
        </w:r>
      </w:hyperlink>
    </w:p>
    <w:p w14:paraId="7FD5B110" w14:textId="77777777" w:rsidR="003D49FF" w:rsidRPr="00E33D85" w:rsidRDefault="002E3830" w:rsidP="007D5AFD">
      <w:pPr>
        <w:pStyle w:val="Listenabsatz"/>
        <w:numPr>
          <w:ilvl w:val="0"/>
          <w:numId w:val="14"/>
        </w:numPr>
        <w:rPr>
          <w:color w:val="0070C0"/>
          <w:sz w:val="16"/>
          <w:szCs w:val="16"/>
        </w:rPr>
      </w:pPr>
      <w:hyperlink r:id="rId108" w:history="1">
        <w:r w:rsidR="003D49FF" w:rsidRPr="00E33D85">
          <w:rPr>
            <w:rStyle w:val="Hyperlink"/>
            <w:color w:val="0070C0"/>
            <w:sz w:val="16"/>
            <w:szCs w:val="16"/>
          </w:rPr>
          <w:t>http://www.cybersource.com/support_center/support_documentation/quick_references/view.php?page_id=422</w:t>
        </w:r>
      </w:hyperlink>
    </w:p>
    <w:p w14:paraId="43F6ABD2" w14:textId="77777777" w:rsidR="003D49FF" w:rsidRPr="00E33D85" w:rsidRDefault="002E3830" w:rsidP="007D5AFD">
      <w:pPr>
        <w:pStyle w:val="Listenabsatz"/>
        <w:numPr>
          <w:ilvl w:val="0"/>
          <w:numId w:val="14"/>
        </w:numPr>
        <w:rPr>
          <w:color w:val="0070C0"/>
          <w:sz w:val="16"/>
          <w:szCs w:val="16"/>
        </w:rPr>
      </w:pPr>
      <w:hyperlink r:id="rId109" w:history="1">
        <w:r w:rsidR="003D49FF" w:rsidRPr="00E33D85">
          <w:rPr>
            <w:rStyle w:val="Hyperlink"/>
            <w:color w:val="0070C0"/>
            <w:sz w:val="16"/>
            <w:szCs w:val="16"/>
          </w:rPr>
          <w:t>http://apps.cybersource.com/library/documentation/dev_guides/CC_Svcs_SO_API/Credit_Cards_SO_API.pdf</w:t>
        </w:r>
      </w:hyperlink>
      <w:r w:rsidR="003D49FF" w:rsidRPr="00E33D85">
        <w:rPr>
          <w:color w:val="0070C0"/>
          <w:sz w:val="16"/>
          <w:szCs w:val="16"/>
        </w:rPr>
        <w:t xml:space="preserve"> - Page 163 - Appendix C.</w:t>
      </w:r>
    </w:p>
    <w:p w14:paraId="692A7E9D" w14:textId="77777777" w:rsidR="003D49FF" w:rsidRPr="00E33D85" w:rsidRDefault="002E3830" w:rsidP="007D5AFD">
      <w:pPr>
        <w:pStyle w:val="Listenabsatz"/>
        <w:numPr>
          <w:ilvl w:val="0"/>
          <w:numId w:val="14"/>
        </w:numPr>
        <w:rPr>
          <w:color w:val="0070C0"/>
          <w:sz w:val="16"/>
          <w:szCs w:val="16"/>
        </w:rPr>
      </w:pPr>
      <w:hyperlink r:id="rId110" w:history="1">
        <w:r w:rsidR="003D49FF" w:rsidRPr="00E33D85">
          <w:rPr>
            <w:rStyle w:val="Hyperlink"/>
            <w:color w:val="0070C0"/>
            <w:sz w:val="16"/>
            <w:szCs w:val="16"/>
          </w:rPr>
          <w:t>http://apps.cybersource.com/library/documentation/dev_guides/Getting_Started/Getting_Started_Advanced.pdf</w:t>
        </w:r>
      </w:hyperlink>
    </w:p>
    <w:p w14:paraId="1E483962" w14:textId="77777777" w:rsidR="003D49FF" w:rsidRPr="00E33D85" w:rsidRDefault="002E3830" w:rsidP="007D5AFD">
      <w:pPr>
        <w:pStyle w:val="Listenabsatz"/>
        <w:numPr>
          <w:ilvl w:val="0"/>
          <w:numId w:val="14"/>
        </w:numPr>
        <w:rPr>
          <w:color w:val="0070C0"/>
          <w:sz w:val="16"/>
          <w:szCs w:val="16"/>
        </w:rPr>
      </w:pPr>
      <w:hyperlink r:id="rId111" w:history="1">
        <w:r w:rsidR="003D49FF" w:rsidRPr="00E33D85">
          <w:rPr>
            <w:rStyle w:val="Hyperlink"/>
            <w:color w:val="0070C0"/>
            <w:sz w:val="16"/>
            <w:szCs w:val="16"/>
          </w:rPr>
          <w:t>http://www.cybersource.com/support_center/support_documentation/quick_references/</w:t>
        </w:r>
      </w:hyperlink>
    </w:p>
    <w:p w14:paraId="53CE311A" w14:textId="77777777" w:rsidR="003D49FF" w:rsidRPr="00E33D85" w:rsidRDefault="002E3830" w:rsidP="007D5AFD">
      <w:pPr>
        <w:pStyle w:val="Listenabsatz"/>
        <w:numPr>
          <w:ilvl w:val="0"/>
          <w:numId w:val="14"/>
        </w:numPr>
        <w:rPr>
          <w:color w:val="0070C0"/>
          <w:sz w:val="16"/>
          <w:szCs w:val="16"/>
        </w:rPr>
      </w:pPr>
      <w:hyperlink r:id="rId112" w:history="1">
        <w:r w:rsidR="003D49FF" w:rsidRPr="00E33D85">
          <w:rPr>
            <w:rStyle w:val="Hyperlink"/>
            <w:color w:val="0070C0"/>
            <w:sz w:val="16"/>
            <w:szCs w:val="16"/>
          </w:rPr>
          <w:t>http://apps.cybersource.com/library/documentation/dev_guides/Payer_Authentication_IG/20090928_Payauth_IG.pdf</w:t>
        </w:r>
      </w:hyperlink>
    </w:p>
    <w:p w14:paraId="283E9DBF" w14:textId="77777777" w:rsidR="003D49FF" w:rsidRPr="00E33D85" w:rsidRDefault="002E3830" w:rsidP="007D5AFD">
      <w:pPr>
        <w:pStyle w:val="Listenabsatz"/>
        <w:numPr>
          <w:ilvl w:val="0"/>
          <w:numId w:val="14"/>
        </w:numPr>
        <w:rPr>
          <w:color w:val="0070C0"/>
          <w:sz w:val="16"/>
          <w:szCs w:val="16"/>
        </w:rPr>
      </w:pPr>
      <w:hyperlink r:id="rId113" w:history="1">
        <w:r w:rsidR="003D49FF" w:rsidRPr="00E33D85">
          <w:rPr>
            <w:rStyle w:val="Hyperlink"/>
            <w:color w:val="0070C0"/>
            <w:sz w:val="16"/>
            <w:szCs w:val="16"/>
          </w:rPr>
          <w:t>http://apps.cybersource.com/library/documentation/dev_guides/Payer_Authentication_IG/html/</w:t>
        </w:r>
      </w:hyperlink>
    </w:p>
    <w:p w14:paraId="05366010" w14:textId="77777777" w:rsidR="003D49FF" w:rsidRPr="00E33D85" w:rsidRDefault="002E3830" w:rsidP="007D5AFD">
      <w:pPr>
        <w:pStyle w:val="Listenabsatz"/>
        <w:numPr>
          <w:ilvl w:val="0"/>
          <w:numId w:val="14"/>
        </w:numPr>
        <w:rPr>
          <w:color w:val="0070C0"/>
          <w:sz w:val="16"/>
          <w:szCs w:val="16"/>
        </w:rPr>
      </w:pPr>
      <w:hyperlink r:id="rId114" w:history="1">
        <w:r w:rsidR="008D24DC" w:rsidRPr="00E33D85">
          <w:rPr>
            <w:rStyle w:val="Hyperlink"/>
            <w:sz w:val="16"/>
            <w:szCs w:val="16"/>
          </w:rPr>
          <w:t>http://apps.cybersource.com/library/documentation/dev_guides/Verification_Svcs_IG/20091012_Verification_IG.pdf</w:t>
        </w:r>
      </w:hyperlink>
    </w:p>
    <w:p w14:paraId="120FF7B8" w14:textId="77777777" w:rsidR="003D49FF" w:rsidRPr="00E33D85" w:rsidRDefault="002E3830" w:rsidP="007D5AFD">
      <w:pPr>
        <w:pStyle w:val="Listenabsatz"/>
        <w:numPr>
          <w:ilvl w:val="0"/>
          <w:numId w:val="14"/>
        </w:numPr>
        <w:rPr>
          <w:color w:val="0070C0"/>
          <w:sz w:val="16"/>
          <w:szCs w:val="16"/>
        </w:rPr>
      </w:pPr>
      <w:hyperlink r:id="rId115" w:history="1">
        <w:r w:rsidR="003D49FF" w:rsidRPr="00E33D85">
          <w:rPr>
            <w:rStyle w:val="Hyperlink"/>
            <w:color w:val="0070C0"/>
            <w:sz w:val="16"/>
            <w:szCs w:val="16"/>
          </w:rPr>
          <w:t>http://www.cybersource.com/support_center/support_documentation/services_documentation/tax.php</w:t>
        </w:r>
      </w:hyperlink>
    </w:p>
    <w:p w14:paraId="099F0046" w14:textId="77777777" w:rsidR="003D49FF" w:rsidRPr="00E33D85" w:rsidRDefault="002E3830" w:rsidP="007D5AFD">
      <w:pPr>
        <w:pStyle w:val="Listenabsatz"/>
        <w:numPr>
          <w:ilvl w:val="0"/>
          <w:numId w:val="14"/>
        </w:numPr>
        <w:rPr>
          <w:color w:val="0070C0"/>
          <w:sz w:val="16"/>
          <w:szCs w:val="16"/>
        </w:rPr>
      </w:pPr>
      <w:hyperlink r:id="rId116" w:history="1">
        <w:r w:rsidR="003D49FF" w:rsidRPr="00E33D85">
          <w:rPr>
            <w:rStyle w:val="Hyperlink"/>
            <w:color w:val="0070C0"/>
            <w:sz w:val="16"/>
            <w:szCs w:val="16"/>
          </w:rPr>
          <w:t>http://apps.cybersource.com/library/documentation/dev_guides/Tax_IG/Tax_Guide.pdf</w:t>
        </w:r>
      </w:hyperlink>
    </w:p>
    <w:p w14:paraId="33DA3A46" w14:textId="77777777" w:rsidR="00981F66" w:rsidRPr="00E33D85" w:rsidRDefault="002E3830" w:rsidP="007D5AFD">
      <w:pPr>
        <w:pStyle w:val="Listenabsatz"/>
        <w:numPr>
          <w:ilvl w:val="0"/>
          <w:numId w:val="14"/>
        </w:numPr>
        <w:rPr>
          <w:color w:val="0070C0"/>
          <w:sz w:val="16"/>
          <w:szCs w:val="16"/>
        </w:rPr>
      </w:pPr>
      <w:hyperlink r:id="rId117" w:history="1">
        <w:r w:rsidR="00981F66" w:rsidRPr="00E33D85">
          <w:rPr>
            <w:rStyle w:val="Hyperlink"/>
            <w:sz w:val="16"/>
            <w:szCs w:val="16"/>
          </w:rPr>
          <w:t>http://apps.cybersource.com/library/documentation/dev_guides/Retail_SO_API/Retail_SO_API.pdf</w:t>
        </w:r>
      </w:hyperlink>
    </w:p>
    <w:p w14:paraId="55FA55C9" w14:textId="77777777" w:rsidR="008741A3" w:rsidRPr="00E33D85" w:rsidRDefault="002E3830" w:rsidP="007D5AFD">
      <w:pPr>
        <w:pStyle w:val="Listenabsatz"/>
        <w:numPr>
          <w:ilvl w:val="0"/>
          <w:numId w:val="14"/>
        </w:numPr>
        <w:rPr>
          <w:rStyle w:val="Hyperlink"/>
          <w:color w:val="0070C0"/>
          <w:sz w:val="16"/>
          <w:szCs w:val="16"/>
        </w:rPr>
      </w:pPr>
      <w:hyperlink r:id="rId118" w:history="1">
        <w:r w:rsidR="008741A3" w:rsidRPr="00E33D85">
          <w:rPr>
            <w:rStyle w:val="Hyperlink"/>
            <w:color w:val="0070C0"/>
            <w:sz w:val="16"/>
            <w:szCs w:val="16"/>
          </w:rPr>
          <w:t>http://apps.cybersource.com/library/documentation/dev_guides/AliPayDom/AliPay_Dom_SO_API.pdf</w:t>
        </w:r>
      </w:hyperlink>
    </w:p>
    <w:p w14:paraId="7FB9EF5C" w14:textId="77777777" w:rsidR="00A05E72" w:rsidRPr="00E33D85" w:rsidRDefault="002E3830" w:rsidP="007D5AFD">
      <w:pPr>
        <w:pStyle w:val="Listenabsatz"/>
        <w:numPr>
          <w:ilvl w:val="0"/>
          <w:numId w:val="14"/>
        </w:numPr>
        <w:autoSpaceDE w:val="0"/>
        <w:autoSpaceDN w:val="0"/>
        <w:spacing w:after="0" w:line="240" w:lineRule="auto"/>
        <w:rPr>
          <w:rStyle w:val="Hyperlink"/>
          <w:color w:val="0070C0"/>
          <w:sz w:val="16"/>
          <w:szCs w:val="16"/>
        </w:rPr>
      </w:pPr>
      <w:hyperlink r:id="rId119" w:history="1">
        <w:r w:rsidR="008741A3" w:rsidRPr="00E33D85">
          <w:rPr>
            <w:rStyle w:val="Hyperlink"/>
            <w:color w:val="0070C0"/>
            <w:sz w:val="16"/>
            <w:szCs w:val="16"/>
          </w:rPr>
          <w:t>http://apps.cybersource.com/library/documentation/dev_guides/AliPayInt/AliPay_Int_SO_API.pdf</w:t>
        </w:r>
      </w:hyperlink>
    </w:p>
    <w:p w14:paraId="1B20997B" w14:textId="77777777" w:rsidR="00354709" w:rsidRPr="00E33D85" w:rsidRDefault="00354709" w:rsidP="007D5AFD">
      <w:pPr>
        <w:pStyle w:val="Listenabsatz"/>
        <w:numPr>
          <w:ilvl w:val="0"/>
          <w:numId w:val="14"/>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http://apps.cybersource.com/library/documentation/dev_guides/apple_payments/SO_API/Apple_Pay_SO_API.pdf </w:t>
      </w:r>
    </w:p>
    <w:p w14:paraId="4CACBD4E" w14:textId="77777777" w:rsidR="00CF0AD1" w:rsidRPr="00E33D85" w:rsidRDefault="00CF0AD1" w:rsidP="00CF0AD1">
      <w:pPr>
        <w:pStyle w:val="ListParagraph"/>
        <w:numPr>
          <w:ilvl w:val="0"/>
          <w:numId w:val="14"/>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http://apps.cybersource.com/library/documentation/dev_guides/Secure_Acceptance_WM/Secure_Acceptance_WM.pdf </w:t>
      </w:r>
    </w:p>
    <w:p w14:paraId="19E726F7" w14:textId="77777777" w:rsidR="00CF0AD1" w:rsidRPr="00E33D85" w:rsidRDefault="00CF0AD1" w:rsidP="00CF0AD1">
      <w:pPr>
        <w:pStyle w:val="ListParagraph"/>
        <w:numPr>
          <w:ilvl w:val="0"/>
          <w:numId w:val="14"/>
        </w:numPr>
        <w:autoSpaceDE w:val="0"/>
        <w:autoSpaceDN w:val="0"/>
        <w:spacing w:after="0" w:line="240" w:lineRule="auto"/>
        <w:rPr>
          <w:rStyle w:val="Hyperlink"/>
          <w:color w:val="0070C0"/>
          <w:sz w:val="16"/>
          <w:szCs w:val="16"/>
        </w:rPr>
      </w:pPr>
      <w:r w:rsidRPr="00E33D85">
        <w:rPr>
          <w:rStyle w:val="Hyperlink"/>
          <w:color w:val="0070C0"/>
          <w:sz w:val="16"/>
          <w:szCs w:val="16"/>
        </w:rPr>
        <w:lastRenderedPageBreak/>
        <w:t xml:space="preserve">http://apps.cybersource.com/library/documentation/dev_guides/Secure_Acceptance_SOP/Secure_Acceptance_SOP.pdf </w:t>
      </w:r>
    </w:p>
    <w:p w14:paraId="53CE8C19" w14:textId="77777777" w:rsidR="00CF0AD1" w:rsidRPr="008D77FD" w:rsidRDefault="002E3830" w:rsidP="00CF0AD1">
      <w:pPr>
        <w:pStyle w:val="Listenabsatz"/>
        <w:numPr>
          <w:ilvl w:val="0"/>
          <w:numId w:val="14"/>
        </w:numPr>
        <w:autoSpaceDE w:val="0"/>
        <w:autoSpaceDN w:val="0"/>
        <w:spacing w:after="0" w:line="240" w:lineRule="auto"/>
        <w:rPr>
          <w:color w:val="0070C0"/>
          <w:sz w:val="16"/>
          <w:szCs w:val="16"/>
          <w:u w:val="single"/>
        </w:rPr>
      </w:pPr>
      <w:hyperlink r:id="rId120" w:history="1">
        <w:r w:rsidR="00CF0AD1" w:rsidRPr="008D77FD">
          <w:rPr>
            <w:rStyle w:val="Hyperlink"/>
            <w:sz w:val="16"/>
            <w:szCs w:val="16"/>
          </w:rPr>
          <w:t>http://apps.cybersource.com/library/documentation/dev_guides/VCO_SO_API/Visa_Checkout_SO_API.pdf</w:t>
        </w:r>
      </w:hyperlink>
    </w:p>
    <w:p w14:paraId="35E18807" w14:textId="77777777" w:rsidR="00CF0AD1" w:rsidRDefault="002E3830" w:rsidP="00CF0AD1">
      <w:pPr>
        <w:pStyle w:val="Listenabsatz"/>
        <w:numPr>
          <w:ilvl w:val="0"/>
          <w:numId w:val="14"/>
        </w:numPr>
        <w:autoSpaceDE w:val="0"/>
        <w:autoSpaceDN w:val="0"/>
        <w:spacing w:after="0" w:line="240" w:lineRule="auto"/>
        <w:rPr>
          <w:rStyle w:val="Hyperlink"/>
          <w:color w:val="0070C0"/>
          <w:sz w:val="16"/>
          <w:szCs w:val="16"/>
        </w:rPr>
      </w:pPr>
      <w:hyperlink r:id="rId121" w:history="1">
        <w:r w:rsidR="00CF0AD1" w:rsidRPr="008D77FD">
          <w:rPr>
            <w:rStyle w:val="Hyperlink"/>
            <w:color w:val="0070C0"/>
            <w:sz w:val="16"/>
            <w:szCs w:val="16"/>
          </w:rPr>
          <w:t>http://apps.cybersource.com/library/documentation/dev_guides/apple_payments/getting_started/Getting_Started.pdf</w:t>
        </w:r>
      </w:hyperlink>
    </w:p>
    <w:p w14:paraId="282C526E" w14:textId="77777777" w:rsidR="00CF0AD1" w:rsidRDefault="00CF0AD1" w:rsidP="00CF0AD1">
      <w:pPr>
        <w:pStyle w:val="Listenabsatz"/>
        <w:numPr>
          <w:ilvl w:val="0"/>
          <w:numId w:val="14"/>
        </w:numPr>
        <w:autoSpaceDE w:val="0"/>
        <w:autoSpaceDN w:val="0"/>
        <w:spacing w:after="0" w:line="240" w:lineRule="auto"/>
        <w:rPr>
          <w:rStyle w:val="Hyperlink"/>
          <w:color w:val="0070C0"/>
          <w:sz w:val="16"/>
          <w:szCs w:val="16"/>
        </w:rPr>
      </w:pPr>
      <w:r w:rsidRPr="00313D06">
        <w:rPr>
          <w:rStyle w:val="Hyperlink"/>
          <w:color w:val="0070C0"/>
          <w:sz w:val="16"/>
          <w:szCs w:val="16"/>
        </w:rPr>
        <w:t>http://apps.cybersource.com/library/documentation/dev_guides/tokenization_SO_API/Tokenization_SO_API.pdf</w:t>
      </w:r>
    </w:p>
    <w:p w14:paraId="4763104A" w14:textId="77777777" w:rsidR="00CF0AD1" w:rsidRDefault="002E3830" w:rsidP="00CF0AD1">
      <w:pPr>
        <w:pStyle w:val="Listenabsatz"/>
        <w:numPr>
          <w:ilvl w:val="0"/>
          <w:numId w:val="14"/>
        </w:numPr>
        <w:autoSpaceDE w:val="0"/>
        <w:autoSpaceDN w:val="0"/>
        <w:spacing w:after="0" w:line="240" w:lineRule="auto"/>
        <w:rPr>
          <w:rStyle w:val="Hyperlink"/>
          <w:color w:val="0070C0"/>
          <w:sz w:val="16"/>
          <w:szCs w:val="16"/>
        </w:rPr>
      </w:pPr>
      <w:hyperlink r:id="rId122" w:history="1">
        <w:r w:rsidR="00CF0AD1" w:rsidRPr="00E75CAF">
          <w:rPr>
            <w:rStyle w:val="Hyperlink"/>
            <w:sz w:val="16"/>
            <w:szCs w:val="16"/>
          </w:rPr>
          <w:t>http://apps.cybersource.com/library/documentation/dev_guides/OnlineBankTransfers_SO_API/OnlineBankTransfers_SO_API.pdf</w:t>
        </w:r>
      </w:hyperlink>
    </w:p>
    <w:p w14:paraId="3E74C7EA" w14:textId="77777777" w:rsidR="00CF0AD1" w:rsidRPr="00F90111" w:rsidRDefault="002E3830" w:rsidP="00CF0AD1">
      <w:pPr>
        <w:pStyle w:val="Listenabsatz"/>
        <w:numPr>
          <w:ilvl w:val="0"/>
          <w:numId w:val="14"/>
        </w:numPr>
        <w:autoSpaceDE w:val="0"/>
        <w:autoSpaceDN w:val="0"/>
        <w:spacing w:after="0" w:line="240" w:lineRule="auto"/>
        <w:rPr>
          <w:rStyle w:val="Hyperlink"/>
          <w:sz w:val="16"/>
          <w:szCs w:val="16"/>
        </w:rPr>
      </w:pPr>
      <w:hyperlink r:id="rId123" w:history="1">
        <w:r w:rsidR="00CF0AD1" w:rsidRPr="00E75CAF">
          <w:rPr>
            <w:rStyle w:val="Hyperlink"/>
            <w:sz w:val="16"/>
            <w:szCs w:val="16"/>
          </w:rPr>
          <w:t>http://www.cybersource.com/support_center/support_documentation</w:t>
        </w:r>
      </w:hyperlink>
    </w:p>
    <w:p w14:paraId="21263E77" w14:textId="77777777" w:rsidR="00CF0AD1" w:rsidRPr="00F90111" w:rsidRDefault="00CF0AD1" w:rsidP="00CF0AD1">
      <w:pPr>
        <w:pStyle w:val="Listenabsatz"/>
        <w:numPr>
          <w:ilvl w:val="0"/>
          <w:numId w:val="14"/>
        </w:numPr>
        <w:autoSpaceDE w:val="0"/>
        <w:autoSpaceDN w:val="0"/>
        <w:spacing w:after="0" w:line="240" w:lineRule="auto"/>
        <w:rPr>
          <w:rStyle w:val="Hyperlink"/>
          <w:sz w:val="16"/>
          <w:szCs w:val="16"/>
        </w:rPr>
      </w:pPr>
      <w:r w:rsidRPr="00F90111">
        <w:rPr>
          <w:rStyle w:val="Hyperlink"/>
          <w:sz w:val="16"/>
          <w:szCs w:val="16"/>
        </w:rPr>
        <w:t>https://developer.paypal.com/docs/integration/direct/express-checkout/integration-jsv4/</w:t>
      </w:r>
    </w:p>
    <w:p w14:paraId="533728A1" w14:textId="77777777" w:rsidR="00CF0AD1" w:rsidRPr="00F90111" w:rsidRDefault="002E3830" w:rsidP="00CF0AD1">
      <w:pPr>
        <w:pStyle w:val="Listenabsatz"/>
        <w:numPr>
          <w:ilvl w:val="0"/>
          <w:numId w:val="14"/>
        </w:numPr>
        <w:autoSpaceDE w:val="0"/>
        <w:autoSpaceDN w:val="0"/>
        <w:spacing w:after="0" w:line="240" w:lineRule="auto"/>
        <w:rPr>
          <w:rStyle w:val="Hyperlink"/>
          <w:sz w:val="16"/>
          <w:szCs w:val="16"/>
        </w:rPr>
      </w:pPr>
      <w:hyperlink r:id="rId124" w:anchor="/pattern/client" w:history="1">
        <w:r w:rsidR="00CF0AD1" w:rsidRPr="002B54AE">
          <w:rPr>
            <w:rStyle w:val="Hyperlink"/>
            <w:sz w:val="16"/>
            <w:szCs w:val="16"/>
          </w:rPr>
          <w:t>https://developer.paypal.com/demo/checkout/#/pattern/client</w:t>
        </w:r>
      </w:hyperlink>
    </w:p>
    <w:p w14:paraId="061E9AAF" w14:textId="77777777" w:rsidR="00CF0AD1" w:rsidRPr="00F90111" w:rsidRDefault="00CF0AD1" w:rsidP="00CF0AD1">
      <w:pPr>
        <w:pStyle w:val="Listenabsatz"/>
        <w:numPr>
          <w:ilvl w:val="0"/>
          <w:numId w:val="14"/>
        </w:numPr>
        <w:autoSpaceDE w:val="0"/>
        <w:autoSpaceDN w:val="0"/>
        <w:spacing w:after="0" w:line="240" w:lineRule="auto"/>
        <w:rPr>
          <w:rStyle w:val="Hyperlink"/>
          <w:sz w:val="16"/>
          <w:szCs w:val="16"/>
        </w:rPr>
      </w:pPr>
      <w:r w:rsidRPr="00F90111">
        <w:rPr>
          <w:rStyle w:val="Hyperlink"/>
          <w:sz w:val="16"/>
          <w:szCs w:val="16"/>
        </w:rPr>
        <w:t xml:space="preserve">https://www.cybersource.com/products/payment_processing/android_pay/ </w:t>
      </w:r>
    </w:p>
    <w:p w14:paraId="5F20D828" w14:textId="77777777" w:rsidR="008D77FD" w:rsidRPr="00CF0AD1" w:rsidRDefault="00CF0AD1" w:rsidP="00CF0AD1">
      <w:pPr>
        <w:pStyle w:val="Listenabsatz"/>
        <w:numPr>
          <w:ilvl w:val="0"/>
          <w:numId w:val="14"/>
        </w:numPr>
        <w:autoSpaceDE w:val="0"/>
        <w:autoSpaceDN w:val="0"/>
        <w:spacing w:after="0" w:line="240" w:lineRule="auto"/>
        <w:rPr>
          <w:rStyle w:val="Hyperlink"/>
          <w:sz w:val="16"/>
          <w:szCs w:val="16"/>
        </w:rPr>
      </w:pPr>
      <w:r w:rsidRPr="00F90111">
        <w:rPr>
          <w:rStyle w:val="Hyperlink"/>
          <w:sz w:val="16"/>
          <w:szCs w:val="16"/>
        </w:rPr>
        <w:t>https://www.cybersource.com/developers/integration_methods/apple_pay/</w:t>
      </w:r>
    </w:p>
    <w:p w14:paraId="0A11534C" w14:textId="77777777" w:rsidR="003D49FF" w:rsidRPr="00E33D85" w:rsidRDefault="003D49FF" w:rsidP="003D49FF"/>
    <w:p w14:paraId="55B53924" w14:textId="77777777" w:rsidR="002612FF" w:rsidRPr="00E33D85" w:rsidRDefault="002612FF" w:rsidP="003D49FF"/>
    <w:p w14:paraId="245DEC34" w14:textId="77777777" w:rsidR="003D49FF" w:rsidRPr="00E33D85" w:rsidRDefault="003D49FF" w:rsidP="003D49FF">
      <w:pPr>
        <w:pStyle w:val="Heading1"/>
        <w:framePr w:wrap="notBeside"/>
        <w:rPr>
          <w:rFonts w:asciiTheme="minorHAnsi" w:hAnsiTheme="minorHAnsi"/>
        </w:rPr>
      </w:pPr>
      <w:bookmarkStart w:id="1901" w:name="_Toc368651197"/>
      <w:bookmarkStart w:id="1902" w:name="_Toc492046284"/>
      <w:r w:rsidRPr="00E33D85">
        <w:rPr>
          <w:rFonts w:asciiTheme="minorHAnsi" w:hAnsiTheme="minorHAnsi"/>
        </w:rPr>
        <w:t>Release History</w:t>
      </w:r>
      <w:bookmarkEnd w:id="1901"/>
      <w:bookmarkEnd w:id="190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RPr="00E33D85" w14:paraId="6E55579F" w14:textId="77777777" w:rsidTr="005B5B37">
        <w:tc>
          <w:tcPr>
            <w:tcW w:w="1634" w:type="dxa"/>
            <w:shd w:val="clear" w:color="auto" w:fill="BFBFBF" w:themeFill="background1" w:themeFillShade="BF"/>
          </w:tcPr>
          <w:p w14:paraId="423B3D5D" w14:textId="77777777" w:rsidR="003D49FF" w:rsidRPr="00E33D85" w:rsidRDefault="003D49FF" w:rsidP="005C1822">
            <w:pPr>
              <w:pStyle w:val="BodyText"/>
            </w:pPr>
            <w:r w:rsidRPr="00E33D85">
              <w:t>Version</w:t>
            </w:r>
          </w:p>
        </w:tc>
        <w:tc>
          <w:tcPr>
            <w:tcW w:w="2018" w:type="dxa"/>
            <w:shd w:val="clear" w:color="auto" w:fill="BFBFBF" w:themeFill="background1" w:themeFillShade="BF"/>
          </w:tcPr>
          <w:p w14:paraId="75ADF4A5" w14:textId="77777777" w:rsidR="003D49FF" w:rsidRPr="00E33D85" w:rsidRDefault="003D49FF" w:rsidP="005C1822">
            <w:pPr>
              <w:pStyle w:val="BodyText"/>
            </w:pPr>
            <w:r w:rsidRPr="00E33D85">
              <w:t>Date</w:t>
            </w:r>
          </w:p>
        </w:tc>
        <w:tc>
          <w:tcPr>
            <w:tcW w:w="6644" w:type="dxa"/>
            <w:shd w:val="clear" w:color="auto" w:fill="BFBFBF" w:themeFill="background1" w:themeFillShade="BF"/>
          </w:tcPr>
          <w:p w14:paraId="2D8F524E" w14:textId="77777777" w:rsidR="003D49FF" w:rsidRPr="00E33D85" w:rsidRDefault="003D49FF" w:rsidP="005C1822">
            <w:pPr>
              <w:pStyle w:val="BodyText"/>
            </w:pPr>
            <w:r w:rsidRPr="00E33D85">
              <w:t>Changes</w:t>
            </w:r>
          </w:p>
        </w:tc>
      </w:tr>
      <w:tr w:rsidR="003D49FF" w:rsidRPr="00E33D85" w14:paraId="0DE2D590" w14:textId="77777777" w:rsidTr="000E2BA5">
        <w:tc>
          <w:tcPr>
            <w:tcW w:w="1634" w:type="dxa"/>
          </w:tcPr>
          <w:p w14:paraId="5B0F4E12" w14:textId="77777777" w:rsidR="003D49FF" w:rsidRPr="00E33D85" w:rsidRDefault="00790234" w:rsidP="005C1822">
            <w:pPr>
              <w:pStyle w:val="BodyText"/>
            </w:pPr>
            <w:r w:rsidRPr="00E33D85">
              <w:t>1.0.0.1</w:t>
            </w:r>
          </w:p>
        </w:tc>
        <w:tc>
          <w:tcPr>
            <w:tcW w:w="2018" w:type="dxa"/>
          </w:tcPr>
          <w:p w14:paraId="7532E42C" w14:textId="77777777" w:rsidR="003D49FF" w:rsidRPr="00E33D85" w:rsidRDefault="003D49FF" w:rsidP="005C1822">
            <w:pPr>
              <w:pStyle w:val="BodyText"/>
            </w:pPr>
            <w:r w:rsidRPr="00E33D85">
              <w:t>02/02/2010</w:t>
            </w:r>
          </w:p>
        </w:tc>
        <w:tc>
          <w:tcPr>
            <w:tcW w:w="6644" w:type="dxa"/>
          </w:tcPr>
          <w:p w14:paraId="3C6871CF" w14:textId="77777777" w:rsidR="003D49FF" w:rsidRPr="00E33D85" w:rsidRDefault="003D49FF" w:rsidP="005C1822">
            <w:pPr>
              <w:pStyle w:val="BodyText"/>
            </w:pPr>
            <w:r w:rsidRPr="00E33D85">
              <w:t>Initial release</w:t>
            </w:r>
          </w:p>
        </w:tc>
      </w:tr>
      <w:tr w:rsidR="003D49FF" w:rsidRPr="00E33D85" w14:paraId="7552A629" w14:textId="77777777" w:rsidTr="000E2BA5">
        <w:tc>
          <w:tcPr>
            <w:tcW w:w="1634" w:type="dxa"/>
          </w:tcPr>
          <w:p w14:paraId="5227B41A" w14:textId="77777777" w:rsidR="003D49FF" w:rsidRPr="00E33D85" w:rsidRDefault="003D49FF" w:rsidP="005C1822">
            <w:pPr>
              <w:pStyle w:val="BodyText"/>
            </w:pPr>
            <w:r w:rsidRPr="00E33D85">
              <w:t>1.0.0.2</w:t>
            </w:r>
          </w:p>
        </w:tc>
        <w:tc>
          <w:tcPr>
            <w:tcW w:w="2018" w:type="dxa"/>
          </w:tcPr>
          <w:p w14:paraId="58352B86" w14:textId="77777777" w:rsidR="003D49FF" w:rsidRPr="00E33D85" w:rsidRDefault="003D49FF" w:rsidP="005C1822">
            <w:pPr>
              <w:pStyle w:val="BodyText"/>
            </w:pPr>
            <w:r w:rsidRPr="00E33D85">
              <w:t>02/08/2010</w:t>
            </w:r>
          </w:p>
        </w:tc>
        <w:tc>
          <w:tcPr>
            <w:tcW w:w="6644" w:type="dxa"/>
          </w:tcPr>
          <w:p w14:paraId="0AD3AAF8" w14:textId="77777777" w:rsidR="003D49FF" w:rsidRPr="00E33D85" w:rsidRDefault="003D49FF" w:rsidP="005C1822">
            <w:pPr>
              <w:pStyle w:val="BodyText"/>
            </w:pPr>
            <w:r w:rsidRPr="00E33D85">
              <w:t>Device Fingerprint Feature added</w:t>
            </w:r>
          </w:p>
        </w:tc>
      </w:tr>
      <w:tr w:rsidR="003D49FF" w:rsidRPr="00E33D85" w14:paraId="36160F05" w14:textId="77777777" w:rsidTr="000E2BA5">
        <w:tc>
          <w:tcPr>
            <w:tcW w:w="1634" w:type="dxa"/>
          </w:tcPr>
          <w:p w14:paraId="7EBD6A54" w14:textId="77777777" w:rsidR="003D49FF" w:rsidRPr="00E33D85" w:rsidRDefault="003D49FF" w:rsidP="005C1822">
            <w:pPr>
              <w:pStyle w:val="BodyText"/>
            </w:pPr>
            <w:r w:rsidRPr="00E33D85">
              <w:t>1.0.0.3</w:t>
            </w:r>
          </w:p>
        </w:tc>
        <w:tc>
          <w:tcPr>
            <w:tcW w:w="2018" w:type="dxa"/>
          </w:tcPr>
          <w:p w14:paraId="43A50709" w14:textId="77777777" w:rsidR="003D49FF" w:rsidRPr="00E33D85" w:rsidRDefault="003D49FF" w:rsidP="005C1822">
            <w:pPr>
              <w:pStyle w:val="BodyText"/>
            </w:pPr>
            <w:r w:rsidRPr="00E33D85">
              <w:t>03/01/2012</w:t>
            </w:r>
          </w:p>
        </w:tc>
        <w:tc>
          <w:tcPr>
            <w:tcW w:w="6644" w:type="dxa"/>
          </w:tcPr>
          <w:p w14:paraId="2D0BBB1D" w14:textId="77777777" w:rsidR="003D49FF" w:rsidRPr="00E33D85" w:rsidRDefault="003D49FF" w:rsidP="005C1822">
            <w:pPr>
              <w:pStyle w:val="BodyText"/>
            </w:pPr>
            <w:r w:rsidRPr="00E33D85">
              <w:t xml:space="preserve">Updated Tax </w:t>
            </w:r>
            <w:r w:rsidR="006B02C7">
              <w:t>controller</w:t>
            </w:r>
            <w:r w:rsidRPr="00E33D85">
              <w:t xml:space="preserve"> to remove unnecessary / redundant tax requests to reduce tax service charges. </w:t>
            </w:r>
          </w:p>
        </w:tc>
      </w:tr>
      <w:tr w:rsidR="00C5387E" w:rsidRPr="00E33D85" w14:paraId="33E510AC" w14:textId="77777777" w:rsidTr="000E2BA5">
        <w:tc>
          <w:tcPr>
            <w:tcW w:w="1634" w:type="dxa"/>
          </w:tcPr>
          <w:p w14:paraId="074AF13C" w14:textId="77777777" w:rsidR="00C5387E" w:rsidRPr="00E33D85" w:rsidRDefault="00C5387E" w:rsidP="005C1822">
            <w:pPr>
              <w:pStyle w:val="BodyText"/>
            </w:pPr>
            <w:r w:rsidRPr="00E33D85">
              <w:t>1.0.0.4</w:t>
            </w:r>
          </w:p>
        </w:tc>
        <w:tc>
          <w:tcPr>
            <w:tcW w:w="2018" w:type="dxa"/>
          </w:tcPr>
          <w:p w14:paraId="61154A09" w14:textId="77777777" w:rsidR="00C5387E" w:rsidRPr="00E33D85" w:rsidRDefault="00C5387E" w:rsidP="005C1822">
            <w:pPr>
              <w:pStyle w:val="BodyText"/>
            </w:pPr>
            <w:r w:rsidRPr="00E33D85">
              <w:t>12/18/2012</w:t>
            </w:r>
          </w:p>
        </w:tc>
        <w:tc>
          <w:tcPr>
            <w:tcW w:w="6644" w:type="dxa"/>
          </w:tcPr>
          <w:p w14:paraId="08C620CD" w14:textId="77777777" w:rsidR="00C5387E" w:rsidRPr="00E33D85" w:rsidRDefault="00C5387E" w:rsidP="005C1822">
            <w:pPr>
              <w:pStyle w:val="BodyText"/>
            </w:pPr>
            <w:r w:rsidRPr="00E33D85">
              <w:t xml:space="preserve">Updated Tax </w:t>
            </w:r>
            <w:r w:rsidR="006B02C7">
              <w:t>controller</w:t>
            </w:r>
            <w:r w:rsidRPr="00E33D85">
              <w:t xml:space="preserve"> to remove redundant tax requests by using SkipTaxCalculation parameter</w:t>
            </w:r>
          </w:p>
        </w:tc>
      </w:tr>
      <w:tr w:rsidR="00790234" w:rsidRPr="00E33D85" w14:paraId="0796D569" w14:textId="77777777" w:rsidTr="000E2BA5">
        <w:tc>
          <w:tcPr>
            <w:tcW w:w="1634" w:type="dxa"/>
          </w:tcPr>
          <w:p w14:paraId="75BD52CC" w14:textId="77777777" w:rsidR="00790234" w:rsidRPr="00E33D85" w:rsidRDefault="00790234" w:rsidP="005C1822">
            <w:pPr>
              <w:pStyle w:val="BodyText"/>
            </w:pPr>
            <w:r w:rsidRPr="00E33D85">
              <w:t>1.1.0</w:t>
            </w:r>
          </w:p>
        </w:tc>
        <w:tc>
          <w:tcPr>
            <w:tcW w:w="2018" w:type="dxa"/>
          </w:tcPr>
          <w:p w14:paraId="7B1E64C6" w14:textId="77777777" w:rsidR="00790234" w:rsidRPr="00E33D85" w:rsidRDefault="00790234" w:rsidP="005C1822">
            <w:pPr>
              <w:pStyle w:val="BodyText"/>
            </w:pPr>
            <w:r w:rsidRPr="00E33D85">
              <w:t>01/16/2013</w:t>
            </w:r>
          </w:p>
        </w:tc>
        <w:tc>
          <w:tcPr>
            <w:tcW w:w="6644" w:type="dxa"/>
          </w:tcPr>
          <w:p w14:paraId="580D0C1F" w14:textId="77777777" w:rsidR="00790234" w:rsidRPr="00E33D85" w:rsidRDefault="00790234" w:rsidP="005C1822">
            <w:pPr>
              <w:pStyle w:val="BodyText"/>
            </w:pPr>
            <w:r w:rsidRPr="00E33D85">
              <w:t>Incorporated review comments from Demandware team</w:t>
            </w:r>
          </w:p>
        </w:tc>
      </w:tr>
      <w:tr w:rsidR="00FB007F" w:rsidRPr="00E33D85" w14:paraId="6D24B4E1" w14:textId="77777777" w:rsidTr="000E2BA5">
        <w:tc>
          <w:tcPr>
            <w:tcW w:w="1634" w:type="dxa"/>
          </w:tcPr>
          <w:p w14:paraId="4085CFF2" w14:textId="77777777" w:rsidR="00FB007F" w:rsidRPr="00E33D85" w:rsidRDefault="00FB007F" w:rsidP="005C1822">
            <w:pPr>
              <w:pStyle w:val="BodyText"/>
            </w:pPr>
            <w:r w:rsidRPr="00E33D85">
              <w:t>1.1.0</w:t>
            </w:r>
          </w:p>
        </w:tc>
        <w:tc>
          <w:tcPr>
            <w:tcW w:w="2018" w:type="dxa"/>
          </w:tcPr>
          <w:p w14:paraId="68875698" w14:textId="77777777" w:rsidR="00FB007F" w:rsidRPr="00E33D85" w:rsidRDefault="00FB007F" w:rsidP="005C1822">
            <w:pPr>
              <w:pStyle w:val="BodyText"/>
            </w:pPr>
            <w:r w:rsidRPr="00E33D85">
              <w:t>02/06/2013</w:t>
            </w:r>
          </w:p>
        </w:tc>
        <w:tc>
          <w:tcPr>
            <w:tcW w:w="6644" w:type="dxa"/>
          </w:tcPr>
          <w:p w14:paraId="2B1203B3" w14:textId="77777777" w:rsidR="00FB007F" w:rsidRPr="00E33D85" w:rsidRDefault="00FB007F" w:rsidP="005C1822">
            <w:pPr>
              <w:pStyle w:val="BodyText"/>
            </w:pPr>
            <w:r w:rsidRPr="00E33D85">
              <w:t>Incorporated New changes as per new Site Genesis code</w:t>
            </w:r>
          </w:p>
        </w:tc>
      </w:tr>
      <w:tr w:rsidR="000E2BA5" w:rsidRPr="00E33D85" w14:paraId="6FCB1B12"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343C0730" w14:textId="77777777" w:rsidR="000E2BA5" w:rsidRPr="00E33D85" w:rsidRDefault="000E2BA5" w:rsidP="005C1822">
            <w:pPr>
              <w:pStyle w:val="BodyText"/>
            </w:pPr>
            <w:bookmarkStart w:id="1903" w:name="O_5531"/>
            <w:bookmarkEnd w:id="1903"/>
            <w:r w:rsidRPr="00E33D85">
              <w:t>2.0.0</w:t>
            </w:r>
          </w:p>
        </w:tc>
        <w:tc>
          <w:tcPr>
            <w:tcW w:w="2018" w:type="dxa"/>
            <w:tcBorders>
              <w:top w:val="single" w:sz="4" w:space="0" w:color="000000"/>
              <w:left w:val="single" w:sz="4" w:space="0" w:color="000000"/>
              <w:bottom w:val="single" w:sz="4" w:space="0" w:color="000000"/>
              <w:right w:val="single" w:sz="4" w:space="0" w:color="000000"/>
            </w:tcBorders>
          </w:tcPr>
          <w:p w14:paraId="7DEC8231" w14:textId="77777777" w:rsidR="000E2BA5" w:rsidRPr="00E33D85" w:rsidRDefault="000E2BA5" w:rsidP="005C1822">
            <w:pPr>
              <w:pStyle w:val="BodyText"/>
            </w:pPr>
            <w:r w:rsidRPr="00E33D85">
              <w:t>09/23/2013</w:t>
            </w:r>
          </w:p>
        </w:tc>
        <w:tc>
          <w:tcPr>
            <w:tcW w:w="6644" w:type="dxa"/>
            <w:tcBorders>
              <w:top w:val="single" w:sz="4" w:space="0" w:color="000000"/>
              <w:left w:val="single" w:sz="4" w:space="0" w:color="000000"/>
              <w:bottom w:val="single" w:sz="4" w:space="0" w:color="000000"/>
              <w:right w:val="single" w:sz="4" w:space="0" w:color="000000"/>
            </w:tcBorders>
          </w:tcPr>
          <w:p w14:paraId="754B961F" w14:textId="77777777" w:rsidR="000E2BA5" w:rsidRPr="00E33D85" w:rsidRDefault="000E2BA5" w:rsidP="005C1822">
            <w:pPr>
              <w:pStyle w:val="BodyText"/>
            </w:pPr>
            <w:r w:rsidRPr="00E33D85">
              <w:t>V.me support changes added.</w:t>
            </w:r>
            <w:r w:rsidR="00FC55C3" w:rsidRPr="00E33D85">
              <w:t xml:space="preserve"> Removed deprecated</w:t>
            </w:r>
            <w:r w:rsidR="003B7C32" w:rsidRPr="00E33D85">
              <w:t xml:space="preserve"> method</w:t>
            </w:r>
            <w:r w:rsidR="00FC55C3" w:rsidRPr="00E33D85">
              <w:t>setGrossPrice for taxation</w:t>
            </w:r>
          </w:p>
        </w:tc>
      </w:tr>
      <w:tr w:rsidR="00FC55C3" w:rsidRPr="00E33D85" w14:paraId="7E05A49D"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5DDA6C76" w14:textId="77777777" w:rsidR="00FC55C3" w:rsidRPr="00E33D85" w:rsidRDefault="00FC55C3" w:rsidP="005C1822">
            <w:pPr>
              <w:pStyle w:val="BodyText"/>
            </w:pPr>
            <w:r w:rsidRPr="00E33D85">
              <w:t>2.1.0</w:t>
            </w:r>
          </w:p>
        </w:tc>
        <w:tc>
          <w:tcPr>
            <w:tcW w:w="2018" w:type="dxa"/>
            <w:tcBorders>
              <w:top w:val="single" w:sz="4" w:space="0" w:color="000000"/>
              <w:left w:val="single" w:sz="4" w:space="0" w:color="000000"/>
              <w:bottom w:val="single" w:sz="4" w:space="0" w:color="000000"/>
              <w:right w:val="single" w:sz="4" w:space="0" w:color="000000"/>
            </w:tcBorders>
          </w:tcPr>
          <w:p w14:paraId="1F7FCC80" w14:textId="77777777" w:rsidR="00FC55C3" w:rsidRPr="00E33D85" w:rsidRDefault="00FC55C3" w:rsidP="005C1822">
            <w:pPr>
              <w:pStyle w:val="BodyText"/>
            </w:pPr>
            <w:r w:rsidRPr="00E33D85">
              <w:t>10/04/2013</w:t>
            </w:r>
          </w:p>
        </w:tc>
        <w:tc>
          <w:tcPr>
            <w:tcW w:w="6644" w:type="dxa"/>
            <w:tcBorders>
              <w:top w:val="single" w:sz="4" w:space="0" w:color="000000"/>
              <w:left w:val="single" w:sz="4" w:space="0" w:color="000000"/>
              <w:bottom w:val="single" w:sz="4" w:space="0" w:color="000000"/>
              <w:right w:val="single" w:sz="4" w:space="0" w:color="000000"/>
            </w:tcBorders>
          </w:tcPr>
          <w:p w14:paraId="04D517FB" w14:textId="77777777" w:rsidR="00FC55C3" w:rsidRPr="00E33D85" w:rsidRDefault="00FC55C3" w:rsidP="005C1822">
            <w:pPr>
              <w:pStyle w:val="BodyText"/>
            </w:pPr>
            <w:r w:rsidRPr="00E33D85">
              <w:t>V.me Clickjacking changes added</w:t>
            </w:r>
          </w:p>
        </w:tc>
      </w:tr>
      <w:tr w:rsidR="007D232C" w:rsidRPr="00E33D85" w14:paraId="7D975DFB"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39891039" w14:textId="77777777" w:rsidR="007D232C" w:rsidRPr="00E33D85" w:rsidRDefault="007D232C" w:rsidP="005C1822">
            <w:pPr>
              <w:pStyle w:val="BodyText"/>
            </w:pPr>
            <w:r w:rsidRPr="00E33D85">
              <w:t>2.1.1</w:t>
            </w:r>
          </w:p>
        </w:tc>
        <w:tc>
          <w:tcPr>
            <w:tcW w:w="2018" w:type="dxa"/>
            <w:tcBorders>
              <w:top w:val="single" w:sz="4" w:space="0" w:color="000000"/>
              <w:left w:val="single" w:sz="4" w:space="0" w:color="000000"/>
              <w:bottom w:val="single" w:sz="4" w:space="0" w:color="000000"/>
              <w:right w:val="single" w:sz="4" w:space="0" w:color="000000"/>
            </w:tcBorders>
          </w:tcPr>
          <w:p w14:paraId="5A4037D7" w14:textId="77777777" w:rsidR="007D232C" w:rsidRPr="00E33D85" w:rsidRDefault="007F28C8" w:rsidP="005C1822">
            <w:pPr>
              <w:pStyle w:val="BodyText"/>
            </w:pPr>
            <w:r w:rsidRPr="00E33D85">
              <w:t>11/04/2013</w:t>
            </w:r>
          </w:p>
        </w:tc>
        <w:tc>
          <w:tcPr>
            <w:tcW w:w="6644" w:type="dxa"/>
            <w:tcBorders>
              <w:top w:val="single" w:sz="4" w:space="0" w:color="000000"/>
              <w:left w:val="single" w:sz="4" w:space="0" w:color="000000"/>
              <w:bottom w:val="single" w:sz="4" w:space="0" w:color="000000"/>
              <w:right w:val="single" w:sz="4" w:space="0" w:color="000000"/>
            </w:tcBorders>
          </w:tcPr>
          <w:p w14:paraId="6CAB2AD7" w14:textId="77777777" w:rsidR="007D232C" w:rsidRPr="00E33D85" w:rsidRDefault="007F28C8" w:rsidP="005C1822">
            <w:pPr>
              <w:pStyle w:val="BodyText"/>
            </w:pPr>
            <w:r w:rsidRPr="00E33D85">
              <w:t xml:space="preserve">Removed unsued code from </w:t>
            </w:r>
            <w:r w:rsidR="006B02C7">
              <w:t>controller</w:t>
            </w:r>
          </w:p>
        </w:tc>
      </w:tr>
      <w:tr w:rsidR="007D232C" w:rsidRPr="00E33D85" w14:paraId="1CA9AACF"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32FD6B55" w14:textId="77777777" w:rsidR="007D232C" w:rsidRPr="00E33D85" w:rsidRDefault="007D232C" w:rsidP="005C1822">
            <w:pPr>
              <w:pStyle w:val="BodyText"/>
            </w:pPr>
            <w:r w:rsidRPr="00E33D85">
              <w:t>2.1.2</w:t>
            </w:r>
          </w:p>
        </w:tc>
        <w:tc>
          <w:tcPr>
            <w:tcW w:w="2018" w:type="dxa"/>
            <w:tcBorders>
              <w:top w:val="single" w:sz="4" w:space="0" w:color="000000"/>
              <w:left w:val="single" w:sz="4" w:space="0" w:color="000000"/>
              <w:bottom w:val="single" w:sz="4" w:space="0" w:color="000000"/>
              <w:right w:val="single" w:sz="4" w:space="0" w:color="000000"/>
            </w:tcBorders>
          </w:tcPr>
          <w:p w14:paraId="3F0B6D2D" w14:textId="77777777" w:rsidR="007D232C" w:rsidRPr="00E33D85" w:rsidRDefault="007F28C8" w:rsidP="005C1822">
            <w:pPr>
              <w:pStyle w:val="BodyText"/>
            </w:pPr>
            <w:r w:rsidRPr="00E33D85">
              <w:t>04/25/2014</w:t>
            </w:r>
          </w:p>
        </w:tc>
        <w:tc>
          <w:tcPr>
            <w:tcW w:w="6644" w:type="dxa"/>
            <w:tcBorders>
              <w:top w:val="single" w:sz="4" w:space="0" w:color="000000"/>
              <w:left w:val="single" w:sz="4" w:space="0" w:color="000000"/>
              <w:bottom w:val="single" w:sz="4" w:space="0" w:color="000000"/>
              <w:right w:val="single" w:sz="4" w:space="0" w:color="000000"/>
            </w:tcBorders>
          </w:tcPr>
          <w:p w14:paraId="34683443" w14:textId="77777777" w:rsidR="007D232C" w:rsidRPr="00E33D85" w:rsidRDefault="007D232C" w:rsidP="005C1822">
            <w:pPr>
              <w:pStyle w:val="BodyText"/>
            </w:pPr>
            <w:r w:rsidRPr="00E33D85">
              <w:t>RSA key removed</w:t>
            </w:r>
            <w:r w:rsidR="00C615A0" w:rsidRPr="00E33D85">
              <w:t xml:space="preserve"> from the cartridge</w:t>
            </w:r>
            <w:r w:rsidRPr="00E33D85">
              <w:t>.Bug fixed related to promotional discount.</w:t>
            </w:r>
          </w:p>
        </w:tc>
      </w:tr>
      <w:tr w:rsidR="008740B5" w:rsidRPr="00E33D85" w14:paraId="1CF1759C"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340A9114" w14:textId="77777777" w:rsidR="008740B5" w:rsidRPr="00E33D85" w:rsidRDefault="008740B5" w:rsidP="005C1822">
            <w:pPr>
              <w:pStyle w:val="BodyText"/>
            </w:pPr>
            <w:r w:rsidRPr="00E33D85">
              <w:t>2.1.3</w:t>
            </w:r>
          </w:p>
        </w:tc>
        <w:tc>
          <w:tcPr>
            <w:tcW w:w="2018" w:type="dxa"/>
            <w:tcBorders>
              <w:top w:val="single" w:sz="4" w:space="0" w:color="000000"/>
              <w:left w:val="single" w:sz="4" w:space="0" w:color="000000"/>
              <w:bottom w:val="single" w:sz="4" w:space="0" w:color="000000"/>
              <w:right w:val="single" w:sz="4" w:space="0" w:color="000000"/>
            </w:tcBorders>
          </w:tcPr>
          <w:p w14:paraId="146C89DB" w14:textId="77777777" w:rsidR="008740B5" w:rsidRPr="00E33D85" w:rsidRDefault="007F28C8" w:rsidP="005C1822">
            <w:pPr>
              <w:pStyle w:val="BodyText"/>
            </w:pPr>
            <w:r w:rsidRPr="00E33D85">
              <w:t>05/29</w:t>
            </w:r>
            <w:r w:rsidR="008740B5" w:rsidRPr="00E33D85">
              <w:t>/2014</w:t>
            </w:r>
          </w:p>
        </w:tc>
        <w:tc>
          <w:tcPr>
            <w:tcW w:w="6644" w:type="dxa"/>
            <w:tcBorders>
              <w:top w:val="single" w:sz="4" w:space="0" w:color="000000"/>
              <w:left w:val="single" w:sz="4" w:space="0" w:color="000000"/>
              <w:bottom w:val="single" w:sz="4" w:space="0" w:color="000000"/>
              <w:right w:val="single" w:sz="4" w:space="0" w:color="000000"/>
            </w:tcBorders>
          </w:tcPr>
          <w:p w14:paraId="22F14504" w14:textId="77777777" w:rsidR="008740B5" w:rsidRPr="00E33D85" w:rsidRDefault="008740B5" w:rsidP="005C1822">
            <w:pPr>
              <w:pStyle w:val="BodyText"/>
            </w:pPr>
            <w:r w:rsidRPr="00E33D85">
              <w:t>Retail Point of Sale (POS) API added</w:t>
            </w:r>
          </w:p>
        </w:tc>
      </w:tr>
      <w:tr w:rsidR="00C94EFB" w:rsidRPr="00E33D85" w14:paraId="1179787B"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76399C43" w14:textId="77777777" w:rsidR="00C94EFB" w:rsidRPr="00E33D85" w:rsidRDefault="00C94EFB" w:rsidP="005C1822">
            <w:pPr>
              <w:pStyle w:val="BodyText"/>
            </w:pPr>
            <w:r w:rsidRPr="00E33D85">
              <w:t>14.2.1</w:t>
            </w:r>
          </w:p>
        </w:tc>
        <w:tc>
          <w:tcPr>
            <w:tcW w:w="2018" w:type="dxa"/>
            <w:tcBorders>
              <w:top w:val="single" w:sz="4" w:space="0" w:color="000000"/>
              <w:left w:val="single" w:sz="4" w:space="0" w:color="000000"/>
              <w:bottom w:val="single" w:sz="4" w:space="0" w:color="000000"/>
              <w:right w:val="single" w:sz="4" w:space="0" w:color="000000"/>
            </w:tcBorders>
          </w:tcPr>
          <w:p w14:paraId="1B2CB831" w14:textId="77777777" w:rsidR="00C94EFB" w:rsidRPr="00E33D85" w:rsidRDefault="00C94EFB" w:rsidP="005C1822">
            <w:pPr>
              <w:pStyle w:val="BodyText"/>
            </w:pPr>
            <w:r w:rsidRPr="00E33D85">
              <w:t>08/04/2014</w:t>
            </w:r>
          </w:p>
        </w:tc>
        <w:tc>
          <w:tcPr>
            <w:tcW w:w="6644" w:type="dxa"/>
            <w:tcBorders>
              <w:top w:val="single" w:sz="4" w:space="0" w:color="000000"/>
              <w:left w:val="single" w:sz="4" w:space="0" w:color="000000"/>
              <w:bottom w:val="single" w:sz="4" w:space="0" w:color="000000"/>
              <w:right w:val="single" w:sz="4" w:space="0" w:color="000000"/>
            </w:tcBorders>
          </w:tcPr>
          <w:p w14:paraId="1DA30166" w14:textId="77777777" w:rsidR="00C94EFB" w:rsidRPr="00E33D85" w:rsidRDefault="00C94EFB" w:rsidP="005C1822">
            <w:pPr>
              <w:pStyle w:val="BodyText"/>
            </w:pPr>
            <w:r w:rsidRPr="00E33D85">
              <w:t>Document version updated</w:t>
            </w:r>
          </w:p>
        </w:tc>
      </w:tr>
      <w:tr w:rsidR="00C94EFB" w:rsidRPr="00E33D85" w14:paraId="1DED51DF"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7C0FB2AA" w14:textId="77777777" w:rsidR="00C94EFB" w:rsidRPr="00E33D85" w:rsidRDefault="00704B85" w:rsidP="005C1822">
            <w:pPr>
              <w:pStyle w:val="BodyText"/>
            </w:pPr>
            <w:r w:rsidRPr="00E33D85">
              <w:t>15.0</w:t>
            </w:r>
          </w:p>
        </w:tc>
        <w:tc>
          <w:tcPr>
            <w:tcW w:w="2018" w:type="dxa"/>
            <w:tcBorders>
              <w:top w:val="single" w:sz="4" w:space="0" w:color="000000"/>
              <w:left w:val="single" w:sz="4" w:space="0" w:color="000000"/>
              <w:bottom w:val="single" w:sz="4" w:space="0" w:color="000000"/>
              <w:right w:val="single" w:sz="4" w:space="0" w:color="000000"/>
            </w:tcBorders>
          </w:tcPr>
          <w:p w14:paraId="01461581" w14:textId="77777777" w:rsidR="00C94EFB" w:rsidRPr="00E33D85" w:rsidRDefault="00C94EFB" w:rsidP="005C1822">
            <w:pPr>
              <w:pStyle w:val="BodyText"/>
            </w:pPr>
            <w:r w:rsidRPr="00E33D85">
              <w:t>03/2</w:t>
            </w:r>
            <w:r w:rsidR="00704B85" w:rsidRPr="00E33D85">
              <w:t>5</w:t>
            </w:r>
            <w:r w:rsidRPr="00E33D85">
              <w:t>/2015</w:t>
            </w:r>
          </w:p>
        </w:tc>
        <w:tc>
          <w:tcPr>
            <w:tcW w:w="6644" w:type="dxa"/>
            <w:tcBorders>
              <w:top w:val="single" w:sz="4" w:space="0" w:color="000000"/>
              <w:left w:val="single" w:sz="4" w:space="0" w:color="000000"/>
              <w:bottom w:val="single" w:sz="4" w:space="0" w:color="000000"/>
              <w:right w:val="single" w:sz="4" w:space="0" w:color="000000"/>
            </w:tcBorders>
          </w:tcPr>
          <w:p w14:paraId="78B39F25" w14:textId="77777777" w:rsidR="00C94EFB" w:rsidRPr="00E33D85" w:rsidRDefault="00C94EFB" w:rsidP="005C1822">
            <w:pPr>
              <w:pStyle w:val="BodyText"/>
            </w:pPr>
            <w:r w:rsidRPr="00E33D85">
              <w:t xml:space="preserve">Alipay, </w:t>
            </w:r>
            <w:r w:rsidR="003C6BF5" w:rsidRPr="00E33D85">
              <w:t>PayPal</w:t>
            </w:r>
            <w:r w:rsidRPr="00E33D85">
              <w:t xml:space="preserve"> Ex</w:t>
            </w:r>
            <w:r w:rsidR="00405C7F" w:rsidRPr="00E33D85">
              <w:t xml:space="preserve">press and </w:t>
            </w:r>
            <w:r w:rsidR="003C6BF5" w:rsidRPr="00E33D85">
              <w:t>PayPal</w:t>
            </w:r>
            <w:r w:rsidR="00405C7F" w:rsidRPr="00E33D85">
              <w:t xml:space="preserve"> implementation</w:t>
            </w:r>
          </w:p>
        </w:tc>
      </w:tr>
      <w:tr w:rsidR="002D5D22" w:rsidRPr="00E33D85" w14:paraId="41C25293"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346A8798" w14:textId="77777777" w:rsidR="002D5D22" w:rsidRPr="00E33D85" w:rsidRDefault="002D5D22" w:rsidP="005C1822">
            <w:pPr>
              <w:pStyle w:val="BodyText"/>
            </w:pPr>
            <w:r w:rsidRPr="00E33D85">
              <w:t>15.1.0</w:t>
            </w:r>
          </w:p>
        </w:tc>
        <w:tc>
          <w:tcPr>
            <w:tcW w:w="2018" w:type="dxa"/>
            <w:tcBorders>
              <w:top w:val="single" w:sz="4" w:space="0" w:color="000000"/>
              <w:left w:val="single" w:sz="4" w:space="0" w:color="000000"/>
              <w:bottom w:val="single" w:sz="4" w:space="0" w:color="000000"/>
              <w:right w:val="single" w:sz="4" w:space="0" w:color="000000"/>
            </w:tcBorders>
          </w:tcPr>
          <w:p w14:paraId="75E092CE" w14:textId="77777777" w:rsidR="002D5D22" w:rsidRPr="00E33D85" w:rsidRDefault="000B4078" w:rsidP="005C1822">
            <w:pPr>
              <w:pStyle w:val="BodyText"/>
            </w:pPr>
            <w:r w:rsidRPr="00E33D85">
              <w:t>04/15</w:t>
            </w:r>
            <w:r w:rsidR="002D5D22" w:rsidRPr="00E33D85">
              <w:t>/2015</w:t>
            </w:r>
          </w:p>
        </w:tc>
        <w:tc>
          <w:tcPr>
            <w:tcW w:w="6644" w:type="dxa"/>
            <w:tcBorders>
              <w:top w:val="single" w:sz="4" w:space="0" w:color="000000"/>
              <w:left w:val="single" w:sz="4" w:space="0" w:color="000000"/>
              <w:bottom w:val="single" w:sz="4" w:space="0" w:color="000000"/>
              <w:right w:val="single" w:sz="4" w:space="0" w:color="000000"/>
            </w:tcBorders>
          </w:tcPr>
          <w:p w14:paraId="436CD8B4" w14:textId="77777777" w:rsidR="002D5D22" w:rsidRPr="00E33D85" w:rsidRDefault="002D5D22" w:rsidP="005C1822">
            <w:pPr>
              <w:pStyle w:val="BodyText"/>
            </w:pPr>
            <w:r w:rsidRPr="00E33D85">
              <w:t>Changes done for Taxation service call and other Changes related to Credit Card and BML. V.me support changes and V.me Clickjacking changes removed.</w:t>
            </w:r>
          </w:p>
        </w:tc>
      </w:tr>
      <w:tr w:rsidR="00E45742" w:rsidRPr="00E33D85" w14:paraId="41BA8B88"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56E69B6E" w14:textId="77777777" w:rsidR="00E45742" w:rsidRPr="00E33D85" w:rsidRDefault="00E45742" w:rsidP="005C1822">
            <w:pPr>
              <w:pStyle w:val="BodyText"/>
            </w:pPr>
            <w:r w:rsidRPr="00E33D85">
              <w:t>16.1.0</w:t>
            </w:r>
          </w:p>
        </w:tc>
        <w:tc>
          <w:tcPr>
            <w:tcW w:w="2018" w:type="dxa"/>
            <w:tcBorders>
              <w:top w:val="single" w:sz="4" w:space="0" w:color="000000"/>
              <w:left w:val="single" w:sz="4" w:space="0" w:color="000000"/>
              <w:bottom w:val="single" w:sz="4" w:space="0" w:color="000000"/>
              <w:right w:val="single" w:sz="4" w:space="0" w:color="000000"/>
            </w:tcBorders>
          </w:tcPr>
          <w:p w14:paraId="67E5B67B" w14:textId="77777777" w:rsidR="00E45742" w:rsidRPr="00E33D85" w:rsidRDefault="00E45742" w:rsidP="005C1822">
            <w:pPr>
              <w:pStyle w:val="BodyText"/>
            </w:pPr>
            <w:r w:rsidRPr="00E33D85">
              <w:t>05/30/2016</w:t>
            </w:r>
          </w:p>
        </w:tc>
        <w:tc>
          <w:tcPr>
            <w:tcW w:w="6644" w:type="dxa"/>
            <w:tcBorders>
              <w:top w:val="single" w:sz="4" w:space="0" w:color="000000"/>
              <w:left w:val="single" w:sz="4" w:space="0" w:color="000000"/>
              <w:bottom w:val="single" w:sz="4" w:space="0" w:color="000000"/>
              <w:right w:val="single" w:sz="4" w:space="0" w:color="000000"/>
            </w:tcBorders>
          </w:tcPr>
          <w:p w14:paraId="72967F9F" w14:textId="77777777" w:rsidR="00E45742" w:rsidRDefault="00E45742" w:rsidP="005C1822">
            <w:pPr>
              <w:pStyle w:val="BodyText"/>
            </w:pPr>
            <w:r w:rsidRPr="00E33D85">
              <w:t xml:space="preserve">Changes done for Controller </w:t>
            </w:r>
            <w:r w:rsidR="003C6BF5" w:rsidRPr="00E33D85">
              <w:t>As Wrapper</w:t>
            </w:r>
            <w:r w:rsidRPr="00E33D85">
              <w:t xml:space="preserve"> to call </w:t>
            </w:r>
            <w:r w:rsidR="003C6BF5">
              <w:t>controller</w:t>
            </w:r>
            <w:r w:rsidR="003C6BF5" w:rsidRPr="00E33D85">
              <w:t xml:space="preserve"> flows</w:t>
            </w:r>
            <w:r w:rsidRPr="00E33D85">
              <w:t>, defects fixes and change request</w:t>
            </w:r>
          </w:p>
          <w:p w14:paraId="12AAE908" w14:textId="77777777" w:rsidR="00634B11" w:rsidRPr="00E33D85" w:rsidRDefault="00634B11" w:rsidP="005C1822">
            <w:pPr>
              <w:pStyle w:val="BodyText"/>
            </w:pPr>
            <w:r>
              <w:t>Removed V.me support</w:t>
            </w:r>
          </w:p>
        </w:tc>
      </w:tr>
      <w:tr w:rsidR="008D24DC" w:rsidRPr="00E33D85" w14:paraId="75119AFE" w14:textId="77777777" w:rsidTr="000E2BA5">
        <w:tc>
          <w:tcPr>
            <w:tcW w:w="1634" w:type="dxa"/>
            <w:tcBorders>
              <w:top w:val="single" w:sz="4" w:space="0" w:color="000000"/>
              <w:left w:val="single" w:sz="4" w:space="0" w:color="000000"/>
              <w:bottom w:val="single" w:sz="4" w:space="0" w:color="000000"/>
              <w:right w:val="single" w:sz="4" w:space="0" w:color="000000"/>
            </w:tcBorders>
          </w:tcPr>
          <w:p w14:paraId="2C87C004" w14:textId="77777777" w:rsidR="008D24DC" w:rsidRPr="00E33D85" w:rsidRDefault="00FB664C" w:rsidP="005C1822">
            <w:pPr>
              <w:pStyle w:val="BodyText"/>
            </w:pPr>
            <w:r w:rsidRPr="00E33D85">
              <w:t>17.1</w:t>
            </w:r>
          </w:p>
        </w:tc>
        <w:tc>
          <w:tcPr>
            <w:tcW w:w="2018" w:type="dxa"/>
            <w:tcBorders>
              <w:top w:val="single" w:sz="4" w:space="0" w:color="000000"/>
              <w:left w:val="single" w:sz="4" w:space="0" w:color="000000"/>
              <w:bottom w:val="single" w:sz="4" w:space="0" w:color="000000"/>
              <w:right w:val="single" w:sz="4" w:space="0" w:color="000000"/>
            </w:tcBorders>
          </w:tcPr>
          <w:p w14:paraId="6EDE2A99" w14:textId="77777777" w:rsidR="008D24DC" w:rsidRPr="00E33D85" w:rsidRDefault="00FD16A8" w:rsidP="005C1822">
            <w:pPr>
              <w:pStyle w:val="BodyText"/>
            </w:pPr>
            <w:r w:rsidRPr="00E33D85">
              <w:t>0</w:t>
            </w:r>
            <w:r w:rsidR="00FB664C" w:rsidRPr="00E33D85">
              <w:t>1</w:t>
            </w:r>
            <w:r w:rsidRPr="00E33D85">
              <w:t>/</w:t>
            </w:r>
            <w:r w:rsidR="00FB664C" w:rsidRPr="00E33D85">
              <w:t>02</w:t>
            </w:r>
            <w:r w:rsidRPr="00E33D85">
              <w:t>/201</w:t>
            </w:r>
            <w:r w:rsidR="00FB664C" w:rsidRPr="00E33D85">
              <w:t>7</w:t>
            </w:r>
          </w:p>
        </w:tc>
        <w:tc>
          <w:tcPr>
            <w:tcW w:w="6644" w:type="dxa"/>
            <w:tcBorders>
              <w:top w:val="single" w:sz="4" w:space="0" w:color="000000"/>
              <w:left w:val="single" w:sz="4" w:space="0" w:color="000000"/>
              <w:bottom w:val="single" w:sz="4" w:space="0" w:color="000000"/>
              <w:right w:val="single" w:sz="4" w:space="0" w:color="000000"/>
            </w:tcBorders>
          </w:tcPr>
          <w:p w14:paraId="5C1524EB" w14:textId="77777777" w:rsidR="00631AA6" w:rsidRPr="00E33D85" w:rsidRDefault="008D24DC" w:rsidP="005C1822">
            <w:pPr>
              <w:pStyle w:val="BodyText"/>
            </w:pPr>
            <w:r w:rsidRPr="00E33D85">
              <w:t>Removed</w:t>
            </w:r>
            <w:r w:rsidR="00631AA6" w:rsidRPr="00E33D85">
              <w:t>:</w:t>
            </w:r>
          </w:p>
          <w:p w14:paraId="32363698" w14:textId="77777777" w:rsidR="00631AA6" w:rsidRPr="00E33D85" w:rsidRDefault="008D24DC" w:rsidP="005C1822">
            <w:pPr>
              <w:pStyle w:val="BodyText"/>
              <w:numPr>
                <w:ilvl w:val="0"/>
                <w:numId w:val="61"/>
              </w:numPr>
            </w:pPr>
            <w:r w:rsidRPr="00E33D85">
              <w:t>BML</w:t>
            </w:r>
          </w:p>
          <w:p w14:paraId="64D93C49" w14:textId="77777777" w:rsidR="00334208" w:rsidRPr="00E33D85" w:rsidRDefault="00334208" w:rsidP="005C1822">
            <w:pPr>
              <w:pStyle w:val="BodyText"/>
              <w:numPr>
                <w:ilvl w:val="0"/>
                <w:numId w:val="61"/>
              </w:numPr>
            </w:pPr>
            <w:r w:rsidRPr="00E33D85">
              <w:t>Removed PayPal Express  support</w:t>
            </w:r>
          </w:p>
          <w:p w14:paraId="7CEA98E7" w14:textId="77777777" w:rsidR="00631AA6" w:rsidRPr="00E33D85" w:rsidRDefault="00631AA6" w:rsidP="005C1822">
            <w:pPr>
              <w:pStyle w:val="BodyText"/>
            </w:pPr>
            <w:r w:rsidRPr="00E33D85">
              <w:lastRenderedPageBreak/>
              <w:t>A</w:t>
            </w:r>
            <w:r w:rsidR="00FD16A8" w:rsidRPr="00E33D85">
              <w:t xml:space="preserve">dded </w:t>
            </w:r>
            <w:r w:rsidRPr="00E33D85">
              <w:t>:</w:t>
            </w:r>
          </w:p>
          <w:p w14:paraId="4EF8D4B2" w14:textId="77777777" w:rsidR="00631AA6" w:rsidRPr="00E33D85" w:rsidRDefault="00631AA6" w:rsidP="005C1822">
            <w:pPr>
              <w:pStyle w:val="BodyText"/>
              <w:numPr>
                <w:ilvl w:val="0"/>
                <w:numId w:val="61"/>
              </w:numPr>
            </w:pPr>
            <w:r w:rsidRPr="00E33D85">
              <w:t>Visa Checkout</w:t>
            </w:r>
          </w:p>
          <w:p w14:paraId="3B049764" w14:textId="77777777" w:rsidR="00631AA6" w:rsidRPr="00E33D85" w:rsidRDefault="00631AA6" w:rsidP="005C1822">
            <w:pPr>
              <w:pStyle w:val="BodyText"/>
              <w:numPr>
                <w:ilvl w:val="0"/>
                <w:numId w:val="61"/>
              </w:numPr>
            </w:pPr>
            <w:r w:rsidRPr="00E33D85">
              <w:t>Secure A</w:t>
            </w:r>
            <w:r w:rsidR="00FD16A8" w:rsidRPr="00E33D85">
              <w:t>cceptance</w:t>
            </w:r>
            <w:r w:rsidRPr="00E33D85">
              <w:t xml:space="preserve"> Web/Mobile [Redirect/Iframe]</w:t>
            </w:r>
          </w:p>
          <w:p w14:paraId="3A30B24B" w14:textId="77777777" w:rsidR="00631AA6" w:rsidRPr="00E33D85" w:rsidRDefault="00631AA6" w:rsidP="005C1822">
            <w:pPr>
              <w:pStyle w:val="BodyText"/>
              <w:numPr>
                <w:ilvl w:val="0"/>
                <w:numId w:val="61"/>
              </w:numPr>
            </w:pPr>
            <w:r w:rsidRPr="00E33D85">
              <w:t>Secure Acceptance Silent Order Post</w:t>
            </w:r>
          </w:p>
          <w:p w14:paraId="7934AE5A" w14:textId="77777777" w:rsidR="004C5C3F" w:rsidRPr="00E33D85" w:rsidRDefault="00631AA6" w:rsidP="005C1822">
            <w:pPr>
              <w:pStyle w:val="BodyText"/>
              <w:numPr>
                <w:ilvl w:val="0"/>
                <w:numId w:val="61"/>
              </w:numPr>
            </w:pPr>
            <w:r w:rsidRPr="00E33D85">
              <w:t>A</w:t>
            </w:r>
            <w:r w:rsidR="00FD16A8" w:rsidRPr="00E33D85">
              <w:t xml:space="preserve">pple </w:t>
            </w:r>
            <w:r w:rsidRPr="00E33D85">
              <w:t>P</w:t>
            </w:r>
            <w:r w:rsidR="00FD16A8" w:rsidRPr="00E33D85">
              <w:t>ay</w:t>
            </w:r>
            <w:r w:rsidRPr="00E33D85">
              <w:t xml:space="preserve"> REST I</w:t>
            </w:r>
            <w:r w:rsidR="00FD16A8" w:rsidRPr="00E33D85">
              <w:t>nterface</w:t>
            </w:r>
          </w:p>
        </w:tc>
      </w:tr>
      <w:tr w:rsidR="002A7B74" w:rsidRPr="00E33D85" w14:paraId="447872E3" w14:textId="77777777" w:rsidTr="002A7B74">
        <w:tc>
          <w:tcPr>
            <w:tcW w:w="1634" w:type="dxa"/>
            <w:tcBorders>
              <w:top w:val="single" w:sz="4" w:space="0" w:color="000000"/>
              <w:left w:val="single" w:sz="4" w:space="0" w:color="000000"/>
              <w:bottom w:val="single" w:sz="4" w:space="0" w:color="000000"/>
              <w:right w:val="single" w:sz="4" w:space="0" w:color="000000"/>
            </w:tcBorders>
          </w:tcPr>
          <w:p w14:paraId="3F73FC7B" w14:textId="77777777" w:rsidR="002A7B74" w:rsidRPr="00E33D85" w:rsidRDefault="002A7B74" w:rsidP="005C1822">
            <w:pPr>
              <w:pStyle w:val="BodyText"/>
            </w:pPr>
            <w:r>
              <w:lastRenderedPageBreak/>
              <w:t>17.2</w:t>
            </w:r>
          </w:p>
        </w:tc>
        <w:tc>
          <w:tcPr>
            <w:tcW w:w="2018" w:type="dxa"/>
            <w:tcBorders>
              <w:top w:val="single" w:sz="4" w:space="0" w:color="000000"/>
              <w:left w:val="single" w:sz="4" w:space="0" w:color="000000"/>
              <w:bottom w:val="single" w:sz="4" w:space="0" w:color="000000"/>
              <w:right w:val="single" w:sz="4" w:space="0" w:color="000000"/>
            </w:tcBorders>
          </w:tcPr>
          <w:p w14:paraId="5FA9DE69" w14:textId="77777777" w:rsidR="002A7B74" w:rsidRPr="00E33D85" w:rsidRDefault="002A7B74" w:rsidP="005C1822">
            <w:pPr>
              <w:pStyle w:val="BodyText"/>
            </w:pPr>
            <w:r w:rsidRPr="00E33D85">
              <w:t>0</w:t>
            </w:r>
            <w:r>
              <w:t>8</w:t>
            </w:r>
            <w:r w:rsidRPr="00E33D85">
              <w:t>/</w:t>
            </w:r>
            <w:r>
              <w:t>23</w:t>
            </w:r>
            <w:r w:rsidRPr="00E33D85">
              <w:t>/2017</w:t>
            </w:r>
          </w:p>
        </w:tc>
        <w:tc>
          <w:tcPr>
            <w:tcW w:w="6644" w:type="dxa"/>
            <w:tcBorders>
              <w:top w:val="single" w:sz="4" w:space="0" w:color="000000"/>
              <w:left w:val="single" w:sz="4" w:space="0" w:color="000000"/>
              <w:bottom w:val="single" w:sz="4" w:space="0" w:color="000000"/>
              <w:right w:val="single" w:sz="4" w:space="0" w:color="000000"/>
            </w:tcBorders>
          </w:tcPr>
          <w:p w14:paraId="12C65949" w14:textId="77777777" w:rsidR="002A7B74" w:rsidRPr="00E33D85" w:rsidRDefault="002A7B74" w:rsidP="005C1822">
            <w:pPr>
              <w:pStyle w:val="BodyText"/>
            </w:pPr>
            <w:r w:rsidRPr="00E33D85">
              <w:t>Added :</w:t>
            </w:r>
          </w:p>
          <w:p w14:paraId="5E5BF1A7" w14:textId="77777777" w:rsidR="002A7B74" w:rsidRDefault="002A7B74" w:rsidP="005C1822">
            <w:pPr>
              <w:pStyle w:val="BodyText"/>
              <w:numPr>
                <w:ilvl w:val="0"/>
                <w:numId w:val="61"/>
              </w:numPr>
            </w:pPr>
            <w:r>
              <w:t>Klarna</w:t>
            </w:r>
            <w:r w:rsidR="008C750B">
              <w:t xml:space="preserve"> </w:t>
            </w:r>
          </w:p>
          <w:p w14:paraId="08526CFC" w14:textId="77777777" w:rsidR="002A7B74" w:rsidRDefault="002A7B74" w:rsidP="005C1822">
            <w:pPr>
              <w:pStyle w:val="BodyText"/>
              <w:numPr>
                <w:ilvl w:val="0"/>
                <w:numId w:val="61"/>
              </w:numPr>
            </w:pPr>
            <w:r>
              <w:t>Bank Transfer</w:t>
            </w:r>
          </w:p>
          <w:p w14:paraId="5D2BC6CD" w14:textId="77777777" w:rsidR="002A7B74" w:rsidRDefault="002A7B74" w:rsidP="005C1822">
            <w:pPr>
              <w:pStyle w:val="BodyText"/>
              <w:numPr>
                <w:ilvl w:val="0"/>
                <w:numId w:val="61"/>
              </w:numPr>
            </w:pPr>
            <w:r>
              <w:t>PayPal Credit</w:t>
            </w:r>
          </w:p>
          <w:p w14:paraId="73769CB5" w14:textId="77777777" w:rsidR="002A7B74" w:rsidRDefault="002A7B74" w:rsidP="005C1822">
            <w:pPr>
              <w:pStyle w:val="BodyText"/>
              <w:numPr>
                <w:ilvl w:val="0"/>
                <w:numId w:val="61"/>
              </w:numPr>
            </w:pPr>
            <w:r>
              <w:t>PayPal Express</w:t>
            </w:r>
          </w:p>
          <w:p w14:paraId="2866BDB9" w14:textId="77777777" w:rsidR="002A7B74" w:rsidRDefault="002A7B74" w:rsidP="005C1822">
            <w:pPr>
              <w:pStyle w:val="BodyText"/>
              <w:numPr>
                <w:ilvl w:val="0"/>
                <w:numId w:val="61"/>
              </w:numPr>
            </w:pPr>
            <w:r>
              <w:t>PayPal Credit</w:t>
            </w:r>
          </w:p>
          <w:p w14:paraId="08892054" w14:textId="77777777" w:rsidR="002A7B74" w:rsidRDefault="002A7B74" w:rsidP="005C1822">
            <w:pPr>
              <w:pStyle w:val="BodyText"/>
              <w:numPr>
                <w:ilvl w:val="0"/>
                <w:numId w:val="61"/>
              </w:numPr>
            </w:pPr>
            <w:r>
              <w:t>PayPal Billing Agreement</w:t>
            </w:r>
          </w:p>
          <w:p w14:paraId="0FA9D9E3" w14:textId="77777777" w:rsidR="002A7B74" w:rsidRDefault="003C6BF5" w:rsidP="005C1822">
            <w:pPr>
              <w:pStyle w:val="BodyText"/>
              <w:numPr>
                <w:ilvl w:val="0"/>
                <w:numId w:val="61"/>
              </w:numPr>
            </w:pPr>
            <w:r>
              <w:t>Android</w:t>
            </w:r>
            <w:r w:rsidR="002A7B74">
              <w:t xml:space="preserve"> Pay</w:t>
            </w:r>
          </w:p>
          <w:p w14:paraId="021882C1" w14:textId="77777777" w:rsidR="002A7B74" w:rsidRDefault="002A7B74" w:rsidP="005C1822">
            <w:pPr>
              <w:pStyle w:val="BodyText"/>
              <w:numPr>
                <w:ilvl w:val="0"/>
                <w:numId w:val="61"/>
              </w:numPr>
            </w:pPr>
            <w:r>
              <w:t>Check Status Service job</w:t>
            </w:r>
          </w:p>
          <w:p w14:paraId="015CDCD1" w14:textId="77777777" w:rsidR="002A7B74" w:rsidRDefault="002A7B74" w:rsidP="005C1822">
            <w:pPr>
              <w:pStyle w:val="BodyText"/>
              <w:numPr>
                <w:ilvl w:val="0"/>
                <w:numId w:val="61"/>
              </w:numPr>
            </w:pPr>
            <w:r>
              <w:t>I</w:t>
            </w:r>
            <w:r w:rsidR="00136CF5">
              <w:t>D</w:t>
            </w:r>
            <w:r>
              <w:t>eal Option Job</w:t>
            </w:r>
          </w:p>
          <w:p w14:paraId="628FE1F8" w14:textId="77777777" w:rsidR="00E042B4" w:rsidRDefault="00E042B4" w:rsidP="005C1822">
            <w:pPr>
              <w:pStyle w:val="BodyText"/>
              <w:numPr>
                <w:ilvl w:val="0"/>
                <w:numId w:val="61"/>
              </w:numPr>
            </w:pPr>
            <w:r>
              <w:t xml:space="preserve">Cartridge </w:t>
            </w:r>
            <w:r w:rsidR="00CA2CC4">
              <w:t xml:space="preserve">folder </w:t>
            </w:r>
            <w:r>
              <w:t>structure changes</w:t>
            </w:r>
          </w:p>
          <w:p w14:paraId="44DCBFBA" w14:textId="77777777" w:rsidR="00E042B4" w:rsidRDefault="00E042B4" w:rsidP="005C1822">
            <w:pPr>
              <w:pStyle w:val="BodyText"/>
              <w:numPr>
                <w:ilvl w:val="0"/>
                <w:numId w:val="61"/>
              </w:numPr>
            </w:pPr>
            <w:r>
              <w:t>File extension changes from .ds to .js</w:t>
            </w:r>
          </w:p>
          <w:p w14:paraId="63B42B18" w14:textId="77777777" w:rsidR="007712B3" w:rsidRDefault="007712B3" w:rsidP="005C1822">
            <w:pPr>
              <w:pStyle w:val="BodyText"/>
              <w:numPr>
                <w:ilvl w:val="0"/>
                <w:numId w:val="61"/>
              </w:numPr>
            </w:pPr>
            <w:r>
              <w:t>Controllers name changed</w:t>
            </w:r>
          </w:p>
          <w:p w14:paraId="11E62079" w14:textId="77777777" w:rsidR="007712B3" w:rsidRPr="00E33D85" w:rsidRDefault="007712B3" w:rsidP="005C1822">
            <w:pPr>
              <w:pStyle w:val="BodyText"/>
              <w:numPr>
                <w:ilvl w:val="0"/>
                <w:numId w:val="61"/>
              </w:numPr>
            </w:pPr>
            <w:r>
              <w:t xml:space="preserve">Removed/Repurposed unwanted files </w:t>
            </w:r>
          </w:p>
        </w:tc>
      </w:tr>
    </w:tbl>
    <w:p w14:paraId="5BDC3964" w14:textId="77777777" w:rsidR="003D49FF" w:rsidRPr="00E33D85" w:rsidRDefault="003D49FF" w:rsidP="003D49FF"/>
    <w:p w14:paraId="2A92A3BF" w14:textId="77777777" w:rsidR="003D49FF" w:rsidRPr="00E33D85" w:rsidRDefault="003D49FF" w:rsidP="003D49FF"/>
    <w:p w14:paraId="56A097DF" w14:textId="2708DD32" w:rsidR="00F70829" w:rsidRPr="00E33D85" w:rsidRDefault="00F70829" w:rsidP="003D49FF"/>
    <w:sectPr w:rsidR="00F70829" w:rsidRPr="00E33D85" w:rsidSect="00943188">
      <w:headerReference w:type="even" r:id="rId125"/>
      <w:headerReference w:type="default" r:id="rId126"/>
      <w:type w:val="oddPage"/>
      <w:pgSz w:w="12240" w:h="15840"/>
      <w:pgMar w:top="1080" w:right="1080" w:bottom="1440" w:left="1080" w:header="980" w:footer="980" w:gutter="0"/>
      <w:cols w:space="720"/>
      <w:noEndnote/>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5" w:author="Pankaj Gupta" w:date="2017-08-29T18:11:00Z" w:initials="W">
    <w:p w14:paraId="711E79BA" w14:textId="77777777" w:rsidR="005C1822" w:rsidRDefault="005C1822">
      <w:pPr>
        <w:pStyle w:val="CommentText"/>
      </w:pPr>
      <w:r>
        <w:rPr>
          <w:rStyle w:val="CommentReference"/>
        </w:rPr>
        <w:annotationRef/>
      </w:r>
      <w:r>
        <w:t>Section need to be updated for your APM’s. refer the TDD for limitation, constraints open question section etc.</w:t>
      </w:r>
    </w:p>
    <w:p w14:paraId="03C6071A" w14:textId="77777777" w:rsidR="005C1822" w:rsidRDefault="005C1822">
      <w:pPr>
        <w:pStyle w:val="CommentText"/>
      </w:pPr>
    </w:p>
    <w:p w14:paraId="5F0B238B" w14:textId="495F870D" w:rsidR="005C1822" w:rsidRDefault="005C1822">
      <w:pPr>
        <w:pStyle w:val="CommentText"/>
      </w:pPr>
      <w:r>
        <w:t>Updated</w:t>
      </w:r>
    </w:p>
  </w:comment>
  <w:comment w:id="1217" w:author="Pankaj Gupta" w:date="2017-08-29T18:11:00Z" w:initials="W">
    <w:p w14:paraId="3930CFE7" w14:textId="77777777" w:rsidR="005C1822" w:rsidRDefault="005C1822">
      <w:pPr>
        <w:pStyle w:val="CommentText"/>
      </w:pPr>
      <w:r>
        <w:rPr>
          <w:rStyle w:val="CommentReference"/>
        </w:rPr>
        <w:annotationRef/>
      </w:r>
      <w:r>
        <w:t>Section need changes  after the UAT defect Fix</w:t>
      </w:r>
    </w:p>
    <w:p w14:paraId="1FA807BF" w14:textId="77777777" w:rsidR="005C1822" w:rsidRDefault="005C1822">
      <w:pPr>
        <w:pStyle w:val="CommentText"/>
      </w:pPr>
    </w:p>
    <w:p w14:paraId="0C3DFEFC" w14:textId="416BBFCC" w:rsidR="005C1822" w:rsidRDefault="005C1822">
      <w:pPr>
        <w:pStyle w:val="CommentText"/>
      </w:pPr>
      <w:r>
        <w:t>Updated</w:t>
      </w:r>
    </w:p>
  </w:comment>
  <w:comment w:id="1893" w:author="Pankaj Gupta" w:date="2017-08-29T18:18:00Z" w:initials="W">
    <w:p w14:paraId="20A4AA29" w14:textId="77777777" w:rsidR="005C1822" w:rsidRDefault="005C1822">
      <w:pPr>
        <w:pStyle w:val="CommentText"/>
      </w:pPr>
      <w:r>
        <w:rPr>
          <w:rStyle w:val="CommentReference"/>
        </w:rPr>
        <w:annotationRef/>
      </w:r>
      <w:r>
        <w:t>Update the section for new scope</w:t>
      </w:r>
    </w:p>
    <w:p w14:paraId="424E0A44" w14:textId="77777777" w:rsidR="005C1822" w:rsidRDefault="005C1822">
      <w:pPr>
        <w:pStyle w:val="CommentText"/>
      </w:pPr>
    </w:p>
    <w:p w14:paraId="46ECA845" w14:textId="0000498B" w:rsidR="005C1822" w:rsidRDefault="005C1822">
      <w:pPr>
        <w:pStyle w:val="CommentText"/>
      </w:pPr>
      <w:r>
        <w:t>Updated</w:t>
      </w:r>
    </w:p>
  </w:comment>
  <w:comment w:id="1900" w:author="neha" w:date="2017-08-29T17:54:00Z" w:initials="n">
    <w:p w14:paraId="5DA9BC11" w14:textId="77777777" w:rsidR="005C1822" w:rsidRDefault="005C1822">
      <w:pPr>
        <w:pStyle w:val="CommentText"/>
      </w:pPr>
      <w:r>
        <w:rPr>
          <w:rStyle w:val="CommentReference"/>
        </w:rPr>
        <w:annotationRef/>
      </w:r>
      <w:r>
        <w:t xml:space="preserve">Update the reference URL, all URls are available on net you have referred them into TDD </w:t>
      </w:r>
    </w:p>
    <w:p w14:paraId="56EE3438" w14:textId="77777777" w:rsidR="005C1822" w:rsidRDefault="005C1822">
      <w:pPr>
        <w:pStyle w:val="CommentText"/>
      </w:pPr>
    </w:p>
    <w:p w14:paraId="6820A72E" w14:textId="0B562B41" w:rsidR="005C1822" w:rsidRDefault="005C1822">
      <w:pPr>
        <w:pStyle w:val="CommentText"/>
      </w:pPr>
      <w:r>
        <w:t>Updated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F0B238B" w15:done="0"/>
  <w15:commentEx w15:paraId="0C3DFEFC" w15:done="0"/>
  <w15:commentEx w15:paraId="46ECA845" w15:done="0"/>
  <w15:commentEx w15:paraId="6820A72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481C29" w14:textId="77777777" w:rsidR="002E3830" w:rsidRDefault="002E3830">
      <w:r>
        <w:separator/>
      </w:r>
    </w:p>
  </w:endnote>
  <w:endnote w:type="continuationSeparator" w:id="0">
    <w:p w14:paraId="263C6E79" w14:textId="77777777" w:rsidR="002E3830" w:rsidRDefault="002E3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Bold">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1CA6" w14:textId="77777777" w:rsidR="005C1822" w:rsidRDefault="005C182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52E6E0BF" w14:textId="77777777" w:rsidR="005C1822" w:rsidRDefault="005C18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5C8CC" w14:textId="77777777" w:rsidR="005C1822" w:rsidRDefault="005C1822">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CD6F1" w14:textId="77777777" w:rsidR="005C1822" w:rsidRDefault="005C182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14:paraId="519EAE59" w14:textId="77777777" w:rsidR="005C1822" w:rsidRDefault="005C18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38EDAB" w14:textId="77777777" w:rsidR="002E3830" w:rsidRDefault="002E3830">
      <w:r>
        <w:separator/>
      </w:r>
    </w:p>
  </w:footnote>
  <w:footnote w:type="continuationSeparator" w:id="0">
    <w:p w14:paraId="165A40BF" w14:textId="77777777" w:rsidR="002E3830" w:rsidRDefault="002E38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8869D" w14:textId="77777777" w:rsidR="005C1822" w:rsidRDefault="005C1822">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03F00" w14:textId="77777777" w:rsidR="005C1822" w:rsidRDefault="005C1822">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56336" w14:textId="77777777" w:rsidR="005C1822" w:rsidRDefault="005C1822">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CEAAA" w14:textId="77777777" w:rsidR="005C1822" w:rsidRDefault="005C1822">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sidR="002E3830">
      <w:fldChar w:fldCharType="begin"/>
    </w:r>
    <w:r w:rsidR="002E3830">
      <w:instrText xml:space="preserve"> STY</w:instrText>
    </w:r>
    <w:r w:rsidR="002E3830">
      <w:instrText xml:space="preserve">LEREF  "Heading 2"  \* MERGEFORMAT </w:instrText>
    </w:r>
    <w:r w:rsidR="002E3830">
      <w:fldChar w:fldCharType="separate"/>
    </w:r>
    <w:r w:rsidRPr="003B654C">
      <w:rPr>
        <w:rStyle w:val="PageNumber"/>
        <w:noProof/>
      </w:rPr>
      <w:t>Functional Overview</w:t>
    </w:r>
    <w:r w:rsidR="002E3830">
      <w:rPr>
        <w:rStyle w:val="PageNumber"/>
        <w:noProof/>
      </w:rPr>
      <w:fldChar w:fldCharType="end"/>
    </w:r>
  </w:p>
  <w:p w14:paraId="6763737E" w14:textId="77777777" w:rsidR="005C1822" w:rsidRDefault="005C1822">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AC161" w14:textId="77777777" w:rsidR="005C1822" w:rsidRDefault="002E3830">
    <w:pPr>
      <w:pStyle w:val="Header"/>
      <w:framePr w:w="9720" w:wrap="around"/>
      <w:jc w:val="right"/>
    </w:pPr>
    <w:r>
      <w:fldChar w:fldCharType="begin"/>
    </w:r>
    <w:r>
      <w:instrText xml:space="preserve"> STYLEREF  "Heading 1"  \* MERGEFORMAT </w:instrText>
    </w:r>
    <w:r>
      <w:fldChar w:fldCharType="separate"/>
    </w:r>
    <w:r w:rsidR="005B0455">
      <w:rPr>
        <w:noProof/>
      </w:rPr>
      <w:t>Implementation Guide</w:t>
    </w:r>
    <w:r>
      <w:rPr>
        <w:noProof/>
      </w:rPr>
      <w:fldChar w:fldCharType="end"/>
    </w:r>
    <w:r w:rsidR="005C1822">
      <w:rPr>
        <w:rStyle w:val="PageNumber"/>
      </w:rPr>
      <w:t xml:space="preserve"> 17.2</w:t>
    </w:r>
  </w:p>
  <w:p w14:paraId="5309707E" w14:textId="77777777" w:rsidR="005C1822" w:rsidRDefault="005C1822">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7" type="#_x0000_t75" style="width:9pt;height:9pt" o:bullet="t">
        <v:imagedata r:id="rId1" o:title="BD15061_"/>
      </v:shape>
    </w:pict>
  </w:numPicBullet>
  <w:abstractNum w:abstractNumId="0" w15:restartNumberingAfterBreak="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15:restartNumberingAfterBreak="0">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15:restartNumberingAfterBreak="0">
    <w:nsid w:val="025B17C8"/>
    <w:multiLevelType w:val="hybridMultilevel"/>
    <w:tmpl w:val="10C6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E95C2C"/>
    <w:multiLevelType w:val="hybridMultilevel"/>
    <w:tmpl w:val="8294E8C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7B97156"/>
    <w:multiLevelType w:val="hybridMultilevel"/>
    <w:tmpl w:val="65B40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AE760D7"/>
    <w:multiLevelType w:val="hybridMultilevel"/>
    <w:tmpl w:val="B1464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A734A5"/>
    <w:multiLevelType w:val="hybridMultilevel"/>
    <w:tmpl w:val="0218A2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CC6352"/>
    <w:multiLevelType w:val="hybridMultilevel"/>
    <w:tmpl w:val="2734435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E6D0534C">
      <w:numFmt w:val="bullet"/>
      <w:lvlText w:val="-"/>
      <w:lvlJc w:val="left"/>
      <w:pPr>
        <w:ind w:left="1800" w:hanging="360"/>
      </w:pPr>
      <w:rPr>
        <w:rFonts w:ascii="Calibri" w:eastAsiaTheme="minorHAnsi" w:hAnsi="Calibri"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5E16CB"/>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2D4218"/>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B426826"/>
    <w:multiLevelType w:val="hybridMultilevel"/>
    <w:tmpl w:val="A39AD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CC1C81"/>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827039"/>
    <w:multiLevelType w:val="hybridMultilevel"/>
    <w:tmpl w:val="3B04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313541"/>
    <w:multiLevelType w:val="hybridMultilevel"/>
    <w:tmpl w:val="5E7E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7E12B3"/>
    <w:multiLevelType w:val="hybridMultilevel"/>
    <w:tmpl w:val="F58CB0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2234A9D"/>
    <w:multiLevelType w:val="hybridMultilevel"/>
    <w:tmpl w:val="722A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3773E22"/>
    <w:multiLevelType w:val="hybridMultilevel"/>
    <w:tmpl w:val="BED803AE"/>
    <w:lvl w:ilvl="0" w:tplc="8872E0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4" w15:restartNumberingAfterBreak="0">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15:restartNumberingAfterBreak="0">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15:restartNumberingAfterBreak="0">
    <w:nsid w:val="2E716CCF"/>
    <w:multiLevelType w:val="hybridMultilevel"/>
    <w:tmpl w:val="C2CA6D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F260200"/>
    <w:multiLevelType w:val="hybridMultilevel"/>
    <w:tmpl w:val="E30AB5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08223AD"/>
    <w:multiLevelType w:val="hybridMultilevel"/>
    <w:tmpl w:val="D4E029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35524B1A"/>
    <w:multiLevelType w:val="hybridMultilevel"/>
    <w:tmpl w:val="768693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E41471"/>
    <w:multiLevelType w:val="hybridMultilevel"/>
    <w:tmpl w:val="F8EE7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CB1295"/>
    <w:multiLevelType w:val="hybridMultilevel"/>
    <w:tmpl w:val="9396885A"/>
    <w:lvl w:ilvl="0" w:tplc="8A323522">
      <w:start w:val="1"/>
      <w:numFmt w:val="decimal"/>
      <w:lvlText w:val="%1."/>
      <w:lvlJc w:val="left"/>
      <w:pPr>
        <w:ind w:left="360" w:hanging="360"/>
      </w:pPr>
      <w:rPr>
        <w:rFonts w:hint="default"/>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6E20691"/>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7676D72"/>
    <w:multiLevelType w:val="hybridMultilevel"/>
    <w:tmpl w:val="1F685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883040C"/>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AF44407"/>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B716FF3"/>
    <w:multiLevelType w:val="hybridMultilevel"/>
    <w:tmpl w:val="0FD4A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C9700FC"/>
    <w:multiLevelType w:val="hybridMultilevel"/>
    <w:tmpl w:val="FB301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3" w15:restartNumberingAfterBreak="0">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3EB2962"/>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7191E9D"/>
    <w:multiLevelType w:val="hybridMultilevel"/>
    <w:tmpl w:val="3B4E7668"/>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7F10D87"/>
    <w:multiLevelType w:val="hybridMultilevel"/>
    <w:tmpl w:val="612C53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58E34BA2"/>
    <w:multiLevelType w:val="hybridMultilevel"/>
    <w:tmpl w:val="70B4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2" w15:restartNumberingAfterBreak="0">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F714025"/>
    <w:multiLevelType w:val="hybridMultilevel"/>
    <w:tmpl w:val="69961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6CC76FF"/>
    <w:multiLevelType w:val="hybridMultilevel"/>
    <w:tmpl w:val="B64E4D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2" w15:restartNumberingAfterBreak="0">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72AE4B55"/>
    <w:multiLevelType w:val="hybridMultilevel"/>
    <w:tmpl w:val="9D5E9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63F206F"/>
    <w:multiLevelType w:val="hybridMultilevel"/>
    <w:tmpl w:val="B02E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88" w15:restartNumberingAfterBreak="0">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2B5867"/>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2"/>
  </w:num>
  <w:num w:numId="4">
    <w:abstractNumId w:val="2"/>
  </w:num>
  <w:num w:numId="5">
    <w:abstractNumId w:val="1"/>
  </w:num>
  <w:num w:numId="6">
    <w:abstractNumId w:val="0"/>
  </w:num>
  <w:num w:numId="7">
    <w:abstractNumId w:val="71"/>
  </w:num>
  <w:num w:numId="8">
    <w:abstractNumId w:val="8"/>
  </w:num>
  <w:num w:numId="9">
    <w:abstractNumId w:val="62"/>
  </w:num>
  <w:num w:numId="10">
    <w:abstractNumId w:val="40"/>
  </w:num>
  <w:num w:numId="11">
    <w:abstractNumId w:val="36"/>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0"/>
  </w:num>
  <w:num w:numId="14">
    <w:abstractNumId w:val="72"/>
  </w:num>
  <w:num w:numId="15">
    <w:abstractNumId w:val="84"/>
  </w:num>
  <w:num w:numId="16">
    <w:abstractNumId w:val="42"/>
  </w:num>
  <w:num w:numId="17">
    <w:abstractNumId w:val="7"/>
  </w:num>
  <w:num w:numId="18">
    <w:abstractNumId w:val="52"/>
  </w:num>
  <w:num w:numId="19">
    <w:abstractNumId w:val="61"/>
  </w:num>
  <w:num w:numId="20">
    <w:abstractNumId w:val="63"/>
  </w:num>
  <w:num w:numId="21">
    <w:abstractNumId w:val="46"/>
  </w:num>
  <w:num w:numId="22">
    <w:abstractNumId w:val="81"/>
  </w:num>
  <w:num w:numId="23">
    <w:abstractNumId w:val="76"/>
  </w:num>
  <w:num w:numId="24">
    <w:abstractNumId w:val="82"/>
  </w:num>
  <w:num w:numId="25">
    <w:abstractNumId w:val="6"/>
  </w:num>
  <w:num w:numId="26">
    <w:abstractNumId w:val="67"/>
  </w:num>
  <w:num w:numId="27">
    <w:abstractNumId w:val="31"/>
  </w:num>
  <w:num w:numId="28">
    <w:abstractNumId w:val="65"/>
  </w:num>
  <w:num w:numId="29">
    <w:abstractNumId w:val="48"/>
  </w:num>
  <w:num w:numId="30">
    <w:abstractNumId w:val="79"/>
  </w:num>
  <w:num w:numId="31">
    <w:abstractNumId w:val="29"/>
  </w:num>
  <w:num w:numId="32">
    <w:abstractNumId w:val="14"/>
  </w:num>
  <w:num w:numId="33">
    <w:abstractNumId w:val="26"/>
  </w:num>
  <w:num w:numId="34">
    <w:abstractNumId w:val="21"/>
  </w:num>
  <w:num w:numId="35">
    <w:abstractNumId w:val="91"/>
  </w:num>
  <w:num w:numId="36">
    <w:abstractNumId w:val="56"/>
  </w:num>
  <w:num w:numId="37">
    <w:abstractNumId w:val="35"/>
  </w:num>
  <w:num w:numId="38">
    <w:abstractNumId w:val="18"/>
  </w:num>
  <w:num w:numId="39">
    <w:abstractNumId w:val="77"/>
  </w:num>
  <w:num w:numId="40">
    <w:abstractNumId w:val="57"/>
  </w:num>
  <w:num w:numId="41">
    <w:abstractNumId w:val="44"/>
  </w:num>
  <w:num w:numId="42">
    <w:abstractNumId w:val="66"/>
  </w:num>
  <w:num w:numId="43">
    <w:abstractNumId w:val="51"/>
  </w:num>
  <w:num w:numId="44">
    <w:abstractNumId w:val="88"/>
  </w:num>
  <w:num w:numId="45">
    <w:abstractNumId w:val="47"/>
  </w:num>
  <w:num w:numId="46">
    <w:abstractNumId w:val="83"/>
  </w:num>
  <w:num w:numId="47">
    <w:abstractNumId w:val="89"/>
  </w:num>
  <w:num w:numId="48">
    <w:abstractNumId w:val="43"/>
  </w:num>
  <w:num w:numId="49">
    <w:abstractNumId w:val="22"/>
  </w:num>
  <w:num w:numId="50">
    <w:abstractNumId w:val="19"/>
  </w:num>
  <w:num w:numId="51">
    <w:abstractNumId w:val="74"/>
  </w:num>
  <w:num w:numId="52">
    <w:abstractNumId w:val="16"/>
  </w:num>
  <w:num w:numId="53">
    <w:abstractNumId w:val="87"/>
  </w:num>
  <w:num w:numId="54">
    <w:abstractNumId w:val="70"/>
  </w:num>
  <w:num w:numId="55">
    <w:abstractNumId w:val="80"/>
  </w:num>
  <w:num w:numId="56">
    <w:abstractNumId w:val="49"/>
  </w:num>
  <w:num w:numId="57">
    <w:abstractNumId w:val="45"/>
  </w:num>
  <w:num w:numId="58">
    <w:abstractNumId w:val="17"/>
    <w:lvlOverride w:ilvl="0"/>
    <w:lvlOverride w:ilvl="1">
      <w:startOverride w:val="1"/>
    </w:lvlOverride>
    <w:lvlOverride w:ilvl="2"/>
    <w:lvlOverride w:ilvl="3"/>
    <w:lvlOverride w:ilvl="4"/>
    <w:lvlOverride w:ilvl="5"/>
    <w:lvlOverride w:ilvl="6"/>
    <w:lvlOverride w:ilvl="7"/>
    <w:lvlOverride w:ilvl="8"/>
  </w:num>
  <w:num w:numId="5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3"/>
  </w:num>
  <w:num w:numId="62">
    <w:abstractNumId w:val="59"/>
  </w:num>
  <w:num w:numId="63">
    <w:abstractNumId w:val="12"/>
  </w:num>
  <w:num w:numId="64">
    <w:abstractNumId w:val="69"/>
  </w:num>
  <w:num w:numId="65">
    <w:abstractNumId w:val="41"/>
  </w:num>
  <w:num w:numId="66">
    <w:abstractNumId w:val="27"/>
  </w:num>
  <w:num w:numId="67">
    <w:abstractNumId w:val="54"/>
  </w:num>
  <w:num w:numId="68">
    <w:abstractNumId w:val="78"/>
  </w:num>
  <w:num w:numId="69">
    <w:abstractNumId w:val="60"/>
  </w:num>
  <w:num w:numId="70">
    <w:abstractNumId w:val="39"/>
  </w:num>
  <w:num w:numId="71">
    <w:abstractNumId w:val="37"/>
  </w:num>
  <w:num w:numId="72">
    <w:abstractNumId w:val="38"/>
  </w:num>
  <w:num w:numId="73">
    <w:abstractNumId w:val="9"/>
  </w:num>
  <w:num w:numId="74">
    <w:abstractNumId w:val="68"/>
  </w:num>
  <w:num w:numId="75">
    <w:abstractNumId w:val="58"/>
  </w:num>
  <w:num w:numId="76">
    <w:abstractNumId w:val="75"/>
  </w:num>
  <w:num w:numId="77">
    <w:abstractNumId w:val="85"/>
  </w:num>
  <w:num w:numId="78">
    <w:abstractNumId w:val="64"/>
  </w:num>
  <w:num w:numId="79">
    <w:abstractNumId w:val="53"/>
  </w:num>
  <w:num w:numId="80">
    <w:abstractNumId w:val="25"/>
  </w:num>
  <w:num w:numId="81">
    <w:abstractNumId w:val="90"/>
  </w:num>
  <w:num w:numId="82">
    <w:abstractNumId w:val="20"/>
  </w:num>
  <w:num w:numId="83">
    <w:abstractNumId w:val="23"/>
  </w:num>
  <w:num w:numId="84">
    <w:abstractNumId w:val="5"/>
  </w:num>
  <w:num w:numId="85">
    <w:abstractNumId w:val="73"/>
  </w:num>
  <w:num w:numId="86">
    <w:abstractNumId w:val="28"/>
  </w:num>
  <w:num w:numId="87">
    <w:abstractNumId w:val="86"/>
  </w:num>
  <w:num w:numId="88">
    <w:abstractNumId w:val="30"/>
  </w:num>
  <w:num w:numId="89">
    <w:abstractNumId w:val="10"/>
  </w:num>
  <w:num w:numId="90">
    <w:abstractNumId w:val="24"/>
  </w:num>
  <w:num w:numId="91">
    <w:abstractNumId w:val="32"/>
  </w:num>
  <w:num w:numId="92">
    <w:abstractNumId w:val="55"/>
  </w:num>
  <w:num w:numId="93">
    <w:abstractNumId w:val="1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0C22"/>
    <w:rsid w:val="00002436"/>
    <w:rsid w:val="000026ED"/>
    <w:rsid w:val="0000280B"/>
    <w:rsid w:val="00002F11"/>
    <w:rsid w:val="00005BBE"/>
    <w:rsid w:val="00005F11"/>
    <w:rsid w:val="00007165"/>
    <w:rsid w:val="000074D0"/>
    <w:rsid w:val="0000763A"/>
    <w:rsid w:val="00010248"/>
    <w:rsid w:val="0001304A"/>
    <w:rsid w:val="000134EC"/>
    <w:rsid w:val="00014F48"/>
    <w:rsid w:val="0001539A"/>
    <w:rsid w:val="000166BD"/>
    <w:rsid w:val="00020101"/>
    <w:rsid w:val="000237C9"/>
    <w:rsid w:val="000237D2"/>
    <w:rsid w:val="000240A4"/>
    <w:rsid w:val="00024649"/>
    <w:rsid w:val="0002592D"/>
    <w:rsid w:val="00025A23"/>
    <w:rsid w:val="00025B82"/>
    <w:rsid w:val="00027359"/>
    <w:rsid w:val="000274BF"/>
    <w:rsid w:val="00027C38"/>
    <w:rsid w:val="00030515"/>
    <w:rsid w:val="00030821"/>
    <w:rsid w:val="00030D59"/>
    <w:rsid w:val="00030ED1"/>
    <w:rsid w:val="00031EB3"/>
    <w:rsid w:val="00032A18"/>
    <w:rsid w:val="00034ECC"/>
    <w:rsid w:val="00035D00"/>
    <w:rsid w:val="00037769"/>
    <w:rsid w:val="00037DCC"/>
    <w:rsid w:val="0004137F"/>
    <w:rsid w:val="00041DEA"/>
    <w:rsid w:val="0004425B"/>
    <w:rsid w:val="00045702"/>
    <w:rsid w:val="000457E2"/>
    <w:rsid w:val="00045B72"/>
    <w:rsid w:val="00045D4E"/>
    <w:rsid w:val="000464E9"/>
    <w:rsid w:val="00046779"/>
    <w:rsid w:val="000521E1"/>
    <w:rsid w:val="00052ABD"/>
    <w:rsid w:val="00052AC2"/>
    <w:rsid w:val="00054BD8"/>
    <w:rsid w:val="00054C13"/>
    <w:rsid w:val="00054F1F"/>
    <w:rsid w:val="00055246"/>
    <w:rsid w:val="000556D2"/>
    <w:rsid w:val="000557EF"/>
    <w:rsid w:val="00055B82"/>
    <w:rsid w:val="00056183"/>
    <w:rsid w:val="0005734D"/>
    <w:rsid w:val="0005753C"/>
    <w:rsid w:val="00057CD4"/>
    <w:rsid w:val="0006091C"/>
    <w:rsid w:val="0006310E"/>
    <w:rsid w:val="00063339"/>
    <w:rsid w:val="00063642"/>
    <w:rsid w:val="00064434"/>
    <w:rsid w:val="00064FDC"/>
    <w:rsid w:val="00065079"/>
    <w:rsid w:val="000651DC"/>
    <w:rsid w:val="00065760"/>
    <w:rsid w:val="00065B59"/>
    <w:rsid w:val="00065C02"/>
    <w:rsid w:val="00066241"/>
    <w:rsid w:val="000664B0"/>
    <w:rsid w:val="000664BE"/>
    <w:rsid w:val="00066966"/>
    <w:rsid w:val="00067282"/>
    <w:rsid w:val="00067612"/>
    <w:rsid w:val="0007062C"/>
    <w:rsid w:val="00071016"/>
    <w:rsid w:val="00071540"/>
    <w:rsid w:val="00071A96"/>
    <w:rsid w:val="00074539"/>
    <w:rsid w:val="00074AEB"/>
    <w:rsid w:val="000762E7"/>
    <w:rsid w:val="00077C72"/>
    <w:rsid w:val="00077EDA"/>
    <w:rsid w:val="0008023C"/>
    <w:rsid w:val="000807C7"/>
    <w:rsid w:val="00080C01"/>
    <w:rsid w:val="00080F6B"/>
    <w:rsid w:val="00082B76"/>
    <w:rsid w:val="00082F94"/>
    <w:rsid w:val="00085130"/>
    <w:rsid w:val="000864CD"/>
    <w:rsid w:val="0008656B"/>
    <w:rsid w:val="00086642"/>
    <w:rsid w:val="000866D5"/>
    <w:rsid w:val="00086A75"/>
    <w:rsid w:val="00087578"/>
    <w:rsid w:val="00090008"/>
    <w:rsid w:val="0009037C"/>
    <w:rsid w:val="00091193"/>
    <w:rsid w:val="00091A67"/>
    <w:rsid w:val="00091C78"/>
    <w:rsid w:val="00092BD4"/>
    <w:rsid w:val="00096395"/>
    <w:rsid w:val="0009782A"/>
    <w:rsid w:val="000A098A"/>
    <w:rsid w:val="000A14AD"/>
    <w:rsid w:val="000A2879"/>
    <w:rsid w:val="000A29DA"/>
    <w:rsid w:val="000A2F5A"/>
    <w:rsid w:val="000A4320"/>
    <w:rsid w:val="000A43B3"/>
    <w:rsid w:val="000A4B21"/>
    <w:rsid w:val="000A544B"/>
    <w:rsid w:val="000A5F8C"/>
    <w:rsid w:val="000A6755"/>
    <w:rsid w:val="000A6F8D"/>
    <w:rsid w:val="000A7257"/>
    <w:rsid w:val="000A74EF"/>
    <w:rsid w:val="000B0473"/>
    <w:rsid w:val="000B0DAB"/>
    <w:rsid w:val="000B1BA4"/>
    <w:rsid w:val="000B4078"/>
    <w:rsid w:val="000B442E"/>
    <w:rsid w:val="000B4E42"/>
    <w:rsid w:val="000B522B"/>
    <w:rsid w:val="000B5D34"/>
    <w:rsid w:val="000B6A3D"/>
    <w:rsid w:val="000B7852"/>
    <w:rsid w:val="000C02F0"/>
    <w:rsid w:val="000C0544"/>
    <w:rsid w:val="000C08BE"/>
    <w:rsid w:val="000C13B7"/>
    <w:rsid w:val="000C1F76"/>
    <w:rsid w:val="000C26F0"/>
    <w:rsid w:val="000C2A24"/>
    <w:rsid w:val="000C2ED1"/>
    <w:rsid w:val="000C36DA"/>
    <w:rsid w:val="000C4E40"/>
    <w:rsid w:val="000C547B"/>
    <w:rsid w:val="000C6B7D"/>
    <w:rsid w:val="000D0364"/>
    <w:rsid w:val="000D037A"/>
    <w:rsid w:val="000D0C22"/>
    <w:rsid w:val="000D0F46"/>
    <w:rsid w:val="000D1E79"/>
    <w:rsid w:val="000D2431"/>
    <w:rsid w:val="000D2F4F"/>
    <w:rsid w:val="000D4162"/>
    <w:rsid w:val="000D4247"/>
    <w:rsid w:val="000D511A"/>
    <w:rsid w:val="000D5234"/>
    <w:rsid w:val="000D59B1"/>
    <w:rsid w:val="000D6077"/>
    <w:rsid w:val="000D623A"/>
    <w:rsid w:val="000E0FBE"/>
    <w:rsid w:val="000E1B3D"/>
    <w:rsid w:val="000E1E1E"/>
    <w:rsid w:val="000E2BA5"/>
    <w:rsid w:val="000E4A29"/>
    <w:rsid w:val="000E5D1F"/>
    <w:rsid w:val="000E60D0"/>
    <w:rsid w:val="000E788E"/>
    <w:rsid w:val="000F1B32"/>
    <w:rsid w:val="000F3178"/>
    <w:rsid w:val="000F3243"/>
    <w:rsid w:val="000F5AC8"/>
    <w:rsid w:val="000F63B7"/>
    <w:rsid w:val="000F688A"/>
    <w:rsid w:val="000F7053"/>
    <w:rsid w:val="00100196"/>
    <w:rsid w:val="001002E7"/>
    <w:rsid w:val="001005F1"/>
    <w:rsid w:val="001006C0"/>
    <w:rsid w:val="00100A85"/>
    <w:rsid w:val="00100D71"/>
    <w:rsid w:val="0010179A"/>
    <w:rsid w:val="001018D3"/>
    <w:rsid w:val="00102BDD"/>
    <w:rsid w:val="00104350"/>
    <w:rsid w:val="001048DA"/>
    <w:rsid w:val="00106235"/>
    <w:rsid w:val="0010677A"/>
    <w:rsid w:val="00106DC4"/>
    <w:rsid w:val="00107145"/>
    <w:rsid w:val="0010790C"/>
    <w:rsid w:val="00107B6C"/>
    <w:rsid w:val="0011437D"/>
    <w:rsid w:val="0011453F"/>
    <w:rsid w:val="00114951"/>
    <w:rsid w:val="00114CEB"/>
    <w:rsid w:val="00116757"/>
    <w:rsid w:val="00116A20"/>
    <w:rsid w:val="00116B33"/>
    <w:rsid w:val="001176DF"/>
    <w:rsid w:val="00117908"/>
    <w:rsid w:val="00120728"/>
    <w:rsid w:val="0012105C"/>
    <w:rsid w:val="0012160B"/>
    <w:rsid w:val="001221B3"/>
    <w:rsid w:val="001223BD"/>
    <w:rsid w:val="0012259A"/>
    <w:rsid w:val="00123518"/>
    <w:rsid w:val="00123DE4"/>
    <w:rsid w:val="00124CF6"/>
    <w:rsid w:val="001254BD"/>
    <w:rsid w:val="00125D1D"/>
    <w:rsid w:val="00125EA9"/>
    <w:rsid w:val="0012622C"/>
    <w:rsid w:val="00127064"/>
    <w:rsid w:val="00127317"/>
    <w:rsid w:val="00127BCB"/>
    <w:rsid w:val="0013010E"/>
    <w:rsid w:val="00130C54"/>
    <w:rsid w:val="00130F89"/>
    <w:rsid w:val="0013217B"/>
    <w:rsid w:val="00132594"/>
    <w:rsid w:val="00132F0D"/>
    <w:rsid w:val="001333F3"/>
    <w:rsid w:val="001349E4"/>
    <w:rsid w:val="00135560"/>
    <w:rsid w:val="00136B6B"/>
    <w:rsid w:val="00136CF5"/>
    <w:rsid w:val="00137542"/>
    <w:rsid w:val="00140628"/>
    <w:rsid w:val="0014078B"/>
    <w:rsid w:val="00140BC5"/>
    <w:rsid w:val="00140BD6"/>
    <w:rsid w:val="00141435"/>
    <w:rsid w:val="00143A90"/>
    <w:rsid w:val="00144E36"/>
    <w:rsid w:val="00147231"/>
    <w:rsid w:val="00147DF5"/>
    <w:rsid w:val="00150AE5"/>
    <w:rsid w:val="001513DE"/>
    <w:rsid w:val="00151F06"/>
    <w:rsid w:val="0015273A"/>
    <w:rsid w:val="00153A28"/>
    <w:rsid w:val="00153A39"/>
    <w:rsid w:val="00154DEA"/>
    <w:rsid w:val="0015592F"/>
    <w:rsid w:val="00155F8A"/>
    <w:rsid w:val="0015673A"/>
    <w:rsid w:val="00156AD7"/>
    <w:rsid w:val="00156CB7"/>
    <w:rsid w:val="00156DC8"/>
    <w:rsid w:val="0015795A"/>
    <w:rsid w:val="00157D64"/>
    <w:rsid w:val="00160E90"/>
    <w:rsid w:val="001620E3"/>
    <w:rsid w:val="00162115"/>
    <w:rsid w:val="00162187"/>
    <w:rsid w:val="00163375"/>
    <w:rsid w:val="0016451F"/>
    <w:rsid w:val="001654B1"/>
    <w:rsid w:val="00165579"/>
    <w:rsid w:val="0016682E"/>
    <w:rsid w:val="00167ED8"/>
    <w:rsid w:val="00170EF0"/>
    <w:rsid w:val="00171229"/>
    <w:rsid w:val="001714FE"/>
    <w:rsid w:val="001716A1"/>
    <w:rsid w:val="00171E6F"/>
    <w:rsid w:val="0017264B"/>
    <w:rsid w:val="001727FA"/>
    <w:rsid w:val="00173B6F"/>
    <w:rsid w:val="00174DFA"/>
    <w:rsid w:val="00174FDC"/>
    <w:rsid w:val="001757F5"/>
    <w:rsid w:val="00175C67"/>
    <w:rsid w:val="00176419"/>
    <w:rsid w:val="00176794"/>
    <w:rsid w:val="00176A20"/>
    <w:rsid w:val="00177B5B"/>
    <w:rsid w:val="001801DE"/>
    <w:rsid w:val="00180342"/>
    <w:rsid w:val="001813A0"/>
    <w:rsid w:val="00181862"/>
    <w:rsid w:val="00182568"/>
    <w:rsid w:val="00182879"/>
    <w:rsid w:val="00182ADC"/>
    <w:rsid w:val="00182BBF"/>
    <w:rsid w:val="001836B3"/>
    <w:rsid w:val="00183EB8"/>
    <w:rsid w:val="0018407C"/>
    <w:rsid w:val="00185F09"/>
    <w:rsid w:val="0018672D"/>
    <w:rsid w:val="00187334"/>
    <w:rsid w:val="00187562"/>
    <w:rsid w:val="00187F2F"/>
    <w:rsid w:val="00187F8E"/>
    <w:rsid w:val="0019004C"/>
    <w:rsid w:val="001900C9"/>
    <w:rsid w:val="0019130D"/>
    <w:rsid w:val="001928A0"/>
    <w:rsid w:val="001929BB"/>
    <w:rsid w:val="001950B6"/>
    <w:rsid w:val="001953DD"/>
    <w:rsid w:val="001958A7"/>
    <w:rsid w:val="00195EA9"/>
    <w:rsid w:val="00195F1E"/>
    <w:rsid w:val="00196B3D"/>
    <w:rsid w:val="00197640"/>
    <w:rsid w:val="001A009A"/>
    <w:rsid w:val="001A012D"/>
    <w:rsid w:val="001A14B0"/>
    <w:rsid w:val="001A2524"/>
    <w:rsid w:val="001A339F"/>
    <w:rsid w:val="001A38E3"/>
    <w:rsid w:val="001A5E6B"/>
    <w:rsid w:val="001A70BC"/>
    <w:rsid w:val="001A71E0"/>
    <w:rsid w:val="001A76E5"/>
    <w:rsid w:val="001B024A"/>
    <w:rsid w:val="001B0C16"/>
    <w:rsid w:val="001B113A"/>
    <w:rsid w:val="001B134C"/>
    <w:rsid w:val="001B20BF"/>
    <w:rsid w:val="001B2571"/>
    <w:rsid w:val="001B28E8"/>
    <w:rsid w:val="001B3778"/>
    <w:rsid w:val="001B68DB"/>
    <w:rsid w:val="001B6E22"/>
    <w:rsid w:val="001C0857"/>
    <w:rsid w:val="001C2B02"/>
    <w:rsid w:val="001C2F58"/>
    <w:rsid w:val="001C32EE"/>
    <w:rsid w:val="001C4A36"/>
    <w:rsid w:val="001C51A3"/>
    <w:rsid w:val="001C54D6"/>
    <w:rsid w:val="001C5A13"/>
    <w:rsid w:val="001C5BDD"/>
    <w:rsid w:val="001C5C9C"/>
    <w:rsid w:val="001C6411"/>
    <w:rsid w:val="001C6612"/>
    <w:rsid w:val="001C76AF"/>
    <w:rsid w:val="001D1678"/>
    <w:rsid w:val="001D206A"/>
    <w:rsid w:val="001D27CF"/>
    <w:rsid w:val="001D3510"/>
    <w:rsid w:val="001D3F60"/>
    <w:rsid w:val="001D3F65"/>
    <w:rsid w:val="001D4A73"/>
    <w:rsid w:val="001E0D43"/>
    <w:rsid w:val="001E125E"/>
    <w:rsid w:val="001E2C08"/>
    <w:rsid w:val="001E4060"/>
    <w:rsid w:val="001E40F3"/>
    <w:rsid w:val="001E5200"/>
    <w:rsid w:val="001E6355"/>
    <w:rsid w:val="001E6730"/>
    <w:rsid w:val="001F0AA7"/>
    <w:rsid w:val="001F0EDA"/>
    <w:rsid w:val="001F1002"/>
    <w:rsid w:val="001F17AD"/>
    <w:rsid w:val="001F18B2"/>
    <w:rsid w:val="001F1D44"/>
    <w:rsid w:val="001F2135"/>
    <w:rsid w:val="001F258E"/>
    <w:rsid w:val="001F287F"/>
    <w:rsid w:val="001F4EA7"/>
    <w:rsid w:val="001F58A8"/>
    <w:rsid w:val="001F618C"/>
    <w:rsid w:val="001F6C9B"/>
    <w:rsid w:val="001F6EFB"/>
    <w:rsid w:val="001F6FB3"/>
    <w:rsid w:val="001F73EF"/>
    <w:rsid w:val="001F7CBD"/>
    <w:rsid w:val="002002E6"/>
    <w:rsid w:val="0020034B"/>
    <w:rsid w:val="00200A87"/>
    <w:rsid w:val="002012E7"/>
    <w:rsid w:val="002027A6"/>
    <w:rsid w:val="00203D72"/>
    <w:rsid w:val="00203F87"/>
    <w:rsid w:val="0020437C"/>
    <w:rsid w:val="002045B6"/>
    <w:rsid w:val="00205275"/>
    <w:rsid w:val="0020672D"/>
    <w:rsid w:val="002067D9"/>
    <w:rsid w:val="002071C7"/>
    <w:rsid w:val="00207842"/>
    <w:rsid w:val="00210769"/>
    <w:rsid w:val="00211A98"/>
    <w:rsid w:val="00213B35"/>
    <w:rsid w:val="0021478C"/>
    <w:rsid w:val="00214E1C"/>
    <w:rsid w:val="00215589"/>
    <w:rsid w:val="00215EE7"/>
    <w:rsid w:val="002161D6"/>
    <w:rsid w:val="002163D4"/>
    <w:rsid w:val="0021700F"/>
    <w:rsid w:val="00217910"/>
    <w:rsid w:val="00217DB7"/>
    <w:rsid w:val="00220F54"/>
    <w:rsid w:val="00221698"/>
    <w:rsid w:val="00221C07"/>
    <w:rsid w:val="00221FDE"/>
    <w:rsid w:val="00222CC0"/>
    <w:rsid w:val="00223C9E"/>
    <w:rsid w:val="00224908"/>
    <w:rsid w:val="00224ACB"/>
    <w:rsid w:val="00224C87"/>
    <w:rsid w:val="002258CC"/>
    <w:rsid w:val="002260DA"/>
    <w:rsid w:val="002262D0"/>
    <w:rsid w:val="00226434"/>
    <w:rsid w:val="002266D0"/>
    <w:rsid w:val="00226AD6"/>
    <w:rsid w:val="00227769"/>
    <w:rsid w:val="00227A26"/>
    <w:rsid w:val="002304DF"/>
    <w:rsid w:val="00231311"/>
    <w:rsid w:val="00231350"/>
    <w:rsid w:val="00231909"/>
    <w:rsid w:val="00231B25"/>
    <w:rsid w:val="0023233A"/>
    <w:rsid w:val="002364C5"/>
    <w:rsid w:val="00236A80"/>
    <w:rsid w:val="00237921"/>
    <w:rsid w:val="00240452"/>
    <w:rsid w:val="00240BCD"/>
    <w:rsid w:val="00240C3B"/>
    <w:rsid w:val="0024119B"/>
    <w:rsid w:val="00243444"/>
    <w:rsid w:val="002452A2"/>
    <w:rsid w:val="00245CA6"/>
    <w:rsid w:val="0024624B"/>
    <w:rsid w:val="00246358"/>
    <w:rsid w:val="00246748"/>
    <w:rsid w:val="00246A0A"/>
    <w:rsid w:val="00246D74"/>
    <w:rsid w:val="00247418"/>
    <w:rsid w:val="00247B37"/>
    <w:rsid w:val="00250C27"/>
    <w:rsid w:val="002516FA"/>
    <w:rsid w:val="00253445"/>
    <w:rsid w:val="002548ED"/>
    <w:rsid w:val="00255BCA"/>
    <w:rsid w:val="00255ECD"/>
    <w:rsid w:val="00256271"/>
    <w:rsid w:val="0025790E"/>
    <w:rsid w:val="002602DC"/>
    <w:rsid w:val="00260AC9"/>
    <w:rsid w:val="002612FF"/>
    <w:rsid w:val="002614C6"/>
    <w:rsid w:val="00262200"/>
    <w:rsid w:val="002623EA"/>
    <w:rsid w:val="00262936"/>
    <w:rsid w:val="00263F94"/>
    <w:rsid w:val="002640DA"/>
    <w:rsid w:val="00265134"/>
    <w:rsid w:val="0026566F"/>
    <w:rsid w:val="0026661B"/>
    <w:rsid w:val="002668AD"/>
    <w:rsid w:val="00266CE7"/>
    <w:rsid w:val="002710F4"/>
    <w:rsid w:val="002714B4"/>
    <w:rsid w:val="00271B64"/>
    <w:rsid w:val="00272190"/>
    <w:rsid w:val="002737F5"/>
    <w:rsid w:val="002738B8"/>
    <w:rsid w:val="002738DB"/>
    <w:rsid w:val="00273E28"/>
    <w:rsid w:val="00274600"/>
    <w:rsid w:val="00275772"/>
    <w:rsid w:val="00275822"/>
    <w:rsid w:val="0027725B"/>
    <w:rsid w:val="00277B92"/>
    <w:rsid w:val="00280FA5"/>
    <w:rsid w:val="00281ABC"/>
    <w:rsid w:val="00281B7D"/>
    <w:rsid w:val="00281D45"/>
    <w:rsid w:val="00282410"/>
    <w:rsid w:val="0028252C"/>
    <w:rsid w:val="00282EC5"/>
    <w:rsid w:val="00283C0A"/>
    <w:rsid w:val="00286405"/>
    <w:rsid w:val="00286679"/>
    <w:rsid w:val="0028685F"/>
    <w:rsid w:val="00286FF2"/>
    <w:rsid w:val="00287682"/>
    <w:rsid w:val="002902BA"/>
    <w:rsid w:val="0029134C"/>
    <w:rsid w:val="00292AAE"/>
    <w:rsid w:val="0029412A"/>
    <w:rsid w:val="002965E0"/>
    <w:rsid w:val="00296D4F"/>
    <w:rsid w:val="00296DBD"/>
    <w:rsid w:val="00297266"/>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A7B74"/>
    <w:rsid w:val="002B0069"/>
    <w:rsid w:val="002B228A"/>
    <w:rsid w:val="002B364B"/>
    <w:rsid w:val="002B50EA"/>
    <w:rsid w:val="002C008D"/>
    <w:rsid w:val="002C03B5"/>
    <w:rsid w:val="002C0F56"/>
    <w:rsid w:val="002C1202"/>
    <w:rsid w:val="002C1889"/>
    <w:rsid w:val="002C208C"/>
    <w:rsid w:val="002C21B8"/>
    <w:rsid w:val="002C224F"/>
    <w:rsid w:val="002C2CF8"/>
    <w:rsid w:val="002C3763"/>
    <w:rsid w:val="002C3B51"/>
    <w:rsid w:val="002C427A"/>
    <w:rsid w:val="002C4946"/>
    <w:rsid w:val="002C4979"/>
    <w:rsid w:val="002C579A"/>
    <w:rsid w:val="002C65CC"/>
    <w:rsid w:val="002D122E"/>
    <w:rsid w:val="002D1BFE"/>
    <w:rsid w:val="002D3A89"/>
    <w:rsid w:val="002D598B"/>
    <w:rsid w:val="002D5D22"/>
    <w:rsid w:val="002D670E"/>
    <w:rsid w:val="002D6B56"/>
    <w:rsid w:val="002D6EDA"/>
    <w:rsid w:val="002D6FC0"/>
    <w:rsid w:val="002D7D9C"/>
    <w:rsid w:val="002D7E34"/>
    <w:rsid w:val="002E0E81"/>
    <w:rsid w:val="002E162F"/>
    <w:rsid w:val="002E1850"/>
    <w:rsid w:val="002E1DC0"/>
    <w:rsid w:val="002E26C8"/>
    <w:rsid w:val="002E29E8"/>
    <w:rsid w:val="002E31A8"/>
    <w:rsid w:val="002E3830"/>
    <w:rsid w:val="002E4D16"/>
    <w:rsid w:val="002E4FF9"/>
    <w:rsid w:val="002E579D"/>
    <w:rsid w:val="002E5CFC"/>
    <w:rsid w:val="002E5D86"/>
    <w:rsid w:val="002E5E1F"/>
    <w:rsid w:val="002E5F5C"/>
    <w:rsid w:val="002E660A"/>
    <w:rsid w:val="002E7562"/>
    <w:rsid w:val="002F075F"/>
    <w:rsid w:val="002F1177"/>
    <w:rsid w:val="002F13E8"/>
    <w:rsid w:val="002F171A"/>
    <w:rsid w:val="002F2540"/>
    <w:rsid w:val="002F25D6"/>
    <w:rsid w:val="002F2E79"/>
    <w:rsid w:val="002F2FE6"/>
    <w:rsid w:val="002F34B6"/>
    <w:rsid w:val="002F3CC3"/>
    <w:rsid w:val="002F4E79"/>
    <w:rsid w:val="002F5D50"/>
    <w:rsid w:val="002F5DEC"/>
    <w:rsid w:val="002F5E5E"/>
    <w:rsid w:val="002F6212"/>
    <w:rsid w:val="002F7D47"/>
    <w:rsid w:val="00300D69"/>
    <w:rsid w:val="00302ECA"/>
    <w:rsid w:val="00302F23"/>
    <w:rsid w:val="00303036"/>
    <w:rsid w:val="0030394A"/>
    <w:rsid w:val="0030398C"/>
    <w:rsid w:val="00303C93"/>
    <w:rsid w:val="00303EBC"/>
    <w:rsid w:val="0030561C"/>
    <w:rsid w:val="0030614F"/>
    <w:rsid w:val="00310166"/>
    <w:rsid w:val="0031060B"/>
    <w:rsid w:val="00310884"/>
    <w:rsid w:val="0031212A"/>
    <w:rsid w:val="0031218A"/>
    <w:rsid w:val="00312A7F"/>
    <w:rsid w:val="00312EFF"/>
    <w:rsid w:val="00313D06"/>
    <w:rsid w:val="00314A6E"/>
    <w:rsid w:val="00315F44"/>
    <w:rsid w:val="0031624E"/>
    <w:rsid w:val="0031705D"/>
    <w:rsid w:val="00317486"/>
    <w:rsid w:val="00317E65"/>
    <w:rsid w:val="0032070B"/>
    <w:rsid w:val="00320AAC"/>
    <w:rsid w:val="00320BAF"/>
    <w:rsid w:val="00322F93"/>
    <w:rsid w:val="003231E0"/>
    <w:rsid w:val="00324273"/>
    <w:rsid w:val="00324A96"/>
    <w:rsid w:val="003250EF"/>
    <w:rsid w:val="003258DA"/>
    <w:rsid w:val="00326DEB"/>
    <w:rsid w:val="00327DCB"/>
    <w:rsid w:val="00327EAD"/>
    <w:rsid w:val="003308AB"/>
    <w:rsid w:val="00330995"/>
    <w:rsid w:val="0033112E"/>
    <w:rsid w:val="0033136C"/>
    <w:rsid w:val="00331965"/>
    <w:rsid w:val="0033215D"/>
    <w:rsid w:val="00333BF8"/>
    <w:rsid w:val="00333EEB"/>
    <w:rsid w:val="00334208"/>
    <w:rsid w:val="0033423A"/>
    <w:rsid w:val="003356CD"/>
    <w:rsid w:val="00335D70"/>
    <w:rsid w:val="00337A9C"/>
    <w:rsid w:val="00337DB1"/>
    <w:rsid w:val="00342646"/>
    <w:rsid w:val="0034426C"/>
    <w:rsid w:val="00344E19"/>
    <w:rsid w:val="003456CF"/>
    <w:rsid w:val="00346147"/>
    <w:rsid w:val="003463A4"/>
    <w:rsid w:val="00347FD9"/>
    <w:rsid w:val="003507BD"/>
    <w:rsid w:val="0035085B"/>
    <w:rsid w:val="003516C0"/>
    <w:rsid w:val="00351A6E"/>
    <w:rsid w:val="00352B74"/>
    <w:rsid w:val="00353034"/>
    <w:rsid w:val="003545BC"/>
    <w:rsid w:val="00354709"/>
    <w:rsid w:val="00355848"/>
    <w:rsid w:val="00356089"/>
    <w:rsid w:val="00356C66"/>
    <w:rsid w:val="003572D7"/>
    <w:rsid w:val="00357FB1"/>
    <w:rsid w:val="003606BA"/>
    <w:rsid w:val="00360DB0"/>
    <w:rsid w:val="00361252"/>
    <w:rsid w:val="003615C1"/>
    <w:rsid w:val="00361A9D"/>
    <w:rsid w:val="003620F7"/>
    <w:rsid w:val="00362880"/>
    <w:rsid w:val="00362A6A"/>
    <w:rsid w:val="00362FCB"/>
    <w:rsid w:val="00365121"/>
    <w:rsid w:val="003657E6"/>
    <w:rsid w:val="00367814"/>
    <w:rsid w:val="00367E42"/>
    <w:rsid w:val="003716D6"/>
    <w:rsid w:val="00372355"/>
    <w:rsid w:val="00373900"/>
    <w:rsid w:val="003752B5"/>
    <w:rsid w:val="003762A0"/>
    <w:rsid w:val="003779FE"/>
    <w:rsid w:val="00377ACE"/>
    <w:rsid w:val="00377E43"/>
    <w:rsid w:val="003806DD"/>
    <w:rsid w:val="0038137E"/>
    <w:rsid w:val="00381565"/>
    <w:rsid w:val="00383519"/>
    <w:rsid w:val="003854AD"/>
    <w:rsid w:val="003854E6"/>
    <w:rsid w:val="00386B5A"/>
    <w:rsid w:val="0039158F"/>
    <w:rsid w:val="00392830"/>
    <w:rsid w:val="00392D1C"/>
    <w:rsid w:val="003933CD"/>
    <w:rsid w:val="00393DDD"/>
    <w:rsid w:val="003952C6"/>
    <w:rsid w:val="0039682C"/>
    <w:rsid w:val="003A1124"/>
    <w:rsid w:val="003A245C"/>
    <w:rsid w:val="003A3090"/>
    <w:rsid w:val="003A32FC"/>
    <w:rsid w:val="003A375E"/>
    <w:rsid w:val="003A3D44"/>
    <w:rsid w:val="003A3E24"/>
    <w:rsid w:val="003A4AE1"/>
    <w:rsid w:val="003A58E2"/>
    <w:rsid w:val="003A6853"/>
    <w:rsid w:val="003A7616"/>
    <w:rsid w:val="003A7C69"/>
    <w:rsid w:val="003B025F"/>
    <w:rsid w:val="003B0A0D"/>
    <w:rsid w:val="003B101F"/>
    <w:rsid w:val="003B1814"/>
    <w:rsid w:val="003B3C56"/>
    <w:rsid w:val="003B4292"/>
    <w:rsid w:val="003B4F0F"/>
    <w:rsid w:val="003B52F6"/>
    <w:rsid w:val="003B5B82"/>
    <w:rsid w:val="003B654C"/>
    <w:rsid w:val="003B6DCB"/>
    <w:rsid w:val="003B701B"/>
    <w:rsid w:val="003B75B9"/>
    <w:rsid w:val="003B7C32"/>
    <w:rsid w:val="003B7D5E"/>
    <w:rsid w:val="003C0540"/>
    <w:rsid w:val="003C05CD"/>
    <w:rsid w:val="003C07FC"/>
    <w:rsid w:val="003C099B"/>
    <w:rsid w:val="003C11C3"/>
    <w:rsid w:val="003C6558"/>
    <w:rsid w:val="003C6BF5"/>
    <w:rsid w:val="003D111B"/>
    <w:rsid w:val="003D3759"/>
    <w:rsid w:val="003D40D2"/>
    <w:rsid w:val="003D4645"/>
    <w:rsid w:val="003D49FF"/>
    <w:rsid w:val="003D4FDC"/>
    <w:rsid w:val="003D5DBA"/>
    <w:rsid w:val="003D6CE0"/>
    <w:rsid w:val="003D6E6D"/>
    <w:rsid w:val="003D7F0F"/>
    <w:rsid w:val="003E131C"/>
    <w:rsid w:val="003E1FA3"/>
    <w:rsid w:val="003E26FF"/>
    <w:rsid w:val="003E2EC1"/>
    <w:rsid w:val="003E37D2"/>
    <w:rsid w:val="003E39D1"/>
    <w:rsid w:val="003E3F0C"/>
    <w:rsid w:val="003E420E"/>
    <w:rsid w:val="003E4394"/>
    <w:rsid w:val="003E673A"/>
    <w:rsid w:val="003E72B3"/>
    <w:rsid w:val="003E7528"/>
    <w:rsid w:val="003E7D7C"/>
    <w:rsid w:val="003F0394"/>
    <w:rsid w:val="003F05AF"/>
    <w:rsid w:val="003F157C"/>
    <w:rsid w:val="003F179C"/>
    <w:rsid w:val="003F358D"/>
    <w:rsid w:val="003F35E1"/>
    <w:rsid w:val="003F386D"/>
    <w:rsid w:val="003F3F43"/>
    <w:rsid w:val="003F4727"/>
    <w:rsid w:val="003F4C2A"/>
    <w:rsid w:val="003F4EC7"/>
    <w:rsid w:val="003F64FE"/>
    <w:rsid w:val="003F65CA"/>
    <w:rsid w:val="004000C6"/>
    <w:rsid w:val="00400AF3"/>
    <w:rsid w:val="00400DF5"/>
    <w:rsid w:val="004010DD"/>
    <w:rsid w:val="00401C24"/>
    <w:rsid w:val="00402038"/>
    <w:rsid w:val="004029E8"/>
    <w:rsid w:val="00402B74"/>
    <w:rsid w:val="00403AE7"/>
    <w:rsid w:val="00404DB1"/>
    <w:rsid w:val="00405C7F"/>
    <w:rsid w:val="004066A6"/>
    <w:rsid w:val="00406BCC"/>
    <w:rsid w:val="0040718D"/>
    <w:rsid w:val="0041045A"/>
    <w:rsid w:val="00410AFC"/>
    <w:rsid w:val="0041191C"/>
    <w:rsid w:val="00411C89"/>
    <w:rsid w:val="00412615"/>
    <w:rsid w:val="00412957"/>
    <w:rsid w:val="00413D18"/>
    <w:rsid w:val="00415BCC"/>
    <w:rsid w:val="0041612A"/>
    <w:rsid w:val="00416C5D"/>
    <w:rsid w:val="00417FDE"/>
    <w:rsid w:val="00420AE7"/>
    <w:rsid w:val="00420B5C"/>
    <w:rsid w:val="0042465F"/>
    <w:rsid w:val="00425BA4"/>
    <w:rsid w:val="004300A2"/>
    <w:rsid w:val="004300F5"/>
    <w:rsid w:val="004302FF"/>
    <w:rsid w:val="004304D5"/>
    <w:rsid w:val="0043149C"/>
    <w:rsid w:val="0043205C"/>
    <w:rsid w:val="00432620"/>
    <w:rsid w:val="0043374E"/>
    <w:rsid w:val="0043405C"/>
    <w:rsid w:val="004340FD"/>
    <w:rsid w:val="004342C6"/>
    <w:rsid w:val="004345AC"/>
    <w:rsid w:val="00435D3E"/>
    <w:rsid w:val="00436966"/>
    <w:rsid w:val="00436E8F"/>
    <w:rsid w:val="0043709A"/>
    <w:rsid w:val="00440A5E"/>
    <w:rsid w:val="00440AEB"/>
    <w:rsid w:val="004414AA"/>
    <w:rsid w:val="004428E2"/>
    <w:rsid w:val="00442DA6"/>
    <w:rsid w:val="0044424E"/>
    <w:rsid w:val="00444617"/>
    <w:rsid w:val="0044543B"/>
    <w:rsid w:val="004454CB"/>
    <w:rsid w:val="00445C8F"/>
    <w:rsid w:val="00447FA0"/>
    <w:rsid w:val="00450335"/>
    <w:rsid w:val="0045063C"/>
    <w:rsid w:val="00450CEC"/>
    <w:rsid w:val="00450DAE"/>
    <w:rsid w:val="004513AB"/>
    <w:rsid w:val="00451AA0"/>
    <w:rsid w:val="00451C20"/>
    <w:rsid w:val="004553B2"/>
    <w:rsid w:val="0045779A"/>
    <w:rsid w:val="0046013B"/>
    <w:rsid w:val="004609E7"/>
    <w:rsid w:val="00460BB3"/>
    <w:rsid w:val="00460CA2"/>
    <w:rsid w:val="00460E20"/>
    <w:rsid w:val="00462C94"/>
    <w:rsid w:val="004632E3"/>
    <w:rsid w:val="004638D9"/>
    <w:rsid w:val="00463D12"/>
    <w:rsid w:val="004658E9"/>
    <w:rsid w:val="00466991"/>
    <w:rsid w:val="00466CEE"/>
    <w:rsid w:val="00466F53"/>
    <w:rsid w:val="004670B1"/>
    <w:rsid w:val="004717EA"/>
    <w:rsid w:val="00471F92"/>
    <w:rsid w:val="00472076"/>
    <w:rsid w:val="00472F9F"/>
    <w:rsid w:val="004730B2"/>
    <w:rsid w:val="004734DA"/>
    <w:rsid w:val="004737E8"/>
    <w:rsid w:val="00473D4E"/>
    <w:rsid w:val="00473F83"/>
    <w:rsid w:val="00474DDB"/>
    <w:rsid w:val="00474E8A"/>
    <w:rsid w:val="004754D7"/>
    <w:rsid w:val="00475513"/>
    <w:rsid w:val="0047571C"/>
    <w:rsid w:val="00475C3E"/>
    <w:rsid w:val="0048008A"/>
    <w:rsid w:val="004801AB"/>
    <w:rsid w:val="004804F2"/>
    <w:rsid w:val="00480835"/>
    <w:rsid w:val="00480B00"/>
    <w:rsid w:val="00480BD8"/>
    <w:rsid w:val="004810BF"/>
    <w:rsid w:val="00481262"/>
    <w:rsid w:val="00481ACA"/>
    <w:rsid w:val="00482918"/>
    <w:rsid w:val="004841F7"/>
    <w:rsid w:val="0048429F"/>
    <w:rsid w:val="00484863"/>
    <w:rsid w:val="00485232"/>
    <w:rsid w:val="00485378"/>
    <w:rsid w:val="00485E1C"/>
    <w:rsid w:val="004861A8"/>
    <w:rsid w:val="00486382"/>
    <w:rsid w:val="00486D53"/>
    <w:rsid w:val="004871C0"/>
    <w:rsid w:val="004872E7"/>
    <w:rsid w:val="004875AF"/>
    <w:rsid w:val="00490B31"/>
    <w:rsid w:val="004918AA"/>
    <w:rsid w:val="00492672"/>
    <w:rsid w:val="0049285A"/>
    <w:rsid w:val="00493553"/>
    <w:rsid w:val="004939B2"/>
    <w:rsid w:val="004956A8"/>
    <w:rsid w:val="0049570F"/>
    <w:rsid w:val="00496685"/>
    <w:rsid w:val="00496B26"/>
    <w:rsid w:val="00497F0C"/>
    <w:rsid w:val="004A0102"/>
    <w:rsid w:val="004A060F"/>
    <w:rsid w:val="004A2349"/>
    <w:rsid w:val="004A23A7"/>
    <w:rsid w:val="004A2B09"/>
    <w:rsid w:val="004A3856"/>
    <w:rsid w:val="004A439D"/>
    <w:rsid w:val="004A4451"/>
    <w:rsid w:val="004A46BD"/>
    <w:rsid w:val="004A486A"/>
    <w:rsid w:val="004A4A99"/>
    <w:rsid w:val="004A6E66"/>
    <w:rsid w:val="004A6F2F"/>
    <w:rsid w:val="004A7E73"/>
    <w:rsid w:val="004A7F6B"/>
    <w:rsid w:val="004B078A"/>
    <w:rsid w:val="004B12F1"/>
    <w:rsid w:val="004B13DF"/>
    <w:rsid w:val="004B25DD"/>
    <w:rsid w:val="004B372C"/>
    <w:rsid w:val="004B3F9A"/>
    <w:rsid w:val="004B5CE8"/>
    <w:rsid w:val="004B6875"/>
    <w:rsid w:val="004B7506"/>
    <w:rsid w:val="004B782B"/>
    <w:rsid w:val="004C0756"/>
    <w:rsid w:val="004C303A"/>
    <w:rsid w:val="004C30CD"/>
    <w:rsid w:val="004C4A86"/>
    <w:rsid w:val="004C5C3F"/>
    <w:rsid w:val="004C5F35"/>
    <w:rsid w:val="004C5F6B"/>
    <w:rsid w:val="004C71EF"/>
    <w:rsid w:val="004C7B89"/>
    <w:rsid w:val="004C7D38"/>
    <w:rsid w:val="004D01E1"/>
    <w:rsid w:val="004D0402"/>
    <w:rsid w:val="004D3A31"/>
    <w:rsid w:val="004D3BDC"/>
    <w:rsid w:val="004D41E8"/>
    <w:rsid w:val="004D435D"/>
    <w:rsid w:val="004D44AE"/>
    <w:rsid w:val="004D5650"/>
    <w:rsid w:val="004D568D"/>
    <w:rsid w:val="004D69D9"/>
    <w:rsid w:val="004D7556"/>
    <w:rsid w:val="004E12D0"/>
    <w:rsid w:val="004E23AA"/>
    <w:rsid w:val="004E31FF"/>
    <w:rsid w:val="004E33B6"/>
    <w:rsid w:val="004E3896"/>
    <w:rsid w:val="004E4105"/>
    <w:rsid w:val="004E4272"/>
    <w:rsid w:val="004E473D"/>
    <w:rsid w:val="004E4814"/>
    <w:rsid w:val="004E5FD4"/>
    <w:rsid w:val="004F0044"/>
    <w:rsid w:val="004F012A"/>
    <w:rsid w:val="004F05DA"/>
    <w:rsid w:val="004F100E"/>
    <w:rsid w:val="004F10E6"/>
    <w:rsid w:val="004F20A9"/>
    <w:rsid w:val="004F2525"/>
    <w:rsid w:val="004F2F73"/>
    <w:rsid w:val="004F402A"/>
    <w:rsid w:val="004F597D"/>
    <w:rsid w:val="004F6096"/>
    <w:rsid w:val="004F6E98"/>
    <w:rsid w:val="0050026B"/>
    <w:rsid w:val="00501205"/>
    <w:rsid w:val="00501A98"/>
    <w:rsid w:val="0050247F"/>
    <w:rsid w:val="0050479A"/>
    <w:rsid w:val="00504E1D"/>
    <w:rsid w:val="00505136"/>
    <w:rsid w:val="00505205"/>
    <w:rsid w:val="00506692"/>
    <w:rsid w:val="005067A2"/>
    <w:rsid w:val="00507A63"/>
    <w:rsid w:val="0051140D"/>
    <w:rsid w:val="0051190D"/>
    <w:rsid w:val="0051232F"/>
    <w:rsid w:val="00512996"/>
    <w:rsid w:val="00512D5D"/>
    <w:rsid w:val="0051335E"/>
    <w:rsid w:val="005136AD"/>
    <w:rsid w:val="00513A90"/>
    <w:rsid w:val="005147ED"/>
    <w:rsid w:val="005150C3"/>
    <w:rsid w:val="005151E4"/>
    <w:rsid w:val="00515CA8"/>
    <w:rsid w:val="0051609A"/>
    <w:rsid w:val="005174B5"/>
    <w:rsid w:val="005204D8"/>
    <w:rsid w:val="005207C4"/>
    <w:rsid w:val="00522588"/>
    <w:rsid w:val="005226A1"/>
    <w:rsid w:val="005231AD"/>
    <w:rsid w:val="0052384C"/>
    <w:rsid w:val="00525C54"/>
    <w:rsid w:val="00526024"/>
    <w:rsid w:val="005267E0"/>
    <w:rsid w:val="00527A23"/>
    <w:rsid w:val="005304B9"/>
    <w:rsid w:val="00531423"/>
    <w:rsid w:val="00533015"/>
    <w:rsid w:val="0053410E"/>
    <w:rsid w:val="00535E7E"/>
    <w:rsid w:val="005376E0"/>
    <w:rsid w:val="00537877"/>
    <w:rsid w:val="0054010B"/>
    <w:rsid w:val="00540F4B"/>
    <w:rsid w:val="005418F2"/>
    <w:rsid w:val="00541F10"/>
    <w:rsid w:val="0054371A"/>
    <w:rsid w:val="00544594"/>
    <w:rsid w:val="00544852"/>
    <w:rsid w:val="00544B13"/>
    <w:rsid w:val="00545116"/>
    <w:rsid w:val="005452AC"/>
    <w:rsid w:val="005453DE"/>
    <w:rsid w:val="00545819"/>
    <w:rsid w:val="0054588A"/>
    <w:rsid w:val="00546DAD"/>
    <w:rsid w:val="00546ECE"/>
    <w:rsid w:val="0055268B"/>
    <w:rsid w:val="00552F02"/>
    <w:rsid w:val="005538D3"/>
    <w:rsid w:val="005559AB"/>
    <w:rsid w:val="00555E82"/>
    <w:rsid w:val="00557891"/>
    <w:rsid w:val="00561A4F"/>
    <w:rsid w:val="00561C90"/>
    <w:rsid w:val="00562217"/>
    <w:rsid w:val="0056253D"/>
    <w:rsid w:val="00563C43"/>
    <w:rsid w:val="005645BF"/>
    <w:rsid w:val="005645C8"/>
    <w:rsid w:val="0056526D"/>
    <w:rsid w:val="005653E3"/>
    <w:rsid w:val="00566649"/>
    <w:rsid w:val="0056679D"/>
    <w:rsid w:val="00567541"/>
    <w:rsid w:val="005704E1"/>
    <w:rsid w:val="00570701"/>
    <w:rsid w:val="005710FF"/>
    <w:rsid w:val="00571900"/>
    <w:rsid w:val="00572ABB"/>
    <w:rsid w:val="00573217"/>
    <w:rsid w:val="00573BFD"/>
    <w:rsid w:val="0057428E"/>
    <w:rsid w:val="005748FF"/>
    <w:rsid w:val="00575ABF"/>
    <w:rsid w:val="005760A0"/>
    <w:rsid w:val="005762BE"/>
    <w:rsid w:val="005813F7"/>
    <w:rsid w:val="00584359"/>
    <w:rsid w:val="00584628"/>
    <w:rsid w:val="00584F48"/>
    <w:rsid w:val="00585261"/>
    <w:rsid w:val="005854C0"/>
    <w:rsid w:val="005858F2"/>
    <w:rsid w:val="005862DE"/>
    <w:rsid w:val="00586326"/>
    <w:rsid w:val="00592AE2"/>
    <w:rsid w:val="00592FEC"/>
    <w:rsid w:val="005932BB"/>
    <w:rsid w:val="005956E7"/>
    <w:rsid w:val="00595B55"/>
    <w:rsid w:val="005965C4"/>
    <w:rsid w:val="005969EE"/>
    <w:rsid w:val="005A0DC1"/>
    <w:rsid w:val="005A1C1D"/>
    <w:rsid w:val="005A2145"/>
    <w:rsid w:val="005A2238"/>
    <w:rsid w:val="005A229D"/>
    <w:rsid w:val="005A2B3A"/>
    <w:rsid w:val="005A3D7A"/>
    <w:rsid w:val="005A4787"/>
    <w:rsid w:val="005A639C"/>
    <w:rsid w:val="005A6410"/>
    <w:rsid w:val="005A708D"/>
    <w:rsid w:val="005A77D7"/>
    <w:rsid w:val="005A78B4"/>
    <w:rsid w:val="005A7AFD"/>
    <w:rsid w:val="005B03D3"/>
    <w:rsid w:val="005B0455"/>
    <w:rsid w:val="005B139D"/>
    <w:rsid w:val="005B1510"/>
    <w:rsid w:val="005B2062"/>
    <w:rsid w:val="005B21B5"/>
    <w:rsid w:val="005B243B"/>
    <w:rsid w:val="005B2538"/>
    <w:rsid w:val="005B4350"/>
    <w:rsid w:val="005B5B37"/>
    <w:rsid w:val="005B60A4"/>
    <w:rsid w:val="005B6A28"/>
    <w:rsid w:val="005B7FDC"/>
    <w:rsid w:val="005C0195"/>
    <w:rsid w:val="005C0D71"/>
    <w:rsid w:val="005C1822"/>
    <w:rsid w:val="005C1ECA"/>
    <w:rsid w:val="005C3160"/>
    <w:rsid w:val="005C3C83"/>
    <w:rsid w:val="005C4421"/>
    <w:rsid w:val="005C4649"/>
    <w:rsid w:val="005C68DD"/>
    <w:rsid w:val="005C6F6D"/>
    <w:rsid w:val="005C7C9C"/>
    <w:rsid w:val="005D0803"/>
    <w:rsid w:val="005D0BDD"/>
    <w:rsid w:val="005D17BF"/>
    <w:rsid w:val="005D2858"/>
    <w:rsid w:val="005D2F4A"/>
    <w:rsid w:val="005D3384"/>
    <w:rsid w:val="005D36C5"/>
    <w:rsid w:val="005D49D0"/>
    <w:rsid w:val="005D616A"/>
    <w:rsid w:val="005D6A29"/>
    <w:rsid w:val="005D7341"/>
    <w:rsid w:val="005D7471"/>
    <w:rsid w:val="005D75C3"/>
    <w:rsid w:val="005D77E3"/>
    <w:rsid w:val="005E0232"/>
    <w:rsid w:val="005E08B3"/>
    <w:rsid w:val="005E0F45"/>
    <w:rsid w:val="005E43BD"/>
    <w:rsid w:val="005E44D3"/>
    <w:rsid w:val="005E5459"/>
    <w:rsid w:val="005E7ADC"/>
    <w:rsid w:val="005E7DF5"/>
    <w:rsid w:val="005F0310"/>
    <w:rsid w:val="005F0327"/>
    <w:rsid w:val="005F15B2"/>
    <w:rsid w:val="005F2160"/>
    <w:rsid w:val="005F2388"/>
    <w:rsid w:val="005F2624"/>
    <w:rsid w:val="005F2DAA"/>
    <w:rsid w:val="005F34E9"/>
    <w:rsid w:val="005F55A9"/>
    <w:rsid w:val="005F6BFC"/>
    <w:rsid w:val="005F6F06"/>
    <w:rsid w:val="005F6FB9"/>
    <w:rsid w:val="005F7972"/>
    <w:rsid w:val="006027D2"/>
    <w:rsid w:val="0060412C"/>
    <w:rsid w:val="006047E8"/>
    <w:rsid w:val="00604B75"/>
    <w:rsid w:val="0060567D"/>
    <w:rsid w:val="00606493"/>
    <w:rsid w:val="006068C7"/>
    <w:rsid w:val="00606D6A"/>
    <w:rsid w:val="00607E63"/>
    <w:rsid w:val="00610F8B"/>
    <w:rsid w:val="00610FEC"/>
    <w:rsid w:val="00612666"/>
    <w:rsid w:val="00614824"/>
    <w:rsid w:val="00614C59"/>
    <w:rsid w:val="006150DD"/>
    <w:rsid w:val="0061514C"/>
    <w:rsid w:val="00615CA8"/>
    <w:rsid w:val="00615D7A"/>
    <w:rsid w:val="00615E10"/>
    <w:rsid w:val="00615F9C"/>
    <w:rsid w:val="00616EAD"/>
    <w:rsid w:val="00617D42"/>
    <w:rsid w:val="0062035B"/>
    <w:rsid w:val="00620401"/>
    <w:rsid w:val="00620884"/>
    <w:rsid w:val="006209B4"/>
    <w:rsid w:val="006211A1"/>
    <w:rsid w:val="00623669"/>
    <w:rsid w:val="00624714"/>
    <w:rsid w:val="00625465"/>
    <w:rsid w:val="006257FB"/>
    <w:rsid w:val="00625D7D"/>
    <w:rsid w:val="00626DD4"/>
    <w:rsid w:val="006274EE"/>
    <w:rsid w:val="00627680"/>
    <w:rsid w:val="0062791F"/>
    <w:rsid w:val="0063172A"/>
    <w:rsid w:val="00631AA6"/>
    <w:rsid w:val="00631C5B"/>
    <w:rsid w:val="00633487"/>
    <w:rsid w:val="006339B8"/>
    <w:rsid w:val="00634218"/>
    <w:rsid w:val="00634B11"/>
    <w:rsid w:val="00634BE4"/>
    <w:rsid w:val="006352B8"/>
    <w:rsid w:val="006356AD"/>
    <w:rsid w:val="00635FE2"/>
    <w:rsid w:val="00636F6D"/>
    <w:rsid w:val="00637C41"/>
    <w:rsid w:val="0064110A"/>
    <w:rsid w:val="006419C5"/>
    <w:rsid w:val="00641ED3"/>
    <w:rsid w:val="0064236A"/>
    <w:rsid w:val="00643320"/>
    <w:rsid w:val="006448A7"/>
    <w:rsid w:val="0064592B"/>
    <w:rsid w:val="0064668C"/>
    <w:rsid w:val="00646C74"/>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56FEE"/>
    <w:rsid w:val="00660077"/>
    <w:rsid w:val="006603DD"/>
    <w:rsid w:val="0066139B"/>
    <w:rsid w:val="0066320C"/>
    <w:rsid w:val="00663FA9"/>
    <w:rsid w:val="0066406B"/>
    <w:rsid w:val="00667E97"/>
    <w:rsid w:val="00667F2F"/>
    <w:rsid w:val="00670379"/>
    <w:rsid w:val="0067089B"/>
    <w:rsid w:val="00670D56"/>
    <w:rsid w:val="00671A78"/>
    <w:rsid w:val="00673883"/>
    <w:rsid w:val="006738CD"/>
    <w:rsid w:val="00675781"/>
    <w:rsid w:val="006759A5"/>
    <w:rsid w:val="00675ABB"/>
    <w:rsid w:val="00676AEF"/>
    <w:rsid w:val="00676D97"/>
    <w:rsid w:val="00677702"/>
    <w:rsid w:val="0068063C"/>
    <w:rsid w:val="00680874"/>
    <w:rsid w:val="00680C9F"/>
    <w:rsid w:val="00681BFA"/>
    <w:rsid w:val="006827B3"/>
    <w:rsid w:val="0068448F"/>
    <w:rsid w:val="00684EEA"/>
    <w:rsid w:val="00685C0D"/>
    <w:rsid w:val="00685DD8"/>
    <w:rsid w:val="00685F7E"/>
    <w:rsid w:val="00686475"/>
    <w:rsid w:val="00686D5E"/>
    <w:rsid w:val="006900F6"/>
    <w:rsid w:val="00691959"/>
    <w:rsid w:val="00691E1B"/>
    <w:rsid w:val="00692FEE"/>
    <w:rsid w:val="006938D2"/>
    <w:rsid w:val="00694926"/>
    <w:rsid w:val="00696046"/>
    <w:rsid w:val="00696595"/>
    <w:rsid w:val="006974BF"/>
    <w:rsid w:val="00697593"/>
    <w:rsid w:val="006975CF"/>
    <w:rsid w:val="006A0302"/>
    <w:rsid w:val="006A1BEF"/>
    <w:rsid w:val="006A25B8"/>
    <w:rsid w:val="006A25F5"/>
    <w:rsid w:val="006A2E76"/>
    <w:rsid w:val="006A3C97"/>
    <w:rsid w:val="006A4D81"/>
    <w:rsid w:val="006A4E26"/>
    <w:rsid w:val="006A5A13"/>
    <w:rsid w:val="006A5DFA"/>
    <w:rsid w:val="006A6145"/>
    <w:rsid w:val="006A7253"/>
    <w:rsid w:val="006A7288"/>
    <w:rsid w:val="006A73A6"/>
    <w:rsid w:val="006A752D"/>
    <w:rsid w:val="006A75A3"/>
    <w:rsid w:val="006B02C7"/>
    <w:rsid w:val="006B07C4"/>
    <w:rsid w:val="006B0916"/>
    <w:rsid w:val="006B1A0C"/>
    <w:rsid w:val="006B1BA0"/>
    <w:rsid w:val="006B2987"/>
    <w:rsid w:val="006B2CE2"/>
    <w:rsid w:val="006B3EE3"/>
    <w:rsid w:val="006B478E"/>
    <w:rsid w:val="006B5140"/>
    <w:rsid w:val="006B5EF1"/>
    <w:rsid w:val="006B6C19"/>
    <w:rsid w:val="006C0368"/>
    <w:rsid w:val="006C0A66"/>
    <w:rsid w:val="006C152E"/>
    <w:rsid w:val="006C1A1A"/>
    <w:rsid w:val="006C1A8B"/>
    <w:rsid w:val="006C1CE3"/>
    <w:rsid w:val="006C201F"/>
    <w:rsid w:val="006C27B3"/>
    <w:rsid w:val="006C2B38"/>
    <w:rsid w:val="006C2EA2"/>
    <w:rsid w:val="006C44E0"/>
    <w:rsid w:val="006C5149"/>
    <w:rsid w:val="006C5560"/>
    <w:rsid w:val="006C5F16"/>
    <w:rsid w:val="006C6230"/>
    <w:rsid w:val="006C65E0"/>
    <w:rsid w:val="006C6DB6"/>
    <w:rsid w:val="006C7E35"/>
    <w:rsid w:val="006D056B"/>
    <w:rsid w:val="006D2FE6"/>
    <w:rsid w:val="006D4F14"/>
    <w:rsid w:val="006D5972"/>
    <w:rsid w:val="006D6051"/>
    <w:rsid w:val="006E09B5"/>
    <w:rsid w:val="006E0AA1"/>
    <w:rsid w:val="006E144C"/>
    <w:rsid w:val="006E1C2A"/>
    <w:rsid w:val="006E20BE"/>
    <w:rsid w:val="006E2C5D"/>
    <w:rsid w:val="006E2F21"/>
    <w:rsid w:val="006E3F96"/>
    <w:rsid w:val="006E44C2"/>
    <w:rsid w:val="006E515D"/>
    <w:rsid w:val="006E5377"/>
    <w:rsid w:val="006E6553"/>
    <w:rsid w:val="006E6800"/>
    <w:rsid w:val="006E68E7"/>
    <w:rsid w:val="006E6D36"/>
    <w:rsid w:val="006F1334"/>
    <w:rsid w:val="006F14FD"/>
    <w:rsid w:val="006F1954"/>
    <w:rsid w:val="006F19C3"/>
    <w:rsid w:val="006F214A"/>
    <w:rsid w:val="006F21DB"/>
    <w:rsid w:val="006F3585"/>
    <w:rsid w:val="006F4028"/>
    <w:rsid w:val="006F49F8"/>
    <w:rsid w:val="006F5631"/>
    <w:rsid w:val="006F57F5"/>
    <w:rsid w:val="006F5FDD"/>
    <w:rsid w:val="006F605B"/>
    <w:rsid w:val="006F640E"/>
    <w:rsid w:val="006F6612"/>
    <w:rsid w:val="006F67F5"/>
    <w:rsid w:val="006F7BDE"/>
    <w:rsid w:val="00700197"/>
    <w:rsid w:val="00700447"/>
    <w:rsid w:val="00700EC2"/>
    <w:rsid w:val="007015E8"/>
    <w:rsid w:val="007042A5"/>
    <w:rsid w:val="007043B0"/>
    <w:rsid w:val="00704B85"/>
    <w:rsid w:val="00705753"/>
    <w:rsid w:val="00705B56"/>
    <w:rsid w:val="00705BD7"/>
    <w:rsid w:val="00705F0A"/>
    <w:rsid w:val="0070749F"/>
    <w:rsid w:val="0070751C"/>
    <w:rsid w:val="007113E7"/>
    <w:rsid w:val="0071172D"/>
    <w:rsid w:val="00711865"/>
    <w:rsid w:val="00711A5A"/>
    <w:rsid w:val="00711DC6"/>
    <w:rsid w:val="0071291B"/>
    <w:rsid w:val="00714FFF"/>
    <w:rsid w:val="0072007A"/>
    <w:rsid w:val="007201E4"/>
    <w:rsid w:val="00720C6A"/>
    <w:rsid w:val="00720FBC"/>
    <w:rsid w:val="007230A6"/>
    <w:rsid w:val="0072339B"/>
    <w:rsid w:val="00723C58"/>
    <w:rsid w:val="00723EA4"/>
    <w:rsid w:val="007243D6"/>
    <w:rsid w:val="00724623"/>
    <w:rsid w:val="00725CDF"/>
    <w:rsid w:val="0072620F"/>
    <w:rsid w:val="00726CF7"/>
    <w:rsid w:val="007276B2"/>
    <w:rsid w:val="00727FCD"/>
    <w:rsid w:val="007317D8"/>
    <w:rsid w:val="007318C8"/>
    <w:rsid w:val="00732AD2"/>
    <w:rsid w:val="00733C1F"/>
    <w:rsid w:val="00734BE9"/>
    <w:rsid w:val="007353C4"/>
    <w:rsid w:val="007355F2"/>
    <w:rsid w:val="00735DB7"/>
    <w:rsid w:val="00737500"/>
    <w:rsid w:val="00737B40"/>
    <w:rsid w:val="00737BF8"/>
    <w:rsid w:val="007406C5"/>
    <w:rsid w:val="00741EAA"/>
    <w:rsid w:val="00744731"/>
    <w:rsid w:val="007447D6"/>
    <w:rsid w:val="0074514D"/>
    <w:rsid w:val="00745706"/>
    <w:rsid w:val="00746705"/>
    <w:rsid w:val="007471C2"/>
    <w:rsid w:val="00747254"/>
    <w:rsid w:val="0074733D"/>
    <w:rsid w:val="00747FD1"/>
    <w:rsid w:val="00751432"/>
    <w:rsid w:val="007555D1"/>
    <w:rsid w:val="007556C6"/>
    <w:rsid w:val="00755F34"/>
    <w:rsid w:val="007560FD"/>
    <w:rsid w:val="00756288"/>
    <w:rsid w:val="007563E0"/>
    <w:rsid w:val="00760142"/>
    <w:rsid w:val="00760DA0"/>
    <w:rsid w:val="00761067"/>
    <w:rsid w:val="00761EF6"/>
    <w:rsid w:val="00762EEE"/>
    <w:rsid w:val="00763186"/>
    <w:rsid w:val="00763566"/>
    <w:rsid w:val="007635F4"/>
    <w:rsid w:val="00763CAF"/>
    <w:rsid w:val="00763D26"/>
    <w:rsid w:val="007640A6"/>
    <w:rsid w:val="0076608A"/>
    <w:rsid w:val="007661CB"/>
    <w:rsid w:val="007667AF"/>
    <w:rsid w:val="00766803"/>
    <w:rsid w:val="007673C0"/>
    <w:rsid w:val="007712B3"/>
    <w:rsid w:val="00771620"/>
    <w:rsid w:val="007720D3"/>
    <w:rsid w:val="00772539"/>
    <w:rsid w:val="0077257E"/>
    <w:rsid w:val="00773EE4"/>
    <w:rsid w:val="007743A4"/>
    <w:rsid w:val="007755B9"/>
    <w:rsid w:val="007759AC"/>
    <w:rsid w:val="007777C3"/>
    <w:rsid w:val="00777A17"/>
    <w:rsid w:val="0078152D"/>
    <w:rsid w:val="00782338"/>
    <w:rsid w:val="00782AC8"/>
    <w:rsid w:val="00785F05"/>
    <w:rsid w:val="00785F59"/>
    <w:rsid w:val="007864A3"/>
    <w:rsid w:val="007864D6"/>
    <w:rsid w:val="007871AC"/>
    <w:rsid w:val="007876E3"/>
    <w:rsid w:val="00790234"/>
    <w:rsid w:val="007907B0"/>
    <w:rsid w:val="007909AD"/>
    <w:rsid w:val="0079346F"/>
    <w:rsid w:val="00793DD7"/>
    <w:rsid w:val="00795437"/>
    <w:rsid w:val="00796955"/>
    <w:rsid w:val="007972FA"/>
    <w:rsid w:val="007A1042"/>
    <w:rsid w:val="007A11CB"/>
    <w:rsid w:val="007A15CB"/>
    <w:rsid w:val="007A27A9"/>
    <w:rsid w:val="007A2CD1"/>
    <w:rsid w:val="007A2FB8"/>
    <w:rsid w:val="007A2FEA"/>
    <w:rsid w:val="007A306D"/>
    <w:rsid w:val="007A3617"/>
    <w:rsid w:val="007A3819"/>
    <w:rsid w:val="007A3AC0"/>
    <w:rsid w:val="007A4D60"/>
    <w:rsid w:val="007A50B8"/>
    <w:rsid w:val="007A6F60"/>
    <w:rsid w:val="007A7307"/>
    <w:rsid w:val="007A73A8"/>
    <w:rsid w:val="007A7B16"/>
    <w:rsid w:val="007B056A"/>
    <w:rsid w:val="007B2DAC"/>
    <w:rsid w:val="007B44A8"/>
    <w:rsid w:val="007B4F36"/>
    <w:rsid w:val="007B5950"/>
    <w:rsid w:val="007B6ED8"/>
    <w:rsid w:val="007B77A2"/>
    <w:rsid w:val="007C28AF"/>
    <w:rsid w:val="007C34D7"/>
    <w:rsid w:val="007C5ADD"/>
    <w:rsid w:val="007C6625"/>
    <w:rsid w:val="007C6F1E"/>
    <w:rsid w:val="007C7E89"/>
    <w:rsid w:val="007C7EF2"/>
    <w:rsid w:val="007D086A"/>
    <w:rsid w:val="007D08B6"/>
    <w:rsid w:val="007D17FB"/>
    <w:rsid w:val="007D232C"/>
    <w:rsid w:val="007D2CF9"/>
    <w:rsid w:val="007D33D7"/>
    <w:rsid w:val="007D3731"/>
    <w:rsid w:val="007D5AFD"/>
    <w:rsid w:val="007D6464"/>
    <w:rsid w:val="007D728F"/>
    <w:rsid w:val="007E13FB"/>
    <w:rsid w:val="007E2036"/>
    <w:rsid w:val="007E275F"/>
    <w:rsid w:val="007E299D"/>
    <w:rsid w:val="007E2DCC"/>
    <w:rsid w:val="007E3481"/>
    <w:rsid w:val="007E3C89"/>
    <w:rsid w:val="007E4EB1"/>
    <w:rsid w:val="007E5402"/>
    <w:rsid w:val="007E606C"/>
    <w:rsid w:val="007E6409"/>
    <w:rsid w:val="007E76E4"/>
    <w:rsid w:val="007F09B8"/>
    <w:rsid w:val="007F0EC1"/>
    <w:rsid w:val="007F109F"/>
    <w:rsid w:val="007F1257"/>
    <w:rsid w:val="007F1F9E"/>
    <w:rsid w:val="007F2068"/>
    <w:rsid w:val="007F210B"/>
    <w:rsid w:val="007F226A"/>
    <w:rsid w:val="007F26DC"/>
    <w:rsid w:val="007F28C8"/>
    <w:rsid w:val="007F2944"/>
    <w:rsid w:val="007F2E1E"/>
    <w:rsid w:val="007F3647"/>
    <w:rsid w:val="007F707E"/>
    <w:rsid w:val="007F7292"/>
    <w:rsid w:val="007F76C8"/>
    <w:rsid w:val="007F7E09"/>
    <w:rsid w:val="008002EB"/>
    <w:rsid w:val="0080118D"/>
    <w:rsid w:val="00801DCC"/>
    <w:rsid w:val="00802004"/>
    <w:rsid w:val="0080208A"/>
    <w:rsid w:val="00802580"/>
    <w:rsid w:val="0080328F"/>
    <w:rsid w:val="00803547"/>
    <w:rsid w:val="00804C7B"/>
    <w:rsid w:val="00805768"/>
    <w:rsid w:val="0080636E"/>
    <w:rsid w:val="008064A7"/>
    <w:rsid w:val="0080711B"/>
    <w:rsid w:val="008130A5"/>
    <w:rsid w:val="00813A78"/>
    <w:rsid w:val="00814241"/>
    <w:rsid w:val="00814AC7"/>
    <w:rsid w:val="00814E6F"/>
    <w:rsid w:val="00815750"/>
    <w:rsid w:val="00815E9E"/>
    <w:rsid w:val="008162F3"/>
    <w:rsid w:val="00816969"/>
    <w:rsid w:val="0081698E"/>
    <w:rsid w:val="00816CD9"/>
    <w:rsid w:val="00817EF8"/>
    <w:rsid w:val="00820378"/>
    <w:rsid w:val="00821BFA"/>
    <w:rsid w:val="00821EAE"/>
    <w:rsid w:val="008227A2"/>
    <w:rsid w:val="00822CF0"/>
    <w:rsid w:val="0082358A"/>
    <w:rsid w:val="00823719"/>
    <w:rsid w:val="008253E7"/>
    <w:rsid w:val="008254E3"/>
    <w:rsid w:val="00825869"/>
    <w:rsid w:val="008263FF"/>
    <w:rsid w:val="00826607"/>
    <w:rsid w:val="00826E88"/>
    <w:rsid w:val="00827779"/>
    <w:rsid w:val="0082779A"/>
    <w:rsid w:val="00827CA8"/>
    <w:rsid w:val="00830DBD"/>
    <w:rsid w:val="00831412"/>
    <w:rsid w:val="00831CD5"/>
    <w:rsid w:val="00832121"/>
    <w:rsid w:val="0083215F"/>
    <w:rsid w:val="008329D1"/>
    <w:rsid w:val="0083335F"/>
    <w:rsid w:val="0083384F"/>
    <w:rsid w:val="00834EEC"/>
    <w:rsid w:val="00835041"/>
    <w:rsid w:val="00835B6C"/>
    <w:rsid w:val="00835F5A"/>
    <w:rsid w:val="00837BAE"/>
    <w:rsid w:val="00840DE8"/>
    <w:rsid w:val="008414EC"/>
    <w:rsid w:val="008417AD"/>
    <w:rsid w:val="0084250E"/>
    <w:rsid w:val="00842F0A"/>
    <w:rsid w:val="008441BD"/>
    <w:rsid w:val="008441F8"/>
    <w:rsid w:val="00844F23"/>
    <w:rsid w:val="00846A44"/>
    <w:rsid w:val="00846AB4"/>
    <w:rsid w:val="00846FC8"/>
    <w:rsid w:val="0084714A"/>
    <w:rsid w:val="00847D86"/>
    <w:rsid w:val="00851DCE"/>
    <w:rsid w:val="008525F7"/>
    <w:rsid w:val="0085391F"/>
    <w:rsid w:val="008543EF"/>
    <w:rsid w:val="00854B5B"/>
    <w:rsid w:val="008552E1"/>
    <w:rsid w:val="008557D0"/>
    <w:rsid w:val="00857788"/>
    <w:rsid w:val="00860390"/>
    <w:rsid w:val="00862231"/>
    <w:rsid w:val="008640AA"/>
    <w:rsid w:val="0086468D"/>
    <w:rsid w:val="008648B2"/>
    <w:rsid w:val="00865B36"/>
    <w:rsid w:val="0086675E"/>
    <w:rsid w:val="00870E47"/>
    <w:rsid w:val="00871CBA"/>
    <w:rsid w:val="0087333B"/>
    <w:rsid w:val="008733E6"/>
    <w:rsid w:val="008739B5"/>
    <w:rsid w:val="00873BE8"/>
    <w:rsid w:val="008740B5"/>
    <w:rsid w:val="008741A3"/>
    <w:rsid w:val="008741EF"/>
    <w:rsid w:val="0087456D"/>
    <w:rsid w:val="00874B05"/>
    <w:rsid w:val="00876B0A"/>
    <w:rsid w:val="00876E2B"/>
    <w:rsid w:val="0087749B"/>
    <w:rsid w:val="00880425"/>
    <w:rsid w:val="008805C0"/>
    <w:rsid w:val="00880B93"/>
    <w:rsid w:val="00880F5A"/>
    <w:rsid w:val="0088143A"/>
    <w:rsid w:val="00882BF4"/>
    <w:rsid w:val="008832A8"/>
    <w:rsid w:val="0088520E"/>
    <w:rsid w:val="008862F4"/>
    <w:rsid w:val="008877A0"/>
    <w:rsid w:val="00887C57"/>
    <w:rsid w:val="008902B2"/>
    <w:rsid w:val="00890598"/>
    <w:rsid w:val="00890C3E"/>
    <w:rsid w:val="008918B4"/>
    <w:rsid w:val="00891A34"/>
    <w:rsid w:val="00891AC0"/>
    <w:rsid w:val="00891E3A"/>
    <w:rsid w:val="00892012"/>
    <w:rsid w:val="00892336"/>
    <w:rsid w:val="0089294C"/>
    <w:rsid w:val="0089321B"/>
    <w:rsid w:val="00893723"/>
    <w:rsid w:val="00893D0D"/>
    <w:rsid w:val="00895E95"/>
    <w:rsid w:val="008965B7"/>
    <w:rsid w:val="00896C0E"/>
    <w:rsid w:val="00896C33"/>
    <w:rsid w:val="00896FC1"/>
    <w:rsid w:val="008970BB"/>
    <w:rsid w:val="00897C95"/>
    <w:rsid w:val="008A0822"/>
    <w:rsid w:val="008A08BB"/>
    <w:rsid w:val="008A1CF0"/>
    <w:rsid w:val="008A1F07"/>
    <w:rsid w:val="008A4224"/>
    <w:rsid w:val="008A466E"/>
    <w:rsid w:val="008A4CC5"/>
    <w:rsid w:val="008A7090"/>
    <w:rsid w:val="008A7497"/>
    <w:rsid w:val="008A7A47"/>
    <w:rsid w:val="008A7E7E"/>
    <w:rsid w:val="008B0168"/>
    <w:rsid w:val="008B03FC"/>
    <w:rsid w:val="008B04F9"/>
    <w:rsid w:val="008B0CF2"/>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DC6"/>
    <w:rsid w:val="008C2E73"/>
    <w:rsid w:val="008C45C3"/>
    <w:rsid w:val="008C5EDB"/>
    <w:rsid w:val="008C6195"/>
    <w:rsid w:val="008C6F35"/>
    <w:rsid w:val="008C750B"/>
    <w:rsid w:val="008C79AB"/>
    <w:rsid w:val="008D0DA4"/>
    <w:rsid w:val="008D152D"/>
    <w:rsid w:val="008D24DC"/>
    <w:rsid w:val="008D3AF9"/>
    <w:rsid w:val="008D4635"/>
    <w:rsid w:val="008D535D"/>
    <w:rsid w:val="008D55DE"/>
    <w:rsid w:val="008D586B"/>
    <w:rsid w:val="008D6654"/>
    <w:rsid w:val="008D7379"/>
    <w:rsid w:val="008D77FD"/>
    <w:rsid w:val="008D7AD5"/>
    <w:rsid w:val="008D7F8F"/>
    <w:rsid w:val="008E1063"/>
    <w:rsid w:val="008E3137"/>
    <w:rsid w:val="008E3E51"/>
    <w:rsid w:val="008E4B6B"/>
    <w:rsid w:val="008E51D0"/>
    <w:rsid w:val="008E59C2"/>
    <w:rsid w:val="008E67BE"/>
    <w:rsid w:val="008E72DD"/>
    <w:rsid w:val="008F0619"/>
    <w:rsid w:val="008F1283"/>
    <w:rsid w:val="008F217A"/>
    <w:rsid w:val="008F2676"/>
    <w:rsid w:val="008F341F"/>
    <w:rsid w:val="008F3AB1"/>
    <w:rsid w:val="008F4DA8"/>
    <w:rsid w:val="008F53BC"/>
    <w:rsid w:val="008F7C8C"/>
    <w:rsid w:val="009017B7"/>
    <w:rsid w:val="00901DA8"/>
    <w:rsid w:val="009021D3"/>
    <w:rsid w:val="0090254A"/>
    <w:rsid w:val="0090319D"/>
    <w:rsid w:val="00904F38"/>
    <w:rsid w:val="009063F3"/>
    <w:rsid w:val="00907B5D"/>
    <w:rsid w:val="009103BA"/>
    <w:rsid w:val="009103E7"/>
    <w:rsid w:val="009111BA"/>
    <w:rsid w:val="0091223B"/>
    <w:rsid w:val="009133E9"/>
    <w:rsid w:val="009133FB"/>
    <w:rsid w:val="009136CB"/>
    <w:rsid w:val="00913EDA"/>
    <w:rsid w:val="00914AC3"/>
    <w:rsid w:val="009179E5"/>
    <w:rsid w:val="00917F7A"/>
    <w:rsid w:val="0092059A"/>
    <w:rsid w:val="009207A7"/>
    <w:rsid w:val="00920F71"/>
    <w:rsid w:val="0092187C"/>
    <w:rsid w:val="0092239B"/>
    <w:rsid w:val="00923505"/>
    <w:rsid w:val="00923C3A"/>
    <w:rsid w:val="00924C18"/>
    <w:rsid w:val="00925C7B"/>
    <w:rsid w:val="009263F1"/>
    <w:rsid w:val="009307EC"/>
    <w:rsid w:val="00930C91"/>
    <w:rsid w:val="00931F60"/>
    <w:rsid w:val="0093233C"/>
    <w:rsid w:val="00933373"/>
    <w:rsid w:val="0093585C"/>
    <w:rsid w:val="0093605E"/>
    <w:rsid w:val="00937D54"/>
    <w:rsid w:val="00937FB3"/>
    <w:rsid w:val="0094119E"/>
    <w:rsid w:val="00941A70"/>
    <w:rsid w:val="00942101"/>
    <w:rsid w:val="009423C4"/>
    <w:rsid w:val="009428A3"/>
    <w:rsid w:val="00943188"/>
    <w:rsid w:val="00945391"/>
    <w:rsid w:val="00946C15"/>
    <w:rsid w:val="00950881"/>
    <w:rsid w:val="00950A67"/>
    <w:rsid w:val="00951560"/>
    <w:rsid w:val="009522C7"/>
    <w:rsid w:val="009537C0"/>
    <w:rsid w:val="00954CC1"/>
    <w:rsid w:val="00955E23"/>
    <w:rsid w:val="009560FD"/>
    <w:rsid w:val="00957058"/>
    <w:rsid w:val="00957292"/>
    <w:rsid w:val="00957556"/>
    <w:rsid w:val="0096061D"/>
    <w:rsid w:val="00961224"/>
    <w:rsid w:val="009616BB"/>
    <w:rsid w:val="009619FD"/>
    <w:rsid w:val="00961E2E"/>
    <w:rsid w:val="009620AD"/>
    <w:rsid w:val="00963039"/>
    <w:rsid w:val="009633B8"/>
    <w:rsid w:val="00965932"/>
    <w:rsid w:val="00966EE7"/>
    <w:rsid w:val="00966F05"/>
    <w:rsid w:val="00967CF9"/>
    <w:rsid w:val="00971021"/>
    <w:rsid w:val="00972349"/>
    <w:rsid w:val="009728BD"/>
    <w:rsid w:val="00972FA7"/>
    <w:rsid w:val="0097414E"/>
    <w:rsid w:val="009741A3"/>
    <w:rsid w:val="009741FD"/>
    <w:rsid w:val="00974741"/>
    <w:rsid w:val="00974857"/>
    <w:rsid w:val="00975522"/>
    <w:rsid w:val="009755B4"/>
    <w:rsid w:val="0097591D"/>
    <w:rsid w:val="0097610C"/>
    <w:rsid w:val="0097664F"/>
    <w:rsid w:val="009814D6"/>
    <w:rsid w:val="009819CC"/>
    <w:rsid w:val="00981F66"/>
    <w:rsid w:val="0098235E"/>
    <w:rsid w:val="00982917"/>
    <w:rsid w:val="009837FC"/>
    <w:rsid w:val="009858ED"/>
    <w:rsid w:val="00985DD6"/>
    <w:rsid w:val="00986867"/>
    <w:rsid w:val="009903B0"/>
    <w:rsid w:val="00991425"/>
    <w:rsid w:val="009921CE"/>
    <w:rsid w:val="009940C6"/>
    <w:rsid w:val="0099464C"/>
    <w:rsid w:val="00995FF0"/>
    <w:rsid w:val="00996264"/>
    <w:rsid w:val="00996F10"/>
    <w:rsid w:val="009A02E8"/>
    <w:rsid w:val="009A10F5"/>
    <w:rsid w:val="009A2A20"/>
    <w:rsid w:val="009A34BD"/>
    <w:rsid w:val="009A3E5C"/>
    <w:rsid w:val="009A4D38"/>
    <w:rsid w:val="009A4EF4"/>
    <w:rsid w:val="009A57B0"/>
    <w:rsid w:val="009A5FF8"/>
    <w:rsid w:val="009A636E"/>
    <w:rsid w:val="009A659A"/>
    <w:rsid w:val="009A7363"/>
    <w:rsid w:val="009A7B02"/>
    <w:rsid w:val="009A7E6E"/>
    <w:rsid w:val="009B2A5F"/>
    <w:rsid w:val="009B352E"/>
    <w:rsid w:val="009B3CBD"/>
    <w:rsid w:val="009B4297"/>
    <w:rsid w:val="009B471B"/>
    <w:rsid w:val="009B5526"/>
    <w:rsid w:val="009B569A"/>
    <w:rsid w:val="009B56A3"/>
    <w:rsid w:val="009C0D21"/>
    <w:rsid w:val="009C2218"/>
    <w:rsid w:val="009C27F7"/>
    <w:rsid w:val="009C377E"/>
    <w:rsid w:val="009C3E27"/>
    <w:rsid w:val="009C5236"/>
    <w:rsid w:val="009C53CC"/>
    <w:rsid w:val="009C5BCD"/>
    <w:rsid w:val="009C7B56"/>
    <w:rsid w:val="009D07AF"/>
    <w:rsid w:val="009D1BF7"/>
    <w:rsid w:val="009D2C87"/>
    <w:rsid w:val="009D2D1C"/>
    <w:rsid w:val="009D3491"/>
    <w:rsid w:val="009D3B20"/>
    <w:rsid w:val="009D484B"/>
    <w:rsid w:val="009D496A"/>
    <w:rsid w:val="009D4D1F"/>
    <w:rsid w:val="009E0C6B"/>
    <w:rsid w:val="009E0DCA"/>
    <w:rsid w:val="009E0FBB"/>
    <w:rsid w:val="009E35A2"/>
    <w:rsid w:val="009E38CB"/>
    <w:rsid w:val="009E3EC1"/>
    <w:rsid w:val="009E4937"/>
    <w:rsid w:val="009E4DF4"/>
    <w:rsid w:val="009E57F0"/>
    <w:rsid w:val="009E5FC4"/>
    <w:rsid w:val="009E7D09"/>
    <w:rsid w:val="009F0287"/>
    <w:rsid w:val="009F04FE"/>
    <w:rsid w:val="009F1002"/>
    <w:rsid w:val="009F17B8"/>
    <w:rsid w:val="009F20C5"/>
    <w:rsid w:val="009F3506"/>
    <w:rsid w:val="009F36C7"/>
    <w:rsid w:val="009F3C29"/>
    <w:rsid w:val="009F4B1C"/>
    <w:rsid w:val="009F51D6"/>
    <w:rsid w:val="009F5A2C"/>
    <w:rsid w:val="009F609D"/>
    <w:rsid w:val="009F61A3"/>
    <w:rsid w:val="009F71AA"/>
    <w:rsid w:val="009F7DDE"/>
    <w:rsid w:val="00A00346"/>
    <w:rsid w:val="00A0159C"/>
    <w:rsid w:val="00A019D2"/>
    <w:rsid w:val="00A01A49"/>
    <w:rsid w:val="00A02DD3"/>
    <w:rsid w:val="00A034AE"/>
    <w:rsid w:val="00A04A94"/>
    <w:rsid w:val="00A05E72"/>
    <w:rsid w:val="00A067F5"/>
    <w:rsid w:val="00A0741E"/>
    <w:rsid w:val="00A078D6"/>
    <w:rsid w:val="00A07ACF"/>
    <w:rsid w:val="00A07D1D"/>
    <w:rsid w:val="00A1116B"/>
    <w:rsid w:val="00A114D2"/>
    <w:rsid w:val="00A1196B"/>
    <w:rsid w:val="00A1373A"/>
    <w:rsid w:val="00A13DF4"/>
    <w:rsid w:val="00A14775"/>
    <w:rsid w:val="00A15C9D"/>
    <w:rsid w:val="00A15CDA"/>
    <w:rsid w:val="00A16077"/>
    <w:rsid w:val="00A17CF1"/>
    <w:rsid w:val="00A227B1"/>
    <w:rsid w:val="00A229B7"/>
    <w:rsid w:val="00A237CD"/>
    <w:rsid w:val="00A23E79"/>
    <w:rsid w:val="00A24140"/>
    <w:rsid w:val="00A24319"/>
    <w:rsid w:val="00A250CD"/>
    <w:rsid w:val="00A2583E"/>
    <w:rsid w:val="00A25EE9"/>
    <w:rsid w:val="00A2708B"/>
    <w:rsid w:val="00A27D9D"/>
    <w:rsid w:val="00A27DF4"/>
    <w:rsid w:val="00A31053"/>
    <w:rsid w:val="00A31351"/>
    <w:rsid w:val="00A325C0"/>
    <w:rsid w:val="00A3283F"/>
    <w:rsid w:val="00A32CF1"/>
    <w:rsid w:val="00A336A6"/>
    <w:rsid w:val="00A34C3E"/>
    <w:rsid w:val="00A35A94"/>
    <w:rsid w:val="00A35AE7"/>
    <w:rsid w:val="00A35D44"/>
    <w:rsid w:val="00A3603B"/>
    <w:rsid w:val="00A40B49"/>
    <w:rsid w:val="00A40B8F"/>
    <w:rsid w:val="00A414F4"/>
    <w:rsid w:val="00A41571"/>
    <w:rsid w:val="00A41A31"/>
    <w:rsid w:val="00A42A01"/>
    <w:rsid w:val="00A42E16"/>
    <w:rsid w:val="00A42FB2"/>
    <w:rsid w:val="00A4339F"/>
    <w:rsid w:val="00A439D8"/>
    <w:rsid w:val="00A44B2D"/>
    <w:rsid w:val="00A46FEE"/>
    <w:rsid w:val="00A52610"/>
    <w:rsid w:val="00A52C61"/>
    <w:rsid w:val="00A53083"/>
    <w:rsid w:val="00A54994"/>
    <w:rsid w:val="00A5516F"/>
    <w:rsid w:val="00A55F0F"/>
    <w:rsid w:val="00A562E9"/>
    <w:rsid w:val="00A568A2"/>
    <w:rsid w:val="00A57238"/>
    <w:rsid w:val="00A57AED"/>
    <w:rsid w:val="00A57E6D"/>
    <w:rsid w:val="00A608D9"/>
    <w:rsid w:val="00A6159A"/>
    <w:rsid w:val="00A63FE7"/>
    <w:rsid w:val="00A641DA"/>
    <w:rsid w:val="00A642EF"/>
    <w:rsid w:val="00A658A4"/>
    <w:rsid w:val="00A65B10"/>
    <w:rsid w:val="00A66E28"/>
    <w:rsid w:val="00A67A52"/>
    <w:rsid w:val="00A70123"/>
    <w:rsid w:val="00A707D9"/>
    <w:rsid w:val="00A70DFA"/>
    <w:rsid w:val="00A713CE"/>
    <w:rsid w:val="00A718F1"/>
    <w:rsid w:val="00A71A97"/>
    <w:rsid w:val="00A71B8A"/>
    <w:rsid w:val="00A73A7D"/>
    <w:rsid w:val="00A74413"/>
    <w:rsid w:val="00A74D3B"/>
    <w:rsid w:val="00A74E22"/>
    <w:rsid w:val="00A75551"/>
    <w:rsid w:val="00A758D1"/>
    <w:rsid w:val="00A77552"/>
    <w:rsid w:val="00A77ABF"/>
    <w:rsid w:val="00A77AEF"/>
    <w:rsid w:val="00A8073E"/>
    <w:rsid w:val="00A82BD7"/>
    <w:rsid w:val="00A83EAB"/>
    <w:rsid w:val="00A83ED0"/>
    <w:rsid w:val="00A859D9"/>
    <w:rsid w:val="00A87ADF"/>
    <w:rsid w:val="00A87B7D"/>
    <w:rsid w:val="00A90B57"/>
    <w:rsid w:val="00A90DC2"/>
    <w:rsid w:val="00A92326"/>
    <w:rsid w:val="00A937B8"/>
    <w:rsid w:val="00A93F7E"/>
    <w:rsid w:val="00A941A2"/>
    <w:rsid w:val="00A95CA4"/>
    <w:rsid w:val="00A97FE1"/>
    <w:rsid w:val="00AA03FC"/>
    <w:rsid w:val="00AA0606"/>
    <w:rsid w:val="00AA14E5"/>
    <w:rsid w:val="00AA188F"/>
    <w:rsid w:val="00AA1B84"/>
    <w:rsid w:val="00AA23B6"/>
    <w:rsid w:val="00AA2B22"/>
    <w:rsid w:val="00AA2F4D"/>
    <w:rsid w:val="00AA4A2B"/>
    <w:rsid w:val="00AA6180"/>
    <w:rsid w:val="00AA732E"/>
    <w:rsid w:val="00AB020F"/>
    <w:rsid w:val="00AB37D9"/>
    <w:rsid w:val="00AB37F0"/>
    <w:rsid w:val="00AB4526"/>
    <w:rsid w:val="00AB4563"/>
    <w:rsid w:val="00AB4583"/>
    <w:rsid w:val="00AB4A2C"/>
    <w:rsid w:val="00AB4BA4"/>
    <w:rsid w:val="00AB51DF"/>
    <w:rsid w:val="00AB584C"/>
    <w:rsid w:val="00AB5EDE"/>
    <w:rsid w:val="00AC07D7"/>
    <w:rsid w:val="00AC0D9A"/>
    <w:rsid w:val="00AC0E07"/>
    <w:rsid w:val="00AC122C"/>
    <w:rsid w:val="00AC2B4C"/>
    <w:rsid w:val="00AC2E1C"/>
    <w:rsid w:val="00AC3184"/>
    <w:rsid w:val="00AC3B4A"/>
    <w:rsid w:val="00AC4078"/>
    <w:rsid w:val="00AC4FA2"/>
    <w:rsid w:val="00AC51D8"/>
    <w:rsid w:val="00AC5AD6"/>
    <w:rsid w:val="00AC5B37"/>
    <w:rsid w:val="00AC5D3B"/>
    <w:rsid w:val="00AC5EF1"/>
    <w:rsid w:val="00AC67EB"/>
    <w:rsid w:val="00AC78C1"/>
    <w:rsid w:val="00AC7FDD"/>
    <w:rsid w:val="00AD0F4D"/>
    <w:rsid w:val="00AD1623"/>
    <w:rsid w:val="00AD21F0"/>
    <w:rsid w:val="00AD30F0"/>
    <w:rsid w:val="00AD39C2"/>
    <w:rsid w:val="00AD3BC1"/>
    <w:rsid w:val="00AD4087"/>
    <w:rsid w:val="00AD43FB"/>
    <w:rsid w:val="00AD4779"/>
    <w:rsid w:val="00AD50A3"/>
    <w:rsid w:val="00AD65FC"/>
    <w:rsid w:val="00AD6896"/>
    <w:rsid w:val="00AD68B4"/>
    <w:rsid w:val="00AD6B63"/>
    <w:rsid w:val="00AE03B6"/>
    <w:rsid w:val="00AE0D97"/>
    <w:rsid w:val="00AE11DC"/>
    <w:rsid w:val="00AE22CA"/>
    <w:rsid w:val="00AE247F"/>
    <w:rsid w:val="00AE2872"/>
    <w:rsid w:val="00AE2BB9"/>
    <w:rsid w:val="00AE3757"/>
    <w:rsid w:val="00AE3847"/>
    <w:rsid w:val="00AE39BB"/>
    <w:rsid w:val="00AE3C79"/>
    <w:rsid w:val="00AE4964"/>
    <w:rsid w:val="00AE5A1B"/>
    <w:rsid w:val="00AE61F9"/>
    <w:rsid w:val="00AE6E2E"/>
    <w:rsid w:val="00AF0D6F"/>
    <w:rsid w:val="00AF104A"/>
    <w:rsid w:val="00AF1072"/>
    <w:rsid w:val="00AF1906"/>
    <w:rsid w:val="00AF1933"/>
    <w:rsid w:val="00AF19B8"/>
    <w:rsid w:val="00AF3563"/>
    <w:rsid w:val="00AF35AF"/>
    <w:rsid w:val="00AF498F"/>
    <w:rsid w:val="00AF4AB6"/>
    <w:rsid w:val="00AF519B"/>
    <w:rsid w:val="00AF5471"/>
    <w:rsid w:val="00AF61C2"/>
    <w:rsid w:val="00AF7675"/>
    <w:rsid w:val="00B018A2"/>
    <w:rsid w:val="00B02B3A"/>
    <w:rsid w:val="00B057A0"/>
    <w:rsid w:val="00B06D9B"/>
    <w:rsid w:val="00B07148"/>
    <w:rsid w:val="00B07583"/>
    <w:rsid w:val="00B07610"/>
    <w:rsid w:val="00B10B99"/>
    <w:rsid w:val="00B11B4F"/>
    <w:rsid w:val="00B12E61"/>
    <w:rsid w:val="00B13108"/>
    <w:rsid w:val="00B13A6A"/>
    <w:rsid w:val="00B141B9"/>
    <w:rsid w:val="00B15390"/>
    <w:rsid w:val="00B16364"/>
    <w:rsid w:val="00B16C48"/>
    <w:rsid w:val="00B176A9"/>
    <w:rsid w:val="00B176F1"/>
    <w:rsid w:val="00B17B51"/>
    <w:rsid w:val="00B207CB"/>
    <w:rsid w:val="00B20E9F"/>
    <w:rsid w:val="00B21470"/>
    <w:rsid w:val="00B21512"/>
    <w:rsid w:val="00B22659"/>
    <w:rsid w:val="00B22869"/>
    <w:rsid w:val="00B22A25"/>
    <w:rsid w:val="00B22D2E"/>
    <w:rsid w:val="00B23844"/>
    <w:rsid w:val="00B23D0D"/>
    <w:rsid w:val="00B250A6"/>
    <w:rsid w:val="00B25327"/>
    <w:rsid w:val="00B25900"/>
    <w:rsid w:val="00B260D6"/>
    <w:rsid w:val="00B27180"/>
    <w:rsid w:val="00B272A2"/>
    <w:rsid w:val="00B30111"/>
    <w:rsid w:val="00B30211"/>
    <w:rsid w:val="00B3035F"/>
    <w:rsid w:val="00B30947"/>
    <w:rsid w:val="00B32948"/>
    <w:rsid w:val="00B32BDC"/>
    <w:rsid w:val="00B32D67"/>
    <w:rsid w:val="00B34CF0"/>
    <w:rsid w:val="00B352F0"/>
    <w:rsid w:val="00B35955"/>
    <w:rsid w:val="00B35EDF"/>
    <w:rsid w:val="00B3612A"/>
    <w:rsid w:val="00B3648E"/>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007"/>
    <w:rsid w:val="00B541B1"/>
    <w:rsid w:val="00B55E83"/>
    <w:rsid w:val="00B57CB7"/>
    <w:rsid w:val="00B6116D"/>
    <w:rsid w:val="00B61E08"/>
    <w:rsid w:val="00B6212E"/>
    <w:rsid w:val="00B6270D"/>
    <w:rsid w:val="00B63173"/>
    <w:rsid w:val="00B63A8B"/>
    <w:rsid w:val="00B6458B"/>
    <w:rsid w:val="00B66241"/>
    <w:rsid w:val="00B66518"/>
    <w:rsid w:val="00B66DD3"/>
    <w:rsid w:val="00B66F2D"/>
    <w:rsid w:val="00B70409"/>
    <w:rsid w:val="00B7070A"/>
    <w:rsid w:val="00B709F1"/>
    <w:rsid w:val="00B70A56"/>
    <w:rsid w:val="00B70C05"/>
    <w:rsid w:val="00B7327A"/>
    <w:rsid w:val="00B73587"/>
    <w:rsid w:val="00B738DF"/>
    <w:rsid w:val="00B73E0C"/>
    <w:rsid w:val="00B7432F"/>
    <w:rsid w:val="00B74633"/>
    <w:rsid w:val="00B752B2"/>
    <w:rsid w:val="00B75713"/>
    <w:rsid w:val="00B75C73"/>
    <w:rsid w:val="00B80AA9"/>
    <w:rsid w:val="00B81FF4"/>
    <w:rsid w:val="00B82B0E"/>
    <w:rsid w:val="00B83EDC"/>
    <w:rsid w:val="00B84086"/>
    <w:rsid w:val="00B8527E"/>
    <w:rsid w:val="00B856D0"/>
    <w:rsid w:val="00B86788"/>
    <w:rsid w:val="00B87E04"/>
    <w:rsid w:val="00B917D5"/>
    <w:rsid w:val="00B91A3D"/>
    <w:rsid w:val="00B91A95"/>
    <w:rsid w:val="00B91F6C"/>
    <w:rsid w:val="00B925AF"/>
    <w:rsid w:val="00B92B1C"/>
    <w:rsid w:val="00B930BA"/>
    <w:rsid w:val="00B9333D"/>
    <w:rsid w:val="00B9403E"/>
    <w:rsid w:val="00B940EF"/>
    <w:rsid w:val="00B94DB1"/>
    <w:rsid w:val="00B95247"/>
    <w:rsid w:val="00B95841"/>
    <w:rsid w:val="00B9636E"/>
    <w:rsid w:val="00BA04F3"/>
    <w:rsid w:val="00BA0D07"/>
    <w:rsid w:val="00BA10DE"/>
    <w:rsid w:val="00BA1CF0"/>
    <w:rsid w:val="00BA1D84"/>
    <w:rsid w:val="00BA27B1"/>
    <w:rsid w:val="00BA40F0"/>
    <w:rsid w:val="00BA4461"/>
    <w:rsid w:val="00BA510D"/>
    <w:rsid w:val="00BA51E2"/>
    <w:rsid w:val="00BA5478"/>
    <w:rsid w:val="00BA57D1"/>
    <w:rsid w:val="00BA663E"/>
    <w:rsid w:val="00BA666D"/>
    <w:rsid w:val="00BA7D98"/>
    <w:rsid w:val="00BB19FB"/>
    <w:rsid w:val="00BB1F15"/>
    <w:rsid w:val="00BB328D"/>
    <w:rsid w:val="00BB439C"/>
    <w:rsid w:val="00BB4792"/>
    <w:rsid w:val="00BB55DE"/>
    <w:rsid w:val="00BB6CFA"/>
    <w:rsid w:val="00BB7B34"/>
    <w:rsid w:val="00BB7C0F"/>
    <w:rsid w:val="00BC04B9"/>
    <w:rsid w:val="00BC08FD"/>
    <w:rsid w:val="00BC0DC7"/>
    <w:rsid w:val="00BC23A8"/>
    <w:rsid w:val="00BC24CE"/>
    <w:rsid w:val="00BC2CA3"/>
    <w:rsid w:val="00BC35E6"/>
    <w:rsid w:val="00BC4FB5"/>
    <w:rsid w:val="00BC6054"/>
    <w:rsid w:val="00BD00DD"/>
    <w:rsid w:val="00BD0A93"/>
    <w:rsid w:val="00BD1355"/>
    <w:rsid w:val="00BD1994"/>
    <w:rsid w:val="00BD19EE"/>
    <w:rsid w:val="00BD1A8B"/>
    <w:rsid w:val="00BD3421"/>
    <w:rsid w:val="00BD3C6B"/>
    <w:rsid w:val="00BD5513"/>
    <w:rsid w:val="00BD55DF"/>
    <w:rsid w:val="00BD58F0"/>
    <w:rsid w:val="00BD5E2B"/>
    <w:rsid w:val="00BD66E5"/>
    <w:rsid w:val="00BD6B4E"/>
    <w:rsid w:val="00BD6C5B"/>
    <w:rsid w:val="00BD6F63"/>
    <w:rsid w:val="00BE200E"/>
    <w:rsid w:val="00BE26FD"/>
    <w:rsid w:val="00BE34D0"/>
    <w:rsid w:val="00BE3784"/>
    <w:rsid w:val="00BE658A"/>
    <w:rsid w:val="00BE7B5D"/>
    <w:rsid w:val="00BF0156"/>
    <w:rsid w:val="00BF053E"/>
    <w:rsid w:val="00BF0E05"/>
    <w:rsid w:val="00BF1DC5"/>
    <w:rsid w:val="00BF2246"/>
    <w:rsid w:val="00BF2566"/>
    <w:rsid w:val="00BF2843"/>
    <w:rsid w:val="00BF29CC"/>
    <w:rsid w:val="00BF3369"/>
    <w:rsid w:val="00BF3394"/>
    <w:rsid w:val="00BF34F2"/>
    <w:rsid w:val="00BF3FE0"/>
    <w:rsid w:val="00BF5360"/>
    <w:rsid w:val="00BF6F98"/>
    <w:rsid w:val="00BF7AA9"/>
    <w:rsid w:val="00BF7B79"/>
    <w:rsid w:val="00BF7BB6"/>
    <w:rsid w:val="00C00925"/>
    <w:rsid w:val="00C011A0"/>
    <w:rsid w:val="00C01C70"/>
    <w:rsid w:val="00C0295F"/>
    <w:rsid w:val="00C03468"/>
    <w:rsid w:val="00C035C5"/>
    <w:rsid w:val="00C05286"/>
    <w:rsid w:val="00C07322"/>
    <w:rsid w:val="00C07EAB"/>
    <w:rsid w:val="00C107B9"/>
    <w:rsid w:val="00C12E20"/>
    <w:rsid w:val="00C12EA5"/>
    <w:rsid w:val="00C13640"/>
    <w:rsid w:val="00C141F8"/>
    <w:rsid w:val="00C149AB"/>
    <w:rsid w:val="00C15303"/>
    <w:rsid w:val="00C157D8"/>
    <w:rsid w:val="00C15A9D"/>
    <w:rsid w:val="00C15C64"/>
    <w:rsid w:val="00C21546"/>
    <w:rsid w:val="00C21687"/>
    <w:rsid w:val="00C22022"/>
    <w:rsid w:val="00C22AF7"/>
    <w:rsid w:val="00C22DB9"/>
    <w:rsid w:val="00C23456"/>
    <w:rsid w:val="00C24539"/>
    <w:rsid w:val="00C25B78"/>
    <w:rsid w:val="00C25D30"/>
    <w:rsid w:val="00C27014"/>
    <w:rsid w:val="00C31A62"/>
    <w:rsid w:val="00C321CC"/>
    <w:rsid w:val="00C32570"/>
    <w:rsid w:val="00C33AA0"/>
    <w:rsid w:val="00C34525"/>
    <w:rsid w:val="00C34557"/>
    <w:rsid w:val="00C34945"/>
    <w:rsid w:val="00C351B8"/>
    <w:rsid w:val="00C372A6"/>
    <w:rsid w:val="00C41B9C"/>
    <w:rsid w:val="00C41E44"/>
    <w:rsid w:val="00C4358A"/>
    <w:rsid w:val="00C44DB1"/>
    <w:rsid w:val="00C45AEE"/>
    <w:rsid w:val="00C46FD7"/>
    <w:rsid w:val="00C47BC9"/>
    <w:rsid w:val="00C50237"/>
    <w:rsid w:val="00C515B7"/>
    <w:rsid w:val="00C52BA2"/>
    <w:rsid w:val="00C5387E"/>
    <w:rsid w:val="00C54611"/>
    <w:rsid w:val="00C55FB8"/>
    <w:rsid w:val="00C5694E"/>
    <w:rsid w:val="00C57AF5"/>
    <w:rsid w:val="00C57D81"/>
    <w:rsid w:val="00C60320"/>
    <w:rsid w:val="00C60430"/>
    <w:rsid w:val="00C608A8"/>
    <w:rsid w:val="00C60A8F"/>
    <w:rsid w:val="00C612AA"/>
    <w:rsid w:val="00C615A0"/>
    <w:rsid w:val="00C63F1E"/>
    <w:rsid w:val="00C642A1"/>
    <w:rsid w:val="00C6507F"/>
    <w:rsid w:val="00C664E7"/>
    <w:rsid w:val="00C675AE"/>
    <w:rsid w:val="00C67A12"/>
    <w:rsid w:val="00C67EF3"/>
    <w:rsid w:val="00C7001B"/>
    <w:rsid w:val="00C70E7E"/>
    <w:rsid w:val="00C7217A"/>
    <w:rsid w:val="00C72AC0"/>
    <w:rsid w:val="00C7310F"/>
    <w:rsid w:val="00C770CA"/>
    <w:rsid w:val="00C779A4"/>
    <w:rsid w:val="00C80820"/>
    <w:rsid w:val="00C80A82"/>
    <w:rsid w:val="00C814A7"/>
    <w:rsid w:val="00C81AAB"/>
    <w:rsid w:val="00C824E1"/>
    <w:rsid w:val="00C82A44"/>
    <w:rsid w:val="00C82ABA"/>
    <w:rsid w:val="00C82CAA"/>
    <w:rsid w:val="00C82E1F"/>
    <w:rsid w:val="00C832CB"/>
    <w:rsid w:val="00C83695"/>
    <w:rsid w:val="00C83A72"/>
    <w:rsid w:val="00C84226"/>
    <w:rsid w:val="00C84FE2"/>
    <w:rsid w:val="00C8641F"/>
    <w:rsid w:val="00C86937"/>
    <w:rsid w:val="00C870B6"/>
    <w:rsid w:val="00C87190"/>
    <w:rsid w:val="00C878CB"/>
    <w:rsid w:val="00C87BE3"/>
    <w:rsid w:val="00C87C59"/>
    <w:rsid w:val="00C9231F"/>
    <w:rsid w:val="00C92877"/>
    <w:rsid w:val="00C92CF5"/>
    <w:rsid w:val="00C94473"/>
    <w:rsid w:val="00C94BEA"/>
    <w:rsid w:val="00C94D26"/>
    <w:rsid w:val="00C94EFB"/>
    <w:rsid w:val="00C972F9"/>
    <w:rsid w:val="00C97D3E"/>
    <w:rsid w:val="00CA2CC4"/>
    <w:rsid w:val="00CA3E73"/>
    <w:rsid w:val="00CA3F5C"/>
    <w:rsid w:val="00CA4FD9"/>
    <w:rsid w:val="00CA51A4"/>
    <w:rsid w:val="00CA56E8"/>
    <w:rsid w:val="00CA61FF"/>
    <w:rsid w:val="00CA6481"/>
    <w:rsid w:val="00CA6B50"/>
    <w:rsid w:val="00CB0FCF"/>
    <w:rsid w:val="00CB145C"/>
    <w:rsid w:val="00CB4603"/>
    <w:rsid w:val="00CB5361"/>
    <w:rsid w:val="00CB54D5"/>
    <w:rsid w:val="00CB5F9F"/>
    <w:rsid w:val="00CB5FF0"/>
    <w:rsid w:val="00CB7D8F"/>
    <w:rsid w:val="00CC12AF"/>
    <w:rsid w:val="00CC1735"/>
    <w:rsid w:val="00CC1DAB"/>
    <w:rsid w:val="00CC3818"/>
    <w:rsid w:val="00CC4D65"/>
    <w:rsid w:val="00CC6946"/>
    <w:rsid w:val="00CC7D3B"/>
    <w:rsid w:val="00CD05F4"/>
    <w:rsid w:val="00CD19DA"/>
    <w:rsid w:val="00CD21BF"/>
    <w:rsid w:val="00CD3B00"/>
    <w:rsid w:val="00CD437C"/>
    <w:rsid w:val="00CD4BF2"/>
    <w:rsid w:val="00CD555F"/>
    <w:rsid w:val="00CD579C"/>
    <w:rsid w:val="00CD596F"/>
    <w:rsid w:val="00CD5B75"/>
    <w:rsid w:val="00CD6D70"/>
    <w:rsid w:val="00CD72E2"/>
    <w:rsid w:val="00CD7723"/>
    <w:rsid w:val="00CE3451"/>
    <w:rsid w:val="00CE4058"/>
    <w:rsid w:val="00CE455C"/>
    <w:rsid w:val="00CE4AAD"/>
    <w:rsid w:val="00CE5B98"/>
    <w:rsid w:val="00CE62A6"/>
    <w:rsid w:val="00CE6D63"/>
    <w:rsid w:val="00CE6EE2"/>
    <w:rsid w:val="00CE712C"/>
    <w:rsid w:val="00CE7370"/>
    <w:rsid w:val="00CE7839"/>
    <w:rsid w:val="00CF0069"/>
    <w:rsid w:val="00CF0AD1"/>
    <w:rsid w:val="00CF17BD"/>
    <w:rsid w:val="00CF2A77"/>
    <w:rsid w:val="00CF2DE8"/>
    <w:rsid w:val="00CF2F26"/>
    <w:rsid w:val="00CF3241"/>
    <w:rsid w:val="00CF369A"/>
    <w:rsid w:val="00CF42AF"/>
    <w:rsid w:val="00CF5409"/>
    <w:rsid w:val="00CF5CBD"/>
    <w:rsid w:val="00CF69E8"/>
    <w:rsid w:val="00CF7FF3"/>
    <w:rsid w:val="00D00325"/>
    <w:rsid w:val="00D01830"/>
    <w:rsid w:val="00D01C08"/>
    <w:rsid w:val="00D02476"/>
    <w:rsid w:val="00D02847"/>
    <w:rsid w:val="00D02C31"/>
    <w:rsid w:val="00D02CE5"/>
    <w:rsid w:val="00D0365A"/>
    <w:rsid w:val="00D03DAE"/>
    <w:rsid w:val="00D05974"/>
    <w:rsid w:val="00D05990"/>
    <w:rsid w:val="00D05A9D"/>
    <w:rsid w:val="00D06922"/>
    <w:rsid w:val="00D06C57"/>
    <w:rsid w:val="00D07487"/>
    <w:rsid w:val="00D0778E"/>
    <w:rsid w:val="00D10A7C"/>
    <w:rsid w:val="00D10E8C"/>
    <w:rsid w:val="00D11A09"/>
    <w:rsid w:val="00D12576"/>
    <w:rsid w:val="00D14DC8"/>
    <w:rsid w:val="00D15264"/>
    <w:rsid w:val="00D16AD9"/>
    <w:rsid w:val="00D1775C"/>
    <w:rsid w:val="00D20313"/>
    <w:rsid w:val="00D213C3"/>
    <w:rsid w:val="00D22EB3"/>
    <w:rsid w:val="00D24218"/>
    <w:rsid w:val="00D243C0"/>
    <w:rsid w:val="00D26F75"/>
    <w:rsid w:val="00D26FA3"/>
    <w:rsid w:val="00D2708F"/>
    <w:rsid w:val="00D3119B"/>
    <w:rsid w:val="00D313E6"/>
    <w:rsid w:val="00D31F23"/>
    <w:rsid w:val="00D3205D"/>
    <w:rsid w:val="00D321C2"/>
    <w:rsid w:val="00D33307"/>
    <w:rsid w:val="00D33E3D"/>
    <w:rsid w:val="00D33FBA"/>
    <w:rsid w:val="00D34624"/>
    <w:rsid w:val="00D34A6C"/>
    <w:rsid w:val="00D35605"/>
    <w:rsid w:val="00D35E89"/>
    <w:rsid w:val="00D36421"/>
    <w:rsid w:val="00D364F4"/>
    <w:rsid w:val="00D37102"/>
    <w:rsid w:val="00D40253"/>
    <w:rsid w:val="00D40606"/>
    <w:rsid w:val="00D40DA0"/>
    <w:rsid w:val="00D419E0"/>
    <w:rsid w:val="00D41A2D"/>
    <w:rsid w:val="00D43867"/>
    <w:rsid w:val="00D44C4E"/>
    <w:rsid w:val="00D4504B"/>
    <w:rsid w:val="00D4519D"/>
    <w:rsid w:val="00D46627"/>
    <w:rsid w:val="00D47152"/>
    <w:rsid w:val="00D4722D"/>
    <w:rsid w:val="00D47329"/>
    <w:rsid w:val="00D47AD1"/>
    <w:rsid w:val="00D525C0"/>
    <w:rsid w:val="00D53E96"/>
    <w:rsid w:val="00D54E33"/>
    <w:rsid w:val="00D55449"/>
    <w:rsid w:val="00D55EC3"/>
    <w:rsid w:val="00D565C3"/>
    <w:rsid w:val="00D573CB"/>
    <w:rsid w:val="00D602E5"/>
    <w:rsid w:val="00D607F2"/>
    <w:rsid w:val="00D60E2E"/>
    <w:rsid w:val="00D6198D"/>
    <w:rsid w:val="00D63278"/>
    <w:rsid w:val="00D63437"/>
    <w:rsid w:val="00D6371C"/>
    <w:rsid w:val="00D637C6"/>
    <w:rsid w:val="00D639BF"/>
    <w:rsid w:val="00D63BBE"/>
    <w:rsid w:val="00D63CE9"/>
    <w:rsid w:val="00D63D14"/>
    <w:rsid w:val="00D6475B"/>
    <w:rsid w:val="00D65C10"/>
    <w:rsid w:val="00D66063"/>
    <w:rsid w:val="00D6609C"/>
    <w:rsid w:val="00D6737E"/>
    <w:rsid w:val="00D67E32"/>
    <w:rsid w:val="00D70D0B"/>
    <w:rsid w:val="00D72135"/>
    <w:rsid w:val="00D73DCE"/>
    <w:rsid w:val="00D752E8"/>
    <w:rsid w:val="00D75375"/>
    <w:rsid w:val="00D75600"/>
    <w:rsid w:val="00D76062"/>
    <w:rsid w:val="00D760CF"/>
    <w:rsid w:val="00D76170"/>
    <w:rsid w:val="00D77206"/>
    <w:rsid w:val="00D7721A"/>
    <w:rsid w:val="00D77415"/>
    <w:rsid w:val="00D77862"/>
    <w:rsid w:val="00D77D74"/>
    <w:rsid w:val="00D81733"/>
    <w:rsid w:val="00D81B7F"/>
    <w:rsid w:val="00D826D9"/>
    <w:rsid w:val="00D836E5"/>
    <w:rsid w:val="00D8681E"/>
    <w:rsid w:val="00D904C3"/>
    <w:rsid w:val="00D90C65"/>
    <w:rsid w:val="00D91784"/>
    <w:rsid w:val="00D917DC"/>
    <w:rsid w:val="00D91A80"/>
    <w:rsid w:val="00D9234D"/>
    <w:rsid w:val="00D92573"/>
    <w:rsid w:val="00D9287C"/>
    <w:rsid w:val="00D93594"/>
    <w:rsid w:val="00D9424C"/>
    <w:rsid w:val="00D9512E"/>
    <w:rsid w:val="00D954F3"/>
    <w:rsid w:val="00D955AE"/>
    <w:rsid w:val="00D95962"/>
    <w:rsid w:val="00D96654"/>
    <w:rsid w:val="00D96DCA"/>
    <w:rsid w:val="00D96F63"/>
    <w:rsid w:val="00D972F3"/>
    <w:rsid w:val="00D97342"/>
    <w:rsid w:val="00D97EFA"/>
    <w:rsid w:val="00DA1208"/>
    <w:rsid w:val="00DA1750"/>
    <w:rsid w:val="00DA19E9"/>
    <w:rsid w:val="00DA1DD2"/>
    <w:rsid w:val="00DA3CEC"/>
    <w:rsid w:val="00DA5CB9"/>
    <w:rsid w:val="00DA643B"/>
    <w:rsid w:val="00DA685A"/>
    <w:rsid w:val="00DA78EB"/>
    <w:rsid w:val="00DB176B"/>
    <w:rsid w:val="00DB33D6"/>
    <w:rsid w:val="00DB3C68"/>
    <w:rsid w:val="00DB3EF3"/>
    <w:rsid w:val="00DB739B"/>
    <w:rsid w:val="00DB75D1"/>
    <w:rsid w:val="00DC1E5F"/>
    <w:rsid w:val="00DC2875"/>
    <w:rsid w:val="00DC2B28"/>
    <w:rsid w:val="00DC2E86"/>
    <w:rsid w:val="00DC54F5"/>
    <w:rsid w:val="00DC570B"/>
    <w:rsid w:val="00DC5840"/>
    <w:rsid w:val="00DC585F"/>
    <w:rsid w:val="00DC614B"/>
    <w:rsid w:val="00DC6F08"/>
    <w:rsid w:val="00DC70DF"/>
    <w:rsid w:val="00DC710D"/>
    <w:rsid w:val="00DC73DF"/>
    <w:rsid w:val="00DC7C02"/>
    <w:rsid w:val="00DC7C30"/>
    <w:rsid w:val="00DD0056"/>
    <w:rsid w:val="00DD01A8"/>
    <w:rsid w:val="00DD0524"/>
    <w:rsid w:val="00DD06D1"/>
    <w:rsid w:val="00DD0701"/>
    <w:rsid w:val="00DD135D"/>
    <w:rsid w:val="00DD19EC"/>
    <w:rsid w:val="00DD2820"/>
    <w:rsid w:val="00DD31AA"/>
    <w:rsid w:val="00DD5D70"/>
    <w:rsid w:val="00DD62D3"/>
    <w:rsid w:val="00DD6309"/>
    <w:rsid w:val="00DD63E9"/>
    <w:rsid w:val="00DD6F43"/>
    <w:rsid w:val="00DD7306"/>
    <w:rsid w:val="00DE00CE"/>
    <w:rsid w:val="00DE3484"/>
    <w:rsid w:val="00DE3764"/>
    <w:rsid w:val="00DE3CCB"/>
    <w:rsid w:val="00DE6251"/>
    <w:rsid w:val="00DE6F53"/>
    <w:rsid w:val="00DE7586"/>
    <w:rsid w:val="00DF0A08"/>
    <w:rsid w:val="00DF0F61"/>
    <w:rsid w:val="00DF1B40"/>
    <w:rsid w:val="00DF32A8"/>
    <w:rsid w:val="00DF3914"/>
    <w:rsid w:val="00DF610C"/>
    <w:rsid w:val="00DF7B95"/>
    <w:rsid w:val="00DF7D7B"/>
    <w:rsid w:val="00E000A5"/>
    <w:rsid w:val="00E00501"/>
    <w:rsid w:val="00E02FD9"/>
    <w:rsid w:val="00E03ACC"/>
    <w:rsid w:val="00E04228"/>
    <w:rsid w:val="00E042B4"/>
    <w:rsid w:val="00E050C9"/>
    <w:rsid w:val="00E0547C"/>
    <w:rsid w:val="00E0559F"/>
    <w:rsid w:val="00E05E6E"/>
    <w:rsid w:val="00E103A1"/>
    <w:rsid w:val="00E10DE7"/>
    <w:rsid w:val="00E130AB"/>
    <w:rsid w:val="00E132A5"/>
    <w:rsid w:val="00E1487D"/>
    <w:rsid w:val="00E149FD"/>
    <w:rsid w:val="00E14B46"/>
    <w:rsid w:val="00E14BB9"/>
    <w:rsid w:val="00E15802"/>
    <w:rsid w:val="00E15E82"/>
    <w:rsid w:val="00E179C3"/>
    <w:rsid w:val="00E17F60"/>
    <w:rsid w:val="00E20680"/>
    <w:rsid w:val="00E21322"/>
    <w:rsid w:val="00E21628"/>
    <w:rsid w:val="00E21B77"/>
    <w:rsid w:val="00E21C27"/>
    <w:rsid w:val="00E22248"/>
    <w:rsid w:val="00E23996"/>
    <w:rsid w:val="00E25A40"/>
    <w:rsid w:val="00E260B8"/>
    <w:rsid w:val="00E26168"/>
    <w:rsid w:val="00E26491"/>
    <w:rsid w:val="00E269FD"/>
    <w:rsid w:val="00E26A97"/>
    <w:rsid w:val="00E26E53"/>
    <w:rsid w:val="00E270F0"/>
    <w:rsid w:val="00E315A3"/>
    <w:rsid w:val="00E31BC9"/>
    <w:rsid w:val="00E326B9"/>
    <w:rsid w:val="00E3326C"/>
    <w:rsid w:val="00E33BDF"/>
    <w:rsid w:val="00E33D47"/>
    <w:rsid w:val="00E33D85"/>
    <w:rsid w:val="00E35023"/>
    <w:rsid w:val="00E353C0"/>
    <w:rsid w:val="00E35903"/>
    <w:rsid w:val="00E3695D"/>
    <w:rsid w:val="00E36C79"/>
    <w:rsid w:val="00E36D56"/>
    <w:rsid w:val="00E36F4B"/>
    <w:rsid w:val="00E37C81"/>
    <w:rsid w:val="00E40166"/>
    <w:rsid w:val="00E411E6"/>
    <w:rsid w:val="00E41E4B"/>
    <w:rsid w:val="00E4397A"/>
    <w:rsid w:val="00E43A61"/>
    <w:rsid w:val="00E43EFA"/>
    <w:rsid w:val="00E4432F"/>
    <w:rsid w:val="00E45742"/>
    <w:rsid w:val="00E45D47"/>
    <w:rsid w:val="00E476DD"/>
    <w:rsid w:val="00E479C0"/>
    <w:rsid w:val="00E479DF"/>
    <w:rsid w:val="00E502EB"/>
    <w:rsid w:val="00E50646"/>
    <w:rsid w:val="00E5079D"/>
    <w:rsid w:val="00E507BD"/>
    <w:rsid w:val="00E51FC3"/>
    <w:rsid w:val="00E52419"/>
    <w:rsid w:val="00E52666"/>
    <w:rsid w:val="00E52F1A"/>
    <w:rsid w:val="00E5312A"/>
    <w:rsid w:val="00E546D7"/>
    <w:rsid w:val="00E548CF"/>
    <w:rsid w:val="00E55B28"/>
    <w:rsid w:val="00E56233"/>
    <w:rsid w:val="00E562EA"/>
    <w:rsid w:val="00E56600"/>
    <w:rsid w:val="00E57B51"/>
    <w:rsid w:val="00E6272A"/>
    <w:rsid w:val="00E63606"/>
    <w:rsid w:val="00E63AF2"/>
    <w:rsid w:val="00E644DA"/>
    <w:rsid w:val="00E649BC"/>
    <w:rsid w:val="00E6558D"/>
    <w:rsid w:val="00E6642F"/>
    <w:rsid w:val="00E66C51"/>
    <w:rsid w:val="00E703F2"/>
    <w:rsid w:val="00E705E0"/>
    <w:rsid w:val="00E70D2F"/>
    <w:rsid w:val="00E70D30"/>
    <w:rsid w:val="00E714CB"/>
    <w:rsid w:val="00E71700"/>
    <w:rsid w:val="00E726E3"/>
    <w:rsid w:val="00E7354A"/>
    <w:rsid w:val="00E73F37"/>
    <w:rsid w:val="00E740BF"/>
    <w:rsid w:val="00E74DA0"/>
    <w:rsid w:val="00E75E31"/>
    <w:rsid w:val="00E764DC"/>
    <w:rsid w:val="00E76745"/>
    <w:rsid w:val="00E76F54"/>
    <w:rsid w:val="00E77643"/>
    <w:rsid w:val="00E77682"/>
    <w:rsid w:val="00E7791F"/>
    <w:rsid w:val="00E77BC6"/>
    <w:rsid w:val="00E8070C"/>
    <w:rsid w:val="00E810D7"/>
    <w:rsid w:val="00E8119A"/>
    <w:rsid w:val="00E81342"/>
    <w:rsid w:val="00E818EE"/>
    <w:rsid w:val="00E8335D"/>
    <w:rsid w:val="00E8466E"/>
    <w:rsid w:val="00E8474E"/>
    <w:rsid w:val="00E861FE"/>
    <w:rsid w:val="00E8629B"/>
    <w:rsid w:val="00E8745C"/>
    <w:rsid w:val="00E909DB"/>
    <w:rsid w:val="00E90C62"/>
    <w:rsid w:val="00E90F5F"/>
    <w:rsid w:val="00E9262A"/>
    <w:rsid w:val="00E9332E"/>
    <w:rsid w:val="00E938C9"/>
    <w:rsid w:val="00E942C8"/>
    <w:rsid w:val="00E944D2"/>
    <w:rsid w:val="00E95FBB"/>
    <w:rsid w:val="00E972F6"/>
    <w:rsid w:val="00EA0007"/>
    <w:rsid w:val="00EA0483"/>
    <w:rsid w:val="00EA0B7D"/>
    <w:rsid w:val="00EA114E"/>
    <w:rsid w:val="00EA13FB"/>
    <w:rsid w:val="00EA3090"/>
    <w:rsid w:val="00EA3D15"/>
    <w:rsid w:val="00EA45FF"/>
    <w:rsid w:val="00EA477C"/>
    <w:rsid w:val="00EA4E36"/>
    <w:rsid w:val="00EA5FCF"/>
    <w:rsid w:val="00EA613F"/>
    <w:rsid w:val="00EA6338"/>
    <w:rsid w:val="00EA660E"/>
    <w:rsid w:val="00EA699F"/>
    <w:rsid w:val="00EB0745"/>
    <w:rsid w:val="00EB1036"/>
    <w:rsid w:val="00EB20FC"/>
    <w:rsid w:val="00EB39C3"/>
    <w:rsid w:val="00EB3F7D"/>
    <w:rsid w:val="00EB4BD3"/>
    <w:rsid w:val="00EB53A3"/>
    <w:rsid w:val="00EB5A97"/>
    <w:rsid w:val="00EB5B6C"/>
    <w:rsid w:val="00EB5CCB"/>
    <w:rsid w:val="00EB6363"/>
    <w:rsid w:val="00EB72C1"/>
    <w:rsid w:val="00EC1329"/>
    <w:rsid w:val="00EC1630"/>
    <w:rsid w:val="00EC1648"/>
    <w:rsid w:val="00EC2C15"/>
    <w:rsid w:val="00EC31F1"/>
    <w:rsid w:val="00EC4298"/>
    <w:rsid w:val="00EC51C0"/>
    <w:rsid w:val="00EC5B32"/>
    <w:rsid w:val="00EC6057"/>
    <w:rsid w:val="00EC6F66"/>
    <w:rsid w:val="00EC78A1"/>
    <w:rsid w:val="00ED13F8"/>
    <w:rsid w:val="00ED1540"/>
    <w:rsid w:val="00ED1C10"/>
    <w:rsid w:val="00ED2C09"/>
    <w:rsid w:val="00ED4799"/>
    <w:rsid w:val="00ED52B0"/>
    <w:rsid w:val="00ED56FE"/>
    <w:rsid w:val="00ED628C"/>
    <w:rsid w:val="00ED6A03"/>
    <w:rsid w:val="00EE0B6C"/>
    <w:rsid w:val="00EE0CF2"/>
    <w:rsid w:val="00EE2325"/>
    <w:rsid w:val="00EE3398"/>
    <w:rsid w:val="00EE44B3"/>
    <w:rsid w:val="00EE7744"/>
    <w:rsid w:val="00EF0231"/>
    <w:rsid w:val="00EF13B0"/>
    <w:rsid w:val="00EF1C6B"/>
    <w:rsid w:val="00EF3574"/>
    <w:rsid w:val="00EF3954"/>
    <w:rsid w:val="00EF3D08"/>
    <w:rsid w:val="00EF3FEF"/>
    <w:rsid w:val="00EF4610"/>
    <w:rsid w:val="00EF4D24"/>
    <w:rsid w:val="00EF5278"/>
    <w:rsid w:val="00EF69FB"/>
    <w:rsid w:val="00EF6C91"/>
    <w:rsid w:val="00EF704A"/>
    <w:rsid w:val="00EF7653"/>
    <w:rsid w:val="00F00529"/>
    <w:rsid w:val="00F00EB2"/>
    <w:rsid w:val="00F00F52"/>
    <w:rsid w:val="00F0154B"/>
    <w:rsid w:val="00F01F5E"/>
    <w:rsid w:val="00F022E7"/>
    <w:rsid w:val="00F048FA"/>
    <w:rsid w:val="00F062D5"/>
    <w:rsid w:val="00F06EBB"/>
    <w:rsid w:val="00F0735D"/>
    <w:rsid w:val="00F0758C"/>
    <w:rsid w:val="00F1044C"/>
    <w:rsid w:val="00F105A9"/>
    <w:rsid w:val="00F10D1C"/>
    <w:rsid w:val="00F11305"/>
    <w:rsid w:val="00F11313"/>
    <w:rsid w:val="00F114B2"/>
    <w:rsid w:val="00F11993"/>
    <w:rsid w:val="00F11C18"/>
    <w:rsid w:val="00F120CA"/>
    <w:rsid w:val="00F12382"/>
    <w:rsid w:val="00F12BB0"/>
    <w:rsid w:val="00F132FE"/>
    <w:rsid w:val="00F1407C"/>
    <w:rsid w:val="00F1421C"/>
    <w:rsid w:val="00F15F55"/>
    <w:rsid w:val="00F1695F"/>
    <w:rsid w:val="00F201F8"/>
    <w:rsid w:val="00F20A89"/>
    <w:rsid w:val="00F20DDB"/>
    <w:rsid w:val="00F21456"/>
    <w:rsid w:val="00F21D23"/>
    <w:rsid w:val="00F22F27"/>
    <w:rsid w:val="00F2305D"/>
    <w:rsid w:val="00F231E2"/>
    <w:rsid w:val="00F24416"/>
    <w:rsid w:val="00F24B6A"/>
    <w:rsid w:val="00F25AE7"/>
    <w:rsid w:val="00F25CF2"/>
    <w:rsid w:val="00F26E7A"/>
    <w:rsid w:val="00F27323"/>
    <w:rsid w:val="00F277AF"/>
    <w:rsid w:val="00F278B7"/>
    <w:rsid w:val="00F27A5D"/>
    <w:rsid w:val="00F27BC0"/>
    <w:rsid w:val="00F30914"/>
    <w:rsid w:val="00F31736"/>
    <w:rsid w:val="00F31E8E"/>
    <w:rsid w:val="00F31F4B"/>
    <w:rsid w:val="00F32AA3"/>
    <w:rsid w:val="00F32AB6"/>
    <w:rsid w:val="00F336AE"/>
    <w:rsid w:val="00F338E1"/>
    <w:rsid w:val="00F34070"/>
    <w:rsid w:val="00F357BE"/>
    <w:rsid w:val="00F3611A"/>
    <w:rsid w:val="00F36A30"/>
    <w:rsid w:val="00F36FFF"/>
    <w:rsid w:val="00F37628"/>
    <w:rsid w:val="00F40DB3"/>
    <w:rsid w:val="00F40DD3"/>
    <w:rsid w:val="00F41A6F"/>
    <w:rsid w:val="00F41DAB"/>
    <w:rsid w:val="00F42735"/>
    <w:rsid w:val="00F43371"/>
    <w:rsid w:val="00F43B2A"/>
    <w:rsid w:val="00F44DA3"/>
    <w:rsid w:val="00F44E38"/>
    <w:rsid w:val="00F45117"/>
    <w:rsid w:val="00F45E55"/>
    <w:rsid w:val="00F46780"/>
    <w:rsid w:val="00F47CA2"/>
    <w:rsid w:val="00F50DED"/>
    <w:rsid w:val="00F5128F"/>
    <w:rsid w:val="00F52816"/>
    <w:rsid w:val="00F52B0C"/>
    <w:rsid w:val="00F53E81"/>
    <w:rsid w:val="00F5409A"/>
    <w:rsid w:val="00F541DF"/>
    <w:rsid w:val="00F54658"/>
    <w:rsid w:val="00F54E02"/>
    <w:rsid w:val="00F55393"/>
    <w:rsid w:val="00F55AE9"/>
    <w:rsid w:val="00F55DCA"/>
    <w:rsid w:val="00F60220"/>
    <w:rsid w:val="00F6046A"/>
    <w:rsid w:val="00F608B7"/>
    <w:rsid w:val="00F61948"/>
    <w:rsid w:val="00F61B31"/>
    <w:rsid w:val="00F61F10"/>
    <w:rsid w:val="00F63356"/>
    <w:rsid w:val="00F6336C"/>
    <w:rsid w:val="00F6449C"/>
    <w:rsid w:val="00F64CA9"/>
    <w:rsid w:val="00F67A8C"/>
    <w:rsid w:val="00F67AA6"/>
    <w:rsid w:val="00F70829"/>
    <w:rsid w:val="00F708B1"/>
    <w:rsid w:val="00F708B4"/>
    <w:rsid w:val="00F70BDD"/>
    <w:rsid w:val="00F70F77"/>
    <w:rsid w:val="00F71A77"/>
    <w:rsid w:val="00F71F28"/>
    <w:rsid w:val="00F74261"/>
    <w:rsid w:val="00F75B52"/>
    <w:rsid w:val="00F76216"/>
    <w:rsid w:val="00F779ED"/>
    <w:rsid w:val="00F77CB5"/>
    <w:rsid w:val="00F82182"/>
    <w:rsid w:val="00F831D6"/>
    <w:rsid w:val="00F83ADE"/>
    <w:rsid w:val="00F84DE7"/>
    <w:rsid w:val="00F85F6F"/>
    <w:rsid w:val="00F86F52"/>
    <w:rsid w:val="00F87FDF"/>
    <w:rsid w:val="00F9004C"/>
    <w:rsid w:val="00F90198"/>
    <w:rsid w:val="00F90429"/>
    <w:rsid w:val="00F90EAA"/>
    <w:rsid w:val="00F91A41"/>
    <w:rsid w:val="00F921B2"/>
    <w:rsid w:val="00F92F0A"/>
    <w:rsid w:val="00F93085"/>
    <w:rsid w:val="00F93C24"/>
    <w:rsid w:val="00F945F0"/>
    <w:rsid w:val="00F95245"/>
    <w:rsid w:val="00F954CD"/>
    <w:rsid w:val="00F95DDF"/>
    <w:rsid w:val="00F96802"/>
    <w:rsid w:val="00F96A49"/>
    <w:rsid w:val="00F96C4B"/>
    <w:rsid w:val="00F97500"/>
    <w:rsid w:val="00F97B33"/>
    <w:rsid w:val="00FA02A9"/>
    <w:rsid w:val="00FA0B62"/>
    <w:rsid w:val="00FA3730"/>
    <w:rsid w:val="00FA3C2C"/>
    <w:rsid w:val="00FA4003"/>
    <w:rsid w:val="00FA433A"/>
    <w:rsid w:val="00FA494E"/>
    <w:rsid w:val="00FA4AE6"/>
    <w:rsid w:val="00FA5394"/>
    <w:rsid w:val="00FA64AD"/>
    <w:rsid w:val="00FA662E"/>
    <w:rsid w:val="00FA7189"/>
    <w:rsid w:val="00FA734A"/>
    <w:rsid w:val="00FA77B9"/>
    <w:rsid w:val="00FA7A89"/>
    <w:rsid w:val="00FB007F"/>
    <w:rsid w:val="00FB01F8"/>
    <w:rsid w:val="00FB0DAB"/>
    <w:rsid w:val="00FB3169"/>
    <w:rsid w:val="00FB3E61"/>
    <w:rsid w:val="00FB4324"/>
    <w:rsid w:val="00FB5178"/>
    <w:rsid w:val="00FB5F24"/>
    <w:rsid w:val="00FB5FB0"/>
    <w:rsid w:val="00FB664C"/>
    <w:rsid w:val="00FB697C"/>
    <w:rsid w:val="00FB733F"/>
    <w:rsid w:val="00FC1A82"/>
    <w:rsid w:val="00FC265A"/>
    <w:rsid w:val="00FC28CC"/>
    <w:rsid w:val="00FC2A3C"/>
    <w:rsid w:val="00FC2E9F"/>
    <w:rsid w:val="00FC3035"/>
    <w:rsid w:val="00FC514D"/>
    <w:rsid w:val="00FC55C3"/>
    <w:rsid w:val="00FC7667"/>
    <w:rsid w:val="00FD1649"/>
    <w:rsid w:val="00FD16A8"/>
    <w:rsid w:val="00FD2BE9"/>
    <w:rsid w:val="00FD31F7"/>
    <w:rsid w:val="00FD404F"/>
    <w:rsid w:val="00FD487C"/>
    <w:rsid w:val="00FD64A0"/>
    <w:rsid w:val="00FD7B87"/>
    <w:rsid w:val="00FE0EAF"/>
    <w:rsid w:val="00FE1618"/>
    <w:rsid w:val="00FE3227"/>
    <w:rsid w:val="00FE32CC"/>
    <w:rsid w:val="00FE404C"/>
    <w:rsid w:val="00FE53D7"/>
    <w:rsid w:val="00FE574B"/>
    <w:rsid w:val="00FE599F"/>
    <w:rsid w:val="00FE6225"/>
    <w:rsid w:val="00FE67E5"/>
    <w:rsid w:val="00FE68CE"/>
    <w:rsid w:val="00FE6932"/>
    <w:rsid w:val="00FF03D5"/>
    <w:rsid w:val="00FF057E"/>
    <w:rsid w:val="00FF1FE6"/>
    <w:rsid w:val="00FF2A45"/>
    <w:rsid w:val="00FF34B6"/>
    <w:rsid w:val="00FF38D9"/>
    <w:rsid w:val="00FF41A4"/>
    <w:rsid w:val="00FF55E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815B0A"/>
  <w15:docId w15:val="{1F5AFC5F-9840-464E-9922-F3ADC8F23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CBD"/>
    <w:pPr>
      <w:spacing w:after="160" w:line="259"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1F7CB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7CBD"/>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5C1822"/>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5C1822"/>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757158">
      <w:bodyDiv w:val="1"/>
      <w:marLeft w:val="0"/>
      <w:marRight w:val="0"/>
      <w:marTop w:val="0"/>
      <w:marBottom w:val="0"/>
      <w:divBdr>
        <w:top w:val="none" w:sz="0" w:space="0" w:color="auto"/>
        <w:left w:val="none" w:sz="0" w:space="0" w:color="auto"/>
        <w:bottom w:val="none" w:sz="0" w:space="0" w:color="auto"/>
        <w:right w:val="none" w:sz="0" w:space="0" w:color="auto"/>
      </w:divBdr>
    </w:div>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821124442">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18123762">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apps.cybersource.com/library/documentation/dev_guides/Retail_SO_API/Retail_SO_API.pdf" TargetMode="External"/><Relationship Id="rId21" Type="http://schemas.openxmlformats.org/officeDocument/2006/relationships/image" Target="media/image6.jpeg"/><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image" Target="media/image30.png"/><Relationship Id="rId68" Type="http://schemas.openxmlformats.org/officeDocument/2006/relationships/image" Target="media/image34.png"/><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hyperlink" Target="http://apps.cybersource.com/library/documentation/dev_guides/Payer_Authentication_IG/20090928_Payauth_IG.pdf" TargetMode="External"/><Relationship Id="rId16" Type="http://schemas.openxmlformats.org/officeDocument/2006/relationships/hyperlink" Target="http://www.cybersource.com/support_center/support_documentation/services_documentation/payment.php" TargetMode="External"/><Relationship Id="rId107" Type="http://schemas.openxmlformats.org/officeDocument/2006/relationships/hyperlink" Target="http://www.cybersource.com/support_center/implementation/testing_info/simple_order_api/General_testing_info/soapi_general_test.html" TargetMode="External"/><Relationship Id="rId11" Type="http://schemas.openxmlformats.org/officeDocument/2006/relationships/footer" Target="footer1.xml"/><Relationship Id="rId32" Type="http://schemas.openxmlformats.org/officeDocument/2006/relationships/hyperlink" Target="https://cybersource04.tech-prtnr-na02.dw.demandware.net/on/demandware.store/Sites-Site/default/CustomPreferences-View?PreferenceType=SITE" TargetMode="External"/><Relationship Id="rId37" Type="http://schemas.openxmlformats.org/officeDocument/2006/relationships/image" Target="media/image14.jpeg"/><Relationship Id="rId53" Type="http://schemas.openxmlformats.org/officeDocument/2006/relationships/hyperlink" Target="https://cybersource09-tech-prtnr-na07-dw.demandware.net/on/demandware.store/Sites-Site/default/ViewPaymentMethod_52-Show?PaymentMethodUUID=89c5706ffe12b4701a20fcd25d&amp;ChannelID=025c7f6c4d15d5fe01087cb012&amp;csrf_token=H-tq6OnczJIMz54a9MpnrhCH1u04ZZgTOMCPUYUAEBmKlllNFEApfroCnA4Db0WCMl5_VYzj1N-bh_dgbWhMIZs0w-T9UT9My_uPMD_YW319mlQXHEYSwbcYPjCdrwaEebyU2gFE6CF2-pk-xKgN6clcWC9OBA8tohZ6Xm0gEYGmpp_MguI" TargetMode="External"/><Relationship Id="rId58" Type="http://schemas.openxmlformats.org/officeDocument/2006/relationships/image" Target="media/image25.png"/><Relationship Id="rId74" Type="http://schemas.openxmlformats.org/officeDocument/2006/relationships/image" Target="media/image40.png"/><Relationship Id="rId79" Type="http://schemas.openxmlformats.org/officeDocument/2006/relationships/image" Target="media/image41.png"/><Relationship Id="rId102" Type="http://schemas.openxmlformats.org/officeDocument/2006/relationships/image" Target="media/image64.png"/><Relationship Id="rId123" Type="http://schemas.openxmlformats.org/officeDocument/2006/relationships/hyperlink" Target="http://www.cybersource.com/support_center/support_documentation"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comments" Target="comments.xml"/><Relationship Id="rId30"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35" Type="http://schemas.openxmlformats.org/officeDocument/2006/relationships/hyperlink" Target="https://cybersource04.tech-prtnr-na02.dw.demandware.net/on/demandware.store/Sites-Site/default/SiteNavigationBar-ShowMenuitemOverview?CurrentMenuItemId=site-prefs" TargetMode="External"/><Relationship Id="rId43" Type="http://schemas.openxmlformats.org/officeDocument/2006/relationships/hyperlink" Target="http://apps.cybersource.com/library/documentation/sbc/quickref/currencies.pdf" TargetMode="External"/><Relationship Id="rId48" Type="http://schemas.openxmlformats.org/officeDocument/2006/relationships/hyperlink" Target="https://cybersource09.tech-prtnr-na07.dw.demandware.net/on/demandware.store/Sites-Site/default/ViewPaymentMethod_52-Show?PaymentMethodUUID=de6053816beb9b83e884a18af1&amp;ChannelID=2bf86b419a8495def13f40220f&amp;csrf_token=pQQLTV_vVrt2lZ_ytq3Uuj_YwznYq29INxIYLdUz0icUkHAtqWiU9623EEJ_w4E_gnnMQGKd8yP0nZM3zB_3TdOk-C9piQjnnIQclYKcW1W9RTijhf_wVybhkcvDaAH28t1RUpH_TZlWW1h0lc3ELowHPCKBRxnL3T_NgOVWZ2oHCkLIrP8" TargetMode="External"/><Relationship Id="rId56" Type="http://schemas.openxmlformats.org/officeDocument/2006/relationships/hyperlink" Target="https://cybersource09-tech-prtnr-na07-dw.demandware.net/on/demandware.store/Sites-Site/default/ViewPaymentMethod_52-Show?PaymentMethodUUID=bf6cf49635cb4ac5efefd6e4da&amp;ChannelID=025c7f6c4d15d5fe01087cb012&amp;csrf_token=H-tq6OnczJIMz54a9MpnrhCH1u04ZZgTOMCPUYUAEBmKlllNFEApfroCnA4Db0WCMl5_VYzj1N-bh_dgbWhMIZs0w-T9UT9My_uPMD_YW319mlQXHEYSwbcYPjCdrwaEebyU2gFE6CF2-pk-xKgN6clcWC9OBA8tohZ6Xm0gEYGmpp_MguI" TargetMode="External"/><Relationship Id="rId64" Type="http://schemas.openxmlformats.org/officeDocument/2006/relationships/image" Target="media/image31.png"/><Relationship Id="rId69" Type="http://schemas.openxmlformats.org/officeDocument/2006/relationships/image" Target="media/image35.png"/><Relationship Id="rId77" Type="http://schemas.openxmlformats.org/officeDocument/2006/relationships/hyperlink" Target="https://sandbox.secure.checkout.visa.com/wallet-services-web/xo/button.png" TargetMode="External"/><Relationship Id="rId100" Type="http://schemas.openxmlformats.org/officeDocument/2006/relationships/image" Target="media/image62.png"/><Relationship Id="rId105" Type="http://schemas.openxmlformats.org/officeDocument/2006/relationships/image" Target="media/image67.png"/><Relationship Id="rId113" Type="http://schemas.openxmlformats.org/officeDocument/2006/relationships/hyperlink" Target="http://apps.cybersource.com/library/documentation/dev_guides/Payer_Authentication_IG/html/" TargetMode="External"/><Relationship Id="rId118" Type="http://schemas.openxmlformats.org/officeDocument/2006/relationships/hyperlink" Target="http://apps.cybersource.com/library/documentation/dev_guides/AliPayDom/AliPay_Dom_SO_API.pdf" TargetMode="External"/><Relationship Id="rId126" Type="http://schemas.openxmlformats.org/officeDocument/2006/relationships/header" Target="header5.xml"/><Relationship Id="rId8" Type="http://schemas.openxmlformats.org/officeDocument/2006/relationships/image" Target="media/image2.png"/><Relationship Id="rId51"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72" Type="http://schemas.openxmlformats.org/officeDocument/2006/relationships/image" Target="media/image38.png"/><Relationship Id="rId80" Type="http://schemas.openxmlformats.org/officeDocument/2006/relationships/image" Target="media/image42.jpeg"/><Relationship Id="rId85" Type="http://schemas.openxmlformats.org/officeDocument/2006/relationships/image" Target="media/image47.png"/><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hyperlink" Target="http://apps.cybersource.com/library/documentation/dev_guides/apple_payments/getting_started/Getting_Started.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25" Type="http://schemas.openxmlformats.org/officeDocument/2006/relationships/image" Target="media/image10.jpeg"/><Relationship Id="rId33" Type="http://schemas.openxmlformats.org/officeDocument/2006/relationships/image" Target="media/image13.jpe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26.png"/><Relationship Id="rId67" Type="http://schemas.openxmlformats.org/officeDocument/2006/relationships/image" Target="media/image33.png"/><Relationship Id="rId103" Type="http://schemas.openxmlformats.org/officeDocument/2006/relationships/image" Target="media/image65.png"/><Relationship Id="rId108" Type="http://schemas.openxmlformats.org/officeDocument/2006/relationships/hyperlink" Target="http://www.cybersource.com/support_center/support_documentation/quick_references/view.php?page_id=422" TargetMode="External"/><Relationship Id="rId116" Type="http://schemas.openxmlformats.org/officeDocument/2006/relationships/hyperlink" Target="http://apps.cybersource.com/library/documentation/dev_guides/Tax_IG/Tax_Guide.pdf" TargetMode="External"/><Relationship Id="rId124" Type="http://schemas.openxmlformats.org/officeDocument/2006/relationships/hyperlink" Target="https://developer.paypal.com/demo/checkout/" TargetMode="External"/><Relationship Id="rId20" Type="http://schemas.openxmlformats.org/officeDocument/2006/relationships/image" Target="cid:image003.jpg@01D22FA7.D802ED00" TargetMode="External"/><Relationship Id="rId41" Type="http://schemas.openxmlformats.org/officeDocument/2006/relationships/image" Target="media/image18.png"/><Relationship Id="rId54" Type="http://schemas.openxmlformats.org/officeDocument/2006/relationships/hyperlink" Target="https://cybersource09-tech-prtnr-na07-dw.demandware.net/on/demandware.store/Sites-Site/default/ViewPaymentMethod_52-Show?PaymentMethodUUID=1fb5a790ae3b6e6dd9417313a3&amp;ChannelID=025c7f6c4d15d5fe01087cb012&amp;csrf_token=H-tq6OnczJIMz54a9MpnrhCH1u04ZZgTOMCPUYUAEBmKlllNFEApfroCnA4Db0WCMl5_VYzj1N-bh_dgbWhMIZs0w-T9UT9My_uPMD_YW319mlQXHEYSwbcYPjCdrwaEebyU2gFE6CF2-pk-xKgN6clcWC9OBA8tohZ6Xm0gEYGmpp_MguI" TargetMode="External"/><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hyperlink" Target="https://sandbox-assets.secure.checkout.visa.com/checkout-widget/resources/js/integration/v1/sdk.js" TargetMode="External"/><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11" Type="http://schemas.openxmlformats.org/officeDocument/2006/relationships/hyperlink" Target="http://www.cybersource.com/support_center/support_documentation/quick_referenc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jpeg"/><Relationship Id="rId28" Type="http://schemas.microsoft.com/office/2011/relationships/commentsExtended" Target="commentsExtended.xml"/><Relationship Id="rId36" Type="http://schemas.openxmlformats.org/officeDocument/2006/relationships/hyperlink" Target="https://cybersource04.tech-prtnr-na02.dw.demandware.net/on/demandware.store/Sites-Site/default/CustomPreferences-View?PreferenceType=SITE" TargetMode="External"/><Relationship Id="rId49"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57" Type="http://schemas.openxmlformats.org/officeDocument/2006/relationships/image" Target="media/image24.png"/><Relationship Id="rId106" Type="http://schemas.openxmlformats.org/officeDocument/2006/relationships/image" Target="media/image68.png"/><Relationship Id="rId114" Type="http://schemas.openxmlformats.org/officeDocument/2006/relationships/hyperlink" Target="http://apps.cybersource.com/library/documentation/dev_guides/Verification_Svcs_IG/20091012_Verification_IG.pdf" TargetMode="External"/><Relationship Id="rId119" Type="http://schemas.openxmlformats.org/officeDocument/2006/relationships/hyperlink" Target="http://apps.cybersource.com/library/documentation/dev_guides/AliPayInt/AliPay_Int_SO_API.pdf" TargetMode="External"/><Relationship Id="rId12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https://cybersource04.tech-prtnr-na02.dw.demandware.net/on/demandware.store/Sites-Site/default/SiteNavigationBar-ShowMenuitemOverview?CurrentMenuItemId=site-prefs" TargetMode="External"/><Relationship Id="rId44" Type="http://schemas.openxmlformats.org/officeDocument/2006/relationships/image" Target="media/image20.png"/><Relationship Id="rId52" Type="http://schemas.openxmlformats.org/officeDocument/2006/relationships/hyperlink" Target="https://cybersource09-tech-prtnr-na07-dw.demandware.net/on/demandware.store/Sites-Site/default/ViewPaymentMethod_52-Show?PaymentMethodUUID=80926ad5f3ab229d4be2bbf3a7&amp;ChannelID=025c7f6c4d15d5fe01087cb012&amp;csrf_token=H-tq6OnczJIMz54a9MpnrhCH1u04ZZgTOMCPUYUAEBmKlllNFEApfroCnA4Db0WCMl5_VYzj1N-bh_dgbWhMIZs0w-T9UT9My_uPMD_YW319mlQXHEYSwbcYPjCdrwaEebyU2gFE6CF2-pk-xKgN6clcWC9OBA8tohZ6Xm0gEYGmpp_MguI"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hyperlink" Target="https://secure.checkout.visa.com/wallet-services-web/xo/button.png" TargetMode="External"/><Relationship Id="rId81" Type="http://schemas.openxmlformats.org/officeDocument/2006/relationships/image" Target="media/image43.jpe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hyperlink" Target="http://apps.cybersource.com/library/documentation/dev_guides/OnlineBankTransfers_SO_API/OnlineBankTransfers_SO_API.pdf"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16.png"/><Relationship Id="rId109" Type="http://schemas.openxmlformats.org/officeDocument/2006/relationships/hyperlink" Target="http://apps.cybersource.com/library/documentation/dev_guides/CC_Svcs_SO_API/Credit_Cards_SO_API.pdf" TargetMode="External"/><Relationship Id="rId34"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50"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55" Type="http://schemas.openxmlformats.org/officeDocument/2006/relationships/hyperlink" Target="https://cybersource09-tech-prtnr-na07-dw.demandware.net/on/demandware.store/Sites-Site/default/ViewPaymentMethod_52-Show?PaymentMethodUUID=0ff468a00d9ec8cb0ef3c556d1&amp;ChannelID=025c7f6c4d15d5fe01087cb012&amp;csrf_token=H-tq6OnczJIMz54a9MpnrhCH1u04ZZgTOMCPUYUAEBmKlllNFEApfroCnA4Db0WCMl5_VYzj1N-bh_dgbWhMIZs0w-T9UT9My_uPMD_YW319mlQXHEYSwbcYPjCdrwaEebyU2gFE6CF2-pk-xKgN6clcWC9OBA8tohZ6Xm0gEYGmpp_MguI" TargetMode="External"/><Relationship Id="rId76" Type="http://schemas.openxmlformats.org/officeDocument/2006/relationships/hyperlink" Target="https://assets.secure.checkout.visa.com/checkout-widget/resources/js/integration/v1/sdk.js" TargetMode="External"/><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hyperlink" Target="http://apps.cybersource.com/library/documentation/dev_guides/VCO_SO_API/Visa_Checkout_SO_API.pdf" TargetMode="External"/><Relationship Id="rId125"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jpe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cid:image001.png@01D22FB4.0F307B60" TargetMode="External"/><Relationship Id="rId87" Type="http://schemas.openxmlformats.org/officeDocument/2006/relationships/image" Target="media/image49.png"/><Relationship Id="rId110" Type="http://schemas.openxmlformats.org/officeDocument/2006/relationships/hyperlink" Target="http://apps.cybersource.com/library/documentation/dev_guides/Getting_Started/Getting_Started_Advanced.pdf" TargetMode="External"/><Relationship Id="rId115" Type="http://schemas.openxmlformats.org/officeDocument/2006/relationships/hyperlink" Target="http://www.cybersource.com/support_center/support_documentation/services_documentation/tax.php" TargetMode="External"/><Relationship Id="rId61" Type="http://schemas.openxmlformats.org/officeDocument/2006/relationships/image" Target="media/image28.png"/><Relationship Id="rId82"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8AF727-52B9-4949-BEFD-2B86A1A56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3326</TotalTime>
  <Pages>171</Pages>
  <Words>30331</Words>
  <Characters>227490</Characters>
  <Application>Microsoft Office Word</Application>
  <DocSecurity>0</DocSecurity>
  <Lines>6893</Lines>
  <Paragraphs>4774</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253047</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Pawan Chugh</cp:lastModifiedBy>
  <cp:revision>305</cp:revision>
  <dcterms:created xsi:type="dcterms:W3CDTF">2017-08-23T04:09:00Z</dcterms:created>
  <dcterms:modified xsi:type="dcterms:W3CDTF">2017-09-01T10:52:00Z</dcterms:modified>
</cp:coreProperties>
</file>